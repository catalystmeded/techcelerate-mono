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FBAC" w14:textId="1078EAC2" w:rsidR="00A8796B" w:rsidRPr="002F569D" w:rsidRDefault="00A8796B" w:rsidP="002F569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7729D5">
        <w:rPr>
          <w:rFonts w:ascii="Arial" w:hAnsi="Arial" w:cs="Arial"/>
          <w:b/>
          <w:bCs/>
          <w:sz w:val="24"/>
          <w:szCs w:val="24"/>
        </w:rPr>
        <w:t xml:space="preserve"> </w:t>
      </w:r>
      <w:ins w:id="0" w:author="Kelli Haynes" w:date="2023-07-01T11:12:00Z">
        <w:r w:rsidR="00837605">
          <w:rPr>
            <w:rFonts w:cstheme="minorHAnsi"/>
            <w:b/>
            <w:bCs/>
          </w:rPr>
          <w:t xml:space="preserve">An Overview of </w:t>
        </w:r>
      </w:ins>
      <w:r w:rsidR="00CB63DD" w:rsidRPr="002F569D">
        <w:rPr>
          <w:rFonts w:asciiTheme="majorHAnsi" w:hAnsiTheme="majorHAnsi" w:cstheme="majorHAnsi"/>
          <w:b/>
          <w:bCs/>
        </w:rPr>
        <w:t xml:space="preserve">Radiation </w:t>
      </w:r>
      <w:r w:rsidRPr="002F569D">
        <w:rPr>
          <w:rFonts w:asciiTheme="majorHAnsi" w:hAnsiTheme="majorHAnsi" w:cstheme="majorHAnsi"/>
          <w:b/>
          <w:bCs/>
        </w:rPr>
        <w:t>Safety</w:t>
      </w:r>
      <w:ins w:id="1" w:author="Kelli Haynes" w:date="2023-07-01T11:12:00Z">
        <w:r w:rsidR="00837605">
          <w:rPr>
            <w:rFonts w:asciiTheme="majorHAnsi" w:hAnsiTheme="majorHAnsi" w:cstheme="majorHAnsi"/>
            <w:b/>
            <w:bCs/>
          </w:rPr>
          <w:t>:</w:t>
        </w:r>
      </w:ins>
    </w:p>
    <w:p w14:paraId="290567AA" w14:textId="28A6FBCE" w:rsidR="001971D0" w:rsidRPr="002F569D" w:rsidRDefault="001971D0" w:rsidP="002F569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del w:id="2" w:author="Kelli Haynes" w:date="2023-07-01T11:12:00Z">
        <w:r w:rsidRPr="002F569D" w:rsidDel="00837605">
          <w:rPr>
            <w:rFonts w:asciiTheme="majorHAnsi" w:hAnsiTheme="majorHAnsi" w:cstheme="majorHAnsi"/>
            <w:b/>
            <w:bCs/>
          </w:rPr>
          <w:delText xml:space="preserve">Part 1: </w:delText>
        </w:r>
      </w:del>
      <w:r w:rsidRPr="002F569D">
        <w:rPr>
          <w:rFonts w:asciiTheme="majorHAnsi" w:hAnsiTheme="majorHAnsi" w:cstheme="majorHAnsi"/>
          <w:b/>
          <w:bCs/>
        </w:rPr>
        <w:t>Radiation Physics and Radiobiology</w:t>
      </w:r>
    </w:p>
    <w:p w14:paraId="5FCDBD68" w14:textId="2243616F" w:rsidR="00BC4D0A" w:rsidRPr="002F569D" w:rsidRDefault="00FF3ED0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  <w:commentRangeStart w:id="3"/>
      <w:commentRangeStart w:id="4"/>
      <w:r w:rsidRPr="002F569D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Quiz Questions for Safety</w:t>
      </w:r>
      <w:commentRangeEnd w:id="3"/>
      <w:r w:rsidR="000825BA">
        <w:rPr>
          <w:rStyle w:val="CommentReference"/>
        </w:rPr>
        <w:commentReference w:id="3"/>
      </w:r>
      <w:commentRangeEnd w:id="4"/>
      <w:r w:rsidR="00837605">
        <w:rPr>
          <w:rStyle w:val="CommentReference"/>
        </w:rPr>
        <w:commentReference w:id="4"/>
      </w:r>
    </w:p>
    <w:p w14:paraId="6331FCBA" w14:textId="6FD578C0" w:rsidR="00C6237F" w:rsidRPr="002F569D" w:rsidRDefault="00C6237F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  <w:r w:rsidRPr="002F569D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Kelli Welch Haynes, Ed.D., RT(R), FASRT, FAEIRS</w:t>
      </w:r>
    </w:p>
    <w:p w14:paraId="6B86454C" w14:textId="191D7603" w:rsidR="00C6237F" w:rsidRPr="002F569D" w:rsidRDefault="00C6237F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</w:p>
    <w:p w14:paraId="34AA55DC" w14:textId="0976E1D0" w:rsidR="00894D39" w:rsidRPr="002F569D" w:rsidDel="00444218" w:rsidRDefault="00894D39" w:rsidP="002F569D">
      <w:pPr>
        <w:pStyle w:val="ListParagraph"/>
        <w:numPr>
          <w:ilvl w:val="0"/>
          <w:numId w:val="1"/>
        </w:numPr>
        <w:spacing w:after="0" w:line="240" w:lineRule="auto"/>
        <w:rPr>
          <w:del w:id="5" w:author="Kelli Haynes" w:date="2023-07-01T12:40:00Z"/>
          <w:rFonts w:asciiTheme="majorHAnsi" w:hAnsiTheme="majorHAnsi" w:cstheme="majorHAnsi"/>
        </w:rPr>
      </w:pPr>
      <w:del w:id="6" w:author="Kelli Haynes" w:date="2023-07-01T12:40:00Z">
        <w:r w:rsidRPr="002F569D" w:rsidDel="00444218">
          <w:rPr>
            <w:rFonts w:asciiTheme="majorHAnsi" w:hAnsiTheme="majorHAnsi" w:cstheme="majorHAnsi"/>
            <w:color w:val="000000"/>
          </w:rPr>
          <w:delText xml:space="preserve">Ionizing radiation produces electrically charged particles that can cause biologic damage on molecular levels in humans. True or </w:delText>
        </w:r>
        <w:r w:rsidRPr="002F569D" w:rsidDel="00444218">
          <w:rPr>
            <w:rFonts w:asciiTheme="majorHAnsi" w:hAnsiTheme="majorHAnsi" w:cstheme="majorHAnsi"/>
            <w:color w:val="000000"/>
            <w:highlight w:val="yellow"/>
          </w:rPr>
          <w:delText>False</w:delText>
        </w:r>
        <w:r w:rsidR="008A41EE" w:rsidRPr="002F569D" w:rsidDel="00444218">
          <w:rPr>
            <w:rFonts w:asciiTheme="majorHAnsi" w:hAnsiTheme="majorHAnsi" w:cstheme="majorHAnsi"/>
            <w:color w:val="000000"/>
          </w:rPr>
          <w:delText xml:space="preserve">  </w:delText>
        </w:r>
      </w:del>
    </w:p>
    <w:p w14:paraId="0E91AE11" w14:textId="30C1ACC0" w:rsidR="00894D39" w:rsidRPr="002F569D" w:rsidDel="00444218" w:rsidRDefault="00894D39" w:rsidP="002F569D">
      <w:pPr>
        <w:pStyle w:val="ListParagraph"/>
        <w:spacing w:after="0" w:line="240" w:lineRule="auto"/>
        <w:rPr>
          <w:del w:id="7" w:author="Kelli Haynes" w:date="2023-07-01T12:40:00Z"/>
          <w:rFonts w:asciiTheme="majorHAnsi" w:hAnsiTheme="majorHAnsi" w:cstheme="majorHAnsi"/>
        </w:rPr>
      </w:pPr>
    </w:p>
    <w:p w14:paraId="6D8AF056" w14:textId="59110A8C" w:rsidR="00894D39" w:rsidRPr="002F569D" w:rsidDel="00444218" w:rsidRDefault="00894D39" w:rsidP="002F569D">
      <w:pPr>
        <w:pStyle w:val="ListParagraph"/>
        <w:numPr>
          <w:ilvl w:val="0"/>
          <w:numId w:val="1"/>
        </w:numPr>
        <w:spacing w:after="0" w:line="240" w:lineRule="auto"/>
        <w:rPr>
          <w:del w:id="8" w:author="Kelli Haynes" w:date="2023-07-01T12:40:00Z"/>
          <w:rFonts w:asciiTheme="majorHAnsi" w:hAnsiTheme="majorHAnsi" w:cstheme="majorHAnsi"/>
          <w:highlight w:val="yellow"/>
        </w:rPr>
      </w:pPr>
      <w:del w:id="9" w:author="Kelli Haynes" w:date="2023-07-01T12:40:00Z">
        <w:r w:rsidRPr="002F569D" w:rsidDel="00444218">
          <w:rPr>
            <w:rFonts w:asciiTheme="majorHAnsi" w:hAnsiTheme="majorHAnsi" w:cstheme="majorHAnsi"/>
            <w:color w:val="000000"/>
          </w:rPr>
          <w:delText xml:space="preserve">Radiation exposure should never be kept ALARA to minimize the probability of any potential damage to people. True or </w:delText>
        </w:r>
        <w:r w:rsidRPr="002F569D" w:rsidDel="00444218">
          <w:rPr>
            <w:rFonts w:asciiTheme="majorHAnsi" w:hAnsiTheme="majorHAnsi" w:cstheme="majorHAnsi"/>
            <w:color w:val="000000"/>
            <w:highlight w:val="yellow"/>
          </w:rPr>
          <w:delText>False</w:delText>
        </w:r>
        <w:r w:rsidR="008A41EE" w:rsidRPr="002F569D" w:rsidDel="00444218">
          <w:rPr>
            <w:rFonts w:asciiTheme="majorHAnsi" w:hAnsiTheme="majorHAnsi" w:cstheme="majorHAnsi"/>
            <w:color w:val="000000"/>
            <w:highlight w:val="yellow"/>
          </w:rPr>
          <w:delText xml:space="preserve">  </w:delText>
        </w:r>
      </w:del>
    </w:p>
    <w:p w14:paraId="4FD2DC9D" w14:textId="77777777" w:rsidR="002F569D" w:rsidRPr="002F569D" w:rsidRDefault="002F569D" w:rsidP="002F569D">
      <w:pPr>
        <w:pStyle w:val="ListParagraph"/>
        <w:spacing w:after="0" w:line="240" w:lineRule="auto"/>
        <w:rPr>
          <w:rFonts w:asciiTheme="majorHAnsi" w:hAnsiTheme="majorHAnsi" w:cstheme="majorHAnsi"/>
          <w:highlight w:val="yellow"/>
        </w:rPr>
      </w:pPr>
    </w:p>
    <w:p w14:paraId="04D6F66D" w14:textId="77777777" w:rsidR="00894D39" w:rsidRPr="002F569D" w:rsidRDefault="00894D39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commentRangeStart w:id="10"/>
      <w:commentRangeStart w:id="11"/>
      <w:r w:rsidRPr="002F569D">
        <w:rPr>
          <w:rFonts w:asciiTheme="majorHAnsi" w:hAnsiTheme="majorHAnsi" w:cstheme="majorHAnsi"/>
          <w:color w:val="000000"/>
          <w:sz w:val="22"/>
          <w:szCs w:val="22"/>
        </w:rPr>
        <w:t>What process occurs when the energy of an x-ray is transferred to the atoms of biologic matter?</w:t>
      </w:r>
    </w:p>
    <w:p w14:paraId="701B21AF" w14:textId="77777777" w:rsidR="00894D39" w:rsidRPr="002F569D" w:rsidRDefault="00894D39" w:rsidP="002F569D">
      <w:pPr>
        <w:pStyle w:val="NormalWeb"/>
        <w:spacing w:before="0" w:beforeAutospacing="0" w:after="0" w:afterAutospacing="0"/>
        <w:ind w:left="360" w:firstLine="36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a. Biologic damage</w:t>
      </w:r>
    </w:p>
    <w:p w14:paraId="4E31B741" w14:textId="56720AF4" w:rsidR="00894D39" w:rsidRPr="002F569D" w:rsidRDefault="00894D39" w:rsidP="002F569D">
      <w:pPr>
        <w:pStyle w:val="NormalWeb"/>
        <w:spacing w:before="0" w:beforeAutospacing="0" w:after="0" w:afterAutospacing="0"/>
        <w:ind w:left="360" w:firstLine="36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Uniform lightening of the radiographic image</w:t>
      </w:r>
    </w:p>
    <w:p w14:paraId="64502136" w14:textId="1EE688F5" w:rsidR="00894D39" w:rsidRPr="002F569D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444218">
        <w:rPr>
          <w:rFonts w:asciiTheme="majorHAnsi" w:hAnsiTheme="majorHAnsi" w:cstheme="majorHAnsi"/>
          <w:color w:val="000000"/>
          <w:sz w:val="22"/>
          <w:szCs w:val="22"/>
          <w:highlight w:val="yellow"/>
          <w:rPrChange w:id="12" w:author="Kelli Haynes" w:date="2023-07-01T12:32:00Z">
            <w:rPr>
              <w:rFonts w:asciiTheme="majorHAnsi" w:hAnsiTheme="majorHAnsi" w:cstheme="majorHAnsi"/>
              <w:color w:val="000000"/>
              <w:sz w:val="22"/>
              <w:szCs w:val="22"/>
            </w:rPr>
          </w:rPrChange>
        </w:rPr>
        <w:t xml:space="preserve">c. </w:t>
      </w:r>
      <w:r w:rsidRPr="00444218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Absorption</w:t>
      </w:r>
      <w:ins w:id="13" w:author="Kelli Haynes" w:date="2023-07-01T12:32:00Z">
        <w:r w:rsidR="00444218">
          <w:rPr>
            <w:rFonts w:asciiTheme="majorHAnsi" w:hAnsiTheme="majorHAnsi" w:cstheme="majorHAnsi"/>
            <w:color w:val="000000"/>
            <w:sz w:val="22"/>
            <w:szCs w:val="22"/>
            <w:highlight w:val="yellow"/>
          </w:rPr>
          <w:t>√</w:t>
        </w:r>
      </w:ins>
    </w:p>
    <w:p w14:paraId="6F4B03B6" w14:textId="0C7591D3" w:rsidR="00F16036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d. </w:t>
      </w:r>
      <w:ins w:id="14" w:author="Kelli Haynes" w:date="2023-07-01T11:13:00Z">
        <w:r w:rsidR="00837605">
          <w:rPr>
            <w:rFonts w:asciiTheme="majorHAnsi" w:hAnsiTheme="majorHAnsi" w:cstheme="majorHAnsi"/>
            <w:color w:val="000000"/>
            <w:sz w:val="22"/>
            <w:szCs w:val="22"/>
          </w:rPr>
          <w:t>Attenuation</w:t>
        </w:r>
      </w:ins>
      <w:del w:id="15" w:author="Kelli Haynes" w:date="2023-07-01T11:13:00Z"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</w:rPr>
          <w:delText>None of the above</w:delText>
        </w:r>
      </w:del>
    </w:p>
    <w:p w14:paraId="17D65AAD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32502C33" w14:textId="7460F99F" w:rsidR="00894D39" w:rsidRPr="002F569D" w:rsidDel="00837605" w:rsidRDefault="00894D39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del w:id="16" w:author="Kelli Haynes" w:date="2023-07-01T11:13:00Z"/>
          <w:rFonts w:asciiTheme="majorHAnsi" w:hAnsiTheme="majorHAnsi" w:cstheme="majorHAnsi"/>
          <w:color w:val="000000"/>
          <w:sz w:val="22"/>
          <w:szCs w:val="22"/>
        </w:rPr>
      </w:pPr>
      <w:del w:id="17" w:author="Kelli Haynes" w:date="2023-07-01T11:13:00Z"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</w:rPr>
          <w:delText>In what parts of the body can radiation absorption take place?</w:delText>
        </w:r>
      </w:del>
    </w:p>
    <w:p w14:paraId="752DCE33" w14:textId="2A594608" w:rsidR="00894D39" w:rsidRPr="002F569D" w:rsidDel="00837605" w:rsidRDefault="00894D39" w:rsidP="002F569D">
      <w:pPr>
        <w:pStyle w:val="NormalWeb"/>
        <w:spacing w:before="0" w:beforeAutospacing="0" w:after="0" w:afterAutospacing="0"/>
        <w:ind w:left="720"/>
        <w:rPr>
          <w:del w:id="18" w:author="Kelli Haynes" w:date="2023-07-01T11:13:00Z"/>
          <w:rFonts w:asciiTheme="majorHAnsi" w:hAnsiTheme="majorHAnsi" w:cstheme="majorHAnsi"/>
          <w:color w:val="000000"/>
          <w:sz w:val="22"/>
          <w:szCs w:val="22"/>
        </w:rPr>
      </w:pPr>
      <w:del w:id="19" w:author="Kelli Haynes" w:date="2023-07-01T11:13:00Z"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</w:rPr>
          <w:delText xml:space="preserve">a. Skin </w:delText>
        </w:r>
      </w:del>
    </w:p>
    <w:p w14:paraId="48BC74D2" w14:textId="67AC64BD" w:rsidR="00894D39" w:rsidRPr="002F569D" w:rsidDel="00837605" w:rsidRDefault="00894D39" w:rsidP="002F569D">
      <w:pPr>
        <w:pStyle w:val="NormalWeb"/>
        <w:spacing w:before="0" w:beforeAutospacing="0" w:after="0" w:afterAutospacing="0"/>
        <w:ind w:left="720"/>
        <w:rPr>
          <w:del w:id="20" w:author="Kelli Haynes" w:date="2023-07-01T11:13:00Z"/>
          <w:rFonts w:asciiTheme="majorHAnsi" w:hAnsiTheme="majorHAnsi" w:cstheme="majorHAnsi"/>
          <w:color w:val="000000"/>
          <w:sz w:val="22"/>
          <w:szCs w:val="22"/>
        </w:rPr>
      </w:pPr>
      <w:del w:id="21" w:author="Kelli Haynes" w:date="2023-07-01T11:13:00Z"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</w:rPr>
          <w:delText>b. Organs</w:delText>
        </w:r>
      </w:del>
    </w:p>
    <w:p w14:paraId="2812191E" w14:textId="6001C6B1" w:rsidR="00894D39" w:rsidRPr="002F569D" w:rsidDel="00837605" w:rsidRDefault="00894D39" w:rsidP="002F569D">
      <w:pPr>
        <w:pStyle w:val="NormalWeb"/>
        <w:spacing w:before="0" w:beforeAutospacing="0" w:after="0" w:afterAutospacing="0"/>
        <w:ind w:firstLine="720"/>
        <w:rPr>
          <w:del w:id="22" w:author="Kelli Haynes" w:date="2023-07-01T11:13:00Z"/>
          <w:rFonts w:asciiTheme="majorHAnsi" w:hAnsiTheme="majorHAnsi" w:cstheme="majorHAnsi"/>
          <w:color w:val="000000"/>
          <w:sz w:val="22"/>
          <w:szCs w:val="22"/>
        </w:rPr>
      </w:pPr>
      <w:del w:id="23" w:author="Kelli Haynes" w:date="2023-07-01T11:13:00Z"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</w:rPr>
          <w:delText xml:space="preserve">c. Bone </w:delText>
        </w:r>
      </w:del>
    </w:p>
    <w:p w14:paraId="54158F80" w14:textId="3FF2760C" w:rsidR="002F569D" w:rsidRPr="002F569D" w:rsidDel="00837605" w:rsidRDefault="007E06CA" w:rsidP="002F569D">
      <w:pPr>
        <w:pStyle w:val="NormalWeb"/>
        <w:spacing w:before="0" w:beforeAutospacing="0" w:after="0" w:afterAutospacing="0"/>
        <w:ind w:left="720"/>
        <w:rPr>
          <w:del w:id="24" w:author="Kelli Haynes" w:date="2023-07-01T11:13:00Z"/>
          <w:rFonts w:asciiTheme="majorHAnsi" w:hAnsiTheme="majorHAnsi" w:cstheme="majorHAnsi"/>
          <w:color w:val="000000"/>
          <w:sz w:val="22"/>
          <w:szCs w:val="22"/>
        </w:rPr>
      </w:pPr>
      <w:del w:id="25" w:author="Kelli Haynes" w:date="2023-07-01T11:13:00Z"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</w:rPr>
          <w:delText>c. Tissue</w:delText>
        </w:r>
      </w:del>
    </w:p>
    <w:p w14:paraId="069DB543" w14:textId="355DFD8C" w:rsidR="00B11316" w:rsidDel="00837605" w:rsidRDefault="00894D39" w:rsidP="002F569D">
      <w:pPr>
        <w:pStyle w:val="NormalWeb"/>
        <w:spacing w:before="0" w:beforeAutospacing="0" w:after="0" w:afterAutospacing="0"/>
        <w:ind w:firstLine="720"/>
        <w:rPr>
          <w:del w:id="26" w:author="Kelli Haynes" w:date="2023-07-01T11:13:00Z"/>
          <w:rFonts w:asciiTheme="majorHAnsi" w:hAnsiTheme="majorHAnsi" w:cstheme="majorHAnsi"/>
          <w:color w:val="000000"/>
          <w:sz w:val="22"/>
          <w:szCs w:val="22"/>
        </w:rPr>
      </w:pPr>
      <w:del w:id="27" w:author="Kelli Haynes" w:date="2023-07-01T11:13:00Z"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</w:rPr>
          <w:delText xml:space="preserve">e. </w:delText>
        </w:r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  <w:highlight w:val="yellow"/>
          </w:rPr>
          <w:delText>All of the above</w:delText>
        </w:r>
        <w:commentRangeEnd w:id="10"/>
        <w:r w:rsidR="000825BA" w:rsidDel="00837605">
          <w:rPr>
            <w:rStyle w:val="CommentReference"/>
            <w:rFonts w:asciiTheme="minorHAnsi" w:eastAsiaTheme="minorHAnsi" w:hAnsiTheme="minorHAnsi" w:cstheme="minorBidi"/>
          </w:rPr>
          <w:commentReference w:id="10"/>
        </w:r>
      </w:del>
      <w:commentRangeEnd w:id="11"/>
      <w:r w:rsidR="00837605">
        <w:rPr>
          <w:rStyle w:val="CommentReference"/>
          <w:rFonts w:asciiTheme="minorHAnsi" w:eastAsiaTheme="minorHAnsi" w:hAnsiTheme="minorHAnsi" w:cstheme="minorBidi"/>
        </w:rPr>
        <w:commentReference w:id="11"/>
      </w:r>
    </w:p>
    <w:p w14:paraId="24602746" w14:textId="77777777" w:rsidR="002F569D" w:rsidRPr="002F569D" w:rsidRDefault="002F569D" w:rsidP="002F569D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4B770ED1" w14:textId="360F620D" w:rsidR="00444218" w:rsidRDefault="00444218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ins w:id="28" w:author="Kelli Haynes" w:date="2023-07-01T12:37:00Z"/>
          <w:rFonts w:asciiTheme="majorHAnsi" w:hAnsiTheme="majorHAnsi" w:cstheme="majorHAnsi"/>
          <w:color w:val="000000"/>
          <w:sz w:val="22"/>
          <w:szCs w:val="22"/>
        </w:rPr>
      </w:pPr>
      <w:ins w:id="29" w:author="Kelli Haynes" w:date="2023-07-01T12:37:00Z">
        <w:r>
          <w:rPr>
            <w:rFonts w:asciiTheme="majorHAnsi" w:hAnsiTheme="majorHAnsi" w:cstheme="majorHAnsi"/>
            <w:color w:val="000000"/>
            <w:sz w:val="22"/>
            <w:szCs w:val="22"/>
          </w:rPr>
          <w:t>Which factors affect differential attenuation</w:t>
        </w:r>
      </w:ins>
      <w:ins w:id="30" w:author="Kelli Haynes" w:date="2023-07-01T12:38:00Z">
        <w:r>
          <w:rPr>
            <w:rFonts w:asciiTheme="majorHAnsi" w:hAnsiTheme="majorHAnsi" w:cstheme="majorHAnsi"/>
            <w:color w:val="000000"/>
            <w:sz w:val="22"/>
            <w:szCs w:val="22"/>
          </w:rPr>
          <w:t>?</w:t>
        </w:r>
      </w:ins>
    </w:p>
    <w:p w14:paraId="30EEE90B" w14:textId="694A763D" w:rsidR="00444218" w:rsidRDefault="00444218" w:rsidP="00444218">
      <w:pPr>
        <w:pStyle w:val="NormalWeb"/>
        <w:spacing w:before="0" w:beforeAutospacing="0" w:after="0" w:afterAutospacing="0"/>
        <w:ind w:left="720"/>
        <w:rPr>
          <w:ins w:id="31" w:author="Kelli Haynes" w:date="2023-07-01T12:37:00Z"/>
          <w:rFonts w:asciiTheme="majorHAnsi" w:hAnsiTheme="majorHAnsi" w:cstheme="majorHAnsi"/>
          <w:color w:val="000000"/>
          <w:sz w:val="22"/>
          <w:szCs w:val="22"/>
        </w:rPr>
      </w:pPr>
      <w:ins w:id="32" w:author="Kelli Haynes" w:date="2023-07-01T12:37:00Z">
        <w:r>
          <w:rPr>
            <w:rFonts w:asciiTheme="majorHAnsi" w:hAnsiTheme="majorHAnsi" w:cstheme="majorHAnsi"/>
            <w:color w:val="000000"/>
            <w:sz w:val="22"/>
            <w:szCs w:val="22"/>
          </w:rPr>
          <w:t>a.</w:t>
        </w:r>
      </w:ins>
      <w:ins w:id="33" w:author="Kelli Haynes" w:date="2023-07-01T12:39:00Z">
        <w:r>
          <w:rPr>
            <w:rFonts w:asciiTheme="majorHAnsi" w:hAnsiTheme="majorHAnsi" w:cstheme="majorHAnsi"/>
            <w:color w:val="000000"/>
            <w:sz w:val="22"/>
            <w:szCs w:val="22"/>
          </w:rPr>
          <w:t xml:space="preserve"> radiosensitivity and thickness of the body part</w:t>
        </w:r>
      </w:ins>
    </w:p>
    <w:p w14:paraId="32976E97" w14:textId="72199A48" w:rsidR="00444218" w:rsidRDefault="00444218" w:rsidP="00444218">
      <w:pPr>
        <w:pStyle w:val="NormalWeb"/>
        <w:spacing w:before="0" w:beforeAutospacing="0" w:after="0" w:afterAutospacing="0"/>
        <w:ind w:left="720"/>
        <w:rPr>
          <w:ins w:id="34" w:author="Kelli Haynes" w:date="2023-07-01T12:37:00Z"/>
          <w:rFonts w:asciiTheme="majorHAnsi" w:hAnsiTheme="majorHAnsi" w:cstheme="majorHAnsi"/>
          <w:color w:val="000000"/>
          <w:sz w:val="22"/>
          <w:szCs w:val="22"/>
        </w:rPr>
      </w:pPr>
      <w:proofErr w:type="spellStart"/>
      <w:ins w:id="35" w:author="Kelli Haynes" w:date="2023-07-01T12:37:00Z">
        <w:r>
          <w:rPr>
            <w:rFonts w:asciiTheme="majorHAnsi" w:hAnsiTheme="majorHAnsi" w:cstheme="majorHAnsi"/>
            <w:color w:val="000000"/>
            <w:sz w:val="22"/>
            <w:szCs w:val="22"/>
          </w:rPr>
          <w:t>b.</w:t>
        </w:r>
      </w:ins>
      <w:ins w:id="36" w:author="Kelli Haynes" w:date="2023-07-01T12:39:00Z">
        <w:r>
          <w:rPr>
            <w:rFonts w:asciiTheme="majorHAnsi" w:hAnsiTheme="majorHAnsi" w:cstheme="majorHAnsi"/>
            <w:color w:val="000000"/>
            <w:sz w:val="22"/>
            <w:szCs w:val="22"/>
          </w:rPr>
          <w:t>atomic</w:t>
        </w:r>
        <w:proofErr w:type="spellEnd"/>
        <w:r>
          <w:rPr>
            <w:rFonts w:asciiTheme="majorHAnsi" w:hAnsiTheme="majorHAnsi" w:cstheme="majorHAnsi"/>
            <w:color w:val="000000"/>
            <w:sz w:val="22"/>
            <w:szCs w:val="22"/>
          </w:rPr>
          <w:t xml:space="preserve"> number of the body part and radiosensitivity</w:t>
        </w:r>
      </w:ins>
    </w:p>
    <w:p w14:paraId="1F61B799" w14:textId="05D1F80B" w:rsidR="00444218" w:rsidRDefault="00444218" w:rsidP="00444218">
      <w:pPr>
        <w:pStyle w:val="NormalWeb"/>
        <w:spacing w:before="0" w:beforeAutospacing="0" w:after="0" w:afterAutospacing="0"/>
        <w:ind w:left="720"/>
        <w:rPr>
          <w:ins w:id="37" w:author="Kelli Haynes" w:date="2023-07-01T12:37:00Z"/>
          <w:rFonts w:asciiTheme="majorHAnsi" w:hAnsiTheme="majorHAnsi" w:cstheme="majorHAnsi"/>
          <w:color w:val="000000"/>
          <w:sz w:val="22"/>
          <w:szCs w:val="22"/>
        </w:rPr>
      </w:pPr>
      <w:ins w:id="38" w:author="Kelli Haynes" w:date="2023-07-01T12:37:00Z">
        <w:r>
          <w:rPr>
            <w:rFonts w:asciiTheme="majorHAnsi" w:hAnsiTheme="majorHAnsi" w:cstheme="majorHAnsi"/>
            <w:color w:val="000000"/>
            <w:sz w:val="22"/>
            <w:szCs w:val="22"/>
          </w:rPr>
          <w:t>c.</w:t>
        </w:r>
      </w:ins>
      <w:ins w:id="39" w:author="Kelli Haynes" w:date="2023-07-01T12:38:00Z">
        <w:r>
          <w:rPr>
            <w:rFonts w:asciiTheme="majorHAnsi" w:hAnsiTheme="majorHAnsi" w:cstheme="majorHAnsi"/>
            <w:color w:val="000000"/>
            <w:sz w:val="22"/>
            <w:szCs w:val="22"/>
          </w:rPr>
          <w:t xml:space="preserve"> thickness of the body part and its atomic number</w:t>
        </w:r>
      </w:ins>
      <w:ins w:id="40" w:author="Kelli Haynes" w:date="2023-07-01T12:39:00Z">
        <w:r>
          <w:rPr>
            <w:rFonts w:asciiTheme="majorHAnsi" w:hAnsiTheme="majorHAnsi" w:cstheme="majorHAnsi"/>
            <w:color w:val="000000"/>
            <w:sz w:val="22"/>
            <w:szCs w:val="22"/>
          </w:rPr>
          <w:t xml:space="preserve"> √</w:t>
        </w:r>
      </w:ins>
    </w:p>
    <w:p w14:paraId="5DCD427D" w14:textId="18252031" w:rsidR="00444218" w:rsidRDefault="00444218" w:rsidP="00444218">
      <w:pPr>
        <w:pStyle w:val="NormalWeb"/>
        <w:spacing w:before="0" w:beforeAutospacing="0" w:after="0" w:afterAutospacing="0"/>
        <w:ind w:left="720"/>
        <w:rPr>
          <w:ins w:id="41" w:author="Kelli Haynes" w:date="2023-07-01T12:37:00Z"/>
          <w:rFonts w:asciiTheme="majorHAnsi" w:hAnsiTheme="majorHAnsi" w:cstheme="majorHAnsi"/>
          <w:color w:val="000000"/>
          <w:sz w:val="22"/>
          <w:szCs w:val="22"/>
        </w:rPr>
      </w:pPr>
      <w:proofErr w:type="spellStart"/>
      <w:ins w:id="42" w:author="Kelli Haynes" w:date="2023-07-01T12:37:00Z">
        <w:r>
          <w:rPr>
            <w:rFonts w:asciiTheme="majorHAnsi" w:hAnsiTheme="majorHAnsi" w:cstheme="majorHAnsi"/>
            <w:color w:val="000000"/>
            <w:sz w:val="22"/>
            <w:szCs w:val="22"/>
          </w:rPr>
          <w:t>d.</w:t>
        </w:r>
      </w:ins>
      <w:ins w:id="43" w:author="Kelli Haynes" w:date="2023-07-01T12:40:00Z">
        <w:r>
          <w:rPr>
            <w:rFonts w:asciiTheme="majorHAnsi" w:hAnsiTheme="majorHAnsi" w:cstheme="majorHAnsi"/>
            <w:color w:val="000000"/>
            <w:sz w:val="22"/>
            <w:szCs w:val="22"/>
          </w:rPr>
          <w:t>quality</w:t>
        </w:r>
        <w:proofErr w:type="spellEnd"/>
        <w:r>
          <w:rPr>
            <w:rFonts w:asciiTheme="majorHAnsi" w:hAnsiTheme="majorHAnsi" w:cstheme="majorHAnsi"/>
            <w:color w:val="000000"/>
            <w:sz w:val="22"/>
            <w:szCs w:val="22"/>
          </w:rPr>
          <w:t xml:space="preserve"> and quantity of the x-ray beam</w:t>
        </w:r>
      </w:ins>
    </w:p>
    <w:p w14:paraId="3BCB638E" w14:textId="77777777" w:rsidR="00444218" w:rsidRDefault="00444218" w:rsidP="00444218">
      <w:pPr>
        <w:pStyle w:val="NormalWeb"/>
        <w:spacing w:before="0" w:beforeAutospacing="0" w:after="0" w:afterAutospacing="0"/>
        <w:ind w:left="720"/>
        <w:rPr>
          <w:ins w:id="44" w:author="Kelli Haynes" w:date="2023-07-01T12:37:00Z"/>
          <w:rFonts w:asciiTheme="majorHAnsi" w:hAnsiTheme="majorHAnsi" w:cstheme="majorHAnsi"/>
          <w:color w:val="000000"/>
          <w:sz w:val="22"/>
          <w:szCs w:val="22"/>
        </w:rPr>
        <w:pPrChange w:id="45" w:author="Kelli Haynes" w:date="2023-07-01T12:37:00Z">
          <w:pPr>
            <w:pStyle w:val="NormalWeb"/>
            <w:numPr>
              <w:numId w:val="1"/>
            </w:numPr>
            <w:spacing w:before="0" w:beforeAutospacing="0" w:after="0" w:afterAutospacing="0"/>
            <w:ind w:left="720" w:hanging="360"/>
          </w:pPr>
        </w:pPrChange>
      </w:pPr>
    </w:p>
    <w:p w14:paraId="5A91A327" w14:textId="11D5A065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Most of the scattered radiation produced during radiographic procedures results from </w:t>
      </w:r>
      <w:ins w:id="46" w:author="Kelli Haynes" w:date="2023-07-01T11:14:00Z">
        <w:r w:rsidR="00837605">
          <w:rPr>
            <w:rFonts w:asciiTheme="majorHAnsi" w:hAnsiTheme="majorHAnsi" w:cstheme="majorHAnsi"/>
            <w:color w:val="000000"/>
            <w:sz w:val="22"/>
            <w:szCs w:val="22"/>
          </w:rPr>
          <w:t>which</w:t>
        </w:r>
      </w:ins>
      <w:del w:id="47" w:author="Kelli Haynes" w:date="2023-07-01T11:14:00Z">
        <w:r w:rsidRPr="002F569D" w:rsidDel="00837605">
          <w:rPr>
            <w:rFonts w:asciiTheme="majorHAnsi" w:hAnsiTheme="majorHAnsi" w:cstheme="majorHAnsi"/>
            <w:color w:val="000000"/>
            <w:sz w:val="22"/>
            <w:szCs w:val="22"/>
          </w:rPr>
          <w:delText>what</w:delText>
        </w:r>
      </w:del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interaction?</w:t>
      </w:r>
    </w:p>
    <w:p w14:paraId="4CBD5D5C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Pair Production </w:t>
      </w:r>
    </w:p>
    <w:p w14:paraId="202D0110" w14:textId="58F9BBC3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Coherent scattering</w:t>
      </w:r>
    </w:p>
    <w:p w14:paraId="78D69B06" w14:textId="4EDF7567" w:rsidR="007E06CA" w:rsidRPr="002F569D" w:rsidRDefault="006802F1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. 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Compton Scattering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98E79E2" w14:textId="76EFAEB0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d. Photodisintegration</w:t>
      </w:r>
    </w:p>
    <w:p w14:paraId="753DE270" w14:textId="1B6923EA" w:rsidR="00CB4FF2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e. Photoelectric absorption</w:t>
      </w:r>
    </w:p>
    <w:p w14:paraId="0916E42E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450C116B" w14:textId="0BE91F0A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</w:t>
      </w:r>
      <w:r w:rsidR="002F569D">
        <w:rPr>
          <w:rFonts w:asciiTheme="majorHAnsi" w:hAnsiTheme="majorHAnsi" w:cstheme="majorHAnsi"/>
          <w:color w:val="000000"/>
          <w:sz w:val="22"/>
          <w:szCs w:val="22"/>
        </w:rPr>
        <w:t xml:space="preserve">ich interaction, that takes place in the target, </w:t>
      </w:r>
      <w:ins w:id="48" w:author="Kelli Haynes" w:date="2023-07-01T12:42:00Z">
        <w:r w:rsidR="00444218">
          <w:rPr>
            <w:rFonts w:asciiTheme="majorHAnsi" w:hAnsiTheme="majorHAnsi" w:cstheme="majorHAnsi"/>
            <w:color w:val="000000"/>
            <w:sz w:val="22"/>
            <w:szCs w:val="22"/>
          </w:rPr>
          <w:t>is responsible for the poly-energetic nature of the x-ray beam?</w:t>
        </w:r>
      </w:ins>
      <w:del w:id="49" w:author="Kelli Haynes" w:date="2023-07-01T12:42:00Z">
        <w:r w:rsidR="002F569D" w:rsidDel="00444218">
          <w:rPr>
            <w:rFonts w:asciiTheme="majorHAnsi" w:hAnsiTheme="majorHAnsi" w:cstheme="majorHAnsi"/>
            <w:color w:val="000000"/>
            <w:sz w:val="22"/>
            <w:szCs w:val="22"/>
          </w:rPr>
          <w:delText>takes place with a projectile electron and an inner shell electron</w:delText>
        </w:r>
      </w:del>
      <w:r w:rsidRPr="002F569D">
        <w:rPr>
          <w:rFonts w:asciiTheme="majorHAnsi" w:hAnsiTheme="majorHAnsi" w:cstheme="majorHAnsi"/>
          <w:color w:val="000000"/>
          <w:sz w:val="22"/>
          <w:szCs w:val="22"/>
        </w:rPr>
        <w:t>?</w:t>
      </w:r>
    </w:p>
    <w:p w14:paraId="5ADA8D81" w14:textId="311E0F61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444218">
        <w:rPr>
          <w:rFonts w:asciiTheme="majorHAnsi" w:hAnsiTheme="majorHAnsi" w:cstheme="majorHAnsi"/>
          <w:color w:val="000000"/>
          <w:sz w:val="22"/>
          <w:szCs w:val="22"/>
          <w:highlight w:val="yellow"/>
          <w:rPrChange w:id="50" w:author="Kelli Haynes" w:date="2023-07-01T12:42:00Z">
            <w:rPr>
              <w:rFonts w:asciiTheme="majorHAnsi" w:hAnsiTheme="majorHAnsi" w:cstheme="majorHAnsi"/>
              <w:color w:val="000000"/>
              <w:sz w:val="22"/>
              <w:szCs w:val="22"/>
            </w:rPr>
          </w:rPrChange>
        </w:rPr>
        <w:t xml:space="preserve">a. </w:t>
      </w:r>
      <w:r w:rsidR="002F569D" w:rsidRPr="00444218">
        <w:rPr>
          <w:rFonts w:asciiTheme="majorHAnsi" w:hAnsiTheme="majorHAnsi" w:cstheme="majorHAnsi"/>
          <w:color w:val="000000"/>
          <w:sz w:val="22"/>
          <w:szCs w:val="22"/>
          <w:highlight w:val="yellow"/>
          <w:rPrChange w:id="51" w:author="Kelli Haynes" w:date="2023-07-01T12:42:00Z">
            <w:rPr>
              <w:rFonts w:asciiTheme="majorHAnsi" w:hAnsiTheme="majorHAnsi" w:cstheme="majorHAnsi"/>
              <w:color w:val="000000"/>
              <w:sz w:val="22"/>
              <w:szCs w:val="22"/>
            </w:rPr>
          </w:rPrChange>
        </w:rPr>
        <w:t>bremsstrahlung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B0512A1" w14:textId="126FB96A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444218">
        <w:rPr>
          <w:rFonts w:asciiTheme="majorHAnsi" w:hAnsiTheme="majorHAnsi" w:cstheme="majorHAnsi"/>
          <w:color w:val="000000"/>
          <w:sz w:val="22"/>
          <w:szCs w:val="22"/>
          <w:rPrChange w:id="52" w:author="Kelli Haynes" w:date="2023-07-01T12:42:00Z">
            <w:rPr>
              <w:rFonts w:asciiTheme="majorHAnsi" w:hAnsiTheme="majorHAnsi" w:cstheme="majorHAnsi"/>
              <w:color w:val="000000"/>
              <w:sz w:val="22"/>
              <w:szCs w:val="22"/>
              <w:highlight w:val="yellow"/>
            </w:rPr>
          </w:rPrChange>
        </w:rPr>
        <w:t xml:space="preserve">b. </w:t>
      </w:r>
      <w:r w:rsidR="002F569D" w:rsidRPr="00444218">
        <w:rPr>
          <w:rFonts w:asciiTheme="majorHAnsi" w:hAnsiTheme="majorHAnsi" w:cstheme="majorHAnsi"/>
          <w:color w:val="000000"/>
          <w:sz w:val="22"/>
          <w:szCs w:val="22"/>
          <w:rPrChange w:id="53" w:author="Kelli Haynes" w:date="2023-07-01T12:42:00Z">
            <w:rPr>
              <w:rFonts w:asciiTheme="majorHAnsi" w:hAnsiTheme="majorHAnsi" w:cstheme="majorHAnsi"/>
              <w:color w:val="000000"/>
              <w:sz w:val="22"/>
              <w:szCs w:val="22"/>
              <w:highlight w:val="yellow"/>
            </w:rPr>
          </w:rPrChange>
        </w:rPr>
        <w:t>photoelectric</w:t>
      </w:r>
    </w:p>
    <w:p w14:paraId="39AAD51B" w14:textId="12621373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proofErr w:type="spellStart"/>
      <w:r w:rsidR="002F569D">
        <w:rPr>
          <w:rFonts w:asciiTheme="majorHAnsi" w:hAnsiTheme="majorHAnsi" w:cstheme="majorHAnsi"/>
          <w:color w:val="000000"/>
          <w:sz w:val="22"/>
          <w:szCs w:val="22"/>
        </w:rPr>
        <w:t>compton</w:t>
      </w:r>
      <w:proofErr w:type="spellEnd"/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4D53B60" w14:textId="461014D7" w:rsidR="009479BB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d. </w:t>
      </w:r>
      <w:r w:rsidR="002F569D" w:rsidRPr="002F569D">
        <w:rPr>
          <w:rFonts w:asciiTheme="majorHAnsi" w:hAnsiTheme="majorHAnsi" w:cstheme="majorHAnsi"/>
          <w:color w:val="000000"/>
          <w:sz w:val="22"/>
          <w:szCs w:val="22"/>
        </w:rPr>
        <w:t>characteristic</w:t>
      </w:r>
    </w:p>
    <w:p w14:paraId="0109285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609DBC04" w14:textId="3B8AB71A" w:rsidR="002F569D" w:rsidRPr="002F569D" w:rsidRDefault="002F569D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ich interaction, that takes place in tissue, takes place with a projectile electron </w:t>
      </w:r>
      <w:proofErr w:type="gramStart"/>
      <w:r>
        <w:rPr>
          <w:rFonts w:asciiTheme="majorHAnsi" w:hAnsiTheme="majorHAnsi" w:cstheme="majorHAnsi"/>
          <w:color w:val="000000"/>
          <w:sz w:val="22"/>
          <w:szCs w:val="22"/>
        </w:rPr>
        <w:t>and</w:t>
      </w:r>
      <w:proofErr w:type="gram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an orbital electron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>?</w:t>
      </w:r>
    </w:p>
    <w:p w14:paraId="1E42C00B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>
        <w:rPr>
          <w:rFonts w:asciiTheme="majorHAnsi" w:hAnsiTheme="majorHAnsi" w:cstheme="majorHAnsi"/>
          <w:color w:val="000000"/>
          <w:sz w:val="22"/>
          <w:szCs w:val="22"/>
        </w:rPr>
        <w:t>bremsstrahlung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01CE30A1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lastRenderedPageBreak/>
        <w:t xml:space="preserve">b. </w:t>
      </w:r>
      <w:r>
        <w:rPr>
          <w:rFonts w:asciiTheme="majorHAnsi" w:hAnsiTheme="majorHAnsi" w:cstheme="majorHAnsi"/>
          <w:color w:val="000000"/>
          <w:sz w:val="22"/>
          <w:szCs w:val="22"/>
        </w:rPr>
        <w:t>photoelectric</w:t>
      </w:r>
    </w:p>
    <w:p w14:paraId="5E2C40A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compton</w:t>
      </w:r>
      <w:proofErr w:type="spellEnd"/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08184540" w14:textId="08F228A0" w:rsidR="003D08BA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d. characteristic</w:t>
      </w:r>
    </w:p>
    <w:p w14:paraId="41E7FC3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2115E433" w14:textId="77777777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Which of the following groups of cells are most radiosensitive?</w:t>
      </w:r>
    </w:p>
    <w:p w14:paraId="5FE04D1F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lymphocytes</w:t>
      </w:r>
    </w:p>
    <w:p w14:paraId="3AFB7AE0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adult nerve cells</w:t>
      </w:r>
    </w:p>
    <w:p w14:paraId="5CA5AA55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c. erythrocytes</w:t>
      </w:r>
    </w:p>
    <w:p w14:paraId="6D461071" w14:textId="31BE781A" w:rsidR="003D08BA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d. muscle cells</w:t>
      </w:r>
    </w:p>
    <w:p w14:paraId="2B652931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22607B9D" w14:textId="072627DE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Which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of the following is the unit for effective dose?</w:t>
      </w:r>
    </w:p>
    <w:p w14:paraId="6A72F293" w14:textId="4A28CAFF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Gray</w:t>
      </w:r>
    </w:p>
    <w:p w14:paraId="56D0E89D" w14:textId="68268D06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b.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Coulomb/kilogram</w:t>
      </w:r>
    </w:p>
    <w:p w14:paraId="2778A880" w14:textId="151BE5C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r w:rsidR="006023A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Ampere </w:t>
      </w:r>
    </w:p>
    <w:p w14:paraId="24FBC5B9" w14:textId="04BF9385" w:rsidR="00D73AFC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 xml:space="preserve">d. </w:t>
      </w:r>
      <w:ins w:id="54" w:author="Kelli Haynes" w:date="2023-07-01T12:45:00Z">
        <w:r w:rsidR="00444218">
          <w:rPr>
            <w:rFonts w:asciiTheme="majorHAnsi" w:hAnsiTheme="majorHAnsi" w:cstheme="majorHAnsi"/>
            <w:color w:val="000000"/>
            <w:sz w:val="22"/>
            <w:szCs w:val="22"/>
            <w:highlight w:val="yellow"/>
          </w:rPr>
          <w:t>Millis</w:t>
        </w:r>
      </w:ins>
      <w:del w:id="55" w:author="Kelli Haynes" w:date="2023-07-01T12:45:00Z">
        <w:r w:rsidR="00234886" w:rsidRPr="002F569D" w:rsidDel="00444218">
          <w:rPr>
            <w:rFonts w:asciiTheme="majorHAnsi" w:hAnsiTheme="majorHAnsi" w:cstheme="majorHAnsi"/>
            <w:color w:val="000000"/>
            <w:sz w:val="22"/>
            <w:szCs w:val="22"/>
            <w:highlight w:val="yellow"/>
          </w:rPr>
          <w:delText>S</w:delText>
        </w:r>
      </w:del>
      <w:r w:rsidR="00234886"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ievert</w:t>
      </w:r>
      <w:ins w:id="56" w:author="Kelli Haynes" w:date="2023-07-01T12:45:00Z">
        <w:r w:rsidR="00444218">
          <w:rPr>
            <w:rFonts w:asciiTheme="majorHAnsi" w:hAnsiTheme="majorHAnsi" w:cstheme="majorHAnsi"/>
            <w:color w:val="000000"/>
            <w:sz w:val="22"/>
            <w:szCs w:val="22"/>
          </w:rPr>
          <w:t>s</w:t>
        </w:r>
      </w:ins>
    </w:p>
    <w:p w14:paraId="45AD8EB4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0D3202BC" w14:textId="77777777" w:rsidR="00735C9F" w:rsidRPr="002F569D" w:rsidRDefault="00735C9F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What do basal cells of the skin, intestinal crypt cells, and reproductive cells have in common?</w:t>
      </w:r>
    </w:p>
    <w:p w14:paraId="529F94FA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All cells are </w:t>
      </w:r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</w:rPr>
        <w:t>hypoxic</w:t>
      </w:r>
      <w:proofErr w:type="gramEnd"/>
    </w:p>
    <w:p w14:paraId="4F231AE1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b. All cells are </w:t>
      </w:r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</w:rPr>
        <w:t>premalignant</w:t>
      </w:r>
      <w:proofErr w:type="gramEnd"/>
    </w:p>
    <w:p w14:paraId="10CAFE56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All cells are </w:t>
      </w:r>
      <w:proofErr w:type="spellStart"/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</w:rPr>
        <w:t>radioinsensitive</w:t>
      </w:r>
      <w:proofErr w:type="spellEnd"/>
      <w:proofErr w:type="gramEnd"/>
    </w:p>
    <w:p w14:paraId="33268A73" w14:textId="351ABEA6" w:rsidR="006023AA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d.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 xml:space="preserve">All cells are </w:t>
      </w:r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radiosensitive</w:t>
      </w:r>
      <w:proofErr w:type="gramEnd"/>
    </w:p>
    <w:sectPr w:rsidR="006023AA" w:rsidRPr="002F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Jessica Marshall" w:date="2023-06-28T15:23:00Z" w:initials="JM">
    <w:p w14:paraId="742957ED" w14:textId="77777777" w:rsidR="000825BA" w:rsidRDefault="000825BA" w:rsidP="0076724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Kelli - would you highlight the text in the article that corresponds to each question green and add a comment that labels which question number correspond to each green highlight? </w:t>
      </w:r>
    </w:p>
  </w:comment>
  <w:comment w:id="4" w:author="Kelli Haynes" w:date="2023-07-01T11:14:00Z" w:initials="KH">
    <w:p w14:paraId="26DFA51B" w14:textId="77777777" w:rsidR="00837605" w:rsidRDefault="00837605" w:rsidP="003A015E">
      <w:pPr>
        <w:pStyle w:val="CommentText"/>
      </w:pPr>
      <w:r>
        <w:rPr>
          <w:rStyle w:val="CommentReference"/>
        </w:rPr>
        <w:annotationRef/>
      </w:r>
      <w:r>
        <w:t>Sure.</w:t>
      </w:r>
    </w:p>
  </w:comment>
  <w:comment w:id="10" w:author="Jessica Marshall" w:date="2023-06-28T15:22:00Z" w:initials="JM">
    <w:p w14:paraId="57F4610B" w14:textId="4754E1C1" w:rsidR="000825BA" w:rsidRDefault="000825BA" w:rsidP="00385F9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We’d like to avoid all of the above and none of the above questions. Could you try to revise the answer choices so that those are no longer options? </w:t>
      </w:r>
    </w:p>
  </w:comment>
  <w:comment w:id="11" w:author="Kelli Haynes" w:date="2023-07-01T11:14:00Z" w:initials="KH">
    <w:p w14:paraId="0333ED5C" w14:textId="77777777" w:rsidR="00444218" w:rsidRDefault="00837605" w:rsidP="00273FF7">
      <w:pPr>
        <w:pStyle w:val="CommentText"/>
      </w:pPr>
      <w:r>
        <w:rPr>
          <w:rStyle w:val="CommentReference"/>
        </w:rPr>
        <w:annotationRef/>
      </w:r>
      <w:r w:rsidR="00444218">
        <w:t>Done.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2957ED" w15:done="0"/>
  <w15:commentEx w15:paraId="26DFA51B" w15:paraIdParent="742957ED" w15:done="0"/>
  <w15:commentEx w15:paraId="57F4610B" w15:done="0"/>
  <w15:commentEx w15:paraId="0333ED5C" w15:paraIdParent="57F461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6CEED" w16cex:dateUtc="2023-06-28T19:23:00Z"/>
  <w16cex:commentExtensible w16cex:durableId="284A8916" w16cex:dateUtc="2023-07-01T16:14:00Z"/>
  <w16cex:commentExtensible w16cex:durableId="2846CEA5" w16cex:dateUtc="2023-06-28T19:22:00Z"/>
  <w16cex:commentExtensible w16cex:durableId="284A8908" w16cex:dateUtc="2023-07-01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2957ED" w16cid:durableId="2846CEED"/>
  <w16cid:commentId w16cid:paraId="26DFA51B" w16cid:durableId="284A8916"/>
  <w16cid:commentId w16cid:paraId="57F4610B" w16cid:durableId="2846CEA5"/>
  <w16cid:commentId w16cid:paraId="0333ED5C" w16cid:durableId="284A89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4FF7"/>
    <w:multiLevelType w:val="multilevel"/>
    <w:tmpl w:val="0D1C479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1632B"/>
    <w:multiLevelType w:val="multilevel"/>
    <w:tmpl w:val="586223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33903"/>
    <w:multiLevelType w:val="hybridMultilevel"/>
    <w:tmpl w:val="BD447F32"/>
    <w:lvl w:ilvl="0" w:tplc="0B342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49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4C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6E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406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E5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68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AF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06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F4443E8"/>
    <w:multiLevelType w:val="multilevel"/>
    <w:tmpl w:val="D072568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C5604"/>
    <w:multiLevelType w:val="multilevel"/>
    <w:tmpl w:val="5238C91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B53D6"/>
    <w:multiLevelType w:val="multilevel"/>
    <w:tmpl w:val="F6827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243B5"/>
    <w:multiLevelType w:val="hybridMultilevel"/>
    <w:tmpl w:val="1332E9A8"/>
    <w:lvl w:ilvl="0" w:tplc="4440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9450">
    <w:abstractNumId w:val="6"/>
  </w:num>
  <w:num w:numId="2" w16cid:durableId="2065978820">
    <w:abstractNumId w:val="5"/>
  </w:num>
  <w:num w:numId="3" w16cid:durableId="1981105035">
    <w:abstractNumId w:val="1"/>
  </w:num>
  <w:num w:numId="4" w16cid:durableId="2032025272">
    <w:abstractNumId w:val="0"/>
  </w:num>
  <w:num w:numId="5" w16cid:durableId="1339306284">
    <w:abstractNumId w:val="4"/>
  </w:num>
  <w:num w:numId="6" w16cid:durableId="750851475">
    <w:abstractNumId w:val="3"/>
  </w:num>
  <w:num w:numId="7" w16cid:durableId="159994734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elli Haynes">
    <w15:presenceInfo w15:providerId="AD" w15:userId="S::haynesk@nsula.edu::d6e6b07e-9821-41b2-8614-2079adc3bb41"/>
  </w15:person>
  <w15:person w15:author="Jessica Marshall">
    <w15:presenceInfo w15:providerId="AD" w15:userId="S::jessica.marshall@catalystmeded.com::2e6b0e28-8cdb-4711-bc65-ec98ef6b9e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wMTKxtLQ0srQwMzdV0lEKTi0uzszPAykwrwUAiUQFXSwAAAA="/>
  </w:docVars>
  <w:rsids>
    <w:rsidRoot w:val="00C6237F"/>
    <w:rsid w:val="000825BA"/>
    <w:rsid w:val="001218AC"/>
    <w:rsid w:val="001971D0"/>
    <w:rsid w:val="00234886"/>
    <w:rsid w:val="002C0030"/>
    <w:rsid w:val="002F569D"/>
    <w:rsid w:val="003D08BA"/>
    <w:rsid w:val="00444218"/>
    <w:rsid w:val="005F3BD9"/>
    <w:rsid w:val="006023AA"/>
    <w:rsid w:val="00613684"/>
    <w:rsid w:val="006802F1"/>
    <w:rsid w:val="006B2B48"/>
    <w:rsid w:val="007134CF"/>
    <w:rsid w:val="00735C9F"/>
    <w:rsid w:val="007E06CA"/>
    <w:rsid w:val="00837605"/>
    <w:rsid w:val="00894D39"/>
    <w:rsid w:val="008A41EE"/>
    <w:rsid w:val="009479BB"/>
    <w:rsid w:val="009E4EB0"/>
    <w:rsid w:val="009E7506"/>
    <w:rsid w:val="00A34D6C"/>
    <w:rsid w:val="00A8796B"/>
    <w:rsid w:val="00B11316"/>
    <w:rsid w:val="00B77BDD"/>
    <w:rsid w:val="00BD3D79"/>
    <w:rsid w:val="00C6237F"/>
    <w:rsid w:val="00C742BA"/>
    <w:rsid w:val="00C95C8B"/>
    <w:rsid w:val="00CB4FF2"/>
    <w:rsid w:val="00CB63DD"/>
    <w:rsid w:val="00CD7174"/>
    <w:rsid w:val="00D62BDC"/>
    <w:rsid w:val="00D73AFC"/>
    <w:rsid w:val="00E60899"/>
    <w:rsid w:val="00EC4EA0"/>
    <w:rsid w:val="00F05629"/>
    <w:rsid w:val="00F16036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197"/>
  <w15:chartTrackingRefBased/>
  <w15:docId w15:val="{407F8913-03D8-4FE6-8C93-D19DB80E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C6237F"/>
  </w:style>
  <w:style w:type="paragraph" w:styleId="ListParagraph">
    <w:name w:val="List Paragraph"/>
    <w:basedOn w:val="Normal"/>
    <w:uiPriority w:val="34"/>
    <w:qFormat/>
    <w:rsid w:val="00C623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3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735C9F"/>
  </w:style>
  <w:style w:type="character" w:styleId="Hyperlink">
    <w:name w:val="Hyperlink"/>
    <w:basedOn w:val="DefaultParagraphFont"/>
    <w:uiPriority w:val="99"/>
    <w:unhideWhenUsed/>
    <w:rsid w:val="00A8796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825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25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25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5B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376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540F17-76CE-48D8-9C74-F1879F108051}"/>
</file>

<file path=customXml/itemProps2.xml><?xml version="1.0" encoding="utf-8"?>
<ds:datastoreItem xmlns:ds="http://schemas.openxmlformats.org/officeDocument/2006/customXml" ds:itemID="{45B57336-6E96-4B25-94D7-CAA7BE3D4BCB}"/>
</file>

<file path=customXml/itemProps3.xml><?xml version="1.0" encoding="utf-8"?>
<ds:datastoreItem xmlns:ds="http://schemas.openxmlformats.org/officeDocument/2006/customXml" ds:itemID="{E71183FE-D1E2-49A1-A103-A690F64811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7</cp:revision>
  <dcterms:created xsi:type="dcterms:W3CDTF">2023-03-12T21:20:00Z</dcterms:created>
  <dcterms:modified xsi:type="dcterms:W3CDTF">2023-07-01T17:45:00Z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a1339c1d9026451457b5c2cd55efec7cc301d769107800be64b0c804f1a94f75</vt:lpwstr>
  </property>
  <property fmtid="{D5CDD505-2E9C-101B-9397-08002B2CF9AE}" pid="3" name="ContentTypeId">
    <vt:lpwstr>0x0101005F51824C2CE6A3498D635343E4B44909</vt:lpwstr>
  </property>
</Properties>
</file>