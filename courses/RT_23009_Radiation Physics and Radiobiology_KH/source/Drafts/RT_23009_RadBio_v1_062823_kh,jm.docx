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comments.xml" ContentType="application/vnd.openxmlformats-officedocument.wordprocessingml.comments+xml"/>
  <Override PartName="/word/settings.xml" ContentType="application/vnd.openxmlformats-officedocument.wordprocessingml.setting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D135EF" w14:textId="0EE55A7C" w:rsidR="00F23879" w:rsidRPr="00A71593" w:rsidRDefault="00F23879" w:rsidP="00A71593">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An Overview of Radiation Safety</w:t>
      </w:r>
      <w:ins w:id="0" w:author="Jessica Marshall" w:date="2023-06-28T14:27:00Z">
        <w:r w:rsidR="00B271F4">
          <w:rPr>
            <w:rStyle w:val="normaltextrun"/>
            <w:rFonts w:asciiTheme="minorHAnsi" w:hAnsiTheme="minorHAnsi" w:cstheme="minorHAnsi"/>
            <w:b/>
            <w:bCs/>
            <w:color w:val="000000"/>
            <w:sz w:val="22"/>
            <w:szCs w:val="22"/>
          </w:rPr>
          <w:t>: Radi</w:t>
        </w:r>
      </w:ins>
      <w:ins w:id="1" w:author="Jessica Marshall" w:date="2023-06-28T14:28:00Z">
        <w:r w:rsidR="00B271F4">
          <w:rPr>
            <w:rStyle w:val="normaltextrun"/>
            <w:rFonts w:asciiTheme="minorHAnsi" w:hAnsiTheme="minorHAnsi" w:cstheme="minorHAnsi"/>
            <w:b/>
            <w:bCs/>
            <w:color w:val="000000"/>
            <w:sz w:val="22"/>
            <w:szCs w:val="22"/>
          </w:rPr>
          <w:t>ation Physics and Radiobiology</w:t>
        </w:r>
      </w:ins>
    </w:p>
    <w:p w14:paraId="21338B7A" w14:textId="0FA56186" w:rsidR="00A71593" w:rsidRPr="00A71593" w:rsidDel="00B271F4" w:rsidRDefault="00A71593" w:rsidP="00A71593">
      <w:pPr>
        <w:pStyle w:val="paragraph"/>
        <w:spacing w:before="0" w:beforeAutospacing="0" w:after="0" w:afterAutospacing="0"/>
        <w:jc w:val="center"/>
        <w:textAlignment w:val="baseline"/>
        <w:rPr>
          <w:del w:id="2" w:author="Jessica Marshall" w:date="2023-06-28T14:28:00Z"/>
          <w:rStyle w:val="normaltextrun"/>
          <w:rFonts w:asciiTheme="minorHAnsi" w:hAnsiTheme="minorHAnsi" w:cstheme="minorHAnsi"/>
          <w:b/>
          <w:bCs/>
          <w:color w:val="000000"/>
          <w:sz w:val="22"/>
          <w:szCs w:val="22"/>
        </w:rPr>
      </w:pPr>
      <w:del w:id="3" w:author="Jessica Marshall" w:date="2023-06-28T14:28:00Z">
        <w:r w:rsidRPr="00A71593" w:rsidDel="00B271F4">
          <w:rPr>
            <w:rStyle w:val="normaltextrun"/>
            <w:rFonts w:asciiTheme="minorHAnsi" w:hAnsiTheme="minorHAnsi" w:cstheme="minorHAnsi"/>
            <w:b/>
            <w:bCs/>
            <w:color w:val="000000"/>
            <w:sz w:val="22"/>
            <w:szCs w:val="22"/>
          </w:rPr>
          <w:delText>Part 1</w:delText>
        </w:r>
      </w:del>
    </w:p>
    <w:p w14:paraId="387C4DB0" w14:textId="77777777" w:rsidR="00A71593" w:rsidRPr="00E460B6" w:rsidRDefault="00A71593" w:rsidP="00A71593">
      <w:pPr>
        <w:pStyle w:val="paragraph"/>
        <w:spacing w:before="0" w:beforeAutospacing="0" w:after="0" w:afterAutospacing="0"/>
        <w:ind w:left="360"/>
        <w:jc w:val="center"/>
        <w:textAlignment w:val="baseline"/>
        <w:rPr>
          <w:rFonts w:ascii="Calibri" w:hAnsi="Calibri" w:cs="Calibri"/>
          <w:sz w:val="22"/>
          <w:szCs w:val="22"/>
        </w:rPr>
      </w:pPr>
      <w:r w:rsidRPr="00E460B6">
        <w:rPr>
          <w:rStyle w:val="normaltextrun"/>
          <w:rFonts w:ascii="Calibri" w:hAnsi="Calibri" w:cs="Calibri"/>
          <w:sz w:val="22"/>
          <w:szCs w:val="22"/>
        </w:rPr>
        <w:t>Author: Kelli Welch Haynes, Ed.D, RT (R), FASRT, FAEIRS</w:t>
      </w:r>
      <w:r w:rsidRPr="00E460B6">
        <w:rPr>
          <w:rStyle w:val="eop"/>
          <w:rFonts w:ascii="Calibri" w:hAnsi="Calibri" w:cs="Calibri"/>
          <w:sz w:val="22"/>
          <w:szCs w:val="22"/>
        </w:rPr>
        <w:t> </w:t>
      </w:r>
    </w:p>
    <w:p w14:paraId="50DEA254" w14:textId="1203D7D9" w:rsidR="00A71593" w:rsidRDefault="00A71593" w:rsidP="00A71593">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 </w:t>
      </w:r>
    </w:p>
    <w:p w14:paraId="6A6BFA50" w14:textId="77777777" w:rsidR="003F4815" w:rsidRDefault="003F4815" w:rsidP="003F4815">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234D2E5" w14:textId="195AA36D" w:rsidR="00D4656B" w:rsidRPr="0038697F" w:rsidRDefault="00D4656B" w:rsidP="00D4656B">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commentRangeStart w:id="4"/>
      <w:r w:rsidRPr="0038697F">
        <w:rPr>
          <w:rStyle w:val="normaltextrun"/>
          <w:rFonts w:asciiTheme="minorHAnsi" w:hAnsiTheme="minorHAnsi" w:cstheme="minorHAnsi"/>
          <w:b/>
          <w:bCs/>
          <w:color w:val="000000"/>
          <w:sz w:val="22"/>
          <w:szCs w:val="22"/>
        </w:rPr>
        <w:t>Outline</w:t>
      </w:r>
      <w:commentRangeEnd w:id="4"/>
      <w:r w:rsidR="001F352D">
        <w:rPr>
          <w:rStyle w:val="CommentReference"/>
          <w:rFonts w:asciiTheme="minorHAnsi" w:eastAsiaTheme="minorHAnsi" w:hAnsiTheme="minorHAnsi" w:cstheme="minorBidi"/>
          <w:kern w:val="2"/>
          <w14:ligatures w14:val="standardContextual"/>
        </w:rPr>
        <w:commentReference w:id="4"/>
      </w:r>
    </w:p>
    <w:p w14:paraId="5F40377D" w14:textId="63275FC5" w:rsidR="00B271F4" w:rsidRDefault="00B271F4" w:rsidP="00692B23">
      <w:pPr>
        <w:pStyle w:val="Heading2"/>
        <w:numPr>
          <w:ilvl w:val="0"/>
          <w:numId w:val="50"/>
        </w:numPr>
      </w:pPr>
      <w:r>
        <w:t>Introduction</w:t>
      </w:r>
    </w:p>
    <w:p w14:paraId="08EA9376" w14:textId="63AF82F7" w:rsidR="0038697F" w:rsidRPr="0038697F" w:rsidRDefault="0038697F" w:rsidP="00692B23">
      <w:pPr>
        <w:pStyle w:val="Heading2"/>
        <w:numPr>
          <w:ilvl w:val="0"/>
          <w:numId w:val="50"/>
        </w:numPr>
      </w:pPr>
      <w:r w:rsidRPr="0038697F">
        <w:t>Radiation</w:t>
      </w:r>
      <w:r w:rsidRPr="0038697F">
        <w:rPr>
          <w:spacing w:val="-6"/>
        </w:rPr>
        <w:t xml:space="preserve"> </w:t>
      </w:r>
      <w:r w:rsidRPr="0038697F">
        <w:t>Physics</w:t>
      </w:r>
      <w:r w:rsidRPr="0038697F">
        <w:rPr>
          <w:spacing w:val="-6"/>
        </w:rPr>
        <w:t xml:space="preserve"> </w:t>
      </w:r>
      <w:r w:rsidRPr="0038697F">
        <w:t>and</w:t>
      </w:r>
      <w:r w:rsidRPr="0038697F">
        <w:rPr>
          <w:spacing w:val="-5"/>
        </w:rPr>
        <w:t xml:space="preserve"> </w:t>
      </w:r>
      <w:r w:rsidRPr="0038697F">
        <w:rPr>
          <w:spacing w:val="-2"/>
        </w:rPr>
        <w:t>Radiobiology</w:t>
      </w:r>
    </w:p>
    <w:p w14:paraId="2A27C05A" w14:textId="77777777" w:rsidR="0038697F" w:rsidRPr="0038697F" w:rsidRDefault="0038697F" w:rsidP="0038697F">
      <w:pPr>
        <w:pStyle w:val="ListParagraph"/>
        <w:widowControl w:val="0"/>
        <w:numPr>
          <w:ilvl w:val="1"/>
          <w:numId w:val="50"/>
        </w:numPr>
        <w:tabs>
          <w:tab w:val="left" w:pos="948"/>
        </w:tabs>
        <w:autoSpaceDE w:val="0"/>
        <w:autoSpaceDN w:val="0"/>
        <w:spacing w:after="0" w:line="229" w:lineRule="exact"/>
        <w:ind w:hanging="275"/>
        <w:contextualSpacing w:val="0"/>
        <w:rPr>
          <w:rFonts w:cstheme="minorHAnsi"/>
        </w:rPr>
      </w:pPr>
      <w:r w:rsidRPr="0038697F">
        <w:rPr>
          <w:rFonts w:cstheme="minorHAnsi"/>
        </w:rPr>
        <w:t>Principles</w:t>
      </w:r>
      <w:r w:rsidRPr="0038697F">
        <w:rPr>
          <w:rFonts w:cstheme="minorHAnsi"/>
          <w:spacing w:val="-8"/>
        </w:rPr>
        <w:t xml:space="preserve"> </w:t>
      </w:r>
      <w:r w:rsidRPr="0038697F">
        <w:rPr>
          <w:rFonts w:cstheme="minorHAnsi"/>
        </w:rPr>
        <w:t>of</w:t>
      </w:r>
      <w:r w:rsidRPr="0038697F">
        <w:rPr>
          <w:rFonts w:cstheme="minorHAnsi"/>
          <w:spacing w:val="-9"/>
        </w:rPr>
        <w:t xml:space="preserve"> </w:t>
      </w:r>
      <w:r w:rsidRPr="0038697F">
        <w:rPr>
          <w:rFonts w:cstheme="minorHAnsi"/>
        </w:rPr>
        <w:t>Radiation</w:t>
      </w:r>
      <w:r w:rsidRPr="0038697F">
        <w:rPr>
          <w:rFonts w:cstheme="minorHAnsi"/>
          <w:spacing w:val="-7"/>
        </w:rPr>
        <w:t xml:space="preserve"> </w:t>
      </w:r>
      <w:r w:rsidRPr="0038697F">
        <w:rPr>
          <w:rFonts w:cstheme="minorHAnsi"/>
          <w:spacing w:val="-2"/>
        </w:rPr>
        <w:t>Physics</w:t>
      </w:r>
    </w:p>
    <w:p w14:paraId="562E8DD2" w14:textId="1C7F5D8E" w:rsidR="00B271F4" w:rsidRPr="0038697F" w:rsidRDefault="0038697F" w:rsidP="0038697F">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38697F">
        <w:rPr>
          <w:rFonts w:cstheme="minorHAnsi"/>
        </w:rPr>
        <w:t>x-ray</w:t>
      </w:r>
      <w:r w:rsidRPr="0038697F">
        <w:rPr>
          <w:rFonts w:cstheme="minorHAnsi"/>
          <w:spacing w:val="-5"/>
        </w:rPr>
        <w:t xml:space="preserve"> </w:t>
      </w:r>
      <w:r w:rsidRPr="0038697F">
        <w:rPr>
          <w:rFonts w:cstheme="minorHAnsi"/>
          <w:spacing w:val="-2"/>
        </w:rPr>
        <w:t>production</w:t>
      </w:r>
    </w:p>
    <w:p w14:paraId="62EC38AB"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source</w:t>
      </w:r>
      <w:r w:rsidRPr="001F352D">
        <w:rPr>
          <w:rFonts w:cstheme="minorHAnsi"/>
          <w:strike/>
          <w:spacing w:val="-4"/>
        </w:rPr>
        <w:t xml:space="preserve"> </w:t>
      </w:r>
      <w:r w:rsidRPr="001F352D">
        <w:rPr>
          <w:rFonts w:cstheme="minorHAnsi"/>
          <w:strike/>
        </w:rPr>
        <w:t>of</w:t>
      </w:r>
      <w:r w:rsidRPr="001F352D">
        <w:rPr>
          <w:rFonts w:cstheme="minorHAnsi"/>
          <w:strike/>
          <w:spacing w:val="-3"/>
        </w:rPr>
        <w:t xml:space="preserve"> </w:t>
      </w:r>
      <w:r w:rsidRPr="001F352D">
        <w:rPr>
          <w:rFonts w:cstheme="minorHAnsi"/>
          <w:strike/>
        </w:rPr>
        <w:t>free</w:t>
      </w:r>
      <w:r w:rsidRPr="001F352D">
        <w:rPr>
          <w:rFonts w:cstheme="minorHAnsi"/>
          <w:strike/>
          <w:spacing w:val="-4"/>
        </w:rPr>
        <w:t xml:space="preserve"> </w:t>
      </w:r>
      <w:r w:rsidRPr="001F352D">
        <w:rPr>
          <w:rFonts w:cstheme="minorHAnsi"/>
          <w:strike/>
          <w:spacing w:val="-2"/>
        </w:rPr>
        <w:t>electrons</w:t>
      </w:r>
    </w:p>
    <w:p w14:paraId="1DD5FB31"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acceleration</w:t>
      </w:r>
      <w:r w:rsidRPr="001F352D">
        <w:rPr>
          <w:rFonts w:cstheme="minorHAnsi"/>
          <w:strike/>
          <w:spacing w:val="-9"/>
        </w:rPr>
        <w:t xml:space="preserve"> </w:t>
      </w:r>
      <w:r w:rsidRPr="001F352D">
        <w:rPr>
          <w:rFonts w:cstheme="minorHAnsi"/>
          <w:strike/>
        </w:rPr>
        <w:t>of</w:t>
      </w:r>
      <w:r w:rsidRPr="001F352D">
        <w:rPr>
          <w:rFonts w:cstheme="minorHAnsi"/>
          <w:strike/>
          <w:spacing w:val="-8"/>
        </w:rPr>
        <w:t xml:space="preserve"> </w:t>
      </w:r>
      <w:r w:rsidRPr="001F352D">
        <w:rPr>
          <w:rFonts w:cstheme="minorHAnsi"/>
          <w:strike/>
          <w:spacing w:val="-2"/>
        </w:rPr>
        <w:t>electrons</w:t>
      </w:r>
    </w:p>
    <w:p w14:paraId="7D9E81C4"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focusing</w:t>
      </w:r>
      <w:r w:rsidRPr="001F352D">
        <w:rPr>
          <w:rFonts w:cstheme="minorHAnsi"/>
          <w:strike/>
          <w:spacing w:val="-7"/>
        </w:rPr>
        <w:t xml:space="preserve"> </w:t>
      </w:r>
      <w:r w:rsidRPr="001F352D">
        <w:rPr>
          <w:rFonts w:cstheme="minorHAnsi"/>
          <w:strike/>
        </w:rPr>
        <w:t>of</w:t>
      </w:r>
      <w:r w:rsidRPr="001F352D">
        <w:rPr>
          <w:rFonts w:cstheme="minorHAnsi"/>
          <w:strike/>
          <w:spacing w:val="-6"/>
        </w:rPr>
        <w:t xml:space="preserve"> </w:t>
      </w:r>
      <w:r w:rsidRPr="001F352D">
        <w:rPr>
          <w:rFonts w:cstheme="minorHAnsi"/>
          <w:strike/>
          <w:spacing w:val="-2"/>
        </w:rPr>
        <w:t>electrons</w:t>
      </w:r>
    </w:p>
    <w:p w14:paraId="76204ADD"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spacing w:val="-2"/>
        </w:rPr>
      </w:pPr>
      <w:r w:rsidRPr="001F352D">
        <w:rPr>
          <w:rFonts w:cstheme="minorHAnsi"/>
          <w:strike/>
        </w:rPr>
        <w:t>deceleration</w:t>
      </w:r>
      <w:r w:rsidRPr="001F352D">
        <w:rPr>
          <w:rFonts w:cstheme="minorHAnsi"/>
          <w:strike/>
          <w:spacing w:val="-8"/>
        </w:rPr>
        <w:t xml:space="preserve"> </w:t>
      </w:r>
      <w:r w:rsidRPr="001F352D">
        <w:rPr>
          <w:rFonts w:cstheme="minorHAnsi"/>
          <w:strike/>
        </w:rPr>
        <w:t>of</w:t>
      </w:r>
      <w:r w:rsidRPr="001F352D">
        <w:rPr>
          <w:rFonts w:cstheme="minorHAnsi"/>
          <w:strike/>
          <w:spacing w:val="-10"/>
        </w:rPr>
        <w:t xml:space="preserve"> </w:t>
      </w:r>
      <w:r w:rsidRPr="001F352D">
        <w:rPr>
          <w:rFonts w:cstheme="minorHAnsi"/>
          <w:strike/>
          <w:spacing w:val="-2"/>
        </w:rPr>
        <w:t>electrons</w:t>
      </w:r>
    </w:p>
    <w:p w14:paraId="17DEC164" w14:textId="01C4CE05" w:rsidR="009D6722" w:rsidRPr="009D6722" w:rsidRDefault="0038697F" w:rsidP="009D6722">
      <w:pPr>
        <w:pStyle w:val="ListParagraph"/>
        <w:widowControl w:val="0"/>
        <w:numPr>
          <w:ilvl w:val="2"/>
          <w:numId w:val="50"/>
        </w:numPr>
        <w:tabs>
          <w:tab w:val="left" w:pos="1300"/>
        </w:tabs>
        <w:autoSpaceDE w:val="0"/>
        <w:autoSpaceDN w:val="0"/>
        <w:spacing w:after="0" w:line="240" w:lineRule="auto"/>
        <w:contextualSpacing w:val="0"/>
        <w:rPr>
          <w:rFonts w:cstheme="minorHAnsi"/>
          <w:spacing w:val="-2"/>
        </w:rPr>
      </w:pPr>
      <w:r w:rsidRPr="009D6722">
        <w:rPr>
          <w:rFonts w:cstheme="minorHAnsi"/>
        </w:rPr>
        <w:t>target interactions</w:t>
      </w:r>
    </w:p>
    <w:p w14:paraId="3A9DC9B5"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bremsstrahlung</w:t>
      </w:r>
    </w:p>
    <w:p w14:paraId="62DEAE30"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characteristic</w:t>
      </w:r>
    </w:p>
    <w:p w14:paraId="4010AC87" w14:textId="77777777" w:rsidR="009D6722" w:rsidRPr="009D6722" w:rsidRDefault="0038697F" w:rsidP="009D6722">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9D6722">
        <w:rPr>
          <w:rFonts w:cstheme="minorHAnsi"/>
        </w:rPr>
        <w:t>x-ray</w:t>
      </w:r>
      <w:r w:rsidRPr="009D6722">
        <w:rPr>
          <w:rFonts w:cstheme="minorHAnsi"/>
          <w:spacing w:val="-5"/>
        </w:rPr>
        <w:t xml:space="preserve"> </w:t>
      </w:r>
      <w:r w:rsidRPr="009D6722">
        <w:rPr>
          <w:rFonts w:cstheme="minorHAnsi"/>
          <w:spacing w:val="-4"/>
        </w:rPr>
        <w:t>beam</w:t>
      </w:r>
    </w:p>
    <w:p w14:paraId="5D379342" w14:textId="77777777" w:rsidR="009D6722" w:rsidRPr="001F352D" w:rsidRDefault="0038697F" w:rsidP="009D6722">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frequency</w:t>
      </w:r>
      <w:r w:rsidRPr="001F352D">
        <w:rPr>
          <w:rFonts w:cstheme="minorHAnsi"/>
          <w:strike/>
          <w:spacing w:val="-8"/>
        </w:rPr>
        <w:t xml:space="preserve"> </w:t>
      </w:r>
      <w:r w:rsidRPr="001F352D">
        <w:rPr>
          <w:rFonts w:cstheme="minorHAnsi"/>
          <w:strike/>
        </w:rPr>
        <w:t>and</w:t>
      </w:r>
      <w:r w:rsidRPr="001F352D">
        <w:rPr>
          <w:rFonts w:cstheme="minorHAnsi"/>
          <w:strike/>
          <w:spacing w:val="-8"/>
        </w:rPr>
        <w:t xml:space="preserve"> </w:t>
      </w:r>
      <w:r w:rsidRPr="001F352D">
        <w:rPr>
          <w:rFonts w:cstheme="minorHAnsi"/>
          <w:strike/>
          <w:spacing w:val="-2"/>
        </w:rPr>
        <w:t>wavelength</w:t>
      </w:r>
    </w:p>
    <w:p w14:paraId="325F14A5"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beam</w:t>
      </w:r>
      <w:r w:rsidRPr="001F352D">
        <w:rPr>
          <w:rFonts w:cstheme="minorHAnsi"/>
          <w:strike/>
          <w:spacing w:val="-9"/>
        </w:rPr>
        <w:t xml:space="preserve"> </w:t>
      </w:r>
      <w:r w:rsidRPr="001F352D">
        <w:rPr>
          <w:rFonts w:cstheme="minorHAnsi"/>
          <w:strike/>
          <w:spacing w:val="-2"/>
        </w:rPr>
        <w:t>characteristics</w:t>
      </w:r>
    </w:p>
    <w:p w14:paraId="5777E87D"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quality</w:t>
      </w:r>
    </w:p>
    <w:p w14:paraId="2A2B67A5"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quantity</w:t>
      </w:r>
    </w:p>
    <w:p w14:paraId="439F1268"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primary</w:t>
      </w:r>
      <w:r w:rsidRPr="001F352D">
        <w:rPr>
          <w:rFonts w:cstheme="minorHAnsi"/>
          <w:strike/>
          <w:spacing w:val="-10"/>
        </w:rPr>
        <w:t xml:space="preserve"> </w:t>
      </w:r>
      <w:r w:rsidRPr="001F352D">
        <w:rPr>
          <w:rFonts w:cstheme="minorHAnsi"/>
          <w:strike/>
        </w:rPr>
        <w:t>versus</w:t>
      </w:r>
      <w:r w:rsidRPr="001F352D">
        <w:rPr>
          <w:rFonts w:cstheme="minorHAnsi"/>
          <w:strike/>
          <w:spacing w:val="-9"/>
        </w:rPr>
        <w:t xml:space="preserve"> </w:t>
      </w:r>
      <w:r w:rsidRPr="001F352D">
        <w:rPr>
          <w:rFonts w:cstheme="minorHAnsi"/>
          <w:strike/>
        </w:rPr>
        <w:t>remnant</w:t>
      </w:r>
      <w:r w:rsidRPr="001F352D">
        <w:rPr>
          <w:rFonts w:cstheme="minorHAnsi"/>
          <w:strike/>
          <w:spacing w:val="-9"/>
        </w:rPr>
        <w:t xml:space="preserve"> </w:t>
      </w:r>
      <w:r w:rsidRPr="001F352D">
        <w:rPr>
          <w:rFonts w:cstheme="minorHAnsi"/>
          <w:strike/>
          <w:spacing w:val="-2"/>
        </w:rPr>
        <w:t>(exit)</w:t>
      </w:r>
    </w:p>
    <w:p w14:paraId="0E448581"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inverse</w:t>
      </w:r>
      <w:r w:rsidRPr="001F352D">
        <w:rPr>
          <w:rFonts w:cstheme="minorHAnsi"/>
          <w:strike/>
          <w:spacing w:val="-8"/>
        </w:rPr>
        <w:t xml:space="preserve"> </w:t>
      </w:r>
      <w:r w:rsidRPr="001F352D">
        <w:rPr>
          <w:rFonts w:cstheme="minorHAnsi"/>
          <w:strike/>
        </w:rPr>
        <w:t>square</w:t>
      </w:r>
      <w:r w:rsidRPr="001F352D">
        <w:rPr>
          <w:rFonts w:cstheme="minorHAnsi"/>
          <w:strike/>
          <w:spacing w:val="-8"/>
        </w:rPr>
        <w:t xml:space="preserve"> </w:t>
      </w:r>
      <w:r w:rsidRPr="001F352D">
        <w:rPr>
          <w:rFonts w:cstheme="minorHAnsi"/>
          <w:strike/>
          <w:spacing w:val="-5"/>
        </w:rPr>
        <w:t>law</w:t>
      </w:r>
    </w:p>
    <w:p w14:paraId="4D338794"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fundamental properties (e.g.,</w:t>
      </w:r>
      <w:r w:rsidRPr="001F352D">
        <w:rPr>
          <w:rFonts w:cstheme="minorHAnsi"/>
          <w:strike/>
          <w:spacing w:val="-11"/>
        </w:rPr>
        <w:t xml:space="preserve"> </w:t>
      </w:r>
      <w:r w:rsidRPr="001F352D">
        <w:rPr>
          <w:rFonts w:cstheme="minorHAnsi"/>
          <w:strike/>
        </w:rPr>
        <w:t>travel</w:t>
      </w:r>
      <w:r w:rsidRPr="001F352D">
        <w:rPr>
          <w:rFonts w:cstheme="minorHAnsi"/>
          <w:strike/>
          <w:spacing w:val="-10"/>
        </w:rPr>
        <w:t xml:space="preserve"> </w:t>
      </w:r>
      <w:r w:rsidRPr="001F352D">
        <w:rPr>
          <w:rFonts w:cstheme="minorHAnsi"/>
          <w:strike/>
        </w:rPr>
        <w:t>in</w:t>
      </w:r>
      <w:r w:rsidRPr="001F352D">
        <w:rPr>
          <w:rFonts w:cstheme="minorHAnsi"/>
          <w:strike/>
          <w:spacing w:val="-11"/>
        </w:rPr>
        <w:t xml:space="preserve"> </w:t>
      </w:r>
      <w:r w:rsidRPr="001F352D">
        <w:rPr>
          <w:rFonts w:cstheme="minorHAnsi"/>
          <w:strike/>
        </w:rPr>
        <w:t>straight</w:t>
      </w:r>
      <w:r w:rsidRPr="001F352D">
        <w:rPr>
          <w:rFonts w:cstheme="minorHAnsi"/>
          <w:strike/>
          <w:spacing w:val="-9"/>
        </w:rPr>
        <w:t xml:space="preserve"> </w:t>
      </w:r>
      <w:r w:rsidRPr="001F352D">
        <w:rPr>
          <w:rFonts w:cstheme="minorHAnsi"/>
          <w:strike/>
        </w:rPr>
        <w:t>lines, ionize matter)</w:t>
      </w:r>
    </w:p>
    <w:p w14:paraId="73AB5801" w14:textId="77777777" w:rsidR="00710600" w:rsidRPr="00710600" w:rsidRDefault="0038697F"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photon</w:t>
      </w:r>
      <w:r w:rsidRPr="00710600">
        <w:rPr>
          <w:rFonts w:cstheme="minorHAnsi"/>
          <w:spacing w:val="-8"/>
        </w:rPr>
        <w:t xml:space="preserve"> </w:t>
      </w:r>
      <w:r w:rsidRPr="00710600">
        <w:rPr>
          <w:rFonts w:cstheme="minorHAnsi"/>
        </w:rPr>
        <w:t>interactions</w:t>
      </w:r>
      <w:r w:rsidRPr="00710600">
        <w:rPr>
          <w:rFonts w:cstheme="minorHAnsi"/>
          <w:spacing w:val="-9"/>
        </w:rPr>
        <w:t xml:space="preserve"> </w:t>
      </w:r>
      <w:r w:rsidRPr="00710600">
        <w:rPr>
          <w:rFonts w:cstheme="minorHAnsi"/>
        </w:rPr>
        <w:t>with</w:t>
      </w:r>
      <w:r w:rsidRPr="00710600">
        <w:rPr>
          <w:rFonts w:cstheme="minorHAnsi"/>
          <w:spacing w:val="-9"/>
        </w:rPr>
        <w:t xml:space="preserve"> </w:t>
      </w:r>
      <w:r w:rsidRPr="00710600">
        <w:rPr>
          <w:rFonts w:cstheme="minorHAnsi"/>
          <w:spacing w:val="-2"/>
        </w:rPr>
        <w:t>matter</w:t>
      </w:r>
    </w:p>
    <w:p w14:paraId="1FDD4C42"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photoelectric</w:t>
      </w:r>
    </w:p>
    <w:p w14:paraId="3304836A"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Compton</w:t>
      </w:r>
    </w:p>
    <w:p w14:paraId="2DA67434"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coherent</w:t>
      </w:r>
      <w:r w:rsidRPr="001F352D">
        <w:rPr>
          <w:rFonts w:cstheme="minorHAnsi"/>
          <w:strike/>
          <w:spacing w:val="-13"/>
        </w:rPr>
        <w:t xml:space="preserve"> </w:t>
      </w:r>
      <w:r w:rsidRPr="001F352D">
        <w:rPr>
          <w:rFonts w:cstheme="minorHAnsi"/>
          <w:strike/>
          <w:spacing w:val="-2"/>
        </w:rPr>
        <w:t>(classical)</w:t>
      </w:r>
    </w:p>
    <w:p w14:paraId="0FB45A98" w14:textId="77777777" w:rsidR="00710600" w:rsidRPr="001F352D" w:rsidRDefault="0038697F"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attenuation</w:t>
      </w:r>
      <w:r w:rsidRPr="001F352D">
        <w:rPr>
          <w:rFonts w:cstheme="minorHAnsi"/>
          <w:strike/>
          <w:spacing w:val="-8"/>
        </w:rPr>
        <w:t xml:space="preserve"> </w:t>
      </w:r>
      <w:r w:rsidRPr="001F352D">
        <w:rPr>
          <w:rFonts w:cstheme="minorHAnsi"/>
          <w:strike/>
        </w:rPr>
        <w:t>by</w:t>
      </w:r>
      <w:r w:rsidRPr="001F352D">
        <w:rPr>
          <w:rFonts w:cstheme="minorHAnsi"/>
          <w:strike/>
          <w:spacing w:val="-9"/>
        </w:rPr>
        <w:t xml:space="preserve"> </w:t>
      </w:r>
      <w:r w:rsidRPr="001F352D">
        <w:rPr>
          <w:rFonts w:cstheme="minorHAnsi"/>
          <w:strike/>
        </w:rPr>
        <w:t>various</w:t>
      </w:r>
      <w:r w:rsidRPr="001F352D">
        <w:rPr>
          <w:rFonts w:cstheme="minorHAnsi"/>
          <w:strike/>
          <w:spacing w:val="-8"/>
        </w:rPr>
        <w:t xml:space="preserve"> </w:t>
      </w:r>
      <w:r w:rsidRPr="001F352D">
        <w:rPr>
          <w:rFonts w:cstheme="minorHAnsi"/>
          <w:strike/>
          <w:spacing w:val="-2"/>
        </w:rPr>
        <w:t>tissues</w:t>
      </w:r>
    </w:p>
    <w:p w14:paraId="5166A194"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thickness</w:t>
      </w:r>
      <w:r w:rsidRPr="001F352D">
        <w:rPr>
          <w:rFonts w:cstheme="minorHAnsi"/>
          <w:strike/>
          <w:spacing w:val="-8"/>
        </w:rPr>
        <w:t xml:space="preserve"> </w:t>
      </w:r>
      <w:r w:rsidRPr="001F352D">
        <w:rPr>
          <w:rFonts w:cstheme="minorHAnsi"/>
          <w:strike/>
        </w:rPr>
        <w:t>of</w:t>
      </w:r>
      <w:r w:rsidRPr="001F352D">
        <w:rPr>
          <w:rFonts w:cstheme="minorHAnsi"/>
          <w:strike/>
          <w:spacing w:val="-6"/>
        </w:rPr>
        <w:t xml:space="preserve"> </w:t>
      </w:r>
      <w:r w:rsidRPr="001F352D">
        <w:rPr>
          <w:rFonts w:cstheme="minorHAnsi"/>
          <w:strike/>
        </w:rPr>
        <w:t>body</w:t>
      </w:r>
      <w:r w:rsidRPr="001F352D">
        <w:rPr>
          <w:rFonts w:cstheme="minorHAnsi"/>
          <w:strike/>
          <w:spacing w:val="-7"/>
        </w:rPr>
        <w:t xml:space="preserve"> </w:t>
      </w:r>
      <w:r w:rsidRPr="001F352D">
        <w:rPr>
          <w:rFonts w:cstheme="minorHAnsi"/>
          <w:strike/>
          <w:spacing w:val="-4"/>
        </w:rPr>
        <w:t>part</w:t>
      </w:r>
    </w:p>
    <w:p w14:paraId="7FB73899" w14:textId="77777777" w:rsidR="00710600" w:rsidRPr="001F352D" w:rsidRDefault="0038697F"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rPr>
        <w:t>type</w:t>
      </w:r>
      <w:r w:rsidRPr="001F352D">
        <w:rPr>
          <w:rFonts w:cstheme="minorHAnsi"/>
          <w:strike/>
          <w:spacing w:val="-6"/>
        </w:rPr>
        <w:t xml:space="preserve"> </w:t>
      </w:r>
      <w:r w:rsidRPr="001F352D">
        <w:rPr>
          <w:rFonts w:cstheme="minorHAnsi"/>
          <w:strike/>
        </w:rPr>
        <w:t>of</w:t>
      </w:r>
      <w:r w:rsidRPr="001F352D">
        <w:rPr>
          <w:rFonts w:cstheme="minorHAnsi"/>
          <w:strike/>
          <w:spacing w:val="-6"/>
        </w:rPr>
        <w:t xml:space="preserve"> </w:t>
      </w:r>
      <w:r w:rsidRPr="001F352D">
        <w:rPr>
          <w:rFonts w:cstheme="minorHAnsi"/>
          <w:strike/>
        </w:rPr>
        <w:t>tissue</w:t>
      </w:r>
      <w:r w:rsidRPr="001F352D">
        <w:rPr>
          <w:rFonts w:cstheme="minorHAnsi"/>
          <w:strike/>
          <w:spacing w:val="-5"/>
        </w:rPr>
        <w:t xml:space="preserve"> </w:t>
      </w:r>
      <w:r w:rsidRPr="001F352D">
        <w:rPr>
          <w:rFonts w:cstheme="minorHAnsi"/>
          <w:strike/>
        </w:rPr>
        <w:t>(atomic</w:t>
      </w:r>
      <w:r w:rsidRPr="001F352D">
        <w:rPr>
          <w:rFonts w:cstheme="minorHAnsi"/>
          <w:strike/>
          <w:spacing w:val="-5"/>
        </w:rPr>
        <w:t xml:space="preserve"> </w:t>
      </w:r>
      <w:r w:rsidRPr="001F352D">
        <w:rPr>
          <w:rFonts w:cstheme="minorHAnsi"/>
          <w:strike/>
          <w:spacing w:val="-2"/>
        </w:rPr>
        <w:t>number)</w:t>
      </w:r>
    </w:p>
    <w:p w14:paraId="5BC7F63A" w14:textId="77777777" w:rsidR="00710600" w:rsidRDefault="00E20E94" w:rsidP="00710600">
      <w:pPr>
        <w:pStyle w:val="ListParagraph"/>
        <w:widowControl w:val="0"/>
        <w:numPr>
          <w:ilvl w:val="1"/>
          <w:numId w:val="50"/>
        </w:numPr>
        <w:tabs>
          <w:tab w:val="left" w:pos="1300"/>
        </w:tabs>
        <w:autoSpaceDE w:val="0"/>
        <w:autoSpaceDN w:val="0"/>
        <w:spacing w:after="0" w:line="240" w:lineRule="auto"/>
        <w:contextualSpacing w:val="0"/>
        <w:rPr>
          <w:rFonts w:cstheme="minorHAnsi"/>
        </w:rPr>
      </w:pPr>
      <w:r w:rsidRPr="00710600">
        <w:rPr>
          <w:rFonts w:cstheme="minorHAnsi"/>
        </w:rPr>
        <w:t>Biological Effects of Radiation</w:t>
      </w:r>
    </w:p>
    <w:p w14:paraId="46213281" w14:textId="77777777" w:rsid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SI Units of measurement</w:t>
      </w:r>
    </w:p>
    <w:p w14:paraId="30812DA3"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absorbed dose (Gy)</w:t>
      </w:r>
    </w:p>
    <w:p w14:paraId="2644B1F5"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dose equivalent (Sv)</w:t>
      </w:r>
    </w:p>
    <w:p w14:paraId="58A29C90"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exposure</w:t>
      </w:r>
      <w:r w:rsidRPr="001F352D">
        <w:rPr>
          <w:rFonts w:cstheme="minorHAnsi"/>
          <w:strike/>
          <w:spacing w:val="-12"/>
        </w:rPr>
        <w:t xml:space="preserve"> </w:t>
      </w:r>
      <w:r w:rsidRPr="001F352D">
        <w:rPr>
          <w:rFonts w:cstheme="minorHAnsi"/>
          <w:strike/>
          <w:spacing w:val="-2"/>
        </w:rPr>
        <w:t>(C/kg)</w:t>
      </w:r>
    </w:p>
    <w:p w14:paraId="75BE0C58"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effective</w:t>
      </w:r>
      <w:r w:rsidRPr="001F352D">
        <w:rPr>
          <w:rFonts w:cstheme="minorHAnsi"/>
          <w:strike/>
          <w:spacing w:val="-8"/>
        </w:rPr>
        <w:t xml:space="preserve"> </w:t>
      </w:r>
      <w:r w:rsidRPr="001F352D">
        <w:rPr>
          <w:rFonts w:cstheme="minorHAnsi"/>
          <w:strike/>
        </w:rPr>
        <w:t>dose</w:t>
      </w:r>
      <w:r w:rsidRPr="001F352D">
        <w:rPr>
          <w:rFonts w:cstheme="minorHAnsi"/>
          <w:strike/>
          <w:spacing w:val="-9"/>
        </w:rPr>
        <w:t xml:space="preserve"> </w:t>
      </w:r>
      <w:r w:rsidRPr="001F352D">
        <w:rPr>
          <w:rFonts w:cstheme="minorHAnsi"/>
          <w:strike/>
          <w:spacing w:val="-4"/>
        </w:rPr>
        <w:t>(Sv)</w:t>
      </w:r>
    </w:p>
    <w:p w14:paraId="234CEF40"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air</w:t>
      </w:r>
      <w:r w:rsidRPr="001F352D">
        <w:rPr>
          <w:rFonts w:cstheme="minorHAnsi"/>
          <w:strike/>
          <w:spacing w:val="-6"/>
        </w:rPr>
        <w:t xml:space="preserve"> </w:t>
      </w:r>
      <w:r w:rsidRPr="001F352D">
        <w:rPr>
          <w:rFonts w:cstheme="minorHAnsi"/>
          <w:strike/>
        </w:rPr>
        <w:t>kerma</w:t>
      </w:r>
      <w:r w:rsidRPr="001F352D">
        <w:rPr>
          <w:rFonts w:cstheme="minorHAnsi"/>
          <w:strike/>
          <w:spacing w:val="-7"/>
        </w:rPr>
        <w:t xml:space="preserve"> </w:t>
      </w:r>
      <w:r w:rsidRPr="001F352D">
        <w:rPr>
          <w:rFonts w:cstheme="minorHAnsi"/>
          <w:strike/>
          <w:spacing w:val="-4"/>
        </w:rPr>
        <w:t>(Gy)</w:t>
      </w:r>
    </w:p>
    <w:p w14:paraId="78E82C44" w14:textId="77777777" w:rsidR="00710600" w:rsidRP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spacing w:val="-2"/>
        </w:rPr>
        <w:t>radiosensitivit</w:t>
      </w:r>
      <w:r w:rsidR="00710600">
        <w:rPr>
          <w:rFonts w:cstheme="minorHAnsi"/>
          <w:spacing w:val="-2"/>
        </w:rPr>
        <w:t>y</w:t>
      </w:r>
    </w:p>
    <w:p w14:paraId="7845D0C9" w14:textId="0DBCE7BE"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dose-response</w:t>
      </w:r>
      <w:r w:rsidRPr="001F352D">
        <w:rPr>
          <w:rFonts w:cstheme="minorHAnsi"/>
          <w:strike/>
          <w:spacing w:val="8"/>
        </w:rPr>
        <w:t xml:space="preserve"> </w:t>
      </w:r>
      <w:r w:rsidRPr="001F352D">
        <w:rPr>
          <w:rFonts w:cstheme="minorHAnsi"/>
          <w:strike/>
          <w:spacing w:val="-2"/>
        </w:rPr>
        <w:t>relationships</w:t>
      </w:r>
    </w:p>
    <w:p w14:paraId="3C9906F2"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relative</w:t>
      </w:r>
      <w:r w:rsidRPr="001F352D">
        <w:rPr>
          <w:rFonts w:cstheme="minorHAnsi"/>
          <w:strike/>
          <w:spacing w:val="-14"/>
        </w:rPr>
        <w:t xml:space="preserve"> </w:t>
      </w:r>
      <w:r w:rsidRPr="001F352D">
        <w:rPr>
          <w:rFonts w:cstheme="minorHAnsi"/>
          <w:strike/>
        </w:rPr>
        <w:t>tissue</w:t>
      </w:r>
      <w:r w:rsidRPr="001F352D">
        <w:rPr>
          <w:rFonts w:cstheme="minorHAnsi"/>
          <w:strike/>
          <w:spacing w:val="-14"/>
        </w:rPr>
        <w:t xml:space="preserve"> </w:t>
      </w:r>
      <w:r w:rsidRPr="001F352D">
        <w:rPr>
          <w:rFonts w:cstheme="minorHAnsi"/>
          <w:strike/>
        </w:rPr>
        <w:t>radiosensitivities (e.g., LET, RBE)</w:t>
      </w:r>
    </w:p>
    <w:p w14:paraId="69815A25"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position w:val="1"/>
        </w:rPr>
        <w:t>cell</w:t>
      </w:r>
      <w:r w:rsidRPr="001F352D">
        <w:rPr>
          <w:rFonts w:cstheme="minorHAnsi"/>
          <w:strike/>
          <w:spacing w:val="-8"/>
          <w:position w:val="1"/>
        </w:rPr>
        <w:t xml:space="preserve"> </w:t>
      </w:r>
      <w:r w:rsidRPr="001F352D">
        <w:rPr>
          <w:rFonts w:cstheme="minorHAnsi"/>
          <w:strike/>
          <w:position w:val="1"/>
        </w:rPr>
        <w:t>survival</w:t>
      </w:r>
      <w:r w:rsidRPr="001F352D">
        <w:rPr>
          <w:rFonts w:cstheme="minorHAnsi"/>
          <w:strike/>
          <w:spacing w:val="-7"/>
          <w:position w:val="1"/>
        </w:rPr>
        <w:t xml:space="preserve"> </w:t>
      </w:r>
      <w:r w:rsidRPr="001F352D">
        <w:rPr>
          <w:rFonts w:cstheme="minorHAnsi"/>
          <w:strike/>
          <w:position w:val="1"/>
        </w:rPr>
        <w:t>and</w:t>
      </w:r>
      <w:r w:rsidRPr="001F352D">
        <w:rPr>
          <w:rFonts w:cstheme="minorHAnsi"/>
          <w:strike/>
          <w:spacing w:val="-6"/>
          <w:position w:val="1"/>
        </w:rPr>
        <w:t xml:space="preserve"> </w:t>
      </w:r>
      <w:r w:rsidRPr="001F352D">
        <w:rPr>
          <w:rFonts w:cstheme="minorHAnsi"/>
          <w:strike/>
          <w:position w:val="1"/>
        </w:rPr>
        <w:t>recovery</w:t>
      </w:r>
      <w:r w:rsidRPr="001F352D">
        <w:rPr>
          <w:rFonts w:cstheme="minorHAnsi"/>
          <w:strike/>
          <w:spacing w:val="-5"/>
          <w:position w:val="1"/>
        </w:rPr>
        <w:t xml:space="preserve"> </w:t>
      </w:r>
      <w:r w:rsidRPr="001F352D">
        <w:rPr>
          <w:rFonts w:cstheme="minorHAnsi"/>
          <w:strike/>
          <w:spacing w:val="-2"/>
          <w:position w:val="1"/>
        </w:rPr>
        <w:t>(LD</w:t>
      </w:r>
      <w:r w:rsidRPr="001F352D">
        <w:rPr>
          <w:rFonts w:cstheme="minorHAnsi"/>
          <w:strike/>
          <w:spacing w:val="-2"/>
        </w:rPr>
        <w:t>50</w:t>
      </w:r>
      <w:r w:rsidRPr="001F352D">
        <w:rPr>
          <w:rFonts w:cstheme="minorHAnsi"/>
          <w:strike/>
          <w:spacing w:val="-2"/>
          <w:position w:val="1"/>
        </w:rPr>
        <w:t>)</w:t>
      </w:r>
    </w:p>
    <w:p w14:paraId="0F0D60C2"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oxygen</w:t>
      </w:r>
      <w:r w:rsidRPr="001F352D">
        <w:rPr>
          <w:rFonts w:cstheme="minorHAnsi"/>
          <w:strike/>
          <w:spacing w:val="-9"/>
        </w:rPr>
        <w:t xml:space="preserve"> </w:t>
      </w:r>
      <w:r w:rsidRPr="001F352D">
        <w:rPr>
          <w:rFonts w:cstheme="minorHAnsi"/>
          <w:strike/>
          <w:spacing w:val="-2"/>
        </w:rPr>
        <w:t>effect</w:t>
      </w:r>
    </w:p>
    <w:p w14:paraId="5CAD5B4B" w14:textId="77777777" w:rsidR="00710600" w:rsidRPr="00710600" w:rsidRDefault="00E20E94" w:rsidP="00710600">
      <w:pPr>
        <w:pStyle w:val="ListParagraph"/>
        <w:widowControl w:val="0"/>
        <w:numPr>
          <w:ilvl w:val="2"/>
          <w:numId w:val="50"/>
        </w:numPr>
        <w:tabs>
          <w:tab w:val="left" w:pos="1300"/>
        </w:tabs>
        <w:autoSpaceDE w:val="0"/>
        <w:autoSpaceDN w:val="0"/>
        <w:spacing w:after="0" w:line="240" w:lineRule="auto"/>
        <w:contextualSpacing w:val="0"/>
        <w:rPr>
          <w:rFonts w:cstheme="minorHAnsi"/>
        </w:rPr>
      </w:pPr>
      <w:r w:rsidRPr="00710600">
        <w:rPr>
          <w:rFonts w:cstheme="minorHAnsi"/>
        </w:rPr>
        <w:t>somatic</w:t>
      </w:r>
      <w:r w:rsidRPr="00710600">
        <w:rPr>
          <w:rFonts w:cstheme="minorHAnsi"/>
          <w:spacing w:val="-9"/>
        </w:rPr>
        <w:t xml:space="preserve"> </w:t>
      </w:r>
      <w:r w:rsidRPr="00710600">
        <w:rPr>
          <w:rFonts w:cstheme="minorHAnsi"/>
          <w:spacing w:val="-2"/>
        </w:rPr>
        <w:t>effects</w:t>
      </w:r>
    </w:p>
    <w:p w14:paraId="169DD37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cells</w:t>
      </w:r>
    </w:p>
    <w:p w14:paraId="17C714C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tissue</w:t>
      </w:r>
      <w:r w:rsidR="00710600" w:rsidRPr="001F352D">
        <w:rPr>
          <w:rFonts w:cstheme="minorHAnsi"/>
          <w:strike/>
          <w:spacing w:val="-2"/>
        </w:rPr>
        <w:t xml:space="preserve"> </w:t>
      </w:r>
      <w:r w:rsidRPr="001F352D">
        <w:rPr>
          <w:rFonts w:cstheme="minorHAnsi"/>
          <w:strike/>
        </w:rPr>
        <w:t>(e.g.,</w:t>
      </w:r>
      <w:r w:rsidRPr="001F352D">
        <w:rPr>
          <w:rFonts w:cstheme="minorHAnsi"/>
          <w:strike/>
          <w:spacing w:val="-10"/>
        </w:rPr>
        <w:t xml:space="preserve"> </w:t>
      </w:r>
      <w:r w:rsidRPr="001F352D">
        <w:rPr>
          <w:rFonts w:cstheme="minorHAnsi"/>
          <w:strike/>
        </w:rPr>
        <w:t>eye,</w:t>
      </w:r>
      <w:r w:rsidRPr="001F352D">
        <w:rPr>
          <w:rFonts w:cstheme="minorHAnsi"/>
          <w:strike/>
          <w:spacing w:val="-10"/>
        </w:rPr>
        <w:t xml:space="preserve"> </w:t>
      </w:r>
      <w:r w:rsidRPr="001F352D">
        <w:rPr>
          <w:rFonts w:cstheme="minorHAnsi"/>
          <w:strike/>
        </w:rPr>
        <w:t>thyroid,</w:t>
      </w:r>
      <w:r w:rsidRPr="001F352D">
        <w:rPr>
          <w:rFonts w:cstheme="minorHAnsi"/>
          <w:strike/>
          <w:spacing w:val="-9"/>
        </w:rPr>
        <w:t xml:space="preserve"> </w:t>
      </w:r>
      <w:r w:rsidRPr="001F352D">
        <w:rPr>
          <w:rFonts w:cstheme="minorHAnsi"/>
          <w:strike/>
        </w:rPr>
        <w:t>breast,</w:t>
      </w:r>
      <w:r w:rsidRPr="001F352D">
        <w:rPr>
          <w:rFonts w:cstheme="minorHAnsi"/>
          <w:strike/>
          <w:spacing w:val="-10"/>
        </w:rPr>
        <w:t xml:space="preserve"> </w:t>
      </w:r>
      <w:r w:rsidRPr="001F352D">
        <w:rPr>
          <w:rFonts w:cstheme="minorHAnsi"/>
          <w:strike/>
        </w:rPr>
        <w:t>skin, marrow, gonad)</w:t>
      </w:r>
    </w:p>
    <w:p w14:paraId="555C920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embryo</w:t>
      </w:r>
      <w:r w:rsidRPr="001F352D">
        <w:rPr>
          <w:rFonts w:cstheme="minorHAnsi"/>
          <w:strike/>
          <w:spacing w:val="-9"/>
        </w:rPr>
        <w:t xml:space="preserve"> </w:t>
      </w:r>
      <w:r w:rsidRPr="001F352D">
        <w:rPr>
          <w:rFonts w:cstheme="minorHAnsi"/>
          <w:strike/>
        </w:rPr>
        <w:t>and</w:t>
      </w:r>
      <w:r w:rsidRPr="001F352D">
        <w:rPr>
          <w:rFonts w:cstheme="minorHAnsi"/>
          <w:strike/>
          <w:spacing w:val="-7"/>
        </w:rPr>
        <w:t xml:space="preserve"> </w:t>
      </w:r>
      <w:r w:rsidRPr="001F352D">
        <w:rPr>
          <w:rFonts w:cstheme="minorHAnsi"/>
          <w:strike/>
          <w:spacing w:val="-2"/>
        </w:rPr>
        <w:t>fetus</w:t>
      </w:r>
    </w:p>
    <w:p w14:paraId="0296AC2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lastRenderedPageBreak/>
        <w:t>carcinogenesis</w:t>
      </w:r>
    </w:p>
    <w:p w14:paraId="55FF0766"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early</w:t>
      </w:r>
      <w:r w:rsidRPr="001F352D">
        <w:rPr>
          <w:rFonts w:cstheme="minorHAnsi"/>
          <w:strike/>
          <w:spacing w:val="-8"/>
        </w:rPr>
        <w:t xml:space="preserve"> </w:t>
      </w:r>
      <w:r w:rsidRPr="001F352D">
        <w:rPr>
          <w:rFonts w:cstheme="minorHAnsi"/>
          <w:strike/>
        </w:rPr>
        <w:t>versus</w:t>
      </w:r>
      <w:r w:rsidRPr="001F352D">
        <w:rPr>
          <w:rFonts w:cstheme="minorHAnsi"/>
          <w:strike/>
          <w:spacing w:val="-8"/>
        </w:rPr>
        <w:t xml:space="preserve"> </w:t>
      </w:r>
      <w:r w:rsidRPr="001F352D">
        <w:rPr>
          <w:rFonts w:cstheme="minorHAnsi"/>
          <w:strike/>
        </w:rPr>
        <w:t>late</w:t>
      </w:r>
      <w:r w:rsidRPr="001F352D">
        <w:rPr>
          <w:rFonts w:cstheme="minorHAnsi"/>
          <w:strike/>
          <w:spacing w:val="-9"/>
        </w:rPr>
        <w:t xml:space="preserve"> </w:t>
      </w:r>
      <w:r w:rsidRPr="001F352D">
        <w:rPr>
          <w:rFonts w:cstheme="minorHAnsi"/>
          <w:strike/>
        </w:rPr>
        <w:t>or</w:t>
      </w:r>
      <w:r w:rsidRPr="001F352D">
        <w:rPr>
          <w:rFonts w:cstheme="minorHAnsi"/>
          <w:strike/>
          <w:spacing w:val="-6"/>
        </w:rPr>
        <w:t xml:space="preserve"> </w:t>
      </w:r>
      <w:r w:rsidRPr="001F352D">
        <w:rPr>
          <w:rFonts w:cstheme="minorHAnsi"/>
          <w:strike/>
        </w:rPr>
        <w:t>acute</w:t>
      </w:r>
      <w:r w:rsidRPr="001F352D">
        <w:rPr>
          <w:rFonts w:cstheme="minorHAnsi"/>
          <w:strike/>
          <w:spacing w:val="-9"/>
        </w:rPr>
        <w:t xml:space="preserve"> </w:t>
      </w:r>
      <w:r w:rsidRPr="001F352D">
        <w:rPr>
          <w:rFonts w:cstheme="minorHAnsi"/>
          <w:strike/>
        </w:rPr>
        <w:t xml:space="preserve">versus </w:t>
      </w:r>
      <w:r w:rsidRPr="001F352D">
        <w:rPr>
          <w:rFonts w:cstheme="minorHAnsi"/>
          <w:strike/>
          <w:spacing w:val="-2"/>
        </w:rPr>
        <w:t>chronic</w:t>
      </w:r>
    </w:p>
    <w:p w14:paraId="1BD22AD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deterministic</w:t>
      </w:r>
      <w:r w:rsidRPr="001F352D">
        <w:rPr>
          <w:rFonts w:cstheme="minorHAnsi"/>
          <w:strike/>
          <w:spacing w:val="-14"/>
        </w:rPr>
        <w:t xml:space="preserve"> </w:t>
      </w:r>
      <w:r w:rsidRPr="001F352D">
        <w:rPr>
          <w:rFonts w:cstheme="minorHAnsi"/>
          <w:strike/>
        </w:rPr>
        <w:t>(tissue</w:t>
      </w:r>
      <w:r w:rsidRPr="001F352D">
        <w:rPr>
          <w:rFonts w:cstheme="minorHAnsi"/>
          <w:strike/>
          <w:spacing w:val="-14"/>
        </w:rPr>
        <w:t xml:space="preserve"> </w:t>
      </w:r>
      <w:r w:rsidRPr="001F352D">
        <w:rPr>
          <w:rFonts w:cstheme="minorHAnsi"/>
          <w:strike/>
        </w:rPr>
        <w:t>reactions) versus stochastic</w:t>
      </w:r>
    </w:p>
    <w:p w14:paraId="75FEFC57" w14:textId="77777777" w:rsidR="00710600" w:rsidRPr="001F352D" w:rsidRDefault="00E20E94" w:rsidP="00710600">
      <w:pPr>
        <w:pStyle w:val="ListParagraph"/>
        <w:widowControl w:val="0"/>
        <w:numPr>
          <w:ilvl w:val="3"/>
          <w:numId w:val="50"/>
        </w:numPr>
        <w:tabs>
          <w:tab w:val="left" w:pos="1300"/>
        </w:tabs>
        <w:autoSpaceDE w:val="0"/>
        <w:autoSpaceDN w:val="0"/>
        <w:spacing w:after="0" w:line="240" w:lineRule="auto"/>
        <w:contextualSpacing w:val="0"/>
        <w:rPr>
          <w:rFonts w:cstheme="minorHAnsi"/>
          <w:strike/>
        </w:rPr>
      </w:pPr>
      <w:r w:rsidRPr="001F352D">
        <w:rPr>
          <w:rFonts w:cstheme="minorHAnsi"/>
          <w:strike/>
        </w:rPr>
        <w:t>short-term</w:t>
      </w:r>
      <w:r w:rsidRPr="001F352D">
        <w:rPr>
          <w:rFonts w:cstheme="minorHAnsi"/>
          <w:strike/>
          <w:spacing w:val="-14"/>
        </w:rPr>
        <w:t xml:space="preserve"> </w:t>
      </w:r>
      <w:r w:rsidRPr="001F352D">
        <w:rPr>
          <w:rFonts w:cstheme="minorHAnsi"/>
          <w:strike/>
        </w:rPr>
        <w:t>versus</w:t>
      </w:r>
      <w:r w:rsidRPr="001F352D">
        <w:rPr>
          <w:rFonts w:cstheme="minorHAnsi"/>
          <w:strike/>
          <w:spacing w:val="-14"/>
        </w:rPr>
        <w:t xml:space="preserve"> </w:t>
      </w:r>
      <w:r w:rsidRPr="001F352D">
        <w:rPr>
          <w:rFonts w:cstheme="minorHAnsi"/>
          <w:strike/>
        </w:rPr>
        <w:t xml:space="preserve">long-term </w:t>
      </w:r>
      <w:r w:rsidRPr="001F352D">
        <w:rPr>
          <w:rFonts w:cstheme="minorHAnsi"/>
          <w:strike/>
          <w:spacing w:val="-2"/>
        </w:rPr>
        <w:t>exposure</w:t>
      </w:r>
    </w:p>
    <w:p w14:paraId="35C8D137" w14:textId="77777777" w:rsidR="00710600" w:rsidRPr="00710600" w:rsidRDefault="00E20E94" w:rsidP="001F352D">
      <w:pPr>
        <w:pStyle w:val="ListParagraph"/>
        <w:widowControl w:val="0"/>
        <w:numPr>
          <w:ilvl w:val="2"/>
          <w:numId w:val="50"/>
        </w:numPr>
        <w:tabs>
          <w:tab w:val="left" w:pos="1300"/>
        </w:tabs>
        <w:autoSpaceDE w:val="0"/>
        <w:autoSpaceDN w:val="0"/>
        <w:spacing w:after="0" w:line="240" w:lineRule="auto"/>
        <w:contextualSpacing w:val="0"/>
        <w:rPr>
          <w:rFonts w:cstheme="minorHAnsi"/>
        </w:rPr>
      </w:pPr>
      <w:commentRangeStart w:id="5"/>
      <w:r w:rsidRPr="00710600">
        <w:rPr>
          <w:rFonts w:cstheme="minorHAnsi"/>
        </w:rPr>
        <w:t>acute</w:t>
      </w:r>
      <w:r w:rsidRPr="00710600">
        <w:rPr>
          <w:rFonts w:cstheme="minorHAnsi"/>
          <w:spacing w:val="-8"/>
        </w:rPr>
        <w:t xml:space="preserve"> </w:t>
      </w:r>
      <w:r w:rsidRPr="00710600">
        <w:rPr>
          <w:rFonts w:cstheme="minorHAnsi"/>
        </w:rPr>
        <w:t>radiation</w:t>
      </w:r>
      <w:r w:rsidRPr="00710600">
        <w:rPr>
          <w:rFonts w:cstheme="minorHAnsi"/>
          <w:spacing w:val="-8"/>
        </w:rPr>
        <w:t xml:space="preserve"> </w:t>
      </w:r>
      <w:r w:rsidRPr="00710600">
        <w:rPr>
          <w:rFonts w:cstheme="minorHAnsi"/>
          <w:spacing w:val="-2"/>
        </w:rPr>
        <w:t>syndromes</w:t>
      </w:r>
      <w:commentRangeEnd w:id="5"/>
      <w:r w:rsidR="00695C72">
        <w:rPr>
          <w:rStyle w:val="CommentReference"/>
        </w:rPr>
        <w:commentReference w:id="5"/>
      </w:r>
    </w:p>
    <w:p w14:paraId="2AD2AC37" w14:textId="77777777" w:rsidR="00710600"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hemopoietic</w:t>
      </w:r>
    </w:p>
    <w:p w14:paraId="4263E7B5" w14:textId="77777777" w:rsidR="00710600"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Fonts w:cstheme="minorHAnsi"/>
          <w:strike/>
        </w:rPr>
      </w:pPr>
      <w:r w:rsidRPr="001F352D">
        <w:rPr>
          <w:rFonts w:cstheme="minorHAnsi"/>
          <w:strike/>
          <w:spacing w:val="-2"/>
        </w:rPr>
        <w:t>gastrointestinal</w:t>
      </w:r>
      <w:r w:rsidRPr="001F352D">
        <w:rPr>
          <w:rFonts w:cstheme="minorHAnsi"/>
          <w:strike/>
          <w:spacing w:val="13"/>
        </w:rPr>
        <w:t xml:space="preserve"> </w:t>
      </w:r>
      <w:r w:rsidRPr="001F352D">
        <w:rPr>
          <w:rFonts w:cstheme="minorHAnsi"/>
          <w:strike/>
          <w:spacing w:val="-4"/>
        </w:rPr>
        <w:t>(GI)</w:t>
      </w:r>
    </w:p>
    <w:p w14:paraId="37277FE6" w14:textId="3524086C" w:rsidR="00D4656B" w:rsidRPr="001F352D" w:rsidRDefault="00E20E94" w:rsidP="00710600">
      <w:pPr>
        <w:pStyle w:val="ListParagraph"/>
        <w:widowControl w:val="0"/>
        <w:numPr>
          <w:ilvl w:val="4"/>
          <w:numId w:val="50"/>
        </w:numPr>
        <w:tabs>
          <w:tab w:val="left" w:pos="1300"/>
        </w:tabs>
        <w:autoSpaceDE w:val="0"/>
        <w:autoSpaceDN w:val="0"/>
        <w:spacing w:after="0" w:line="240" w:lineRule="auto"/>
        <w:contextualSpacing w:val="0"/>
        <w:rPr>
          <w:rStyle w:val="normaltextrun"/>
          <w:rFonts w:cstheme="minorHAnsi"/>
          <w:strike/>
        </w:rPr>
      </w:pPr>
      <w:r w:rsidRPr="001F352D">
        <w:rPr>
          <w:rFonts w:cstheme="minorHAnsi"/>
          <w:strike/>
        </w:rPr>
        <w:t>central</w:t>
      </w:r>
      <w:r w:rsidRPr="001F352D">
        <w:rPr>
          <w:rFonts w:cstheme="minorHAnsi"/>
          <w:strike/>
          <w:spacing w:val="-9"/>
        </w:rPr>
        <w:t xml:space="preserve"> </w:t>
      </w:r>
      <w:r w:rsidRPr="001F352D">
        <w:rPr>
          <w:rFonts w:cstheme="minorHAnsi"/>
          <w:strike/>
        </w:rPr>
        <w:t>nervous</w:t>
      </w:r>
      <w:r w:rsidRPr="001F352D">
        <w:rPr>
          <w:rFonts w:cstheme="minorHAnsi"/>
          <w:strike/>
          <w:spacing w:val="-8"/>
        </w:rPr>
        <w:t xml:space="preserve"> </w:t>
      </w:r>
      <w:r w:rsidRPr="001F352D">
        <w:rPr>
          <w:rFonts w:cstheme="minorHAnsi"/>
          <w:strike/>
        </w:rPr>
        <w:t>system</w:t>
      </w:r>
      <w:r w:rsidRPr="001F352D">
        <w:rPr>
          <w:rFonts w:cstheme="minorHAnsi"/>
          <w:strike/>
          <w:spacing w:val="-9"/>
        </w:rPr>
        <w:t xml:space="preserve"> </w:t>
      </w:r>
      <w:r w:rsidRPr="001F352D">
        <w:rPr>
          <w:rFonts w:cstheme="minorHAnsi"/>
          <w:strike/>
          <w:spacing w:val="-4"/>
        </w:rPr>
        <w:t>(CNS)</w:t>
      </w:r>
    </w:p>
    <w:p w14:paraId="730FDA41" w14:textId="77777777" w:rsidR="00D4656B" w:rsidRDefault="00D4656B"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p>
    <w:p w14:paraId="3E1E6EEB" w14:textId="54E512D2" w:rsidR="00ED7118" w:rsidRPr="00A71593" w:rsidRDefault="00A71593" w:rsidP="003F481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A71593">
        <w:rPr>
          <w:rStyle w:val="normaltextrun"/>
          <w:rFonts w:asciiTheme="minorHAnsi" w:hAnsiTheme="minorHAnsi" w:cstheme="minorHAnsi"/>
          <w:b/>
          <w:bCs/>
          <w:color w:val="000000"/>
          <w:sz w:val="22"/>
          <w:szCs w:val="22"/>
        </w:rPr>
        <w:t xml:space="preserve">Learning </w:t>
      </w:r>
      <w:r w:rsidR="00ED7118" w:rsidRPr="00A71593">
        <w:rPr>
          <w:rStyle w:val="normaltextrun"/>
          <w:rFonts w:asciiTheme="minorHAnsi" w:hAnsiTheme="minorHAnsi" w:cstheme="minorHAnsi"/>
          <w:b/>
          <w:bCs/>
          <w:color w:val="000000"/>
          <w:sz w:val="22"/>
          <w:szCs w:val="22"/>
        </w:rPr>
        <w:t>Objectives</w:t>
      </w:r>
    </w:p>
    <w:p w14:paraId="6D6211D4" w14:textId="318CB427"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commentRangeStart w:id="6"/>
      <w:r>
        <w:rPr>
          <w:rStyle w:val="normaltextrun"/>
          <w:rFonts w:asciiTheme="minorHAnsi" w:hAnsiTheme="minorHAnsi" w:cstheme="minorHAnsi"/>
          <w:color w:val="000000"/>
          <w:sz w:val="22"/>
          <w:szCs w:val="22"/>
        </w:rPr>
        <w:t>Discuss principles of radiation physics including x-ray productio</w:t>
      </w:r>
      <w:r w:rsidR="00A71593">
        <w:rPr>
          <w:rStyle w:val="normaltextrun"/>
          <w:rFonts w:asciiTheme="minorHAnsi" w:hAnsiTheme="minorHAnsi" w:cstheme="minorHAnsi"/>
          <w:color w:val="000000"/>
          <w:sz w:val="22"/>
          <w:szCs w:val="22"/>
        </w:rPr>
        <w:t>n</w:t>
      </w:r>
    </w:p>
    <w:p w14:paraId="3534487C" w14:textId="5368624E"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Differentiate between the target interactions of characteristic and bremsstrahlung radiation.</w:t>
      </w:r>
    </w:p>
    <w:p w14:paraId="41EB4DFA" w14:textId="59A0D2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Delineate the characteristics of the x-ray beam</w:t>
      </w:r>
    </w:p>
    <w:p w14:paraId="47FAE66E" w14:textId="7CA76437" w:rsidR="00A71593" w:rsidRDefault="00A71593"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Differentiate between the interactions with matter</w:t>
      </w:r>
    </w:p>
    <w:p w14:paraId="5544CF62" w14:textId="16F13336" w:rsidR="00ED7118" w:rsidRDefault="00ED7118" w:rsidP="00ED7118">
      <w:pPr>
        <w:pStyle w:val="paragraph"/>
        <w:numPr>
          <w:ilvl w:val="0"/>
          <w:numId w:val="49"/>
        </w:numPr>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Discuss biological effects of radiation, including units of measurement, radiosensitivity and somatic effects</w:t>
      </w:r>
      <w:commentRangeEnd w:id="6"/>
      <w:r w:rsidR="00695C72">
        <w:rPr>
          <w:rStyle w:val="CommentReference"/>
          <w:rFonts w:asciiTheme="minorHAnsi" w:eastAsiaTheme="minorHAnsi" w:hAnsiTheme="minorHAnsi" w:cstheme="minorBidi"/>
          <w:kern w:val="2"/>
          <w14:ligatures w14:val="standardContextual"/>
        </w:rPr>
        <w:commentReference w:id="6"/>
      </w:r>
      <w:r>
        <w:rPr>
          <w:rStyle w:val="normaltextrun"/>
          <w:rFonts w:asciiTheme="minorHAnsi" w:hAnsiTheme="minorHAnsi" w:cstheme="minorHAnsi"/>
          <w:color w:val="000000"/>
          <w:sz w:val="22"/>
          <w:szCs w:val="22"/>
        </w:rPr>
        <w:t>.</w:t>
      </w:r>
    </w:p>
    <w:p w14:paraId="2E742A1A" w14:textId="77777777" w:rsidR="00ED7118" w:rsidRDefault="00ED7118" w:rsidP="00ED7118">
      <w:pPr>
        <w:pStyle w:val="paragraph"/>
        <w:spacing w:before="0" w:beforeAutospacing="0" w:after="0" w:afterAutospacing="0"/>
        <w:ind w:left="720"/>
        <w:textAlignment w:val="baseline"/>
        <w:rPr>
          <w:rStyle w:val="normaltextrun"/>
          <w:rFonts w:asciiTheme="minorHAnsi" w:hAnsiTheme="minorHAnsi" w:cstheme="minorHAnsi"/>
          <w:color w:val="000000"/>
          <w:sz w:val="22"/>
          <w:szCs w:val="22"/>
        </w:rPr>
      </w:pPr>
    </w:p>
    <w:p w14:paraId="255F7DDD" w14:textId="11F552E2" w:rsidR="00DC7B29" w:rsidRPr="00695C72" w:rsidRDefault="00DC7B29" w:rsidP="00695C72">
      <w:pPr>
        <w:pStyle w:val="Heading1"/>
        <w:rPr>
          <w:rStyle w:val="normaltextrun"/>
        </w:rPr>
      </w:pPr>
      <w:commentRangeStart w:id="7"/>
      <w:r w:rsidRPr="00695C72">
        <w:rPr>
          <w:rStyle w:val="normaltextrun"/>
        </w:rPr>
        <w:t>Introduction</w:t>
      </w:r>
      <w:commentRangeEnd w:id="7"/>
      <w:r w:rsidR="00456F41">
        <w:rPr>
          <w:rStyle w:val="CommentReference"/>
          <w:rFonts w:eastAsiaTheme="minorHAnsi" w:cstheme="minorBidi"/>
          <w:b w:val="0"/>
          <w:bCs w:val="0"/>
          <w:color w:val="auto"/>
          <w:kern w:val="2"/>
          <w14:ligatures w14:val="standardContextual"/>
        </w:rPr>
        <w:commentReference w:id="7"/>
      </w:r>
    </w:p>
    <w:p w14:paraId="715DA00D" w14:textId="0ABD908F" w:rsidR="003F4815" w:rsidRDefault="003F4815" w:rsidP="003F4815">
      <w:pPr>
        <w:pStyle w:val="paragraph"/>
        <w:spacing w:before="0" w:beforeAutospacing="0" w:after="0" w:afterAutospacing="0"/>
        <w:textAlignment w:val="baseline"/>
        <w:rPr>
          <w:rStyle w:val="normaltextrun"/>
          <w:rFonts w:asciiTheme="minorHAnsi" w:hAnsiTheme="minorHAnsi" w:cstheme="minorHAnsi"/>
          <w:color w:val="000000"/>
          <w:sz w:val="22"/>
          <w:szCs w:val="22"/>
        </w:rPr>
      </w:pPr>
      <w:commentRangeStart w:id="8"/>
      <w:r>
        <w:rPr>
          <w:rStyle w:val="normaltextrun"/>
          <w:rFonts w:asciiTheme="minorHAnsi" w:hAnsiTheme="minorHAnsi" w:cstheme="minorHAnsi"/>
          <w:color w:val="000000"/>
          <w:sz w:val="22"/>
          <w:szCs w:val="22"/>
        </w:rPr>
        <w:t>Today</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m</w:t>
      </w:r>
      <w:r w:rsidRPr="003F4815">
        <w:rPr>
          <w:rStyle w:val="normaltextrun"/>
          <w:rFonts w:asciiTheme="minorHAnsi" w:hAnsiTheme="minorHAnsi" w:cstheme="minorHAnsi"/>
          <w:color w:val="000000"/>
          <w:sz w:val="22"/>
          <w:szCs w:val="22"/>
        </w:rPr>
        <w:t>ore than ever</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patients demand high</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quality care and accountability from their healthcare providers. So </w:t>
      </w:r>
      <w:r w:rsidR="00DD724B">
        <w:rPr>
          <w:rStyle w:val="normaltextrun"/>
          <w:rFonts w:asciiTheme="minorHAnsi" w:hAnsiTheme="minorHAnsi" w:cstheme="minorHAnsi"/>
          <w:color w:val="000000"/>
          <w:sz w:val="22"/>
          <w:szCs w:val="22"/>
        </w:rPr>
        <w:t>medical professionals must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assess their knowledge and skills routinely</w:t>
      </w:r>
      <w:r>
        <w:rPr>
          <w:rStyle w:val="normaltextrun"/>
          <w:rFonts w:asciiTheme="minorHAnsi" w:hAnsiTheme="minorHAnsi" w:cstheme="minorHAnsi"/>
          <w:color w:val="000000"/>
          <w:sz w:val="22"/>
          <w:szCs w:val="22"/>
        </w:rPr>
        <w:t>. By doing so</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they become better prepared to meet changing standards. </w:t>
      </w:r>
      <w:r w:rsidRPr="003F4815">
        <w:rPr>
          <w:rStyle w:val="normaltextrun"/>
          <w:rFonts w:asciiTheme="minorHAnsi" w:hAnsiTheme="minorHAnsi" w:cstheme="minorHAnsi"/>
          <w:color w:val="000000"/>
          <w:sz w:val="22"/>
          <w:szCs w:val="22"/>
        </w:rPr>
        <w:t>Th</w:t>
      </w:r>
      <w:r w:rsidR="00DD724B">
        <w:rPr>
          <w:rStyle w:val="normaltextrun"/>
          <w:rFonts w:asciiTheme="minorHAnsi" w:hAnsiTheme="minorHAnsi" w:cstheme="minorHAnsi"/>
          <w:color w:val="000000"/>
          <w:sz w:val="22"/>
          <w:szCs w:val="22"/>
        </w:rPr>
        <w:t>is is</w:t>
      </w:r>
      <w:r w:rsidRPr="003F4815">
        <w:rPr>
          <w:rStyle w:val="normaltextrun"/>
          <w:rFonts w:asciiTheme="minorHAnsi" w:hAnsiTheme="minorHAnsi" w:cstheme="minorHAnsi"/>
          <w:color w:val="000000"/>
          <w:sz w:val="22"/>
          <w:szCs w:val="22"/>
        </w:rPr>
        <w:t xml:space="preserve"> why many </w:t>
      </w:r>
      <w:r>
        <w:rPr>
          <w:rStyle w:val="normaltextrun"/>
          <w:rFonts w:asciiTheme="minorHAnsi" w:hAnsiTheme="minorHAnsi" w:cstheme="minorHAnsi"/>
          <w:color w:val="000000"/>
          <w:sz w:val="22"/>
          <w:szCs w:val="22"/>
        </w:rPr>
        <w:t xml:space="preserve">credentialing </w:t>
      </w:r>
      <w:r w:rsidRPr="003F4815">
        <w:rPr>
          <w:rStyle w:val="normaltextrun"/>
          <w:rFonts w:asciiTheme="minorHAnsi" w:hAnsiTheme="minorHAnsi" w:cstheme="minorHAnsi"/>
          <w:color w:val="000000"/>
          <w:sz w:val="22"/>
          <w:szCs w:val="22"/>
        </w:rPr>
        <w:t>organizations</w:t>
      </w:r>
      <w:r>
        <w:rPr>
          <w:rStyle w:val="normaltextrun"/>
          <w:rFonts w:asciiTheme="minorHAnsi" w:hAnsiTheme="minorHAnsi" w:cstheme="minorHAnsi"/>
          <w:color w:val="000000"/>
          <w:sz w:val="22"/>
          <w:szCs w:val="22"/>
        </w:rPr>
        <w:t xml:space="preserve">, including the </w:t>
      </w:r>
      <w:r w:rsidR="00DD724B">
        <w:rPr>
          <w:rStyle w:val="normaltextrun"/>
          <w:rFonts w:asciiTheme="minorHAnsi" w:hAnsiTheme="minorHAnsi" w:cstheme="minorHAnsi"/>
          <w:color w:val="000000"/>
          <w:sz w:val="22"/>
          <w:szCs w:val="22"/>
        </w:rPr>
        <w:t>agency</w:t>
      </w:r>
      <w:r>
        <w:rPr>
          <w:rStyle w:val="normaltextrun"/>
          <w:rFonts w:asciiTheme="minorHAnsi" w:hAnsiTheme="minorHAnsi" w:cstheme="minorHAnsi"/>
          <w:color w:val="000000"/>
          <w:sz w:val="22"/>
          <w:szCs w:val="22"/>
        </w:rPr>
        <w:t xml:space="preserve"> that certifies radiologic technologists</w:t>
      </w:r>
      <w:r w:rsidR="00DD724B">
        <w:rPr>
          <w:rStyle w:val="normaltextrun"/>
          <w:rFonts w:asciiTheme="minorHAnsi" w:hAnsiTheme="minorHAnsi" w:cstheme="minorHAnsi"/>
          <w:color w:val="000000"/>
          <w:sz w:val="22"/>
          <w:szCs w:val="22"/>
        </w:rPr>
        <w:t xml:space="preserve"> (RTs)</w:t>
      </w:r>
      <w:r>
        <w:rPr>
          <w:rStyle w:val="normaltextrun"/>
          <w:rFonts w:asciiTheme="minorHAnsi" w:hAnsiTheme="minorHAnsi" w:cstheme="minorHAnsi"/>
          <w:color w:val="000000"/>
          <w:sz w:val="22"/>
          <w:szCs w:val="22"/>
        </w:rPr>
        <w:t>, have created long</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term requirements, sometimes called time</w:t>
      </w:r>
      <w:r w:rsidR="00DD724B">
        <w:rPr>
          <w:rStyle w:val="normaltextrun"/>
          <w:rFonts w:asciiTheme="minorHAnsi" w:hAnsiTheme="minorHAnsi" w:cstheme="minorHAnsi"/>
          <w:color w:val="000000"/>
          <w:sz w:val="22"/>
          <w:szCs w:val="22"/>
        </w:rPr>
        <w:t>-</w:t>
      </w:r>
      <w:r w:rsidRPr="003F4815">
        <w:rPr>
          <w:rStyle w:val="normaltextrun"/>
          <w:rFonts w:asciiTheme="minorHAnsi" w:hAnsiTheme="minorHAnsi" w:cstheme="minorHAnsi"/>
          <w:color w:val="000000"/>
          <w:sz w:val="22"/>
          <w:szCs w:val="22"/>
        </w:rPr>
        <w:t>limited certification</w:t>
      </w:r>
      <w:r w:rsidR="00DD724B">
        <w:rPr>
          <w:rStyle w:val="normaltextrun"/>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to</w:t>
      </w:r>
      <w:r>
        <w:rPr>
          <w:rStyle w:val="normaltextrun"/>
          <w:rFonts w:asciiTheme="minorHAnsi" w:hAnsiTheme="minorHAnsi" w:cstheme="minorHAnsi"/>
          <w:color w:val="000000"/>
          <w:sz w:val="22"/>
          <w:szCs w:val="22"/>
        </w:rPr>
        <w:t xml:space="preserve"> maintain credentials.</w:t>
      </w:r>
      <w:bookmarkStart w:id="9" w:name="_Ref137915033"/>
      <w:r w:rsidR="00EB75FB">
        <w:rPr>
          <w:rStyle w:val="EndnoteReference"/>
          <w:rFonts w:asciiTheme="minorHAnsi" w:hAnsiTheme="minorHAnsi" w:cstheme="minorHAnsi"/>
          <w:color w:val="000000"/>
          <w:sz w:val="22"/>
          <w:szCs w:val="22"/>
        </w:rPr>
        <w:endnoteReference w:id="1"/>
      </w:r>
      <w:bookmarkEnd w:id="9"/>
      <w:r>
        <w:rPr>
          <w:rStyle w:val="normaltextrun"/>
          <w:rFonts w:asciiTheme="minorHAnsi" w:hAnsiTheme="minorHAnsi" w:cstheme="minorHAnsi"/>
          <w:color w:val="000000"/>
          <w:sz w:val="22"/>
          <w:szCs w:val="22"/>
        </w:rPr>
        <w:t xml:space="preserve"> </w:t>
      </w:r>
      <w:r w:rsidR="00DD724B">
        <w:rPr>
          <w:rStyle w:val="normaltextrun"/>
          <w:rFonts w:asciiTheme="minorHAnsi" w:hAnsiTheme="minorHAnsi" w:cstheme="minorHAnsi"/>
          <w:color w:val="000000"/>
          <w:sz w:val="22"/>
          <w:szCs w:val="22"/>
        </w:rPr>
        <w:t>T</w:t>
      </w:r>
      <w:r>
        <w:rPr>
          <w:rStyle w:val="normaltextrun"/>
          <w:rFonts w:asciiTheme="minorHAnsi" w:hAnsiTheme="minorHAnsi" w:cstheme="minorHAnsi"/>
          <w:color w:val="000000"/>
          <w:sz w:val="22"/>
          <w:szCs w:val="22"/>
        </w:rPr>
        <w:t>he American Registry of Radiologic Technologists (ARRT) started this process for graduates t</w:t>
      </w:r>
      <w:r w:rsidRPr="003F4815">
        <w:rPr>
          <w:rStyle w:val="normaltextrun"/>
          <w:rFonts w:asciiTheme="minorHAnsi" w:hAnsiTheme="minorHAnsi" w:cstheme="minorHAnsi"/>
          <w:color w:val="000000"/>
          <w:sz w:val="22"/>
          <w:szCs w:val="22"/>
        </w:rPr>
        <w:t>h</w:t>
      </w:r>
      <w:r>
        <w:rPr>
          <w:rStyle w:val="normaltextrun"/>
          <w:rFonts w:asciiTheme="minorHAnsi" w:hAnsiTheme="minorHAnsi" w:cstheme="minorHAnsi"/>
          <w:color w:val="000000"/>
          <w:sz w:val="22"/>
          <w:szCs w:val="22"/>
        </w:rPr>
        <w:t>at</w:t>
      </w:r>
      <w:r w:rsidRPr="003F4815">
        <w:rPr>
          <w:rStyle w:val="normaltextrun"/>
          <w:rFonts w:asciiTheme="minorHAnsi" w:hAnsiTheme="minorHAnsi" w:cstheme="minorHAnsi"/>
          <w:color w:val="000000"/>
          <w:sz w:val="22"/>
          <w:szCs w:val="22"/>
        </w:rPr>
        <w:t xml:space="preserve"> complete</w:t>
      </w:r>
      <w:r>
        <w:rPr>
          <w:rStyle w:val="normaltextrun"/>
          <w:rFonts w:asciiTheme="minorHAnsi" w:hAnsiTheme="minorHAnsi" w:cstheme="minorHAnsi"/>
          <w:color w:val="000000"/>
          <w:sz w:val="22"/>
          <w:szCs w:val="22"/>
        </w:rPr>
        <w:t>d</w:t>
      </w:r>
      <w:r w:rsidRPr="003F4815">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 xml:space="preserve">a radiologic science </w:t>
      </w:r>
      <w:r w:rsidRPr="003F4815">
        <w:rPr>
          <w:rStyle w:val="normaltextrun"/>
          <w:rFonts w:asciiTheme="minorHAnsi" w:hAnsiTheme="minorHAnsi" w:cstheme="minorHAnsi"/>
          <w:color w:val="000000"/>
          <w:sz w:val="22"/>
          <w:szCs w:val="22"/>
        </w:rPr>
        <w:t>program</w:t>
      </w:r>
      <w:r>
        <w:rPr>
          <w:rStyle w:val="normaltextrun"/>
          <w:rFonts w:asciiTheme="minorHAnsi" w:hAnsiTheme="minorHAnsi" w:cstheme="minorHAnsi"/>
          <w:color w:val="000000"/>
          <w:sz w:val="22"/>
          <w:szCs w:val="22"/>
        </w:rPr>
        <w:t xml:space="preserve"> after 2010. So, the process is called </w:t>
      </w:r>
      <w:r w:rsidR="00BC7A43">
        <w:rPr>
          <w:rStyle w:val="normaltextrun"/>
          <w:rFonts w:asciiTheme="minorHAnsi" w:hAnsiTheme="minorHAnsi" w:cstheme="minorHAnsi"/>
          <w:color w:val="000000"/>
          <w:sz w:val="22"/>
          <w:szCs w:val="22"/>
        </w:rPr>
        <w:t xml:space="preserve">Continuing Qualification Requirements (CQR). CQR helps radiologic </w:t>
      </w:r>
      <w:r w:rsidR="00BC7A43" w:rsidRPr="00BC7A43">
        <w:rPr>
          <w:rStyle w:val="normaltextrun"/>
          <w:rFonts w:asciiTheme="minorHAnsi" w:hAnsiTheme="minorHAnsi" w:cstheme="minorHAnsi"/>
          <w:color w:val="000000"/>
          <w:sz w:val="22"/>
          <w:szCs w:val="22"/>
        </w:rPr>
        <w:t xml:space="preserve">technologists identify skills and gaps in their knowledge </w:t>
      </w:r>
      <w:r w:rsidR="00BC7A43">
        <w:rPr>
          <w:rStyle w:val="normaltextrun"/>
          <w:rFonts w:asciiTheme="minorHAnsi" w:hAnsiTheme="minorHAnsi" w:cstheme="minorHAnsi"/>
          <w:color w:val="000000"/>
          <w:sz w:val="22"/>
          <w:szCs w:val="22"/>
        </w:rPr>
        <w:t xml:space="preserve">and skills </w:t>
      </w:r>
      <w:r w:rsidR="00BC7A43" w:rsidRPr="00BC7A43">
        <w:rPr>
          <w:rStyle w:val="normaltextrun"/>
          <w:rFonts w:asciiTheme="minorHAnsi" w:hAnsiTheme="minorHAnsi" w:cstheme="minorHAnsi"/>
          <w:color w:val="000000"/>
          <w:sz w:val="22"/>
          <w:szCs w:val="22"/>
        </w:rPr>
        <w:t>that</w:t>
      </w:r>
      <w:r w:rsidR="00BC7A43">
        <w:rPr>
          <w:rStyle w:val="normaltextrun"/>
          <w:rFonts w:asciiTheme="minorHAnsi" w:hAnsiTheme="minorHAnsi" w:cstheme="minorHAnsi"/>
          <w:color w:val="000000"/>
          <w:sz w:val="22"/>
          <w:szCs w:val="22"/>
        </w:rPr>
        <w:t xml:space="preserve"> could </w:t>
      </w:r>
      <w:r w:rsidR="00BC7A43" w:rsidRPr="00BC7A43">
        <w:rPr>
          <w:rStyle w:val="normaltextrun"/>
          <w:rFonts w:asciiTheme="minorHAnsi" w:hAnsiTheme="minorHAnsi" w:cstheme="minorHAnsi"/>
          <w:color w:val="000000"/>
          <w:sz w:val="22"/>
          <w:szCs w:val="22"/>
        </w:rPr>
        <w:t xml:space="preserve">cause </w:t>
      </w:r>
      <w:r w:rsidR="00EB75FB">
        <w:rPr>
          <w:rStyle w:val="normaltextrun"/>
          <w:rFonts w:asciiTheme="minorHAnsi" w:hAnsiTheme="minorHAnsi" w:cstheme="minorHAnsi"/>
          <w:color w:val="000000"/>
          <w:sz w:val="22"/>
          <w:szCs w:val="22"/>
        </w:rPr>
        <w:t>them</w:t>
      </w:r>
      <w:r w:rsidR="00BC7A43" w:rsidRPr="00BC7A43">
        <w:rPr>
          <w:rStyle w:val="normaltextrun"/>
          <w:rFonts w:asciiTheme="minorHAnsi" w:hAnsiTheme="minorHAnsi" w:cstheme="minorHAnsi"/>
          <w:color w:val="000000"/>
          <w:sz w:val="22"/>
          <w:szCs w:val="22"/>
        </w:rPr>
        <w:t xml:space="preserve"> to fall behind</w:t>
      </w:r>
      <w:r w:rsidR="00BC7A43">
        <w:rPr>
          <w:rStyle w:val="normaltextrun"/>
          <w:rFonts w:asciiTheme="minorHAnsi" w:hAnsiTheme="minorHAnsi" w:cstheme="minorHAnsi"/>
          <w:color w:val="000000"/>
          <w:sz w:val="22"/>
          <w:szCs w:val="22"/>
        </w:rPr>
        <w:t xml:space="preserve"> today</w:t>
      </w:r>
      <w:r w:rsidR="00DD724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s entry</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level qualifications. CQR </w:t>
      </w:r>
      <w:r w:rsidR="00EB75FB">
        <w:rPr>
          <w:rStyle w:val="normaltextrun"/>
          <w:rFonts w:asciiTheme="minorHAnsi" w:hAnsiTheme="minorHAnsi" w:cstheme="minorHAnsi"/>
          <w:color w:val="000000"/>
          <w:sz w:val="22"/>
          <w:szCs w:val="22"/>
        </w:rPr>
        <w:t>enables you to</w:t>
      </w:r>
      <w:r w:rsidR="00BC7A43">
        <w:rPr>
          <w:rStyle w:val="normaltextrun"/>
          <w:rFonts w:asciiTheme="minorHAnsi" w:hAnsiTheme="minorHAnsi" w:cstheme="minorHAnsi"/>
          <w:color w:val="000000"/>
          <w:sz w:val="22"/>
          <w:szCs w:val="22"/>
        </w:rPr>
        <w:t xml:space="preserve"> refresh your knowledge, understanding</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ability. CQR applied to all </w:t>
      </w:r>
      <w:r w:rsidR="00EB75FB">
        <w:rPr>
          <w:rStyle w:val="normaltextrun"/>
          <w:rFonts w:asciiTheme="minorHAnsi" w:hAnsiTheme="minorHAnsi" w:cstheme="minorHAnsi"/>
          <w:color w:val="000000"/>
          <w:sz w:val="22"/>
          <w:szCs w:val="22"/>
        </w:rPr>
        <w:t>registered radiologist assistants (</w:t>
      </w:r>
      <w:r w:rsidR="00BC7A43">
        <w:rPr>
          <w:rStyle w:val="normaltextrun"/>
          <w:rFonts w:asciiTheme="minorHAnsi" w:hAnsiTheme="minorHAnsi" w:cstheme="minorHAnsi"/>
          <w:color w:val="000000"/>
          <w:sz w:val="22"/>
          <w:szCs w:val="22"/>
        </w:rPr>
        <w:t>RRAs</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and RTs who earned their credentials on or after January 1, 2010. RTs have three years to complete the CQR process. ARRT will notify you through your online account when your compliance window opens. You will then access your online CQR tools </w:t>
      </w:r>
      <w:r w:rsidR="00EB75FB">
        <w:rPr>
          <w:rStyle w:val="normaltextrun"/>
          <w:rFonts w:asciiTheme="minorHAnsi" w:hAnsiTheme="minorHAnsi" w:cstheme="minorHAnsi"/>
          <w:color w:val="000000"/>
          <w:sz w:val="22"/>
          <w:szCs w:val="22"/>
        </w:rPr>
        <w:t>to</w:t>
      </w:r>
      <w:r w:rsidR="00BC7A43">
        <w:rPr>
          <w:rStyle w:val="normaltextrun"/>
          <w:rFonts w:asciiTheme="minorHAnsi" w:hAnsiTheme="minorHAnsi" w:cstheme="minorHAnsi"/>
          <w:color w:val="000000"/>
          <w:sz w:val="22"/>
          <w:szCs w:val="22"/>
        </w:rPr>
        <w:t xml:space="preserve"> guide you through three steps. First</w:t>
      </w:r>
      <w:r w:rsidR="00EB75FB">
        <w:rPr>
          <w:rStyle w:val="normaltextrun"/>
          <w:rFonts w:asciiTheme="minorHAnsi" w:hAnsiTheme="minorHAnsi" w:cstheme="minorHAnsi"/>
          <w:color w:val="000000"/>
          <w:sz w:val="22"/>
          <w:szCs w:val="22"/>
        </w:rPr>
        <w:t>,</w:t>
      </w:r>
      <w:r w:rsidR="00BC7A43">
        <w:rPr>
          <w:rStyle w:val="normaltextrun"/>
          <w:rFonts w:asciiTheme="minorHAnsi" w:hAnsiTheme="minorHAnsi" w:cstheme="minorHAnsi"/>
          <w:color w:val="000000"/>
          <w:sz w:val="22"/>
          <w:szCs w:val="22"/>
        </w:rPr>
        <w:t xml:space="preserve"> you will complete a professional profile</w:t>
      </w:r>
      <w:r w:rsidR="00AB0D43">
        <w:rPr>
          <w:rStyle w:val="normaltextrun"/>
          <w:rFonts w:asciiTheme="minorHAnsi" w:hAnsiTheme="minorHAnsi" w:cstheme="minorHAnsi"/>
          <w:color w:val="000000"/>
          <w:sz w:val="22"/>
          <w:szCs w:val="22"/>
        </w:rPr>
        <w:t xml:space="preserve"> and then</w:t>
      </w:r>
      <w:r w:rsidR="00DD724B">
        <w:rPr>
          <w:rStyle w:val="normaltextrun"/>
          <w:rFonts w:asciiTheme="minorHAnsi" w:hAnsiTheme="minorHAnsi" w:cstheme="minorHAnsi"/>
          <w:color w:val="000000"/>
          <w:sz w:val="22"/>
          <w:szCs w:val="22"/>
        </w:rPr>
        <w:t xml:space="preserve"> take </w:t>
      </w:r>
      <w:r w:rsidR="00DD724B" w:rsidRPr="00BC7A43">
        <w:rPr>
          <w:rFonts w:asciiTheme="minorHAnsi" w:hAnsiTheme="minorHAnsi" w:cstheme="minorHAnsi"/>
          <w:sz w:val="22"/>
          <w:szCs w:val="22"/>
        </w:rPr>
        <w:t>the structured self</w:t>
      </w:r>
      <w:r w:rsidR="00AB0D43">
        <w:rPr>
          <w:rFonts w:asciiTheme="minorHAnsi" w:hAnsiTheme="minorHAnsi" w:cstheme="minorHAnsi"/>
          <w:sz w:val="22"/>
          <w:szCs w:val="22"/>
        </w:rPr>
        <w:t>-</w:t>
      </w:r>
      <w:r w:rsidR="00DD724B" w:rsidRPr="00BC7A43">
        <w:rPr>
          <w:rFonts w:asciiTheme="minorHAnsi" w:hAnsiTheme="minorHAnsi" w:cstheme="minorHAnsi"/>
          <w:sz w:val="22"/>
          <w:szCs w:val="22"/>
        </w:rPr>
        <w:t>assessment (SSA)</w:t>
      </w:r>
      <w:r w:rsidR="00EB75FB">
        <w:rPr>
          <w:rFonts w:asciiTheme="minorHAnsi" w:hAnsiTheme="minorHAnsi" w:cstheme="minorHAnsi"/>
          <w:sz w:val="22"/>
          <w:szCs w:val="22"/>
        </w:rPr>
        <w:t>,</w:t>
      </w:r>
      <w:r w:rsidR="00DD724B">
        <w:rPr>
          <w:rFonts w:asciiTheme="minorHAnsi" w:hAnsiTheme="minorHAnsi" w:cstheme="minorHAnsi"/>
          <w:sz w:val="22"/>
          <w:szCs w:val="22"/>
        </w:rPr>
        <w:t xml:space="preserve"> which </w:t>
      </w:r>
      <w:r w:rsidR="00EB75FB">
        <w:rPr>
          <w:rFonts w:asciiTheme="minorHAnsi" w:hAnsiTheme="minorHAnsi" w:cstheme="minorHAnsi"/>
          <w:sz w:val="22"/>
          <w:szCs w:val="22"/>
        </w:rPr>
        <w:t>utilizes the same content specifications as the radiography examination</w:t>
      </w:r>
      <w:r w:rsidR="00DD724B">
        <w:rPr>
          <w:rFonts w:asciiTheme="minorHAnsi" w:hAnsiTheme="minorHAnsi" w:cstheme="minorHAnsi"/>
          <w:sz w:val="22"/>
          <w:szCs w:val="22"/>
        </w:rPr>
        <w:t xml:space="preserve">. Lastly, </w:t>
      </w:r>
      <w:r w:rsidR="00AB0D43">
        <w:rPr>
          <w:rFonts w:asciiTheme="minorHAnsi" w:hAnsiTheme="minorHAnsi" w:cstheme="minorHAnsi"/>
          <w:sz w:val="22"/>
          <w:szCs w:val="22"/>
        </w:rPr>
        <w:t>you will be prescribed continuing education (CE) to complete if the SSA reveals gaps</w:t>
      </w:r>
      <w:r w:rsidR="00DD724B">
        <w:rPr>
          <w:rFonts w:asciiTheme="minorHAnsi" w:hAnsiTheme="minorHAnsi" w:cstheme="minorHAnsi"/>
          <w:sz w:val="22"/>
          <w:szCs w:val="22"/>
        </w:rPr>
        <w:t xml:space="preserve">. The prescribed CE activities can also count toward your biennial CE requirement. </w:t>
      </w:r>
    </w:p>
    <w:p w14:paraId="4DE77ECE" w14:textId="77777777" w:rsidR="00F23879" w:rsidRDefault="00F23879"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86148AB" w14:textId="3CBE44B6" w:rsidR="00BC7A43" w:rsidRDefault="00EB75FB" w:rsidP="00BC7A43">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Continuing qualifications requirements (CQR) assist registered technologists in documenting their continued qualifications in the disciplines of certification and registration</w:t>
      </w:r>
      <w:r w:rsidR="00BC7A43" w:rsidRPr="00BC7A43">
        <w:rPr>
          <w:rFonts w:asciiTheme="minorHAnsi" w:hAnsiTheme="minorHAnsi" w:cstheme="minorHAnsi"/>
          <w:sz w:val="22"/>
          <w:szCs w:val="22"/>
        </w:rPr>
        <w:t>.</w:t>
      </w:r>
      <w:r w:rsidRPr="00EB75FB">
        <w:rPr>
          <w:rFonts w:asciiTheme="minorHAnsi" w:hAnsiTheme="minorHAnsi" w:cstheme="minorHAnsi"/>
          <w:sz w:val="22"/>
          <w:szCs w:val="22"/>
          <w:vertAlign w:val="superscript"/>
        </w:rPr>
        <w:fldChar w:fldCharType="begin"/>
      </w:r>
      <w:r w:rsidRPr="00EB75FB">
        <w:rPr>
          <w:rFonts w:asciiTheme="minorHAnsi" w:hAnsiTheme="minorHAnsi" w:cstheme="minorHAnsi"/>
          <w:sz w:val="22"/>
          <w:szCs w:val="22"/>
          <w:vertAlign w:val="superscript"/>
        </w:rPr>
        <w:instrText xml:space="preserve"> NOTEREF _Ref137915033 \h </w:instrText>
      </w:r>
      <w:r>
        <w:rPr>
          <w:rFonts w:asciiTheme="minorHAnsi" w:hAnsiTheme="minorHAnsi" w:cstheme="minorHAnsi"/>
          <w:sz w:val="22"/>
          <w:szCs w:val="22"/>
          <w:vertAlign w:val="superscript"/>
        </w:rPr>
        <w:instrText xml:space="preserve"> \* MERGEFORMAT </w:instrText>
      </w:r>
      <w:r w:rsidRPr="00EB75FB">
        <w:rPr>
          <w:rFonts w:asciiTheme="minorHAnsi" w:hAnsiTheme="minorHAnsi" w:cstheme="minorHAnsi"/>
          <w:sz w:val="22"/>
          <w:szCs w:val="22"/>
          <w:vertAlign w:val="superscript"/>
        </w:rPr>
      </w:r>
      <w:r w:rsidRPr="00EB75FB">
        <w:rPr>
          <w:rFonts w:asciiTheme="minorHAnsi" w:hAnsiTheme="minorHAnsi" w:cstheme="minorHAnsi"/>
          <w:sz w:val="22"/>
          <w:szCs w:val="22"/>
          <w:vertAlign w:val="superscript"/>
        </w:rPr>
        <w:fldChar w:fldCharType="separate"/>
      </w:r>
      <w:r w:rsidRPr="00EB75FB">
        <w:rPr>
          <w:rFonts w:asciiTheme="minorHAnsi" w:hAnsiTheme="minorHAnsi" w:cstheme="minorHAnsi"/>
          <w:sz w:val="22"/>
          <w:szCs w:val="22"/>
          <w:vertAlign w:val="superscript"/>
        </w:rPr>
        <w:t>1</w:t>
      </w:r>
      <w:r w:rsidRPr="00EB75FB">
        <w:rPr>
          <w:rFonts w:asciiTheme="minorHAnsi" w:hAnsiTheme="minorHAnsi" w:cstheme="minorHAnsi"/>
          <w:sz w:val="22"/>
          <w:szCs w:val="22"/>
          <w:vertAlign w:val="superscript"/>
        </w:rPr>
        <w:fldChar w:fldCharType="end"/>
      </w:r>
      <w:r w:rsidR="00BC7A43" w:rsidRPr="00BC7A43">
        <w:rPr>
          <w:rFonts w:asciiTheme="minorHAnsi" w:hAnsiTheme="minorHAnsi" w:cstheme="minorHAnsi"/>
          <w:sz w:val="22"/>
          <w:szCs w:val="22"/>
        </w:rPr>
        <w:t xml:space="preserve"> To accomplish this purpose</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the </w:t>
      </w:r>
      <w:r>
        <w:rPr>
          <w:rFonts w:asciiTheme="minorHAnsi" w:hAnsiTheme="minorHAnsi" w:cstheme="minorHAnsi"/>
          <w:sz w:val="22"/>
          <w:szCs w:val="22"/>
        </w:rPr>
        <w:t>CQRs</w:t>
      </w:r>
      <w:r w:rsidR="00BC7A43" w:rsidRPr="00BC7A43">
        <w:rPr>
          <w:rFonts w:asciiTheme="minorHAnsi" w:hAnsiTheme="minorHAnsi" w:cstheme="minorHAnsi"/>
          <w:sz w:val="22"/>
          <w:szCs w:val="22"/>
        </w:rPr>
        <w:t xml:space="preserve"> are presented in three parts: the professional profile, the structured self</w:t>
      </w:r>
      <w:r>
        <w:rPr>
          <w:rFonts w:asciiTheme="minorHAnsi" w:hAnsiTheme="minorHAnsi" w:cstheme="minorHAnsi"/>
          <w:sz w:val="22"/>
          <w:szCs w:val="22"/>
        </w:rPr>
        <w:t>-</w:t>
      </w:r>
      <w:r w:rsidR="00BC7A43" w:rsidRPr="00BC7A43">
        <w:rPr>
          <w:rFonts w:asciiTheme="minorHAnsi" w:hAnsiTheme="minorHAnsi" w:cstheme="minorHAnsi"/>
          <w:sz w:val="22"/>
          <w:szCs w:val="22"/>
        </w:rPr>
        <w:t>assessment (SSA)</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and continuing education (CE). The </w:t>
      </w:r>
      <w:r>
        <w:rPr>
          <w:rFonts w:asciiTheme="minorHAnsi" w:hAnsiTheme="minorHAnsi" w:cstheme="minorHAnsi"/>
          <w:sz w:val="22"/>
          <w:szCs w:val="22"/>
        </w:rPr>
        <w:t>CQR SSA aim</w:t>
      </w:r>
      <w:r w:rsidR="00BC7A43" w:rsidRPr="00BC7A43">
        <w:rPr>
          <w:rFonts w:asciiTheme="minorHAnsi" w:hAnsiTheme="minorHAnsi" w:cstheme="minorHAnsi"/>
          <w:sz w:val="22"/>
          <w:szCs w:val="22"/>
        </w:rPr>
        <w:t>s to assist registered technologists i</w:t>
      </w:r>
      <w:r>
        <w:rPr>
          <w:rFonts w:asciiTheme="minorHAnsi" w:hAnsiTheme="minorHAnsi" w:cstheme="minorHAnsi"/>
          <w:sz w:val="22"/>
          <w:szCs w:val="22"/>
        </w:rPr>
        <w:t>n identifying</w:t>
      </w:r>
      <w:r w:rsidR="00BC7A43" w:rsidRPr="00BC7A43">
        <w:rPr>
          <w:rFonts w:asciiTheme="minorHAnsi" w:hAnsiTheme="minorHAnsi" w:cstheme="minorHAnsi"/>
          <w:sz w:val="22"/>
          <w:szCs w:val="22"/>
        </w:rPr>
        <w:t xml:space="preserve"> gaps in the knowledge and cognitive skills underlying the intelligent performance of the tasks typically required for practice within the disciplines of certification and registration held and help direct their professional development efforts. The S</w:t>
      </w:r>
      <w:r>
        <w:rPr>
          <w:rFonts w:asciiTheme="minorHAnsi" w:hAnsiTheme="minorHAnsi" w:cstheme="minorHAnsi"/>
          <w:sz w:val="22"/>
          <w:szCs w:val="22"/>
        </w:rPr>
        <w:t>SA</w:t>
      </w:r>
      <w:r w:rsidR="00BC7A43" w:rsidRPr="00BC7A43">
        <w:rPr>
          <w:rFonts w:asciiTheme="minorHAnsi" w:hAnsiTheme="minorHAnsi" w:cstheme="minorHAnsi"/>
          <w:sz w:val="22"/>
          <w:szCs w:val="22"/>
        </w:rPr>
        <w:t xml:space="preserve"> Content Specifications for Radiography </w:t>
      </w:r>
      <w:r>
        <w:rPr>
          <w:rFonts w:asciiTheme="minorHAnsi" w:hAnsiTheme="minorHAnsi" w:cstheme="minorHAnsi"/>
          <w:sz w:val="22"/>
          <w:szCs w:val="22"/>
        </w:rPr>
        <w:t>are</w:t>
      </w:r>
      <w:r w:rsidR="00BC7A43" w:rsidRPr="00BC7A43">
        <w:rPr>
          <w:rFonts w:asciiTheme="minorHAnsi" w:hAnsiTheme="minorHAnsi" w:cstheme="minorHAnsi"/>
          <w:sz w:val="22"/>
          <w:szCs w:val="22"/>
        </w:rPr>
        <w:t xml:space="preserve"> provided to assist radiographers during their CQR compliance period. Its purpose is to prepare radiographers for the SSA and to help education providers develop coursework for the radiographers who need to address specified areas with targeted continuing education. Targeted CE is assigned only if a standard is not met in a category on the SSA. The SSA is composed of </w:t>
      </w:r>
      <w:r>
        <w:rPr>
          <w:rFonts w:asciiTheme="minorHAnsi" w:hAnsiTheme="minorHAnsi" w:cstheme="minorHAnsi"/>
          <w:sz w:val="22"/>
          <w:szCs w:val="22"/>
        </w:rPr>
        <w:t>questions</w:t>
      </w:r>
      <w:r w:rsidR="00BC7A43" w:rsidRPr="00BC7A43">
        <w:rPr>
          <w:rFonts w:asciiTheme="minorHAnsi" w:hAnsiTheme="minorHAnsi" w:cstheme="minorHAnsi"/>
          <w:sz w:val="22"/>
          <w:szCs w:val="22"/>
        </w:rPr>
        <w:t xml:space="preserve"> designed to evaluate an individual</w:t>
      </w:r>
      <w:r w:rsidR="00DD724B">
        <w:rPr>
          <w:rFonts w:asciiTheme="minorHAnsi" w:hAnsiTheme="minorHAnsi" w:cstheme="minorHAnsi"/>
          <w:sz w:val="22"/>
          <w:szCs w:val="22"/>
        </w:rPr>
        <w:t>'</w:t>
      </w:r>
      <w:r w:rsidR="00BC7A43" w:rsidRPr="00BC7A43">
        <w:rPr>
          <w:rFonts w:asciiTheme="minorHAnsi" w:hAnsiTheme="minorHAnsi" w:cstheme="minorHAnsi"/>
          <w:sz w:val="22"/>
          <w:szCs w:val="22"/>
        </w:rPr>
        <w:t xml:space="preserve">s knowledge </w:t>
      </w:r>
      <w:r>
        <w:rPr>
          <w:rFonts w:asciiTheme="minorHAnsi" w:hAnsiTheme="minorHAnsi" w:cstheme="minorHAnsi"/>
          <w:sz w:val="22"/>
          <w:szCs w:val="22"/>
        </w:rPr>
        <w:t>of</w:t>
      </w:r>
      <w:r w:rsidR="00BC7A43" w:rsidRPr="00BC7A43">
        <w:rPr>
          <w:rFonts w:asciiTheme="minorHAnsi" w:hAnsiTheme="minorHAnsi" w:cstheme="minorHAnsi"/>
          <w:sz w:val="22"/>
          <w:szCs w:val="22"/>
        </w:rPr>
        <w:t xml:space="preserve"> topics related to current practice</w:t>
      </w:r>
      <w:r>
        <w:rPr>
          <w:rFonts w:asciiTheme="minorHAnsi" w:hAnsiTheme="minorHAnsi" w:cstheme="minorHAnsi"/>
          <w:sz w:val="22"/>
          <w:szCs w:val="22"/>
        </w:rPr>
        <w:t xml:space="preserve">. </w:t>
      </w:r>
      <w:r w:rsidR="00BC7A43" w:rsidRPr="00BC7A43">
        <w:rPr>
          <w:rFonts w:asciiTheme="minorHAnsi" w:hAnsiTheme="minorHAnsi" w:cstheme="minorHAnsi"/>
          <w:sz w:val="22"/>
          <w:szCs w:val="22"/>
        </w:rPr>
        <w:t xml:space="preserve">Table </w:t>
      </w:r>
      <w:r w:rsidR="00EB0037">
        <w:rPr>
          <w:rFonts w:asciiTheme="minorHAnsi" w:hAnsiTheme="minorHAnsi" w:cstheme="minorHAnsi"/>
          <w:sz w:val="22"/>
          <w:szCs w:val="22"/>
        </w:rPr>
        <w:t xml:space="preserve">1 </w:t>
      </w:r>
      <w:r w:rsidR="00BC7A43" w:rsidRPr="00BC7A43">
        <w:rPr>
          <w:rFonts w:asciiTheme="minorHAnsi" w:hAnsiTheme="minorHAnsi" w:cstheme="minorHAnsi"/>
          <w:sz w:val="22"/>
          <w:szCs w:val="22"/>
        </w:rPr>
        <w:t xml:space="preserve">presents the major categories and subcategories covered on the SSA. The number of questions in each category </w:t>
      </w:r>
      <w:r w:rsidR="00EB0037">
        <w:rPr>
          <w:rFonts w:asciiTheme="minorHAnsi" w:hAnsiTheme="minorHAnsi" w:cstheme="minorHAnsi"/>
          <w:sz w:val="22"/>
          <w:szCs w:val="22"/>
        </w:rPr>
        <w:t>is</w:t>
      </w:r>
      <w:r w:rsidR="00BC7A43" w:rsidRPr="00BC7A43">
        <w:rPr>
          <w:rFonts w:asciiTheme="minorHAnsi" w:hAnsiTheme="minorHAnsi" w:cstheme="minorHAnsi"/>
          <w:sz w:val="22"/>
          <w:szCs w:val="22"/>
        </w:rPr>
        <w:t xml:space="preserve"> listed in bold</w:t>
      </w:r>
      <w:r>
        <w:rPr>
          <w:rFonts w:asciiTheme="minorHAnsi" w:hAnsiTheme="minorHAnsi" w:cstheme="minorHAnsi"/>
          <w:sz w:val="22"/>
          <w:szCs w:val="22"/>
        </w:rPr>
        <w:t>,</w:t>
      </w:r>
      <w:r w:rsidR="00BC7A43" w:rsidRPr="00BC7A43">
        <w:rPr>
          <w:rFonts w:asciiTheme="minorHAnsi" w:hAnsiTheme="minorHAnsi" w:cstheme="minorHAnsi"/>
          <w:sz w:val="22"/>
          <w:szCs w:val="22"/>
        </w:rPr>
        <w:t xml:space="preserve"> and </w:t>
      </w:r>
      <w:r>
        <w:rPr>
          <w:rFonts w:asciiTheme="minorHAnsi" w:hAnsiTheme="minorHAnsi" w:cstheme="minorHAnsi"/>
          <w:sz w:val="22"/>
          <w:szCs w:val="22"/>
        </w:rPr>
        <w:t xml:space="preserve">the </w:t>
      </w:r>
      <w:r w:rsidR="00BC7A43" w:rsidRPr="00BC7A43">
        <w:rPr>
          <w:rFonts w:asciiTheme="minorHAnsi" w:hAnsiTheme="minorHAnsi" w:cstheme="minorHAnsi"/>
          <w:sz w:val="22"/>
          <w:szCs w:val="22"/>
        </w:rPr>
        <w:t xml:space="preserve">number of </w:t>
      </w:r>
      <w:r w:rsidR="00BC7A43" w:rsidRPr="00BC7A43">
        <w:rPr>
          <w:rFonts w:asciiTheme="minorHAnsi" w:hAnsiTheme="minorHAnsi" w:cstheme="minorHAnsi"/>
          <w:sz w:val="22"/>
          <w:szCs w:val="22"/>
        </w:rPr>
        <w:lastRenderedPageBreak/>
        <w:t xml:space="preserve">questions in each subcategory </w:t>
      </w:r>
      <w:r>
        <w:rPr>
          <w:rFonts w:asciiTheme="minorHAnsi" w:hAnsiTheme="minorHAnsi" w:cstheme="minorHAnsi"/>
          <w:sz w:val="22"/>
          <w:szCs w:val="22"/>
        </w:rPr>
        <w:t xml:space="preserve">is </w:t>
      </w:r>
      <w:r w:rsidR="00BC7A43" w:rsidRPr="00BC7A43">
        <w:rPr>
          <w:rFonts w:asciiTheme="minorHAnsi" w:hAnsiTheme="minorHAnsi" w:cstheme="minorHAnsi"/>
          <w:sz w:val="22"/>
          <w:szCs w:val="22"/>
        </w:rPr>
        <w:t xml:space="preserve">in parentheses. The potential number of targeted CE credits that would be prescribed if the standard is </w:t>
      </w:r>
      <w:r>
        <w:rPr>
          <w:rFonts w:asciiTheme="minorHAnsi" w:hAnsiTheme="minorHAnsi" w:cstheme="minorHAnsi"/>
          <w:sz w:val="22"/>
          <w:szCs w:val="22"/>
        </w:rPr>
        <w:t>un</w:t>
      </w:r>
      <w:r w:rsidR="00BC7A43" w:rsidRPr="00BC7A43">
        <w:rPr>
          <w:rFonts w:asciiTheme="minorHAnsi" w:hAnsiTheme="minorHAnsi" w:cstheme="minorHAnsi"/>
          <w:sz w:val="22"/>
          <w:szCs w:val="22"/>
        </w:rPr>
        <w:t>met are across from each subcategory, with the maximum amount listed at the bottom. Specific topics within each category are addressed in the content outline.</w:t>
      </w:r>
    </w:p>
    <w:p w14:paraId="14D17867" w14:textId="77777777" w:rsidR="00BC7A43" w:rsidRPr="00BC7A43" w:rsidRDefault="00BC7A43" w:rsidP="00BC7A43">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C5E76C1" w14:textId="4096EB54" w:rsidR="00EB75FB" w:rsidRPr="00D25722" w:rsidRDefault="00EB0037" w:rsidP="00F23879">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Table 1: Radiography Content Specifications</w:t>
      </w:r>
    </w:p>
    <w:tbl>
      <w:tblPr>
        <w:tblStyle w:val="TableGrid"/>
        <w:tblW w:w="0" w:type="auto"/>
        <w:tblLook w:val="04A0" w:firstRow="1" w:lastRow="0" w:firstColumn="1" w:lastColumn="0" w:noHBand="0" w:noVBand="1"/>
      </w:tblPr>
      <w:tblGrid>
        <w:gridCol w:w="3116"/>
        <w:gridCol w:w="3117"/>
        <w:gridCol w:w="3117"/>
      </w:tblGrid>
      <w:tr w:rsidR="00EB0037" w14:paraId="246C51B7" w14:textId="77777777" w:rsidTr="00EB0037">
        <w:tc>
          <w:tcPr>
            <w:tcW w:w="3116" w:type="dxa"/>
          </w:tcPr>
          <w:p w14:paraId="415FD617" w14:textId="69420BC8"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Content Category</w:t>
            </w:r>
          </w:p>
        </w:tc>
        <w:tc>
          <w:tcPr>
            <w:tcW w:w="3117" w:type="dxa"/>
          </w:tcPr>
          <w:p w14:paraId="14A50FF8" w14:textId="13A8A70A"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Number of Questions</w:t>
            </w:r>
          </w:p>
        </w:tc>
        <w:tc>
          <w:tcPr>
            <w:tcW w:w="3117" w:type="dxa"/>
          </w:tcPr>
          <w:p w14:paraId="1B6247E1" w14:textId="46CAAD0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Potential CE Credits</w:t>
            </w:r>
          </w:p>
        </w:tc>
      </w:tr>
      <w:tr w:rsidR="00EB0037" w14:paraId="71717318" w14:textId="77777777" w:rsidTr="00EB0037">
        <w:tc>
          <w:tcPr>
            <w:tcW w:w="3116" w:type="dxa"/>
          </w:tcPr>
          <w:p w14:paraId="0C4CA3ED"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Patient Care</w:t>
            </w:r>
          </w:p>
          <w:p w14:paraId="348722D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Patient Interactions and      </w:t>
            </w:r>
          </w:p>
          <w:p w14:paraId="6A879E30" w14:textId="10947E26"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Management (10)</w:t>
            </w:r>
          </w:p>
        </w:tc>
        <w:tc>
          <w:tcPr>
            <w:tcW w:w="3117" w:type="dxa"/>
          </w:tcPr>
          <w:p w14:paraId="6FCC86EE" w14:textId="3DD6598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10</w:t>
            </w:r>
          </w:p>
        </w:tc>
        <w:tc>
          <w:tcPr>
            <w:tcW w:w="3117" w:type="dxa"/>
          </w:tcPr>
          <w:p w14:paraId="55248686"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4613D18" w14:textId="7549A13C"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6</w:t>
            </w:r>
          </w:p>
        </w:tc>
      </w:tr>
      <w:tr w:rsidR="00EB0037" w14:paraId="76515FF7" w14:textId="77777777" w:rsidTr="00EB0037">
        <w:tc>
          <w:tcPr>
            <w:tcW w:w="3116" w:type="dxa"/>
          </w:tcPr>
          <w:p w14:paraId="4C97995B"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Safety</w:t>
            </w:r>
          </w:p>
          <w:p w14:paraId="4FC9850C"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Pr>
                <w:rStyle w:val="normaltextrun"/>
                <w:rFonts w:asciiTheme="minorHAnsi" w:hAnsiTheme="minorHAnsi" w:cstheme="minorHAnsi"/>
                <w:color w:val="000000"/>
                <w:sz w:val="22"/>
                <w:szCs w:val="22"/>
              </w:rPr>
              <w:t xml:space="preserve">     </w:t>
            </w:r>
            <w:r w:rsidRPr="00EB0037">
              <w:rPr>
                <w:rStyle w:val="normaltextrun"/>
                <w:rFonts w:asciiTheme="minorHAnsi" w:hAnsiTheme="minorHAnsi" w:cstheme="minorHAnsi"/>
                <w:i/>
                <w:iCs/>
                <w:color w:val="000000"/>
                <w:sz w:val="22"/>
                <w:szCs w:val="22"/>
              </w:rPr>
              <w:t xml:space="preserve">Radiation Physics and </w:t>
            </w:r>
          </w:p>
          <w:p w14:paraId="52A80C74" w14:textId="03BDFF61"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Radiobiology (10)</w:t>
            </w:r>
          </w:p>
          <w:p w14:paraId="28595475" w14:textId="55D8424A"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Radiation Protection (10)</w:t>
            </w:r>
          </w:p>
        </w:tc>
        <w:tc>
          <w:tcPr>
            <w:tcW w:w="3117" w:type="dxa"/>
          </w:tcPr>
          <w:p w14:paraId="0609E659" w14:textId="72743A07"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743E0857"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0893398E"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4D68FA4" w14:textId="1313A37A"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19AA06D8" w14:textId="77777777" w:rsidTr="00EB0037">
        <w:tc>
          <w:tcPr>
            <w:tcW w:w="3116" w:type="dxa"/>
          </w:tcPr>
          <w:p w14:paraId="577281D0"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Image Production</w:t>
            </w:r>
          </w:p>
          <w:p w14:paraId="5BE8BE9B"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Image Acquisition and </w:t>
            </w:r>
          </w:p>
          <w:p w14:paraId="062004B0" w14:textId="7E34854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Evaluation (10)</w:t>
            </w:r>
          </w:p>
          <w:p w14:paraId="21F3EC0E"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Equipment Operation and </w:t>
            </w:r>
          </w:p>
          <w:p w14:paraId="2ADB7B52" w14:textId="73AF7D34"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Quality Assurance (10)</w:t>
            </w:r>
          </w:p>
        </w:tc>
        <w:tc>
          <w:tcPr>
            <w:tcW w:w="3117" w:type="dxa"/>
          </w:tcPr>
          <w:p w14:paraId="4116C48B" w14:textId="2C2BECFD"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20</w:t>
            </w:r>
          </w:p>
        </w:tc>
        <w:tc>
          <w:tcPr>
            <w:tcW w:w="3117" w:type="dxa"/>
          </w:tcPr>
          <w:p w14:paraId="32847A1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4F93BD0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217ED47A" w14:textId="71C831D3"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tc>
      </w:tr>
      <w:tr w:rsidR="00EB0037" w14:paraId="68984CEE" w14:textId="77777777" w:rsidTr="00EB0037">
        <w:tc>
          <w:tcPr>
            <w:tcW w:w="3116" w:type="dxa"/>
          </w:tcPr>
          <w:p w14:paraId="1D7CDB71"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Procedures</w:t>
            </w:r>
          </w:p>
          <w:p w14:paraId="35D4E867" w14:textId="46B5E8D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Head, Spine</w:t>
            </w:r>
            <w:r>
              <w:rPr>
                <w:rStyle w:val="normaltextrun"/>
                <w:rFonts w:asciiTheme="minorHAnsi" w:hAnsiTheme="minorHAnsi" w:cstheme="minorHAnsi"/>
                <w:i/>
                <w:iCs/>
                <w:color w:val="000000"/>
                <w:sz w:val="22"/>
                <w:szCs w:val="22"/>
              </w:rPr>
              <w:t>,</w:t>
            </w:r>
            <w:r w:rsidRPr="00EB0037">
              <w:rPr>
                <w:rStyle w:val="normaltextrun"/>
                <w:rFonts w:asciiTheme="minorHAnsi" w:hAnsiTheme="minorHAnsi" w:cstheme="minorHAnsi"/>
                <w:i/>
                <w:iCs/>
                <w:color w:val="000000"/>
                <w:sz w:val="22"/>
                <w:szCs w:val="22"/>
              </w:rPr>
              <w:t xml:space="preserve"> and Pelvis </w:t>
            </w:r>
          </w:p>
          <w:p w14:paraId="0C5989FD" w14:textId="2A43298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49CF6BF0" w14:textId="77777777"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Thorax and Abdomen      </w:t>
            </w:r>
          </w:p>
          <w:p w14:paraId="05685FD2" w14:textId="3EE49C16"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i/>
                <w:iCs/>
                <w:color w:val="000000"/>
                <w:sz w:val="22"/>
                <w:szCs w:val="22"/>
              </w:rPr>
            </w:pPr>
            <w:r w:rsidRPr="00EB0037">
              <w:rPr>
                <w:rStyle w:val="normaltextrun"/>
                <w:rFonts w:asciiTheme="minorHAnsi" w:hAnsiTheme="minorHAnsi" w:cstheme="minorHAnsi"/>
                <w:i/>
                <w:iCs/>
                <w:color w:val="000000"/>
                <w:sz w:val="22"/>
                <w:szCs w:val="22"/>
              </w:rPr>
              <w:t xml:space="preserve">     Procedures (10)</w:t>
            </w:r>
          </w:p>
          <w:p w14:paraId="2AD53AA0" w14:textId="0C2EC5D5"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EB0037">
              <w:rPr>
                <w:rStyle w:val="normaltextrun"/>
                <w:rFonts w:asciiTheme="minorHAnsi" w:hAnsiTheme="minorHAnsi" w:cstheme="minorHAnsi"/>
                <w:i/>
                <w:iCs/>
                <w:color w:val="000000"/>
                <w:sz w:val="22"/>
                <w:szCs w:val="22"/>
              </w:rPr>
              <w:t xml:space="preserve">     Extremity Procedures (10)</w:t>
            </w:r>
            <w:r>
              <w:rPr>
                <w:rStyle w:val="normaltextrun"/>
                <w:rFonts w:asciiTheme="minorHAnsi" w:hAnsiTheme="minorHAnsi" w:cstheme="minorHAnsi"/>
                <w:color w:val="000000"/>
                <w:sz w:val="22"/>
                <w:szCs w:val="22"/>
              </w:rPr>
              <w:t xml:space="preserve"> </w:t>
            </w:r>
          </w:p>
        </w:tc>
        <w:tc>
          <w:tcPr>
            <w:tcW w:w="3117" w:type="dxa"/>
          </w:tcPr>
          <w:p w14:paraId="5136E1C4" w14:textId="2D51329C"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30</w:t>
            </w:r>
          </w:p>
        </w:tc>
        <w:tc>
          <w:tcPr>
            <w:tcW w:w="3117" w:type="dxa"/>
          </w:tcPr>
          <w:p w14:paraId="2C78C84C"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p w14:paraId="122F57B3"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3</w:t>
            </w:r>
          </w:p>
          <w:p w14:paraId="0A3A71C5"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4</w:t>
            </w:r>
          </w:p>
          <w:p w14:paraId="4F8915AB" w14:textId="77777777"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5</w:t>
            </w:r>
          </w:p>
          <w:p w14:paraId="41800DA5" w14:textId="7F2B546D" w:rsid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color w:val="000000"/>
                <w:sz w:val="22"/>
                <w:szCs w:val="22"/>
              </w:rPr>
            </w:pPr>
          </w:p>
        </w:tc>
      </w:tr>
      <w:tr w:rsidR="00EB0037" w14:paraId="7087C52B" w14:textId="77777777" w:rsidTr="00EB0037">
        <w:tc>
          <w:tcPr>
            <w:tcW w:w="3116" w:type="dxa"/>
          </w:tcPr>
          <w:p w14:paraId="447E9BB7" w14:textId="77777777" w:rsidR="00EB0037" w:rsidRDefault="00EB0037" w:rsidP="00EB0037">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3117" w:type="dxa"/>
          </w:tcPr>
          <w:p w14:paraId="4828885B" w14:textId="3F16F9B6" w:rsidR="00EB0037" w:rsidRPr="00EB0037" w:rsidRDefault="00EB0037" w:rsidP="00EB0037">
            <w:pPr>
              <w:pStyle w:val="paragraph"/>
              <w:spacing w:before="0" w:beforeAutospacing="0" w:after="0" w:afterAutospacing="0"/>
              <w:jc w:val="center"/>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Total 80</w:t>
            </w:r>
          </w:p>
        </w:tc>
        <w:tc>
          <w:tcPr>
            <w:tcW w:w="3117" w:type="dxa"/>
          </w:tcPr>
          <w:p w14:paraId="5603F2D5" w14:textId="4B48E63F" w:rsidR="00EB0037" w:rsidRPr="00EB0037" w:rsidRDefault="00EB0037" w:rsidP="00EB0037">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EB0037">
              <w:rPr>
                <w:rStyle w:val="normaltextrun"/>
                <w:rFonts w:asciiTheme="minorHAnsi" w:hAnsiTheme="minorHAnsi" w:cstheme="minorHAnsi"/>
                <w:b/>
                <w:bCs/>
                <w:color w:val="000000"/>
                <w:sz w:val="22"/>
                <w:szCs w:val="22"/>
              </w:rPr>
              <w:t>Maximum CE 36</w:t>
            </w:r>
          </w:p>
        </w:tc>
      </w:tr>
    </w:tbl>
    <w:commentRangeEnd w:id="8"/>
    <w:p w14:paraId="2DC54C76" w14:textId="77777777" w:rsidR="00EB0037" w:rsidRDefault="00730E10"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CommentReference"/>
          <w:rFonts w:asciiTheme="minorHAnsi" w:eastAsiaTheme="minorHAnsi" w:hAnsiTheme="minorHAnsi" w:cstheme="minorBidi"/>
          <w:kern w:val="2"/>
          <w14:ligatures w14:val="standardContextual"/>
        </w:rPr>
        <w:commentReference w:id="8"/>
      </w:r>
    </w:p>
    <w:p w14:paraId="5BC344BA" w14:textId="3A4F76BB"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This article follows the first section of the Safety, Radiation Physics, and Radiobiology outline of the content specifications for Radiography as published by the ARRT. </w:t>
      </w:r>
    </w:p>
    <w:p w14:paraId="11C2D40C"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3FDF9F5" w14:textId="75C563B7" w:rsidR="0096537C" w:rsidRPr="00D25722" w:rsidRDefault="0096537C" w:rsidP="00F82113">
      <w:pPr>
        <w:pStyle w:val="Heading1"/>
        <w:rPr>
          <w:rStyle w:val="normaltextrun"/>
          <w:b w:val="0"/>
          <w:bCs w:val="0"/>
        </w:rPr>
      </w:pPr>
      <w:r w:rsidRPr="00D25722">
        <w:rPr>
          <w:rStyle w:val="normaltextrun"/>
        </w:rPr>
        <w:t>Radiation Physics and Radiobiology</w:t>
      </w:r>
    </w:p>
    <w:p w14:paraId="1076BD63" w14:textId="77777777" w:rsidR="00264905" w:rsidRDefault="0026490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65EAB2F" w14:textId="17B35AC8" w:rsidR="008315A5" w:rsidRPr="00692B23" w:rsidRDefault="0096537C" w:rsidP="00F82113">
      <w:pPr>
        <w:pStyle w:val="Heading2"/>
        <w:rPr>
          <w:rStyle w:val="normaltextrun"/>
        </w:rPr>
      </w:pPr>
      <w:r w:rsidRPr="00692B23">
        <w:rPr>
          <w:rStyle w:val="normaltextrun"/>
        </w:rPr>
        <w:t>Principles of Radiation Physics</w:t>
      </w:r>
      <w:commentRangeStart w:id="10"/>
      <w:r w:rsidR="00871368" w:rsidRPr="00692B23">
        <w:rPr>
          <w:rStyle w:val="normaltextrun"/>
          <w:vertAlign w:val="superscript"/>
        </w:rPr>
        <w:fldChar w:fldCharType="begin"/>
      </w:r>
      <w:r w:rsidR="00871368" w:rsidRPr="00692B23">
        <w:rPr>
          <w:rStyle w:val="normaltextrun"/>
          <w:vertAlign w:val="superscript"/>
        </w:rPr>
        <w:instrText xml:space="preserve"> NOTEREF _Ref138156461 \h  \* MERGEFORMAT </w:instrText>
      </w:r>
      <w:r w:rsidR="00871368" w:rsidRPr="00692B23">
        <w:rPr>
          <w:rStyle w:val="normaltextrun"/>
          <w:vertAlign w:val="superscript"/>
        </w:rPr>
      </w:r>
      <w:r w:rsidR="00871368" w:rsidRPr="00692B23">
        <w:rPr>
          <w:rStyle w:val="normaltextrun"/>
          <w:vertAlign w:val="superscript"/>
        </w:rPr>
        <w:fldChar w:fldCharType="separate"/>
      </w:r>
      <w:r w:rsidR="00871368" w:rsidRPr="00692B23">
        <w:rPr>
          <w:rStyle w:val="normaltextrun"/>
          <w:vertAlign w:val="superscript"/>
        </w:rPr>
        <w:t>2</w:t>
      </w:r>
      <w:r w:rsidR="00871368" w:rsidRPr="00692B23">
        <w:rPr>
          <w:rStyle w:val="normaltextrun"/>
          <w:vertAlign w:val="superscript"/>
        </w:rPr>
        <w:fldChar w:fldCharType="end"/>
      </w:r>
      <w:commentRangeEnd w:id="10"/>
      <w:r w:rsidR="00F82113">
        <w:rPr>
          <w:rStyle w:val="CommentReference"/>
          <w:rFonts w:eastAsiaTheme="minorHAnsi" w:cstheme="minorBidi"/>
          <w:b w:val="0"/>
          <w:bCs w:val="0"/>
          <w:color w:val="auto"/>
          <w:kern w:val="2"/>
          <w14:ligatures w14:val="standardContextual"/>
        </w:rPr>
        <w:commentReference w:id="10"/>
      </w:r>
    </w:p>
    <w:p w14:paraId="5CF3B730" w14:textId="7DC6B020" w:rsidR="00D44338" w:rsidRPr="00F23879" w:rsidRDefault="00D44338" w:rsidP="00F23879">
      <w:pPr>
        <w:pStyle w:val="paragraph"/>
        <w:spacing w:before="0" w:beforeAutospacing="0" w:after="0" w:afterAutospacing="0"/>
        <w:textAlignment w:val="baseline"/>
        <w:rPr>
          <w:rFonts w:asciiTheme="minorHAnsi" w:hAnsiTheme="minorHAnsi" w:cstheme="minorHAnsi"/>
          <w:sz w:val="22"/>
          <w:szCs w:val="22"/>
        </w:rPr>
      </w:pPr>
      <w:commentRangeStart w:id="11"/>
      <w:r w:rsidRPr="008758A1">
        <w:rPr>
          <w:rStyle w:val="normaltextrun"/>
          <w:rFonts w:asciiTheme="minorHAnsi" w:hAnsiTheme="minorHAnsi" w:cstheme="minorHAnsi"/>
          <w:color w:val="000000"/>
          <w:sz w:val="22"/>
          <w:szCs w:val="22"/>
          <w:highlight w:val="yellow"/>
        </w:rPr>
        <w:t>Radiation</w:t>
      </w:r>
      <w:commentRangeEnd w:id="11"/>
      <w:r w:rsidR="00DE4500">
        <w:rPr>
          <w:rStyle w:val="CommentReference"/>
          <w:rFonts w:asciiTheme="minorHAnsi" w:eastAsiaTheme="minorHAnsi" w:hAnsiTheme="minorHAnsi" w:cstheme="minorBidi"/>
          <w:kern w:val="2"/>
          <w14:ligatures w14:val="standardContextual"/>
        </w:rPr>
        <w:commentReference w:id="11"/>
      </w:r>
      <w:r w:rsidRPr="008758A1">
        <w:rPr>
          <w:rStyle w:val="normaltextrun"/>
          <w:rFonts w:asciiTheme="minorHAnsi" w:hAnsiTheme="minorHAnsi" w:cstheme="minorHAnsi"/>
          <w:color w:val="000000"/>
          <w:sz w:val="22"/>
          <w:szCs w:val="22"/>
          <w:highlight w:val="yellow"/>
        </w:rPr>
        <w:t xml:space="preserve"> is energy that comes from a source and travels through space at the speed of light.</w:t>
      </w:r>
      <w:bookmarkStart w:id="12" w:name="_Ref138156461"/>
      <w:r w:rsidR="008315A5">
        <w:rPr>
          <w:rStyle w:val="EndnoteReference"/>
          <w:rFonts w:asciiTheme="minorHAnsi" w:hAnsiTheme="minorHAnsi" w:cstheme="minorHAnsi"/>
          <w:color w:val="000000"/>
          <w:sz w:val="22"/>
          <w:szCs w:val="22"/>
        </w:rPr>
        <w:endnoteReference w:id="2"/>
      </w:r>
      <w:bookmarkEnd w:id="12"/>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Ionizing radiation </w:t>
      </w:r>
      <w:r w:rsidR="008315A5">
        <w:rPr>
          <w:rStyle w:val="normaltextrun"/>
          <w:rFonts w:asciiTheme="minorHAnsi" w:hAnsiTheme="minorHAnsi" w:cstheme="minorHAnsi"/>
          <w:color w:val="000000"/>
          <w:sz w:val="22"/>
          <w:szCs w:val="22"/>
        </w:rPr>
        <w:t>consists</w:t>
      </w:r>
      <w:r w:rsidRPr="00F23879">
        <w:rPr>
          <w:rStyle w:val="normaltextrun"/>
          <w:rFonts w:asciiTheme="minorHAnsi" w:hAnsiTheme="minorHAnsi" w:cstheme="minorHAnsi"/>
          <w:color w:val="000000"/>
          <w:sz w:val="22"/>
          <w:szCs w:val="22"/>
        </w:rPr>
        <w:t xml:space="preserve"> of particles, </w:t>
      </w:r>
      <w:r w:rsidR="008315A5">
        <w:rPr>
          <w:rStyle w:val="normaltextrun"/>
          <w:rFonts w:asciiTheme="minorHAnsi" w:hAnsiTheme="minorHAnsi" w:cstheme="minorHAnsi"/>
          <w:color w:val="000000"/>
          <w:sz w:val="22"/>
          <w:szCs w:val="22"/>
        </w:rPr>
        <w:t>x</w:t>
      </w:r>
      <w:r w:rsidRPr="00F23879">
        <w:rPr>
          <w:rStyle w:val="normaltextrun"/>
          <w:rFonts w:asciiTheme="minorHAnsi" w:hAnsiTheme="minorHAnsi" w:cstheme="minorHAnsi"/>
          <w:color w:val="000000"/>
          <w:sz w:val="22"/>
          <w:szCs w:val="22"/>
        </w:rPr>
        <w:t>-rays, or gamma rays with sufficient energy to cause ionization in the medium through which it passes.</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Because of this process, the ionization event may cause injury in normal biologic tissue.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Therefore, radiologic technologists' must minimize patient exposure to radiation.</w:t>
      </w:r>
      <w:r w:rsidRPr="00F23879">
        <w:rPr>
          <w:rStyle w:val="eop"/>
          <w:rFonts w:asciiTheme="minorHAnsi" w:hAnsiTheme="minorHAnsi" w:cstheme="minorHAnsi"/>
          <w:color w:val="000000"/>
          <w:sz w:val="22"/>
          <w:szCs w:val="22"/>
        </w:rPr>
        <w:t>​</w:t>
      </w:r>
    </w:p>
    <w:p w14:paraId="7D85D67A" w14:textId="158469D8" w:rsidR="00D44338" w:rsidRPr="00F23879" w:rsidRDefault="008315A5"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Radiation protection aim</w:t>
      </w:r>
      <w:r w:rsidR="00D44338" w:rsidRPr="00F23879">
        <w:rPr>
          <w:rStyle w:val="normaltextrun"/>
          <w:rFonts w:asciiTheme="minorHAnsi" w:hAnsiTheme="minorHAnsi" w:cstheme="minorHAnsi"/>
          <w:color w:val="000000"/>
          <w:sz w:val="22"/>
          <w:szCs w:val="22"/>
        </w:rPr>
        <w:t>s to protect persons from both short-term and long-term effects of radiation.</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R</w:t>
      </w:r>
      <w:r w:rsidR="00AB0D43">
        <w:rPr>
          <w:rStyle w:val="normaltextrun"/>
          <w:rFonts w:asciiTheme="minorHAnsi" w:hAnsiTheme="minorHAnsi" w:cstheme="minorHAnsi"/>
          <w:color w:val="000000"/>
          <w:sz w:val="22"/>
          <w:szCs w:val="22"/>
        </w:rPr>
        <w:t>T</w:t>
      </w:r>
      <w:r w:rsidR="00D44338" w:rsidRPr="00F23879">
        <w:rPr>
          <w:rStyle w:val="normaltextrun"/>
          <w:rFonts w:asciiTheme="minorHAnsi" w:hAnsiTheme="minorHAnsi" w:cstheme="minorHAnsi"/>
          <w:color w:val="000000"/>
          <w:sz w:val="22"/>
          <w:szCs w:val="22"/>
        </w:rPr>
        <w:t xml:space="preserve">s </w:t>
      </w:r>
      <w:r>
        <w:rPr>
          <w:rStyle w:val="normaltextrun"/>
          <w:rFonts w:asciiTheme="minorHAnsi" w:hAnsiTheme="minorHAnsi" w:cstheme="minorHAnsi"/>
          <w:color w:val="000000"/>
          <w:sz w:val="22"/>
          <w:szCs w:val="22"/>
        </w:rPr>
        <w:t>are responsible for ensuring</w:t>
      </w:r>
      <w:r w:rsidR="00D44338" w:rsidRPr="00F23879">
        <w:rPr>
          <w:rStyle w:val="normaltextrun"/>
          <w:rFonts w:asciiTheme="minorHAnsi" w:hAnsiTheme="minorHAnsi" w:cstheme="minorHAnsi"/>
          <w:color w:val="000000"/>
          <w:sz w:val="22"/>
          <w:szCs w:val="22"/>
        </w:rPr>
        <w:t xml:space="preserve"> radiation safety during all medical radiation procedures.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Radiation protection is </w:t>
      </w:r>
      <w:r>
        <w:rPr>
          <w:rStyle w:val="normaltextrun"/>
          <w:rFonts w:asciiTheme="minorHAnsi" w:hAnsiTheme="minorHAnsi" w:cstheme="minorHAnsi"/>
          <w:color w:val="000000"/>
          <w:sz w:val="22"/>
          <w:szCs w:val="22"/>
        </w:rPr>
        <w:t>effective measures</w:t>
      </w:r>
      <w:r w:rsidR="00D44338" w:rsidRPr="00F23879">
        <w:rPr>
          <w:rStyle w:val="normaltextrun"/>
          <w:rFonts w:asciiTheme="minorHAnsi" w:hAnsiTheme="minorHAnsi" w:cstheme="minorHAnsi"/>
          <w:color w:val="000000"/>
          <w:sz w:val="22"/>
          <w:szCs w:val="22"/>
        </w:rPr>
        <w:t xml:space="preserve"> to safeguard patients, personnel</w:t>
      </w:r>
      <w:r>
        <w:rPr>
          <w:rStyle w:val="normaltextrun"/>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 and the general public from unnecessary exposure to ionizing radiation. </w:t>
      </w:r>
    </w:p>
    <w:p w14:paraId="15FC87C5" w14:textId="77777777" w:rsidR="008315A5" w:rsidRDefault="008315A5" w:rsidP="008315A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309422" w14:textId="3EA19076" w:rsidR="008315A5" w:rsidRPr="00613E0A" w:rsidRDefault="008315A5" w:rsidP="00F82113">
      <w:pPr>
        <w:pStyle w:val="Heading3"/>
        <w:rPr>
          <w:rStyle w:val="normaltextrun"/>
        </w:rPr>
      </w:pPr>
      <w:r w:rsidRPr="00613E0A">
        <w:rPr>
          <w:rStyle w:val="normaltextrun"/>
        </w:rPr>
        <w:t>X-ray production</w:t>
      </w:r>
      <w:r w:rsidR="00871368" w:rsidRPr="00613E0A">
        <w:rPr>
          <w:rStyle w:val="normaltextrun"/>
        </w:rPr>
        <w:fldChar w:fldCharType="begin"/>
      </w:r>
      <w:r w:rsidR="00871368" w:rsidRPr="00613E0A">
        <w:rPr>
          <w:rStyle w:val="normaltextrun"/>
        </w:rPr>
        <w:instrText xml:space="preserve"> NOTEREF _Ref138156461 \h  \* MERGEFORMAT </w:instrText>
      </w:r>
      <w:r w:rsidR="00871368" w:rsidRPr="00613E0A">
        <w:rPr>
          <w:rStyle w:val="normaltextrun"/>
        </w:rPr>
      </w:r>
      <w:r w:rsidR="00871368" w:rsidRPr="00613E0A">
        <w:rPr>
          <w:rStyle w:val="normaltextrun"/>
        </w:rPr>
        <w:fldChar w:fldCharType="separate"/>
      </w:r>
      <w:r w:rsidR="00871368" w:rsidRPr="00613E0A">
        <w:rPr>
          <w:rStyle w:val="normaltextrun"/>
        </w:rPr>
        <w:t>2</w:t>
      </w:r>
      <w:r w:rsidR="00871368" w:rsidRPr="00613E0A">
        <w:rPr>
          <w:rStyle w:val="normaltextrun"/>
        </w:rPr>
        <w:fldChar w:fldCharType="end"/>
      </w:r>
    </w:p>
    <w:p w14:paraId="6FC4EB5D" w14:textId="18493768" w:rsidR="00D44338" w:rsidRPr="00F23879" w:rsidRDefault="00D44338" w:rsidP="008315A5">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What is needed to produce an x-ray?</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are produced when electrons strike a metal target. The electrons (from the cathode) are liberated from the heated filament and accelerated by a high voltage towards the metal target. The x-rays are produced when the electrons collide with the atoms and nuclei of the metal target (the anode).</w:t>
      </w:r>
      <w:r w:rsidRPr="00F23879">
        <w:rPr>
          <w:rStyle w:val="eop"/>
          <w:rFonts w:asciiTheme="minorHAnsi" w:hAnsiTheme="minorHAnsi" w:cstheme="minorHAnsi"/>
          <w:color w:val="000000"/>
          <w:sz w:val="22"/>
          <w:szCs w:val="22"/>
        </w:rPr>
        <w:t>​</w:t>
      </w:r>
      <w:r w:rsidR="008315A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There are </w:t>
      </w:r>
      <w:r w:rsidR="00653340" w:rsidRPr="008758A1">
        <w:rPr>
          <w:rStyle w:val="normaltextrun"/>
          <w:rFonts w:asciiTheme="minorHAnsi" w:hAnsiTheme="minorHAnsi" w:cstheme="minorHAnsi"/>
          <w:color w:val="000000"/>
          <w:sz w:val="22"/>
          <w:szCs w:val="22"/>
          <w:highlight w:val="yellow"/>
        </w:rPr>
        <w:t>four</w:t>
      </w:r>
      <w:r w:rsidRPr="008758A1">
        <w:rPr>
          <w:rStyle w:val="normaltextrun"/>
          <w:rFonts w:asciiTheme="minorHAnsi" w:hAnsiTheme="minorHAnsi" w:cstheme="minorHAnsi"/>
          <w:color w:val="000000"/>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e</w:t>
      </w:r>
      <w:r w:rsidRPr="008758A1">
        <w:rPr>
          <w:rStyle w:val="normaltextrun"/>
          <w:rFonts w:asciiTheme="minorHAnsi" w:hAnsiTheme="minorHAnsi" w:cstheme="minorHAnsi"/>
          <w:color w:val="000000"/>
          <w:sz w:val="22"/>
          <w:szCs w:val="22"/>
          <w:highlight w:val="yellow"/>
        </w:rPr>
        <w:t>ssential conditions for the production of x-rays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First,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 xml:space="preserve">here must be a </w:t>
      </w:r>
      <w:r w:rsidR="008315A5" w:rsidRPr="008758A1">
        <w:rPr>
          <w:rStyle w:val="normaltextrun"/>
          <w:rFonts w:asciiTheme="minorHAnsi" w:hAnsiTheme="minorHAnsi" w:cstheme="minorHAnsi"/>
          <w:color w:val="000000"/>
          <w:sz w:val="22"/>
          <w:szCs w:val="22"/>
          <w:highlight w:val="yellow"/>
        </w:rPr>
        <w:t>s</w:t>
      </w:r>
      <w:r w:rsidRPr="008758A1">
        <w:rPr>
          <w:rStyle w:val="normaltextrun"/>
          <w:rFonts w:asciiTheme="minorHAnsi" w:hAnsiTheme="minorHAnsi" w:cstheme="minorHAnsi"/>
          <w:color w:val="000000"/>
          <w:sz w:val="22"/>
          <w:szCs w:val="22"/>
          <w:highlight w:val="yellow"/>
        </w:rPr>
        <w:t>ource of free electron</w:t>
      </w:r>
      <w:r w:rsidR="00653340" w:rsidRPr="008758A1">
        <w:rPr>
          <w:rStyle w:val="normaltextrun"/>
          <w:rFonts w:asciiTheme="minorHAnsi" w:hAnsiTheme="minorHAnsi" w:cstheme="minorHAnsi"/>
          <w:color w:val="000000"/>
          <w:sz w:val="22"/>
          <w:szCs w:val="22"/>
          <w:highlight w:val="yellow"/>
        </w:rPr>
        <w:t xml:space="preserve">s from </w:t>
      </w:r>
      <w:r w:rsidRPr="008758A1">
        <w:rPr>
          <w:rStyle w:val="normaltextrun"/>
          <w:rFonts w:asciiTheme="minorHAnsi" w:hAnsiTheme="minorHAnsi" w:cstheme="minorHAnsi"/>
          <w:color w:val="000000"/>
          <w:sz w:val="22"/>
          <w:szCs w:val="22"/>
          <w:highlight w:val="yellow"/>
        </w:rPr>
        <w:t>the cathode</w:t>
      </w:r>
      <w:r w:rsidR="00653340" w:rsidRPr="008758A1">
        <w:rPr>
          <w:rStyle w:val="normaltextrun"/>
          <w:rFonts w:asciiTheme="minorHAnsi" w:hAnsiTheme="minorHAnsi" w:cstheme="minorHAnsi"/>
          <w:color w:val="000000"/>
          <w:sz w:val="22"/>
          <w:szCs w:val="22"/>
          <w:highlight w:val="yellow"/>
        </w:rPr>
        <w:t xml:space="preserve"> </w:t>
      </w:r>
      <w:r w:rsidRPr="008758A1">
        <w:rPr>
          <w:rStyle w:val="normaltextrun"/>
          <w:rFonts w:asciiTheme="minorHAnsi" w:hAnsiTheme="minorHAnsi" w:cstheme="minorHAnsi"/>
          <w:color w:val="000000"/>
          <w:sz w:val="22"/>
          <w:szCs w:val="22"/>
          <w:highlight w:val="yellow"/>
        </w:rPr>
        <w:t>through thermionic emission</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00653340" w:rsidRPr="008758A1">
        <w:rPr>
          <w:rFonts w:asciiTheme="minorHAnsi" w:hAnsiTheme="minorHAnsi" w:cstheme="minorHAnsi"/>
          <w:sz w:val="22"/>
          <w:szCs w:val="22"/>
          <w:highlight w:val="yellow"/>
        </w:rPr>
        <w:t xml:space="preserve">Next,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 xml:space="preserve">here </w:t>
      </w:r>
      <w:r w:rsidRPr="008758A1">
        <w:rPr>
          <w:rStyle w:val="normaltextrun"/>
          <w:rFonts w:asciiTheme="minorHAnsi" w:hAnsiTheme="minorHAnsi" w:cstheme="minorHAnsi"/>
          <w:color w:val="000000"/>
          <w:sz w:val="22"/>
          <w:szCs w:val="22"/>
          <w:highlight w:val="yellow"/>
        </w:rPr>
        <w:lastRenderedPageBreak/>
        <w:t xml:space="preserve">must be a means of </w:t>
      </w:r>
      <w:r w:rsidR="00653340" w:rsidRPr="008758A1">
        <w:rPr>
          <w:rStyle w:val="normaltextrun"/>
          <w:rFonts w:asciiTheme="minorHAnsi" w:hAnsiTheme="minorHAnsi" w:cstheme="minorHAnsi"/>
          <w:color w:val="000000"/>
          <w:sz w:val="22"/>
          <w:szCs w:val="22"/>
          <w:highlight w:val="yellow"/>
        </w:rPr>
        <w:t>a</w:t>
      </w:r>
      <w:r w:rsidRPr="008758A1">
        <w:rPr>
          <w:rStyle w:val="normaltextrun"/>
          <w:rFonts w:asciiTheme="minorHAnsi" w:hAnsiTheme="minorHAnsi" w:cstheme="minorHAnsi"/>
          <w:color w:val="000000"/>
          <w:sz w:val="22"/>
          <w:szCs w:val="22"/>
          <w:highlight w:val="yellow"/>
        </w:rPr>
        <w:t>ccelerating those electrons to extreme speeds</w:t>
      </w:r>
      <w:r w:rsidRPr="008758A1">
        <w:rPr>
          <w:rStyle w:val="eop"/>
          <w:rFonts w:asciiTheme="minorHAnsi" w:hAnsiTheme="minorHAnsi" w:cstheme="minorHAnsi"/>
          <w:color w:val="000000"/>
          <w:sz w:val="22"/>
          <w:szCs w:val="22"/>
          <w:highlight w:val="yellow"/>
        </w:rPr>
        <w:t>​</w:t>
      </w:r>
      <w:r w:rsidR="008315A5" w:rsidRPr="008758A1">
        <w:rPr>
          <w:rFonts w:asciiTheme="minorHAnsi" w:hAnsiTheme="minorHAnsi" w:cstheme="minorHAnsi"/>
          <w:sz w:val="22"/>
          <w:szCs w:val="22"/>
          <w:highlight w:val="yellow"/>
        </w:rPr>
        <w:t xml:space="preserve">. </w:t>
      </w:r>
      <w:r w:rsidRPr="008758A1">
        <w:rPr>
          <w:rStyle w:val="normaltextrun"/>
          <w:rFonts w:asciiTheme="minorHAnsi" w:hAnsiTheme="minorHAnsi" w:cstheme="minorHAnsi"/>
          <w:color w:val="000000"/>
          <w:sz w:val="22"/>
          <w:szCs w:val="22"/>
          <w:highlight w:val="yellow"/>
        </w:rPr>
        <w:t>The</w:t>
      </w:r>
      <w:r w:rsidR="00653340" w:rsidRPr="008758A1">
        <w:rPr>
          <w:rStyle w:val="normaltextrun"/>
          <w:rFonts w:asciiTheme="minorHAnsi" w:hAnsiTheme="minorHAnsi" w:cstheme="minorHAnsi"/>
          <w:color w:val="000000"/>
          <w:sz w:val="22"/>
          <w:szCs w:val="22"/>
          <w:highlight w:val="yellow"/>
        </w:rPr>
        <w:t>n, the</w:t>
      </w:r>
      <w:r w:rsidRPr="008758A1">
        <w:rPr>
          <w:rStyle w:val="normaltextrun"/>
          <w:rFonts w:asciiTheme="minorHAnsi" w:hAnsiTheme="minorHAnsi" w:cstheme="minorHAnsi"/>
          <w:color w:val="000000"/>
          <w:sz w:val="22"/>
          <w:szCs w:val="22"/>
          <w:highlight w:val="yellow"/>
        </w:rPr>
        <w:t xml:space="preserve"> electrons must be focused</w:t>
      </w:r>
      <w:r w:rsidR="00653340" w:rsidRPr="008758A1">
        <w:rPr>
          <w:rStyle w:val="normaltextrun"/>
          <w:rFonts w:asciiTheme="minorHAnsi" w:hAnsiTheme="minorHAnsi" w:cstheme="minorHAnsi"/>
          <w:color w:val="000000"/>
          <w:sz w:val="22"/>
          <w:szCs w:val="22"/>
          <w:highlight w:val="yellow"/>
        </w:rPr>
        <w:t>. Lastly,</w:t>
      </w:r>
      <w:r w:rsidR="008315A5" w:rsidRPr="008758A1">
        <w:rPr>
          <w:rFonts w:asciiTheme="minorHAnsi" w:hAnsiTheme="minorHAnsi" w:cstheme="minorHAnsi"/>
          <w:sz w:val="22"/>
          <w:szCs w:val="22"/>
          <w:highlight w:val="yellow"/>
        </w:rPr>
        <w:t xml:space="preserve"> </w:t>
      </w:r>
      <w:r w:rsidR="00653340" w:rsidRPr="008758A1">
        <w:rPr>
          <w:rStyle w:val="normaltextrun"/>
          <w:rFonts w:asciiTheme="minorHAnsi" w:hAnsiTheme="minorHAnsi" w:cstheme="minorHAnsi"/>
          <w:color w:val="000000"/>
          <w:sz w:val="22"/>
          <w:szCs w:val="22"/>
          <w:highlight w:val="yellow"/>
        </w:rPr>
        <w:t>t</w:t>
      </w:r>
      <w:r w:rsidRPr="008758A1">
        <w:rPr>
          <w:rStyle w:val="normaltextrun"/>
          <w:rFonts w:asciiTheme="minorHAnsi" w:hAnsiTheme="minorHAnsi" w:cstheme="minorHAnsi"/>
          <w:color w:val="000000"/>
          <w:sz w:val="22"/>
          <w:szCs w:val="22"/>
          <w:highlight w:val="yellow"/>
        </w:rPr>
        <w:t>here must be a means of decelerating the electrons</w:t>
      </w:r>
      <w:r w:rsidR="00653340" w:rsidRPr="008758A1">
        <w:rPr>
          <w:rStyle w:val="normaltextrun"/>
          <w:rFonts w:asciiTheme="minorHAnsi" w:hAnsiTheme="minorHAnsi" w:cstheme="minorHAnsi"/>
          <w:color w:val="000000"/>
          <w:sz w:val="22"/>
          <w:szCs w:val="22"/>
          <w:highlight w:val="yellow"/>
        </w:rPr>
        <w:t>, which happens when the electrons strike the anode.</w:t>
      </w:r>
    </w:p>
    <w:p w14:paraId="34CC583B" w14:textId="77777777" w:rsidR="0096537C" w:rsidRDefault="0096537C"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75BEB6D" w14:textId="3C62C04E" w:rsidR="0096537C" w:rsidRPr="00613E0A" w:rsidRDefault="0096537C" w:rsidP="00613E0A">
      <w:pPr>
        <w:pStyle w:val="Heading2"/>
        <w:rPr>
          <w:rStyle w:val="normaltextrun"/>
        </w:rPr>
      </w:pPr>
      <w:r w:rsidRPr="00613E0A">
        <w:rPr>
          <w:rStyle w:val="normaltextrun"/>
        </w:rPr>
        <w:t>Target interactions</w:t>
      </w:r>
      <w:r w:rsidR="00871368" w:rsidRPr="00613E0A">
        <w:rPr>
          <w:rStyle w:val="normaltextrun"/>
          <w:vertAlign w:val="superscript"/>
        </w:rPr>
        <w:fldChar w:fldCharType="begin"/>
      </w:r>
      <w:r w:rsidR="00871368" w:rsidRPr="00613E0A">
        <w:rPr>
          <w:rStyle w:val="normaltextrun"/>
          <w:vertAlign w:val="superscript"/>
        </w:rPr>
        <w:instrText xml:space="preserve"> NOTEREF _Ref138156461 \h  \* MERGEFORMAT </w:instrText>
      </w:r>
      <w:r w:rsidR="00871368" w:rsidRPr="00613E0A">
        <w:rPr>
          <w:rStyle w:val="normaltextrun"/>
          <w:vertAlign w:val="superscript"/>
        </w:rPr>
      </w:r>
      <w:r w:rsidR="00871368" w:rsidRPr="00613E0A">
        <w:rPr>
          <w:rStyle w:val="normaltextrun"/>
          <w:vertAlign w:val="superscript"/>
        </w:rPr>
        <w:fldChar w:fldCharType="separate"/>
      </w:r>
      <w:r w:rsidR="00871368" w:rsidRPr="00613E0A">
        <w:rPr>
          <w:rStyle w:val="normaltextrun"/>
          <w:vertAlign w:val="superscript"/>
        </w:rPr>
        <w:t>2</w:t>
      </w:r>
      <w:r w:rsidR="00871368" w:rsidRPr="00613E0A">
        <w:rPr>
          <w:rStyle w:val="normaltextrun"/>
          <w:vertAlign w:val="superscript"/>
        </w:rPr>
        <w:fldChar w:fldCharType="end"/>
      </w:r>
    </w:p>
    <w:p w14:paraId="13A755F0" w14:textId="3F6C5ABF" w:rsidR="00D44338"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Target interactions take place in the anode</w:t>
      </w:r>
      <w:r w:rsidR="00AB0D43">
        <w:rPr>
          <w:rStyle w:val="normaltextrun"/>
          <w:rFonts w:asciiTheme="minorHAnsi" w:hAnsiTheme="minorHAnsi" w:cstheme="minorHAnsi"/>
          <w:color w:val="000000"/>
          <w:sz w:val="22"/>
          <w:szCs w:val="22"/>
        </w:rPr>
        <w:t xml:space="preserve"> of</w:t>
      </w:r>
      <w:r w:rsidRPr="00F23879">
        <w:rPr>
          <w:rStyle w:val="normaltextrun"/>
          <w:rFonts w:asciiTheme="minorHAnsi" w:hAnsiTheme="minorHAnsi" w:cstheme="minorHAnsi"/>
          <w:color w:val="000000"/>
          <w:sz w:val="22"/>
          <w:szCs w:val="22"/>
        </w:rPr>
        <w:t xml:space="preserve"> the x-ray tube.</w:t>
      </w:r>
      <w:r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 projectile electron entering the anode target material penetrates its atoms.</w:t>
      </w:r>
      <w:del w:id="13" w:author="Jessica Marshall" w:date="2023-06-28T14:57:00Z">
        <w:r w:rsidRPr="00F23879" w:rsidDel="00BD3210">
          <w:rPr>
            <w:rStyle w:val="normaltextrun"/>
            <w:rFonts w:asciiTheme="minorHAnsi" w:hAnsiTheme="minorHAnsi" w:cstheme="minorHAnsi"/>
            <w:color w:val="000000"/>
            <w:sz w:val="22"/>
            <w:szCs w:val="22"/>
          </w:rPr>
          <w:delText> </w:delText>
        </w:r>
      </w:del>
      <w:r w:rsidRPr="00F23879">
        <w:rPr>
          <w:rStyle w:val="normaltextrun"/>
          <w:rFonts w:asciiTheme="minorHAnsi" w:hAnsiTheme="minorHAnsi" w:cstheme="minorHAnsi"/>
          <w:color w:val="000000"/>
          <w:sz w:val="22"/>
          <w:szCs w:val="22"/>
        </w:rPr>
        <w:t xml:space="preserve"> Since atoms are mostly space, </w:t>
      </w:r>
      <w:r w:rsidR="00AB0D43">
        <w:rPr>
          <w:rStyle w:val="normaltextrun"/>
          <w:rFonts w:asciiTheme="minorHAnsi" w:hAnsiTheme="minorHAnsi" w:cstheme="minorHAnsi"/>
          <w:color w:val="000000"/>
          <w:sz w:val="22"/>
          <w:szCs w:val="22"/>
        </w:rPr>
        <w:t>the projectile electron can</w:t>
      </w:r>
      <w:r w:rsidRPr="00F23879">
        <w:rPr>
          <w:rStyle w:val="normaltextrun"/>
          <w:rFonts w:asciiTheme="minorHAnsi" w:hAnsiTheme="minorHAnsi" w:cstheme="minorHAnsi"/>
          <w:color w:val="000000"/>
          <w:sz w:val="22"/>
          <w:szCs w:val="22"/>
        </w:rPr>
        <w:t xml:space="preserve"> pass through several atoms before striking anything.</w:t>
      </w:r>
      <w:r w:rsidRPr="00F23879">
        <w:rPr>
          <w:rStyle w:val="eop"/>
          <w:rFonts w:asciiTheme="minorHAnsi" w:hAnsiTheme="minorHAnsi" w:cstheme="minorHAnsi"/>
          <w:color w:val="000000"/>
          <w:sz w:val="22"/>
          <w:szCs w:val="22"/>
        </w:rPr>
        <w:t>​</w:t>
      </w:r>
      <w:r w:rsidR="00AB0D43">
        <w:rPr>
          <w:rStyle w:val="eop"/>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 xml:space="preserve">When </w:t>
      </w:r>
      <w:r w:rsidR="00AB0D43">
        <w:rPr>
          <w:rStyle w:val="normaltextrun"/>
          <w:rFonts w:asciiTheme="minorHAnsi" w:hAnsiTheme="minorHAnsi" w:cstheme="minorHAnsi"/>
          <w:color w:val="000000"/>
          <w:sz w:val="22"/>
          <w:szCs w:val="22"/>
        </w:rPr>
        <w:t>an atom</w:t>
      </w:r>
      <w:r w:rsidR="00AB0D43" w:rsidRPr="00F23879">
        <w:rPr>
          <w:rStyle w:val="normaltextrun"/>
          <w:rFonts w:asciiTheme="minorHAnsi" w:hAnsiTheme="minorHAnsi" w:cstheme="minorHAnsi"/>
          <w:color w:val="000000"/>
          <w:sz w:val="22"/>
          <w:szCs w:val="22"/>
        </w:rPr>
        <w:t xml:space="preserve"> does strike something, there are two possibilities: </w:t>
      </w:r>
      <w:r w:rsidR="00AB0D43" w:rsidRPr="008758A1">
        <w:rPr>
          <w:rStyle w:val="normaltextrun"/>
          <w:rFonts w:asciiTheme="minorHAnsi" w:hAnsiTheme="minorHAnsi" w:cstheme="minorHAnsi"/>
          <w:color w:val="000000"/>
          <w:sz w:val="22"/>
          <w:szCs w:val="22"/>
          <w:highlight w:val="yellow"/>
        </w:rPr>
        <w:t>The projectile electron may interact with an orbital electron (characteristic radiation), or it may interact with the nucleus of an atom (Bremsstrahlung radiation).</w:t>
      </w:r>
      <w:r w:rsidR="00AB0D43">
        <w:rPr>
          <w:rStyle w:val="normaltextrun"/>
          <w:rFonts w:asciiTheme="minorHAnsi" w:hAnsiTheme="minorHAnsi" w:cstheme="minorHAnsi"/>
          <w:color w:val="000000"/>
          <w:sz w:val="22"/>
          <w:szCs w:val="22"/>
        </w:rPr>
        <w:t xml:space="preserve"> </w:t>
      </w:r>
      <w:r w:rsidR="00AB0D43" w:rsidRPr="00F23879">
        <w:rPr>
          <w:rStyle w:val="normaltextrun"/>
          <w:rFonts w:asciiTheme="minorHAnsi" w:hAnsiTheme="minorHAnsi" w:cstheme="minorHAnsi"/>
          <w:color w:val="000000"/>
          <w:sz w:val="22"/>
          <w:szCs w:val="22"/>
        </w:rPr>
        <w:t>Both interactions result in the production of x-rays but by very different processes.</w:t>
      </w:r>
    </w:p>
    <w:p w14:paraId="3D7C518A" w14:textId="77777777" w:rsidR="00AB0D43" w:rsidRPr="00F23879" w:rsidRDefault="00AB0D43" w:rsidP="00653340">
      <w:pPr>
        <w:pStyle w:val="paragraph"/>
        <w:spacing w:before="0" w:beforeAutospacing="0" w:after="0" w:afterAutospacing="0"/>
        <w:textAlignment w:val="baseline"/>
        <w:rPr>
          <w:rFonts w:asciiTheme="minorHAnsi" w:hAnsiTheme="minorHAnsi" w:cstheme="minorHAnsi"/>
          <w:sz w:val="22"/>
          <w:szCs w:val="22"/>
        </w:rPr>
      </w:pPr>
    </w:p>
    <w:p w14:paraId="2D687744" w14:textId="075EEAD9" w:rsidR="00653340" w:rsidRPr="00613E0A" w:rsidRDefault="00653340" w:rsidP="00613E0A">
      <w:pPr>
        <w:pStyle w:val="Heading3"/>
        <w:rPr>
          <w:rStyle w:val="normaltextrun"/>
        </w:rPr>
      </w:pPr>
      <w:r w:rsidRPr="00613E0A">
        <w:rPr>
          <w:rStyle w:val="normaltextrun"/>
        </w:rPr>
        <w:t>Bremsstrahlung radiation</w:t>
      </w:r>
      <w:r w:rsidR="00871368" w:rsidRPr="00613E0A">
        <w:rPr>
          <w:rStyle w:val="normaltextrun"/>
          <w:vertAlign w:val="superscript"/>
        </w:rPr>
        <w:fldChar w:fldCharType="begin"/>
      </w:r>
      <w:r w:rsidR="00871368" w:rsidRPr="00613E0A">
        <w:rPr>
          <w:rStyle w:val="normaltextrun"/>
          <w:vertAlign w:val="superscript"/>
        </w:rPr>
        <w:instrText xml:space="preserve"> NOTEREF _Ref138156461 \h  \* MERGEFORMAT </w:instrText>
      </w:r>
      <w:r w:rsidR="00871368" w:rsidRPr="00613E0A">
        <w:rPr>
          <w:rStyle w:val="normaltextrun"/>
          <w:vertAlign w:val="superscript"/>
        </w:rPr>
      </w:r>
      <w:r w:rsidR="00871368" w:rsidRPr="00613E0A">
        <w:rPr>
          <w:rStyle w:val="normaltextrun"/>
          <w:vertAlign w:val="superscript"/>
        </w:rPr>
        <w:fldChar w:fldCharType="separate"/>
      </w:r>
      <w:r w:rsidR="00871368" w:rsidRPr="00613E0A">
        <w:rPr>
          <w:rStyle w:val="normaltextrun"/>
          <w:vertAlign w:val="superscript"/>
        </w:rPr>
        <w:t>2</w:t>
      </w:r>
      <w:r w:rsidR="00871368" w:rsidRPr="00613E0A">
        <w:rPr>
          <w:rStyle w:val="normaltextrun"/>
          <w:vertAlign w:val="superscript"/>
        </w:rPr>
        <w:fldChar w:fldCharType="end"/>
      </w:r>
    </w:p>
    <w:p w14:paraId="09E9A13E" w14:textId="0395B7FA" w:rsidR="00D44338" w:rsidRPr="000A0CC8" w:rsidRDefault="00D44338" w:rsidP="00653340">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Bremsstrahlung </w:t>
      </w:r>
      <w:r w:rsidR="000A0CC8">
        <w:rPr>
          <w:rStyle w:val="normaltextrun"/>
          <w:rFonts w:asciiTheme="minorHAnsi" w:hAnsiTheme="minorHAnsi" w:cstheme="minorHAnsi"/>
          <w:color w:val="000000"/>
          <w:sz w:val="22"/>
          <w:szCs w:val="22"/>
        </w:rPr>
        <w:t xml:space="preserve">is </w:t>
      </w:r>
      <w:r w:rsidRPr="00F23879">
        <w:rPr>
          <w:rStyle w:val="normaltextrun"/>
          <w:rFonts w:asciiTheme="minorHAnsi" w:hAnsiTheme="minorHAnsi" w:cstheme="minorHAnsi"/>
          <w:color w:val="000000"/>
          <w:sz w:val="22"/>
          <w:szCs w:val="22"/>
        </w:rPr>
        <w:t xml:space="preserve">German for </w:t>
      </w:r>
      <w:r w:rsidR="00DD724B">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braking radiation</w:t>
      </w:r>
      <w:r w:rsidR="000A0CC8">
        <w:rPr>
          <w:rStyle w:val="normaltextrun"/>
          <w:rFonts w:asciiTheme="minorHAnsi" w:hAnsiTheme="minorHAnsi" w:cstheme="minorHAnsi"/>
          <w:color w:val="000000"/>
          <w:sz w:val="22"/>
          <w:szCs w:val="22"/>
        </w:rPr>
        <w:t>.</w:t>
      </w:r>
      <w:r w:rsidR="00DD724B">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If the electron passes near the atomic nucleus, the positive attraction of the nucleus will cause it to brake or slow down. This deceleration of the electron represents a loss of energy, and that lost energy is emitted as an x-ray photon.</w:t>
      </w:r>
      <w:ins w:id="14" w:author="Jessica Marshall" w:date="2023-06-28T14:56:00Z">
        <w:r w:rsidR="00730E10">
          <w:rPr>
            <w:rStyle w:val="normaltextrun"/>
            <w:rFonts w:asciiTheme="minorHAnsi" w:hAnsiTheme="minorHAnsi" w:cstheme="minorHAnsi"/>
            <w:color w:val="000000"/>
            <w:sz w:val="22"/>
            <w:szCs w:val="22"/>
          </w:rPr>
          <w:t xml:space="preserve"> </w:t>
        </w:r>
      </w:ins>
      <w:del w:id="15" w:author="Jessica Marshall" w:date="2023-06-28T14:56:00Z">
        <w:r w:rsidRPr="00F23879" w:rsidDel="00730E10">
          <w:rPr>
            <w:rStyle w:val="normaltextrun"/>
            <w:rFonts w:asciiTheme="minorHAnsi" w:hAnsiTheme="minorHAnsi" w:cstheme="minorHAnsi"/>
            <w:color w:val="000000"/>
            <w:sz w:val="22"/>
            <w:szCs w:val="22"/>
          </w:rPr>
          <w:delText> </w:delText>
        </w:r>
      </w:del>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As the electron decelerates, the arc of its deceleration determines the energy of the </w:t>
      </w:r>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Pr="00F23879">
        <w:rPr>
          <w:rStyle w:val="normaltextrun"/>
          <w:rFonts w:asciiTheme="minorHAnsi" w:hAnsiTheme="minorHAnsi" w:cstheme="minorHAnsi"/>
          <w:color w:val="000000"/>
          <w:sz w:val="22"/>
          <w:szCs w:val="22"/>
        </w:rPr>
        <w:t> that is produced.</w:t>
      </w:r>
      <w:ins w:id="16" w:author="Jessica Marshall" w:date="2023-06-28T14:56:00Z">
        <w:r w:rsidR="00730E10">
          <w:rPr>
            <w:rStyle w:val="normaltextrun"/>
            <w:rFonts w:asciiTheme="minorHAnsi" w:hAnsiTheme="minorHAnsi" w:cstheme="minorHAnsi"/>
            <w:color w:val="000000"/>
            <w:sz w:val="22"/>
            <w:szCs w:val="22"/>
          </w:rPr>
          <w:t xml:space="preserve"> </w:t>
        </w:r>
      </w:ins>
      <w:del w:id="17" w:author="Jessica Marshall" w:date="2023-06-28T14:56:00Z">
        <w:r w:rsidRPr="00F23879" w:rsidDel="00730E10">
          <w:rPr>
            <w:rStyle w:val="normaltextrun"/>
            <w:rFonts w:asciiTheme="minorHAnsi" w:hAnsiTheme="minorHAnsi" w:cstheme="minorHAnsi"/>
            <w:color w:val="000000"/>
            <w:sz w:val="22"/>
            <w:szCs w:val="22"/>
          </w:rPr>
          <w:delText> </w:delText>
        </w:r>
      </w:del>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I</w:t>
      </w:r>
      <w:r w:rsidR="000A0CC8">
        <w:rPr>
          <w:rStyle w:val="normaltextrun"/>
          <w:rFonts w:asciiTheme="minorHAnsi" w:hAnsiTheme="minorHAnsi" w:cstheme="minorHAnsi"/>
          <w:color w:val="000000"/>
          <w:sz w:val="22"/>
          <w:szCs w:val="22"/>
        </w:rPr>
        <w:t xml:space="preserve">f there is a </w:t>
      </w:r>
      <w:r w:rsidRPr="00F23879">
        <w:rPr>
          <w:rStyle w:val="normaltextrun"/>
          <w:rFonts w:asciiTheme="minorHAnsi" w:hAnsiTheme="minorHAnsi" w:cstheme="minorHAnsi"/>
          <w:color w:val="000000"/>
          <w:sz w:val="22"/>
          <w:szCs w:val="22"/>
        </w:rPr>
        <w:t>s</w:t>
      </w:r>
      <w:r w:rsidR="000A0CC8">
        <w:rPr>
          <w:rStyle w:val="normaltextrun"/>
          <w:rFonts w:asciiTheme="minorHAnsi" w:hAnsiTheme="minorHAnsi" w:cstheme="minorHAnsi"/>
          <w:color w:val="000000"/>
          <w:sz w:val="22"/>
          <w:szCs w:val="22"/>
        </w:rPr>
        <w:t>light</w:t>
      </w:r>
      <w:r w:rsidRPr="00F23879">
        <w:rPr>
          <w:rStyle w:val="normaltextrun"/>
          <w:rFonts w:asciiTheme="minorHAnsi" w:hAnsiTheme="minorHAnsi" w:cstheme="minorHAnsi"/>
          <w:color w:val="000000"/>
          <w:sz w:val="22"/>
          <w:szCs w:val="22"/>
        </w:rPr>
        <w:t xml:space="preserve"> change in direction, a low</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energy</w:t>
      </w:r>
      <w:commentRangeStart w:id="18"/>
      <w:r w:rsidRPr="00F23879">
        <w:rPr>
          <w:rStyle w:val="normaltextrun"/>
          <w:rFonts w:asciiTheme="minorHAnsi" w:hAnsiTheme="minorHAnsi" w:cstheme="minorHAnsi"/>
          <w:color w:val="000000"/>
          <w:sz w:val="22"/>
          <w:szCs w:val="22"/>
        </w:rPr>
        <w:t> </w:t>
      </w:r>
      <w:commentRangeEnd w:id="18"/>
      <w:r w:rsidR="002C5ADE">
        <w:rPr>
          <w:rStyle w:val="CommentReference"/>
          <w:rFonts w:asciiTheme="minorHAnsi" w:eastAsiaTheme="minorHAnsi" w:hAnsiTheme="minorHAnsi" w:cstheme="minorBidi"/>
          <w:kern w:val="2"/>
          <w14:ligatures w14:val="standardContextual"/>
        </w:rPr>
        <w:commentReference w:id="18"/>
      </w:r>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000A0CC8">
        <w:rPr>
          <w:rStyle w:val="spellingerror"/>
          <w:rFonts w:asciiTheme="minorHAnsi" w:hAnsiTheme="minorHAnsi" w:cstheme="minorHAnsi"/>
          <w:color w:val="000000"/>
          <w:sz w:val="22"/>
          <w:szCs w:val="22"/>
        </w:rPr>
        <w:t xml:space="preserve"> photon is produced</w:t>
      </w:r>
      <w:del w:id="19" w:author="Jessica Marshall" w:date="2023-06-28T14:57:00Z">
        <w:r w:rsidRPr="00F23879" w:rsidDel="00BD3210">
          <w:rPr>
            <w:rStyle w:val="eop"/>
            <w:rFonts w:asciiTheme="minorHAnsi" w:hAnsiTheme="minorHAnsi" w:cstheme="minorHAnsi"/>
            <w:color w:val="000000"/>
            <w:sz w:val="22"/>
            <w:szCs w:val="22"/>
          </w:rPr>
          <w:delText>​</w:delText>
        </w:r>
      </w:del>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I</w:t>
      </w:r>
      <w:r w:rsidR="000A0CC8">
        <w:rPr>
          <w:rStyle w:val="normaltextrun"/>
          <w:rFonts w:asciiTheme="minorHAnsi" w:hAnsiTheme="minorHAnsi" w:cstheme="minorHAnsi"/>
          <w:color w:val="000000"/>
          <w:sz w:val="22"/>
          <w:szCs w:val="22"/>
        </w:rPr>
        <w:t xml:space="preserve">f there is </w:t>
      </w:r>
      <w:r w:rsidRPr="00F23879">
        <w:rPr>
          <w:rStyle w:val="normaltextrun"/>
          <w:rFonts w:asciiTheme="minorHAnsi" w:hAnsiTheme="minorHAnsi" w:cstheme="minorHAnsi"/>
          <w:color w:val="000000"/>
          <w:sz w:val="22"/>
          <w:szCs w:val="22"/>
        </w:rPr>
        <w:t xml:space="preserve">a </w:t>
      </w:r>
      <w:r w:rsidR="000A0CC8">
        <w:rPr>
          <w:rStyle w:val="normaltextrun"/>
          <w:rFonts w:asciiTheme="minorHAnsi" w:hAnsiTheme="minorHAnsi" w:cstheme="minorHAnsi"/>
          <w:color w:val="000000"/>
          <w:sz w:val="22"/>
          <w:szCs w:val="22"/>
        </w:rPr>
        <w:t>drastic</w:t>
      </w:r>
      <w:r w:rsidRPr="00F23879">
        <w:rPr>
          <w:rStyle w:val="normaltextrun"/>
          <w:rFonts w:asciiTheme="minorHAnsi" w:hAnsiTheme="minorHAnsi" w:cstheme="minorHAnsi"/>
          <w:color w:val="000000"/>
          <w:sz w:val="22"/>
          <w:szCs w:val="22"/>
        </w:rPr>
        <w:t xml:space="preserve"> change in direction,</w:t>
      </w:r>
      <w:r w:rsidR="000A0CC8">
        <w:rPr>
          <w:rStyle w:val="normaltextrun"/>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a high</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energy</w:t>
      </w:r>
      <w:del w:id="20" w:author="Jessica Marshall" w:date="2023-06-28T14:57:00Z">
        <w:r w:rsidRPr="00F23879" w:rsidDel="00BD3210">
          <w:rPr>
            <w:rStyle w:val="normaltextrun"/>
            <w:rFonts w:asciiTheme="minorHAnsi" w:hAnsiTheme="minorHAnsi" w:cstheme="minorHAnsi"/>
            <w:color w:val="000000"/>
            <w:sz w:val="22"/>
            <w:szCs w:val="22"/>
          </w:rPr>
          <w:delText> </w:delText>
        </w:r>
      </w:del>
      <w:ins w:id="21" w:author="Jessica Marshall" w:date="2023-06-28T14:57:00Z">
        <w:r w:rsidR="00BD3210">
          <w:rPr>
            <w:rStyle w:val="normaltextrun"/>
            <w:rFonts w:asciiTheme="minorHAnsi" w:hAnsiTheme="minorHAnsi" w:cstheme="minorHAnsi"/>
            <w:color w:val="000000"/>
            <w:sz w:val="22"/>
            <w:szCs w:val="22"/>
          </w:rPr>
          <w:t xml:space="preserve"> </w:t>
        </w:r>
      </w:ins>
      <w:r w:rsidRPr="00F23879">
        <w:rPr>
          <w:rStyle w:val="spellingerror"/>
          <w:rFonts w:asciiTheme="minorHAnsi" w:hAnsiTheme="minorHAnsi" w:cstheme="minorHAnsi"/>
          <w:color w:val="000000"/>
          <w:sz w:val="22"/>
          <w:szCs w:val="22"/>
        </w:rPr>
        <w:t>x</w:t>
      </w:r>
      <w:r w:rsidR="000A0CC8">
        <w:rPr>
          <w:rStyle w:val="spellingerror"/>
          <w:rFonts w:asciiTheme="minorHAnsi" w:hAnsiTheme="minorHAnsi" w:cstheme="minorHAnsi"/>
          <w:color w:val="000000"/>
          <w:sz w:val="22"/>
          <w:szCs w:val="22"/>
        </w:rPr>
        <w:t>-</w:t>
      </w:r>
      <w:r w:rsidRPr="00F23879">
        <w:rPr>
          <w:rStyle w:val="spellingerror"/>
          <w:rFonts w:asciiTheme="minorHAnsi" w:hAnsiTheme="minorHAnsi" w:cstheme="minorHAnsi"/>
          <w:color w:val="000000"/>
          <w:sz w:val="22"/>
          <w:szCs w:val="22"/>
        </w:rPr>
        <w:t>ray</w:t>
      </w:r>
      <w:r w:rsidR="000A0CC8">
        <w:rPr>
          <w:rStyle w:val="spellingerror"/>
          <w:rFonts w:asciiTheme="minorHAnsi" w:hAnsiTheme="minorHAnsi" w:cstheme="minorHAnsi"/>
          <w:color w:val="000000"/>
          <w:sz w:val="22"/>
          <w:szCs w:val="22"/>
        </w:rPr>
        <w:t xml:space="preserve"> photon is produced</w:t>
      </w:r>
      <w:r w:rsidRPr="00F23879">
        <w:rPr>
          <w:rStyle w:val="normaltextrun"/>
          <w:rFonts w:asciiTheme="minorHAnsi" w:hAnsiTheme="minorHAnsi" w:cstheme="minorHAnsi"/>
          <w:color w:val="000000"/>
          <w:sz w:val="22"/>
          <w:szCs w:val="22"/>
        </w:rPr>
        <w:t>.</w:t>
      </w:r>
      <w:del w:id="22" w:author="Jessica Marshall" w:date="2023-06-28T14:57:00Z">
        <w:r w:rsidRPr="00F23879" w:rsidDel="00BD3210">
          <w:rPr>
            <w:rStyle w:val="eop"/>
            <w:rFonts w:asciiTheme="minorHAnsi" w:hAnsiTheme="minorHAnsi" w:cstheme="minorHAnsi"/>
            <w:color w:val="000000"/>
            <w:sz w:val="22"/>
            <w:szCs w:val="22"/>
          </w:rPr>
          <w:delText>​</w:delText>
        </w:r>
      </w:del>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Bremsstrahlung x-rays account for the vast majority of the overall x-ray beam.</w:t>
      </w:r>
      <w:del w:id="23" w:author="Jessica Marshall" w:date="2023-06-28T14:57:00Z">
        <w:r w:rsidRPr="00F23879" w:rsidDel="00BD3210">
          <w:rPr>
            <w:rStyle w:val="normaltextrun"/>
            <w:rFonts w:asciiTheme="minorHAnsi" w:hAnsiTheme="minorHAnsi" w:cstheme="minorHAnsi"/>
            <w:color w:val="000000"/>
            <w:sz w:val="22"/>
            <w:szCs w:val="22"/>
          </w:rPr>
          <w:delText> </w:delText>
        </w:r>
      </w:del>
      <w:ins w:id="24" w:author="Jessica Marshall" w:date="2023-06-28T14:57:00Z">
        <w:r w:rsidR="00BD3210">
          <w:rPr>
            <w:rStyle w:val="normaltextrun"/>
            <w:rFonts w:asciiTheme="minorHAnsi" w:hAnsiTheme="minorHAnsi" w:cstheme="minorHAnsi"/>
            <w:color w:val="000000"/>
            <w:sz w:val="22"/>
            <w:szCs w:val="22"/>
          </w:rPr>
          <w:t xml:space="preserve"> </w:t>
        </w:r>
      </w:ins>
      <w:r w:rsidRPr="00F23879">
        <w:rPr>
          <w:rStyle w:val="normaltextrun"/>
          <w:rFonts w:asciiTheme="minorHAnsi" w:hAnsiTheme="minorHAnsi" w:cstheme="minorHAnsi"/>
          <w:i/>
          <w:iCs/>
          <w:color w:val="000000"/>
          <w:sz w:val="22"/>
          <w:szCs w:val="22"/>
        </w:rPr>
        <w:t>Bremsstrahlung</w:t>
      </w:r>
      <w:del w:id="25" w:author="Jessica Marshall" w:date="2023-06-28T14:57:00Z">
        <w:r w:rsidRPr="00F23879" w:rsidDel="00BD3210">
          <w:rPr>
            <w:rStyle w:val="normaltextrun"/>
            <w:rFonts w:asciiTheme="minorHAnsi" w:hAnsiTheme="minorHAnsi" w:cstheme="minorHAnsi"/>
            <w:i/>
            <w:iCs/>
            <w:color w:val="000000"/>
            <w:sz w:val="22"/>
            <w:szCs w:val="22"/>
          </w:rPr>
          <w:delText> </w:delText>
        </w:r>
      </w:del>
      <w:ins w:id="26" w:author="Jessica Marshall" w:date="2023-06-28T14:57:00Z">
        <w:r w:rsidR="00BD3210">
          <w:rPr>
            <w:rStyle w:val="normaltextrun"/>
            <w:rFonts w:asciiTheme="minorHAnsi" w:hAnsiTheme="minorHAnsi" w:cstheme="minorHAnsi"/>
            <w:i/>
            <w:iCs/>
            <w:color w:val="000000"/>
            <w:sz w:val="22"/>
            <w:szCs w:val="22"/>
          </w:rPr>
          <w:t xml:space="preserve"> </w:t>
        </w:r>
      </w:ins>
      <w:r w:rsidRPr="00F23879">
        <w:rPr>
          <w:rStyle w:val="normaltextrun"/>
          <w:rFonts w:asciiTheme="minorHAnsi" w:hAnsiTheme="minorHAnsi" w:cstheme="minorHAnsi"/>
          <w:color w:val="000000"/>
          <w:sz w:val="22"/>
          <w:szCs w:val="22"/>
        </w:rPr>
        <w:t>is responsible for the</w:t>
      </w:r>
      <w:del w:id="27" w:author="Jessica Marshall" w:date="2023-06-28T14:57:00Z">
        <w:r w:rsidRPr="00F23879" w:rsidDel="00BD3210">
          <w:rPr>
            <w:rStyle w:val="normaltextrun"/>
            <w:rFonts w:asciiTheme="minorHAnsi" w:hAnsiTheme="minorHAnsi" w:cstheme="minorHAnsi"/>
            <w:color w:val="000000"/>
            <w:sz w:val="22"/>
            <w:szCs w:val="22"/>
          </w:rPr>
          <w:delText> </w:delText>
        </w:r>
      </w:del>
      <w:ins w:id="28" w:author="Jessica Marshall" w:date="2023-06-28T14:57:00Z">
        <w:r w:rsidR="00BD3210">
          <w:rPr>
            <w:rStyle w:val="normaltextrun"/>
            <w:rFonts w:asciiTheme="minorHAnsi" w:hAnsiTheme="minorHAnsi" w:cstheme="minorHAnsi"/>
            <w:color w:val="000000"/>
            <w:sz w:val="22"/>
            <w:szCs w:val="22"/>
          </w:rPr>
          <w:t xml:space="preserve"> </w:t>
        </w:r>
      </w:ins>
      <w:r w:rsidRPr="000A0CC8">
        <w:rPr>
          <w:rStyle w:val="normaltextrun"/>
          <w:rFonts w:asciiTheme="minorHAnsi" w:hAnsiTheme="minorHAnsi" w:cstheme="minorHAnsi"/>
          <w:i/>
          <w:iCs/>
          <w:color w:val="000000" w:themeColor="text1"/>
          <w:sz w:val="22"/>
          <w:szCs w:val="22"/>
        </w:rPr>
        <w:t>heterogeneous</w:t>
      </w:r>
      <w:del w:id="29" w:author="Jessica Marshall" w:date="2023-06-28T14:57:00Z">
        <w:r w:rsidRPr="000A0CC8" w:rsidDel="00BD3210">
          <w:rPr>
            <w:rStyle w:val="normaltextrun"/>
            <w:rFonts w:asciiTheme="minorHAnsi" w:hAnsiTheme="minorHAnsi" w:cstheme="minorHAnsi"/>
            <w:i/>
            <w:iCs/>
            <w:color w:val="000000" w:themeColor="text1"/>
            <w:sz w:val="22"/>
            <w:szCs w:val="22"/>
          </w:rPr>
          <w:delText> </w:delText>
        </w:r>
      </w:del>
      <w:ins w:id="30" w:author="Jessica Marshall" w:date="2023-06-28T14:57:00Z">
        <w:r w:rsidR="00BD3210">
          <w:rPr>
            <w:rStyle w:val="normaltextrun"/>
            <w:rFonts w:asciiTheme="minorHAnsi" w:hAnsiTheme="minorHAnsi" w:cstheme="minorHAnsi"/>
            <w:i/>
            <w:iCs/>
            <w:color w:val="000000" w:themeColor="text1"/>
            <w:sz w:val="22"/>
            <w:szCs w:val="22"/>
          </w:rPr>
          <w:t xml:space="preserve"> </w:t>
        </w:r>
      </w:ins>
      <w:r w:rsidRPr="00F23879">
        <w:rPr>
          <w:rStyle w:val="normaltextrun"/>
          <w:rFonts w:asciiTheme="minorHAnsi" w:hAnsiTheme="minorHAnsi" w:cstheme="minorHAnsi"/>
          <w:color w:val="000000"/>
          <w:sz w:val="22"/>
          <w:szCs w:val="22"/>
        </w:rPr>
        <w:t>or poly-energetic nature of the x-ray beam</w:t>
      </w:r>
      <w:del w:id="31" w:author="Jessica Marshall" w:date="2023-06-28T14:57:00Z">
        <w:r w:rsidRPr="00F23879" w:rsidDel="00BD3210">
          <w:rPr>
            <w:rStyle w:val="eop"/>
            <w:rFonts w:asciiTheme="minorHAnsi" w:hAnsiTheme="minorHAnsi" w:cstheme="minorHAnsi"/>
            <w:color w:val="000000"/>
            <w:sz w:val="22"/>
            <w:szCs w:val="22"/>
          </w:rPr>
          <w:delText>​</w:delText>
        </w:r>
      </w:del>
      <w:r w:rsidR="000A0CC8">
        <w:rPr>
          <w:rFonts w:asciiTheme="minorHAnsi" w:hAnsiTheme="minorHAnsi" w:cstheme="minorHAnsi"/>
          <w:sz w:val="22"/>
          <w:szCs w:val="22"/>
        </w:rPr>
        <w:t>, which</w:t>
      </w:r>
      <w:r w:rsidRPr="00F23879">
        <w:rPr>
          <w:rStyle w:val="normaltextrun"/>
          <w:rFonts w:asciiTheme="minorHAnsi" w:hAnsiTheme="minorHAnsi" w:cstheme="minorHAnsi"/>
          <w:color w:val="333F50"/>
          <w:sz w:val="22"/>
          <w:szCs w:val="22"/>
        </w:rPr>
        <w:t xml:space="preserve"> c</w:t>
      </w:r>
      <w:commentRangeStart w:id="32"/>
      <w:r w:rsidRPr="00F23879">
        <w:rPr>
          <w:rStyle w:val="normaltextrun"/>
          <w:rFonts w:asciiTheme="minorHAnsi" w:hAnsiTheme="minorHAnsi" w:cstheme="minorHAnsi"/>
          <w:color w:val="333F50"/>
          <w:sz w:val="22"/>
          <w:szCs w:val="22"/>
        </w:rPr>
        <w:t>ontributes to </w:t>
      </w:r>
      <w:r w:rsidRPr="00653340">
        <w:rPr>
          <w:rStyle w:val="normaltextrun"/>
          <w:rFonts w:asciiTheme="minorHAnsi" w:hAnsiTheme="minorHAnsi" w:cstheme="minorHAnsi"/>
          <w:i/>
          <w:iCs/>
          <w:color w:val="000000" w:themeColor="text1"/>
          <w:sz w:val="22"/>
          <w:szCs w:val="22"/>
        </w:rPr>
        <w:t>differential absorption</w:t>
      </w:r>
      <w:ins w:id="33" w:author="Jessica Marshall" w:date="2023-06-28T14:58:00Z">
        <w:r w:rsidR="00BD3210">
          <w:rPr>
            <w:rStyle w:val="normaltextrun"/>
            <w:rFonts w:asciiTheme="minorHAnsi" w:hAnsiTheme="minorHAnsi" w:cstheme="minorHAnsi"/>
            <w:i/>
            <w:iCs/>
            <w:color w:val="000000" w:themeColor="text1"/>
            <w:sz w:val="22"/>
            <w:szCs w:val="22"/>
          </w:rPr>
          <w:t xml:space="preserve"> </w:t>
        </w:r>
      </w:ins>
      <w:del w:id="34" w:author="Jessica Marshall" w:date="2023-06-28T14:58:00Z">
        <w:r w:rsidRPr="00653340" w:rsidDel="00BD3210">
          <w:rPr>
            <w:rStyle w:val="normaltextrun"/>
            <w:rFonts w:asciiTheme="minorHAnsi" w:hAnsiTheme="minorHAnsi" w:cstheme="minorHAnsi"/>
            <w:i/>
            <w:iCs/>
            <w:color w:val="000000" w:themeColor="text1"/>
            <w:sz w:val="22"/>
            <w:szCs w:val="22"/>
          </w:rPr>
          <w:delText> </w:delText>
        </w:r>
      </w:del>
      <w:r w:rsidRPr="00F23879">
        <w:rPr>
          <w:rStyle w:val="normaltextrun"/>
          <w:rFonts w:asciiTheme="minorHAnsi" w:hAnsiTheme="minorHAnsi" w:cstheme="minorHAnsi"/>
          <w:color w:val="333F50"/>
          <w:sz w:val="22"/>
          <w:szCs w:val="22"/>
        </w:rPr>
        <w:t xml:space="preserve">by </w:t>
      </w:r>
      <w:r w:rsidR="000A0CC8">
        <w:rPr>
          <w:rStyle w:val="normaltextrun"/>
          <w:rFonts w:asciiTheme="minorHAnsi" w:hAnsiTheme="minorHAnsi" w:cstheme="minorHAnsi"/>
          <w:color w:val="333F50"/>
          <w:sz w:val="22"/>
          <w:szCs w:val="22"/>
        </w:rPr>
        <w:t>body tissues</w:t>
      </w:r>
      <w:del w:id="35" w:author="Jessica Marshall" w:date="2023-06-28T14:57:00Z">
        <w:r w:rsidRPr="00F23879" w:rsidDel="00BD3210">
          <w:rPr>
            <w:rStyle w:val="eop"/>
            <w:rFonts w:asciiTheme="minorHAnsi" w:hAnsiTheme="minorHAnsi" w:cstheme="minorHAnsi"/>
            <w:color w:val="333F50"/>
            <w:sz w:val="22"/>
            <w:szCs w:val="22"/>
          </w:rPr>
          <w:delText>​</w:delText>
        </w:r>
      </w:del>
      <w:r w:rsidR="000A0CC8">
        <w:rPr>
          <w:rFonts w:asciiTheme="minorHAnsi" w:hAnsiTheme="minorHAnsi" w:cstheme="minorHAnsi"/>
          <w:sz w:val="22"/>
          <w:szCs w:val="22"/>
        </w:rPr>
        <w:t xml:space="preserve"> and </w:t>
      </w:r>
      <w:r w:rsidRPr="00F23879">
        <w:rPr>
          <w:rStyle w:val="normaltextrun"/>
          <w:rFonts w:asciiTheme="minorHAnsi" w:hAnsiTheme="minorHAnsi" w:cstheme="minorHAnsi"/>
          <w:color w:val="333F50"/>
          <w:sz w:val="22"/>
          <w:szCs w:val="22"/>
        </w:rPr>
        <w:t>provides for</w:t>
      </w:r>
      <w:del w:id="36" w:author="Jessica Marshall" w:date="2023-06-28T14:57:00Z">
        <w:r w:rsidRPr="00F23879" w:rsidDel="00BD3210">
          <w:rPr>
            <w:rStyle w:val="normaltextrun"/>
            <w:rFonts w:asciiTheme="minorHAnsi" w:hAnsiTheme="minorHAnsi" w:cstheme="minorHAnsi"/>
            <w:color w:val="333F50"/>
            <w:sz w:val="22"/>
            <w:szCs w:val="22"/>
          </w:rPr>
          <w:delText> </w:delText>
        </w:r>
      </w:del>
      <w:ins w:id="37" w:author="Jessica Marshall" w:date="2023-06-28T14:57:00Z">
        <w:r w:rsidR="00BD3210">
          <w:rPr>
            <w:rStyle w:val="normaltextrun"/>
            <w:rFonts w:asciiTheme="minorHAnsi" w:hAnsiTheme="minorHAnsi" w:cstheme="minorHAnsi"/>
            <w:color w:val="333F50"/>
            <w:sz w:val="22"/>
            <w:szCs w:val="22"/>
          </w:rPr>
          <w:t xml:space="preserve"> </w:t>
        </w:r>
      </w:ins>
      <w:r w:rsidRPr="00653340">
        <w:rPr>
          <w:rStyle w:val="normaltextrun"/>
          <w:rFonts w:asciiTheme="minorHAnsi" w:hAnsiTheme="minorHAnsi" w:cstheme="minorHAnsi"/>
          <w:i/>
          <w:iCs/>
          <w:color w:val="000000" w:themeColor="text1"/>
          <w:sz w:val="22"/>
          <w:szCs w:val="22"/>
        </w:rPr>
        <w:t>subject contrast </w:t>
      </w:r>
      <w:r w:rsidRPr="00F23879">
        <w:rPr>
          <w:rStyle w:val="normaltextrun"/>
          <w:rFonts w:asciiTheme="minorHAnsi" w:hAnsiTheme="minorHAnsi" w:cstheme="minorHAnsi"/>
          <w:color w:val="333F50"/>
          <w:sz w:val="22"/>
          <w:szCs w:val="22"/>
        </w:rPr>
        <w:t>in the remnant beam</w:t>
      </w:r>
      <w:commentRangeEnd w:id="32"/>
      <w:r w:rsidR="002C5ADE">
        <w:rPr>
          <w:rStyle w:val="CommentReference"/>
          <w:rFonts w:asciiTheme="minorHAnsi" w:eastAsiaTheme="minorHAnsi" w:hAnsiTheme="minorHAnsi" w:cstheme="minorBidi"/>
          <w:kern w:val="2"/>
          <w14:ligatures w14:val="standardContextual"/>
        </w:rPr>
        <w:commentReference w:id="32"/>
      </w:r>
      <w:del w:id="38" w:author="Jessica Marshall" w:date="2023-06-28T14:57:00Z">
        <w:r w:rsidRPr="00F23879" w:rsidDel="00BD3210">
          <w:rPr>
            <w:rStyle w:val="eop"/>
            <w:rFonts w:asciiTheme="minorHAnsi" w:hAnsiTheme="minorHAnsi" w:cstheme="minorHAnsi"/>
            <w:color w:val="333F50"/>
            <w:sz w:val="22"/>
            <w:szCs w:val="22"/>
          </w:rPr>
          <w:delText>​</w:delText>
        </w:r>
      </w:del>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333F50"/>
          <w:sz w:val="22"/>
          <w:szCs w:val="22"/>
        </w:rPr>
        <w:t xml:space="preserve">Without subject contrast, </w:t>
      </w:r>
      <w:r w:rsidR="000A0CC8">
        <w:rPr>
          <w:rStyle w:val="normaltextrun"/>
          <w:rFonts w:asciiTheme="minorHAnsi" w:hAnsiTheme="minorHAnsi" w:cstheme="minorHAnsi"/>
          <w:color w:val="333F50"/>
          <w:sz w:val="22"/>
          <w:szCs w:val="22"/>
        </w:rPr>
        <w:t xml:space="preserve">producing diagnostic images with x-rays </w:t>
      </w:r>
      <w:del w:id="39" w:author="Jessica Marshall" w:date="2023-06-28T14:57:00Z">
        <w:r w:rsidR="000A0CC8" w:rsidDel="00BD3210">
          <w:rPr>
            <w:rStyle w:val="normaltextrun"/>
            <w:rFonts w:asciiTheme="minorHAnsi" w:hAnsiTheme="minorHAnsi" w:cstheme="minorHAnsi"/>
            <w:color w:val="333F50"/>
            <w:sz w:val="22"/>
            <w:szCs w:val="22"/>
          </w:rPr>
          <w:delText>​</w:delText>
        </w:r>
      </w:del>
      <w:r w:rsidR="000A0CC8">
        <w:rPr>
          <w:rStyle w:val="normaltextrun"/>
          <w:rFonts w:asciiTheme="minorHAnsi" w:hAnsiTheme="minorHAnsi" w:cstheme="minorHAnsi"/>
          <w:color w:val="333F50"/>
          <w:sz w:val="22"/>
          <w:szCs w:val="22"/>
        </w:rPr>
        <w:t>would be impossible</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With x-rays of many energies, subtle tissues such as fat pads and bone marrow can absorb </w:t>
      </w:r>
      <w:commentRangeStart w:id="40"/>
      <w:r w:rsidRPr="00F23879">
        <w:rPr>
          <w:rStyle w:val="normaltextrun"/>
          <w:rFonts w:asciiTheme="minorHAnsi" w:hAnsiTheme="minorHAnsi" w:cstheme="minorHAnsi"/>
          <w:color w:val="000000"/>
          <w:sz w:val="22"/>
          <w:szCs w:val="22"/>
        </w:rPr>
        <w:t>different</w:t>
      </w:r>
      <w:ins w:id="41" w:author="Jessica Marshall" w:date="2023-06-28T15:00:00Z">
        <w:r w:rsidR="002C5ADE">
          <w:rPr>
            <w:rStyle w:val="normaltextrun"/>
            <w:rFonts w:asciiTheme="minorHAnsi" w:hAnsiTheme="minorHAnsi" w:cstheme="minorHAnsi"/>
            <w:color w:val="000000"/>
            <w:sz w:val="22"/>
            <w:szCs w:val="22"/>
          </w:rPr>
          <w:t xml:space="preserve"> </w:t>
        </w:r>
      </w:ins>
      <w:del w:id="42" w:author="Jessica Marshall" w:date="2023-06-28T15:00:00Z">
        <w:r w:rsidRPr="00F23879" w:rsidDel="002C5ADE">
          <w:rPr>
            <w:rStyle w:val="normaltextrun"/>
            <w:rFonts w:asciiTheme="minorHAnsi" w:hAnsiTheme="minorHAnsi" w:cstheme="minorHAnsi"/>
            <w:color w:val="000000"/>
            <w:sz w:val="22"/>
            <w:szCs w:val="22"/>
          </w:rPr>
          <w:delText> </w:delText>
        </w:r>
      </w:del>
      <w:ins w:id="43" w:author="Jessica Marshall" w:date="2023-06-28T15:00:00Z">
        <w:r w:rsidR="002C5ADE">
          <w:rPr>
            <w:rStyle w:val="normaltextrun"/>
            <w:rFonts w:asciiTheme="minorHAnsi" w:hAnsiTheme="minorHAnsi" w:cstheme="minorHAnsi"/>
            <w:color w:val="000000"/>
            <w:sz w:val="22"/>
            <w:szCs w:val="22"/>
          </w:rPr>
          <w:t xml:space="preserve"> </w:t>
        </w:r>
      </w:ins>
      <w:r w:rsidRPr="00F23879">
        <w:rPr>
          <w:rStyle w:val="normaltextrun"/>
          <w:rFonts w:asciiTheme="minorHAnsi" w:hAnsiTheme="minorHAnsi" w:cstheme="minorHAnsi"/>
          <w:i/>
          <w:iCs/>
          <w:color w:val="000000"/>
          <w:sz w:val="22"/>
          <w:szCs w:val="22"/>
        </w:rPr>
        <w:t>portions</w:t>
      </w:r>
      <w:ins w:id="44" w:author="Jessica Marshall" w:date="2023-06-28T15:00:00Z">
        <w:r w:rsidR="002C5ADE">
          <w:rPr>
            <w:rStyle w:val="normaltextrun"/>
            <w:rFonts w:asciiTheme="minorHAnsi" w:hAnsiTheme="minorHAnsi" w:cstheme="minorHAnsi"/>
            <w:i/>
            <w:iCs/>
            <w:color w:val="000000"/>
            <w:sz w:val="22"/>
            <w:szCs w:val="22"/>
          </w:rPr>
          <w:t xml:space="preserve"> </w:t>
        </w:r>
      </w:ins>
      <w:del w:id="45" w:author="Jessica Marshall" w:date="2023-06-28T15:00:00Z">
        <w:r w:rsidRPr="00F23879" w:rsidDel="002C5ADE">
          <w:rPr>
            <w:rStyle w:val="normaltextrun"/>
            <w:rFonts w:asciiTheme="minorHAnsi" w:hAnsiTheme="minorHAnsi" w:cstheme="minorHAnsi"/>
            <w:i/>
            <w:iCs/>
            <w:color w:val="000000"/>
            <w:sz w:val="22"/>
            <w:szCs w:val="22"/>
          </w:rPr>
          <w:delText> </w:delText>
        </w:r>
      </w:del>
      <w:commentRangeEnd w:id="40"/>
      <w:r w:rsidR="00E820B8">
        <w:rPr>
          <w:rStyle w:val="CommentReference"/>
          <w:rFonts w:asciiTheme="minorHAnsi" w:eastAsiaTheme="minorHAnsi" w:hAnsiTheme="minorHAnsi" w:cstheme="minorBidi"/>
          <w:kern w:val="2"/>
          <w14:ligatures w14:val="standardContextual"/>
        </w:rPr>
        <w:commentReference w:id="40"/>
      </w:r>
      <w:r w:rsidRPr="00F23879">
        <w:rPr>
          <w:rStyle w:val="normaltextrun"/>
          <w:rFonts w:asciiTheme="minorHAnsi" w:hAnsiTheme="minorHAnsi" w:cstheme="minorHAnsi"/>
          <w:color w:val="000000"/>
          <w:sz w:val="22"/>
          <w:szCs w:val="22"/>
        </w:rPr>
        <w:t>of the beam so that they are demonstrated</w:t>
      </w:r>
      <w:r w:rsidR="000A0CC8">
        <w:rPr>
          <w:rStyle w:val="normaltextrun"/>
          <w:rFonts w:asciiTheme="minorHAnsi" w:hAnsiTheme="minorHAnsi" w:cstheme="minorHAnsi"/>
          <w:color w:val="000000"/>
          <w:sz w:val="22"/>
          <w:szCs w:val="22"/>
        </w:rPr>
        <w:t xml:space="preserve"> in the final image</w:t>
      </w:r>
      <w:r w:rsidR="00653340">
        <w:rPr>
          <w:rStyle w:val="eop"/>
          <w:rFonts w:asciiTheme="minorHAnsi" w:hAnsiTheme="minorHAnsi" w:cstheme="minorHAnsi"/>
          <w:color w:val="000000"/>
          <w:sz w:val="22"/>
          <w:szCs w:val="22"/>
        </w:rPr>
        <w:t>.</w:t>
      </w:r>
      <w:r w:rsidR="000A0CC8">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i/>
          <w:iCs/>
          <w:color w:val="000000"/>
          <w:sz w:val="22"/>
          <w:szCs w:val="22"/>
        </w:rPr>
        <w:t>Filtration </w:t>
      </w:r>
      <w:r w:rsidRPr="00F23879">
        <w:rPr>
          <w:rStyle w:val="normaltextrun"/>
          <w:rFonts w:asciiTheme="minorHAnsi" w:hAnsiTheme="minorHAnsi" w:cstheme="minorHAnsi"/>
          <w:color w:val="000000"/>
          <w:sz w:val="22"/>
          <w:szCs w:val="22"/>
        </w:rPr>
        <w:t>removes most of the low</w:t>
      </w:r>
      <w:r w:rsidR="000A0CC8">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energy x-rays from the </w:t>
      </w:r>
      <w:r w:rsidR="00264905">
        <w:rPr>
          <w:rStyle w:val="normaltextrun"/>
          <w:rFonts w:asciiTheme="minorHAnsi" w:hAnsiTheme="minorHAnsi" w:cstheme="minorHAnsi"/>
          <w:color w:val="000000"/>
          <w:sz w:val="22"/>
          <w:szCs w:val="22"/>
        </w:rPr>
        <w:t xml:space="preserve">x-ray </w:t>
      </w:r>
      <w:r w:rsidRPr="00F23879">
        <w:rPr>
          <w:rStyle w:val="normaltextrun"/>
          <w:rFonts w:asciiTheme="minorHAnsi" w:hAnsiTheme="minorHAnsi" w:cstheme="minorHAnsi"/>
          <w:color w:val="000000"/>
          <w:sz w:val="22"/>
          <w:szCs w:val="22"/>
        </w:rPr>
        <w:t>beam that are ultimately emitted from the collimator</w:t>
      </w:r>
      <w:r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0A0CC8">
        <w:rPr>
          <w:rFonts w:asciiTheme="minorHAnsi" w:hAnsiTheme="minorHAnsi" w:cstheme="minorHAnsi"/>
          <w:sz w:val="22"/>
          <w:szCs w:val="22"/>
        </w:rPr>
        <w:t>Once filtration occurs, the x-ray beam is left with an average kilovolt peak (kVp)</w:t>
      </w:r>
      <w:r w:rsidRPr="000A0CC8">
        <w:rPr>
          <w:rStyle w:val="normaltextrun"/>
          <w:rFonts w:asciiTheme="minorHAnsi" w:hAnsiTheme="minorHAnsi" w:cstheme="minorHAnsi"/>
          <w:color w:val="000000"/>
          <w:sz w:val="22"/>
          <w:szCs w:val="22"/>
        </w:rPr>
        <w:t xml:space="preserve"> </w:t>
      </w:r>
      <w:r w:rsidR="000A0CC8">
        <w:rPr>
          <w:rStyle w:val="normaltextrun"/>
          <w:rFonts w:asciiTheme="minorHAnsi" w:hAnsiTheme="minorHAnsi" w:cstheme="minorHAnsi"/>
          <w:color w:val="000000"/>
          <w:sz w:val="22"/>
          <w:szCs w:val="22"/>
        </w:rPr>
        <w:t xml:space="preserve">of </w:t>
      </w:r>
      <w:r w:rsidRPr="000A0CC8">
        <w:rPr>
          <w:rStyle w:val="normaltextrun"/>
          <w:rFonts w:asciiTheme="minorHAnsi" w:hAnsiTheme="minorHAnsi" w:cstheme="minorHAnsi"/>
          <w:color w:val="000000"/>
          <w:sz w:val="22"/>
          <w:szCs w:val="22"/>
        </w:rPr>
        <w:t>about 1/3 of the set kVp</w:t>
      </w:r>
      <w:r w:rsidR="000A0CC8">
        <w:rPr>
          <w:rStyle w:val="normaltextrun"/>
          <w:rFonts w:asciiTheme="minorHAnsi" w:hAnsiTheme="minorHAnsi" w:cstheme="minorHAnsi"/>
          <w:color w:val="000000"/>
          <w:sz w:val="22"/>
          <w:szCs w:val="22"/>
        </w:rPr>
        <w:t>.</w:t>
      </w:r>
      <w:r w:rsidRPr="000A0CC8">
        <w:rPr>
          <w:rStyle w:val="normaltextrun"/>
          <w:rFonts w:asciiTheme="minorHAnsi" w:hAnsiTheme="minorHAnsi" w:cstheme="minorHAnsi"/>
          <w:color w:val="000000"/>
          <w:sz w:val="22"/>
          <w:szCs w:val="22"/>
        </w:rPr>
        <w:t> </w:t>
      </w:r>
    </w:p>
    <w:p w14:paraId="08D17CFA" w14:textId="77777777" w:rsidR="00D44338" w:rsidRPr="00F23879" w:rsidRDefault="00D44338" w:rsidP="00F23879">
      <w:pPr>
        <w:spacing w:after="0" w:line="240" w:lineRule="auto"/>
        <w:rPr>
          <w:rFonts w:cstheme="minorHAnsi"/>
        </w:rPr>
      </w:pPr>
    </w:p>
    <w:p w14:paraId="19B14E96" w14:textId="35CDE455" w:rsidR="00D44338" w:rsidRPr="00D25722" w:rsidRDefault="00D44338" w:rsidP="00613E0A">
      <w:pPr>
        <w:pStyle w:val="Heading3"/>
      </w:pPr>
      <w:r w:rsidRPr="00D25722">
        <w:t>Characteristic radiation</w:t>
      </w:r>
      <w:r w:rsidR="00871368" w:rsidRPr="00D25722">
        <w:rPr>
          <w:vertAlign w:val="superscript"/>
        </w:rPr>
        <w:fldChar w:fldCharType="begin"/>
      </w:r>
      <w:r w:rsidR="00871368" w:rsidRPr="00D25722">
        <w:rPr>
          <w:vertAlign w:val="superscript"/>
        </w:rPr>
        <w:instrText xml:space="preserve"> NOTEREF _Ref138156461 \h  \* MERGEFORMAT </w:instrText>
      </w:r>
      <w:r w:rsidR="00871368" w:rsidRPr="00D25722">
        <w:rPr>
          <w:vertAlign w:val="superscript"/>
        </w:rPr>
      </w:r>
      <w:r w:rsidR="00871368" w:rsidRPr="00D25722">
        <w:rPr>
          <w:vertAlign w:val="superscript"/>
        </w:rPr>
        <w:fldChar w:fldCharType="separate"/>
      </w:r>
      <w:r w:rsidR="00871368" w:rsidRPr="00D25722">
        <w:rPr>
          <w:vertAlign w:val="superscript"/>
        </w:rPr>
        <w:t>2</w:t>
      </w:r>
      <w:r w:rsidR="00871368" w:rsidRPr="00D25722">
        <w:rPr>
          <w:vertAlign w:val="superscript"/>
        </w:rPr>
        <w:fldChar w:fldCharType="end"/>
      </w:r>
    </w:p>
    <w:p w14:paraId="12535138" w14:textId="32BBC5FD" w:rsidR="00D44338" w:rsidRPr="00F23879" w:rsidRDefault="000A0CC8" w:rsidP="0096537C">
      <w:pPr>
        <w:pStyle w:val="paragraph"/>
        <w:spacing w:before="0" w:beforeAutospacing="0" w:after="0" w:afterAutospacing="0"/>
        <w:textAlignment w:val="baseline"/>
        <w:rPr>
          <w:rFonts w:asciiTheme="minorHAnsi" w:hAnsiTheme="minorHAnsi" w:cstheme="minorHAnsi"/>
          <w:sz w:val="22"/>
          <w:szCs w:val="22"/>
        </w:rPr>
      </w:pPr>
      <w:r w:rsidRPr="000A0CC8">
        <w:rPr>
          <w:rStyle w:val="normaltextrun"/>
          <w:rFonts w:asciiTheme="minorHAnsi" w:hAnsiTheme="minorHAnsi" w:cstheme="minorHAnsi"/>
          <w:color w:val="000000"/>
          <w:sz w:val="22"/>
          <w:szCs w:val="22"/>
        </w:rPr>
        <w:t>Characterist</w:t>
      </w:r>
      <w:r>
        <w:rPr>
          <w:rStyle w:val="normaltextrun"/>
          <w:rFonts w:asciiTheme="minorHAnsi" w:hAnsiTheme="minorHAnsi" w:cstheme="minorHAnsi"/>
          <w:color w:val="000000"/>
          <w:sz w:val="22"/>
          <w:szCs w:val="22"/>
        </w:rPr>
        <w:t xml:space="preserve">ic </w:t>
      </w:r>
      <w:r w:rsidRPr="000A0CC8">
        <w:rPr>
          <w:rStyle w:val="normaltextrun"/>
          <w:rFonts w:asciiTheme="minorHAnsi" w:hAnsiTheme="minorHAnsi" w:cstheme="minorHAnsi"/>
          <w:color w:val="000000"/>
          <w:sz w:val="22"/>
          <w:szCs w:val="22"/>
        </w:rPr>
        <w:t>radiation i</w:t>
      </w:r>
      <w:r>
        <w:rPr>
          <w:rStyle w:val="normaltextrun"/>
          <w:rFonts w:asciiTheme="minorHAnsi" w:hAnsiTheme="minorHAnsi" w:cstheme="minorHAnsi"/>
          <w:color w:val="000000"/>
          <w:sz w:val="22"/>
          <w:szCs w:val="22"/>
        </w:rPr>
        <w:t>s</w:t>
      </w:r>
      <w:r w:rsidRPr="000A0CC8">
        <w:rPr>
          <w:rStyle w:val="normaltextrun"/>
          <w:rFonts w:asciiTheme="minorHAnsi" w:hAnsiTheme="minorHAnsi" w:cstheme="minorHAnsi"/>
          <w:color w:val="000000"/>
          <w:sz w:val="22"/>
          <w:szCs w:val="22"/>
        </w:rPr>
        <w:t xml:space="preserve"> created from an </w:t>
      </w:r>
      <w:r>
        <w:rPr>
          <w:rStyle w:val="normaltextrun"/>
          <w:rFonts w:asciiTheme="minorHAnsi" w:hAnsiTheme="minorHAnsi" w:cstheme="minorHAnsi"/>
          <w:color w:val="000000"/>
          <w:sz w:val="22"/>
          <w:szCs w:val="22"/>
        </w:rPr>
        <w:t>i</w:t>
      </w:r>
      <w:r w:rsidR="00D44338" w:rsidRPr="000A0CC8">
        <w:rPr>
          <w:rStyle w:val="normaltextrun"/>
          <w:rFonts w:asciiTheme="minorHAnsi" w:hAnsiTheme="minorHAnsi" w:cstheme="minorHAnsi"/>
          <w:color w:val="000000"/>
          <w:sz w:val="22"/>
          <w:szCs w:val="22"/>
        </w:rPr>
        <w:t>nteraction with orbital electrons</w:t>
      </w:r>
      <w:r w:rsidR="00653340" w:rsidRPr="000A0CC8">
        <w:rPr>
          <w:rStyle w:val="normaltextrun"/>
          <w:rFonts w:asciiTheme="minorHAnsi" w:hAnsiTheme="minorHAnsi" w:cstheme="minorHAnsi"/>
          <w:color w:val="000000"/>
          <w:sz w:val="22"/>
          <w:szCs w:val="22"/>
        </w:rPr>
        <w:t>.</w:t>
      </w:r>
      <w:r w:rsidR="00653340">
        <w:rPr>
          <w:rStyle w:val="normaltextrun"/>
          <w:rFonts w:asciiTheme="minorHAnsi" w:hAnsiTheme="minorHAnsi" w:cstheme="minorHAnsi"/>
          <w:i/>
          <w:iCs/>
          <w:color w:val="000000"/>
          <w:sz w:val="22"/>
          <w:szCs w:val="22"/>
        </w:rPr>
        <w:t xml:space="preserve"> </w:t>
      </w:r>
      <w:r w:rsidR="00D44338" w:rsidRPr="00F23879">
        <w:rPr>
          <w:rStyle w:val="normaltextrun"/>
          <w:rFonts w:asciiTheme="minorHAnsi" w:hAnsiTheme="minorHAnsi" w:cstheme="minorHAnsi"/>
          <w:color w:val="000000"/>
          <w:sz w:val="22"/>
          <w:szCs w:val="22"/>
        </w:rPr>
        <w:t>A projectile electron ionizes the tungsten atom and </w:t>
      </w:r>
      <w:r w:rsidR="00D44338" w:rsidRPr="00F23879">
        <w:rPr>
          <w:rStyle w:val="normaltextrun"/>
          <w:rFonts w:asciiTheme="minorHAnsi" w:hAnsiTheme="minorHAnsi" w:cstheme="minorHAnsi"/>
          <w:i/>
          <w:iCs/>
          <w:color w:val="000000"/>
          <w:sz w:val="22"/>
          <w:szCs w:val="22"/>
        </w:rPr>
        <w:t>ejects </w:t>
      </w:r>
      <w:r w:rsidR="00D44338" w:rsidRPr="00F23879">
        <w:rPr>
          <w:rStyle w:val="normaltextrun"/>
          <w:rFonts w:asciiTheme="minorHAnsi" w:hAnsiTheme="minorHAnsi" w:cstheme="minorHAnsi"/>
          <w:color w:val="000000"/>
          <w:sz w:val="22"/>
          <w:szCs w:val="22"/>
        </w:rPr>
        <w:t>an orbital electron from its shell</w:t>
      </w:r>
      <w:commentRangeStart w:id="46"/>
      <w:r w:rsidR="00D44338" w:rsidRPr="00F23879">
        <w:rPr>
          <w:rStyle w:val="eop"/>
          <w:rFonts w:asciiTheme="minorHAnsi" w:hAnsiTheme="minorHAnsi" w:cstheme="minorHAnsi"/>
          <w:color w:val="000000"/>
          <w:sz w:val="22"/>
          <w:szCs w:val="22"/>
        </w:rPr>
        <w:t>​</w:t>
      </w:r>
      <w:commentRangeEnd w:id="46"/>
      <w:r w:rsidR="00E820B8">
        <w:rPr>
          <w:rStyle w:val="CommentReference"/>
          <w:rFonts w:asciiTheme="minorHAnsi" w:eastAsiaTheme="minorHAnsi" w:hAnsiTheme="minorHAnsi" w:cstheme="minorBidi"/>
          <w:kern w:val="2"/>
          <w14:ligatures w14:val="standardContextual"/>
        </w:rPr>
        <w:commentReference w:id="46"/>
      </w:r>
      <w:r w:rsidR="00653340">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The orbital electron is </w:t>
      </w:r>
      <w:r w:rsidR="00D44338" w:rsidRPr="00F23879">
        <w:rPr>
          <w:rStyle w:val="normaltextrun"/>
          <w:rFonts w:asciiTheme="minorHAnsi" w:hAnsiTheme="minorHAnsi" w:cstheme="minorHAnsi"/>
          <w:i/>
          <w:iCs/>
          <w:color w:val="000000"/>
          <w:sz w:val="22"/>
          <w:szCs w:val="22"/>
        </w:rPr>
        <w:t>repelled </w:t>
      </w:r>
      <w:r w:rsidR="00D44338" w:rsidRPr="00F23879">
        <w:rPr>
          <w:rStyle w:val="normaltextrun"/>
          <w:rFonts w:asciiTheme="minorHAnsi" w:hAnsiTheme="minorHAnsi" w:cstheme="minorHAnsi"/>
          <w:color w:val="000000"/>
          <w:sz w:val="22"/>
          <w:szCs w:val="22"/>
        </w:rPr>
        <w:t>away from the projectile electron when it approaches</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The dropped electron loses energy, which is emitted as a </w:t>
      </w:r>
      <w:r w:rsidR="00D44338" w:rsidRPr="00F23879">
        <w:rPr>
          <w:rStyle w:val="normaltextrun"/>
          <w:rFonts w:asciiTheme="minorHAnsi" w:hAnsiTheme="minorHAnsi" w:cstheme="minorHAnsi"/>
          <w:i/>
          <w:iCs/>
          <w:color w:val="000000"/>
          <w:sz w:val="22"/>
          <w:szCs w:val="22"/>
        </w:rPr>
        <w:t>characteristic</w:t>
      </w:r>
      <w:r w:rsidR="00D44338" w:rsidRPr="00F23879">
        <w:rPr>
          <w:rStyle w:val="normaltextrun"/>
          <w:rFonts w:asciiTheme="minorHAnsi" w:hAnsiTheme="minorHAnsi" w:cstheme="minorHAnsi"/>
          <w:color w:val="000000"/>
          <w:sz w:val="22"/>
          <w:szCs w:val="22"/>
        </w:rPr>
        <w:t> x-ray</w:t>
      </w:r>
      <w:r w:rsidR="00653340">
        <w:rPr>
          <w:rStyle w:val="normaltextrun"/>
          <w:rFonts w:asciiTheme="minorHAnsi" w:hAnsiTheme="minorHAnsi" w:cstheme="minorHAnsi"/>
          <w:color w:val="000000"/>
          <w:sz w:val="22"/>
          <w:szCs w:val="22"/>
        </w:rPr>
        <w:t xml:space="preserve">. </w:t>
      </w:r>
      <w:r w:rsidR="00D44338" w:rsidRPr="00F23879">
        <w:rPr>
          <w:rStyle w:val="normaltextrun"/>
          <w:rFonts w:asciiTheme="minorHAnsi" w:hAnsiTheme="minorHAnsi" w:cstheme="minorHAnsi"/>
          <w:color w:val="000000"/>
          <w:sz w:val="22"/>
          <w:szCs w:val="22"/>
        </w:rPr>
        <w:t>It is called characteristic because it is a characteristic of the element that produces the photon and represents the energy at the binding level of that orbital shell.</w:t>
      </w:r>
      <w:r w:rsidR="00D44338"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When the electron is ejected, it gives off the energy at that binding level.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This energy is the</w:t>
      </w:r>
      <w:commentRangeStart w:id="47"/>
      <w:r w:rsidR="00D44338" w:rsidRPr="00F23879">
        <w:rPr>
          <w:rStyle w:val="normaltextrun"/>
          <w:rFonts w:asciiTheme="minorHAnsi" w:hAnsiTheme="minorHAnsi" w:cstheme="minorHAnsi"/>
          <w:color w:val="000000"/>
          <w:sz w:val="22"/>
          <w:szCs w:val="22"/>
        </w:rPr>
        <w:t> </w:t>
      </w:r>
      <w:commentRangeEnd w:id="47"/>
      <w:r w:rsidR="00E820B8">
        <w:rPr>
          <w:rStyle w:val="CommentReference"/>
          <w:rFonts w:asciiTheme="minorHAnsi" w:eastAsiaTheme="minorHAnsi" w:hAnsiTheme="minorHAnsi" w:cstheme="minorBidi"/>
          <w:kern w:val="2"/>
          <w14:ligatures w14:val="standardContextual"/>
        </w:rPr>
        <w:commentReference w:id="47"/>
      </w:r>
      <w:r w:rsidR="00D44338" w:rsidRPr="00F23879">
        <w:rPr>
          <w:rStyle w:val="normaltextrun"/>
          <w:rFonts w:asciiTheme="minorHAnsi" w:hAnsiTheme="minorHAnsi" w:cstheme="minorHAnsi"/>
          <w:i/>
          <w:iCs/>
          <w:color w:val="000000"/>
          <w:sz w:val="22"/>
          <w:szCs w:val="22"/>
        </w:rPr>
        <w:t>difference </w:t>
      </w:r>
      <w:r w:rsidR="00D44338" w:rsidRPr="00F23879">
        <w:rPr>
          <w:rStyle w:val="normaltextrun"/>
          <w:rFonts w:asciiTheme="minorHAnsi" w:hAnsiTheme="minorHAnsi" w:cstheme="minorHAnsi"/>
          <w:color w:val="000000"/>
          <w:sz w:val="22"/>
          <w:szCs w:val="22"/>
        </w:rPr>
        <w:t>between the binding energies for the two shells.</w:t>
      </w:r>
    </w:p>
    <w:p w14:paraId="533DF304" w14:textId="77777777" w:rsidR="00D44338" w:rsidRPr="00F23879" w:rsidRDefault="00D44338" w:rsidP="00F23879">
      <w:pPr>
        <w:spacing w:after="0" w:line="240" w:lineRule="auto"/>
        <w:rPr>
          <w:rFonts w:cstheme="minorHAnsi"/>
        </w:rPr>
      </w:pPr>
    </w:p>
    <w:p w14:paraId="1F0574D4" w14:textId="08319D7E" w:rsidR="00D44338" w:rsidRPr="00D25722" w:rsidRDefault="00D44338" w:rsidP="00613E0A">
      <w:pPr>
        <w:pStyle w:val="Heading2"/>
        <w:rPr>
          <w:vertAlign w:val="superscript"/>
        </w:rPr>
      </w:pPr>
      <w:r w:rsidRPr="00D25722">
        <w:t>The X-ray Beam</w:t>
      </w:r>
      <w:r w:rsidR="00871368" w:rsidRPr="00D25722">
        <w:rPr>
          <w:vertAlign w:val="superscript"/>
        </w:rPr>
        <w:fldChar w:fldCharType="begin"/>
      </w:r>
      <w:r w:rsidR="00871368" w:rsidRPr="00D25722">
        <w:rPr>
          <w:vertAlign w:val="superscript"/>
        </w:rPr>
        <w:instrText xml:space="preserve"> NOTEREF _Ref138156461 \h  \* MERGEFORMAT </w:instrText>
      </w:r>
      <w:r w:rsidR="00871368" w:rsidRPr="00D25722">
        <w:rPr>
          <w:vertAlign w:val="superscript"/>
        </w:rPr>
      </w:r>
      <w:r w:rsidR="00871368" w:rsidRPr="00D25722">
        <w:rPr>
          <w:vertAlign w:val="superscript"/>
        </w:rPr>
        <w:fldChar w:fldCharType="separate"/>
      </w:r>
      <w:r w:rsidR="00871368" w:rsidRPr="00D25722">
        <w:rPr>
          <w:vertAlign w:val="superscript"/>
        </w:rPr>
        <w:t>2</w:t>
      </w:r>
      <w:r w:rsidR="00871368" w:rsidRPr="00D25722">
        <w:rPr>
          <w:vertAlign w:val="superscript"/>
        </w:rPr>
        <w:fldChar w:fldCharType="end"/>
      </w:r>
    </w:p>
    <w:p w14:paraId="522581C3" w14:textId="24E8C64E" w:rsidR="00653340" w:rsidRDefault="00D44338" w:rsidP="0096537C">
      <w:pPr>
        <w:pStyle w:val="paragraph"/>
        <w:spacing w:before="0" w:beforeAutospacing="0" w:after="0" w:afterAutospacing="0"/>
        <w:textAlignment w:val="baseline"/>
        <w:rPr>
          <w:rFonts w:asciiTheme="minorHAnsi" w:hAnsiTheme="minorHAnsi" w:cstheme="minorHAnsi"/>
          <w:sz w:val="22"/>
          <w:szCs w:val="22"/>
        </w:rPr>
      </w:pPr>
      <w:r w:rsidRPr="00653340">
        <w:rPr>
          <w:rStyle w:val="normaltextrun"/>
          <w:rFonts w:asciiTheme="minorHAnsi" w:hAnsiTheme="minorHAnsi" w:cstheme="minorHAnsi"/>
          <w:color w:val="202124"/>
          <w:sz w:val="22"/>
          <w:szCs w:val="22"/>
        </w:rPr>
        <w:t>Radiation is energy that comes from a source and travels through space at the speed of light. This</w:t>
      </w:r>
      <w:r w:rsidRPr="0096537C">
        <w:rPr>
          <w:rStyle w:val="normaltextrun"/>
          <w:rFonts w:asciiTheme="minorHAnsi" w:hAnsiTheme="minorHAnsi" w:cstheme="minorHAnsi"/>
          <w:color w:val="202124"/>
          <w:sz w:val="22"/>
          <w:szCs w:val="22"/>
        </w:rPr>
        <w:t xml:space="preserve"> energy has an electric </w:t>
      </w:r>
      <w:r w:rsidR="00846920">
        <w:rPr>
          <w:rStyle w:val="normaltextrun"/>
          <w:rFonts w:asciiTheme="minorHAnsi" w:hAnsiTheme="minorHAnsi" w:cstheme="minorHAnsi"/>
          <w:color w:val="202124"/>
          <w:sz w:val="22"/>
          <w:szCs w:val="22"/>
        </w:rPr>
        <w:t>and magnetic field</w:t>
      </w:r>
      <w:r w:rsidRPr="0096537C">
        <w:rPr>
          <w:rStyle w:val="normaltextrun"/>
          <w:rFonts w:asciiTheme="minorHAnsi" w:hAnsiTheme="minorHAnsi" w:cstheme="minorHAnsi"/>
          <w:color w:val="202124"/>
          <w:sz w:val="22"/>
          <w:szCs w:val="22"/>
        </w:rPr>
        <w:t xml:space="preserve"> associated with it and has wave-like properties.</w:t>
      </w:r>
      <w:r w:rsidR="00653340">
        <w:rPr>
          <w:rStyle w:val="normaltextrun"/>
          <w:rFonts w:asciiTheme="minorHAnsi" w:hAnsiTheme="minorHAnsi" w:cstheme="minorHAnsi"/>
          <w:color w:val="202124"/>
          <w:sz w:val="22"/>
          <w:szCs w:val="22"/>
        </w:rPr>
        <w:t xml:space="preserve"> </w:t>
      </w:r>
      <w:r w:rsidR="00264905">
        <w:rPr>
          <w:rStyle w:val="normaltextrun"/>
          <w:rFonts w:asciiTheme="minorHAnsi" w:hAnsiTheme="minorHAnsi" w:cstheme="minorHAnsi"/>
          <w:color w:val="202124"/>
          <w:sz w:val="22"/>
          <w:szCs w:val="22"/>
        </w:rPr>
        <w:t xml:space="preserve">However, x-ray photons behave more like particles than waves. Since x-ray photons exhibit both behavior types, this is known as wave-particle duality. </w:t>
      </w:r>
    </w:p>
    <w:p w14:paraId="2809C988" w14:textId="77777777" w:rsidR="00653340"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20660475" w14:textId="1EC30EBC" w:rsidR="00653340" w:rsidRPr="00613E0A" w:rsidRDefault="00D44338" w:rsidP="00613E0A">
      <w:pPr>
        <w:pStyle w:val="Heading3"/>
        <w:rPr>
          <w:rStyle w:val="normaltextrun"/>
        </w:rPr>
      </w:pPr>
      <w:r w:rsidRPr="00613E0A">
        <w:rPr>
          <w:rStyle w:val="normaltextrun"/>
        </w:rPr>
        <w:t xml:space="preserve">Frequency </w:t>
      </w:r>
      <w:r w:rsidR="00653340" w:rsidRPr="00613E0A">
        <w:rPr>
          <w:rStyle w:val="normaltextrun"/>
        </w:rPr>
        <w:t>and wavelength</w:t>
      </w:r>
      <w:r w:rsidR="00871368" w:rsidRPr="00613E0A">
        <w:rPr>
          <w:rStyle w:val="normaltextrun"/>
          <w:vertAlign w:val="superscript"/>
        </w:rPr>
        <w:fldChar w:fldCharType="begin"/>
      </w:r>
      <w:r w:rsidR="00871368" w:rsidRPr="00613E0A">
        <w:rPr>
          <w:rStyle w:val="normaltextrun"/>
          <w:vertAlign w:val="superscript"/>
        </w:rPr>
        <w:instrText xml:space="preserve"> NOTEREF _Ref138156461 \h  \* MERGEFORMAT </w:instrText>
      </w:r>
      <w:r w:rsidR="00871368" w:rsidRPr="00613E0A">
        <w:rPr>
          <w:rStyle w:val="normaltextrun"/>
          <w:vertAlign w:val="superscript"/>
        </w:rPr>
      </w:r>
      <w:r w:rsidR="00871368" w:rsidRPr="00613E0A">
        <w:rPr>
          <w:rStyle w:val="normaltextrun"/>
          <w:vertAlign w:val="superscript"/>
        </w:rPr>
        <w:fldChar w:fldCharType="separate"/>
      </w:r>
      <w:r w:rsidR="00871368" w:rsidRPr="00613E0A">
        <w:rPr>
          <w:rStyle w:val="normaltextrun"/>
          <w:vertAlign w:val="superscript"/>
        </w:rPr>
        <w:t>2</w:t>
      </w:r>
      <w:r w:rsidR="00871368" w:rsidRPr="00613E0A">
        <w:rPr>
          <w:rStyle w:val="normaltextrun"/>
          <w:vertAlign w:val="superscript"/>
        </w:rPr>
        <w:fldChar w:fldCharType="end"/>
      </w:r>
    </w:p>
    <w:p w14:paraId="0781D0F1" w14:textId="76D0A144"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 xml:space="preserve">Frequency </w:t>
      </w:r>
      <w:r w:rsidR="00D44338" w:rsidRPr="008758A1">
        <w:rPr>
          <w:rStyle w:val="normaltextrun"/>
          <w:rFonts w:asciiTheme="minorHAnsi" w:hAnsiTheme="minorHAnsi" w:cstheme="minorHAnsi"/>
          <w:color w:val="000000"/>
          <w:sz w:val="22"/>
          <w:szCs w:val="22"/>
          <w:highlight w:val="yellow"/>
        </w:rPr>
        <w:t>is the number of wavelengths that pass a point per second.</w:t>
      </w:r>
      <w:r w:rsidR="00D44338"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 xml:space="preserve"> </w:t>
      </w:r>
      <w:r w:rsidR="00D44338" w:rsidRPr="008758A1">
        <w:rPr>
          <w:rStyle w:val="normaltextrun"/>
          <w:rFonts w:asciiTheme="minorHAnsi" w:hAnsiTheme="minorHAnsi" w:cstheme="minorHAnsi"/>
          <w:color w:val="000000"/>
          <w:sz w:val="22"/>
          <w:szCs w:val="22"/>
          <w:highlight w:val="yellow"/>
        </w:rPr>
        <w:t>Wavelength is the distance from one crest to another or from one valley to another.</w:t>
      </w:r>
      <w:r w:rsidR="00D44338" w:rsidRPr="008758A1">
        <w:rPr>
          <w:rStyle w:val="eop"/>
          <w:rFonts w:asciiTheme="minorHAnsi" w:hAnsiTheme="minorHAnsi" w:cstheme="minorHAnsi"/>
          <w:color w:val="000000"/>
          <w:sz w:val="22"/>
          <w:szCs w:val="22"/>
          <w:highlight w:val="yellow"/>
        </w:rPr>
        <w:t>​</w:t>
      </w:r>
      <w:r>
        <w:rPr>
          <w:rFonts w:asciiTheme="minorHAnsi" w:hAnsiTheme="minorHAnsi" w:cstheme="minorHAnsi"/>
          <w:sz w:val="22"/>
          <w:szCs w:val="22"/>
        </w:rPr>
        <w:t xml:space="preserve"> </w:t>
      </w:r>
      <w:r w:rsidR="00D44338" w:rsidRPr="00F23879">
        <w:rPr>
          <w:rStyle w:val="normaltextrun"/>
          <w:rFonts w:asciiTheme="minorHAnsi" w:hAnsiTheme="minorHAnsi" w:cstheme="minorHAnsi"/>
          <w:color w:val="000000"/>
          <w:sz w:val="22"/>
          <w:szCs w:val="22"/>
        </w:rPr>
        <w:t xml:space="preserve">The shorter the wavelength, the higher the frequency. Frequency and wavelength are inversely proportional to each other. </w:t>
      </w:r>
      <w:r w:rsidR="00D50B8D">
        <w:rPr>
          <w:rStyle w:val="normaltextrun"/>
          <w:rFonts w:asciiTheme="minorHAnsi" w:hAnsiTheme="minorHAnsi" w:cstheme="minorHAnsi"/>
          <w:color w:val="000000"/>
          <w:sz w:val="22"/>
          <w:szCs w:val="22"/>
        </w:rPr>
        <w:t xml:space="preserve">Frequency and wavelength are </w:t>
      </w:r>
      <w:r w:rsidR="00D44338" w:rsidRPr="00F23879">
        <w:rPr>
          <w:rStyle w:val="normaltextrun"/>
          <w:rFonts w:asciiTheme="minorHAnsi" w:hAnsiTheme="minorHAnsi" w:cstheme="minorHAnsi"/>
          <w:color w:val="000000"/>
          <w:sz w:val="22"/>
          <w:szCs w:val="22"/>
        </w:rPr>
        <w:t xml:space="preserve">important because </w:t>
      </w:r>
      <w:r w:rsidR="00D50B8D">
        <w:rPr>
          <w:rStyle w:val="normaltextrun"/>
          <w:rFonts w:asciiTheme="minorHAnsi" w:hAnsiTheme="minorHAnsi" w:cstheme="minorHAnsi"/>
          <w:color w:val="000000"/>
          <w:sz w:val="22"/>
          <w:szCs w:val="22"/>
        </w:rPr>
        <w:t>they</w:t>
      </w:r>
      <w:r w:rsidR="00D44338" w:rsidRPr="00F23879">
        <w:rPr>
          <w:rStyle w:val="normaltextrun"/>
          <w:rFonts w:asciiTheme="minorHAnsi" w:hAnsiTheme="minorHAnsi" w:cstheme="minorHAnsi"/>
          <w:color w:val="000000"/>
          <w:sz w:val="22"/>
          <w:szCs w:val="22"/>
        </w:rPr>
        <w:t xml:space="preserve"> affect the energy of the beam.</w:t>
      </w:r>
      <w:r w:rsidR="00D50B8D">
        <w:rPr>
          <w:rStyle w:val="normaltextrun"/>
          <w:rFonts w:asciiTheme="minorHAnsi" w:hAnsiTheme="minorHAnsi" w:cstheme="minorHAnsi"/>
          <w:color w:val="000000"/>
          <w:sz w:val="22"/>
          <w:szCs w:val="22"/>
        </w:rPr>
        <w:t xml:space="preserve"> The energy of a photon is </w:t>
      </w:r>
      <w:r w:rsidR="00D50B8D">
        <w:rPr>
          <w:rStyle w:val="normaltextrun"/>
          <w:rFonts w:asciiTheme="minorHAnsi" w:hAnsiTheme="minorHAnsi" w:cstheme="minorHAnsi"/>
          <w:color w:val="000000"/>
          <w:sz w:val="22"/>
          <w:szCs w:val="22"/>
        </w:rPr>
        <w:lastRenderedPageBreak/>
        <w:t xml:space="preserve">directly proportional to its frequency. </w:t>
      </w:r>
      <w:r w:rsidR="00D44338" w:rsidRPr="00F23879">
        <w:rPr>
          <w:rStyle w:val="eop"/>
          <w:rFonts w:asciiTheme="minorHAnsi" w:hAnsiTheme="minorHAnsi" w:cstheme="minorHAnsi"/>
          <w:color w:val="000000"/>
          <w:sz w:val="22"/>
          <w:szCs w:val="22"/>
        </w:rPr>
        <w:t>​</w:t>
      </w:r>
      <w:r w:rsidR="00D50B8D">
        <w:rPr>
          <w:rStyle w:val="eop"/>
          <w:rFonts w:asciiTheme="minorHAnsi" w:hAnsiTheme="minorHAnsi" w:cstheme="minorHAnsi"/>
          <w:color w:val="000000"/>
          <w:sz w:val="22"/>
          <w:szCs w:val="22"/>
        </w:rPr>
        <w:t xml:space="preserve">X-radiation has a higher frequency and a shorter wavelength than visible light. This difference determined how these photons interact with matter. </w:t>
      </w:r>
    </w:p>
    <w:p w14:paraId="262C93A2" w14:textId="77777777" w:rsidR="00653340" w:rsidRDefault="00653340" w:rsidP="0096537C">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7DF68A09" w14:textId="36A7BAD1" w:rsidR="00653340" w:rsidRPr="00613E0A" w:rsidRDefault="00653340" w:rsidP="00613E0A">
      <w:pPr>
        <w:pStyle w:val="Heading3"/>
        <w:rPr>
          <w:rStyle w:val="eop"/>
        </w:rPr>
      </w:pPr>
      <w:r w:rsidRPr="00613E0A">
        <w:rPr>
          <w:rStyle w:val="eop"/>
        </w:rPr>
        <w:t>Beam characteristics</w:t>
      </w:r>
      <w:bookmarkStart w:id="48" w:name="_Ref138156600"/>
      <w:r w:rsidR="00871368" w:rsidRPr="00613E0A">
        <w:rPr>
          <w:rStyle w:val="EndnoteReference"/>
        </w:rPr>
        <w:endnoteReference w:id="3"/>
      </w:r>
      <w:bookmarkEnd w:id="48"/>
    </w:p>
    <w:p w14:paraId="48312DC0" w14:textId="4DD84C5E" w:rsidR="00D44338"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The x-ray beam is characterized by quantity (the number of x-rays in the beam) and quality (the penetrability of the beam). </w:t>
      </w:r>
      <w:r w:rsidRPr="00F23879">
        <w:rPr>
          <w:rStyle w:val="eop"/>
          <w:rFonts w:asciiTheme="minorHAnsi" w:hAnsiTheme="minorHAnsi" w:cstheme="minorHAnsi"/>
          <w:color w:val="000000"/>
          <w:sz w:val="22"/>
          <w:szCs w:val="22"/>
        </w:rPr>
        <w:t>​</w:t>
      </w:r>
    </w:p>
    <w:p w14:paraId="26825058" w14:textId="77777777" w:rsidR="00264905" w:rsidRPr="00F23879" w:rsidRDefault="00264905" w:rsidP="00653340">
      <w:pPr>
        <w:pStyle w:val="paragraph"/>
        <w:spacing w:before="0" w:beforeAutospacing="0" w:after="0" w:afterAutospacing="0"/>
        <w:textAlignment w:val="baseline"/>
        <w:rPr>
          <w:rFonts w:asciiTheme="minorHAnsi" w:hAnsiTheme="minorHAnsi" w:cstheme="minorHAnsi"/>
          <w:sz w:val="22"/>
          <w:szCs w:val="22"/>
        </w:rPr>
      </w:pPr>
    </w:p>
    <w:p w14:paraId="17B68292" w14:textId="014C26C5" w:rsidR="00653340" w:rsidRPr="00613E0A" w:rsidRDefault="00653340" w:rsidP="00613E0A">
      <w:pPr>
        <w:pStyle w:val="Heading4"/>
        <w:rPr>
          <w:rStyle w:val="normaltextrun"/>
        </w:rPr>
      </w:pPr>
      <w:r w:rsidRPr="00613E0A">
        <w:rPr>
          <w:rStyle w:val="normaltextrun"/>
        </w:rPr>
        <w:t>Quality</w:t>
      </w:r>
      <w:r w:rsidR="00871368" w:rsidRPr="00613E0A">
        <w:rPr>
          <w:rStyle w:val="normaltextrun"/>
        </w:rPr>
        <w:fldChar w:fldCharType="begin"/>
      </w:r>
      <w:r w:rsidR="00871368" w:rsidRPr="00613E0A">
        <w:rPr>
          <w:rStyle w:val="normaltextrun"/>
        </w:rPr>
        <w:instrText xml:space="preserve"> NOTEREF _Ref138156600 \h  \* MERGEFORMAT </w:instrText>
      </w:r>
      <w:r w:rsidR="00871368" w:rsidRPr="00613E0A">
        <w:rPr>
          <w:rStyle w:val="normaltextrun"/>
        </w:rPr>
      </w:r>
      <w:r w:rsidR="00871368" w:rsidRPr="00613E0A">
        <w:rPr>
          <w:rStyle w:val="normaltextrun"/>
        </w:rPr>
        <w:fldChar w:fldCharType="separate"/>
      </w:r>
      <w:r w:rsidR="00871368" w:rsidRPr="00613E0A">
        <w:rPr>
          <w:rStyle w:val="normaltextrun"/>
        </w:rPr>
        <w:t>3</w:t>
      </w:r>
      <w:r w:rsidR="00871368" w:rsidRPr="00613E0A">
        <w:rPr>
          <w:rStyle w:val="normaltextrun"/>
        </w:rPr>
        <w:fldChar w:fldCharType="end"/>
      </w:r>
    </w:p>
    <w:p w14:paraId="21B50435" w14:textId="20FF2B9A" w:rsidR="00D44338" w:rsidRDefault="0087136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Kilovoltage (kV) is a measure of the electrical force or pressure behind a current of electricity, which causes it to flow. It is a measure of electrical energy. The more pressure that is exerted on the electrons to flow, the greater the energy pushing the current, and the higher kV will be measured. The primary purpose for adjusting kVp is to set the penetration level of the x-ray beam. </w:t>
      </w:r>
      <w:r w:rsidR="00D50B8D" w:rsidRPr="008758A1">
        <w:rPr>
          <w:rStyle w:val="normaltextrun"/>
          <w:rFonts w:asciiTheme="minorHAnsi" w:hAnsiTheme="minorHAnsi" w:cstheme="minorHAnsi"/>
          <w:color w:val="000000"/>
          <w:sz w:val="22"/>
          <w:szCs w:val="22"/>
          <w:highlight w:val="yellow"/>
        </w:rPr>
        <w:t>Kilovolt peak (</w:t>
      </w:r>
      <w:r w:rsidR="00D44338" w:rsidRPr="008758A1">
        <w:rPr>
          <w:rStyle w:val="normaltextrun"/>
          <w:rFonts w:asciiTheme="minorHAnsi" w:hAnsiTheme="minorHAnsi" w:cstheme="minorHAnsi"/>
          <w:color w:val="000000"/>
          <w:sz w:val="22"/>
          <w:szCs w:val="22"/>
          <w:highlight w:val="yellow"/>
        </w:rPr>
        <w:t>kVp</w:t>
      </w:r>
      <w:r w:rsidR="00D50B8D"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quality of the x-ray beam.</w:t>
      </w:r>
      <w:r w:rsidR="00D44338" w:rsidRPr="00F23879">
        <w:rPr>
          <w:rStyle w:val="normaltextrun"/>
          <w:rFonts w:asciiTheme="minorHAnsi" w:hAnsiTheme="minorHAnsi" w:cstheme="minorHAnsi"/>
          <w:color w:val="000000"/>
          <w:sz w:val="22"/>
          <w:szCs w:val="22"/>
        </w:rPr>
        <w:t xml:space="preserve"> As the energy of an x-ray beam is increased, the penetrability is also increased. High-energy x-rays </w:t>
      </w:r>
      <w:r w:rsidR="00E30F54">
        <w:rPr>
          <w:rStyle w:val="normaltextrun"/>
          <w:rFonts w:asciiTheme="minorHAnsi" w:hAnsiTheme="minorHAnsi" w:cstheme="minorHAnsi"/>
          <w:color w:val="000000"/>
          <w:sz w:val="22"/>
          <w:szCs w:val="22"/>
        </w:rPr>
        <w:t>can</w:t>
      </w:r>
      <w:r w:rsidR="00D44338" w:rsidRPr="00F23879">
        <w:rPr>
          <w:rStyle w:val="normaltextrun"/>
          <w:rFonts w:asciiTheme="minorHAnsi" w:hAnsiTheme="minorHAnsi" w:cstheme="minorHAnsi"/>
          <w:color w:val="000000"/>
          <w:sz w:val="22"/>
          <w:szCs w:val="22"/>
        </w:rPr>
        <w:t xml:space="preserve"> penetrate tissue more deeply than low-energy x-rays. As the kVp is increased, so is the x-ray beam quality. </w:t>
      </w:r>
      <w:r w:rsidR="00D44338" w:rsidRPr="00F23879">
        <w:rPr>
          <w:rStyle w:val="eop"/>
          <w:rFonts w:asciiTheme="minorHAnsi" w:hAnsiTheme="minorHAnsi" w:cstheme="minorHAnsi"/>
          <w:color w:val="000000"/>
          <w:sz w:val="22"/>
          <w:szCs w:val="22"/>
        </w:rPr>
        <w:t>​</w:t>
      </w:r>
    </w:p>
    <w:p w14:paraId="30FB40D9" w14:textId="77777777" w:rsidR="00E30F54"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p>
    <w:p w14:paraId="60959545" w14:textId="432E0061" w:rsidR="00653340" w:rsidRPr="00613E0A" w:rsidRDefault="00613E0A" w:rsidP="00613E0A">
      <w:pPr>
        <w:pStyle w:val="Heading4"/>
        <w:rPr>
          <w:rStyle w:val="normaltextrun"/>
        </w:rPr>
      </w:pPr>
      <w:r>
        <w:rPr>
          <w:rStyle w:val="normaltextrun"/>
        </w:rPr>
        <w:t>Q</w:t>
      </w:r>
      <w:r w:rsidR="00653340" w:rsidRPr="00613E0A">
        <w:rPr>
          <w:rStyle w:val="normaltextrun"/>
        </w:rPr>
        <w:t>uantity</w:t>
      </w:r>
      <w:r w:rsidR="00871368" w:rsidRPr="00613E0A">
        <w:rPr>
          <w:rStyle w:val="normaltextrun"/>
        </w:rPr>
        <w:fldChar w:fldCharType="begin"/>
      </w:r>
      <w:r w:rsidR="00871368" w:rsidRPr="00613E0A">
        <w:rPr>
          <w:rStyle w:val="normaltextrun"/>
        </w:rPr>
        <w:instrText xml:space="preserve"> NOTEREF _Ref138156600 \h  \* MERGEFORMAT </w:instrText>
      </w:r>
      <w:r w:rsidR="00871368" w:rsidRPr="00613E0A">
        <w:rPr>
          <w:rStyle w:val="normaltextrun"/>
        </w:rPr>
      </w:r>
      <w:r w:rsidR="00871368" w:rsidRPr="00613E0A">
        <w:rPr>
          <w:rStyle w:val="normaltextrun"/>
        </w:rPr>
        <w:fldChar w:fldCharType="separate"/>
      </w:r>
      <w:r w:rsidR="00871368" w:rsidRPr="00613E0A">
        <w:rPr>
          <w:rStyle w:val="normaltextrun"/>
        </w:rPr>
        <w:t>3</w:t>
      </w:r>
      <w:r w:rsidR="00871368" w:rsidRPr="00613E0A">
        <w:rPr>
          <w:rStyle w:val="normaltextrun"/>
        </w:rPr>
        <w:fldChar w:fldCharType="end"/>
      </w:r>
    </w:p>
    <w:p w14:paraId="386F167C" w14:textId="189790CA" w:rsidR="00D44338" w:rsidRPr="00F23879" w:rsidRDefault="00E30F54"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Milliamper</w:t>
      </w:r>
      <w:r w:rsidR="00871368">
        <w:rPr>
          <w:rStyle w:val="normaltextrun"/>
          <w:rFonts w:asciiTheme="minorHAnsi" w:hAnsiTheme="minorHAnsi" w:cstheme="minorHAnsi"/>
          <w:color w:val="000000"/>
          <w:sz w:val="22"/>
          <w:szCs w:val="22"/>
        </w:rPr>
        <w:t>age</w:t>
      </w:r>
      <w:r>
        <w:rPr>
          <w:rStyle w:val="normaltextrun"/>
          <w:rFonts w:asciiTheme="minorHAnsi" w:hAnsiTheme="minorHAnsi" w:cstheme="minorHAnsi"/>
          <w:color w:val="000000"/>
          <w:sz w:val="22"/>
          <w:szCs w:val="22"/>
        </w:rPr>
        <w:t xml:space="preserve"> </w:t>
      </w:r>
      <w:r w:rsidR="00871368">
        <w:rPr>
          <w:rStyle w:val="normaltextrun"/>
          <w:rFonts w:asciiTheme="minorHAnsi" w:hAnsiTheme="minorHAnsi" w:cstheme="minorHAnsi"/>
          <w:color w:val="000000"/>
          <w:sz w:val="22"/>
          <w:szCs w:val="22"/>
        </w:rPr>
        <w:t>(mA) measures the quantity of electrical current flowing through a circuit</w:t>
      </w:r>
      <w:r w:rsidR="00871368" w:rsidRPr="008758A1">
        <w:rPr>
          <w:rStyle w:val="normaltextrun"/>
          <w:rFonts w:asciiTheme="minorHAnsi" w:hAnsiTheme="minorHAnsi" w:cstheme="minorHAnsi"/>
          <w:color w:val="000000"/>
          <w:sz w:val="22"/>
          <w:szCs w:val="22"/>
          <w:highlight w:val="yellow"/>
        </w:rPr>
        <w:t xml:space="preserve">. Milliamperage </w:t>
      </w:r>
      <w:r w:rsidRPr="008758A1">
        <w:rPr>
          <w:rStyle w:val="normaltextrun"/>
          <w:rFonts w:asciiTheme="minorHAnsi" w:hAnsiTheme="minorHAnsi" w:cstheme="minorHAnsi"/>
          <w:color w:val="000000"/>
          <w:sz w:val="22"/>
          <w:szCs w:val="22"/>
          <w:highlight w:val="yellow"/>
        </w:rPr>
        <w:t>per second (</w:t>
      </w:r>
      <w:r w:rsidR="00D44338" w:rsidRPr="008758A1">
        <w:rPr>
          <w:rStyle w:val="normaltextrun"/>
          <w:rFonts w:asciiTheme="minorHAnsi" w:hAnsiTheme="minorHAnsi" w:cstheme="minorHAnsi"/>
          <w:color w:val="000000"/>
          <w:sz w:val="22"/>
          <w:szCs w:val="22"/>
          <w:highlight w:val="yellow"/>
        </w:rPr>
        <w:t>mAs</w:t>
      </w:r>
      <w:r w:rsidRPr="008758A1">
        <w:rPr>
          <w:rStyle w:val="normaltextrun"/>
          <w:rFonts w:asciiTheme="minorHAnsi" w:hAnsiTheme="minorHAnsi" w:cstheme="minorHAnsi"/>
          <w:color w:val="000000"/>
          <w:sz w:val="22"/>
          <w:szCs w:val="22"/>
          <w:highlight w:val="yellow"/>
        </w:rPr>
        <w:t>)</w:t>
      </w:r>
      <w:r w:rsidR="00D44338" w:rsidRPr="008758A1">
        <w:rPr>
          <w:rStyle w:val="normaltextrun"/>
          <w:rFonts w:asciiTheme="minorHAnsi" w:hAnsiTheme="minorHAnsi" w:cstheme="minorHAnsi"/>
          <w:color w:val="000000"/>
          <w:sz w:val="22"/>
          <w:szCs w:val="22"/>
          <w:highlight w:val="yellow"/>
        </w:rPr>
        <w:t xml:space="preserve"> controls the </w:t>
      </w:r>
      <w:r w:rsidR="00871368" w:rsidRPr="008758A1">
        <w:rPr>
          <w:rStyle w:val="normaltextrun"/>
          <w:rFonts w:asciiTheme="minorHAnsi" w:hAnsiTheme="minorHAnsi" w:cstheme="minorHAnsi"/>
          <w:color w:val="000000"/>
          <w:sz w:val="22"/>
          <w:szCs w:val="22"/>
          <w:highlight w:val="yellow"/>
        </w:rPr>
        <w:t>number</w:t>
      </w:r>
      <w:r w:rsidR="00D44338" w:rsidRPr="008758A1">
        <w:rPr>
          <w:rStyle w:val="normaltextrun"/>
          <w:rFonts w:asciiTheme="minorHAnsi" w:hAnsiTheme="minorHAnsi" w:cstheme="minorHAnsi"/>
          <w:color w:val="000000"/>
          <w:sz w:val="22"/>
          <w:szCs w:val="22"/>
          <w:highlight w:val="yellow"/>
        </w:rPr>
        <w:t xml:space="preserve"> of </w:t>
      </w:r>
      <w:r w:rsidR="00871368" w:rsidRPr="008758A1">
        <w:rPr>
          <w:rStyle w:val="normaltextrun"/>
          <w:rFonts w:asciiTheme="minorHAnsi" w:hAnsiTheme="minorHAnsi" w:cstheme="minorHAnsi"/>
          <w:color w:val="000000"/>
          <w:sz w:val="22"/>
          <w:szCs w:val="22"/>
          <w:highlight w:val="yellow"/>
        </w:rPr>
        <w:t xml:space="preserve">photons in </w:t>
      </w:r>
      <w:r w:rsidR="00D44338" w:rsidRPr="008758A1">
        <w:rPr>
          <w:rStyle w:val="normaltextrun"/>
          <w:rFonts w:asciiTheme="minorHAnsi" w:hAnsiTheme="minorHAnsi" w:cstheme="minorHAnsi"/>
          <w:color w:val="000000"/>
          <w:sz w:val="22"/>
          <w:szCs w:val="22"/>
          <w:highlight w:val="yellow"/>
        </w:rPr>
        <w:t>the x-ray beam.</w:t>
      </w:r>
      <w:r w:rsidR="00D44338" w:rsidRPr="00F23879">
        <w:rPr>
          <w:rStyle w:val="normaltextrun"/>
          <w:rFonts w:asciiTheme="minorHAnsi" w:hAnsiTheme="minorHAnsi" w:cstheme="minorHAnsi"/>
          <w:color w:val="000000"/>
          <w:sz w:val="22"/>
          <w:szCs w:val="22"/>
        </w:rPr>
        <w:t xml:space="preserve"> The number of x-rays in the useful beam is the radiation quantity. X-ray quantity is directly proportional to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When </w:t>
      </w:r>
      <w:r w:rsidR="00D44338" w:rsidRPr="00F23879">
        <w:rPr>
          <w:rStyle w:val="spellingerror"/>
          <w:rFonts w:asciiTheme="minorHAnsi" w:hAnsiTheme="minorHAnsi" w:cstheme="minorHAnsi"/>
          <w:color w:val="000000"/>
          <w:sz w:val="22"/>
          <w:szCs w:val="22"/>
        </w:rPr>
        <w:t>mAs</w:t>
      </w:r>
      <w:r w:rsidR="00D44338" w:rsidRPr="00F23879">
        <w:rPr>
          <w:rStyle w:val="normaltextrun"/>
          <w:rFonts w:asciiTheme="minorHAnsi" w:hAnsiTheme="minorHAnsi" w:cstheme="minorHAnsi"/>
          <w:color w:val="000000"/>
          <w:sz w:val="22"/>
          <w:szCs w:val="22"/>
        </w:rPr>
        <w:t> is doubled, the number of electrons striking the tube target is doubled, and therefore, the number of x-rays emitted is doubled. </w:t>
      </w:r>
      <w:r w:rsidR="00D44338" w:rsidRPr="00F23879">
        <w:rPr>
          <w:rStyle w:val="eop"/>
          <w:rFonts w:asciiTheme="minorHAnsi" w:hAnsiTheme="minorHAnsi" w:cstheme="minorHAnsi"/>
          <w:color w:val="000000"/>
          <w:sz w:val="22"/>
          <w:szCs w:val="22"/>
        </w:rPr>
        <w:t>​</w:t>
      </w:r>
    </w:p>
    <w:p w14:paraId="02027088" w14:textId="77777777" w:rsidR="00653340" w:rsidRPr="00F23879" w:rsidRDefault="00653340" w:rsidP="0096537C">
      <w:pPr>
        <w:pStyle w:val="paragraph"/>
        <w:spacing w:before="0" w:beforeAutospacing="0" w:after="0" w:afterAutospacing="0"/>
        <w:textAlignment w:val="baseline"/>
        <w:rPr>
          <w:rFonts w:asciiTheme="minorHAnsi" w:hAnsiTheme="minorHAnsi" w:cstheme="minorHAnsi"/>
          <w:sz w:val="22"/>
          <w:szCs w:val="22"/>
        </w:rPr>
      </w:pPr>
    </w:p>
    <w:p w14:paraId="13BD49F4" w14:textId="56D16A0B" w:rsidR="00653340" w:rsidRPr="00613E0A" w:rsidRDefault="00653340" w:rsidP="00613E0A">
      <w:pPr>
        <w:pStyle w:val="Heading4"/>
        <w:rPr>
          <w:rStyle w:val="normaltextrun"/>
        </w:rPr>
      </w:pPr>
      <w:r w:rsidRPr="00613E0A">
        <w:rPr>
          <w:rStyle w:val="normaltextrun"/>
        </w:rPr>
        <w:t>Primary versus remnant (exit)</w:t>
      </w:r>
      <w:r w:rsidR="00871368" w:rsidRPr="00613E0A">
        <w:rPr>
          <w:rStyle w:val="normaltextrun"/>
          <w:vertAlign w:val="superscript"/>
        </w:rPr>
        <w:fldChar w:fldCharType="begin"/>
      </w:r>
      <w:r w:rsidR="00871368" w:rsidRPr="00613E0A">
        <w:rPr>
          <w:rStyle w:val="normaltextrun"/>
          <w:vertAlign w:val="superscript"/>
        </w:rPr>
        <w:instrText xml:space="preserve"> NOTEREF _Ref138156600 \h  \* MERGEFORMAT </w:instrText>
      </w:r>
      <w:r w:rsidR="00871368" w:rsidRPr="00613E0A">
        <w:rPr>
          <w:rStyle w:val="normaltextrun"/>
          <w:vertAlign w:val="superscript"/>
        </w:rPr>
      </w:r>
      <w:r w:rsidR="00871368" w:rsidRPr="00613E0A">
        <w:rPr>
          <w:rStyle w:val="normaltextrun"/>
          <w:vertAlign w:val="superscript"/>
        </w:rPr>
        <w:fldChar w:fldCharType="separate"/>
      </w:r>
      <w:r w:rsidR="00871368" w:rsidRPr="00613E0A">
        <w:rPr>
          <w:rStyle w:val="normaltextrun"/>
          <w:vertAlign w:val="superscript"/>
        </w:rPr>
        <w:t>3</w:t>
      </w:r>
      <w:r w:rsidR="00871368" w:rsidRPr="00613E0A">
        <w:rPr>
          <w:rStyle w:val="normaltextrun"/>
          <w:vertAlign w:val="superscript"/>
        </w:rPr>
        <w:fldChar w:fldCharType="end"/>
      </w:r>
    </w:p>
    <w:p w14:paraId="63CAE068" w14:textId="3979AC26"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The x-ray beam may be divided into two portions: the primary beam and the remnant beam. </w:t>
      </w:r>
      <w:r w:rsidRPr="008758A1">
        <w:rPr>
          <w:rStyle w:val="normaltextrun"/>
          <w:rFonts w:asciiTheme="minorHAnsi" w:hAnsiTheme="minorHAnsi" w:cstheme="minorHAnsi"/>
          <w:color w:val="000000"/>
          <w:sz w:val="22"/>
          <w:szCs w:val="22"/>
          <w:highlight w:val="yellow"/>
        </w:rPr>
        <w:t>The primary beam is the radiation emitted by the x-ray tube</w:t>
      </w:r>
      <w:r>
        <w:rPr>
          <w:rStyle w:val="normaltextrun"/>
          <w:rFonts w:asciiTheme="minorHAnsi" w:hAnsiTheme="minorHAnsi" w:cstheme="minorHAnsi"/>
          <w:color w:val="000000"/>
          <w:sz w:val="22"/>
          <w:szCs w:val="22"/>
        </w:rPr>
        <w:t xml:space="preserve"> that has not yet passed through the patient or object being studied. Its passage through atmospheric air does not significantly alter the quality of the primary beam as it travels toward the object. </w:t>
      </w:r>
    </w:p>
    <w:p w14:paraId="72E12749" w14:textId="77777777" w:rsidR="00871368"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3B3FA73C" w14:textId="78FBB784" w:rsidR="00E30F54" w:rsidRDefault="00871368" w:rsidP="00E30F54">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The remnant beam is the radiation that emerges from the body tissue behind the patient</w:t>
      </w:r>
      <w:r>
        <w:rPr>
          <w:rStyle w:val="normaltextrun"/>
          <w:rFonts w:asciiTheme="minorHAnsi" w:hAnsiTheme="minorHAnsi" w:cstheme="minorHAnsi"/>
          <w:color w:val="000000"/>
          <w:sz w:val="22"/>
          <w:szCs w:val="22"/>
        </w:rPr>
        <w:t xml:space="preserve"> or object and strikes the image receptor. Remnant radiation is image-forming radiation. Although the remnant beam includes rays from the primary beam that have passed through the body unaffected, it also contains secondary and “scattered” radiation emitted by the tissues. Scattered radiation is random in its direction, resulting in unwanted exposure across the image receptor and can degrade the information in the signal carried by the useful remnant beam. </w:t>
      </w:r>
    </w:p>
    <w:p w14:paraId="505655A2" w14:textId="77777777" w:rsidR="00653340" w:rsidRPr="00653340" w:rsidRDefault="00653340" w:rsidP="00653340">
      <w:pPr>
        <w:pStyle w:val="paragraph"/>
        <w:spacing w:before="0" w:beforeAutospacing="0" w:after="0" w:afterAutospacing="0"/>
        <w:textAlignment w:val="baseline"/>
        <w:rPr>
          <w:rStyle w:val="normaltextrun"/>
          <w:rFonts w:asciiTheme="minorHAnsi" w:hAnsiTheme="minorHAnsi" w:cstheme="minorHAnsi"/>
          <w:sz w:val="22"/>
          <w:szCs w:val="22"/>
        </w:rPr>
      </w:pPr>
    </w:p>
    <w:p w14:paraId="5AC56071" w14:textId="188B1DDF" w:rsidR="00653340" w:rsidRPr="00613E0A" w:rsidRDefault="00653340" w:rsidP="00613E0A">
      <w:pPr>
        <w:pStyle w:val="Heading3"/>
        <w:rPr>
          <w:rStyle w:val="normaltextrun"/>
        </w:rPr>
      </w:pPr>
      <w:r w:rsidRPr="00613E0A">
        <w:rPr>
          <w:rStyle w:val="normaltextrun"/>
        </w:rPr>
        <w:t>Inverse square law</w:t>
      </w:r>
      <w:r w:rsidR="00871368" w:rsidRPr="00613E0A">
        <w:rPr>
          <w:rStyle w:val="normaltextrun"/>
          <w:vertAlign w:val="superscript"/>
        </w:rPr>
        <w:fldChar w:fldCharType="begin"/>
      </w:r>
      <w:r w:rsidR="00871368" w:rsidRPr="00613E0A">
        <w:rPr>
          <w:rStyle w:val="normaltextrun"/>
          <w:vertAlign w:val="superscript"/>
        </w:rPr>
        <w:instrText xml:space="preserve"> NOTEREF _Ref138156461 \h  \* MERGEFORMAT </w:instrText>
      </w:r>
      <w:r w:rsidR="00871368" w:rsidRPr="00613E0A">
        <w:rPr>
          <w:rStyle w:val="normaltextrun"/>
          <w:vertAlign w:val="superscript"/>
        </w:rPr>
      </w:r>
      <w:r w:rsidR="00871368" w:rsidRPr="00613E0A">
        <w:rPr>
          <w:rStyle w:val="normaltextrun"/>
          <w:vertAlign w:val="superscript"/>
        </w:rPr>
        <w:fldChar w:fldCharType="separate"/>
      </w:r>
      <w:r w:rsidR="00871368" w:rsidRPr="00613E0A">
        <w:rPr>
          <w:rStyle w:val="normaltextrun"/>
          <w:vertAlign w:val="superscript"/>
        </w:rPr>
        <w:t>2</w:t>
      </w:r>
      <w:r w:rsidR="00871368" w:rsidRPr="00613E0A">
        <w:rPr>
          <w:rStyle w:val="normaltextrun"/>
          <w:vertAlign w:val="superscript"/>
        </w:rPr>
        <w:fldChar w:fldCharType="end"/>
      </w:r>
    </w:p>
    <w:p w14:paraId="0E1A4AF4" w14:textId="3CCADE90" w:rsidR="00175F95" w:rsidRDefault="00D44338"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r w:rsidRPr="0096537C">
        <w:rPr>
          <w:rStyle w:val="normaltextrun"/>
          <w:rFonts w:asciiTheme="minorHAnsi" w:hAnsiTheme="minorHAnsi" w:cstheme="minorHAnsi"/>
          <w:color w:val="000000"/>
          <w:sz w:val="22"/>
          <w:szCs w:val="22"/>
        </w:rPr>
        <w:t>When light is emitted from a source such as the sun or a light bulb, the intensity decreases rapidly with the increase</w:t>
      </w:r>
      <w:r w:rsidR="00175F95">
        <w:rPr>
          <w:rStyle w:val="normaltextrun"/>
          <w:rFonts w:asciiTheme="minorHAnsi" w:hAnsiTheme="minorHAnsi" w:cstheme="minorHAnsi"/>
          <w:color w:val="000000"/>
          <w:sz w:val="22"/>
          <w:szCs w:val="22"/>
        </w:rPr>
        <w:t>d</w:t>
      </w:r>
      <w:r w:rsidRPr="0096537C">
        <w:rPr>
          <w:rStyle w:val="normaltextrun"/>
          <w:rFonts w:asciiTheme="minorHAnsi" w:hAnsiTheme="minorHAnsi" w:cstheme="minorHAnsi"/>
          <w:color w:val="000000"/>
          <w:sz w:val="22"/>
          <w:szCs w:val="22"/>
        </w:rPr>
        <w:t xml:space="preserve"> distance from the source. </w:t>
      </w:r>
      <w:r w:rsidRPr="0096537C">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X-rays exhibit the same property. </w:t>
      </w:r>
      <w:r w:rsidRPr="00F23879">
        <w:rPr>
          <w:rStyle w:val="eop"/>
          <w:rFonts w:asciiTheme="minorHAnsi" w:hAnsiTheme="minorHAnsi" w:cstheme="minorHAnsi"/>
          <w:color w:val="000000"/>
          <w:sz w:val="22"/>
          <w:szCs w:val="22"/>
        </w:rPr>
        <w:t>​</w:t>
      </w:r>
      <w:r w:rsidRPr="008758A1">
        <w:rPr>
          <w:rStyle w:val="normaltextrun"/>
          <w:rFonts w:asciiTheme="minorHAnsi" w:hAnsiTheme="minorHAnsi" w:cstheme="minorHAnsi"/>
          <w:color w:val="000000"/>
          <w:sz w:val="22"/>
          <w:szCs w:val="22"/>
          <w:highlight w:val="yellow"/>
        </w:rPr>
        <w:t xml:space="preserve">This decrease in intensity is inversely proportional to the square of the distance </w:t>
      </w:r>
      <w:r w:rsidR="00175F95" w:rsidRPr="008758A1">
        <w:rPr>
          <w:rStyle w:val="normaltextrun"/>
          <w:rFonts w:asciiTheme="minorHAnsi" w:hAnsiTheme="minorHAnsi" w:cstheme="minorHAnsi"/>
          <w:color w:val="000000"/>
          <w:sz w:val="22"/>
          <w:szCs w:val="22"/>
          <w:highlight w:val="yellow"/>
        </w:rPr>
        <w:t>from</w:t>
      </w:r>
      <w:r w:rsidRPr="008758A1">
        <w:rPr>
          <w:rStyle w:val="normaltextrun"/>
          <w:rFonts w:asciiTheme="minorHAnsi" w:hAnsiTheme="minorHAnsi" w:cstheme="minorHAnsi"/>
          <w:color w:val="000000"/>
          <w:sz w:val="22"/>
          <w:szCs w:val="22"/>
          <w:highlight w:val="yellow"/>
        </w:rPr>
        <w:t xml:space="preserve"> the object from the source.</w:t>
      </w:r>
      <w:r w:rsidRPr="00F23879">
        <w:rPr>
          <w:rStyle w:val="normaltextrun"/>
          <w:rFonts w:asciiTheme="minorHAnsi" w:hAnsiTheme="minorHAnsi" w:cstheme="minorHAnsi"/>
          <w:color w:val="000000"/>
          <w:sz w:val="22"/>
          <w:szCs w:val="22"/>
        </w:rPr>
        <w:t>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Mathematically, this is the inverse square law and is expressed in this formula: </w:t>
      </w:r>
      <w:r w:rsidRPr="00F23879">
        <w:rPr>
          <w:rStyle w:val="eop"/>
          <w:rFonts w:asciiTheme="minorHAnsi" w:hAnsiTheme="minorHAnsi" w:cstheme="minorHAnsi"/>
          <w:color w:val="000000"/>
          <w:sz w:val="22"/>
          <w:szCs w:val="22"/>
        </w:rPr>
        <w:t>​</w:t>
      </w:r>
    </w:p>
    <w:p w14:paraId="14DEACA2" w14:textId="77777777" w:rsidR="0036558B" w:rsidRDefault="0036558B"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F33015C" w14:textId="70177C2F" w:rsidR="0036558B" w:rsidRDefault="0036558B" w:rsidP="0036558B">
      <w:pPr>
        <w:pStyle w:val="paragraph"/>
        <w:spacing w:before="0" w:beforeAutospacing="0" w:after="0" w:afterAutospacing="0"/>
        <w:jc w:val="center"/>
        <w:textAlignment w:val="baseline"/>
        <w:rPr>
          <w:rFonts w:asciiTheme="minorHAnsi" w:hAnsiTheme="minorHAnsi" w:cstheme="minorHAnsi"/>
          <w:color w:val="000000"/>
          <w:sz w:val="22"/>
          <w:szCs w:val="22"/>
        </w:rPr>
      </w:pPr>
      <w:r>
        <w:rPr>
          <w:noProof/>
        </w:rPr>
        <w:drawing>
          <wp:inline distT="0" distB="0" distL="0" distR="0" wp14:anchorId="74F8C482" wp14:editId="0697AA56">
            <wp:extent cx="990600" cy="771525"/>
            <wp:effectExtent l="0" t="0" r="0" b="9525"/>
            <wp:docPr id="421118558" name="Picture 1" descr="A picture containing font, white, design, typograph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118558" name="Picture 1" descr="A picture containing font, white, design, typography&#10;&#10;Description automatically generated"/>
                    <pic:cNvPicPr/>
                  </pic:nvPicPr>
                  <pic:blipFill>
                    <a:blip r:embed="rId12"/>
                    <a:stretch>
                      <a:fillRect/>
                    </a:stretch>
                  </pic:blipFill>
                  <pic:spPr>
                    <a:xfrm>
                      <a:off x="0" y="0"/>
                      <a:ext cx="990600" cy="771525"/>
                    </a:xfrm>
                    <a:prstGeom prst="rect">
                      <a:avLst/>
                    </a:prstGeom>
                  </pic:spPr>
                </pic:pic>
              </a:graphicData>
            </a:graphic>
          </wp:inline>
        </w:drawing>
      </w:r>
    </w:p>
    <w:p w14:paraId="442F5C4E" w14:textId="23AC554F" w:rsidR="0036558B" w:rsidRPr="0036558B" w:rsidRDefault="0036558B" w:rsidP="0036558B">
      <w:pPr>
        <w:pStyle w:val="paragraph"/>
        <w:spacing w:before="0" w:beforeAutospacing="0" w:after="0" w:afterAutospacing="0"/>
        <w:textAlignment w:val="baseline"/>
        <w:rPr>
          <w:rFonts w:asciiTheme="minorHAnsi" w:hAnsiTheme="minorHAnsi" w:cstheme="minorHAnsi"/>
          <w:color w:val="000000"/>
          <w:sz w:val="22"/>
          <w:szCs w:val="22"/>
        </w:rPr>
      </w:pPr>
      <w:r>
        <w:rPr>
          <w:rFonts w:asciiTheme="minorHAnsi" w:hAnsiTheme="minorHAnsi" w:cstheme="minorHAnsi"/>
          <w:color w:val="000000"/>
          <w:sz w:val="22"/>
          <w:szCs w:val="22"/>
        </w:rPr>
        <w:t>Where I</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is the intensity at D</w:t>
      </w:r>
      <w:r w:rsidRPr="0036558B">
        <w:rPr>
          <w:rFonts w:asciiTheme="minorHAnsi" w:hAnsiTheme="minorHAnsi" w:cstheme="minorHAnsi"/>
          <w:color w:val="000000"/>
          <w:sz w:val="22"/>
          <w:szCs w:val="22"/>
          <w:vertAlign w:val="subscript"/>
        </w:rPr>
        <w:t>1</w:t>
      </w:r>
      <w:r>
        <w:rPr>
          <w:rFonts w:asciiTheme="minorHAnsi" w:hAnsiTheme="minorHAnsi" w:cstheme="minorHAnsi"/>
          <w:color w:val="000000"/>
          <w:sz w:val="22"/>
          <w:szCs w:val="22"/>
          <w:vertAlign w:val="subscript"/>
        </w:rPr>
        <w:t xml:space="preserve">, </w:t>
      </w:r>
      <w:r>
        <w:rPr>
          <w:rFonts w:asciiTheme="minorHAnsi" w:hAnsiTheme="minorHAnsi" w:cstheme="minorHAnsi"/>
          <w:color w:val="000000"/>
          <w:sz w:val="22"/>
          <w:szCs w:val="22"/>
        </w:rPr>
        <w:t>from the source, and I</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is the intensity at distance D</w:t>
      </w:r>
      <w:r w:rsidRPr="0036558B">
        <w:rPr>
          <w:rFonts w:asciiTheme="minorHAnsi" w:hAnsiTheme="minorHAnsi" w:cstheme="minorHAnsi"/>
          <w:color w:val="000000"/>
          <w:sz w:val="22"/>
          <w:szCs w:val="22"/>
          <w:vertAlign w:val="subscript"/>
        </w:rPr>
        <w:t>2</w:t>
      </w:r>
      <w:r>
        <w:rPr>
          <w:rFonts w:asciiTheme="minorHAnsi" w:hAnsiTheme="minorHAnsi" w:cstheme="minorHAnsi"/>
          <w:color w:val="000000"/>
          <w:sz w:val="22"/>
          <w:szCs w:val="22"/>
        </w:rPr>
        <w:t xml:space="preserve"> from the source. </w:t>
      </w:r>
    </w:p>
    <w:p w14:paraId="7FF00090" w14:textId="77777777" w:rsidR="00175F95" w:rsidRDefault="00175F95" w:rsidP="00653340">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5BC48C6" w14:textId="17191A1A" w:rsidR="00653340"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Figure 1 demonstrates the inverse square law. </w:t>
      </w:r>
      <w:r w:rsidR="00D44338" w:rsidRPr="00F23879">
        <w:rPr>
          <w:rStyle w:val="normaltextrun"/>
          <w:rFonts w:asciiTheme="minorHAnsi" w:hAnsiTheme="minorHAnsi" w:cstheme="minorHAnsi"/>
          <w:color w:val="000000"/>
          <w:sz w:val="22"/>
          <w:szCs w:val="22"/>
        </w:rPr>
        <w:t>The r</w:t>
      </w:r>
      <w:r w:rsidR="00175F95">
        <w:rPr>
          <w:rStyle w:val="normaltextrun"/>
          <w:rFonts w:asciiTheme="minorHAnsi" w:hAnsiTheme="minorHAnsi" w:cstheme="minorHAnsi"/>
          <w:color w:val="000000"/>
          <w:sz w:val="22"/>
          <w:szCs w:val="22"/>
        </w:rPr>
        <w:t>apid decrease in intensity with increasing distance is because the total light, or radiation,</w:t>
      </w:r>
      <w:r w:rsidR="00D44338" w:rsidRPr="00F23879">
        <w:rPr>
          <w:rStyle w:val="normaltextrun"/>
          <w:rFonts w:asciiTheme="minorHAnsi" w:hAnsiTheme="minorHAnsi" w:cstheme="minorHAnsi"/>
          <w:color w:val="000000"/>
          <w:sz w:val="22"/>
          <w:szCs w:val="22"/>
        </w:rPr>
        <w:t xml:space="preserve"> spreads out over a larger distance. </w:t>
      </w:r>
      <w:r w:rsidR="00D44338" w:rsidRPr="00F23879">
        <w:rPr>
          <w:rStyle w:val="eop"/>
          <w:rFonts w:asciiTheme="minorHAnsi" w:hAnsiTheme="minorHAnsi" w:cstheme="minorHAnsi"/>
          <w:color w:val="000000"/>
          <w:sz w:val="22"/>
          <w:szCs w:val="22"/>
        </w:rPr>
        <w:t>​</w:t>
      </w:r>
      <w:r w:rsidR="00D44338" w:rsidRPr="00F23879">
        <w:rPr>
          <w:rStyle w:val="normaltextrun"/>
          <w:rFonts w:asciiTheme="minorHAnsi" w:hAnsiTheme="minorHAnsi" w:cstheme="minorHAnsi"/>
          <w:color w:val="000000"/>
          <w:sz w:val="22"/>
          <w:szCs w:val="22"/>
        </w:rPr>
        <w:t xml:space="preserve">Therefore, the intensity of the radiation follows Newton's Inverse Square Law. This law accounts for the fact that </w:t>
      </w:r>
      <w:r w:rsidR="00175F95">
        <w:rPr>
          <w:rStyle w:val="normaltextrun"/>
          <w:rFonts w:asciiTheme="minorHAnsi" w:hAnsiTheme="minorHAnsi" w:cstheme="minorHAnsi"/>
          <w:color w:val="000000"/>
          <w:sz w:val="22"/>
          <w:szCs w:val="22"/>
        </w:rPr>
        <w:t>radiation intensity becomes weaker as it spreads out from the source since the same amount of radiation spreads</w:t>
      </w:r>
      <w:r w:rsidR="00D44338" w:rsidRPr="00F23879">
        <w:rPr>
          <w:rStyle w:val="normaltextrun"/>
          <w:rFonts w:asciiTheme="minorHAnsi" w:hAnsiTheme="minorHAnsi" w:cstheme="minorHAnsi"/>
          <w:color w:val="000000"/>
          <w:sz w:val="22"/>
          <w:szCs w:val="22"/>
        </w:rPr>
        <w:t xml:space="preserve"> over a larger area.  </w:t>
      </w:r>
    </w:p>
    <w:p w14:paraId="6724FD00"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8CCB6A4" w14:textId="46A1886B"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noProof/>
        </w:rPr>
        <w:drawing>
          <wp:inline distT="0" distB="0" distL="0" distR="0" wp14:anchorId="3698FD28" wp14:editId="46EBCF07">
            <wp:extent cx="2541634" cy="1750632"/>
            <wp:effectExtent l="0" t="0" r="0" b="2540"/>
            <wp:docPr id="295873736" name="Picture 1" descr="A picture containing diagram, line, text,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3736" name="Picture 1" descr="A picture containing diagram, line, text, triangle&#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4999" cy="1752950"/>
                    </a:xfrm>
                    <a:prstGeom prst="rect">
                      <a:avLst/>
                    </a:prstGeom>
                    <a:noFill/>
                    <a:ln>
                      <a:noFill/>
                    </a:ln>
                  </pic:spPr>
                </pic:pic>
              </a:graphicData>
            </a:graphic>
          </wp:inline>
        </w:drawing>
      </w:r>
    </w:p>
    <w:p w14:paraId="376FD5FD" w14:textId="77777777" w:rsidR="00613E0A" w:rsidRPr="00D25722" w:rsidRDefault="00613E0A" w:rsidP="00613E0A">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D25722">
        <w:rPr>
          <w:rStyle w:val="normaltextrun"/>
          <w:rFonts w:asciiTheme="minorHAnsi" w:hAnsiTheme="minorHAnsi" w:cstheme="minorHAnsi"/>
          <w:b/>
          <w:bCs/>
          <w:color w:val="000000"/>
          <w:sz w:val="22"/>
          <w:szCs w:val="22"/>
        </w:rPr>
        <w:t>Figure 1</w:t>
      </w:r>
    </w:p>
    <w:p w14:paraId="5871116B" w14:textId="77777777" w:rsidR="00613E0A" w:rsidRDefault="00613E0A" w:rsidP="00613E0A">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 xml:space="preserve">When the distance from a point source of radiation is doubled, the radiation at the new location spans an area four times larger than the original area. However, the intensity at the new distance is only ¼ of the original intensity. </w:t>
      </w:r>
    </w:p>
    <w:p w14:paraId="4867F61D" w14:textId="69B236A0" w:rsidR="003D6BDE" w:rsidRPr="00F60CAB"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299FDD3" w14:textId="77777777" w:rsidR="003D6BDE" w:rsidRDefault="003D6BDE"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6EE42A33" w14:textId="79B2244C" w:rsidR="00D44338" w:rsidRPr="00D25722" w:rsidRDefault="00D44338" w:rsidP="00F82113">
      <w:pPr>
        <w:pStyle w:val="Heading3"/>
      </w:pPr>
      <w:r w:rsidRPr="00D25722">
        <w:t>Fundamental Properties of X-rays</w:t>
      </w:r>
      <w:bookmarkStart w:id="49" w:name="_Ref138162475"/>
      <w:r w:rsidR="003D6BDE" w:rsidRPr="00D25722">
        <w:rPr>
          <w:rStyle w:val="EndnoteReference"/>
          <w:b/>
          <w:bCs/>
        </w:rPr>
        <w:endnoteReference w:id="4"/>
      </w:r>
      <w:bookmarkEnd w:id="49"/>
    </w:p>
    <w:p w14:paraId="66FA81BC" w14:textId="77777777" w:rsidR="003D6BDE" w:rsidRDefault="003D6BDE" w:rsidP="00F23879">
      <w:pPr>
        <w:spacing w:after="0" w:line="240" w:lineRule="auto"/>
        <w:rPr>
          <w:rFonts w:cstheme="minorHAnsi"/>
        </w:rPr>
      </w:pPr>
      <w:r>
        <w:rPr>
          <w:rFonts w:cstheme="minorHAnsi"/>
        </w:rPr>
        <w:t>The fundamental properties include the following:</w:t>
      </w:r>
    </w:p>
    <w:p w14:paraId="7F1F964F" w14:textId="77777777" w:rsidR="003D6BDE" w:rsidRDefault="00D44338" w:rsidP="003D6BDE">
      <w:pPr>
        <w:pStyle w:val="ListParagraph"/>
        <w:numPr>
          <w:ilvl w:val="0"/>
          <w:numId w:val="45"/>
        </w:numPr>
        <w:spacing w:after="0" w:line="240" w:lineRule="auto"/>
        <w:rPr>
          <w:rFonts w:cstheme="minorHAnsi"/>
        </w:rPr>
      </w:pPr>
      <w:r w:rsidRPr="003D6BDE">
        <w:rPr>
          <w:rFonts w:cstheme="minorHAnsi"/>
        </w:rPr>
        <w:t>Packets of energy</w:t>
      </w:r>
      <w:del w:id="50" w:author="Jessica Marshall" w:date="2023-06-28T15:06:00Z">
        <w:r w:rsidRPr="003D6BDE" w:rsidDel="00DE4500">
          <w:rPr>
            <w:rFonts w:cstheme="minorHAnsi"/>
          </w:rPr>
          <w:delText>.</w:delText>
        </w:r>
      </w:del>
      <w:r w:rsidRPr="003D6BDE">
        <w:rPr>
          <w:rFonts w:cstheme="minorHAnsi"/>
        </w:rPr>
        <w:t xml:space="preserve"> </w:t>
      </w:r>
    </w:p>
    <w:p w14:paraId="2E55F5BC" w14:textId="385CC85B" w:rsidR="003D6BDE" w:rsidRDefault="00D44338" w:rsidP="003D6BDE">
      <w:pPr>
        <w:pStyle w:val="ListParagraph"/>
        <w:numPr>
          <w:ilvl w:val="0"/>
          <w:numId w:val="45"/>
        </w:numPr>
        <w:spacing w:after="0" w:line="240" w:lineRule="auto"/>
        <w:rPr>
          <w:rFonts w:cstheme="minorHAnsi"/>
        </w:rPr>
      </w:pPr>
      <w:r w:rsidRPr="003D6BDE">
        <w:rPr>
          <w:rFonts w:cstheme="minorHAnsi"/>
        </w:rPr>
        <w:t>Highly penetrating rays</w:t>
      </w:r>
      <w:del w:id="51" w:author="Jessica Marshall" w:date="2023-06-28T15:06:00Z">
        <w:r w:rsidRPr="003D6BDE" w:rsidDel="00DE4500">
          <w:rPr>
            <w:rFonts w:cstheme="minorHAnsi"/>
          </w:rPr>
          <w:delText>.</w:delText>
        </w:r>
      </w:del>
      <w:r w:rsidRPr="003D6BDE">
        <w:rPr>
          <w:rFonts w:cstheme="minorHAnsi"/>
        </w:rPr>
        <w:t xml:space="preserve"> </w:t>
      </w:r>
    </w:p>
    <w:p w14:paraId="319AA2A1" w14:textId="7A8FEC2D" w:rsidR="003D6BDE" w:rsidRDefault="00D44338" w:rsidP="003D6BDE">
      <w:pPr>
        <w:pStyle w:val="ListParagraph"/>
        <w:numPr>
          <w:ilvl w:val="0"/>
          <w:numId w:val="45"/>
        </w:numPr>
        <w:spacing w:after="0" w:line="240" w:lineRule="auto"/>
        <w:rPr>
          <w:rFonts w:cstheme="minorHAnsi"/>
        </w:rPr>
      </w:pPr>
      <w:r w:rsidRPr="003D6BDE">
        <w:rPr>
          <w:rFonts w:cstheme="minorHAnsi"/>
        </w:rPr>
        <w:t>Travel in waves along a straight line</w:t>
      </w:r>
      <w:del w:id="52" w:author="Jessica Marshall" w:date="2023-06-28T15:06:00Z">
        <w:r w:rsidRPr="003D6BDE" w:rsidDel="00DE4500">
          <w:rPr>
            <w:rFonts w:cstheme="minorHAnsi"/>
          </w:rPr>
          <w:delText>.</w:delText>
        </w:r>
      </w:del>
      <w:r w:rsidRPr="003D6BDE">
        <w:rPr>
          <w:rFonts w:cstheme="minorHAnsi"/>
        </w:rPr>
        <w:t xml:space="preserve"> </w:t>
      </w:r>
    </w:p>
    <w:p w14:paraId="6EAD2BED" w14:textId="423C78AF" w:rsidR="003D6BDE" w:rsidRDefault="00D44338" w:rsidP="003D6BDE">
      <w:pPr>
        <w:pStyle w:val="ListParagraph"/>
        <w:numPr>
          <w:ilvl w:val="0"/>
          <w:numId w:val="45"/>
        </w:numPr>
        <w:spacing w:after="0" w:line="240" w:lineRule="auto"/>
        <w:rPr>
          <w:rFonts w:cstheme="minorHAnsi"/>
        </w:rPr>
      </w:pPr>
      <w:r w:rsidRPr="003D6BDE">
        <w:rPr>
          <w:rFonts w:cstheme="minorHAnsi"/>
        </w:rPr>
        <w:t>Electrically neutral</w:t>
      </w:r>
      <w:del w:id="53" w:author="Jessica Marshall" w:date="2023-06-28T15:06:00Z">
        <w:r w:rsidRPr="003D6BDE" w:rsidDel="00DE4500">
          <w:rPr>
            <w:rFonts w:cstheme="minorHAnsi"/>
          </w:rPr>
          <w:delText>.</w:delText>
        </w:r>
      </w:del>
      <w:r w:rsidRPr="003D6BDE">
        <w:rPr>
          <w:rFonts w:cstheme="minorHAnsi"/>
        </w:rPr>
        <w:t xml:space="preserve"> </w:t>
      </w:r>
    </w:p>
    <w:p w14:paraId="01B8A1BA" w14:textId="31527537" w:rsidR="003D6BDE" w:rsidRDefault="00D44338" w:rsidP="003D6BDE">
      <w:pPr>
        <w:pStyle w:val="ListParagraph"/>
        <w:numPr>
          <w:ilvl w:val="0"/>
          <w:numId w:val="45"/>
        </w:numPr>
        <w:spacing w:after="0" w:line="240" w:lineRule="auto"/>
        <w:rPr>
          <w:rFonts w:cstheme="minorHAnsi"/>
        </w:rPr>
      </w:pPr>
      <w:r w:rsidRPr="003D6BDE">
        <w:rPr>
          <w:rFonts w:cstheme="minorHAnsi"/>
        </w:rPr>
        <w:t>Move at the speed of light</w:t>
      </w:r>
      <w:del w:id="54" w:author="Jessica Marshall" w:date="2023-06-28T15:06:00Z">
        <w:r w:rsidRPr="003D6BDE" w:rsidDel="00DE4500">
          <w:rPr>
            <w:rFonts w:cstheme="minorHAnsi"/>
          </w:rPr>
          <w:delText>.</w:delText>
        </w:r>
      </w:del>
      <w:r w:rsidRPr="003D6BDE">
        <w:rPr>
          <w:rFonts w:cstheme="minorHAnsi"/>
        </w:rPr>
        <w:t xml:space="preserve"> </w:t>
      </w:r>
    </w:p>
    <w:p w14:paraId="4452267A" w14:textId="0EEE729D" w:rsidR="003D6BDE" w:rsidRDefault="003D6BDE" w:rsidP="003D6BDE">
      <w:pPr>
        <w:pStyle w:val="ListParagraph"/>
        <w:numPr>
          <w:ilvl w:val="0"/>
          <w:numId w:val="45"/>
        </w:numPr>
        <w:spacing w:after="0" w:line="240" w:lineRule="auto"/>
        <w:rPr>
          <w:rFonts w:cstheme="minorHAnsi"/>
        </w:rPr>
      </w:pPr>
      <w:r w:rsidRPr="003D6BDE">
        <w:rPr>
          <w:rFonts w:cstheme="minorHAnsi"/>
        </w:rPr>
        <w:t>X-rays c</w:t>
      </w:r>
      <w:r w:rsidR="00D44338" w:rsidRPr="003D6BDE">
        <w:rPr>
          <w:rFonts w:cstheme="minorHAnsi"/>
        </w:rPr>
        <w:t xml:space="preserve">annot be focused </w:t>
      </w:r>
      <w:r w:rsidRPr="003D6BDE">
        <w:rPr>
          <w:rFonts w:cstheme="minorHAnsi"/>
        </w:rPr>
        <w:t>on</w:t>
      </w:r>
      <w:r w:rsidR="00D44338" w:rsidRPr="003D6BDE">
        <w:rPr>
          <w:rFonts w:cstheme="minorHAnsi"/>
        </w:rPr>
        <w:t xml:space="preserve"> a single point</w:t>
      </w:r>
      <w:del w:id="55" w:author="Jessica Marshall" w:date="2023-06-28T15:06:00Z">
        <w:r w:rsidR="00D44338" w:rsidRPr="003D6BDE" w:rsidDel="00DE4500">
          <w:rPr>
            <w:rFonts w:cstheme="minorHAnsi"/>
          </w:rPr>
          <w:delText>.</w:delText>
        </w:r>
      </w:del>
      <w:r w:rsidR="00D44338" w:rsidRPr="003D6BDE">
        <w:rPr>
          <w:rFonts w:cstheme="minorHAnsi"/>
        </w:rPr>
        <w:t xml:space="preserve"> </w:t>
      </w:r>
    </w:p>
    <w:p w14:paraId="5D84ED0C" w14:textId="4DD5EBB4" w:rsidR="003D6BDE" w:rsidRDefault="003D6BDE" w:rsidP="003D6BDE">
      <w:pPr>
        <w:pStyle w:val="ListParagraph"/>
        <w:numPr>
          <w:ilvl w:val="0"/>
          <w:numId w:val="45"/>
        </w:numPr>
        <w:spacing w:after="0" w:line="240" w:lineRule="auto"/>
        <w:rPr>
          <w:rFonts w:cstheme="minorHAnsi"/>
        </w:rPr>
      </w:pPr>
      <w:r>
        <w:rPr>
          <w:rFonts w:cstheme="minorHAnsi"/>
        </w:rPr>
        <w:t>A magnetic or electric field cannot deflect X-rays</w:t>
      </w:r>
      <w:del w:id="56" w:author="Jessica Marshall" w:date="2023-06-28T15:06:00Z">
        <w:r w:rsidR="00D44338" w:rsidRPr="003D6BDE" w:rsidDel="00DE4500">
          <w:rPr>
            <w:rFonts w:cstheme="minorHAnsi"/>
          </w:rPr>
          <w:delText>.</w:delText>
        </w:r>
      </w:del>
      <w:r w:rsidR="00D44338" w:rsidRPr="003D6BDE">
        <w:rPr>
          <w:rFonts w:cstheme="minorHAnsi"/>
        </w:rPr>
        <w:t xml:space="preserve"> </w:t>
      </w:r>
    </w:p>
    <w:p w14:paraId="30502E38" w14:textId="649F0A90" w:rsidR="003D6BDE" w:rsidRDefault="00D44338" w:rsidP="003D6BDE">
      <w:pPr>
        <w:pStyle w:val="ListParagraph"/>
        <w:numPr>
          <w:ilvl w:val="0"/>
          <w:numId w:val="45"/>
        </w:numPr>
        <w:spacing w:after="0" w:line="240" w:lineRule="auto"/>
        <w:rPr>
          <w:rFonts w:cstheme="minorHAnsi"/>
        </w:rPr>
      </w:pPr>
      <w:r w:rsidRPr="003D6BDE">
        <w:rPr>
          <w:rFonts w:cstheme="minorHAnsi"/>
        </w:rPr>
        <w:t>Produce an electric and magnetic field at right angles to their path</w:t>
      </w:r>
      <w:del w:id="57" w:author="Jessica Marshall" w:date="2023-06-28T15:06:00Z">
        <w:r w:rsidR="003D6BDE" w:rsidDel="00DE4500">
          <w:rPr>
            <w:rFonts w:cstheme="minorHAnsi"/>
          </w:rPr>
          <w:delText>.</w:delText>
        </w:r>
      </w:del>
    </w:p>
    <w:p w14:paraId="3809AE06" w14:textId="35E69779" w:rsidR="003D6BDE" w:rsidRDefault="003D6BDE" w:rsidP="003D6BDE">
      <w:pPr>
        <w:pStyle w:val="ListParagraph"/>
        <w:numPr>
          <w:ilvl w:val="0"/>
          <w:numId w:val="45"/>
        </w:numPr>
        <w:spacing w:after="0" w:line="240" w:lineRule="auto"/>
        <w:rPr>
          <w:rFonts w:cstheme="minorHAnsi"/>
        </w:rPr>
      </w:pPr>
      <w:r>
        <w:rPr>
          <w:rFonts w:cstheme="minorHAnsi"/>
        </w:rPr>
        <w:t>X-rays</w:t>
      </w:r>
      <w:r w:rsidR="00D44338" w:rsidRPr="003D6BDE">
        <w:rPr>
          <w:rFonts w:cstheme="minorHAnsi"/>
        </w:rPr>
        <w:t xml:space="preserve"> can penetrate liquids</w:t>
      </w:r>
      <w:r>
        <w:rPr>
          <w:rFonts w:cstheme="minorHAnsi"/>
        </w:rPr>
        <w:t>,</w:t>
      </w:r>
      <w:r w:rsidR="00D44338" w:rsidRPr="003D6BDE">
        <w:rPr>
          <w:rFonts w:cstheme="minorHAnsi"/>
        </w:rPr>
        <w:t xml:space="preserve"> solids</w:t>
      </w:r>
      <w:r>
        <w:rPr>
          <w:rFonts w:cstheme="minorHAnsi"/>
        </w:rPr>
        <w:t>,</w:t>
      </w:r>
      <w:r w:rsidR="00D44338" w:rsidRPr="003D6BDE">
        <w:rPr>
          <w:rFonts w:cstheme="minorHAnsi"/>
        </w:rPr>
        <w:t xml:space="preserve"> and gases</w:t>
      </w:r>
      <w:del w:id="58" w:author="Jessica Marshall" w:date="2023-06-28T15:06:00Z">
        <w:r w:rsidR="00D44338" w:rsidRPr="003D6BDE" w:rsidDel="00DE4500">
          <w:rPr>
            <w:rFonts w:cstheme="minorHAnsi"/>
          </w:rPr>
          <w:delText>.</w:delText>
        </w:r>
      </w:del>
      <w:r w:rsidR="00D44338" w:rsidRPr="003D6BDE">
        <w:rPr>
          <w:rFonts w:cstheme="minorHAnsi"/>
        </w:rPr>
        <w:t xml:space="preserve"> </w:t>
      </w:r>
    </w:p>
    <w:p w14:paraId="0650A1EF" w14:textId="7AC6B819" w:rsidR="003D6BDE" w:rsidRDefault="00D44338" w:rsidP="003D6BDE">
      <w:pPr>
        <w:pStyle w:val="ListParagraph"/>
        <w:numPr>
          <w:ilvl w:val="0"/>
          <w:numId w:val="45"/>
        </w:numPr>
        <w:spacing w:after="0" w:line="240" w:lineRule="auto"/>
        <w:rPr>
          <w:rFonts w:cstheme="minorHAnsi"/>
        </w:rPr>
      </w:pPr>
      <w:r w:rsidRPr="003D6BDE">
        <w:rPr>
          <w:rFonts w:cstheme="minorHAnsi"/>
        </w:rPr>
        <w:t>Absorbed by matter</w:t>
      </w:r>
      <w:del w:id="59" w:author="Jessica Marshall" w:date="2023-06-28T15:06:00Z">
        <w:r w:rsidRPr="003D6BDE" w:rsidDel="00DE4500">
          <w:rPr>
            <w:rFonts w:cstheme="minorHAnsi"/>
          </w:rPr>
          <w:delText>.</w:delText>
        </w:r>
      </w:del>
      <w:r w:rsidRPr="003D6BDE">
        <w:rPr>
          <w:rFonts w:cstheme="minorHAnsi"/>
        </w:rPr>
        <w:t xml:space="preserve"> </w:t>
      </w:r>
    </w:p>
    <w:p w14:paraId="78704006" w14:textId="19A7D2F1" w:rsidR="003D6BDE" w:rsidRDefault="00D44338" w:rsidP="003D6BDE">
      <w:pPr>
        <w:pStyle w:val="ListParagraph"/>
        <w:numPr>
          <w:ilvl w:val="0"/>
          <w:numId w:val="45"/>
        </w:numPr>
        <w:spacing w:after="0" w:line="240" w:lineRule="auto"/>
        <w:rPr>
          <w:rFonts w:cstheme="minorHAnsi"/>
        </w:rPr>
      </w:pPr>
      <w:r w:rsidRPr="003D6BDE">
        <w:rPr>
          <w:rFonts w:cstheme="minorHAnsi"/>
        </w:rPr>
        <w:t>Cause ionization</w:t>
      </w:r>
      <w:r w:rsidR="003D6BDE">
        <w:rPr>
          <w:rFonts w:cstheme="minorHAnsi"/>
        </w:rPr>
        <w:t xml:space="preserve"> in atoms</w:t>
      </w:r>
      <w:del w:id="60" w:author="Jessica Marshall" w:date="2023-06-28T15:06:00Z">
        <w:r w:rsidRPr="003D6BDE" w:rsidDel="00DE4500">
          <w:rPr>
            <w:rFonts w:cstheme="minorHAnsi"/>
          </w:rPr>
          <w:delText>.</w:delText>
        </w:r>
      </w:del>
      <w:r w:rsidRPr="003D6BDE">
        <w:rPr>
          <w:rFonts w:cstheme="minorHAnsi"/>
        </w:rPr>
        <w:t xml:space="preserve"> </w:t>
      </w:r>
    </w:p>
    <w:p w14:paraId="2EED8C81" w14:textId="5F6C9D3D" w:rsidR="003D6BDE" w:rsidRDefault="00D44338" w:rsidP="003D6BDE">
      <w:pPr>
        <w:pStyle w:val="ListParagraph"/>
        <w:numPr>
          <w:ilvl w:val="0"/>
          <w:numId w:val="45"/>
        </w:numPr>
        <w:spacing w:after="0" w:line="240" w:lineRule="auto"/>
        <w:rPr>
          <w:rFonts w:cstheme="minorHAnsi"/>
        </w:rPr>
      </w:pPr>
      <w:r w:rsidRPr="003D6BDE">
        <w:rPr>
          <w:rFonts w:cstheme="minorHAnsi"/>
        </w:rPr>
        <w:t>Capable of fluorescence</w:t>
      </w:r>
      <w:del w:id="61" w:author="Jessica Marshall" w:date="2023-06-28T15:06:00Z">
        <w:r w:rsidRPr="003D6BDE" w:rsidDel="00DE4500">
          <w:rPr>
            <w:rFonts w:cstheme="minorHAnsi"/>
          </w:rPr>
          <w:delText>.</w:delText>
        </w:r>
      </w:del>
      <w:r w:rsidRPr="003D6BDE">
        <w:rPr>
          <w:rFonts w:cstheme="minorHAnsi"/>
        </w:rPr>
        <w:t xml:space="preserve"> </w:t>
      </w:r>
    </w:p>
    <w:p w14:paraId="0AC12C55" w14:textId="0622DE0C" w:rsidR="00D44338" w:rsidRPr="003D6BDE" w:rsidRDefault="003D6BDE" w:rsidP="003D6BDE">
      <w:pPr>
        <w:pStyle w:val="ListParagraph"/>
        <w:numPr>
          <w:ilvl w:val="0"/>
          <w:numId w:val="45"/>
        </w:numPr>
        <w:spacing w:after="0" w:line="240" w:lineRule="auto"/>
        <w:rPr>
          <w:rFonts w:cstheme="minorHAnsi"/>
        </w:rPr>
      </w:pPr>
      <w:r>
        <w:rPr>
          <w:rFonts w:cstheme="minorHAnsi"/>
        </w:rPr>
        <w:t>Contain p</w:t>
      </w:r>
      <w:r w:rsidR="00D44338" w:rsidRPr="003D6BDE">
        <w:rPr>
          <w:rFonts w:cstheme="minorHAnsi"/>
        </w:rPr>
        <w:t>roperties of attenuation absorption and scattering</w:t>
      </w:r>
      <w:del w:id="62" w:author="Jessica Marshall" w:date="2023-06-28T15:06:00Z">
        <w:r w:rsidR="00D44338" w:rsidRPr="003D6BDE" w:rsidDel="00DE4500">
          <w:rPr>
            <w:rFonts w:cstheme="minorHAnsi"/>
          </w:rPr>
          <w:delText>.</w:delText>
        </w:r>
      </w:del>
    </w:p>
    <w:p w14:paraId="65951468" w14:textId="77777777" w:rsidR="00D44338" w:rsidRPr="00F23879" w:rsidRDefault="00D44338" w:rsidP="00F23879">
      <w:pPr>
        <w:spacing w:after="0" w:line="240" w:lineRule="auto"/>
        <w:rPr>
          <w:rFonts w:cstheme="minorHAnsi"/>
        </w:rPr>
      </w:pPr>
    </w:p>
    <w:p w14:paraId="3DF357E0" w14:textId="5DAA54D6" w:rsidR="0096537C" w:rsidRPr="00D25722" w:rsidRDefault="00D44338" w:rsidP="00F82113">
      <w:pPr>
        <w:pStyle w:val="Heading2"/>
      </w:pPr>
      <w:r w:rsidRPr="00D25722">
        <w:t>Photon interactions with matter</w:t>
      </w:r>
      <w:r w:rsidR="003D6BDE" w:rsidRPr="00D25722">
        <w:rPr>
          <w:vertAlign w:val="superscript"/>
        </w:rPr>
        <w:fldChar w:fldCharType="begin"/>
      </w:r>
      <w:r w:rsidR="003D6BDE" w:rsidRPr="00D25722">
        <w:rPr>
          <w:vertAlign w:val="superscript"/>
        </w:rPr>
        <w:instrText xml:space="preserve"> NOTEREF _Ref138156600 \h  \* MERGEFORMAT </w:instrText>
      </w:r>
      <w:r w:rsidR="003D6BDE" w:rsidRPr="00D25722">
        <w:rPr>
          <w:vertAlign w:val="superscript"/>
        </w:rPr>
      </w:r>
      <w:r w:rsidR="003D6BDE" w:rsidRPr="00D25722">
        <w:rPr>
          <w:vertAlign w:val="superscript"/>
        </w:rPr>
        <w:fldChar w:fldCharType="separate"/>
      </w:r>
      <w:r w:rsidR="003D6BDE" w:rsidRPr="00D25722">
        <w:rPr>
          <w:vertAlign w:val="superscript"/>
        </w:rPr>
        <w:t>3</w:t>
      </w:r>
      <w:r w:rsidR="003D6BDE" w:rsidRPr="00D25722">
        <w:rPr>
          <w:vertAlign w:val="superscript"/>
        </w:rPr>
        <w:fldChar w:fldCharType="end"/>
      </w:r>
      <w:r w:rsidRPr="00D25722">
        <w:t xml:space="preserve"> </w:t>
      </w:r>
    </w:p>
    <w:p w14:paraId="3071502D" w14:textId="7A770EF7" w:rsidR="00653340" w:rsidRDefault="003D6BDE" w:rsidP="00F23879">
      <w:pPr>
        <w:spacing w:after="0" w:line="240" w:lineRule="auto"/>
        <w:rPr>
          <w:rFonts w:cstheme="minorHAnsi"/>
        </w:rPr>
      </w:pPr>
      <w:r>
        <w:rPr>
          <w:rFonts w:cstheme="minorHAnsi"/>
        </w:rPr>
        <w:t>Image visibility depends entirely on the interactions of the x-rays with the atoms inside the patient, which is controlled electrically. I</w:t>
      </w:r>
      <w:r w:rsidR="00D44338" w:rsidRPr="00F23879">
        <w:rPr>
          <w:rFonts w:cstheme="minorHAnsi"/>
        </w:rPr>
        <w:t xml:space="preserve">ndividual photons can be transmitted, scattered, or absorbed. </w:t>
      </w:r>
      <w:r>
        <w:rPr>
          <w:rFonts w:cstheme="minorHAnsi"/>
        </w:rPr>
        <w:t>Attenuation</w:t>
      </w:r>
      <w:r w:rsidR="00D44338" w:rsidRPr="00F23879">
        <w:rPr>
          <w:rFonts w:cstheme="minorHAnsi"/>
        </w:rPr>
        <w:t xml:space="preserve"> is the product of absorption and scatter. </w:t>
      </w:r>
      <w:r w:rsidR="00D44338" w:rsidRPr="008758A1">
        <w:rPr>
          <w:rFonts w:cstheme="minorHAnsi"/>
          <w:highlight w:val="yellow"/>
        </w:rPr>
        <w:t>Th</w:t>
      </w:r>
      <w:r w:rsidRPr="008758A1">
        <w:rPr>
          <w:rFonts w:cstheme="minorHAnsi"/>
          <w:highlight w:val="yellow"/>
        </w:rPr>
        <w:t>ree possible interactions</w:t>
      </w:r>
      <w:r w:rsidR="00D44338" w:rsidRPr="008758A1">
        <w:rPr>
          <w:rFonts w:cstheme="minorHAnsi"/>
          <w:highlight w:val="yellow"/>
        </w:rPr>
        <w:t xml:space="preserve"> </w:t>
      </w:r>
      <w:r w:rsidRPr="008758A1">
        <w:rPr>
          <w:rFonts w:cstheme="minorHAnsi"/>
          <w:highlight w:val="yellow"/>
        </w:rPr>
        <w:t>between x-rays and atoms occur in the diagnostic energy range:</w:t>
      </w:r>
      <w:r w:rsidR="00D44338" w:rsidRPr="008758A1">
        <w:rPr>
          <w:rFonts w:cstheme="minorHAnsi"/>
          <w:highlight w:val="yellow"/>
        </w:rPr>
        <w:t xml:space="preserve"> </w:t>
      </w:r>
      <w:commentRangeStart w:id="63"/>
      <w:r w:rsidRPr="008758A1">
        <w:rPr>
          <w:rFonts w:cstheme="minorHAnsi"/>
          <w:highlight w:val="yellow"/>
        </w:rPr>
        <w:t>C</w:t>
      </w:r>
      <w:r w:rsidR="00D44338" w:rsidRPr="008758A1">
        <w:rPr>
          <w:rFonts w:cstheme="minorHAnsi"/>
          <w:highlight w:val="yellow"/>
        </w:rPr>
        <w:t xml:space="preserve">oherent, Compton, and </w:t>
      </w:r>
      <w:r w:rsidRPr="008758A1">
        <w:rPr>
          <w:rFonts w:cstheme="minorHAnsi"/>
          <w:highlight w:val="yellow"/>
        </w:rPr>
        <w:t>P</w:t>
      </w:r>
      <w:r w:rsidR="00D44338" w:rsidRPr="008758A1">
        <w:rPr>
          <w:rFonts w:cstheme="minorHAnsi"/>
          <w:highlight w:val="yellow"/>
        </w:rPr>
        <w:t>hotoelectric</w:t>
      </w:r>
      <w:commentRangeEnd w:id="63"/>
      <w:r w:rsidR="00DE4500">
        <w:rPr>
          <w:rStyle w:val="CommentReference"/>
        </w:rPr>
        <w:commentReference w:id="63"/>
      </w:r>
      <w:r w:rsidR="00D44338" w:rsidRPr="008758A1">
        <w:rPr>
          <w:rFonts w:cstheme="minorHAnsi"/>
          <w:highlight w:val="yellow"/>
        </w:rPr>
        <w:t>.</w:t>
      </w:r>
    </w:p>
    <w:p w14:paraId="38E16118" w14:textId="77777777" w:rsidR="00653340" w:rsidRDefault="00653340" w:rsidP="00F23879">
      <w:pPr>
        <w:spacing w:after="0" w:line="240" w:lineRule="auto"/>
        <w:rPr>
          <w:rFonts w:cstheme="minorHAnsi"/>
        </w:rPr>
      </w:pPr>
    </w:p>
    <w:p w14:paraId="6EA265FF" w14:textId="5072208D" w:rsidR="00653340" w:rsidRPr="00D25722" w:rsidRDefault="00653340" w:rsidP="00F82113">
      <w:pPr>
        <w:pStyle w:val="Heading3"/>
      </w:pPr>
      <w:r w:rsidRPr="00D25722">
        <w:t>Photoelectric</w:t>
      </w:r>
      <w:r w:rsidR="00264905" w:rsidRPr="00D25722">
        <w:t xml:space="preserve"> absorption</w:t>
      </w:r>
      <w:r w:rsidR="00443B11" w:rsidRPr="00D25722">
        <w:rPr>
          <w:vertAlign w:val="superscript"/>
        </w:rPr>
        <w:fldChar w:fldCharType="begin"/>
      </w:r>
      <w:r w:rsidR="00443B11" w:rsidRPr="00D25722">
        <w:rPr>
          <w:vertAlign w:val="superscript"/>
        </w:rPr>
        <w:instrText xml:space="preserve"> NOTEREF _Ref138162475 \h  \* MERGEFORMAT </w:instrText>
      </w:r>
      <w:r w:rsidR="00443B11" w:rsidRPr="00D25722">
        <w:rPr>
          <w:vertAlign w:val="superscript"/>
        </w:rPr>
      </w:r>
      <w:r w:rsidR="00443B11" w:rsidRPr="00D25722">
        <w:rPr>
          <w:vertAlign w:val="superscript"/>
        </w:rPr>
        <w:fldChar w:fldCharType="separate"/>
      </w:r>
      <w:r w:rsidR="00443B11" w:rsidRPr="00D25722">
        <w:rPr>
          <w:vertAlign w:val="superscript"/>
        </w:rPr>
        <w:t>4</w:t>
      </w:r>
      <w:r w:rsidR="00443B11" w:rsidRPr="00D25722">
        <w:rPr>
          <w:vertAlign w:val="superscript"/>
        </w:rPr>
        <w:fldChar w:fldCharType="end"/>
      </w:r>
    </w:p>
    <w:p w14:paraId="391033CE" w14:textId="01B34190" w:rsidR="00653340" w:rsidRDefault="00443B11" w:rsidP="00653340">
      <w:pPr>
        <w:spacing w:after="0" w:line="240" w:lineRule="auto"/>
        <w:rPr>
          <w:rFonts w:cstheme="minorHAnsi"/>
        </w:rPr>
      </w:pPr>
      <w:r>
        <w:rPr>
          <w:rFonts w:cstheme="minorHAnsi"/>
        </w:rPr>
        <w:lastRenderedPageBreak/>
        <w:t>P</w:t>
      </w:r>
      <w:r w:rsidR="00653340" w:rsidRPr="00653340">
        <w:rPr>
          <w:rFonts w:cstheme="minorHAnsi"/>
        </w:rPr>
        <w:t xml:space="preserve">hotoelectric </w:t>
      </w:r>
      <w:r>
        <w:rPr>
          <w:rFonts w:cstheme="minorHAnsi"/>
        </w:rPr>
        <w:t xml:space="preserve">(PE) </w:t>
      </w:r>
      <w:r w:rsidR="00653340" w:rsidRPr="00653340">
        <w:rPr>
          <w:rFonts w:cstheme="minorHAnsi"/>
        </w:rPr>
        <w:t>absorption</w:t>
      </w:r>
      <w:r>
        <w:rPr>
          <w:rFonts w:cstheme="minorHAnsi"/>
        </w:rPr>
        <w:t xml:space="preserve"> is an interaction between an x-ray photon and an inner-shell electron. </w:t>
      </w:r>
      <w:r>
        <w:rPr>
          <w:rStyle w:val="normaltextrun"/>
          <w:rFonts w:cstheme="minorHAnsi"/>
          <w:color w:val="000000"/>
        </w:rPr>
        <w:t>PE absorption occurs with h</w:t>
      </w:r>
      <w:r w:rsidRPr="00F23879">
        <w:rPr>
          <w:rStyle w:val="normaltextrun"/>
          <w:rFonts w:cstheme="minorHAnsi"/>
          <w:color w:val="000000"/>
        </w:rPr>
        <w:t>igher energy x-rays</w:t>
      </w:r>
      <w:r>
        <w:rPr>
          <w:rStyle w:val="normaltextrun"/>
          <w:rFonts w:cstheme="minorHAnsi"/>
          <w:color w:val="000000"/>
        </w:rPr>
        <w:t xml:space="preserve">, typically in the </w:t>
      </w:r>
      <w:r w:rsidRPr="00F23879">
        <w:rPr>
          <w:rStyle w:val="normaltextrun"/>
          <w:rFonts w:cstheme="minorHAnsi"/>
          <w:color w:val="000000"/>
        </w:rPr>
        <w:t>23-150 kVp</w:t>
      </w:r>
      <w:r>
        <w:rPr>
          <w:rStyle w:val="normaltextrun"/>
          <w:rFonts w:cstheme="minorHAnsi"/>
          <w:color w:val="000000"/>
        </w:rPr>
        <w:t xml:space="preserve">. X-rays in this energy range are </w:t>
      </w:r>
      <w:r w:rsidRPr="00F23879">
        <w:rPr>
          <w:rStyle w:val="normaltextrun"/>
          <w:rFonts w:cstheme="minorHAnsi"/>
          <w:color w:val="000000"/>
        </w:rPr>
        <w:t xml:space="preserve">more likely to penetrate </w:t>
      </w:r>
      <w:r>
        <w:rPr>
          <w:rStyle w:val="normaltextrun"/>
          <w:rFonts w:cstheme="minorHAnsi"/>
          <w:color w:val="000000"/>
        </w:rPr>
        <w:t xml:space="preserve">through the tissue and </w:t>
      </w:r>
      <w:r w:rsidRPr="00F23879">
        <w:rPr>
          <w:rStyle w:val="normaltextrun"/>
          <w:rFonts w:cstheme="minorHAnsi"/>
          <w:color w:val="000000"/>
        </w:rPr>
        <w:t>not interact</w:t>
      </w:r>
      <w:r w:rsidRPr="00F23879">
        <w:rPr>
          <w:rStyle w:val="eop"/>
          <w:rFonts w:cstheme="minorHAnsi"/>
          <w:color w:val="000000"/>
        </w:rPr>
        <w:t>​</w:t>
      </w:r>
      <w:r>
        <w:rPr>
          <w:rStyle w:val="eop"/>
          <w:rFonts w:cstheme="minorHAnsi"/>
          <w:color w:val="000000"/>
        </w:rPr>
        <w:t xml:space="preserve">. PE absorption is </w:t>
      </w:r>
      <w:r>
        <w:rPr>
          <w:rStyle w:val="normaltextrun"/>
          <w:rFonts w:cstheme="minorHAnsi"/>
          <w:color w:val="000000"/>
        </w:rPr>
        <w:t xml:space="preserve">the most </w:t>
      </w:r>
      <w:r>
        <w:rPr>
          <w:rStyle w:val="normaltextrun"/>
          <w:rFonts w:cstheme="minorHAnsi"/>
          <w:color w:val="000000" w:themeColor="text1"/>
        </w:rPr>
        <w:t>crucial</w:t>
      </w:r>
      <w:r w:rsidR="00653340" w:rsidRPr="00653340">
        <w:rPr>
          <w:rStyle w:val="normaltextrun"/>
          <w:rFonts w:cstheme="minorHAnsi"/>
          <w:color w:val="000000" w:themeColor="text1"/>
        </w:rPr>
        <w:t xml:space="preserve"> interaction between </w:t>
      </w:r>
      <w:r w:rsidR="00653340" w:rsidRPr="00F23879">
        <w:rPr>
          <w:rStyle w:val="normaltextrun"/>
          <w:rFonts w:cstheme="minorHAnsi"/>
          <w:color w:val="000000"/>
        </w:rPr>
        <w:t>x-ray photons and the atoms of the patient</w:t>
      </w:r>
      <w:r w:rsidR="00653340">
        <w:rPr>
          <w:rStyle w:val="normaltextrun"/>
          <w:rFonts w:cstheme="minorHAnsi"/>
          <w:color w:val="000000"/>
        </w:rPr>
        <w:t>'</w:t>
      </w:r>
      <w:r w:rsidR="00653340" w:rsidRPr="00F23879">
        <w:rPr>
          <w:rStyle w:val="normaltextrun"/>
          <w:rFonts w:cstheme="minorHAnsi"/>
          <w:color w:val="000000"/>
        </w:rPr>
        <w:t>s body for producing useful images</w:t>
      </w:r>
      <w:r w:rsidR="00653340" w:rsidRPr="00F23879">
        <w:rPr>
          <w:rStyle w:val="eop"/>
          <w:rFonts w:cstheme="minorHAnsi"/>
          <w:color w:val="000000"/>
        </w:rPr>
        <w:t>​</w:t>
      </w:r>
      <w:r w:rsidR="00653340">
        <w:rPr>
          <w:rStyle w:val="eop"/>
          <w:rFonts w:cstheme="minorHAnsi"/>
          <w:color w:val="000000"/>
        </w:rPr>
        <w:t xml:space="preserve">. </w:t>
      </w:r>
      <w:r>
        <w:rPr>
          <w:rStyle w:val="eop"/>
          <w:rFonts w:cstheme="minorHAnsi"/>
          <w:color w:val="000000"/>
        </w:rPr>
        <w:t xml:space="preserve">The </w:t>
      </w:r>
      <w:r>
        <w:rPr>
          <w:rStyle w:val="normaltextrun"/>
          <w:rFonts w:cstheme="minorHAnsi"/>
          <w:color w:val="000000"/>
        </w:rPr>
        <w:t>x</w:t>
      </w:r>
      <w:r w:rsidR="00653340" w:rsidRPr="00F23879">
        <w:rPr>
          <w:rStyle w:val="normaltextrun"/>
          <w:rFonts w:cstheme="minorHAnsi"/>
          <w:color w:val="000000"/>
        </w:rPr>
        <w:t>-ray is absorbed</w:t>
      </w:r>
      <w:r w:rsidR="00653340" w:rsidRPr="00F23879">
        <w:rPr>
          <w:rStyle w:val="eop"/>
          <w:rFonts w:cstheme="minorHAnsi"/>
          <w:color w:val="000000"/>
        </w:rPr>
        <w:t>​</w:t>
      </w:r>
      <w:r>
        <w:rPr>
          <w:rStyle w:val="eop"/>
          <w:rFonts w:cstheme="minorHAnsi"/>
          <w:color w:val="000000"/>
        </w:rPr>
        <w:t xml:space="preserve">, and an </w:t>
      </w:r>
      <w:r>
        <w:rPr>
          <w:rStyle w:val="normaltextrun"/>
          <w:rFonts w:cstheme="minorHAnsi"/>
          <w:color w:val="000000"/>
        </w:rPr>
        <w:t>e</w:t>
      </w:r>
      <w:r w:rsidR="00653340" w:rsidRPr="00F23879">
        <w:rPr>
          <w:rStyle w:val="normaltextrun"/>
          <w:rFonts w:cstheme="minorHAnsi"/>
          <w:color w:val="000000"/>
        </w:rPr>
        <w:t xml:space="preserve">lectron </w:t>
      </w:r>
      <w:r>
        <w:rPr>
          <w:rStyle w:val="normaltextrun"/>
          <w:rFonts w:cstheme="minorHAnsi"/>
          <w:color w:val="000000"/>
        </w:rPr>
        <w:t xml:space="preserve">is </w:t>
      </w:r>
      <w:r w:rsidR="00653340" w:rsidRPr="00F23879">
        <w:rPr>
          <w:rStyle w:val="normaltextrun"/>
          <w:rFonts w:cstheme="minorHAnsi"/>
          <w:color w:val="000000"/>
        </w:rPr>
        <w:t>ejected</w:t>
      </w:r>
      <w:r w:rsidR="00653340">
        <w:rPr>
          <w:rStyle w:val="normaltextrun"/>
          <w:rFonts w:cstheme="minorHAnsi"/>
        </w:rPr>
        <w:t xml:space="preserve">. </w:t>
      </w:r>
    </w:p>
    <w:p w14:paraId="60CAF624" w14:textId="77777777" w:rsidR="00264905" w:rsidRPr="00653340" w:rsidRDefault="00264905" w:rsidP="00653340">
      <w:pPr>
        <w:spacing w:after="0" w:line="240" w:lineRule="auto"/>
        <w:rPr>
          <w:rFonts w:cstheme="minorHAnsi"/>
        </w:rPr>
      </w:pPr>
    </w:p>
    <w:p w14:paraId="7A3BB36E" w14:textId="1E036AFC" w:rsidR="00264905" w:rsidRPr="00D25722" w:rsidRDefault="00653340" w:rsidP="00F82113">
      <w:pPr>
        <w:pStyle w:val="Heading3"/>
      </w:pPr>
      <w:r w:rsidRPr="00D25722">
        <w:t>Compto</w:t>
      </w:r>
      <w:r w:rsidR="00264905" w:rsidRPr="00D25722">
        <w:t>n scattering</w:t>
      </w:r>
      <w:r w:rsidR="00443B11" w:rsidRPr="00D25722">
        <w:rPr>
          <w:vertAlign w:val="superscript"/>
        </w:rPr>
        <w:fldChar w:fldCharType="begin"/>
      </w:r>
      <w:r w:rsidR="00443B11" w:rsidRPr="00D25722">
        <w:rPr>
          <w:vertAlign w:val="superscript"/>
        </w:rPr>
        <w:instrText xml:space="preserve"> NOTEREF _Ref138162475 \h  \* MERGEFORMAT </w:instrText>
      </w:r>
      <w:r w:rsidR="00443B11" w:rsidRPr="00D25722">
        <w:rPr>
          <w:vertAlign w:val="superscript"/>
        </w:rPr>
      </w:r>
      <w:r w:rsidR="00443B11" w:rsidRPr="00D25722">
        <w:rPr>
          <w:vertAlign w:val="superscript"/>
        </w:rPr>
        <w:fldChar w:fldCharType="separate"/>
      </w:r>
      <w:r w:rsidR="00443B11" w:rsidRPr="00D25722">
        <w:rPr>
          <w:vertAlign w:val="superscript"/>
        </w:rPr>
        <w:t>4</w:t>
      </w:r>
      <w:r w:rsidR="00443B11" w:rsidRPr="00D25722">
        <w:rPr>
          <w:vertAlign w:val="superscript"/>
        </w:rPr>
        <w:fldChar w:fldCharType="end"/>
      </w:r>
    </w:p>
    <w:p w14:paraId="5F5F73BA" w14:textId="690070C2" w:rsidR="00264905" w:rsidRPr="00F23879" w:rsidRDefault="00443B11" w:rsidP="00264905">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Compton scattering is an interaction between an x-ray photon and an outer-shell electron. Compton scattering typically occurs with x-rays in the </w:t>
      </w:r>
      <w:r w:rsidR="00264905" w:rsidRPr="00F23879">
        <w:rPr>
          <w:rFonts w:asciiTheme="minorHAnsi" w:hAnsiTheme="minorHAnsi" w:cstheme="minorHAnsi"/>
          <w:sz w:val="22"/>
          <w:szCs w:val="22"/>
        </w:rPr>
        <w:t>moderate energy range</w:t>
      </w:r>
      <w:r>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Pr>
          <w:rFonts w:asciiTheme="minorHAnsi" w:hAnsiTheme="minorHAnsi" w:cstheme="minorHAnsi"/>
          <w:sz w:val="22"/>
          <w:szCs w:val="22"/>
        </w:rPr>
        <w:t xml:space="preserve">usually </w:t>
      </w:r>
      <w:r w:rsidR="00264905" w:rsidRPr="00F23879">
        <w:rPr>
          <w:rFonts w:asciiTheme="minorHAnsi" w:hAnsiTheme="minorHAnsi" w:cstheme="minorHAnsi"/>
          <w:sz w:val="22"/>
          <w:szCs w:val="22"/>
        </w:rPr>
        <w:t xml:space="preserve">60 to 90 kVP. </w:t>
      </w:r>
      <w:r>
        <w:rPr>
          <w:rFonts w:asciiTheme="minorHAnsi" w:hAnsiTheme="minorHAnsi" w:cstheme="minorHAnsi"/>
          <w:sz w:val="22"/>
          <w:szCs w:val="22"/>
        </w:rPr>
        <w:t xml:space="preserve">Compton scattering is </w:t>
      </w:r>
      <w:r w:rsidR="00264905" w:rsidRPr="00F23879">
        <w:rPr>
          <w:rFonts w:asciiTheme="minorHAnsi" w:hAnsiTheme="minorHAnsi" w:cstheme="minorHAnsi"/>
          <w:sz w:val="22"/>
          <w:szCs w:val="22"/>
        </w:rPr>
        <w:t xml:space="preserve">responsible for </w:t>
      </w:r>
      <w:r>
        <w:rPr>
          <w:rFonts w:asciiTheme="minorHAnsi" w:hAnsiTheme="minorHAnsi" w:cstheme="minorHAnsi"/>
          <w:sz w:val="22"/>
          <w:szCs w:val="22"/>
        </w:rPr>
        <w:t xml:space="preserve">the </w:t>
      </w:r>
      <w:r w:rsidR="00264905" w:rsidRPr="00F23879">
        <w:rPr>
          <w:rFonts w:asciiTheme="minorHAnsi" w:hAnsiTheme="minorHAnsi" w:cstheme="minorHAnsi"/>
          <w:sz w:val="22"/>
          <w:szCs w:val="22"/>
        </w:rPr>
        <w:t xml:space="preserve">scatter </w:t>
      </w:r>
      <w:r>
        <w:rPr>
          <w:rFonts w:asciiTheme="minorHAnsi" w:hAnsiTheme="minorHAnsi" w:cstheme="minorHAnsi"/>
          <w:sz w:val="22"/>
          <w:szCs w:val="22"/>
        </w:rPr>
        <w:t xml:space="preserve">radiation that is </w:t>
      </w:r>
      <w:r w:rsidR="00264905" w:rsidRPr="00F23879">
        <w:rPr>
          <w:rFonts w:asciiTheme="minorHAnsi" w:hAnsiTheme="minorHAnsi" w:cstheme="minorHAnsi"/>
          <w:sz w:val="22"/>
          <w:szCs w:val="22"/>
        </w:rPr>
        <w:t xml:space="preserve">produced. An incoming </w:t>
      </w:r>
      <w:r w:rsidR="00FF34AB">
        <w:rPr>
          <w:rFonts w:asciiTheme="minorHAnsi" w:hAnsiTheme="minorHAnsi" w:cstheme="minorHAnsi"/>
          <w:sz w:val="22"/>
          <w:szCs w:val="22"/>
        </w:rPr>
        <w:t>x-ray photon</w:t>
      </w:r>
      <w:r w:rsidR="00264905" w:rsidRPr="00F23879">
        <w:rPr>
          <w:rFonts w:asciiTheme="minorHAnsi" w:hAnsiTheme="minorHAnsi" w:cstheme="minorHAnsi"/>
          <w:sz w:val="22"/>
          <w:szCs w:val="22"/>
        </w:rPr>
        <w:t xml:space="preserve"> interacts with an outer shell </w:t>
      </w:r>
      <w:r w:rsidR="00FF34AB">
        <w:rPr>
          <w:rFonts w:asciiTheme="minorHAnsi" w:hAnsiTheme="minorHAnsi" w:cstheme="minorHAnsi"/>
          <w:sz w:val="22"/>
          <w:szCs w:val="22"/>
        </w:rPr>
        <w:t xml:space="preserve">electron </w:t>
      </w:r>
      <w:r w:rsidR="00264905" w:rsidRPr="00F23879">
        <w:rPr>
          <w:rFonts w:asciiTheme="minorHAnsi" w:hAnsiTheme="minorHAnsi" w:cstheme="minorHAnsi"/>
          <w:sz w:val="22"/>
          <w:szCs w:val="22"/>
        </w:rPr>
        <w:t xml:space="preserve">of the </w:t>
      </w:r>
      <w:r w:rsidR="00FF34AB">
        <w:rPr>
          <w:rFonts w:asciiTheme="minorHAnsi" w:hAnsiTheme="minorHAnsi" w:cstheme="minorHAnsi"/>
          <w:sz w:val="22"/>
          <w:szCs w:val="22"/>
        </w:rPr>
        <w:t>ir</w:t>
      </w:r>
      <w:r w:rsidR="00264905" w:rsidRPr="00F23879">
        <w:rPr>
          <w:rFonts w:asciiTheme="minorHAnsi" w:hAnsiTheme="minorHAnsi" w:cstheme="minorHAnsi"/>
          <w:sz w:val="22"/>
          <w:szCs w:val="22"/>
        </w:rPr>
        <w:t xml:space="preserve">radiated object. </w:t>
      </w:r>
      <w:r w:rsidR="00FF34AB">
        <w:rPr>
          <w:rFonts w:asciiTheme="minorHAnsi" w:hAnsiTheme="minorHAnsi" w:cstheme="minorHAnsi"/>
          <w:sz w:val="22"/>
          <w:szCs w:val="22"/>
        </w:rPr>
        <w:t xml:space="preserve">The freed </w:t>
      </w:r>
      <w:r w:rsidR="00264905" w:rsidRPr="00F23879">
        <w:rPr>
          <w:rFonts w:asciiTheme="minorHAnsi" w:hAnsiTheme="minorHAnsi" w:cstheme="minorHAnsi"/>
          <w:sz w:val="22"/>
          <w:szCs w:val="22"/>
        </w:rPr>
        <w:t>electron has kinetic energy and can</w:t>
      </w:r>
      <w:r w:rsidR="00FF34AB">
        <w:rPr>
          <w:rFonts w:asciiTheme="minorHAnsi" w:hAnsiTheme="minorHAnsi" w:cstheme="minorHAnsi"/>
          <w:sz w:val="22"/>
          <w:szCs w:val="22"/>
        </w:rPr>
        <w:t xml:space="preserve"> i</w:t>
      </w:r>
      <w:r w:rsidR="00264905" w:rsidRPr="00F23879">
        <w:rPr>
          <w:rFonts w:asciiTheme="minorHAnsi" w:hAnsiTheme="minorHAnsi" w:cstheme="minorHAnsi"/>
          <w:sz w:val="22"/>
          <w:szCs w:val="22"/>
        </w:rPr>
        <w:t>onize atoms. The photon changes direction</w:t>
      </w:r>
      <w:r w:rsidR="00FF34AB">
        <w:rPr>
          <w:rFonts w:asciiTheme="minorHAnsi" w:hAnsiTheme="minorHAnsi" w:cstheme="minorHAnsi"/>
          <w:sz w:val="22"/>
          <w:szCs w:val="22"/>
        </w:rPr>
        <w: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loses energy, and </w:t>
      </w:r>
      <w:r w:rsidR="00264905" w:rsidRPr="00F23879">
        <w:rPr>
          <w:rFonts w:asciiTheme="minorHAnsi" w:hAnsiTheme="minorHAnsi" w:cstheme="minorHAnsi"/>
          <w:sz w:val="22"/>
          <w:szCs w:val="22"/>
        </w:rPr>
        <w:t xml:space="preserve">recombines with an atom that needs another electron. The </w:t>
      </w:r>
      <w:r w:rsidR="00FF34AB">
        <w:rPr>
          <w:rFonts w:asciiTheme="minorHAnsi" w:hAnsiTheme="minorHAnsi" w:cstheme="minorHAnsi"/>
          <w:sz w:val="22"/>
          <w:szCs w:val="22"/>
        </w:rPr>
        <w:t>x</w:t>
      </w:r>
      <w:r w:rsidR="00264905" w:rsidRPr="00F23879">
        <w:rPr>
          <w:rFonts w:asciiTheme="minorHAnsi" w:hAnsiTheme="minorHAnsi" w:cstheme="minorHAnsi"/>
          <w:sz w:val="22"/>
          <w:szCs w:val="22"/>
        </w:rPr>
        <w:t>-ray photon that surrendered some en</w:t>
      </w:r>
      <w:r w:rsidR="00FF34AB">
        <w:rPr>
          <w:rFonts w:asciiTheme="minorHAnsi" w:hAnsiTheme="minorHAnsi" w:cstheme="minorHAnsi"/>
          <w:sz w:val="22"/>
          <w:szCs w:val="22"/>
        </w:rPr>
        <w:t>ergy continu</w:t>
      </w:r>
      <w:r w:rsidR="00264905" w:rsidRPr="00F23879">
        <w:rPr>
          <w:rFonts w:asciiTheme="minorHAnsi" w:hAnsiTheme="minorHAnsi" w:cstheme="minorHAnsi"/>
          <w:sz w:val="22"/>
          <w:szCs w:val="22"/>
        </w:rPr>
        <w:t xml:space="preserve">es </w:t>
      </w:r>
      <w:r w:rsidR="00FF34AB">
        <w:rPr>
          <w:rFonts w:asciiTheme="minorHAnsi" w:hAnsiTheme="minorHAnsi" w:cstheme="minorHAnsi"/>
          <w:sz w:val="22"/>
          <w:szCs w:val="22"/>
        </w:rPr>
        <w:t xml:space="preserve">in a </w:t>
      </w:r>
      <w:r w:rsidR="00264905" w:rsidRPr="00F23879">
        <w:rPr>
          <w:rFonts w:asciiTheme="minorHAnsi" w:hAnsiTheme="minorHAnsi" w:cstheme="minorHAnsi"/>
          <w:sz w:val="22"/>
          <w:szCs w:val="22"/>
        </w:rPr>
        <w:t>new direction</w:t>
      </w:r>
      <w:r w:rsidR="00FF34AB">
        <w:rPr>
          <w:rFonts w:asciiTheme="minorHAnsi" w:hAnsiTheme="minorHAnsi" w:cstheme="minorHAnsi"/>
          <w:sz w:val="22"/>
          <w:szCs w:val="22"/>
        </w:rPr>
        <w:t xml:space="preserve">, and the photon can </w:t>
      </w:r>
      <w:r w:rsidR="00264905" w:rsidRPr="00F23879">
        <w:rPr>
          <w:rFonts w:asciiTheme="minorHAnsi" w:hAnsiTheme="minorHAnsi" w:cstheme="minorHAnsi"/>
          <w:sz w:val="22"/>
          <w:szCs w:val="22"/>
        </w:rPr>
        <w:t xml:space="preserve">also </w:t>
      </w:r>
      <w:r w:rsidR="00FF34AB">
        <w:rPr>
          <w:rFonts w:asciiTheme="minorHAnsi" w:hAnsiTheme="minorHAnsi" w:cstheme="minorHAnsi"/>
          <w:sz w:val="22"/>
          <w:szCs w:val="22"/>
        </w:rPr>
        <w:t xml:space="preserve">emerge from </w:t>
      </w:r>
      <w:r w:rsidR="00264905" w:rsidRPr="00F23879">
        <w:rPr>
          <w:rFonts w:asciiTheme="minorHAnsi" w:hAnsiTheme="minorHAnsi" w:cstheme="minorHAnsi"/>
          <w:sz w:val="22"/>
          <w:szCs w:val="22"/>
        </w:rPr>
        <w:t>the patient and contribute to noise on the image</w:t>
      </w:r>
      <w:r w:rsidR="00FF34AB">
        <w:rPr>
          <w:rFonts w:asciiTheme="minorHAnsi" w:hAnsiTheme="minorHAnsi" w:cstheme="minorHAnsi"/>
          <w:sz w:val="22"/>
          <w:szCs w:val="22"/>
        </w:rPr>
        <w:t xml:space="preserve"> receptor and</w:t>
      </w:r>
      <w:r w:rsidR="00264905" w:rsidRPr="00F23879">
        <w:rPr>
          <w:rFonts w:asciiTheme="minorHAnsi" w:hAnsiTheme="minorHAnsi" w:cstheme="minorHAnsi"/>
          <w:sz w:val="22"/>
          <w:szCs w:val="22"/>
        </w:rPr>
        <w:t xml:space="preserve"> dose to the</w:t>
      </w:r>
      <w:r w:rsidR="00FF34AB">
        <w:rPr>
          <w:rFonts w:asciiTheme="minorHAnsi" w:hAnsiTheme="minorHAnsi" w:cstheme="minorHAnsi"/>
          <w:sz w:val="22"/>
          <w:szCs w:val="22"/>
        </w:rPr>
        <w:t xml:space="preserve"> RT.</w:t>
      </w:r>
      <w:r w:rsidR="00264905" w:rsidRPr="00F23879">
        <w:rPr>
          <w:rFonts w:asciiTheme="minorHAnsi" w:hAnsiTheme="minorHAnsi" w:cstheme="minorHAnsi"/>
          <w:sz w:val="22"/>
          <w:szCs w:val="22"/>
        </w:rPr>
        <w:t xml:space="preserve"> </w:t>
      </w:r>
      <w:r w:rsidR="00FF34AB">
        <w:rPr>
          <w:rFonts w:asciiTheme="minorHAnsi" w:hAnsiTheme="minorHAnsi" w:cstheme="minorHAnsi"/>
          <w:sz w:val="22"/>
          <w:szCs w:val="22"/>
        </w:rPr>
        <w:t xml:space="preserve">Compton scattering </w:t>
      </w:r>
      <w:r w:rsidR="00264905" w:rsidRPr="00F23879">
        <w:rPr>
          <w:rFonts w:asciiTheme="minorHAnsi" w:hAnsiTheme="minorHAnsi" w:cstheme="minorHAnsi"/>
          <w:sz w:val="22"/>
          <w:szCs w:val="22"/>
        </w:rPr>
        <w:t xml:space="preserve">is a </w:t>
      </w:r>
      <w:r w:rsidR="00FF34AB">
        <w:rPr>
          <w:rFonts w:asciiTheme="minorHAnsi" w:hAnsiTheme="minorHAnsi" w:cstheme="minorHAnsi"/>
          <w:sz w:val="22"/>
          <w:szCs w:val="22"/>
        </w:rPr>
        <w:t>significant</w:t>
      </w:r>
      <w:r w:rsidR="00264905" w:rsidRPr="00F23879">
        <w:rPr>
          <w:rFonts w:asciiTheme="minorHAnsi" w:hAnsiTheme="minorHAnsi" w:cstheme="minorHAnsi"/>
          <w:sz w:val="22"/>
          <w:szCs w:val="22"/>
        </w:rPr>
        <w:t xml:space="preserve"> source of noise on the </w:t>
      </w:r>
      <w:r w:rsidR="00FF34AB">
        <w:rPr>
          <w:rFonts w:asciiTheme="minorHAnsi" w:hAnsiTheme="minorHAnsi" w:cstheme="minorHAnsi"/>
          <w:sz w:val="22"/>
          <w:szCs w:val="22"/>
        </w:rPr>
        <w:t>image</w:t>
      </w:r>
      <w:r w:rsidR="00264905" w:rsidRPr="00F23879">
        <w:rPr>
          <w:rFonts w:asciiTheme="minorHAnsi" w:hAnsiTheme="minorHAnsi" w:cstheme="minorHAnsi"/>
          <w:sz w:val="22"/>
          <w:szCs w:val="22"/>
        </w:rPr>
        <w:t>, patient dose, and technolog</w:t>
      </w:r>
      <w:r w:rsidR="00FF34AB">
        <w:rPr>
          <w:rFonts w:asciiTheme="minorHAnsi" w:hAnsiTheme="minorHAnsi" w:cstheme="minorHAnsi"/>
          <w:sz w:val="22"/>
          <w:szCs w:val="22"/>
        </w:rPr>
        <w:t>ist</w:t>
      </w:r>
      <w:r w:rsidR="00264905" w:rsidRPr="00F23879">
        <w:rPr>
          <w:rFonts w:asciiTheme="minorHAnsi" w:hAnsiTheme="minorHAnsi" w:cstheme="minorHAnsi"/>
          <w:sz w:val="22"/>
          <w:szCs w:val="22"/>
        </w:rPr>
        <w:t xml:space="preserve"> dose. </w:t>
      </w:r>
    </w:p>
    <w:p w14:paraId="66D368FD" w14:textId="77777777" w:rsidR="00264905" w:rsidRPr="00264905" w:rsidRDefault="00264905" w:rsidP="00264905">
      <w:pPr>
        <w:spacing w:after="0" w:line="240" w:lineRule="auto"/>
        <w:rPr>
          <w:rFonts w:cstheme="minorHAnsi"/>
        </w:rPr>
      </w:pPr>
    </w:p>
    <w:p w14:paraId="47296977" w14:textId="1FC19EA1" w:rsidR="00653340" w:rsidRPr="00D25722" w:rsidRDefault="00D44338" w:rsidP="00F82113">
      <w:pPr>
        <w:pStyle w:val="Heading3"/>
      </w:pPr>
      <w:r w:rsidRPr="00D25722">
        <w:t>Coherent</w:t>
      </w:r>
      <w:r w:rsidR="00443B11" w:rsidRPr="00D25722">
        <w:t xml:space="preserve"> scattering</w:t>
      </w:r>
      <w:r w:rsidR="00FF34AB" w:rsidRPr="00D25722">
        <w:rPr>
          <w:vertAlign w:val="superscript"/>
        </w:rPr>
        <w:fldChar w:fldCharType="begin"/>
      </w:r>
      <w:r w:rsidR="00FF34AB" w:rsidRPr="00D25722">
        <w:rPr>
          <w:vertAlign w:val="superscript"/>
        </w:rPr>
        <w:instrText xml:space="preserve"> NOTEREF _Ref138162475 \h  \* MERGEFORMAT </w:instrText>
      </w:r>
      <w:r w:rsidR="00FF34AB" w:rsidRPr="00D25722">
        <w:rPr>
          <w:vertAlign w:val="superscript"/>
        </w:rPr>
      </w:r>
      <w:r w:rsidR="00FF34AB" w:rsidRPr="00D25722">
        <w:rPr>
          <w:vertAlign w:val="superscript"/>
        </w:rPr>
        <w:fldChar w:fldCharType="separate"/>
      </w:r>
      <w:r w:rsidR="00FF34AB" w:rsidRPr="00D25722">
        <w:rPr>
          <w:vertAlign w:val="superscript"/>
        </w:rPr>
        <w:t>4</w:t>
      </w:r>
      <w:r w:rsidR="00FF34AB" w:rsidRPr="00D25722">
        <w:rPr>
          <w:vertAlign w:val="superscript"/>
        </w:rPr>
        <w:fldChar w:fldCharType="end"/>
      </w:r>
    </w:p>
    <w:p w14:paraId="00C882B4" w14:textId="08DD5655" w:rsidR="00D44338" w:rsidRPr="00653340" w:rsidRDefault="00653340" w:rsidP="00653340">
      <w:pPr>
        <w:spacing w:after="0" w:line="240" w:lineRule="auto"/>
        <w:rPr>
          <w:rFonts w:cstheme="minorHAnsi"/>
        </w:rPr>
      </w:pPr>
      <w:r>
        <w:rPr>
          <w:rFonts w:cstheme="minorHAnsi"/>
        </w:rPr>
        <w:t xml:space="preserve">Coherent </w:t>
      </w:r>
      <w:r w:rsidR="00D44338" w:rsidRPr="00653340">
        <w:rPr>
          <w:rFonts w:cstheme="minorHAnsi"/>
        </w:rPr>
        <w:t xml:space="preserve">scattering </w:t>
      </w:r>
      <w:r w:rsidR="00443B11">
        <w:rPr>
          <w:rFonts w:cstheme="minorHAnsi"/>
        </w:rPr>
        <w:t xml:space="preserve">is an interaction between an x-ray photon and an atom. </w:t>
      </w:r>
      <w:r w:rsidR="00E0050A">
        <w:rPr>
          <w:rFonts w:cstheme="minorHAnsi"/>
        </w:rPr>
        <w:t xml:space="preserve">Coherent scattering occurs </w:t>
      </w:r>
      <w:r w:rsidR="00D44338" w:rsidRPr="00653340">
        <w:rPr>
          <w:rFonts w:cstheme="minorHAnsi"/>
        </w:rPr>
        <w:t>with low</w:t>
      </w:r>
      <w:r w:rsidR="00E0050A">
        <w:rPr>
          <w:rFonts w:cstheme="minorHAnsi"/>
        </w:rPr>
        <w:t>-</w:t>
      </w:r>
      <w:r w:rsidR="00D44338" w:rsidRPr="00653340">
        <w:rPr>
          <w:rFonts w:cstheme="minorHAnsi"/>
        </w:rPr>
        <w:t xml:space="preserve">energy </w:t>
      </w:r>
      <w:r w:rsidR="00E0050A">
        <w:rPr>
          <w:rFonts w:cstheme="minorHAnsi"/>
        </w:rPr>
        <w:t>x</w:t>
      </w:r>
      <w:r w:rsidR="00D44338" w:rsidRPr="00653340">
        <w:rPr>
          <w:rFonts w:cstheme="minorHAnsi"/>
        </w:rPr>
        <w:t xml:space="preserve">-rays </w:t>
      </w:r>
      <w:r w:rsidR="00E0050A">
        <w:rPr>
          <w:rFonts w:cstheme="minorHAnsi"/>
        </w:rPr>
        <w:t>ranging from</w:t>
      </w:r>
      <w:r w:rsidR="00D44338" w:rsidRPr="00653340">
        <w:rPr>
          <w:rFonts w:cstheme="minorHAnsi"/>
        </w:rPr>
        <w:t xml:space="preserve"> 1 to 50 </w:t>
      </w:r>
      <w:r w:rsidR="00E0050A">
        <w:rPr>
          <w:rFonts w:cstheme="minorHAnsi"/>
        </w:rPr>
        <w:t>kVp</w:t>
      </w:r>
      <w:r w:rsidR="00D44338" w:rsidRPr="00653340">
        <w:rPr>
          <w:rFonts w:cstheme="minorHAnsi"/>
        </w:rPr>
        <w:t xml:space="preserve">. A photon of low energy interacts with </w:t>
      </w:r>
      <w:r w:rsidR="00E0050A">
        <w:rPr>
          <w:rFonts w:cstheme="minorHAnsi"/>
        </w:rPr>
        <w:t>the entire</w:t>
      </w:r>
      <w:r w:rsidR="00D44338" w:rsidRPr="00653340">
        <w:rPr>
          <w:rFonts w:cstheme="minorHAnsi"/>
        </w:rPr>
        <w:t xml:space="preserve"> atom. The atom absorbs the photon and becomes excited. The atom gives off </w:t>
      </w:r>
      <w:r w:rsidR="00E0050A">
        <w:rPr>
          <w:rFonts w:cstheme="minorHAnsi"/>
        </w:rPr>
        <w:t xml:space="preserve">a </w:t>
      </w:r>
      <w:r w:rsidR="00D44338" w:rsidRPr="00653340">
        <w:rPr>
          <w:rFonts w:cstheme="minorHAnsi"/>
        </w:rPr>
        <w:t xml:space="preserve">photon with the same wavelength and energy. The </w:t>
      </w:r>
      <w:r w:rsidR="00E0050A">
        <w:rPr>
          <w:rFonts w:cstheme="minorHAnsi"/>
        </w:rPr>
        <w:t>x</w:t>
      </w:r>
      <w:r w:rsidR="00D44338" w:rsidRPr="00653340">
        <w:rPr>
          <w:rFonts w:cstheme="minorHAnsi"/>
        </w:rPr>
        <w:t>-ray loses no energy</w:t>
      </w:r>
      <w:r w:rsidR="00E0050A">
        <w:rPr>
          <w:rFonts w:cstheme="minorHAnsi"/>
        </w:rPr>
        <w:t xml:space="preserve"> and</w:t>
      </w:r>
      <w:r w:rsidR="00D44338" w:rsidRPr="00653340">
        <w:rPr>
          <w:rFonts w:cstheme="minorHAnsi"/>
        </w:rPr>
        <w:t xml:space="preserve"> only changes direction. </w:t>
      </w:r>
      <w:r w:rsidR="00E0050A">
        <w:rPr>
          <w:rFonts w:cstheme="minorHAnsi"/>
        </w:rPr>
        <w:t>Coherent scattering</w:t>
      </w:r>
      <w:r w:rsidR="00D44338" w:rsidRPr="00653340">
        <w:rPr>
          <w:rFonts w:cstheme="minorHAnsi"/>
        </w:rPr>
        <w:t xml:space="preserve"> contributes to noise or fog</w:t>
      </w:r>
      <w:r w:rsidR="00E0050A">
        <w:rPr>
          <w:rFonts w:cstheme="minorHAnsi"/>
        </w:rPr>
        <w:t>,</w:t>
      </w:r>
      <w:r w:rsidR="00D44338" w:rsidRPr="00653340">
        <w:rPr>
          <w:rFonts w:cstheme="minorHAnsi"/>
        </w:rPr>
        <w:t xml:space="preserve"> in the form of scatter</w:t>
      </w:r>
      <w:r w:rsidR="00E0050A">
        <w:rPr>
          <w:rFonts w:cstheme="minorHAnsi"/>
        </w:rPr>
        <w:t>, on the image.</w:t>
      </w:r>
      <w:r w:rsidR="00D44338" w:rsidRPr="00653340">
        <w:rPr>
          <w:rFonts w:cstheme="minorHAnsi"/>
        </w:rPr>
        <w:t xml:space="preserve"> </w:t>
      </w:r>
      <w:r w:rsidR="00E0050A">
        <w:rPr>
          <w:rFonts w:cstheme="minorHAnsi"/>
        </w:rPr>
        <w:t>Coherent scattering is the</w:t>
      </w:r>
      <w:r w:rsidR="00D44338" w:rsidRPr="00653340">
        <w:rPr>
          <w:rFonts w:cstheme="minorHAnsi"/>
        </w:rPr>
        <w:t xml:space="preserve"> least likely </w:t>
      </w:r>
      <w:r w:rsidR="00E0050A">
        <w:rPr>
          <w:rFonts w:cstheme="minorHAnsi"/>
        </w:rPr>
        <w:t xml:space="preserve">interaction </w:t>
      </w:r>
      <w:r w:rsidR="00D44338" w:rsidRPr="00653340">
        <w:rPr>
          <w:rFonts w:cstheme="minorHAnsi"/>
        </w:rPr>
        <w:t xml:space="preserve">to affect body tissue </w:t>
      </w:r>
      <w:r w:rsidR="00E0050A">
        <w:rPr>
          <w:rFonts w:cstheme="minorHAnsi"/>
        </w:rPr>
        <w:t xml:space="preserve">because </w:t>
      </w:r>
      <w:r w:rsidR="00D44338" w:rsidRPr="00653340">
        <w:rPr>
          <w:rFonts w:cstheme="minorHAnsi"/>
        </w:rPr>
        <w:t xml:space="preserve">it does </w:t>
      </w:r>
      <w:r w:rsidR="00E0050A">
        <w:rPr>
          <w:rFonts w:cstheme="minorHAnsi"/>
        </w:rPr>
        <w:t xml:space="preserve">not </w:t>
      </w:r>
      <w:r w:rsidR="00D44338" w:rsidRPr="00653340">
        <w:rPr>
          <w:rFonts w:cstheme="minorHAnsi"/>
        </w:rPr>
        <w:t>have enough power to penetrate the atom</w:t>
      </w:r>
      <w:r w:rsidR="00E0050A">
        <w:rPr>
          <w:rFonts w:cstheme="minorHAnsi"/>
        </w:rPr>
        <w:t>s</w:t>
      </w:r>
      <w:r w:rsidR="00D44338" w:rsidRPr="00653340">
        <w:rPr>
          <w:rFonts w:cstheme="minorHAnsi"/>
        </w:rPr>
        <w:t xml:space="preserve"> of the patient</w:t>
      </w:r>
      <w:r w:rsidR="00E0050A">
        <w:rPr>
          <w:rFonts w:cstheme="minorHAnsi"/>
        </w:rPr>
        <w:t>'</w:t>
      </w:r>
      <w:r w:rsidR="00D44338" w:rsidRPr="00653340">
        <w:rPr>
          <w:rFonts w:cstheme="minorHAnsi"/>
        </w:rPr>
        <w:t xml:space="preserve">s body. </w:t>
      </w:r>
    </w:p>
    <w:p w14:paraId="728707F9" w14:textId="7BD45ABB" w:rsidR="00653340" w:rsidRPr="00264905" w:rsidRDefault="00653340"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74C8CCC1" w14:textId="49CF016B" w:rsidR="00653340" w:rsidRPr="00F82113" w:rsidRDefault="00653340" w:rsidP="00F82113">
      <w:pPr>
        <w:pStyle w:val="Heading3"/>
        <w:rPr>
          <w:rStyle w:val="normaltextrun"/>
          <w:vertAlign w:val="superscript"/>
        </w:rPr>
      </w:pPr>
      <w:r w:rsidRPr="00F82113">
        <w:rPr>
          <w:rStyle w:val="normaltextrun"/>
        </w:rPr>
        <w:t>Attenuation by various tissues</w:t>
      </w:r>
      <w:r w:rsidR="00EC6359" w:rsidRPr="00F82113">
        <w:rPr>
          <w:rStyle w:val="normaltextrun"/>
          <w:vertAlign w:val="superscript"/>
        </w:rPr>
        <w:fldChar w:fldCharType="begin"/>
      </w:r>
      <w:r w:rsidR="00EC6359" w:rsidRPr="00F82113">
        <w:rPr>
          <w:rStyle w:val="normaltextrun"/>
          <w:vertAlign w:val="superscript"/>
        </w:rPr>
        <w:instrText xml:space="preserve"> NOTEREF _Ref138156461 \h  \* MERGEFORMAT </w:instrText>
      </w:r>
      <w:r w:rsidR="00EC6359" w:rsidRPr="00F82113">
        <w:rPr>
          <w:rStyle w:val="normaltextrun"/>
          <w:vertAlign w:val="superscript"/>
        </w:rPr>
      </w:r>
      <w:r w:rsidR="00EC6359" w:rsidRPr="00F82113">
        <w:rPr>
          <w:rStyle w:val="normaltextrun"/>
          <w:vertAlign w:val="superscript"/>
        </w:rPr>
        <w:fldChar w:fldCharType="separate"/>
      </w:r>
      <w:r w:rsidR="00EC6359" w:rsidRPr="00F82113">
        <w:rPr>
          <w:rStyle w:val="normaltextrun"/>
          <w:vertAlign w:val="superscript"/>
        </w:rPr>
        <w:t>2</w:t>
      </w:r>
      <w:r w:rsidR="00EC6359" w:rsidRPr="00F82113">
        <w:rPr>
          <w:rStyle w:val="normaltextrun"/>
          <w:vertAlign w:val="superscript"/>
        </w:rPr>
        <w:fldChar w:fldCharType="end"/>
      </w:r>
    </w:p>
    <w:p w14:paraId="592B8423" w14:textId="5E32A529" w:rsidR="009056D5" w:rsidRPr="00F23879" w:rsidRDefault="00EC6359" w:rsidP="0096537C">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The reduction in the number of x-rays remaining in an x-ray beam after penetration through a given thickness of tissue is attenuation.</w:t>
      </w:r>
      <w:r>
        <w:rPr>
          <w:rStyle w:val="normaltextrun"/>
          <w:rFonts w:asciiTheme="minorHAnsi" w:hAnsiTheme="minorHAnsi" w:cstheme="minorHAnsi"/>
          <w:color w:val="000000"/>
          <w:sz w:val="22"/>
          <w:szCs w:val="22"/>
        </w:rPr>
        <w:t xml:space="preserve"> When a broad beam of x-rays is incident on any tissue, some x-rays are absorbed, and some are scattered. </w:t>
      </w:r>
      <w:r w:rsidR="009056D5" w:rsidRPr="00F23879">
        <w:rPr>
          <w:rStyle w:val="normaltextrun"/>
          <w:rFonts w:asciiTheme="minorHAnsi" w:hAnsiTheme="minorHAnsi" w:cstheme="minorHAnsi"/>
          <w:color w:val="000000"/>
          <w:sz w:val="22"/>
          <w:szCs w:val="22"/>
        </w:rPr>
        <w:t>Photoelectric absorption results in light areas on the image</w:t>
      </w:r>
      <w:r>
        <w:rPr>
          <w:rStyle w:val="normaltextrun"/>
          <w:rFonts w:asciiTheme="minorHAnsi" w:hAnsiTheme="minorHAnsi" w:cstheme="minorHAnsi"/>
          <w:color w:val="000000"/>
          <w:sz w:val="22"/>
          <w:szCs w:val="22"/>
        </w:rPr>
        <w:t>, while t</w:t>
      </w:r>
      <w:r w:rsidR="009056D5" w:rsidRPr="00F23879">
        <w:rPr>
          <w:rStyle w:val="normaltextrun"/>
          <w:rFonts w:asciiTheme="minorHAnsi" w:hAnsiTheme="minorHAnsi" w:cstheme="minorHAnsi"/>
          <w:color w:val="000000"/>
          <w:sz w:val="22"/>
          <w:szCs w:val="22"/>
        </w:rPr>
        <w:t>ransmitted x-ray</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 xml:space="preserve"> result in dark areas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9056D5" w:rsidRPr="00F23879">
        <w:rPr>
          <w:rStyle w:val="normaltextrun"/>
          <w:rFonts w:asciiTheme="minorHAnsi" w:hAnsiTheme="minorHAnsi" w:cstheme="minorHAnsi"/>
          <w:color w:val="000000"/>
          <w:sz w:val="22"/>
          <w:szCs w:val="22"/>
        </w:rPr>
        <w:t>The</w:t>
      </w:r>
      <w:r>
        <w:rPr>
          <w:rStyle w:val="normaltextrun"/>
          <w:rFonts w:asciiTheme="minorHAnsi" w:hAnsiTheme="minorHAnsi" w:cstheme="minorHAnsi"/>
          <w:color w:val="000000"/>
          <w:sz w:val="22"/>
          <w:szCs w:val="22"/>
        </w:rPr>
        <w:t>se two processes create the image</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33ABABCE" w14:textId="77777777" w:rsidR="00653340" w:rsidRDefault="00653340" w:rsidP="00F23879">
      <w:pPr>
        <w:pStyle w:val="paragraph"/>
        <w:spacing w:before="0" w:beforeAutospacing="0" w:after="0" w:afterAutospacing="0"/>
        <w:textAlignment w:val="baseline"/>
        <w:rPr>
          <w:rStyle w:val="normaltextrun"/>
          <w:rFonts w:asciiTheme="minorHAnsi" w:hAnsiTheme="minorHAnsi" w:cstheme="minorHAnsi"/>
          <w:position w:val="1"/>
          <w:sz w:val="22"/>
          <w:szCs w:val="22"/>
        </w:rPr>
      </w:pPr>
    </w:p>
    <w:p w14:paraId="2971A54C" w14:textId="32A3C099" w:rsidR="00653340" w:rsidRPr="009C37DB" w:rsidRDefault="009C37DB" w:rsidP="009C37DB">
      <w:pPr>
        <w:pStyle w:val="paragraph"/>
        <w:spacing w:before="0" w:beforeAutospacing="0" w:after="0" w:afterAutospacing="0"/>
        <w:textAlignment w:val="baseline"/>
        <w:rPr>
          <w:rFonts w:asciiTheme="minorHAnsi" w:hAnsiTheme="minorHAnsi" w:cstheme="minorHAnsi"/>
          <w:position w:val="1"/>
          <w:sz w:val="22"/>
          <w:szCs w:val="22"/>
        </w:rPr>
      </w:pPr>
      <w:r w:rsidRPr="008758A1">
        <w:rPr>
          <w:rStyle w:val="normaltextrun"/>
          <w:rFonts w:asciiTheme="minorHAnsi" w:hAnsiTheme="minorHAnsi" w:cstheme="minorHAnsi"/>
          <w:position w:val="1"/>
          <w:sz w:val="22"/>
          <w:szCs w:val="22"/>
          <w:highlight w:val="yellow"/>
        </w:rPr>
        <w:t>Two f</w:t>
      </w:r>
      <w:r w:rsidR="009056D5" w:rsidRPr="008758A1">
        <w:rPr>
          <w:rStyle w:val="normaltextrun"/>
          <w:rFonts w:asciiTheme="minorHAnsi" w:hAnsiTheme="minorHAnsi" w:cstheme="minorHAnsi"/>
          <w:position w:val="1"/>
          <w:sz w:val="22"/>
          <w:szCs w:val="22"/>
          <w:highlight w:val="yellow"/>
        </w:rPr>
        <w:t xml:space="preserve">actors affect differential </w:t>
      </w:r>
      <w:r w:rsidR="00264905" w:rsidRPr="008758A1">
        <w:rPr>
          <w:rStyle w:val="normaltextrun"/>
          <w:rFonts w:asciiTheme="minorHAnsi" w:hAnsiTheme="minorHAnsi" w:cstheme="minorHAnsi"/>
          <w:position w:val="1"/>
          <w:sz w:val="22"/>
          <w:szCs w:val="22"/>
          <w:highlight w:val="yellow"/>
        </w:rPr>
        <w:t>attenuation</w:t>
      </w:r>
      <w:r w:rsidRPr="008758A1">
        <w:rPr>
          <w:rStyle w:val="normaltextrun"/>
          <w:rFonts w:asciiTheme="minorHAnsi" w:hAnsiTheme="minorHAnsi" w:cstheme="minorHAnsi"/>
          <w:position w:val="1"/>
          <w:sz w:val="22"/>
          <w:szCs w:val="22"/>
          <w:highlight w:val="yellow"/>
        </w:rPr>
        <w:t>;</w:t>
      </w:r>
      <w:r w:rsidR="009056D5" w:rsidRPr="008758A1">
        <w:rPr>
          <w:rStyle w:val="normaltextrun"/>
          <w:rFonts w:asciiTheme="minorHAnsi" w:hAnsiTheme="minorHAnsi" w:cstheme="minorHAnsi"/>
          <w:position w:val="1"/>
          <w:sz w:val="22"/>
          <w:szCs w:val="22"/>
          <w:highlight w:val="yellow"/>
        </w:rPr>
        <w:t xml:space="preserve"> </w:t>
      </w:r>
      <w:r w:rsidRPr="008758A1">
        <w:rPr>
          <w:rStyle w:val="normaltextrun"/>
          <w:rFonts w:asciiTheme="minorHAnsi" w:hAnsiTheme="minorHAnsi" w:cstheme="minorHAnsi"/>
          <w:position w:val="1"/>
          <w:sz w:val="22"/>
          <w:szCs w:val="22"/>
          <w:highlight w:val="yellow"/>
        </w:rPr>
        <w:t>the t</w:t>
      </w:r>
      <w:r w:rsidR="00653340" w:rsidRPr="008758A1">
        <w:rPr>
          <w:rStyle w:val="normaltextrun"/>
          <w:rFonts w:asciiTheme="minorHAnsi" w:hAnsiTheme="minorHAnsi" w:cstheme="minorHAnsi"/>
          <w:position w:val="1"/>
          <w:sz w:val="22"/>
          <w:szCs w:val="22"/>
          <w:highlight w:val="yellow"/>
        </w:rPr>
        <w:t xml:space="preserve">hickness of </w:t>
      </w:r>
      <w:r w:rsidRPr="008758A1">
        <w:rPr>
          <w:rStyle w:val="normaltextrun"/>
          <w:rFonts w:asciiTheme="minorHAnsi" w:hAnsiTheme="minorHAnsi" w:cstheme="minorHAnsi"/>
          <w:position w:val="1"/>
          <w:sz w:val="22"/>
          <w:szCs w:val="22"/>
          <w:highlight w:val="yellow"/>
        </w:rPr>
        <w:t xml:space="preserve">the </w:t>
      </w:r>
      <w:r w:rsidR="00653340" w:rsidRPr="008758A1">
        <w:rPr>
          <w:rStyle w:val="normaltextrun"/>
          <w:rFonts w:asciiTheme="minorHAnsi" w:hAnsiTheme="minorHAnsi" w:cstheme="minorHAnsi"/>
          <w:position w:val="1"/>
          <w:sz w:val="22"/>
          <w:szCs w:val="22"/>
          <w:highlight w:val="yellow"/>
        </w:rPr>
        <w:t xml:space="preserve">body part </w:t>
      </w:r>
      <w:r w:rsidRPr="008758A1">
        <w:rPr>
          <w:rStyle w:val="normaltextrun"/>
          <w:rFonts w:asciiTheme="minorHAnsi" w:hAnsiTheme="minorHAnsi" w:cstheme="minorHAnsi"/>
          <w:position w:val="1"/>
          <w:sz w:val="22"/>
          <w:szCs w:val="22"/>
          <w:highlight w:val="yellow"/>
        </w:rPr>
        <w:t xml:space="preserve">and its </w:t>
      </w:r>
      <w:r w:rsidR="009056D5" w:rsidRPr="008758A1">
        <w:rPr>
          <w:rStyle w:val="normaltextrun"/>
          <w:rFonts w:asciiTheme="minorHAnsi" w:hAnsiTheme="minorHAnsi" w:cstheme="minorHAnsi"/>
          <w:position w:val="1"/>
          <w:sz w:val="22"/>
          <w:szCs w:val="22"/>
          <w:highlight w:val="yellow"/>
        </w:rPr>
        <w:t>atomic number (Z)</w:t>
      </w:r>
      <w:r w:rsidR="009056D5" w:rsidRPr="008758A1">
        <w:rPr>
          <w:rStyle w:val="eop"/>
          <w:rFonts w:asciiTheme="minorHAnsi" w:hAnsiTheme="minorHAnsi" w:cstheme="minorHAnsi"/>
          <w:sz w:val="22"/>
          <w:szCs w:val="22"/>
          <w:highlight w:val="yellow"/>
        </w:rPr>
        <w:t>​</w:t>
      </w:r>
      <w:r w:rsidR="009056D5" w:rsidRPr="008758A1">
        <w:rPr>
          <w:rFonts w:asciiTheme="minorHAnsi" w:hAnsiTheme="minorHAnsi" w:cstheme="minorHAnsi"/>
          <w:sz w:val="22"/>
          <w:szCs w:val="22"/>
          <w:highlight w:val="yellow"/>
        </w:rPr>
        <w:t>.</w:t>
      </w:r>
      <w:r w:rsidR="009056D5" w:rsidRPr="00F23879">
        <w:rPr>
          <w:rFonts w:asciiTheme="minorHAnsi" w:hAnsiTheme="minorHAnsi" w:cstheme="minorHAnsi"/>
          <w:sz w:val="22"/>
          <w:szCs w:val="22"/>
        </w:rPr>
        <w:t xml:space="preserve"> </w:t>
      </w:r>
    </w:p>
    <w:p w14:paraId="3274D832" w14:textId="2CA9FB0D" w:rsidR="009056D5" w:rsidRPr="00F23879" w:rsidRDefault="009C37DB" w:rsidP="009C37D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A thicker structure will absorb twice as many photons as a thinner structure. Tissues of higher atomic numbers will absorb more radiation than tissues with low atomic numbers. </w:t>
      </w:r>
    </w:p>
    <w:p w14:paraId="2D291A00"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A6B69F2" w14:textId="77777777" w:rsidR="0096537C" w:rsidRDefault="0096537C" w:rsidP="00F23879">
      <w:pPr>
        <w:pStyle w:val="paragraph"/>
        <w:spacing w:before="0" w:beforeAutospacing="0" w:after="0" w:afterAutospacing="0"/>
        <w:textAlignment w:val="baseline"/>
        <w:rPr>
          <w:rFonts w:asciiTheme="minorHAnsi" w:hAnsiTheme="minorHAnsi" w:cstheme="minorHAnsi"/>
          <w:sz w:val="22"/>
          <w:szCs w:val="22"/>
        </w:rPr>
      </w:pPr>
    </w:p>
    <w:p w14:paraId="0BD87360" w14:textId="2F4F13B4" w:rsidR="009056D5" w:rsidRPr="00D25722" w:rsidRDefault="00F20905" w:rsidP="00F82113">
      <w:pPr>
        <w:pStyle w:val="Heading1"/>
      </w:pPr>
      <w:r w:rsidRPr="00D25722">
        <w:t>Biologic</w:t>
      </w:r>
      <w:r w:rsidR="009056D5" w:rsidRPr="00D25722">
        <w:t xml:space="preserve"> </w:t>
      </w:r>
      <w:r w:rsidR="00F82113">
        <w:t>E</w:t>
      </w:r>
      <w:r w:rsidR="009056D5" w:rsidRPr="00D25722">
        <w:t xml:space="preserve">ffects of </w:t>
      </w:r>
      <w:r w:rsidR="00F82113">
        <w:t>R</w:t>
      </w:r>
      <w:r w:rsidR="009056D5" w:rsidRPr="00D25722">
        <w:t>adiation</w:t>
      </w:r>
    </w:p>
    <w:p w14:paraId="2152A56B" w14:textId="70BDA34E" w:rsidR="009056D5" w:rsidRPr="00D25722" w:rsidRDefault="00F82113" w:rsidP="00F82113">
      <w:pPr>
        <w:pStyle w:val="Heading2"/>
      </w:pPr>
      <w:r>
        <w:t xml:space="preserve">SI </w:t>
      </w:r>
      <w:r w:rsidR="009056D5" w:rsidRPr="00D25722">
        <w:t>Units of Measurement</w:t>
      </w:r>
      <w:r w:rsidR="009C37DB" w:rsidRPr="00D25722">
        <w:rPr>
          <w:vertAlign w:val="superscript"/>
        </w:rPr>
        <w:fldChar w:fldCharType="begin"/>
      </w:r>
      <w:r w:rsidR="009C37DB" w:rsidRPr="00D25722">
        <w:rPr>
          <w:vertAlign w:val="superscript"/>
        </w:rPr>
        <w:instrText xml:space="preserve"> NOTEREF _Ref138162475 \h  \* MERGEFORMAT </w:instrText>
      </w:r>
      <w:r w:rsidR="009C37DB" w:rsidRPr="00D25722">
        <w:rPr>
          <w:vertAlign w:val="superscript"/>
        </w:rPr>
      </w:r>
      <w:r w:rsidR="009C37DB" w:rsidRPr="00D25722">
        <w:rPr>
          <w:vertAlign w:val="superscript"/>
        </w:rPr>
        <w:fldChar w:fldCharType="separate"/>
      </w:r>
      <w:r w:rsidR="009C37DB" w:rsidRPr="00D25722">
        <w:rPr>
          <w:vertAlign w:val="superscript"/>
        </w:rPr>
        <w:t>4</w:t>
      </w:r>
      <w:r w:rsidR="009C37DB" w:rsidRPr="00D25722">
        <w:rPr>
          <w:vertAlign w:val="superscript"/>
        </w:rPr>
        <w:fldChar w:fldCharType="end"/>
      </w:r>
    </w:p>
    <w:p w14:paraId="7F60839D" w14:textId="583A5E1C" w:rsidR="00D25722" w:rsidRDefault="009C37DB" w:rsidP="00D25722">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Radiologic technologists must have a clear understanding of the fundamental radiation quantities.</w:t>
      </w:r>
      <w:r w:rsidR="00D25722">
        <w:rPr>
          <w:rStyle w:val="normaltextrun"/>
          <w:rFonts w:asciiTheme="minorHAnsi" w:hAnsiTheme="minorHAnsi" w:cstheme="minorHAnsi"/>
          <w:color w:val="000000"/>
          <w:sz w:val="22"/>
          <w:szCs w:val="22"/>
        </w:rPr>
        <w:t xml:space="preserve"> </w:t>
      </w:r>
      <w:r w:rsidR="00D25722" w:rsidRPr="008758A1">
        <w:rPr>
          <w:rStyle w:val="normaltextrun"/>
          <w:rFonts w:asciiTheme="minorHAnsi" w:hAnsiTheme="minorHAnsi" w:cstheme="minorHAnsi"/>
          <w:color w:val="000000"/>
          <w:sz w:val="22"/>
          <w:szCs w:val="22"/>
          <w:highlight w:val="yellow"/>
        </w:rPr>
        <w:t>The quantities are absorbed dose (D), dose equivalent (EqD), exposure (X), effective dose (EfD) and air kerma.</w:t>
      </w:r>
    </w:p>
    <w:p w14:paraId="2EA5C143" w14:textId="77777777" w:rsidR="00264905" w:rsidRDefault="00264905" w:rsidP="00F23879">
      <w:pPr>
        <w:pStyle w:val="paragraph"/>
        <w:spacing w:before="0" w:beforeAutospacing="0" w:after="0" w:afterAutospacing="0"/>
        <w:textAlignment w:val="baseline"/>
        <w:rPr>
          <w:rFonts w:asciiTheme="minorHAnsi" w:hAnsiTheme="minorHAnsi" w:cstheme="minorHAnsi"/>
          <w:sz w:val="22"/>
          <w:szCs w:val="22"/>
        </w:rPr>
      </w:pPr>
    </w:p>
    <w:p w14:paraId="6140D786" w14:textId="21B02B11" w:rsidR="009C37DB" w:rsidRPr="00F82113" w:rsidRDefault="009056D5" w:rsidP="00F82113">
      <w:pPr>
        <w:pStyle w:val="Heading3"/>
        <w:rPr>
          <w:rStyle w:val="normaltextrun"/>
        </w:rPr>
      </w:pPr>
      <w:r w:rsidRPr="00F82113">
        <w:rPr>
          <w:rStyle w:val="normaltextrun"/>
        </w:rPr>
        <w:t>Absorbed dose</w:t>
      </w:r>
      <w:r w:rsidR="009C37DB" w:rsidRPr="00F82113">
        <w:rPr>
          <w:rStyle w:val="normaltextrun"/>
        </w:rPr>
        <w:t xml:space="preserve"> (D)</w:t>
      </w:r>
      <w:r w:rsidR="00D25722" w:rsidRPr="00F82113">
        <w:rPr>
          <w:rStyle w:val="normaltextrun"/>
          <w:vertAlign w:val="superscript"/>
        </w:rPr>
        <w:fldChar w:fldCharType="begin"/>
      </w:r>
      <w:r w:rsidR="00D25722" w:rsidRPr="00F82113">
        <w:rPr>
          <w:rStyle w:val="normaltextrun"/>
          <w:vertAlign w:val="superscript"/>
        </w:rPr>
        <w:instrText xml:space="preserve"> NOTEREF _Ref138162475 \h  \* MERGEFORMAT </w:instrText>
      </w:r>
      <w:r w:rsidR="00D25722" w:rsidRPr="00F82113">
        <w:rPr>
          <w:rStyle w:val="normaltextrun"/>
          <w:vertAlign w:val="superscript"/>
        </w:rPr>
      </w:r>
      <w:r w:rsidR="00D25722" w:rsidRPr="00F82113">
        <w:rPr>
          <w:rStyle w:val="normaltextrun"/>
          <w:vertAlign w:val="superscript"/>
        </w:rPr>
        <w:fldChar w:fldCharType="separate"/>
      </w:r>
      <w:r w:rsidR="00D25722" w:rsidRPr="00F82113">
        <w:rPr>
          <w:rStyle w:val="normaltextrun"/>
          <w:vertAlign w:val="superscript"/>
        </w:rPr>
        <w:t>4</w:t>
      </w:r>
      <w:r w:rsidR="00D25722" w:rsidRPr="00F82113">
        <w:rPr>
          <w:rStyle w:val="normaltextrun"/>
          <w:vertAlign w:val="superscript"/>
        </w:rPr>
        <w:fldChar w:fldCharType="end"/>
      </w:r>
    </w:p>
    <w:p w14:paraId="103969EE" w14:textId="0F2FFD6D"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As ionizing radiation passes through an object such as tissue, some of the energy of that radiation is absorbed by the body and stays within it. Absorbed dose </w:t>
      </w:r>
      <w:r w:rsidR="009056D5" w:rsidRPr="00F23879">
        <w:rPr>
          <w:rStyle w:val="normaltextrun"/>
          <w:rFonts w:asciiTheme="minorHAnsi" w:hAnsiTheme="minorHAnsi" w:cstheme="minorHAnsi"/>
          <w:color w:val="000000"/>
          <w:sz w:val="22"/>
          <w:szCs w:val="22"/>
        </w:rPr>
        <w:t>is the amount of energy per unit mass absorbed by the patient</w:t>
      </w:r>
      <w:r w:rsidR="00DD724B">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s tissue. </w:t>
      </w:r>
      <w:r>
        <w:rPr>
          <w:rStyle w:val="normaltextrun"/>
          <w:rFonts w:asciiTheme="minorHAnsi" w:hAnsiTheme="minorHAnsi" w:cstheme="minorHAnsi"/>
          <w:color w:val="000000"/>
          <w:sz w:val="22"/>
          <w:szCs w:val="22"/>
        </w:rPr>
        <w:t>D is m</w:t>
      </w:r>
      <w:r w:rsidR="009056D5" w:rsidRPr="00F23879">
        <w:rPr>
          <w:rStyle w:val="normaltextrun"/>
          <w:rFonts w:asciiTheme="minorHAnsi" w:hAnsiTheme="minorHAnsi" w:cstheme="minorHAnsi"/>
          <w:color w:val="000000"/>
          <w:sz w:val="22"/>
          <w:szCs w:val="22"/>
        </w:rPr>
        <w:t>easured in </w:t>
      </w:r>
      <w:r w:rsidR="009056D5" w:rsidRPr="00F23879">
        <w:rPr>
          <w:rStyle w:val="spellingerror"/>
          <w:rFonts w:asciiTheme="minorHAnsi" w:hAnsiTheme="minorHAnsi" w:cstheme="minorHAnsi"/>
          <w:color w:val="000000"/>
          <w:sz w:val="22"/>
          <w:szCs w:val="22"/>
        </w:rPr>
        <w:t>milligray</w:t>
      </w:r>
      <w:r>
        <w:rPr>
          <w:rStyle w:val="spellingerror"/>
          <w:rFonts w:asciiTheme="minorHAnsi" w:hAnsiTheme="minorHAnsi" w:cstheme="minorHAnsi"/>
          <w:color w:val="000000"/>
          <w:sz w:val="22"/>
          <w:szCs w:val="22"/>
        </w:rPr>
        <w:t xml:space="preserve"> (mGy)</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53ACF79D"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624BAA5B" w14:textId="583EF916" w:rsidR="009C37DB" w:rsidRPr="00F82113" w:rsidRDefault="009056D5" w:rsidP="00F82113">
      <w:pPr>
        <w:pStyle w:val="Heading3"/>
        <w:rPr>
          <w:rStyle w:val="normaltextrun"/>
        </w:rPr>
      </w:pPr>
      <w:r w:rsidRPr="00F82113">
        <w:rPr>
          <w:rStyle w:val="normaltextrun"/>
        </w:rPr>
        <w:t xml:space="preserve">Dose equivalent </w:t>
      </w:r>
      <w:r w:rsidR="009C37DB" w:rsidRPr="00F82113">
        <w:rPr>
          <w:rStyle w:val="normaltextrun"/>
        </w:rPr>
        <w:t>(EqD)</w:t>
      </w:r>
      <w:r w:rsidR="00D25722" w:rsidRPr="00F82113">
        <w:rPr>
          <w:rStyle w:val="normaltextrun"/>
          <w:vertAlign w:val="superscript"/>
        </w:rPr>
        <w:fldChar w:fldCharType="begin"/>
      </w:r>
      <w:r w:rsidR="00D25722" w:rsidRPr="00F82113">
        <w:rPr>
          <w:rStyle w:val="normaltextrun"/>
          <w:vertAlign w:val="superscript"/>
        </w:rPr>
        <w:instrText xml:space="preserve"> NOTEREF _Ref138162475 \h  \* MERGEFORMAT </w:instrText>
      </w:r>
      <w:r w:rsidR="00D25722" w:rsidRPr="00F82113">
        <w:rPr>
          <w:rStyle w:val="normaltextrun"/>
          <w:vertAlign w:val="superscript"/>
        </w:rPr>
      </w:r>
      <w:r w:rsidR="00D25722" w:rsidRPr="00F82113">
        <w:rPr>
          <w:rStyle w:val="normaltextrun"/>
          <w:vertAlign w:val="superscript"/>
        </w:rPr>
        <w:fldChar w:fldCharType="separate"/>
      </w:r>
      <w:r w:rsidR="00D25722" w:rsidRPr="00F82113">
        <w:rPr>
          <w:rStyle w:val="normaltextrun"/>
          <w:vertAlign w:val="superscript"/>
        </w:rPr>
        <w:t>4</w:t>
      </w:r>
      <w:r w:rsidR="00D25722" w:rsidRPr="00F82113">
        <w:rPr>
          <w:rStyle w:val="normaltextrun"/>
          <w:vertAlign w:val="superscript"/>
        </w:rPr>
        <w:fldChar w:fldCharType="end"/>
      </w:r>
    </w:p>
    <w:p w14:paraId="2256B799" w14:textId="34DFB4FB" w:rsidR="00653340" w:rsidRDefault="009C37DB" w:rsidP="00264905">
      <w:pPr>
        <w:pStyle w:val="paragraph"/>
        <w:spacing w:before="0" w:beforeAutospacing="0" w:after="0" w:afterAutospacing="0"/>
        <w:textAlignment w:val="baseline"/>
        <w:rPr>
          <w:rStyle w:val="eop"/>
          <w:rFonts w:asciiTheme="minorHAnsi" w:hAnsiTheme="minorHAnsi" w:cstheme="minorHAnsi"/>
          <w:color w:val="000000"/>
          <w:sz w:val="22"/>
          <w:szCs w:val="22"/>
        </w:rPr>
      </w:pPr>
      <w:r>
        <w:rPr>
          <w:rStyle w:val="normaltextrun"/>
          <w:rFonts w:asciiTheme="minorHAnsi" w:hAnsiTheme="minorHAnsi" w:cstheme="minorHAnsi"/>
          <w:color w:val="000000"/>
          <w:sz w:val="22"/>
          <w:szCs w:val="22"/>
        </w:rPr>
        <w:lastRenderedPageBreak/>
        <w:t>The dose equivalent considers</w:t>
      </w:r>
      <w:r w:rsidR="009056D5" w:rsidRPr="00F23879">
        <w:rPr>
          <w:rStyle w:val="normaltextrun"/>
          <w:rFonts w:asciiTheme="minorHAnsi" w:hAnsiTheme="minorHAnsi" w:cstheme="minorHAnsi"/>
          <w:color w:val="000000"/>
          <w:sz w:val="22"/>
          <w:szCs w:val="22"/>
        </w:rPr>
        <w:t xml:space="preserve"> the type of ionizing radiation that was absorbed. In diagnostic radiology, absorption is caused by x-rays. </w:t>
      </w:r>
      <w:r>
        <w:rPr>
          <w:rStyle w:val="normaltextrun"/>
          <w:rFonts w:asciiTheme="minorHAnsi" w:hAnsiTheme="minorHAnsi" w:cstheme="minorHAnsi"/>
          <w:color w:val="000000"/>
          <w:sz w:val="22"/>
          <w:szCs w:val="22"/>
        </w:rPr>
        <w:t>EqD is m</w:t>
      </w:r>
      <w:r w:rsidR="009056D5" w:rsidRPr="00F23879">
        <w:rPr>
          <w:rStyle w:val="normaltextrun"/>
          <w:rFonts w:asciiTheme="minorHAnsi" w:hAnsiTheme="minorHAnsi" w:cstheme="minorHAnsi"/>
          <w:color w:val="000000"/>
          <w:sz w:val="22"/>
          <w:szCs w:val="22"/>
        </w:rPr>
        <w:t>easured in </w:t>
      </w:r>
      <w:r>
        <w:rPr>
          <w:rStyle w:val="normaltextrun"/>
          <w:rFonts w:asciiTheme="minorHAnsi" w:hAnsiTheme="minorHAnsi" w:cstheme="minorHAnsi"/>
          <w:color w:val="000000"/>
          <w:sz w:val="22"/>
          <w:szCs w:val="22"/>
        </w:rPr>
        <w:t>millisieverts (</w:t>
      </w:r>
      <w:r w:rsidR="009056D5" w:rsidRPr="00F23879">
        <w:rPr>
          <w:rStyle w:val="normaltextrun"/>
          <w:rFonts w:asciiTheme="minorHAnsi" w:hAnsiTheme="minorHAnsi" w:cstheme="minorHAnsi"/>
          <w:color w:val="000000"/>
          <w:sz w:val="22"/>
          <w:szCs w:val="22"/>
        </w:rPr>
        <w:t>mSv</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EqD is</w:t>
      </w:r>
      <w:r w:rsidR="009056D5" w:rsidRPr="00F23879">
        <w:rPr>
          <w:rStyle w:val="normaltextrun"/>
          <w:rFonts w:asciiTheme="minorHAnsi" w:hAnsiTheme="minorHAnsi" w:cstheme="minorHAnsi"/>
          <w:color w:val="000000"/>
          <w:sz w:val="22"/>
          <w:szCs w:val="22"/>
        </w:rPr>
        <w:t xml:space="preserve"> a product of the average absorbed dose in a tissue or organ and its associated weighting</w:t>
      </w:r>
      <w:r w:rsidR="00653340">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factor. </w:t>
      </w:r>
      <w:r w:rsidR="009056D5" w:rsidRPr="00F23879">
        <w:rPr>
          <w:rStyle w:val="eop"/>
          <w:rFonts w:asciiTheme="minorHAnsi" w:hAnsiTheme="minorHAnsi" w:cstheme="minorHAnsi"/>
          <w:color w:val="000000"/>
          <w:sz w:val="22"/>
          <w:szCs w:val="22"/>
        </w:rPr>
        <w:t>​</w:t>
      </w:r>
    </w:p>
    <w:p w14:paraId="74DCBFB8" w14:textId="77777777" w:rsidR="00264905" w:rsidRPr="00653340" w:rsidRDefault="00264905" w:rsidP="00264905">
      <w:pPr>
        <w:pStyle w:val="paragraph"/>
        <w:spacing w:before="0" w:beforeAutospacing="0" w:after="0" w:afterAutospacing="0"/>
        <w:textAlignment w:val="baseline"/>
        <w:rPr>
          <w:rStyle w:val="eop"/>
          <w:rFonts w:asciiTheme="minorHAnsi" w:hAnsiTheme="minorHAnsi" w:cstheme="minorHAnsi"/>
          <w:sz w:val="22"/>
          <w:szCs w:val="22"/>
        </w:rPr>
      </w:pPr>
    </w:p>
    <w:p w14:paraId="7BE1F466" w14:textId="6AAB50D8" w:rsidR="009C37DB" w:rsidRPr="00F82113" w:rsidRDefault="009056D5" w:rsidP="00F82113">
      <w:pPr>
        <w:pStyle w:val="Heading3"/>
        <w:rPr>
          <w:rStyle w:val="normaltextrun"/>
        </w:rPr>
      </w:pPr>
      <w:r w:rsidRPr="00F82113">
        <w:rPr>
          <w:rStyle w:val="normaltextrun"/>
        </w:rPr>
        <w:t xml:space="preserve">Exposure </w:t>
      </w:r>
      <w:r w:rsidR="009C37DB" w:rsidRPr="00F82113">
        <w:rPr>
          <w:rStyle w:val="normaltextrun"/>
        </w:rPr>
        <w:t>(X)</w:t>
      </w:r>
      <w:r w:rsidR="00D25722" w:rsidRPr="00F82113">
        <w:rPr>
          <w:rStyle w:val="normaltextrun"/>
          <w:vertAlign w:val="superscript"/>
        </w:rPr>
        <w:fldChar w:fldCharType="begin"/>
      </w:r>
      <w:r w:rsidR="00D25722" w:rsidRPr="00F82113">
        <w:rPr>
          <w:rStyle w:val="normaltextrun"/>
          <w:vertAlign w:val="superscript"/>
        </w:rPr>
        <w:instrText xml:space="preserve"> NOTEREF _Ref138162475 \h  \* MERGEFORMAT </w:instrText>
      </w:r>
      <w:r w:rsidR="00D25722" w:rsidRPr="00F82113">
        <w:rPr>
          <w:rStyle w:val="normaltextrun"/>
          <w:vertAlign w:val="superscript"/>
        </w:rPr>
      </w:r>
      <w:r w:rsidR="00D25722" w:rsidRPr="00F82113">
        <w:rPr>
          <w:rStyle w:val="normaltextrun"/>
          <w:vertAlign w:val="superscript"/>
        </w:rPr>
        <w:fldChar w:fldCharType="separate"/>
      </w:r>
      <w:r w:rsidR="00D25722" w:rsidRPr="00F82113">
        <w:rPr>
          <w:rStyle w:val="normaltextrun"/>
          <w:vertAlign w:val="superscript"/>
        </w:rPr>
        <w:t>4</w:t>
      </w:r>
      <w:r w:rsidR="00D25722" w:rsidRPr="00F82113">
        <w:rPr>
          <w:rStyle w:val="normaltextrun"/>
          <w:vertAlign w:val="superscript"/>
        </w:rPr>
        <w:fldChar w:fldCharType="end"/>
      </w:r>
    </w:p>
    <w:p w14:paraId="46046274" w14:textId="66B6746B" w:rsidR="00653340" w:rsidRDefault="009C37DB"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Exposure is defined as the total electrical charge of one sign, either all plus or all minus, per unit mass that x-ray photons generate in dry air.</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Exposure is m</w:t>
      </w:r>
      <w:r w:rsidR="009056D5" w:rsidRPr="00F23879">
        <w:rPr>
          <w:rStyle w:val="normaltextrun"/>
          <w:rFonts w:asciiTheme="minorHAnsi" w:hAnsiTheme="minorHAnsi" w:cstheme="minorHAnsi"/>
          <w:color w:val="000000"/>
          <w:sz w:val="22"/>
          <w:szCs w:val="22"/>
        </w:rPr>
        <w:t xml:space="preserve">easured in </w:t>
      </w:r>
      <w:r>
        <w:rPr>
          <w:rStyle w:val="normaltextrun"/>
          <w:rFonts w:asciiTheme="minorHAnsi" w:hAnsiTheme="minorHAnsi" w:cstheme="minorHAnsi"/>
          <w:color w:val="000000"/>
          <w:sz w:val="22"/>
          <w:szCs w:val="22"/>
        </w:rPr>
        <w:t>coulomb per kilogram (</w:t>
      </w:r>
      <w:r w:rsidR="009056D5" w:rsidRPr="00F23879">
        <w:rPr>
          <w:rStyle w:val="normaltextrun"/>
          <w:rFonts w:asciiTheme="minorHAnsi" w:hAnsiTheme="minorHAnsi" w:cstheme="minorHAnsi"/>
          <w:color w:val="000000"/>
          <w:sz w:val="22"/>
          <w:szCs w:val="22"/>
        </w:rPr>
        <w:t>C/kg</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p>
    <w:p w14:paraId="10238720"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4C66CF68" w14:textId="4B4642B6" w:rsidR="009C37DB" w:rsidRPr="00F82113" w:rsidRDefault="009056D5" w:rsidP="00F82113">
      <w:pPr>
        <w:pStyle w:val="Heading3"/>
        <w:rPr>
          <w:rStyle w:val="normaltextrun"/>
        </w:rPr>
      </w:pPr>
      <w:r w:rsidRPr="00F82113">
        <w:rPr>
          <w:rStyle w:val="normaltextrun"/>
        </w:rPr>
        <w:t xml:space="preserve">Effective dose </w:t>
      </w:r>
      <w:r w:rsidR="009C37DB" w:rsidRPr="00F82113">
        <w:rPr>
          <w:rStyle w:val="normaltextrun"/>
        </w:rPr>
        <w:t>(EfD)</w:t>
      </w:r>
      <w:r w:rsidR="00D25722" w:rsidRPr="00F82113">
        <w:rPr>
          <w:rStyle w:val="normaltextrun"/>
          <w:vertAlign w:val="superscript"/>
        </w:rPr>
        <w:fldChar w:fldCharType="begin"/>
      </w:r>
      <w:r w:rsidR="00D25722" w:rsidRPr="00F82113">
        <w:rPr>
          <w:rStyle w:val="normaltextrun"/>
          <w:vertAlign w:val="superscript"/>
        </w:rPr>
        <w:instrText xml:space="preserve"> NOTEREF _Ref138162475 \h  \* MERGEFORMAT </w:instrText>
      </w:r>
      <w:r w:rsidR="00D25722" w:rsidRPr="00F82113">
        <w:rPr>
          <w:rStyle w:val="normaltextrun"/>
          <w:vertAlign w:val="superscript"/>
        </w:rPr>
      </w:r>
      <w:r w:rsidR="00D25722" w:rsidRPr="00F82113">
        <w:rPr>
          <w:rStyle w:val="normaltextrun"/>
          <w:vertAlign w:val="superscript"/>
        </w:rPr>
        <w:fldChar w:fldCharType="separate"/>
      </w:r>
      <w:r w:rsidR="00D25722" w:rsidRPr="00F82113">
        <w:rPr>
          <w:rStyle w:val="normaltextrun"/>
          <w:vertAlign w:val="superscript"/>
        </w:rPr>
        <w:t>4</w:t>
      </w:r>
      <w:r w:rsidR="00D25722" w:rsidRPr="00F82113">
        <w:rPr>
          <w:rStyle w:val="normaltextrun"/>
          <w:vertAlign w:val="superscript"/>
        </w:rPr>
        <w:fldChar w:fldCharType="end"/>
      </w:r>
    </w:p>
    <w:p w14:paraId="4398A86D" w14:textId="124A6D2A" w:rsidR="00653340" w:rsidRPr="00653340" w:rsidRDefault="009C37DB"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Effective dose is the best measure for the overall risk of exposure to humans from ionizing radiation. EfD incorporates the effect of the type of radiation used and the variability in radiosensitivity of the specific organ or body part irradiated through appropriate weighting factors. EfD is m</w:t>
      </w:r>
      <w:r w:rsidR="009056D5" w:rsidRPr="00F23879">
        <w:rPr>
          <w:rStyle w:val="normaltextrun"/>
          <w:rFonts w:asciiTheme="minorHAnsi" w:hAnsiTheme="minorHAnsi" w:cstheme="minorHAnsi"/>
          <w:color w:val="000000"/>
          <w:sz w:val="22"/>
          <w:szCs w:val="22"/>
        </w:rPr>
        <w:t>easured in </w:t>
      </w:r>
      <w:r>
        <w:rPr>
          <w:rStyle w:val="normaltextrun"/>
          <w:rFonts w:asciiTheme="minorHAnsi" w:hAnsiTheme="minorHAnsi" w:cstheme="minorHAnsi"/>
          <w:color w:val="000000"/>
          <w:sz w:val="22"/>
          <w:szCs w:val="22"/>
        </w:rPr>
        <w:t>millisieverts (</w:t>
      </w:r>
      <w:r w:rsidR="009056D5" w:rsidRPr="00F23879">
        <w:rPr>
          <w:rStyle w:val="normaltextrun"/>
          <w:rFonts w:asciiTheme="minorHAnsi" w:hAnsiTheme="minorHAnsi" w:cstheme="minorHAnsi"/>
          <w:color w:val="000000"/>
          <w:sz w:val="22"/>
          <w:szCs w:val="22"/>
        </w:rPr>
        <w:t>mSv</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w:t>
      </w:r>
    </w:p>
    <w:p w14:paraId="27A01242" w14:textId="77777777" w:rsidR="00264905" w:rsidRDefault="00264905"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D729655" w14:textId="3F21AB67" w:rsidR="009C37DB" w:rsidRPr="00F82113" w:rsidRDefault="009056D5" w:rsidP="00F82113">
      <w:pPr>
        <w:pStyle w:val="Heading3"/>
        <w:rPr>
          <w:rStyle w:val="normaltextrun"/>
        </w:rPr>
      </w:pPr>
      <w:r w:rsidRPr="00F82113">
        <w:rPr>
          <w:rStyle w:val="normaltextrun"/>
        </w:rPr>
        <w:t>Air Kerma</w:t>
      </w:r>
      <w:r w:rsidR="00D25722" w:rsidRPr="00F82113">
        <w:rPr>
          <w:rStyle w:val="normaltextrun"/>
          <w:vertAlign w:val="superscript"/>
        </w:rPr>
        <w:fldChar w:fldCharType="begin"/>
      </w:r>
      <w:r w:rsidR="00D25722" w:rsidRPr="00F82113">
        <w:rPr>
          <w:rStyle w:val="normaltextrun"/>
          <w:vertAlign w:val="superscript"/>
        </w:rPr>
        <w:instrText xml:space="preserve"> NOTEREF _Ref138162475 \h  \* MERGEFORMAT </w:instrText>
      </w:r>
      <w:r w:rsidR="00D25722" w:rsidRPr="00F82113">
        <w:rPr>
          <w:rStyle w:val="normaltextrun"/>
          <w:vertAlign w:val="superscript"/>
        </w:rPr>
      </w:r>
      <w:r w:rsidR="00D25722" w:rsidRPr="00F82113">
        <w:rPr>
          <w:rStyle w:val="normaltextrun"/>
          <w:vertAlign w:val="superscript"/>
        </w:rPr>
        <w:fldChar w:fldCharType="separate"/>
      </w:r>
      <w:r w:rsidR="00D25722" w:rsidRPr="00F82113">
        <w:rPr>
          <w:rStyle w:val="normaltextrun"/>
          <w:vertAlign w:val="superscript"/>
        </w:rPr>
        <w:t>4</w:t>
      </w:r>
      <w:r w:rsidR="00D25722" w:rsidRPr="00F82113">
        <w:rPr>
          <w:rStyle w:val="normaltextrun"/>
          <w:vertAlign w:val="superscript"/>
        </w:rPr>
        <w:fldChar w:fldCharType="end"/>
      </w:r>
      <w:r w:rsidR="009C37DB" w:rsidRPr="00F82113">
        <w:rPr>
          <w:rStyle w:val="normaltextrun"/>
          <w:vertAlign w:val="superscript"/>
        </w:rPr>
        <w:t xml:space="preserve"> </w:t>
      </w:r>
    </w:p>
    <w:p w14:paraId="27D9110F" w14:textId="6FEFA3CD" w:rsidR="009056D5" w:rsidRPr="00F23879" w:rsidRDefault="00E22D8E" w:rsidP="00F23879">
      <w:pPr>
        <w:pStyle w:val="paragraph"/>
        <w:spacing w:before="0" w:beforeAutospacing="0" w:after="0" w:afterAutospacing="0"/>
        <w:textAlignment w:val="baseline"/>
        <w:rPr>
          <w:rFonts w:asciiTheme="minorHAnsi" w:hAnsiTheme="minorHAnsi" w:cstheme="minorHAnsi"/>
          <w:sz w:val="22"/>
          <w:szCs w:val="22"/>
        </w:rPr>
      </w:pPr>
      <w:moveToRangeStart w:id="64" w:author="Jessica Marshall" w:date="2023-06-28T15:08:00Z" w:name="move138857342"/>
      <w:moveTo w:id="65" w:author="Jessica Marshall" w:date="2023-06-28T15:08:00Z">
        <w:r w:rsidRPr="00F23879">
          <w:rPr>
            <w:rStyle w:val="normaltextrun"/>
            <w:rFonts w:asciiTheme="minorHAnsi" w:hAnsiTheme="minorHAnsi" w:cstheme="minorHAnsi"/>
            <w:color w:val="000000"/>
            <w:sz w:val="22"/>
            <w:szCs w:val="22"/>
          </w:rPr>
          <w:t>Kerma is an acronym for kinetic energy released per unit mass (kg) of air.</w:t>
        </w:r>
      </w:moveTo>
      <w:moveToRangeEnd w:id="64"/>
      <w:ins w:id="66" w:author="Jessica Marshall" w:date="2023-06-28T15:08:00Z">
        <w:r>
          <w:rPr>
            <w:rStyle w:val="normaltextrun"/>
            <w:rFonts w:asciiTheme="minorHAnsi" w:hAnsiTheme="minorHAnsi" w:cstheme="minorHAnsi"/>
            <w:color w:val="000000"/>
            <w:sz w:val="22"/>
            <w:szCs w:val="22"/>
          </w:rPr>
          <w:t xml:space="preserve"> </w:t>
        </w:r>
      </w:ins>
      <w:moveToRangeStart w:id="67" w:author="Jessica Marshall" w:date="2023-06-28T15:10:00Z" w:name="move138857421"/>
      <w:moveTo w:id="68" w:author="Jessica Marshall" w:date="2023-06-28T15:10:00Z">
        <w:r w:rsidR="00EC43F2" w:rsidRPr="00F23879">
          <w:rPr>
            <w:rStyle w:val="normaltextrun"/>
            <w:rFonts w:asciiTheme="minorHAnsi" w:hAnsiTheme="minorHAnsi" w:cstheme="minorHAnsi"/>
            <w:color w:val="000000"/>
            <w:sz w:val="22"/>
            <w:szCs w:val="22"/>
          </w:rPr>
          <w:t xml:space="preserve">It is a calculation of radiation intensity in </w:t>
        </w:r>
        <w:r w:rsidR="00EC43F2">
          <w:rPr>
            <w:rStyle w:val="normaltextrun"/>
            <w:rFonts w:asciiTheme="minorHAnsi" w:hAnsiTheme="minorHAnsi" w:cstheme="minorHAnsi"/>
            <w:color w:val="000000"/>
            <w:sz w:val="22"/>
            <w:szCs w:val="22"/>
          </w:rPr>
          <w:t xml:space="preserve">the </w:t>
        </w:r>
        <w:r w:rsidR="00EC43F2" w:rsidRPr="00F23879">
          <w:rPr>
            <w:rStyle w:val="normaltextrun"/>
            <w:rFonts w:asciiTheme="minorHAnsi" w:hAnsiTheme="minorHAnsi" w:cstheme="minorHAnsi"/>
            <w:color w:val="000000"/>
            <w:sz w:val="22"/>
            <w:szCs w:val="22"/>
          </w:rPr>
          <w:t>air. </w:t>
        </w:r>
      </w:moveTo>
      <w:moveToRangeEnd w:id="67"/>
      <w:r w:rsidR="009C37DB">
        <w:rPr>
          <w:rStyle w:val="normaltextrun"/>
          <w:rFonts w:asciiTheme="minorHAnsi" w:hAnsiTheme="minorHAnsi" w:cstheme="minorHAnsi"/>
          <w:color w:val="000000"/>
          <w:sz w:val="22"/>
          <w:szCs w:val="22"/>
        </w:rPr>
        <w:t xml:space="preserve">Air Kerma </w:t>
      </w:r>
      <w:r w:rsidR="009056D5" w:rsidRPr="00F23879">
        <w:rPr>
          <w:rStyle w:val="normaltextrun"/>
          <w:rFonts w:asciiTheme="minorHAnsi" w:hAnsiTheme="minorHAnsi" w:cstheme="minorHAnsi"/>
          <w:color w:val="000000"/>
          <w:sz w:val="22"/>
          <w:szCs w:val="22"/>
        </w:rPr>
        <w:t xml:space="preserve">is another quantity that is used to express </w:t>
      </w:r>
      <w:r w:rsidR="009C37DB">
        <w:rPr>
          <w:rStyle w:val="normaltextrun"/>
          <w:rFonts w:asciiTheme="minorHAnsi" w:hAnsiTheme="minorHAnsi" w:cstheme="minorHAnsi"/>
          <w:color w:val="000000"/>
          <w:sz w:val="22"/>
          <w:szCs w:val="22"/>
        </w:rPr>
        <w:t xml:space="preserve">how energy is transferred from a beam of radiation to air. </w:t>
      </w:r>
      <w:ins w:id="69" w:author="Jessica Marshall" w:date="2023-06-28T15:09:00Z">
        <w:r>
          <w:rPr>
            <w:rStyle w:val="normaltextrun"/>
            <w:rFonts w:asciiTheme="minorHAnsi" w:hAnsiTheme="minorHAnsi" w:cstheme="minorHAnsi"/>
            <w:color w:val="000000"/>
            <w:sz w:val="22"/>
            <w:szCs w:val="22"/>
          </w:rPr>
          <w:t>Th</w:t>
        </w:r>
        <w:r w:rsidR="00EC43F2">
          <w:rPr>
            <w:rStyle w:val="normaltextrun"/>
            <w:rFonts w:asciiTheme="minorHAnsi" w:hAnsiTheme="minorHAnsi" w:cstheme="minorHAnsi"/>
            <w:color w:val="000000"/>
            <w:sz w:val="22"/>
            <w:szCs w:val="22"/>
          </w:rPr>
          <w:t xml:space="preserve">e field is transitioning to use of air Kerma in place of using exposure to measure quantity. </w:t>
        </w:r>
      </w:ins>
      <w:del w:id="70" w:author="Jessica Marshall" w:date="2023-06-28T15:10:00Z">
        <w:r w:rsidR="009C37DB" w:rsidDel="00EC43F2">
          <w:rPr>
            <w:rStyle w:val="normaltextrun"/>
            <w:rFonts w:asciiTheme="minorHAnsi" w:hAnsiTheme="minorHAnsi" w:cstheme="minorHAnsi"/>
            <w:color w:val="000000"/>
            <w:sz w:val="22"/>
            <w:szCs w:val="22"/>
          </w:rPr>
          <w:delText xml:space="preserve">Air Kerma is replacing the traditional </w:delText>
        </w:r>
      </w:del>
      <w:del w:id="71" w:author="Jessica Marshall" w:date="2023-06-28T15:08:00Z">
        <w:r w:rsidR="009C37DB" w:rsidDel="00E22D8E">
          <w:rPr>
            <w:rStyle w:val="normaltextrun"/>
            <w:rFonts w:asciiTheme="minorHAnsi" w:hAnsiTheme="minorHAnsi" w:cstheme="minorHAnsi"/>
            <w:color w:val="000000"/>
            <w:sz w:val="22"/>
            <w:szCs w:val="22"/>
          </w:rPr>
          <w:delText xml:space="preserve"> </w:delText>
        </w:r>
      </w:del>
      <w:del w:id="72" w:author="Jessica Marshall" w:date="2023-06-28T15:10:00Z">
        <w:r w:rsidR="009C37DB" w:rsidDel="00EC43F2">
          <w:rPr>
            <w:rStyle w:val="normaltextrun"/>
            <w:rFonts w:asciiTheme="minorHAnsi" w:hAnsiTheme="minorHAnsi" w:cstheme="minorHAnsi"/>
            <w:color w:val="000000"/>
            <w:sz w:val="22"/>
            <w:szCs w:val="22"/>
          </w:rPr>
          <w:delText xml:space="preserve">quantity, exposure. </w:delText>
        </w:r>
      </w:del>
      <w:r w:rsidR="009C37DB">
        <w:rPr>
          <w:rStyle w:val="normaltextrun"/>
          <w:rFonts w:asciiTheme="minorHAnsi" w:hAnsiTheme="minorHAnsi" w:cstheme="minorHAnsi"/>
          <w:color w:val="000000"/>
          <w:sz w:val="22"/>
          <w:szCs w:val="22"/>
        </w:rPr>
        <w:t>Because of this, x-ray tube output and inputs to the image receptors are now expressed in air kerma.</w:t>
      </w:r>
      <w:moveFromRangeStart w:id="73" w:author="Jessica Marshall" w:date="2023-06-28T15:08:00Z" w:name="move138857342"/>
      <w:moveFrom w:id="74" w:author="Jessica Marshall" w:date="2023-06-28T15:08:00Z">
        <w:r w:rsidR="009C37DB" w:rsidDel="00E22D8E">
          <w:rPr>
            <w:rStyle w:val="normaltextrun"/>
            <w:rFonts w:asciiTheme="minorHAnsi" w:hAnsiTheme="minorHAnsi" w:cstheme="minorHAnsi"/>
            <w:color w:val="000000"/>
            <w:sz w:val="22"/>
            <w:szCs w:val="22"/>
          </w:rPr>
          <w:t xml:space="preserve"> </w:t>
        </w:r>
        <w:r w:rsidR="009056D5" w:rsidRPr="00F23879" w:rsidDel="00E22D8E">
          <w:rPr>
            <w:rStyle w:val="normaltextrun"/>
            <w:rFonts w:asciiTheme="minorHAnsi" w:hAnsiTheme="minorHAnsi" w:cstheme="minorHAnsi"/>
            <w:color w:val="000000"/>
            <w:sz w:val="22"/>
            <w:szCs w:val="22"/>
          </w:rPr>
          <w:t>Kerma is an acronym for kinetic energy released per unit mass (kg) of air.</w:t>
        </w:r>
      </w:moveFrom>
      <w:moveFromRangeEnd w:id="73"/>
      <w:r w:rsidR="009056D5" w:rsidRPr="00F23879">
        <w:rPr>
          <w:rStyle w:val="normaltextrun"/>
          <w:rFonts w:asciiTheme="minorHAnsi" w:hAnsiTheme="minorHAnsi" w:cstheme="minorHAnsi"/>
          <w:color w:val="000000"/>
          <w:sz w:val="22"/>
          <w:szCs w:val="22"/>
        </w:rPr>
        <w:t xml:space="preserve">  </w:t>
      </w:r>
      <w:moveFromRangeStart w:id="75" w:author="Jessica Marshall" w:date="2023-06-28T15:10:00Z" w:name="move138857421"/>
      <w:moveFrom w:id="76" w:author="Jessica Marshall" w:date="2023-06-28T15:10:00Z">
        <w:r w:rsidR="009056D5" w:rsidRPr="00F23879" w:rsidDel="00EC43F2">
          <w:rPr>
            <w:rStyle w:val="normaltextrun"/>
            <w:rFonts w:asciiTheme="minorHAnsi" w:hAnsiTheme="minorHAnsi" w:cstheme="minorHAnsi"/>
            <w:color w:val="000000"/>
            <w:sz w:val="22"/>
            <w:szCs w:val="22"/>
          </w:rPr>
          <w:t xml:space="preserve">It is a calculation of radiation intensity in </w:t>
        </w:r>
        <w:r w:rsidR="009C37DB" w:rsidDel="00EC43F2">
          <w:rPr>
            <w:rStyle w:val="normaltextrun"/>
            <w:rFonts w:asciiTheme="minorHAnsi" w:hAnsiTheme="minorHAnsi" w:cstheme="minorHAnsi"/>
            <w:color w:val="000000"/>
            <w:sz w:val="22"/>
            <w:szCs w:val="22"/>
          </w:rPr>
          <w:t xml:space="preserve">the </w:t>
        </w:r>
        <w:r w:rsidR="009056D5" w:rsidRPr="00F23879" w:rsidDel="00EC43F2">
          <w:rPr>
            <w:rStyle w:val="normaltextrun"/>
            <w:rFonts w:asciiTheme="minorHAnsi" w:hAnsiTheme="minorHAnsi" w:cstheme="minorHAnsi"/>
            <w:color w:val="000000"/>
            <w:sz w:val="22"/>
            <w:szCs w:val="22"/>
          </w:rPr>
          <w:t>air. </w:t>
        </w:r>
      </w:moveFrom>
      <w:moveFromRangeEnd w:id="75"/>
      <w:r w:rsidR="009C37DB">
        <w:rPr>
          <w:rStyle w:val="normaltextrun"/>
          <w:rFonts w:asciiTheme="minorHAnsi" w:hAnsiTheme="minorHAnsi" w:cstheme="minorHAnsi"/>
          <w:color w:val="000000"/>
          <w:sz w:val="22"/>
          <w:szCs w:val="22"/>
        </w:rPr>
        <w:t xml:space="preserve">Air kerma is measured in milligrays (mGy). </w:t>
      </w:r>
    </w:p>
    <w:p w14:paraId="24FBBA6A" w14:textId="77777777" w:rsidR="009056D5"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02CABB4" w14:textId="36DD5B27" w:rsidR="0096537C" w:rsidRPr="00D25722" w:rsidRDefault="009056D5" w:rsidP="00F82113">
      <w:pPr>
        <w:pStyle w:val="Heading2"/>
      </w:pPr>
      <w:r w:rsidRPr="00D25722">
        <w:t>Radiosensitivity</w:t>
      </w:r>
      <w:r w:rsidR="00851C9F" w:rsidRPr="00D25722">
        <w:rPr>
          <w:vertAlign w:val="superscript"/>
        </w:rPr>
        <w:fldChar w:fldCharType="begin"/>
      </w:r>
      <w:r w:rsidR="00851C9F" w:rsidRPr="00D25722">
        <w:rPr>
          <w:vertAlign w:val="superscript"/>
        </w:rPr>
        <w:instrText xml:space="preserve"> NOTEREF _Ref138162475 \h  \* MERGEFORMAT </w:instrText>
      </w:r>
      <w:r w:rsidR="00851C9F" w:rsidRPr="00D25722">
        <w:rPr>
          <w:vertAlign w:val="superscript"/>
        </w:rPr>
      </w:r>
      <w:r w:rsidR="00851C9F" w:rsidRPr="00D25722">
        <w:rPr>
          <w:vertAlign w:val="superscript"/>
        </w:rPr>
        <w:fldChar w:fldCharType="separate"/>
      </w:r>
      <w:r w:rsidR="00851C9F" w:rsidRPr="00D25722">
        <w:rPr>
          <w:vertAlign w:val="superscript"/>
        </w:rPr>
        <w:t>4</w:t>
      </w:r>
      <w:r w:rsidR="00851C9F" w:rsidRPr="00D25722">
        <w:rPr>
          <w:vertAlign w:val="superscript"/>
        </w:rPr>
        <w:fldChar w:fldCharType="end"/>
      </w:r>
    </w:p>
    <w:p w14:paraId="3F5D648F" w14:textId="49F653C2" w:rsidR="009056D5" w:rsidRPr="0096537C" w:rsidRDefault="00851C9F" w:rsidP="00F23879">
      <w:pPr>
        <w:pStyle w:val="paragraph"/>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human body is composed of different types of cells and tissues, which vary in their degree of </w:t>
      </w:r>
      <w:r w:rsidRPr="008758A1">
        <w:rPr>
          <w:rStyle w:val="normaltextrun"/>
          <w:rFonts w:asciiTheme="minorHAnsi" w:hAnsiTheme="minorHAnsi" w:cstheme="minorHAnsi"/>
          <w:color w:val="000000"/>
          <w:sz w:val="22"/>
          <w:szCs w:val="22"/>
          <w:highlight w:val="yellow"/>
        </w:rPr>
        <w:t>radiosensitivity, meaning some cells and tissues are more sensitive to the effects of radiation than others.</w:t>
      </w:r>
      <w:r>
        <w:rPr>
          <w:rStyle w:val="normaltextrun"/>
          <w:rFonts w:asciiTheme="minorHAnsi" w:hAnsiTheme="minorHAnsi" w:cstheme="minorHAnsi"/>
          <w:color w:val="000000"/>
          <w:sz w:val="22"/>
          <w:szCs w:val="22"/>
        </w:rPr>
        <w:t xml:space="preserve"> </w:t>
      </w:r>
      <w:r w:rsidR="009056D5" w:rsidRPr="00F23879">
        <w:rPr>
          <w:rStyle w:val="normaltextrun"/>
          <w:rFonts w:asciiTheme="minorHAnsi" w:hAnsiTheme="minorHAnsi" w:cstheme="minorHAnsi"/>
          <w:color w:val="000000"/>
          <w:sz w:val="22"/>
          <w:szCs w:val="22"/>
        </w:rPr>
        <w:t xml:space="preserve">When radiation damage appears at the whole-body level, this </w:t>
      </w:r>
      <w:r w:rsidR="00D84DD1">
        <w:rPr>
          <w:rStyle w:val="normaltextrun"/>
          <w:rFonts w:asciiTheme="minorHAnsi" w:hAnsiTheme="minorHAnsi" w:cstheme="minorHAnsi"/>
          <w:color w:val="000000"/>
          <w:sz w:val="22"/>
          <w:szCs w:val="22"/>
        </w:rPr>
        <w:t>results from</w:t>
      </w:r>
      <w:r w:rsidR="009056D5" w:rsidRPr="00F23879">
        <w:rPr>
          <w:rStyle w:val="normaltextrun"/>
          <w:rFonts w:asciiTheme="minorHAnsi" w:hAnsiTheme="minorHAnsi" w:cstheme="minorHAnsi"/>
          <w:color w:val="000000"/>
          <w:sz w:val="22"/>
          <w:szCs w:val="22"/>
        </w:rPr>
        <w:t xml:space="preserve"> damage to organ systems, which are a consequence of radiation damage to cells of that particular system</w:t>
      </w:r>
      <w:commentRangeStart w:id="77"/>
      <w:r w:rsidR="009056D5" w:rsidRPr="00F23879">
        <w:rPr>
          <w:rStyle w:val="normaltextrun"/>
          <w:rFonts w:asciiTheme="minorHAnsi" w:hAnsiTheme="minorHAnsi" w:cstheme="minorHAnsi"/>
          <w:color w:val="000000"/>
          <w:sz w:val="22"/>
          <w:szCs w:val="22"/>
        </w:rPr>
        <w:t>.</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9056D5" w:rsidRPr="00F23879">
        <w:rPr>
          <w:rStyle w:val="eop"/>
          <w:rFonts w:asciiTheme="minorHAnsi" w:hAnsiTheme="minorHAnsi" w:cstheme="minorHAnsi"/>
          <w:color w:val="000000"/>
          <w:sz w:val="22"/>
          <w:szCs w:val="22"/>
        </w:rPr>
        <w:t>​</w:t>
      </w:r>
      <w:commentRangeEnd w:id="77"/>
      <w:r w:rsidR="00EC43F2">
        <w:rPr>
          <w:rStyle w:val="CommentReference"/>
          <w:rFonts w:asciiTheme="minorHAnsi" w:eastAsiaTheme="minorHAnsi" w:hAnsiTheme="minorHAnsi" w:cstheme="minorBidi"/>
          <w:kern w:val="2"/>
          <w14:ligatures w14:val="standardContextual"/>
        </w:rPr>
        <w:commentReference w:id="77"/>
      </w:r>
      <w:r w:rsidR="009056D5" w:rsidRPr="00F23879">
        <w:rPr>
          <w:rStyle w:val="normaltextrun"/>
          <w:rFonts w:asciiTheme="minorHAnsi" w:hAnsiTheme="minorHAnsi" w:cstheme="minorHAnsi"/>
          <w:color w:val="000000"/>
          <w:sz w:val="22"/>
          <w:szCs w:val="22"/>
        </w:rPr>
        <w:t>Immature cells are nonspecialized</w:t>
      </w:r>
      <w:r>
        <w:rPr>
          <w:rStyle w:val="normaltextrun"/>
          <w:rFonts w:asciiTheme="minorHAnsi" w:hAnsiTheme="minorHAnsi" w:cstheme="minorHAnsi"/>
          <w:color w:val="000000"/>
          <w:sz w:val="22"/>
          <w:szCs w:val="22"/>
        </w:rPr>
        <w:t xml:space="preserve"> and undergo </w:t>
      </w:r>
      <w:r w:rsidR="009056D5" w:rsidRPr="00F23879">
        <w:rPr>
          <w:rStyle w:val="normaltextrun"/>
          <w:rFonts w:asciiTheme="minorHAnsi" w:hAnsiTheme="minorHAnsi" w:cstheme="minorHAnsi"/>
          <w:color w:val="000000"/>
          <w:sz w:val="22"/>
          <w:szCs w:val="22"/>
        </w:rPr>
        <w:t>rapid cell division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therefore, they are</w:t>
      </w:r>
      <w:r w:rsidR="00563657">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s</w:t>
      </w:r>
      <w:r w:rsidR="009056D5" w:rsidRPr="00F23879">
        <w:rPr>
          <w:rStyle w:val="normaltextrun"/>
          <w:rFonts w:asciiTheme="minorHAnsi" w:hAnsiTheme="minorHAnsi" w:cstheme="minorHAnsi"/>
          <w:color w:val="000000"/>
          <w:sz w:val="22"/>
          <w:szCs w:val="22"/>
        </w:rPr>
        <w:t>ignificantly more radiosensitive than mature cells.</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Conversely,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ature cells are specialized</w:t>
      </w:r>
      <w:r>
        <w:rPr>
          <w:rStyle w:val="normaltextrun"/>
          <w:rFonts w:asciiTheme="minorHAnsi" w:hAnsiTheme="minorHAnsi" w:cstheme="minorHAnsi"/>
          <w:color w:val="000000"/>
          <w:sz w:val="22"/>
          <w:szCs w:val="22"/>
        </w:rPr>
        <w:t xml:space="preserve"> and </w:t>
      </w:r>
      <w:r w:rsidR="009056D5" w:rsidRPr="00F23879">
        <w:rPr>
          <w:rStyle w:val="normaltextrun"/>
          <w:rFonts w:asciiTheme="minorHAnsi" w:hAnsiTheme="minorHAnsi" w:cstheme="minorHAnsi"/>
          <w:color w:val="000000"/>
          <w:sz w:val="22"/>
          <w:szCs w:val="22"/>
        </w:rPr>
        <w:t>divide slower</w:t>
      </w:r>
      <w:r w:rsidR="00D84DD1">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 if at all</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therefore, they are considered less radiosensitive.</w:t>
      </w:r>
      <w:r w:rsidR="009056D5" w:rsidRPr="00F23879">
        <w:rPr>
          <w:rStyle w:val="normaltextrun"/>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Deoxyribonucleic acid (</w:t>
      </w:r>
      <w:r w:rsidR="009056D5" w:rsidRPr="00F23879">
        <w:rPr>
          <w:rStyle w:val="normaltextrun"/>
          <w:rFonts w:asciiTheme="minorHAnsi" w:hAnsiTheme="minorHAnsi" w:cstheme="minorHAnsi"/>
          <w:color w:val="000000"/>
          <w:sz w:val="22"/>
          <w:szCs w:val="22"/>
        </w:rPr>
        <w:t>DNA</w:t>
      </w:r>
      <w:r>
        <w:rPr>
          <w:rStyle w:val="normaltextrun"/>
          <w:rFonts w:asciiTheme="minorHAnsi" w:hAnsiTheme="minorHAnsi" w:cstheme="minorHAnsi"/>
          <w:color w:val="000000"/>
          <w:sz w:val="22"/>
          <w:szCs w:val="22"/>
        </w:rPr>
        <w:t>), located in the cell's nucleus, is the cell's most radiosensitive part</w:t>
      </w:r>
      <w:r w:rsidR="00D84DD1">
        <w:rPr>
          <w:rStyle w:val="normaltextrun"/>
          <w:rFonts w:asciiTheme="minorHAnsi" w:hAnsiTheme="minorHAnsi" w:cstheme="minorHAnsi"/>
          <w:color w:val="000000"/>
          <w:sz w:val="22"/>
          <w:szCs w:val="22"/>
        </w:rPr>
        <w:t>.</w:t>
      </w:r>
    </w:p>
    <w:p w14:paraId="02CEA86B" w14:textId="77777777" w:rsidR="009056D5" w:rsidRPr="00F23879" w:rsidRDefault="009056D5"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B68B503" w14:textId="1A388A93"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t>As far as tissues of the body, lymphocytes (white blood cells), spermatogonia, erythrocytes (red blood cells)</w:t>
      </w:r>
      <w:r w:rsidR="00573113">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intestinal crypt cells (mucosal glands of the small intestine) are highly radiosensitive. </w:t>
      </w:r>
      <w:r w:rsidRPr="00EC43F2">
        <w:rPr>
          <w:rStyle w:val="normaltextrun"/>
          <w:rFonts w:asciiTheme="minorHAnsi" w:hAnsiTheme="minorHAnsi" w:cstheme="minorHAnsi"/>
          <w:color w:val="444444"/>
          <w:sz w:val="22"/>
          <w:szCs w:val="22"/>
          <w:highlight w:val="magenta"/>
          <w:rPrChange w:id="78"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79"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Muscle cells, nerve cells</w:t>
      </w:r>
      <w:r w:rsidR="00573113">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chondrocytes (produce cartilage) are considered as low radiosensitivity. </w:t>
      </w:r>
      <w:r w:rsidRPr="00EC43F2">
        <w:rPr>
          <w:rStyle w:val="normaltextrun"/>
          <w:rFonts w:asciiTheme="minorHAnsi" w:hAnsiTheme="minorHAnsi" w:cstheme="minorHAnsi"/>
          <w:color w:val="444444"/>
          <w:sz w:val="22"/>
          <w:szCs w:val="22"/>
          <w:highlight w:val="magenta"/>
          <w:rPrChange w:id="80"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81"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 xml:space="preserve">Neither </w:t>
      </w:r>
      <w:r w:rsidR="00851C9F">
        <w:rPr>
          <w:rStyle w:val="normaltextrun"/>
          <w:rFonts w:asciiTheme="minorHAnsi" w:hAnsiTheme="minorHAnsi" w:cstheme="minorHAnsi"/>
          <w:color w:val="000000"/>
          <w:sz w:val="22"/>
          <w:szCs w:val="22"/>
        </w:rPr>
        <w:t>patients' blood nor the blood-forming organ</w:t>
      </w:r>
      <w:r w:rsidRPr="00F23879">
        <w:rPr>
          <w:rStyle w:val="normaltextrun"/>
          <w:rFonts w:asciiTheme="minorHAnsi" w:hAnsiTheme="minorHAnsi" w:cstheme="minorHAnsi"/>
          <w:color w:val="000000"/>
          <w:sz w:val="22"/>
          <w:szCs w:val="22"/>
        </w:rPr>
        <w:t>s should undergo appreciable damage from radiation exposure received during diagnostic imaging procedures. </w:t>
      </w:r>
      <w:r w:rsidRPr="00EC43F2">
        <w:rPr>
          <w:rStyle w:val="normaltextrun"/>
          <w:rFonts w:asciiTheme="minorHAnsi" w:hAnsiTheme="minorHAnsi" w:cstheme="minorHAnsi"/>
          <w:color w:val="444444"/>
          <w:sz w:val="22"/>
          <w:szCs w:val="22"/>
          <w:highlight w:val="magenta"/>
          <w:rPrChange w:id="82" w:author="Jessica Marshall" w:date="2023-06-28T15:10:00Z">
            <w:rPr>
              <w:rStyle w:val="normaltextrun"/>
              <w:rFonts w:asciiTheme="minorHAnsi" w:hAnsiTheme="minorHAnsi" w:cstheme="minorHAnsi"/>
              <w:color w:val="444444"/>
              <w:sz w:val="22"/>
              <w:szCs w:val="22"/>
            </w:rPr>
          </w:rPrChange>
        </w:rPr>
        <w:t>​</w:t>
      </w:r>
      <w:r w:rsidRPr="00EC43F2">
        <w:rPr>
          <w:rStyle w:val="eop"/>
          <w:rFonts w:asciiTheme="minorHAnsi" w:hAnsiTheme="minorHAnsi" w:cstheme="minorHAnsi"/>
          <w:color w:val="444444"/>
          <w:sz w:val="22"/>
          <w:szCs w:val="22"/>
          <w:highlight w:val="magenta"/>
          <w:rPrChange w:id="83" w:author="Jessica Marshall" w:date="2023-06-28T15:10:00Z">
            <w:rPr>
              <w:rStyle w:val="eop"/>
              <w:rFonts w:asciiTheme="minorHAnsi" w:hAnsiTheme="minorHAnsi" w:cstheme="minorHAnsi"/>
              <w:color w:val="444444"/>
              <w:sz w:val="22"/>
              <w:szCs w:val="22"/>
            </w:rPr>
          </w:rPrChange>
        </w:rPr>
        <w:t>​</w:t>
      </w:r>
      <w:r w:rsidRPr="00F23879">
        <w:rPr>
          <w:rStyle w:val="normaltextrun"/>
          <w:rFonts w:asciiTheme="minorHAnsi" w:hAnsiTheme="minorHAnsi" w:cstheme="minorHAnsi"/>
          <w:color w:val="000000"/>
          <w:sz w:val="22"/>
          <w:szCs w:val="22"/>
        </w:rPr>
        <w:t xml:space="preserve">However, studies indicate some chromosome aberrations in circulating lymphocytes that have received radiation doses within the diagnostic radiology range. This </w:t>
      </w:r>
      <w:r w:rsidR="00851C9F">
        <w:rPr>
          <w:rStyle w:val="normaltextrun"/>
          <w:rFonts w:asciiTheme="minorHAnsi" w:hAnsiTheme="minorHAnsi" w:cstheme="minorHAnsi"/>
          <w:color w:val="000000"/>
          <w:sz w:val="22"/>
          <w:szCs w:val="22"/>
        </w:rPr>
        <w:t xml:space="preserve">response </w:t>
      </w:r>
      <w:r w:rsidRPr="00F23879">
        <w:rPr>
          <w:rStyle w:val="normaltextrun"/>
          <w:rFonts w:asciiTheme="minorHAnsi" w:hAnsiTheme="minorHAnsi" w:cstheme="minorHAnsi"/>
          <w:color w:val="000000"/>
          <w:sz w:val="22"/>
          <w:szCs w:val="22"/>
        </w:rPr>
        <w:t>has been seen in high-level fluoro</w:t>
      </w:r>
      <w:r w:rsidR="00573113">
        <w:rPr>
          <w:rStyle w:val="normaltextrun"/>
          <w:rFonts w:asciiTheme="minorHAnsi" w:hAnsiTheme="minorHAnsi" w:cstheme="minorHAnsi"/>
          <w:color w:val="000000"/>
          <w:sz w:val="22"/>
          <w:szCs w:val="22"/>
        </w:rPr>
        <w:t>scopy</w:t>
      </w:r>
      <w:r w:rsidRPr="00F23879">
        <w:rPr>
          <w:rStyle w:val="normaltextrun"/>
          <w:rFonts w:asciiTheme="minorHAnsi" w:hAnsiTheme="minorHAnsi" w:cstheme="minorHAnsi"/>
          <w:color w:val="000000"/>
          <w:sz w:val="22"/>
          <w:szCs w:val="22"/>
        </w:rPr>
        <w:t> </w:t>
      </w:r>
      <w:r w:rsidR="00573113">
        <w:rPr>
          <w:rStyle w:val="normaltextrun"/>
          <w:rFonts w:asciiTheme="minorHAnsi" w:hAnsiTheme="minorHAnsi" w:cstheme="minorHAnsi"/>
          <w:color w:val="000000"/>
          <w:sz w:val="22"/>
          <w:szCs w:val="22"/>
        </w:rPr>
        <w:t>procedures</w:t>
      </w:r>
      <w:r w:rsidRPr="00F23879">
        <w:rPr>
          <w:rStyle w:val="normaltextrun"/>
          <w:rFonts w:asciiTheme="minorHAnsi" w:hAnsiTheme="minorHAnsi" w:cstheme="minorHAnsi"/>
          <w:color w:val="000000"/>
          <w:sz w:val="22"/>
          <w:szCs w:val="22"/>
        </w:rPr>
        <w:t xml:space="preserve"> such as heart cath</w:t>
      </w:r>
      <w:r w:rsidR="00573113">
        <w:rPr>
          <w:rStyle w:val="normaltextrun"/>
          <w:rFonts w:asciiTheme="minorHAnsi" w:hAnsiTheme="minorHAnsi" w:cstheme="minorHAnsi"/>
          <w:color w:val="000000"/>
          <w:sz w:val="22"/>
          <w:szCs w:val="22"/>
        </w:rPr>
        <w:t>eterization</w:t>
      </w:r>
      <w:r w:rsidRPr="00F23879">
        <w:rPr>
          <w:rStyle w:val="normaltextrun"/>
          <w:rFonts w:asciiTheme="minorHAnsi" w:hAnsiTheme="minorHAnsi" w:cstheme="minorHAnsi"/>
          <w:color w:val="000000"/>
          <w:sz w:val="22"/>
          <w:szCs w:val="22"/>
        </w:rPr>
        <w:t> and other invasive procedures. </w:t>
      </w:r>
    </w:p>
    <w:p w14:paraId="574935AB" w14:textId="77777777"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p>
    <w:p w14:paraId="2AFA94A1" w14:textId="18610F8E" w:rsidR="009056D5" w:rsidRPr="00F23879" w:rsidDel="00F82113" w:rsidRDefault="009056D5" w:rsidP="00F23879">
      <w:pPr>
        <w:pStyle w:val="paragraph"/>
        <w:spacing w:before="0" w:beforeAutospacing="0" w:after="0" w:afterAutospacing="0"/>
        <w:textAlignment w:val="baseline"/>
        <w:rPr>
          <w:del w:id="84" w:author="Jessica Marshall" w:date="2023-06-28T14:47:00Z"/>
          <w:rFonts w:asciiTheme="minorHAnsi" w:hAnsiTheme="minorHAnsi" w:cstheme="minorHAnsi"/>
          <w:sz w:val="22"/>
          <w:szCs w:val="22"/>
        </w:rPr>
      </w:pPr>
      <w:del w:id="85" w:author="Jessica Marshall" w:date="2023-06-28T14:47:00Z">
        <w:r w:rsidRPr="00F23879" w:rsidDel="00F82113">
          <w:rPr>
            <w:rFonts w:asciiTheme="minorHAnsi" w:hAnsiTheme="minorHAnsi" w:cstheme="minorHAnsi"/>
            <w:sz w:val="22"/>
            <w:szCs w:val="22"/>
          </w:rPr>
          <w:delText>Law of Bergonie’ and Tribondeau</w:delText>
        </w:r>
      </w:del>
    </w:p>
    <w:p w14:paraId="55AB4C95" w14:textId="07395C23" w:rsidR="009056D5" w:rsidRPr="00F23879" w:rsidRDefault="00851C9F" w:rsidP="0096537C">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The </w:t>
      </w:r>
      <w:r w:rsidRPr="00F23879">
        <w:rPr>
          <w:rFonts w:asciiTheme="minorHAnsi" w:hAnsiTheme="minorHAnsi" w:cstheme="minorHAnsi"/>
          <w:sz w:val="22"/>
          <w:szCs w:val="22"/>
        </w:rPr>
        <w:t>Law of Bergonie’ and Tribondeau</w:t>
      </w:r>
      <w:r>
        <w:rPr>
          <w:rFonts w:asciiTheme="minorHAnsi" w:hAnsiTheme="minorHAnsi" w:cstheme="minorHAnsi"/>
          <w:sz w:val="22"/>
          <w:szCs w:val="22"/>
        </w:rPr>
        <w:t xml:space="preserve"> states that </w:t>
      </w:r>
      <w:r>
        <w:rPr>
          <w:rStyle w:val="normaltextrun"/>
          <w:rFonts w:asciiTheme="minorHAnsi" w:hAnsiTheme="minorHAnsi" w:cstheme="minorHAnsi"/>
          <w:color w:val="000000"/>
          <w:sz w:val="22"/>
          <w:szCs w:val="22"/>
        </w:rPr>
        <w:t>t</w:t>
      </w:r>
      <w:r w:rsidR="009056D5" w:rsidRPr="00F23879">
        <w:rPr>
          <w:rStyle w:val="normaltextrun"/>
          <w:rFonts w:asciiTheme="minorHAnsi" w:hAnsiTheme="minorHAnsi" w:cstheme="minorHAnsi"/>
          <w:color w:val="000000"/>
          <w:sz w:val="22"/>
          <w:szCs w:val="22"/>
        </w:rPr>
        <w:t xml:space="preserve">he most pronounced radiation effects occur in cells with the least maturity specialization or differentiation, the greatest reproductivity, and the </w:t>
      </w:r>
      <w:r w:rsidR="00D84DD1">
        <w:rPr>
          <w:rStyle w:val="normaltextrun"/>
          <w:rFonts w:asciiTheme="minorHAnsi" w:hAnsiTheme="minorHAnsi" w:cstheme="minorHAnsi"/>
          <w:color w:val="000000"/>
          <w:sz w:val="22"/>
          <w:szCs w:val="22"/>
        </w:rPr>
        <w:t>most prolonged</w:t>
      </w:r>
      <w:r w:rsidR="009056D5" w:rsidRPr="00F23879">
        <w:rPr>
          <w:rStyle w:val="normaltextrun"/>
          <w:rFonts w:asciiTheme="minorHAnsi" w:hAnsiTheme="minorHAnsi" w:cstheme="minorHAnsi"/>
          <w:color w:val="000000"/>
          <w:sz w:val="22"/>
          <w:szCs w:val="22"/>
        </w:rPr>
        <w:t xml:space="preserve"> mitotic phases.</w:t>
      </w:r>
      <w:r w:rsidR="009056D5" w:rsidRPr="00F23879">
        <w:rPr>
          <w:rStyle w:val="eop"/>
          <w:rFonts w:asciiTheme="minorHAnsi" w:hAnsiTheme="minorHAnsi" w:cstheme="minorHAnsi"/>
          <w:color w:val="000000"/>
          <w:sz w:val="22"/>
          <w:szCs w:val="22"/>
        </w:rPr>
        <w:t>​</w:t>
      </w:r>
      <w:r w:rsidR="00D84DD1">
        <w:rPr>
          <w:rStyle w:val="normaltextrun"/>
          <w:rFonts w:asciiTheme="minorHAnsi" w:hAnsiTheme="minorHAnsi" w:cstheme="minorHAnsi"/>
          <w:color w:val="000000"/>
          <w:sz w:val="22"/>
          <w:szCs w:val="22"/>
        </w:rPr>
        <w:t>The l</w:t>
      </w:r>
      <w:r w:rsidR="009056D5" w:rsidRPr="00F23879">
        <w:rPr>
          <w:rStyle w:val="normaltextrun"/>
          <w:rFonts w:asciiTheme="minorHAnsi" w:hAnsiTheme="minorHAnsi" w:cstheme="minorHAnsi"/>
          <w:color w:val="000000"/>
          <w:sz w:val="22"/>
          <w:szCs w:val="22"/>
        </w:rPr>
        <w:t>aw is true for all somatic and germ cells. </w:t>
      </w:r>
    </w:p>
    <w:p w14:paraId="2DAC2582" w14:textId="77777777" w:rsidR="00653340" w:rsidRDefault="00653340" w:rsidP="00F23879">
      <w:pPr>
        <w:pStyle w:val="paragraph"/>
        <w:spacing w:before="0" w:beforeAutospacing="0" w:after="0" w:afterAutospacing="0"/>
        <w:textAlignment w:val="baseline"/>
        <w:rPr>
          <w:rFonts w:asciiTheme="minorHAnsi" w:hAnsiTheme="minorHAnsi" w:cstheme="minorHAnsi"/>
          <w:sz w:val="22"/>
          <w:szCs w:val="22"/>
        </w:rPr>
      </w:pPr>
    </w:p>
    <w:p w14:paraId="6AB79FBA" w14:textId="032D37C9" w:rsidR="00653340" w:rsidRPr="00D25722" w:rsidRDefault="00264905">
      <w:pPr>
        <w:pStyle w:val="Heading3"/>
        <w:pPrChange w:id="86" w:author="Jessica Marshall" w:date="2023-06-28T14:47:00Z">
          <w:pPr>
            <w:pStyle w:val="paragraph"/>
            <w:spacing w:before="0" w:beforeAutospacing="0" w:after="0" w:afterAutospacing="0"/>
            <w:textAlignment w:val="baseline"/>
          </w:pPr>
        </w:pPrChange>
      </w:pPr>
      <w:del w:id="87" w:author="Jessica Marshall" w:date="2023-06-28T14:47:00Z">
        <w:r w:rsidRPr="00D25722" w:rsidDel="00F82113">
          <w:delText xml:space="preserve">a. </w:delText>
        </w:r>
      </w:del>
      <w:r w:rsidR="00573113" w:rsidRPr="00D25722">
        <w:t>D</w:t>
      </w:r>
      <w:r w:rsidR="009056D5" w:rsidRPr="00D25722">
        <w:t>ose</w:t>
      </w:r>
      <w:r w:rsidR="00573113" w:rsidRPr="00D25722">
        <w:t>-</w:t>
      </w:r>
      <w:r w:rsidR="009056D5" w:rsidRPr="00D25722">
        <w:t>response relationships</w:t>
      </w:r>
      <w:r w:rsidR="00D25722" w:rsidRPr="00D25722">
        <w:rPr>
          <w:vertAlign w:val="superscript"/>
        </w:rPr>
        <w:fldChar w:fldCharType="begin"/>
      </w:r>
      <w:r w:rsidR="00D25722" w:rsidRPr="00D25722">
        <w:rPr>
          <w:vertAlign w:val="superscript"/>
        </w:rPr>
        <w:instrText xml:space="preserve"> NOTEREF _Ref138156461 \h </w:instrText>
      </w:r>
      <w:r w:rsidR="00D25722">
        <w:rPr>
          <w:vertAlign w:val="superscript"/>
        </w:rPr>
        <w:instrText xml:space="preserve"> \* MERGEFORMAT </w:instrText>
      </w:r>
      <w:r w:rsidR="00D25722" w:rsidRPr="00D25722">
        <w:rPr>
          <w:vertAlign w:val="superscript"/>
        </w:rPr>
      </w:r>
      <w:r w:rsidR="00D25722" w:rsidRPr="00D25722">
        <w:rPr>
          <w:vertAlign w:val="superscript"/>
        </w:rPr>
        <w:fldChar w:fldCharType="separate"/>
      </w:r>
      <w:r w:rsidR="00D25722" w:rsidRPr="00D25722">
        <w:rPr>
          <w:vertAlign w:val="superscript"/>
        </w:rPr>
        <w:t>2</w:t>
      </w:r>
      <w:r w:rsidR="00D25722" w:rsidRPr="00D25722">
        <w:rPr>
          <w:vertAlign w:val="superscript"/>
        </w:rPr>
        <w:fldChar w:fldCharType="end"/>
      </w:r>
    </w:p>
    <w:p w14:paraId="6AFD09C1" w14:textId="621C3584" w:rsidR="009056D5" w:rsidRDefault="00851C9F"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Fonts w:asciiTheme="minorHAnsi" w:hAnsiTheme="minorHAnsi" w:cstheme="minorHAnsi"/>
          <w:sz w:val="22"/>
          <w:szCs w:val="22"/>
          <w:highlight w:val="yellow"/>
        </w:rPr>
        <w:lastRenderedPageBreak/>
        <w:t>The radiation d</w:t>
      </w:r>
      <w:r w:rsidR="00264905" w:rsidRPr="008758A1">
        <w:rPr>
          <w:rFonts w:asciiTheme="minorHAnsi" w:hAnsiTheme="minorHAnsi" w:cstheme="minorHAnsi"/>
          <w:sz w:val="22"/>
          <w:szCs w:val="22"/>
          <w:highlight w:val="yellow"/>
        </w:rPr>
        <w:t>ose-response relationships are</w:t>
      </w:r>
      <w:r w:rsidR="009056D5" w:rsidRPr="008758A1">
        <w:rPr>
          <w:rFonts w:asciiTheme="minorHAnsi" w:hAnsiTheme="minorHAnsi" w:cstheme="minorHAnsi"/>
          <w:sz w:val="22"/>
          <w:szCs w:val="22"/>
          <w:highlight w:val="yellow"/>
        </w:rPr>
        <w:t xml:space="preserve"> </w:t>
      </w:r>
      <w:r w:rsidRPr="008758A1">
        <w:rPr>
          <w:rFonts w:asciiTheme="minorHAnsi" w:hAnsiTheme="minorHAnsi" w:cstheme="minorHAnsi"/>
          <w:sz w:val="22"/>
          <w:szCs w:val="22"/>
          <w:highlight w:val="yellow"/>
        </w:rPr>
        <w:t>demonstrated graphically through a curve that maps the observed effects of radiation exposure related to the dose of radiation received.</w:t>
      </w:r>
      <w:r>
        <w:rPr>
          <w:rFonts w:asciiTheme="minorHAnsi" w:hAnsiTheme="minorHAnsi" w:cstheme="minorHAnsi"/>
          <w:sz w:val="22"/>
          <w:szCs w:val="22"/>
        </w:rPr>
        <w:t xml:space="preserve"> </w:t>
      </w:r>
      <w:commentRangeStart w:id="88"/>
      <w:r w:rsidR="009056D5" w:rsidRPr="00F23879">
        <w:rPr>
          <w:rStyle w:val="normaltextrun"/>
          <w:rFonts w:asciiTheme="minorHAnsi" w:hAnsiTheme="minorHAnsi" w:cstheme="minorHAnsi"/>
          <w:color w:val="000000"/>
          <w:sz w:val="22"/>
          <w:szCs w:val="22"/>
        </w:rPr>
        <w:t xml:space="preserve">Generally, as </w:t>
      </w:r>
      <w:r>
        <w:rPr>
          <w:rStyle w:val="normaltextrun"/>
          <w:rFonts w:asciiTheme="minorHAnsi" w:hAnsiTheme="minorHAnsi" w:cstheme="minorHAnsi"/>
          <w:color w:val="000000"/>
          <w:sz w:val="22"/>
          <w:szCs w:val="22"/>
        </w:rPr>
        <w:t xml:space="preserve">the </w:t>
      </w:r>
      <w:r w:rsidR="009056D5" w:rsidRPr="00F23879">
        <w:rPr>
          <w:rStyle w:val="normaltextrun"/>
          <w:rFonts w:asciiTheme="minorHAnsi" w:hAnsiTheme="minorHAnsi" w:cstheme="minorHAnsi"/>
          <w:color w:val="000000"/>
          <w:sz w:val="22"/>
          <w:szCs w:val="22"/>
        </w:rPr>
        <w:t xml:space="preserve">dose increases, so does the response, but that response may or may not be </w:t>
      </w:r>
      <w:r>
        <w:rPr>
          <w:rStyle w:val="normaltextrun"/>
          <w:rFonts w:asciiTheme="minorHAnsi" w:hAnsiTheme="minorHAnsi" w:cstheme="minorHAnsi"/>
          <w:color w:val="000000"/>
          <w:sz w:val="22"/>
          <w:szCs w:val="22"/>
        </w:rPr>
        <w:t>directly proportional,</w:t>
      </w:r>
      <w:r w:rsidR="009056D5" w:rsidRPr="00F23879">
        <w:rPr>
          <w:rStyle w:val="normaltextrun"/>
          <w:rFonts w:asciiTheme="minorHAnsi" w:hAnsiTheme="minorHAnsi" w:cstheme="minorHAnsi"/>
          <w:color w:val="000000"/>
          <w:sz w:val="22"/>
          <w:szCs w:val="22"/>
        </w:rPr>
        <w:t xml:space="preserve"> and there may be some doses below which no response is seen. </w:t>
      </w:r>
      <w:r w:rsidR="00F60CAB">
        <w:rPr>
          <w:rStyle w:val="normaltextrun"/>
          <w:rFonts w:asciiTheme="minorHAnsi" w:hAnsiTheme="minorHAnsi" w:cstheme="minorHAnsi"/>
          <w:color w:val="000000"/>
          <w:sz w:val="22"/>
          <w:szCs w:val="22"/>
        </w:rPr>
        <w:t xml:space="preserve">The dose-response curve is either linear (straight line) or nonlinear (curved to some degree) and depicts either a threshold or nonthreshold dose. </w:t>
      </w:r>
      <w:commentRangeEnd w:id="88"/>
      <w:r w:rsidR="00662F7C">
        <w:rPr>
          <w:rStyle w:val="CommentReference"/>
          <w:rFonts w:asciiTheme="minorHAnsi" w:eastAsiaTheme="minorHAnsi" w:hAnsiTheme="minorHAnsi" w:cstheme="minorBidi"/>
          <w:kern w:val="2"/>
          <w14:ligatures w14:val="standardContextual"/>
        </w:rPr>
        <w:commentReference w:id="88"/>
      </w:r>
      <w:r w:rsidR="00F60CAB">
        <w:rPr>
          <w:rStyle w:val="normaltextrun"/>
          <w:rFonts w:asciiTheme="minorHAnsi" w:hAnsiTheme="minorHAnsi" w:cstheme="minorHAnsi"/>
          <w:color w:val="000000"/>
          <w:sz w:val="22"/>
          <w:szCs w:val="22"/>
        </w:rPr>
        <w:t xml:space="preserve">(Figure 2). </w:t>
      </w:r>
    </w:p>
    <w:p w14:paraId="36F8577A" w14:textId="77777777" w:rsidR="00F60CAB" w:rsidRDefault="00F60CAB"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B868384" w14:textId="5AF8D937" w:rsidR="00F60CAB" w:rsidDel="00F82113" w:rsidRDefault="00F60CAB" w:rsidP="00653340">
      <w:pPr>
        <w:pStyle w:val="paragraph"/>
        <w:spacing w:before="0" w:beforeAutospacing="0" w:after="0" w:afterAutospacing="0"/>
        <w:textAlignment w:val="baseline"/>
        <w:rPr>
          <w:moveFrom w:id="89" w:author="Jessica Marshall" w:date="2023-06-28T14:47:00Z"/>
          <w:rStyle w:val="normaltextrun"/>
          <w:rFonts w:asciiTheme="minorHAnsi" w:hAnsiTheme="minorHAnsi" w:cstheme="minorHAnsi"/>
          <w:color w:val="000000"/>
          <w:sz w:val="22"/>
          <w:szCs w:val="22"/>
        </w:rPr>
      </w:pPr>
      <w:moveFromRangeStart w:id="90" w:author="Jessica Marshall" w:date="2023-06-28T14:47:00Z" w:name="move138856057"/>
      <w:moveFrom w:id="91" w:author="Jessica Marshall" w:date="2023-06-28T14:47:00Z">
        <w:r w:rsidRPr="00D25722" w:rsidDel="00F82113">
          <w:rPr>
            <w:rStyle w:val="normaltextrun"/>
            <w:rFonts w:asciiTheme="minorHAnsi" w:hAnsiTheme="minorHAnsi" w:cstheme="minorHAnsi"/>
            <w:b/>
            <w:bCs/>
            <w:color w:val="000000"/>
            <w:sz w:val="22"/>
            <w:szCs w:val="22"/>
          </w:rPr>
          <w:t>Figure 2</w:t>
        </w:r>
        <w:r w:rsidDel="00F82113">
          <w:rPr>
            <w:rStyle w:val="normaltextrun"/>
            <w:rFonts w:asciiTheme="minorHAnsi" w:hAnsiTheme="minorHAnsi" w:cstheme="minorHAnsi"/>
            <w:color w:val="000000"/>
            <w:sz w:val="22"/>
            <w:szCs w:val="22"/>
          </w:rPr>
          <w:t xml:space="preserve"> (A) 1. represents a linear (straight-line) nonthreshold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moveFrom>
    </w:p>
    <w:moveFromRangeEnd w:id="90"/>
    <w:p w14:paraId="626069CC" w14:textId="06582BD8"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drawing>
          <wp:inline distT="0" distB="0" distL="0" distR="0" wp14:anchorId="615B9E45" wp14:editId="4272DB2C">
            <wp:extent cx="3171825" cy="2933938"/>
            <wp:effectExtent l="0" t="0" r="0" b="0"/>
            <wp:docPr id="1252047948" name="Picture 2" descr="A picture containing text, screenshot, line,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047948" name="Picture 2" descr="A picture containing text, screenshot, line, plot&#10;&#10;Description automatically generated"/>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176066" cy="2937861"/>
                    </a:xfrm>
                    <a:prstGeom prst="rect">
                      <a:avLst/>
                    </a:prstGeom>
                    <a:noFill/>
                    <a:ln>
                      <a:noFill/>
                    </a:ln>
                  </pic:spPr>
                </pic:pic>
              </a:graphicData>
            </a:graphic>
          </wp:inline>
        </w:drawing>
      </w:r>
    </w:p>
    <w:p w14:paraId="1F183B4B" w14:textId="77777777" w:rsidR="00F60CAB" w:rsidRDefault="00F60CAB" w:rsidP="00653340">
      <w:pPr>
        <w:pStyle w:val="paragraph"/>
        <w:spacing w:before="0" w:beforeAutospacing="0" w:after="0" w:afterAutospacing="0"/>
        <w:textAlignment w:val="baseline"/>
        <w:rPr>
          <w:rFonts w:asciiTheme="minorHAnsi" w:hAnsiTheme="minorHAnsi" w:cstheme="minorHAnsi"/>
          <w:sz w:val="22"/>
          <w:szCs w:val="22"/>
        </w:rPr>
      </w:pPr>
    </w:p>
    <w:p w14:paraId="54A83B83" w14:textId="4988421C" w:rsidR="00F60CAB" w:rsidRPr="00F23879" w:rsidRDefault="00F60CAB" w:rsidP="00653340">
      <w:pPr>
        <w:pStyle w:val="paragraph"/>
        <w:spacing w:before="0" w:beforeAutospacing="0" w:after="0" w:afterAutospacing="0"/>
        <w:textAlignment w:val="baseline"/>
        <w:rPr>
          <w:rFonts w:asciiTheme="minorHAnsi" w:hAnsiTheme="minorHAnsi" w:cstheme="minorHAnsi"/>
          <w:sz w:val="22"/>
          <w:szCs w:val="22"/>
        </w:rPr>
      </w:pPr>
      <w:r>
        <w:rPr>
          <w:noProof/>
        </w:rPr>
        <w:drawing>
          <wp:inline distT="0" distB="0" distL="0" distR="0" wp14:anchorId="66ED2CE2" wp14:editId="632D79AF">
            <wp:extent cx="3106742" cy="3202999"/>
            <wp:effectExtent l="0" t="0" r="0" b="0"/>
            <wp:docPr id="393316678" name="Picture 3" descr="A picture containing text, screenshot, diagram,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316678" name="Picture 3" descr="A picture containing text, screenshot, diagram, plot&#10;&#10;Description automatically generated"/>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112541" cy="3208977"/>
                    </a:xfrm>
                    <a:prstGeom prst="rect">
                      <a:avLst/>
                    </a:prstGeom>
                    <a:noFill/>
                    <a:ln>
                      <a:noFill/>
                    </a:ln>
                  </pic:spPr>
                </pic:pic>
              </a:graphicData>
            </a:graphic>
          </wp:inline>
        </w:drawing>
      </w:r>
    </w:p>
    <w:p w14:paraId="17B1F271" w14:textId="77777777" w:rsidR="00F82113" w:rsidRDefault="00F82113" w:rsidP="00F82113">
      <w:pPr>
        <w:pStyle w:val="paragraph"/>
        <w:spacing w:before="0" w:beforeAutospacing="0" w:after="0" w:afterAutospacing="0"/>
        <w:textAlignment w:val="baseline"/>
        <w:rPr>
          <w:moveTo w:id="92" w:author="Jessica Marshall" w:date="2023-06-28T14:47:00Z"/>
          <w:rStyle w:val="normaltextrun"/>
          <w:rFonts w:asciiTheme="minorHAnsi" w:hAnsiTheme="minorHAnsi" w:cstheme="minorHAnsi"/>
          <w:color w:val="000000"/>
          <w:sz w:val="22"/>
          <w:szCs w:val="22"/>
        </w:rPr>
      </w:pPr>
      <w:moveToRangeStart w:id="93" w:author="Jessica Marshall" w:date="2023-06-28T14:47:00Z" w:name="move138856057"/>
      <w:moveTo w:id="94" w:author="Jessica Marshall" w:date="2023-06-28T14:47:00Z">
        <w:r w:rsidRPr="00D25722">
          <w:rPr>
            <w:rStyle w:val="normaltextrun"/>
            <w:rFonts w:asciiTheme="minorHAnsi" w:hAnsiTheme="minorHAnsi" w:cstheme="minorHAnsi"/>
            <w:b/>
            <w:bCs/>
            <w:color w:val="000000"/>
            <w:sz w:val="22"/>
            <w:szCs w:val="22"/>
          </w:rPr>
          <w:lastRenderedPageBreak/>
          <w:t>Figure 2</w:t>
        </w:r>
        <w:r>
          <w:rPr>
            <w:rStyle w:val="normaltextrun"/>
            <w:rFonts w:asciiTheme="minorHAnsi" w:hAnsiTheme="minorHAnsi" w:cstheme="minorHAnsi"/>
            <w:color w:val="000000"/>
            <w:sz w:val="22"/>
            <w:szCs w:val="22"/>
          </w:rPr>
          <w:t xml:space="preserve"> (A) 1. represents a linear (straight-line) nonthreshold curve of the radiation dose-response relationship. 2. represents a linear threshold curve of radiation dose-response relationship; 3. Represents a nonlinear threshold curve of radiation dose-response relationship. (B) Sigmoid (S-shaped, hence nonlinear) threshold curve of radiation dose-response relationship.</w:t>
        </w:r>
      </w:moveTo>
    </w:p>
    <w:moveToRangeEnd w:id="93"/>
    <w:p w14:paraId="3CE76BCF"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2A417E41" w14:textId="77777777" w:rsidR="00851C9F" w:rsidRDefault="00851C9F"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DD9D46" w14:textId="77777777" w:rsidR="00F60CAB" w:rsidRDefault="00F60CAB"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5CA38C74" w14:textId="3113018F" w:rsidR="009056D5" w:rsidRPr="00F23879" w:rsidRDefault="009056D5" w:rsidP="00F23879">
      <w:pPr>
        <w:pStyle w:val="paragraph"/>
        <w:spacing w:before="0" w:beforeAutospacing="0" w:after="0" w:afterAutospacing="0"/>
        <w:textAlignment w:val="baseline"/>
        <w:rPr>
          <w:rFonts w:asciiTheme="minorHAnsi" w:hAnsiTheme="minorHAnsi" w:cstheme="minorHAnsi"/>
          <w:sz w:val="22"/>
          <w:szCs w:val="22"/>
        </w:rPr>
      </w:pPr>
      <w:commentRangeStart w:id="95"/>
      <w:r w:rsidRPr="00F60CAB">
        <w:rPr>
          <w:rStyle w:val="normaltextrun"/>
          <w:rFonts w:asciiTheme="minorHAnsi" w:hAnsiTheme="minorHAnsi" w:cstheme="minorHAnsi"/>
          <w:color w:val="000000"/>
          <w:sz w:val="22"/>
          <w:szCs w:val="22"/>
        </w:rPr>
        <w:t>Threshold</w:t>
      </w:r>
      <w:r w:rsidRPr="00F60CAB">
        <w:rPr>
          <w:rStyle w:val="eop"/>
          <w:rFonts w:asciiTheme="minorHAnsi" w:hAnsiTheme="minorHAnsi" w:cstheme="minorHAnsi"/>
          <w:color w:val="000000"/>
          <w:sz w:val="22"/>
          <w:szCs w:val="22"/>
        </w:rPr>
        <w:t>​</w:t>
      </w:r>
      <w:r w:rsidR="00F60CAB">
        <w:rPr>
          <w:rStyle w:val="eop"/>
          <w:rFonts w:asciiTheme="minorHAnsi" w:hAnsiTheme="minorHAnsi" w:cstheme="minorHAnsi"/>
          <w:color w:val="000000"/>
          <w:sz w:val="22"/>
          <w:szCs w:val="22"/>
        </w:rPr>
        <w:t xml:space="preserve"> and Nonthreshold, Linear and Nonlinear relationships</w:t>
      </w:r>
      <w:commentRangeEnd w:id="95"/>
      <w:r w:rsidR="002148A1">
        <w:rPr>
          <w:rStyle w:val="CommentReference"/>
          <w:rFonts w:asciiTheme="minorHAnsi" w:eastAsiaTheme="minorHAnsi" w:hAnsiTheme="minorHAnsi" w:cstheme="minorBidi"/>
          <w:kern w:val="2"/>
          <w14:ligatures w14:val="standardContextual"/>
        </w:rPr>
        <w:commentReference w:id="95"/>
      </w:r>
    </w:p>
    <w:p w14:paraId="4F0BB077" w14:textId="6E825991" w:rsidR="009056D5"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The term threshold is a point or level at which a response or reaction to increasing stimuli</w:t>
      </w:r>
      <w:r w:rsidR="009056D5" w:rsidRPr="00F23879">
        <w:rPr>
          <w:rStyle w:val="normaltextrun"/>
          <w:rFonts w:asciiTheme="minorHAnsi" w:hAnsiTheme="minorHAnsi" w:cstheme="minorHAnsi"/>
          <w:color w:val="000000"/>
          <w:sz w:val="22"/>
          <w:szCs w:val="22"/>
        </w:rPr>
        <w:t xml:space="preserve"> occurs.</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Regarding ionizing radiation, this </w:t>
      </w:r>
      <w:r>
        <w:rPr>
          <w:rStyle w:val="normaltextrun"/>
          <w:rFonts w:asciiTheme="minorHAnsi" w:hAnsiTheme="minorHAnsi" w:cstheme="minorHAnsi"/>
          <w:color w:val="000000"/>
          <w:sz w:val="22"/>
          <w:szCs w:val="22"/>
        </w:rPr>
        <w:t>m</w:t>
      </w:r>
      <w:r w:rsidR="009056D5" w:rsidRPr="00F23879">
        <w:rPr>
          <w:rStyle w:val="normaltextrun"/>
          <w:rFonts w:asciiTheme="minorHAnsi" w:hAnsiTheme="minorHAnsi" w:cstheme="minorHAnsi"/>
          <w:color w:val="000000"/>
          <w:sz w:val="22"/>
          <w:szCs w:val="22"/>
        </w:rPr>
        <w:t xml:space="preserve">eans that below a certain </w:t>
      </w:r>
      <w:r>
        <w:rPr>
          <w:rStyle w:val="normaltextrun"/>
          <w:rFonts w:asciiTheme="minorHAnsi" w:hAnsiTheme="minorHAnsi" w:cstheme="minorHAnsi"/>
          <w:color w:val="000000"/>
          <w:sz w:val="22"/>
          <w:szCs w:val="22"/>
        </w:rPr>
        <w:t xml:space="preserve">absorbed </w:t>
      </w:r>
      <w:r w:rsidR="009056D5" w:rsidRPr="00F23879">
        <w:rPr>
          <w:rStyle w:val="normaltextrun"/>
          <w:rFonts w:asciiTheme="minorHAnsi" w:hAnsiTheme="minorHAnsi" w:cstheme="minorHAnsi"/>
          <w:color w:val="000000"/>
          <w:sz w:val="22"/>
          <w:szCs w:val="22"/>
        </w:rPr>
        <w:t xml:space="preserve">radiation dose, no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are observed.</w:t>
      </w:r>
      <w:r w:rsidR="009056D5"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The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effects </w:t>
      </w:r>
      <w:r>
        <w:rPr>
          <w:rStyle w:val="normaltextrun"/>
          <w:rFonts w:asciiTheme="minorHAnsi" w:hAnsiTheme="minorHAnsi" w:cstheme="minorHAnsi"/>
          <w:color w:val="000000"/>
          <w:sz w:val="22"/>
          <w:szCs w:val="22"/>
        </w:rPr>
        <w:t xml:space="preserve">begin to occur only when the </w:t>
      </w:r>
      <w:r w:rsidR="009056D5" w:rsidRPr="00F23879">
        <w:rPr>
          <w:rStyle w:val="normaltextrun"/>
          <w:rFonts w:asciiTheme="minorHAnsi" w:hAnsiTheme="minorHAnsi" w:cstheme="minorHAnsi"/>
          <w:color w:val="000000"/>
          <w:sz w:val="22"/>
          <w:szCs w:val="22"/>
        </w:rPr>
        <w:t>threshold dose is reached.</w:t>
      </w:r>
      <w:r w:rsidR="009056D5" w:rsidRPr="00F23879">
        <w:rPr>
          <w:rStyle w:val="eop"/>
          <w:rFonts w:asciiTheme="minorHAnsi" w:hAnsiTheme="minorHAnsi" w:cstheme="minorHAnsi"/>
          <w:color w:val="000000"/>
          <w:sz w:val="22"/>
          <w:szCs w:val="22"/>
        </w:rPr>
        <w:t>​</w:t>
      </w:r>
    </w:p>
    <w:p w14:paraId="7832ABBD" w14:textId="77777777" w:rsidR="00F60CAB" w:rsidRDefault="009056D5" w:rsidP="00F23879">
      <w:pPr>
        <w:pStyle w:val="paragraph"/>
        <w:spacing w:before="0" w:beforeAutospacing="0" w:after="0" w:afterAutospacing="0"/>
        <w:textAlignment w:val="baseline"/>
        <w:rPr>
          <w:rFonts w:asciiTheme="minorHAnsi" w:hAnsiTheme="minorHAnsi" w:cstheme="minorHAnsi"/>
          <w:sz w:val="22"/>
          <w:szCs w:val="22"/>
        </w:rPr>
      </w:pPr>
      <w:r w:rsidRPr="00F23879">
        <w:rPr>
          <w:rStyle w:val="eop"/>
          <w:rFonts w:asciiTheme="minorHAnsi" w:hAnsiTheme="minorHAnsi" w:cstheme="minorHAnsi"/>
          <w:color w:val="000000"/>
          <w:sz w:val="22"/>
          <w:szCs w:val="22"/>
        </w:rPr>
        <w:t>​</w:t>
      </w:r>
    </w:p>
    <w:p w14:paraId="41B89ED9" w14:textId="6352E264" w:rsidR="009056D5"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rFonts w:asciiTheme="minorHAnsi" w:hAnsiTheme="minorHAnsi" w:cstheme="minorHAnsi"/>
          <w:sz w:val="22"/>
          <w:szCs w:val="22"/>
        </w:rPr>
        <w:t xml:space="preserve">A </w:t>
      </w:r>
      <w:r>
        <w:rPr>
          <w:rStyle w:val="spellingerror"/>
          <w:rFonts w:asciiTheme="minorHAnsi" w:hAnsiTheme="minorHAnsi" w:cstheme="minorHAnsi"/>
          <w:color w:val="000000"/>
          <w:sz w:val="22"/>
          <w:szCs w:val="22"/>
        </w:rPr>
        <w:t>n</w:t>
      </w:r>
      <w:r w:rsidR="009056D5" w:rsidRPr="00F60CAB">
        <w:rPr>
          <w:rStyle w:val="spellingerror"/>
          <w:rFonts w:asciiTheme="minorHAnsi" w:hAnsiTheme="minorHAnsi" w:cstheme="minorHAnsi"/>
          <w:color w:val="000000"/>
          <w:sz w:val="22"/>
          <w:szCs w:val="22"/>
        </w:rPr>
        <w:t>onthreshold</w:t>
      </w:r>
      <w:r w:rsidR="009056D5" w:rsidRPr="00F60CAB">
        <w:rPr>
          <w:rStyle w:val="eop"/>
          <w:rFonts w:asciiTheme="minorHAnsi" w:hAnsiTheme="minorHAnsi" w:cstheme="minorHAnsi"/>
          <w:color w:val="000000"/>
          <w:sz w:val="22"/>
          <w:szCs w:val="22"/>
        </w:rPr>
        <w:t>​</w:t>
      </w:r>
      <w:r>
        <w:rPr>
          <w:rFonts w:asciiTheme="minorHAnsi" w:hAnsiTheme="minorHAnsi" w:cstheme="minorHAnsi"/>
          <w:sz w:val="22"/>
          <w:szCs w:val="22"/>
        </w:rPr>
        <w:t xml:space="preserve"> relationship indicates that </w:t>
      </w:r>
      <w:r w:rsidR="009056D5" w:rsidRPr="00F23879">
        <w:rPr>
          <w:rStyle w:val="normaltextrun"/>
          <w:rFonts w:asciiTheme="minorHAnsi" w:hAnsiTheme="minorHAnsi" w:cstheme="minorHAnsi"/>
          <w:color w:val="000000"/>
          <w:sz w:val="22"/>
          <w:szCs w:val="22"/>
        </w:rPr>
        <w:t xml:space="preserve">radiation </w:t>
      </w:r>
      <w:r>
        <w:rPr>
          <w:rStyle w:val="normaltextrun"/>
          <w:rFonts w:asciiTheme="minorHAnsi" w:hAnsiTheme="minorHAnsi" w:cstheme="minorHAnsi"/>
          <w:color w:val="000000"/>
          <w:sz w:val="22"/>
          <w:szCs w:val="22"/>
        </w:rPr>
        <w:t xml:space="preserve">absorbed of any </w:t>
      </w:r>
      <w:r w:rsidR="009056D5" w:rsidRPr="00F23879">
        <w:rPr>
          <w:rStyle w:val="normaltextrun"/>
          <w:rFonts w:asciiTheme="minorHAnsi" w:hAnsiTheme="minorHAnsi" w:cstheme="minorHAnsi"/>
          <w:color w:val="000000"/>
          <w:sz w:val="22"/>
          <w:szCs w:val="22"/>
        </w:rPr>
        <w:t xml:space="preserve">dose </w:t>
      </w:r>
      <w:r>
        <w:rPr>
          <w:rStyle w:val="normaltextrun"/>
          <w:rFonts w:asciiTheme="minorHAnsi" w:hAnsiTheme="minorHAnsi" w:cstheme="minorHAnsi"/>
          <w:color w:val="000000"/>
          <w:sz w:val="22"/>
          <w:szCs w:val="22"/>
        </w:rPr>
        <w:t>can potentially produce</w:t>
      </w:r>
      <w:r w:rsidR="009056D5" w:rsidRPr="00F23879">
        <w:rPr>
          <w:rStyle w:val="normaltextrun"/>
          <w:rFonts w:asciiTheme="minorHAnsi" w:hAnsiTheme="minorHAnsi" w:cstheme="minorHAnsi"/>
          <w:color w:val="000000"/>
          <w:sz w:val="22"/>
          <w:szCs w:val="22"/>
        </w:rPr>
        <w:t xml:space="preserve"> a </w:t>
      </w:r>
      <w:r w:rsidR="00F20905">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effect.</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Therefore if the dose-response curve is as shown in Figure 3,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 responses will be caused by ionizing radiation in living organisms in a directly proportional manner at any dose above zero. This behavior is referred to as a linear threshold (LNT) relationship. LNT indicates that no radiation dose can be considered safe, with the incidence of the </w:t>
      </w:r>
      <w:r w:rsidR="00F20905">
        <w:rPr>
          <w:rStyle w:val="eop"/>
          <w:rFonts w:asciiTheme="minorHAnsi" w:hAnsiTheme="minorHAnsi" w:cstheme="minorHAnsi"/>
          <w:color w:val="000000"/>
          <w:sz w:val="22"/>
          <w:szCs w:val="22"/>
        </w:rPr>
        <w:t>biologic</w:t>
      </w:r>
      <w:r>
        <w:rPr>
          <w:rStyle w:val="eop"/>
          <w:rFonts w:asciiTheme="minorHAnsi" w:hAnsiTheme="minorHAnsi" w:cstheme="minorHAnsi"/>
          <w:color w:val="000000"/>
          <w:sz w:val="22"/>
          <w:szCs w:val="22"/>
        </w:rPr>
        <w:t xml:space="preserve"> effects increasing directly with the magnitude of the absorbed dose. </w:t>
      </w:r>
    </w:p>
    <w:p w14:paraId="26799EBF"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15AB4DF" w14:textId="707EED21" w:rsidR="00F60CAB" w:rsidRPr="00F23879" w:rsidRDefault="00F60CAB" w:rsidP="00F60CAB">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 a l</w:t>
      </w:r>
      <w:r w:rsidRPr="00F23879">
        <w:rPr>
          <w:rFonts w:asciiTheme="minorHAnsi" w:hAnsiTheme="minorHAnsi" w:cstheme="minorHAnsi"/>
          <w:sz w:val="22"/>
          <w:szCs w:val="22"/>
        </w:rPr>
        <w:t>inear</w:t>
      </w:r>
      <w:r>
        <w:rPr>
          <w:rFonts w:asciiTheme="minorHAnsi" w:hAnsiTheme="minorHAnsi" w:cstheme="minorHAnsi"/>
          <w:sz w:val="22"/>
          <w:szCs w:val="22"/>
        </w:rPr>
        <w:t xml:space="preserve"> dose-response relationship,</w:t>
      </w:r>
      <w:r w:rsidRPr="00F23879">
        <w:rPr>
          <w:rFonts w:asciiTheme="minorHAnsi" w:hAnsiTheme="minorHAnsi" w:cstheme="minorHAnsi"/>
          <w:sz w:val="22"/>
          <w:szCs w:val="22"/>
        </w:rPr>
        <w:t xml:space="preserve"> </w:t>
      </w:r>
      <w:r>
        <w:rPr>
          <w:rFonts w:asciiTheme="minorHAnsi" w:hAnsiTheme="minorHAnsi" w:cstheme="minorHAnsi"/>
          <w:sz w:val="22"/>
          <w:szCs w:val="22"/>
        </w:rPr>
        <w:t>t</w:t>
      </w:r>
      <w:r w:rsidRPr="00F23879">
        <w:rPr>
          <w:rFonts w:asciiTheme="minorHAnsi" w:hAnsiTheme="minorHAnsi" w:cstheme="minorHAnsi"/>
          <w:sz w:val="22"/>
          <w:szCs w:val="22"/>
        </w:rPr>
        <w:t xml:space="preserve">he straight line indicates that the response to radiation is directly proportional to the </w:t>
      </w:r>
      <w:r>
        <w:rPr>
          <w:rFonts w:asciiTheme="minorHAnsi" w:hAnsiTheme="minorHAnsi" w:cstheme="minorHAnsi"/>
          <w:sz w:val="22"/>
          <w:szCs w:val="22"/>
        </w:rPr>
        <w:t>radiation dose</w:t>
      </w:r>
      <w:r w:rsidRPr="00F23879">
        <w:rPr>
          <w:rFonts w:asciiTheme="minorHAnsi" w:hAnsiTheme="minorHAnsi" w:cstheme="minorHAnsi"/>
          <w:sz w:val="22"/>
          <w:szCs w:val="22"/>
        </w:rPr>
        <w:t xml:space="preserve">. </w:t>
      </w:r>
      <w:r>
        <w:rPr>
          <w:rFonts w:asciiTheme="minorHAnsi" w:hAnsiTheme="minorHAnsi" w:cstheme="minorHAnsi"/>
          <w:sz w:val="22"/>
          <w:szCs w:val="22"/>
        </w:rPr>
        <w:t>A n</w:t>
      </w:r>
      <w:r w:rsidRPr="00F23879">
        <w:rPr>
          <w:rFonts w:asciiTheme="minorHAnsi" w:hAnsiTheme="minorHAnsi" w:cstheme="minorHAnsi"/>
          <w:sz w:val="22"/>
          <w:szCs w:val="22"/>
        </w:rPr>
        <w:t>onlinear</w:t>
      </w:r>
      <w:r>
        <w:rPr>
          <w:rFonts w:asciiTheme="minorHAnsi" w:hAnsiTheme="minorHAnsi" w:cstheme="minorHAnsi"/>
          <w:sz w:val="22"/>
          <w:szCs w:val="22"/>
        </w:rPr>
        <w:t xml:space="preserve"> or</w:t>
      </w:r>
      <w:r w:rsidRPr="00F23879">
        <w:rPr>
          <w:rFonts w:asciiTheme="minorHAnsi" w:hAnsiTheme="minorHAnsi" w:cstheme="minorHAnsi"/>
          <w:sz w:val="22"/>
          <w:szCs w:val="22"/>
        </w:rPr>
        <w:t xml:space="preserve"> sigmoid line demonstrates that the response to radiation is not directly proportional to the </w:t>
      </w:r>
      <w:r>
        <w:rPr>
          <w:rFonts w:asciiTheme="minorHAnsi" w:hAnsiTheme="minorHAnsi" w:cstheme="minorHAnsi"/>
          <w:sz w:val="22"/>
          <w:szCs w:val="22"/>
        </w:rPr>
        <w:t xml:space="preserve">radiation </w:t>
      </w:r>
      <w:r w:rsidRPr="00F23879">
        <w:rPr>
          <w:rFonts w:asciiTheme="minorHAnsi" w:hAnsiTheme="minorHAnsi" w:cstheme="minorHAnsi"/>
          <w:sz w:val="22"/>
          <w:szCs w:val="22"/>
        </w:rPr>
        <w:t>dose.</w:t>
      </w:r>
    </w:p>
    <w:p w14:paraId="024DE51A"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1DCB5D5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58EB3738" w14:textId="3041B129" w:rsidR="00F60CAB" w:rsidDel="002148A1" w:rsidRDefault="00F60CAB" w:rsidP="00F23879">
      <w:pPr>
        <w:pStyle w:val="paragraph"/>
        <w:spacing w:before="0" w:beforeAutospacing="0" w:after="0" w:afterAutospacing="0"/>
        <w:textAlignment w:val="baseline"/>
        <w:rPr>
          <w:moveFrom w:id="96" w:author="Jessica Marshall" w:date="2023-06-28T14:47:00Z"/>
          <w:rStyle w:val="eop"/>
          <w:rFonts w:asciiTheme="minorHAnsi" w:hAnsiTheme="minorHAnsi" w:cstheme="minorHAnsi"/>
          <w:color w:val="000000"/>
          <w:sz w:val="22"/>
          <w:szCs w:val="22"/>
        </w:rPr>
      </w:pPr>
      <w:moveFromRangeStart w:id="97" w:author="Jessica Marshall" w:date="2023-06-28T14:47:00Z" w:name="move138856086"/>
      <w:moveFrom w:id="98" w:author="Jessica Marshall" w:date="2023-06-28T14:47:00Z">
        <w:r w:rsidRPr="00D25722" w:rsidDel="002148A1">
          <w:rPr>
            <w:rStyle w:val="eop"/>
            <w:rFonts w:asciiTheme="minorHAnsi" w:hAnsiTheme="minorHAnsi" w:cstheme="minorHAnsi"/>
            <w:b/>
            <w:bCs/>
            <w:color w:val="000000"/>
            <w:sz w:val="22"/>
            <w:szCs w:val="22"/>
          </w:rPr>
          <w:t>Figure 3</w:t>
        </w:r>
        <w:r w:rsidDel="002148A1">
          <w:rPr>
            <w:rStyle w:val="eop"/>
            <w:rFonts w:asciiTheme="minorHAnsi" w:hAnsiTheme="minorHAnsi" w:cstheme="minorHAnsi"/>
            <w:color w:val="000000"/>
            <w:sz w:val="22"/>
            <w:szCs w:val="22"/>
          </w:rPr>
          <w:t xml:space="preserve"> Linear nonthreshold curve of radiation dose-response relationship. The straight-line curve passing through the origin in the graph indicates that the response to radiation (in terms of </w:t>
        </w:r>
        <w:r w:rsidR="00F20905" w:rsidDel="002148A1">
          <w:rPr>
            <w:rStyle w:val="eop"/>
            <w:rFonts w:asciiTheme="minorHAnsi" w:hAnsiTheme="minorHAnsi" w:cstheme="minorHAnsi"/>
            <w:color w:val="000000"/>
            <w:sz w:val="22"/>
            <w:szCs w:val="22"/>
          </w:rPr>
          <w:t>biologic</w:t>
        </w:r>
        <w:r w:rsidDel="002148A1">
          <w:rPr>
            <w:rStyle w:val="eop"/>
            <w:rFonts w:asciiTheme="minorHAnsi" w:hAnsiTheme="minorHAnsi" w:cstheme="minorHAnsi"/>
            <w:color w:val="000000"/>
            <w:sz w:val="22"/>
            <w:szCs w:val="22"/>
          </w:rPr>
          <w:t xml:space="preserve"> effects) is directly proportional to the radiation dose and that no known level of radiation dose exists below which the chance of sustaining </w:t>
        </w:r>
        <w:r w:rsidR="00F20905" w:rsidDel="002148A1">
          <w:rPr>
            <w:rStyle w:val="eop"/>
            <w:rFonts w:asciiTheme="minorHAnsi" w:hAnsiTheme="minorHAnsi" w:cstheme="minorHAnsi"/>
            <w:color w:val="000000"/>
            <w:sz w:val="22"/>
            <w:szCs w:val="22"/>
          </w:rPr>
          <w:t>biologic</w:t>
        </w:r>
        <w:r w:rsidDel="002148A1">
          <w:rPr>
            <w:rStyle w:val="eop"/>
            <w:rFonts w:asciiTheme="minorHAnsi" w:hAnsiTheme="minorHAnsi" w:cstheme="minorHAnsi"/>
            <w:color w:val="000000"/>
            <w:sz w:val="22"/>
            <w:szCs w:val="22"/>
          </w:rPr>
          <w:t xml:space="preserve"> damage is zero. </w:t>
        </w:r>
      </w:moveFrom>
    </w:p>
    <w:moveFromRangeEnd w:id="97"/>
    <w:p w14:paraId="600FA5FC" w14:textId="274FD95E"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r>
        <w:rPr>
          <w:noProof/>
        </w:rPr>
        <w:drawing>
          <wp:inline distT="0" distB="0" distL="0" distR="0" wp14:anchorId="6AA03B53" wp14:editId="166A4CEF">
            <wp:extent cx="3289449" cy="3199130"/>
            <wp:effectExtent l="0" t="0" r="6350" b="1270"/>
            <wp:docPr id="1095626265" name="Picture 4" descr="A picture containing text, screenshot, line,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626265" name="Picture 4" descr="A picture containing text, screenshot, line, design&#10;&#10;Description automatically generated"/>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294539" cy="3204080"/>
                    </a:xfrm>
                    <a:prstGeom prst="rect">
                      <a:avLst/>
                    </a:prstGeom>
                    <a:noFill/>
                    <a:ln>
                      <a:noFill/>
                    </a:ln>
                  </pic:spPr>
                </pic:pic>
              </a:graphicData>
            </a:graphic>
          </wp:inline>
        </w:drawing>
      </w:r>
    </w:p>
    <w:p w14:paraId="633630C2" w14:textId="77777777" w:rsidR="002148A1" w:rsidRDefault="002148A1" w:rsidP="002148A1">
      <w:pPr>
        <w:pStyle w:val="paragraph"/>
        <w:spacing w:before="0" w:beforeAutospacing="0" w:after="0" w:afterAutospacing="0"/>
        <w:textAlignment w:val="baseline"/>
        <w:rPr>
          <w:moveTo w:id="99" w:author="Jessica Marshall" w:date="2023-06-28T14:47:00Z"/>
          <w:rStyle w:val="eop"/>
          <w:rFonts w:asciiTheme="minorHAnsi" w:hAnsiTheme="minorHAnsi" w:cstheme="minorHAnsi"/>
          <w:color w:val="000000"/>
          <w:sz w:val="22"/>
          <w:szCs w:val="22"/>
        </w:rPr>
      </w:pPr>
      <w:moveToRangeStart w:id="100" w:author="Jessica Marshall" w:date="2023-06-28T14:47:00Z" w:name="move138856086"/>
      <w:moveTo w:id="101" w:author="Jessica Marshall" w:date="2023-06-28T14:47:00Z">
        <w:r w:rsidRPr="00D25722">
          <w:rPr>
            <w:rStyle w:val="eop"/>
            <w:rFonts w:asciiTheme="minorHAnsi" w:hAnsiTheme="minorHAnsi" w:cstheme="minorHAnsi"/>
            <w:b/>
            <w:bCs/>
            <w:color w:val="000000"/>
            <w:sz w:val="22"/>
            <w:szCs w:val="22"/>
          </w:rPr>
          <w:lastRenderedPageBreak/>
          <w:t>Figure 3</w:t>
        </w:r>
        <w:r>
          <w:rPr>
            <w:rStyle w:val="eop"/>
            <w:rFonts w:asciiTheme="minorHAnsi" w:hAnsiTheme="minorHAnsi" w:cstheme="minorHAnsi"/>
            <w:color w:val="000000"/>
            <w:sz w:val="22"/>
            <w:szCs w:val="22"/>
          </w:rPr>
          <w:t xml:space="preserve"> Linear nonthreshold curve of radiation dose-response relationship. The straight-line curve passing through the origin in the graph indicates that the response to radiation (in terms of biologic effects) is directly proportional to the radiation dose and that no known level of radiation dose exists below which the chance of sustaining biologic damage is zero. </w:t>
        </w:r>
      </w:moveTo>
    </w:p>
    <w:moveToRangeEnd w:id="100"/>
    <w:p w14:paraId="1D2394BB" w14:textId="77777777" w:rsidR="00F60CAB" w:rsidRPr="00F60CAB" w:rsidRDefault="00F60CAB" w:rsidP="00F60CAB">
      <w:pPr>
        <w:pStyle w:val="paragraph"/>
        <w:spacing w:before="0" w:beforeAutospacing="0" w:after="0" w:afterAutospacing="0"/>
        <w:textAlignment w:val="baseline"/>
        <w:rPr>
          <w:rStyle w:val="normaltextrun"/>
          <w:rFonts w:asciiTheme="minorHAnsi" w:hAnsiTheme="minorHAnsi" w:cstheme="minorHAnsi"/>
          <w:color w:val="000000"/>
          <w:sz w:val="18"/>
          <w:szCs w:val="18"/>
        </w:rPr>
      </w:pPr>
      <w:r w:rsidRPr="00F60CAB">
        <w:rPr>
          <w:rStyle w:val="normaltextrun"/>
          <w:rFonts w:asciiTheme="minorHAnsi" w:hAnsiTheme="minorHAnsi" w:cstheme="minorHAnsi"/>
          <w:color w:val="000000"/>
          <w:sz w:val="18"/>
          <w:szCs w:val="18"/>
        </w:rPr>
        <w:t xml:space="preserve">Image reference: </w:t>
      </w:r>
      <w:r w:rsidR="0096537C" w:rsidRPr="0096537C">
        <w:rPr>
          <w:rFonts w:asciiTheme="minorHAnsi" w:hAnsiTheme="minorHAnsi" w:cstheme="minorHAnsi"/>
          <w:sz w:val="18"/>
          <w:szCs w:val="18"/>
        </w:rPr>
        <w:t xml:space="preserve">Statkiewicz Sherer MA, Visconti PJ, Ritenour ER, Haynes, KW. </w:t>
      </w:r>
      <w:r w:rsidR="0096537C" w:rsidRPr="0096537C">
        <w:rPr>
          <w:rFonts w:asciiTheme="minorHAnsi" w:hAnsiTheme="minorHAnsi" w:cstheme="minorHAnsi"/>
          <w:i/>
          <w:iCs/>
          <w:sz w:val="18"/>
          <w:szCs w:val="18"/>
        </w:rPr>
        <w:t>Radiation Protection in Medical  Radiography</w:t>
      </w:r>
      <w:r w:rsidR="0096537C" w:rsidRPr="0096537C">
        <w:rPr>
          <w:rFonts w:asciiTheme="minorHAnsi" w:hAnsiTheme="minorHAnsi" w:cstheme="minorHAnsi"/>
          <w:sz w:val="18"/>
          <w:szCs w:val="18"/>
        </w:rPr>
        <w:t>. 9</w:t>
      </w:r>
      <w:r w:rsidR="0096537C" w:rsidRPr="0096537C">
        <w:rPr>
          <w:rFonts w:asciiTheme="minorHAnsi" w:hAnsiTheme="minorHAnsi" w:cstheme="minorHAnsi"/>
          <w:sz w:val="18"/>
          <w:szCs w:val="18"/>
          <w:vertAlign w:val="superscript"/>
        </w:rPr>
        <w:t>th</w:t>
      </w:r>
      <w:r w:rsidR="0096537C" w:rsidRPr="0096537C">
        <w:rPr>
          <w:rFonts w:asciiTheme="minorHAnsi" w:hAnsiTheme="minorHAnsi" w:cstheme="minorHAnsi"/>
          <w:sz w:val="18"/>
          <w:szCs w:val="18"/>
        </w:rPr>
        <w:t xml:space="preserve"> ed.  (2022). St. Louis, MO: Mosby Elsevier.</w:t>
      </w:r>
    </w:p>
    <w:p w14:paraId="75C8DABE" w14:textId="77777777" w:rsidR="00F60CAB" w:rsidRDefault="00F60CAB" w:rsidP="00F23879">
      <w:pPr>
        <w:pStyle w:val="paragraph"/>
        <w:spacing w:before="0" w:beforeAutospacing="0" w:after="0" w:afterAutospacing="0"/>
        <w:textAlignment w:val="baseline"/>
        <w:rPr>
          <w:rStyle w:val="eop"/>
          <w:rFonts w:asciiTheme="minorHAnsi" w:hAnsiTheme="minorHAnsi" w:cstheme="minorHAnsi"/>
          <w:color w:val="000000"/>
          <w:sz w:val="22"/>
          <w:szCs w:val="22"/>
        </w:rPr>
      </w:pPr>
    </w:p>
    <w:p w14:paraId="0A6FB58B"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384EA8E" w14:textId="77777777" w:rsidR="00F60CAB" w:rsidRPr="00F23879" w:rsidRDefault="00F60CAB" w:rsidP="00F23879">
      <w:pPr>
        <w:pStyle w:val="paragraph"/>
        <w:spacing w:before="0" w:beforeAutospacing="0" w:after="0" w:afterAutospacing="0"/>
        <w:textAlignment w:val="baseline"/>
        <w:rPr>
          <w:rFonts w:asciiTheme="minorHAnsi" w:hAnsiTheme="minorHAnsi" w:cstheme="minorHAnsi"/>
          <w:sz w:val="22"/>
          <w:szCs w:val="22"/>
        </w:rPr>
      </w:pPr>
    </w:p>
    <w:p w14:paraId="0B416586" w14:textId="6AE200B4" w:rsidR="00653340" w:rsidRPr="00D25722" w:rsidRDefault="00264905">
      <w:pPr>
        <w:pStyle w:val="Heading3"/>
        <w:pPrChange w:id="102" w:author="Jessica Marshall" w:date="2023-06-28T14:47:00Z">
          <w:pPr>
            <w:pStyle w:val="paragraph"/>
            <w:spacing w:before="0" w:beforeAutospacing="0" w:after="0" w:afterAutospacing="0"/>
            <w:textAlignment w:val="baseline"/>
          </w:pPr>
        </w:pPrChange>
      </w:pPr>
      <w:del w:id="103" w:author="Jessica Marshall" w:date="2023-06-28T14:48:00Z">
        <w:r w:rsidRPr="00D25722" w:rsidDel="002148A1">
          <w:delText xml:space="preserve">b. </w:delText>
        </w:r>
      </w:del>
      <w:r w:rsidR="009056D5" w:rsidRPr="00D25722">
        <w:t>Relative tissue radiosensitivities</w:t>
      </w:r>
      <w:r w:rsidR="00F20905" w:rsidRPr="00D25722">
        <w:rPr>
          <w:vertAlign w:val="superscript"/>
        </w:rPr>
        <w:fldChar w:fldCharType="begin"/>
      </w:r>
      <w:r w:rsidR="00F20905" w:rsidRPr="00D25722">
        <w:rPr>
          <w:vertAlign w:val="superscript"/>
        </w:rPr>
        <w:instrText xml:space="preserve"> NOTEREF _Ref138162475 \h  \* MERGEFORMAT </w:instrText>
      </w:r>
      <w:r w:rsidR="00F20905" w:rsidRPr="00D25722">
        <w:rPr>
          <w:vertAlign w:val="superscript"/>
        </w:rPr>
      </w:r>
      <w:r w:rsidR="00F20905" w:rsidRPr="00D25722">
        <w:rPr>
          <w:vertAlign w:val="superscript"/>
        </w:rPr>
        <w:fldChar w:fldCharType="separate"/>
      </w:r>
      <w:r w:rsidR="00F20905" w:rsidRPr="00D25722">
        <w:rPr>
          <w:vertAlign w:val="superscript"/>
        </w:rPr>
        <w:t>4</w:t>
      </w:r>
      <w:r w:rsidR="00F20905" w:rsidRPr="00D25722">
        <w:rPr>
          <w:vertAlign w:val="superscript"/>
        </w:rPr>
        <w:fldChar w:fldCharType="end"/>
      </w:r>
      <w:r w:rsidR="009056D5" w:rsidRPr="00D25722">
        <w:rPr>
          <w:vertAlign w:val="superscript"/>
        </w:rPr>
        <w:t xml:space="preserve"> </w:t>
      </w:r>
    </w:p>
    <w:p w14:paraId="7EBB8F05" w14:textId="48F79804" w:rsidR="009056D5" w:rsidRDefault="009056D5" w:rsidP="00F20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F23879">
        <w:rPr>
          <w:rStyle w:val="normaltextrun"/>
          <w:rFonts w:asciiTheme="minorHAnsi" w:hAnsiTheme="minorHAnsi" w:cstheme="minorHAnsi"/>
          <w:color w:val="000000"/>
          <w:sz w:val="22"/>
          <w:szCs w:val="22"/>
        </w:rPr>
        <w:t>The characteristics of radiation</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such as charge, mass</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and energy</w:t>
      </w:r>
      <w:r w:rsidR="00E27800">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vary among the different types of radiation.</w:t>
      </w:r>
      <w:r w:rsidRPr="00F23879">
        <w:rPr>
          <w:rStyle w:val="eop"/>
          <w:rFonts w:asciiTheme="minorHAnsi" w:hAnsiTheme="minorHAnsi" w:cstheme="minorHAnsi"/>
          <w:color w:val="000000"/>
          <w:sz w:val="22"/>
          <w:szCs w:val="22"/>
        </w:rPr>
        <w:t>​</w:t>
      </w:r>
      <w:r w:rsidR="00F20905">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These characteristics can affect the amount of biologic damage and determine the extent to which different radiation modalities transfer energy into biologic tissue.</w:t>
      </w:r>
      <w:r w:rsidRPr="00F23879">
        <w:rPr>
          <w:rStyle w:val="eop"/>
          <w:rFonts w:asciiTheme="minorHAnsi" w:hAnsiTheme="minorHAnsi" w:cstheme="minorHAnsi"/>
          <w:color w:val="000000"/>
          <w:sz w:val="22"/>
          <w:szCs w:val="22"/>
        </w:rPr>
        <w:t>​</w:t>
      </w:r>
      <w:r w:rsidR="00F20905">
        <w:rPr>
          <w:rFonts w:asciiTheme="minorHAnsi" w:hAnsiTheme="minorHAnsi" w:cstheme="minorHAnsi"/>
          <w:sz w:val="22"/>
          <w:szCs w:val="22"/>
        </w:rPr>
        <w:t xml:space="preserve"> </w:t>
      </w:r>
      <w:r w:rsidRPr="008758A1">
        <w:rPr>
          <w:rStyle w:val="normaltextrun"/>
          <w:rFonts w:asciiTheme="minorHAnsi" w:hAnsiTheme="minorHAnsi" w:cstheme="minorHAnsi"/>
          <w:color w:val="000000"/>
          <w:sz w:val="22"/>
          <w:szCs w:val="22"/>
          <w:highlight w:val="yellow"/>
        </w:rPr>
        <w:t xml:space="preserve">To </w:t>
      </w:r>
      <w:r w:rsidR="00F20905" w:rsidRPr="008758A1">
        <w:rPr>
          <w:rStyle w:val="normaltextrun"/>
          <w:rFonts w:asciiTheme="minorHAnsi" w:hAnsiTheme="minorHAnsi" w:cstheme="minorHAnsi"/>
          <w:color w:val="000000"/>
          <w:sz w:val="22"/>
          <w:szCs w:val="22"/>
          <w:highlight w:val="yellow"/>
        </w:rPr>
        <w:t xml:space="preserve">be able to </w:t>
      </w:r>
      <w:r w:rsidRPr="008758A1">
        <w:rPr>
          <w:rStyle w:val="normaltextrun"/>
          <w:rFonts w:asciiTheme="minorHAnsi" w:hAnsiTheme="minorHAnsi" w:cstheme="minorHAnsi"/>
          <w:color w:val="000000"/>
          <w:sz w:val="22"/>
          <w:szCs w:val="22"/>
          <w:highlight w:val="yellow"/>
        </w:rPr>
        <w:t xml:space="preserve">understand </w:t>
      </w:r>
      <w:r w:rsidR="00F20905" w:rsidRPr="008758A1">
        <w:rPr>
          <w:rStyle w:val="normaltextrun"/>
          <w:rFonts w:asciiTheme="minorHAnsi" w:hAnsiTheme="minorHAnsi" w:cstheme="minorHAnsi"/>
          <w:color w:val="000000"/>
          <w:sz w:val="22"/>
          <w:szCs w:val="22"/>
          <w:highlight w:val="yellow"/>
        </w:rPr>
        <w:t>how</w:t>
      </w:r>
      <w:r w:rsidRPr="008758A1">
        <w:rPr>
          <w:rStyle w:val="normaltextrun"/>
          <w:rFonts w:asciiTheme="minorHAnsi" w:hAnsiTheme="minorHAnsi" w:cstheme="minorHAnsi"/>
          <w:color w:val="000000"/>
          <w:sz w:val="22"/>
          <w:szCs w:val="22"/>
          <w:highlight w:val="yellow"/>
        </w:rPr>
        <w:t xml:space="preserve"> ionizing radiation causes injury in biologic tissue, </w:t>
      </w:r>
      <w:r w:rsidR="00F20905" w:rsidRPr="008758A1">
        <w:rPr>
          <w:rStyle w:val="normaltextrun"/>
          <w:rFonts w:asciiTheme="minorHAnsi" w:hAnsiTheme="minorHAnsi" w:cstheme="minorHAnsi"/>
          <w:color w:val="000000"/>
          <w:sz w:val="22"/>
          <w:szCs w:val="22"/>
          <w:highlight w:val="yellow"/>
        </w:rPr>
        <w:t>three</w:t>
      </w:r>
      <w:r w:rsidRPr="008758A1">
        <w:rPr>
          <w:rStyle w:val="normaltextrun"/>
          <w:rFonts w:asciiTheme="minorHAnsi" w:hAnsiTheme="minorHAnsi" w:cstheme="minorHAnsi"/>
          <w:color w:val="000000"/>
          <w:sz w:val="22"/>
          <w:szCs w:val="22"/>
          <w:highlight w:val="yellow"/>
        </w:rPr>
        <w:t xml:space="preserve"> concepts must be studied; </w:t>
      </w:r>
      <w:r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Linear energy transfer (LET), Relative biologic effectiveness (RBE)</w:t>
      </w:r>
      <w:r w:rsidR="00F20905" w:rsidRPr="008758A1">
        <w:rPr>
          <w:rStyle w:val="normaltextrun"/>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 xml:space="preserve"> and Oxygen enhancement ratio (OER)</w:t>
      </w:r>
      <w:r w:rsidR="00F20905" w:rsidRPr="008758A1">
        <w:rPr>
          <w:rStyle w:val="normaltextrun"/>
          <w:rFonts w:asciiTheme="minorHAnsi" w:hAnsiTheme="minorHAnsi" w:cstheme="minorHAnsi"/>
          <w:color w:val="000000"/>
          <w:sz w:val="22"/>
          <w:szCs w:val="22"/>
          <w:highlight w:val="yellow"/>
        </w:rPr>
        <w:t>.</w:t>
      </w:r>
    </w:p>
    <w:p w14:paraId="6E968C4A" w14:textId="77777777" w:rsidR="00F20905" w:rsidRPr="00F23879" w:rsidRDefault="00F20905" w:rsidP="00F20905">
      <w:pPr>
        <w:pStyle w:val="paragraph"/>
        <w:spacing w:before="0" w:beforeAutospacing="0" w:after="0" w:afterAutospacing="0"/>
        <w:textAlignment w:val="baseline"/>
        <w:rPr>
          <w:rFonts w:asciiTheme="minorHAnsi" w:hAnsiTheme="minorHAnsi" w:cstheme="minorHAnsi"/>
          <w:sz w:val="22"/>
          <w:szCs w:val="22"/>
        </w:rPr>
      </w:pPr>
    </w:p>
    <w:p w14:paraId="2223D55B" w14:textId="60463EF2"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Linear energy transfer can determine the ability of radiation to cause biologic damage in human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Electrons ejected </w:t>
      </w:r>
      <w:r>
        <w:rPr>
          <w:rStyle w:val="normaltextrun"/>
          <w:rFonts w:asciiTheme="minorHAnsi" w:hAnsiTheme="minorHAnsi" w:cstheme="minorHAnsi"/>
          <w:color w:val="000000"/>
          <w:sz w:val="22"/>
          <w:szCs w:val="22"/>
        </w:rPr>
        <w:t>due to</w:t>
      </w:r>
      <w:r w:rsidR="009056D5" w:rsidRPr="00F23879">
        <w:rPr>
          <w:rStyle w:val="normaltextrun"/>
          <w:rFonts w:asciiTheme="minorHAnsi" w:hAnsiTheme="minorHAnsi" w:cstheme="minorHAnsi"/>
          <w:color w:val="000000"/>
          <w:sz w:val="22"/>
          <w:szCs w:val="22"/>
        </w:rPr>
        <w:t xml:space="preserve"> photoelectric absorption and </w:t>
      </w:r>
      <w:r>
        <w:rPr>
          <w:rStyle w:val="normaltextrun"/>
          <w:rFonts w:asciiTheme="minorHAnsi" w:hAnsiTheme="minorHAnsi" w:cstheme="minorHAnsi"/>
          <w:color w:val="000000"/>
          <w:sz w:val="22"/>
          <w:szCs w:val="22"/>
        </w:rPr>
        <w:t>C</w:t>
      </w:r>
      <w:r w:rsidR="009056D5" w:rsidRPr="00F23879">
        <w:rPr>
          <w:rStyle w:val="normaltextrun"/>
          <w:rFonts w:asciiTheme="minorHAnsi" w:hAnsiTheme="minorHAnsi" w:cstheme="minorHAnsi"/>
          <w:color w:val="000000"/>
          <w:sz w:val="22"/>
          <w:szCs w:val="22"/>
        </w:rPr>
        <w:t>ompton scattering move through tissue and deposit, or transfer, energy through ionization. </w:t>
      </w:r>
      <w:r>
        <w:rPr>
          <w:rStyle w:val="normaltextrun"/>
          <w:rFonts w:asciiTheme="minorHAnsi" w:hAnsiTheme="minorHAnsi" w:cstheme="minorHAnsi"/>
          <w:color w:val="000000"/>
          <w:sz w:val="22"/>
          <w:szCs w:val="22"/>
        </w:rPr>
        <w:t>LET is the rate at which an electron transfers energy to the surrounding tissue</w:t>
      </w:r>
      <w:r w:rsidR="009056D5" w:rsidRPr="00F23879">
        <w:rPr>
          <w:rStyle w:val="normaltextrun"/>
          <w:rFonts w:asciiTheme="minorHAnsi" w:hAnsiTheme="minorHAnsi" w:cstheme="minorHAnsi"/>
          <w:color w:val="000000"/>
          <w:sz w:val="22"/>
          <w:szCs w:val="22"/>
        </w:rPr>
        <w:t>. </w:t>
      </w:r>
      <w:r w:rsidR="009056D5" w:rsidRPr="00F23879">
        <w:rPr>
          <w:rStyle w:val="eop"/>
          <w:rFonts w:asciiTheme="minorHAnsi" w:hAnsiTheme="minorHAnsi" w:cstheme="minorHAnsi"/>
          <w:color w:val="000000"/>
          <w:sz w:val="22"/>
          <w:szCs w:val="22"/>
        </w:rPr>
        <w:t>​</w:t>
      </w:r>
      <w:del w:id="104" w:author="Jessica Marshall" w:date="2023-06-28T15:13:00Z">
        <w:r w:rsidR="009056D5" w:rsidRPr="00F23879" w:rsidDel="00662F7C">
          <w:rPr>
            <w:rStyle w:val="normaltextrun"/>
            <w:rFonts w:asciiTheme="minorHAnsi" w:hAnsiTheme="minorHAnsi" w:cstheme="minorHAnsi"/>
            <w:color w:val="000000"/>
            <w:sz w:val="22"/>
            <w:szCs w:val="22"/>
          </w:rPr>
          <w:delText>So</w:delText>
        </w:r>
      </w:del>
      <w:r w:rsidR="009056D5" w:rsidRPr="00F23879">
        <w:rPr>
          <w:rStyle w:val="normaltextrun"/>
          <w:rFonts w:asciiTheme="minorHAnsi" w:hAnsiTheme="minorHAnsi" w:cstheme="minorHAnsi"/>
          <w:color w:val="000000"/>
          <w:sz w:val="22"/>
          <w:szCs w:val="22"/>
        </w:rPr>
        <w:t xml:space="preserve"> LET is the energy deposited per unit of </w:t>
      </w:r>
      <w:r>
        <w:rPr>
          <w:rStyle w:val="normaltextrun"/>
          <w:rFonts w:asciiTheme="minorHAnsi" w:hAnsiTheme="minorHAnsi" w:cstheme="minorHAnsi"/>
          <w:color w:val="000000"/>
          <w:sz w:val="22"/>
          <w:szCs w:val="22"/>
        </w:rPr>
        <w:t xml:space="preserve">a </w:t>
      </w:r>
      <w:r w:rsidR="009056D5" w:rsidRPr="00F23879">
        <w:rPr>
          <w:rStyle w:val="normaltextrun"/>
          <w:rFonts w:asciiTheme="minorHAnsi" w:hAnsiTheme="minorHAnsi" w:cstheme="minorHAnsi"/>
          <w:color w:val="000000"/>
          <w:sz w:val="22"/>
          <w:szCs w:val="22"/>
        </w:rPr>
        <w:t>track</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w:t>
      </w:r>
      <w:r>
        <w:rPr>
          <w:rStyle w:val="normaltextrun"/>
          <w:rFonts w:asciiTheme="minorHAnsi" w:hAnsiTheme="minorHAnsi" w:cstheme="minorHAnsi"/>
          <w:color w:val="000000"/>
          <w:sz w:val="22"/>
          <w:szCs w:val="22"/>
        </w:rPr>
        <w:t>and it</w:t>
      </w:r>
      <w:r w:rsidR="009056D5" w:rsidRPr="00F23879">
        <w:rPr>
          <w:rStyle w:val="normaltextrun"/>
          <w:rFonts w:asciiTheme="minorHAnsi" w:hAnsiTheme="minorHAnsi" w:cstheme="minorHAnsi"/>
          <w:color w:val="000000"/>
          <w:sz w:val="22"/>
          <w:szCs w:val="22"/>
        </w:rPr>
        <w:t xml:space="preserve"> is used to </w:t>
      </w:r>
      <w:r>
        <w:rPr>
          <w:rStyle w:val="normaltextrun"/>
          <w:rFonts w:asciiTheme="minorHAnsi" w:hAnsiTheme="minorHAnsi" w:cstheme="minorHAnsi"/>
          <w:color w:val="000000"/>
          <w:sz w:val="22"/>
          <w:szCs w:val="22"/>
        </w:rPr>
        <w:t>a</w:t>
      </w:r>
      <w:r w:rsidR="009056D5" w:rsidRPr="00F23879">
        <w:rPr>
          <w:rStyle w:val="normaltextrun"/>
          <w:rFonts w:asciiTheme="minorHAnsi" w:hAnsiTheme="minorHAnsi" w:cstheme="minorHAnsi"/>
          <w:color w:val="000000"/>
          <w:sz w:val="22"/>
          <w:szCs w:val="22"/>
        </w:rPr>
        <w:t>ssess potential tissue and organ damage from exposure to ionizing radiation.</w:t>
      </w:r>
      <w:r w:rsidR="009056D5" w:rsidRPr="00F23879">
        <w:rPr>
          <w:rStyle w:val="eop"/>
          <w:rFonts w:asciiTheme="minorHAnsi" w:hAnsiTheme="minorHAnsi" w:cstheme="minorHAnsi"/>
          <w:color w:val="000000"/>
          <w:sz w:val="22"/>
          <w:szCs w:val="22"/>
        </w:rPr>
        <w:t>​</w:t>
      </w:r>
      <w:r>
        <w:rPr>
          <w:rStyle w:val="eop"/>
          <w:rFonts w:asciiTheme="minorHAnsi" w:hAnsiTheme="minorHAnsi" w:cstheme="minorHAnsi"/>
          <w:color w:val="000000"/>
          <w:sz w:val="22"/>
          <w:szCs w:val="22"/>
        </w:rPr>
        <w:t xml:space="preserve"> The total length of the track calculates the energy average. The energy transfer rate from ionizing radiation, used for diagnostic purposes (x-rays), to soft biologic tissue is considered low-LET radiation. </w:t>
      </w:r>
      <w:r w:rsidR="009056D5" w:rsidRPr="00F23879">
        <w:rPr>
          <w:rStyle w:val="normaltextrun"/>
          <w:rFonts w:asciiTheme="minorHAnsi" w:hAnsiTheme="minorHAnsi" w:cstheme="minorHAnsi"/>
          <w:color w:val="000000"/>
          <w:sz w:val="22"/>
          <w:szCs w:val="22"/>
        </w:rPr>
        <w:t xml:space="preserve">As the LET increases, the </w:t>
      </w:r>
      <w:r>
        <w:rPr>
          <w:rStyle w:val="normaltextrun"/>
          <w:rFonts w:asciiTheme="minorHAnsi" w:hAnsiTheme="minorHAnsi" w:cstheme="minorHAnsi"/>
          <w:color w:val="000000"/>
          <w:sz w:val="22"/>
          <w:szCs w:val="22"/>
        </w:rPr>
        <w:t>biologic</w:t>
      </w:r>
      <w:r w:rsidR="009056D5" w:rsidRPr="00F23879">
        <w:rPr>
          <w:rStyle w:val="normaltextrun"/>
          <w:rFonts w:asciiTheme="minorHAnsi" w:hAnsiTheme="minorHAnsi" w:cstheme="minorHAnsi"/>
          <w:color w:val="000000"/>
          <w:sz w:val="22"/>
          <w:szCs w:val="22"/>
        </w:rPr>
        <w:t xml:space="preserve"> response increases.  </w:t>
      </w:r>
      <w:r>
        <w:rPr>
          <w:rStyle w:val="normaltextrun"/>
          <w:rFonts w:asciiTheme="minorHAnsi" w:hAnsiTheme="minorHAnsi" w:cstheme="minorHAnsi"/>
          <w:color w:val="000000"/>
          <w:sz w:val="22"/>
          <w:szCs w:val="22"/>
        </w:rPr>
        <w:t>Table 2 lists the categories of LET.</w:t>
      </w:r>
    </w:p>
    <w:p w14:paraId="69DF98A2"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957CB60" w14:textId="71761684"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Table 2: General Categories of Linear Energy Transfer (LET)</w:t>
      </w:r>
    </w:p>
    <w:tbl>
      <w:tblPr>
        <w:tblStyle w:val="TableGrid"/>
        <w:tblW w:w="0" w:type="auto"/>
        <w:tblLook w:val="04A0" w:firstRow="1" w:lastRow="0" w:firstColumn="1" w:lastColumn="0" w:noHBand="0" w:noVBand="1"/>
      </w:tblPr>
      <w:tblGrid>
        <w:gridCol w:w="3055"/>
        <w:gridCol w:w="6295"/>
      </w:tblGrid>
      <w:tr w:rsidR="00F20905" w14:paraId="720D566D" w14:textId="77777777" w:rsidTr="00F20905">
        <w:tc>
          <w:tcPr>
            <w:tcW w:w="3055" w:type="dxa"/>
          </w:tcPr>
          <w:p w14:paraId="612E5361" w14:textId="7D3A7252"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Low-LET Radiation</w:t>
            </w:r>
          </w:p>
        </w:tc>
        <w:tc>
          <w:tcPr>
            <w:tcW w:w="6295" w:type="dxa"/>
          </w:tcPr>
          <w:p w14:paraId="4941880E" w14:textId="70E9E9DB" w:rsidR="00F20905" w:rsidRPr="00F20905" w:rsidRDefault="00F20905" w:rsidP="0096537C">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r w:rsidRPr="00F20905">
              <w:rPr>
                <w:rStyle w:val="normaltextrun"/>
                <w:rFonts w:asciiTheme="minorHAnsi" w:hAnsiTheme="minorHAnsi" w:cstheme="minorHAnsi"/>
                <w:b/>
                <w:bCs/>
                <w:color w:val="000000"/>
                <w:sz w:val="22"/>
                <w:szCs w:val="22"/>
              </w:rPr>
              <w:t>High-LET Radiation</w:t>
            </w:r>
          </w:p>
        </w:tc>
      </w:tr>
      <w:tr w:rsidR="00F20905" w14:paraId="46F31DCE" w14:textId="77777777" w:rsidTr="00F20905">
        <w:tc>
          <w:tcPr>
            <w:tcW w:w="3055" w:type="dxa"/>
          </w:tcPr>
          <w:p w14:paraId="04B98F88" w14:textId="2BB17F01"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Gamma rays</w:t>
            </w:r>
          </w:p>
        </w:tc>
        <w:tc>
          <w:tcPr>
            <w:tcW w:w="6295" w:type="dxa"/>
          </w:tcPr>
          <w:p w14:paraId="5DC418AA" w14:textId="5EEDB9B3"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Alpha particles</w:t>
            </w:r>
          </w:p>
        </w:tc>
      </w:tr>
      <w:tr w:rsidR="00F20905" w14:paraId="76871EDC" w14:textId="77777777" w:rsidTr="00F20905">
        <w:tc>
          <w:tcPr>
            <w:tcW w:w="3055" w:type="dxa"/>
          </w:tcPr>
          <w:p w14:paraId="77CB3ED3" w14:textId="716DE78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X-rays</w:t>
            </w:r>
          </w:p>
        </w:tc>
        <w:tc>
          <w:tcPr>
            <w:tcW w:w="6295" w:type="dxa"/>
          </w:tcPr>
          <w:p w14:paraId="4B36206F" w14:textId="72C5E0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Ions of heavy nuclei</w:t>
            </w:r>
          </w:p>
        </w:tc>
      </w:tr>
      <w:tr w:rsidR="00F20905" w14:paraId="5A309F76" w14:textId="77777777" w:rsidTr="00F20905">
        <w:tc>
          <w:tcPr>
            <w:tcW w:w="3055" w:type="dxa"/>
          </w:tcPr>
          <w:p w14:paraId="38B7C446" w14:textId="379CBC98"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Electrons</w:t>
            </w:r>
          </w:p>
        </w:tc>
        <w:tc>
          <w:tcPr>
            <w:tcW w:w="6295" w:type="dxa"/>
          </w:tcPr>
          <w:p w14:paraId="7CF19010" w14:textId="61A46A70"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Charged particles released from interactions between neutrons and atoms</w:t>
            </w:r>
          </w:p>
        </w:tc>
      </w:tr>
      <w:tr w:rsidR="00F20905" w14:paraId="5872706D" w14:textId="77777777" w:rsidTr="00F20905">
        <w:tc>
          <w:tcPr>
            <w:tcW w:w="3055" w:type="dxa"/>
          </w:tcPr>
          <w:p w14:paraId="16625034"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tc>
        <w:tc>
          <w:tcPr>
            <w:tcW w:w="6295" w:type="dxa"/>
          </w:tcPr>
          <w:p w14:paraId="54ABA8AA" w14:textId="20FE844B"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Low-energy neutrons</w:t>
            </w:r>
          </w:p>
        </w:tc>
      </w:tr>
    </w:tbl>
    <w:p w14:paraId="1EDA132D"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E49415C" w14:textId="0DFA6A37" w:rsidR="00F20905" w:rsidDel="00662F7C" w:rsidRDefault="00F20905" w:rsidP="0096537C">
      <w:pPr>
        <w:pStyle w:val="paragraph"/>
        <w:spacing w:before="0" w:beforeAutospacing="0" w:after="0" w:afterAutospacing="0"/>
        <w:textAlignment w:val="baseline"/>
        <w:rPr>
          <w:del w:id="105" w:author="Jessica Marshall" w:date="2023-06-28T15:13:00Z"/>
          <w:rStyle w:val="normaltextrun"/>
          <w:rFonts w:asciiTheme="minorHAnsi" w:hAnsiTheme="minorHAnsi" w:cstheme="minorHAnsi"/>
          <w:color w:val="000000"/>
          <w:sz w:val="22"/>
          <w:szCs w:val="22"/>
        </w:rPr>
      </w:pPr>
    </w:p>
    <w:p w14:paraId="64FDEE5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Fonts w:asciiTheme="minorHAnsi" w:hAnsiTheme="minorHAnsi" w:cstheme="minorHAnsi"/>
          <w:sz w:val="22"/>
          <w:szCs w:val="22"/>
        </w:rPr>
        <w:t>Biologic damage produced by radiation escalates as the LET of radiation increases. Identical doses of radiation of different LETs do not render identical biologic effects. Relative biologic effectiveness (</w:t>
      </w:r>
      <w:r w:rsidR="009056D5" w:rsidRPr="00F23879">
        <w:rPr>
          <w:rFonts w:asciiTheme="minorHAnsi" w:hAnsiTheme="minorHAnsi" w:cstheme="minorHAnsi"/>
          <w:sz w:val="22"/>
          <w:szCs w:val="22"/>
        </w:rPr>
        <w:t>RBE</w:t>
      </w:r>
      <w:r>
        <w:rPr>
          <w:rFonts w:asciiTheme="minorHAnsi" w:hAnsiTheme="minorHAnsi" w:cstheme="minorHAnsi"/>
          <w:sz w:val="22"/>
          <w:szCs w:val="22"/>
        </w:rPr>
        <w:t xml:space="preserve">) describes the comparative capabilities of radiation with differing LETs to produce a particular biologic reaction. </w:t>
      </w:r>
      <w:r w:rsidR="009056D5" w:rsidRPr="00F23879">
        <w:rPr>
          <w:rStyle w:val="normaltextrun"/>
          <w:rFonts w:asciiTheme="minorHAnsi" w:hAnsiTheme="minorHAnsi" w:cstheme="minorHAnsi"/>
          <w:color w:val="000000"/>
          <w:sz w:val="22"/>
          <w:szCs w:val="22"/>
        </w:rPr>
        <w:t xml:space="preserve">For example, 1 gray of neutrons </w:t>
      </w:r>
      <w:r>
        <w:rPr>
          <w:rStyle w:val="normaltextrun"/>
          <w:rFonts w:asciiTheme="minorHAnsi" w:hAnsiTheme="minorHAnsi" w:cstheme="minorHAnsi"/>
          <w:color w:val="000000"/>
          <w:sz w:val="22"/>
          <w:szCs w:val="22"/>
        </w:rPr>
        <w:t>ha</w:t>
      </w:r>
      <w:r w:rsidR="009056D5" w:rsidRPr="00F23879">
        <w:rPr>
          <w:rStyle w:val="normaltextrun"/>
          <w:rFonts w:asciiTheme="minorHAnsi" w:hAnsiTheme="minorHAnsi" w:cstheme="minorHAnsi"/>
          <w:color w:val="000000"/>
          <w:sz w:val="22"/>
          <w:szCs w:val="22"/>
        </w:rPr>
        <w:t xml:space="preserve">s a </w:t>
      </w:r>
      <w:r>
        <w:rPr>
          <w:rStyle w:val="normaltextrun"/>
          <w:rFonts w:asciiTheme="minorHAnsi" w:hAnsiTheme="minorHAnsi" w:cstheme="minorHAnsi"/>
          <w:color w:val="000000"/>
          <w:sz w:val="22"/>
          <w:szCs w:val="22"/>
        </w:rPr>
        <w:t>more significant</w:t>
      </w:r>
      <w:r w:rsidR="009056D5" w:rsidRPr="00F23879">
        <w:rPr>
          <w:rStyle w:val="normaltextrun"/>
          <w:rFonts w:asciiTheme="minorHAnsi" w:hAnsiTheme="minorHAnsi" w:cstheme="minorHAnsi"/>
          <w:color w:val="000000"/>
          <w:sz w:val="22"/>
          <w:szCs w:val="22"/>
        </w:rPr>
        <w:t xml:space="preserve"> biologic effect than 1 gray of x-rays.</w:t>
      </w:r>
      <w:r>
        <w:rPr>
          <w:rStyle w:val="normaltextrun"/>
          <w:rFonts w:asciiTheme="minorHAnsi" w:hAnsiTheme="minorHAnsi" w:cstheme="minorHAnsi"/>
          <w:color w:val="000000"/>
          <w:sz w:val="22"/>
          <w:szCs w:val="22"/>
        </w:rPr>
        <w:t xml:space="preserve"> </w:t>
      </w:r>
      <w:r w:rsidR="009056D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RBE is</w:t>
      </w:r>
      <w:r w:rsidR="009056D5" w:rsidRPr="00F23879">
        <w:rPr>
          <w:rStyle w:val="normaltextrun"/>
          <w:rFonts w:asciiTheme="minorHAnsi" w:hAnsiTheme="minorHAnsi" w:cstheme="minorHAnsi"/>
          <w:color w:val="000000"/>
          <w:sz w:val="22"/>
          <w:szCs w:val="22"/>
        </w:rPr>
        <w:t xml:space="preserve"> a ratio of the dose of reference radiation to the dose of radiation necessary to produce a response</w:t>
      </w:r>
      <w:r>
        <w:rPr>
          <w:rStyle w:val="normaltextrun"/>
          <w:rFonts w:asciiTheme="minorHAnsi" w:hAnsiTheme="minorHAnsi" w:cstheme="minorHAnsi"/>
          <w:color w:val="000000"/>
          <w:sz w:val="22"/>
          <w:szCs w:val="22"/>
        </w:rPr>
        <w:t xml:space="preserve">. </w:t>
      </w:r>
    </w:p>
    <w:p w14:paraId="272118F8" w14:textId="77777777" w:rsidR="00F20905" w:rsidRDefault="00F20905" w:rsidP="0096537C">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E9179E6" w14:textId="707A728A" w:rsidR="009056D5" w:rsidRPr="00F23879" w:rsidRDefault="00F20905" w:rsidP="00653340">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The oxygen enhancement ratio (</w:t>
      </w:r>
      <w:r w:rsidR="009056D5" w:rsidRPr="00F23879">
        <w:rPr>
          <w:rFonts w:asciiTheme="minorHAnsi" w:hAnsiTheme="minorHAnsi" w:cstheme="minorHAnsi"/>
          <w:sz w:val="22"/>
          <w:szCs w:val="22"/>
        </w:rPr>
        <w:t>OER</w:t>
      </w:r>
      <w:r>
        <w:rPr>
          <w:rFonts w:asciiTheme="minorHAnsi" w:hAnsiTheme="minorHAnsi" w:cstheme="minorHAnsi"/>
          <w:sz w:val="22"/>
          <w:szCs w:val="22"/>
        </w:rPr>
        <w:t xml:space="preserve">), or oxygen effect, </w:t>
      </w:r>
      <w:r w:rsidR="009056D5" w:rsidRPr="00F23879">
        <w:rPr>
          <w:rStyle w:val="normaltextrun"/>
          <w:rFonts w:asciiTheme="minorHAnsi" w:hAnsiTheme="minorHAnsi" w:cstheme="minorHAnsi"/>
          <w:color w:val="000000"/>
          <w:sz w:val="22"/>
          <w:szCs w:val="22"/>
        </w:rPr>
        <w:t>refers to the enhancement of the therapeutic or detrimental effect of radiation due to the presence of oxygen. </w:t>
      </w:r>
      <w:r w:rsidR="009056D5" w:rsidRPr="00F23879">
        <w:rPr>
          <w:rStyle w:val="eop"/>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When tissue is irradiated in an oxygenated state, the tissue is more sensitive to radiation</w:t>
      </w:r>
      <w:r w:rsidR="009056D5"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Pr>
          <w:rFonts w:asciiTheme="minorHAnsi" w:hAnsiTheme="minorHAnsi" w:cstheme="minorHAnsi"/>
          <w:sz w:val="22"/>
          <w:szCs w:val="22"/>
        </w:rPr>
        <w:t>OER</w:t>
      </w:r>
      <w:r w:rsidR="009056D5" w:rsidRPr="00F23879">
        <w:rPr>
          <w:rStyle w:val="normaltextrun"/>
          <w:rFonts w:asciiTheme="minorHAnsi" w:hAnsiTheme="minorHAnsi" w:cstheme="minorHAnsi"/>
          <w:color w:val="000000"/>
          <w:sz w:val="22"/>
          <w:szCs w:val="22"/>
        </w:rPr>
        <w:t xml:space="preserve"> is an essential concept in radiation therapy. The OER is the ratio of the radiation dose required to cause a particular biologic response of cells in an oxygen</w:t>
      </w:r>
      <w:r>
        <w:rPr>
          <w:rStyle w:val="normaltextrun"/>
          <w:rFonts w:asciiTheme="minorHAnsi" w:hAnsiTheme="minorHAnsi" w:cstheme="minorHAnsi"/>
          <w:color w:val="000000"/>
          <w:sz w:val="22"/>
          <w:szCs w:val="22"/>
        </w:rPr>
        <w:t>-</w:t>
      </w:r>
      <w:r w:rsidR="009056D5" w:rsidRPr="00F23879">
        <w:rPr>
          <w:rStyle w:val="normaltextrun"/>
          <w:rFonts w:asciiTheme="minorHAnsi" w:hAnsiTheme="minorHAnsi" w:cstheme="minorHAnsi"/>
          <w:color w:val="000000"/>
          <w:sz w:val="22"/>
          <w:szCs w:val="22"/>
        </w:rPr>
        <w:t xml:space="preserve">deprived environment </w:t>
      </w:r>
      <w:r>
        <w:rPr>
          <w:rStyle w:val="normaltextrun"/>
          <w:rFonts w:asciiTheme="minorHAnsi" w:hAnsiTheme="minorHAnsi" w:cstheme="minorHAnsi"/>
          <w:color w:val="000000"/>
          <w:sz w:val="22"/>
          <w:szCs w:val="22"/>
        </w:rPr>
        <w:t xml:space="preserve">compared </w:t>
      </w:r>
      <w:r w:rsidR="009056D5" w:rsidRPr="00F23879">
        <w:rPr>
          <w:rStyle w:val="normaltextrun"/>
          <w:rFonts w:asciiTheme="minorHAnsi" w:hAnsiTheme="minorHAnsi" w:cstheme="minorHAnsi"/>
          <w:color w:val="000000"/>
          <w:sz w:val="22"/>
          <w:szCs w:val="22"/>
        </w:rPr>
        <w:t xml:space="preserve">to the radiation dose </w:t>
      </w:r>
      <w:r>
        <w:rPr>
          <w:rStyle w:val="normaltextrun"/>
          <w:rFonts w:asciiTheme="minorHAnsi" w:hAnsiTheme="minorHAnsi" w:cstheme="minorHAnsi"/>
          <w:color w:val="000000"/>
          <w:sz w:val="22"/>
          <w:szCs w:val="22"/>
        </w:rPr>
        <w:t>need</w:t>
      </w:r>
      <w:r w:rsidR="009056D5" w:rsidRPr="00F23879">
        <w:rPr>
          <w:rStyle w:val="normaltextrun"/>
          <w:rFonts w:asciiTheme="minorHAnsi" w:hAnsiTheme="minorHAnsi" w:cstheme="minorHAnsi"/>
          <w:color w:val="000000"/>
          <w:sz w:val="22"/>
          <w:szCs w:val="22"/>
        </w:rPr>
        <w:t xml:space="preserve">ed to </w:t>
      </w:r>
      <w:r>
        <w:rPr>
          <w:rStyle w:val="normaltextrun"/>
          <w:rFonts w:asciiTheme="minorHAnsi" w:hAnsiTheme="minorHAnsi" w:cstheme="minorHAnsi"/>
          <w:color w:val="000000"/>
          <w:sz w:val="22"/>
          <w:szCs w:val="22"/>
        </w:rPr>
        <w:t>generat</w:t>
      </w:r>
      <w:r w:rsidR="009056D5" w:rsidRPr="00F23879">
        <w:rPr>
          <w:rStyle w:val="normaltextrun"/>
          <w:rFonts w:asciiTheme="minorHAnsi" w:hAnsiTheme="minorHAnsi" w:cstheme="minorHAnsi"/>
          <w:color w:val="000000"/>
          <w:sz w:val="22"/>
          <w:szCs w:val="22"/>
        </w:rPr>
        <w:t>e an identical response under normal oxygenated conditions.</w:t>
      </w:r>
      <w:r w:rsidR="009056D5" w:rsidRPr="00F23879">
        <w:rPr>
          <w:rStyle w:val="eop"/>
          <w:rFonts w:asciiTheme="minorHAnsi" w:hAnsiTheme="minorHAnsi" w:cstheme="minorHAnsi"/>
          <w:color w:val="000000"/>
          <w:sz w:val="22"/>
          <w:szCs w:val="22"/>
        </w:rPr>
        <w:t>​</w:t>
      </w:r>
      <w:r w:rsidR="00653340">
        <w:rPr>
          <w:rFonts w:asciiTheme="minorHAnsi" w:hAnsiTheme="minorHAnsi" w:cstheme="minorHAnsi"/>
          <w:sz w:val="22"/>
          <w:szCs w:val="22"/>
        </w:rPr>
        <w:t xml:space="preserve"> </w:t>
      </w:r>
      <w:r w:rsidR="0096537C">
        <w:rPr>
          <w:rStyle w:val="normaltextrun"/>
          <w:rFonts w:asciiTheme="minorHAnsi" w:hAnsiTheme="minorHAnsi" w:cstheme="minorHAnsi"/>
          <w:color w:val="000000"/>
          <w:sz w:val="22"/>
          <w:szCs w:val="22"/>
        </w:rPr>
        <w:t>Di</w:t>
      </w:r>
      <w:r w:rsidR="009056D5" w:rsidRPr="00F23879">
        <w:rPr>
          <w:rStyle w:val="normaltextrun"/>
          <w:rFonts w:asciiTheme="minorHAnsi" w:hAnsiTheme="minorHAnsi" w:cstheme="minorHAnsi"/>
          <w:color w:val="000000"/>
          <w:sz w:val="22"/>
          <w:szCs w:val="22"/>
        </w:rPr>
        <w:t>agnostic x-ray imaging is performed under conditions of full oxygenation. </w:t>
      </w:r>
    </w:p>
    <w:p w14:paraId="07C6280A" w14:textId="77777777" w:rsidR="00653340" w:rsidRDefault="00653340" w:rsidP="00653340">
      <w:pPr>
        <w:pStyle w:val="paragraph"/>
        <w:spacing w:before="0" w:beforeAutospacing="0" w:after="0" w:afterAutospacing="0"/>
        <w:textAlignment w:val="baseline"/>
        <w:rPr>
          <w:rFonts w:asciiTheme="minorHAnsi" w:hAnsiTheme="minorHAnsi" w:cstheme="minorHAnsi"/>
          <w:sz w:val="22"/>
          <w:szCs w:val="22"/>
        </w:rPr>
      </w:pPr>
    </w:p>
    <w:p w14:paraId="1896CFB8" w14:textId="5DA1FFEF" w:rsidR="00653340" w:rsidRPr="00D25722" w:rsidRDefault="00264905">
      <w:pPr>
        <w:pStyle w:val="Heading3"/>
        <w:pPrChange w:id="106" w:author="Jessica Marshall" w:date="2023-06-28T14:48:00Z">
          <w:pPr>
            <w:pStyle w:val="paragraph"/>
            <w:spacing w:before="0" w:beforeAutospacing="0" w:after="0" w:afterAutospacing="0"/>
            <w:textAlignment w:val="baseline"/>
          </w:pPr>
        </w:pPrChange>
      </w:pPr>
      <w:del w:id="107" w:author="Jessica Marshall" w:date="2023-06-28T14:48:00Z">
        <w:r w:rsidRPr="00D25722" w:rsidDel="002148A1">
          <w:lastRenderedPageBreak/>
          <w:delText xml:space="preserve">c. </w:delText>
        </w:r>
      </w:del>
      <w:r w:rsidR="009056D5" w:rsidRPr="00D25722">
        <w:t>Cell survival and recovery</w:t>
      </w:r>
      <w:r w:rsidR="009032F1" w:rsidRPr="00D25722">
        <w:rPr>
          <w:rStyle w:val="EndnoteReference"/>
          <w:b/>
          <w:bCs/>
        </w:rPr>
        <w:endnoteReference w:id="5"/>
      </w:r>
      <w:r w:rsidR="009056D5" w:rsidRPr="00D25722">
        <w:t xml:space="preserve"> </w:t>
      </w:r>
    </w:p>
    <w:p w14:paraId="0A0F1837" w14:textId="0057C457" w:rsidR="009056D5" w:rsidRPr="009032F1" w:rsidRDefault="009056D5" w:rsidP="00653340">
      <w:pPr>
        <w:pStyle w:val="paragraph"/>
        <w:spacing w:before="0" w:beforeAutospacing="0" w:after="0" w:afterAutospacing="0"/>
        <w:textAlignment w:val="baseline"/>
        <w:rPr>
          <w:rStyle w:val="normaltextrun"/>
          <w:rFonts w:asciiTheme="minorHAnsi" w:hAnsiTheme="minorHAnsi" w:cstheme="minorHAnsi"/>
          <w:sz w:val="22"/>
          <w:szCs w:val="22"/>
        </w:rPr>
      </w:pPr>
      <w:r w:rsidRPr="00F23879">
        <w:rPr>
          <w:rStyle w:val="normaltextrun"/>
          <w:rFonts w:asciiTheme="minorHAnsi" w:hAnsiTheme="minorHAnsi" w:cstheme="minorHAnsi"/>
          <w:color w:val="000000"/>
          <w:sz w:val="22"/>
          <w:szCs w:val="22"/>
        </w:rPr>
        <w:t xml:space="preserve">The number of cells that survive after </w:t>
      </w:r>
      <w:r w:rsidR="009032F1">
        <w:rPr>
          <w:rStyle w:val="normaltextrun"/>
          <w:rFonts w:asciiTheme="minorHAnsi" w:hAnsiTheme="minorHAnsi" w:cstheme="minorHAnsi"/>
          <w:color w:val="000000"/>
          <w:sz w:val="22"/>
          <w:szCs w:val="22"/>
        </w:rPr>
        <w:t>exposure</w:t>
      </w:r>
      <w:r w:rsidRPr="00F23879">
        <w:rPr>
          <w:rStyle w:val="normaltextrun"/>
          <w:rFonts w:asciiTheme="minorHAnsi" w:hAnsiTheme="minorHAnsi" w:cstheme="minorHAnsi"/>
          <w:color w:val="000000"/>
          <w:sz w:val="22"/>
          <w:szCs w:val="22"/>
        </w:rPr>
        <w:t xml:space="preserve"> </w:t>
      </w:r>
      <w:r w:rsidR="009032F1">
        <w:rPr>
          <w:rStyle w:val="normaltextrun"/>
          <w:rFonts w:asciiTheme="minorHAnsi" w:hAnsiTheme="minorHAnsi" w:cstheme="minorHAnsi"/>
          <w:color w:val="000000"/>
          <w:sz w:val="22"/>
          <w:szCs w:val="22"/>
        </w:rPr>
        <w:t xml:space="preserve">to ionizing </w:t>
      </w:r>
      <w:r w:rsidRPr="00F23879">
        <w:rPr>
          <w:rStyle w:val="normaltextrun"/>
          <w:rFonts w:asciiTheme="minorHAnsi" w:hAnsiTheme="minorHAnsi" w:cstheme="minorHAnsi"/>
          <w:color w:val="000000"/>
          <w:sz w:val="22"/>
          <w:szCs w:val="22"/>
        </w:rPr>
        <w:t>depends on the radiation dose. </w:t>
      </w:r>
      <w:r w:rsidR="009032F1" w:rsidRPr="008758A1">
        <w:rPr>
          <w:rStyle w:val="normaltextrun"/>
          <w:rFonts w:asciiTheme="minorHAnsi" w:hAnsiTheme="minorHAnsi" w:cstheme="minorHAnsi"/>
          <w:color w:val="000000"/>
          <w:sz w:val="22"/>
          <w:szCs w:val="22"/>
          <w:highlight w:val="yellow"/>
        </w:rPr>
        <w:t xml:space="preserve">The lethal dose </w:t>
      </w:r>
      <w:r w:rsidRPr="008758A1">
        <w:rPr>
          <w:rStyle w:val="eop"/>
          <w:rFonts w:asciiTheme="minorHAnsi" w:hAnsiTheme="minorHAnsi" w:cstheme="minorHAnsi"/>
          <w:color w:val="000000"/>
          <w:sz w:val="22"/>
          <w:szCs w:val="22"/>
          <w:highlight w:val="yellow"/>
        </w:rPr>
        <w:t>​</w:t>
      </w:r>
      <w:r w:rsidR="009032F1" w:rsidRPr="008758A1">
        <w:rPr>
          <w:rStyle w:val="eop"/>
          <w:rFonts w:asciiTheme="minorHAnsi" w:hAnsiTheme="minorHAnsi" w:cstheme="minorHAnsi"/>
          <w:color w:val="000000"/>
          <w:sz w:val="22"/>
          <w:szCs w:val="22"/>
          <w:highlight w:val="yellow"/>
        </w:rPr>
        <w:t>(</w:t>
      </w:r>
      <w:r w:rsidRPr="008758A1">
        <w:rPr>
          <w:rStyle w:val="normaltextrun"/>
          <w:rFonts w:asciiTheme="minorHAnsi" w:hAnsiTheme="minorHAnsi" w:cstheme="minorHAnsi"/>
          <w:color w:val="000000"/>
          <w:sz w:val="22"/>
          <w:szCs w:val="22"/>
          <w:highlight w:val="yellow"/>
        </w:rPr>
        <w:t>LD</w:t>
      </w:r>
      <w:r w:rsidR="009032F1" w:rsidRPr="008758A1">
        <w:rPr>
          <w:rStyle w:val="normaltextrun"/>
          <w:rFonts w:asciiTheme="minorHAnsi" w:hAnsiTheme="minorHAnsi" w:cstheme="minorHAnsi"/>
          <w:color w:val="000000"/>
          <w:sz w:val="22"/>
          <w:szCs w:val="22"/>
          <w:highlight w:val="yellow"/>
        </w:rPr>
        <w:t>) 50 signifies the whole-body dose of radiation that can be lethal to 50% of the exposed population.</w:t>
      </w:r>
      <w:r w:rsidR="009032F1">
        <w:rPr>
          <w:rStyle w:val="normaltextrun"/>
          <w:rFonts w:asciiTheme="minorHAnsi" w:hAnsiTheme="minorHAnsi" w:cstheme="minorHAnsi"/>
          <w:color w:val="000000"/>
          <w:sz w:val="22"/>
          <w:szCs w:val="22"/>
        </w:rPr>
        <w:t xml:space="preserve"> LD 50/30 or LD 50/60 indicates the lethal dose in 30 or 60 days. The LD 50/30 for </w:t>
      </w:r>
      <w:r w:rsidR="009032F1">
        <w:rPr>
          <w:rFonts w:asciiTheme="minorHAnsi" w:hAnsiTheme="minorHAnsi" w:cstheme="minorHAnsi"/>
          <w:sz w:val="22"/>
          <w:szCs w:val="22"/>
        </w:rPr>
        <w:t>a</w:t>
      </w:r>
      <w:r w:rsidRPr="00F23879">
        <w:rPr>
          <w:rStyle w:val="normaltextrun"/>
          <w:rFonts w:asciiTheme="minorHAnsi" w:hAnsiTheme="minorHAnsi" w:cstheme="minorHAnsi"/>
          <w:color w:val="000000"/>
          <w:sz w:val="22"/>
          <w:szCs w:val="22"/>
        </w:rPr>
        <w:t>dults</w:t>
      </w:r>
      <w:r w:rsidR="009032F1">
        <w:rPr>
          <w:rStyle w:val="normaltextrun"/>
          <w:rFonts w:asciiTheme="minorHAnsi" w:hAnsiTheme="minorHAnsi" w:cstheme="minorHAnsi"/>
          <w:color w:val="000000"/>
          <w:sz w:val="22"/>
          <w:szCs w:val="22"/>
        </w:rPr>
        <w:t xml:space="preserve"> is estimated to be </w:t>
      </w:r>
      <w:r w:rsidRPr="00F23879">
        <w:rPr>
          <w:rStyle w:val="normaltextrun"/>
          <w:rFonts w:asciiTheme="minorHAnsi" w:hAnsiTheme="minorHAnsi" w:cstheme="minorHAnsi"/>
          <w:color w:val="000000"/>
          <w:sz w:val="22"/>
          <w:szCs w:val="22"/>
        </w:rPr>
        <w:t>3-4 </w:t>
      </w:r>
      <w:r w:rsidRPr="00F23879">
        <w:rPr>
          <w:rStyle w:val="spellingerror"/>
          <w:rFonts w:asciiTheme="minorHAnsi" w:hAnsiTheme="minorHAnsi" w:cstheme="minorHAnsi"/>
          <w:color w:val="000000"/>
          <w:sz w:val="22"/>
          <w:szCs w:val="22"/>
        </w:rPr>
        <w:t>Gy</w:t>
      </w:r>
      <w:r w:rsidRPr="00F23879">
        <w:rPr>
          <w:rStyle w:val="normaltextrun"/>
          <w:rFonts w:asciiTheme="minorHAnsi" w:hAnsiTheme="minorHAnsi" w:cstheme="minorHAnsi"/>
          <w:color w:val="000000"/>
          <w:sz w:val="22"/>
          <w:szCs w:val="22"/>
        </w:rPr>
        <w:t> w</w:t>
      </w:r>
      <w:r w:rsidR="009032F1">
        <w:rPr>
          <w:rStyle w:val="normaltextrun"/>
          <w:rFonts w:asciiTheme="minorHAnsi" w:hAnsiTheme="minorHAnsi" w:cstheme="minorHAnsi"/>
          <w:color w:val="000000"/>
          <w:sz w:val="22"/>
          <w:szCs w:val="22"/>
        </w:rPr>
        <w:t xml:space="preserve">ithout medical </w:t>
      </w:r>
      <w:r w:rsidRPr="00F23879">
        <w:rPr>
          <w:rStyle w:val="normaltextrun"/>
          <w:rFonts w:asciiTheme="minorHAnsi" w:hAnsiTheme="minorHAnsi" w:cstheme="minorHAnsi"/>
          <w:color w:val="000000"/>
          <w:sz w:val="22"/>
          <w:szCs w:val="22"/>
        </w:rPr>
        <w:t>treatment</w:t>
      </w:r>
      <w:r w:rsidR="009032F1">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With medical support</w:t>
      </w:r>
      <w:r w:rsidR="009032F1">
        <w:rPr>
          <w:rStyle w:val="normaltextrun"/>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 xml:space="preserve"> humans have tolerated doses as high as 8.5 </w:t>
      </w:r>
      <w:r w:rsidRPr="00F23879">
        <w:rPr>
          <w:rStyle w:val="spellingerror"/>
          <w:rFonts w:asciiTheme="minorHAnsi" w:hAnsiTheme="minorHAnsi" w:cstheme="minorHAnsi"/>
          <w:color w:val="000000"/>
          <w:sz w:val="22"/>
          <w:szCs w:val="22"/>
        </w:rPr>
        <w:t>Gy</w:t>
      </w:r>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Because cells contain </w:t>
      </w:r>
      <w:ins w:id="108" w:author="Jessica Marshall" w:date="2023-06-28T15:13:00Z">
        <w:r w:rsidR="00A76E8E">
          <w:rPr>
            <w:rStyle w:val="normaltextrun"/>
            <w:rFonts w:asciiTheme="minorHAnsi" w:hAnsiTheme="minorHAnsi" w:cstheme="minorHAnsi"/>
            <w:color w:val="000000"/>
            <w:sz w:val="22"/>
            <w:szCs w:val="22"/>
          </w:rPr>
          <w:t>inherent repair mechanisms</w:t>
        </w:r>
      </w:ins>
      <w:del w:id="109" w:author="Jessica Marshall" w:date="2023-06-28T15:13:00Z">
        <w:r w:rsidRPr="00F23879" w:rsidDel="00A76E8E">
          <w:rPr>
            <w:rStyle w:val="normaltextrun"/>
            <w:rFonts w:asciiTheme="minorHAnsi" w:hAnsiTheme="minorHAnsi" w:cstheme="minorHAnsi"/>
            <w:color w:val="000000"/>
            <w:sz w:val="22"/>
            <w:szCs w:val="22"/>
          </w:rPr>
          <w:delText>a</w:delText>
        </w:r>
      </w:del>
      <w:del w:id="110" w:author="Jessica Marshall" w:date="2023-06-28T15:14:00Z">
        <w:r w:rsidRPr="00F23879" w:rsidDel="00A76E8E">
          <w:rPr>
            <w:rStyle w:val="normaltextrun"/>
            <w:rFonts w:asciiTheme="minorHAnsi" w:hAnsiTheme="minorHAnsi" w:cstheme="minorHAnsi"/>
            <w:color w:val="000000"/>
            <w:sz w:val="22"/>
            <w:szCs w:val="22"/>
          </w:rPr>
          <w:delText xml:space="preserve"> repair mechanism</w:delText>
        </w:r>
        <w:r w:rsidR="00AC4A1D" w:rsidDel="00A76E8E">
          <w:rPr>
            <w:rStyle w:val="normaltextrun"/>
            <w:rFonts w:asciiTheme="minorHAnsi" w:hAnsiTheme="minorHAnsi" w:cstheme="minorHAnsi"/>
            <w:color w:val="000000"/>
            <w:sz w:val="22"/>
            <w:szCs w:val="22"/>
          </w:rPr>
          <w:delText xml:space="preserve"> inherent in their biochemistry (repair enzyme)</w:delText>
        </w:r>
      </w:del>
      <w:r w:rsidRPr="00F23879">
        <w:rPr>
          <w:rStyle w:val="normaltextrun"/>
          <w:rFonts w:asciiTheme="minorHAnsi" w:hAnsiTheme="minorHAnsi" w:cstheme="minorHAnsi"/>
          <w:color w:val="000000"/>
          <w:sz w:val="22"/>
          <w:szCs w:val="22"/>
        </w:rPr>
        <w:t xml:space="preserve">, repair and recovery may occur when </w:t>
      </w:r>
      <w:r w:rsidR="009032F1">
        <w:rPr>
          <w:rStyle w:val="normaltextrun"/>
          <w:rFonts w:asciiTheme="minorHAnsi" w:hAnsiTheme="minorHAnsi" w:cstheme="minorHAnsi"/>
          <w:color w:val="000000"/>
          <w:sz w:val="22"/>
          <w:szCs w:val="22"/>
        </w:rPr>
        <w:t>exposed to sublethal ionizing radiation doses</w:t>
      </w:r>
      <w:r w:rsidRPr="00F23879">
        <w:rPr>
          <w:rStyle w:val="normaltextrun"/>
          <w:rFonts w:asciiTheme="minorHAnsi" w:hAnsiTheme="minorHAnsi" w:cstheme="minorHAnsi"/>
          <w:color w:val="000000"/>
          <w:sz w:val="22"/>
          <w:szCs w:val="22"/>
        </w:rPr>
        <w:t>.</w:t>
      </w:r>
      <w:r w:rsidRPr="00F23879">
        <w:rPr>
          <w:rStyle w:val="eop"/>
          <w:rFonts w:asciiTheme="minorHAnsi" w:hAnsiTheme="minorHAnsi" w:cstheme="minorHAnsi"/>
          <w:color w:val="000000"/>
          <w:sz w:val="22"/>
          <w:szCs w:val="22"/>
        </w:rPr>
        <w:t>​</w:t>
      </w:r>
      <w:r w:rsidR="0096537C">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After irradiation, surviving cells begin to repopulate</w:t>
      </w:r>
      <w:r w:rsidR="009032F1">
        <w:rPr>
          <w:rStyle w:val="normaltextrun"/>
          <w:rFonts w:asciiTheme="minorHAnsi" w:hAnsiTheme="minorHAnsi" w:cstheme="minorHAnsi"/>
          <w:color w:val="000000"/>
          <w:sz w:val="22"/>
          <w:szCs w:val="22"/>
        </w:rPr>
        <w:t>, allowing</w:t>
      </w:r>
      <w:r w:rsidRPr="00F23879">
        <w:rPr>
          <w:rStyle w:val="normaltextrun"/>
          <w:rFonts w:asciiTheme="minorHAnsi" w:hAnsiTheme="minorHAnsi" w:cstheme="minorHAnsi"/>
          <w:color w:val="000000"/>
          <w:sz w:val="22"/>
          <w:szCs w:val="22"/>
        </w:rPr>
        <w:t xml:space="preserve"> an organ to regain some of its functional ability.</w:t>
      </w:r>
    </w:p>
    <w:p w14:paraId="09880E65" w14:textId="77777777" w:rsidR="00653340" w:rsidRDefault="00653340" w:rsidP="00653340">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77AF6D2F" w14:textId="13268D39" w:rsidR="00653340" w:rsidRPr="00D25722" w:rsidRDefault="00264905" w:rsidP="00264905">
      <w:pPr>
        <w:pStyle w:val="paragraph"/>
        <w:spacing w:before="0" w:beforeAutospacing="0" w:after="0" w:afterAutospacing="0"/>
        <w:textAlignment w:val="baseline"/>
        <w:rPr>
          <w:rStyle w:val="normaltextrun"/>
          <w:rFonts w:asciiTheme="minorHAnsi" w:hAnsiTheme="minorHAnsi" w:cstheme="minorHAnsi"/>
          <w:b/>
          <w:bCs/>
          <w:color w:val="000000"/>
          <w:sz w:val="22"/>
          <w:szCs w:val="22"/>
        </w:rPr>
      </w:pPr>
      <w:commentRangeStart w:id="111"/>
      <w:r w:rsidRPr="00D25722">
        <w:rPr>
          <w:rStyle w:val="normaltextrun"/>
          <w:rFonts w:asciiTheme="minorHAnsi" w:hAnsiTheme="minorHAnsi" w:cstheme="minorHAnsi"/>
          <w:b/>
          <w:bCs/>
          <w:color w:val="000000"/>
          <w:sz w:val="22"/>
          <w:szCs w:val="22"/>
        </w:rPr>
        <w:t xml:space="preserve">d. </w:t>
      </w:r>
      <w:r w:rsidR="00653340" w:rsidRPr="00D25722">
        <w:rPr>
          <w:rStyle w:val="normaltextrun"/>
          <w:rFonts w:asciiTheme="minorHAnsi" w:hAnsiTheme="minorHAnsi" w:cstheme="minorHAnsi"/>
          <w:b/>
          <w:bCs/>
          <w:color w:val="000000"/>
          <w:sz w:val="22"/>
          <w:szCs w:val="22"/>
        </w:rPr>
        <w:t>Oxygen effect</w:t>
      </w:r>
    </w:p>
    <w:p w14:paraId="1A7328EA" w14:textId="364B3BB9" w:rsidR="009032F1" w:rsidRPr="00F23879" w:rsidRDefault="009032F1"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See Oxygen enhancement ratio.</w:t>
      </w:r>
      <w:commentRangeEnd w:id="111"/>
      <w:r w:rsidR="002148A1">
        <w:rPr>
          <w:rStyle w:val="CommentReference"/>
          <w:rFonts w:asciiTheme="minorHAnsi" w:eastAsiaTheme="minorHAnsi" w:hAnsiTheme="minorHAnsi" w:cstheme="minorBidi"/>
          <w:kern w:val="2"/>
          <w14:ligatures w14:val="standardContextual"/>
        </w:rPr>
        <w:commentReference w:id="111"/>
      </w:r>
    </w:p>
    <w:p w14:paraId="10990779" w14:textId="77777777" w:rsidR="0096537C" w:rsidRDefault="0096537C" w:rsidP="0096537C">
      <w:pPr>
        <w:pStyle w:val="paragraph"/>
        <w:spacing w:before="0" w:beforeAutospacing="0" w:after="0" w:afterAutospacing="0"/>
        <w:textAlignment w:val="baseline"/>
        <w:rPr>
          <w:rFonts w:asciiTheme="minorHAnsi" w:hAnsiTheme="minorHAnsi" w:cstheme="minorHAnsi"/>
          <w:sz w:val="22"/>
          <w:szCs w:val="22"/>
        </w:rPr>
      </w:pPr>
    </w:p>
    <w:p w14:paraId="43C07B54" w14:textId="0D9DA599" w:rsidR="0096537C" w:rsidRPr="00D25722" w:rsidRDefault="0096537C">
      <w:pPr>
        <w:pStyle w:val="Heading2"/>
        <w:pPrChange w:id="112" w:author="Jessica Marshall" w:date="2023-06-28T14:48:00Z">
          <w:pPr>
            <w:pStyle w:val="paragraph"/>
            <w:spacing w:before="0" w:beforeAutospacing="0" w:after="0" w:afterAutospacing="0"/>
            <w:textAlignment w:val="baseline"/>
          </w:pPr>
        </w:pPrChange>
      </w:pPr>
      <w:del w:id="113" w:author="Jessica Marshall" w:date="2023-06-28T14:48:00Z">
        <w:r w:rsidRPr="00D25722" w:rsidDel="002148A1">
          <w:delText xml:space="preserve">3. </w:delText>
        </w:r>
      </w:del>
      <w:r w:rsidRPr="00D25722">
        <w:t>Somatic effects</w:t>
      </w:r>
      <w:r w:rsidR="00D25722" w:rsidRPr="00D25722">
        <w:rPr>
          <w:vertAlign w:val="superscript"/>
        </w:rPr>
        <w:fldChar w:fldCharType="begin"/>
      </w:r>
      <w:r w:rsidR="00D25722" w:rsidRPr="00D25722">
        <w:rPr>
          <w:vertAlign w:val="superscript"/>
        </w:rPr>
        <w:instrText xml:space="preserve"> NOTEREF _Ref138156600 \h </w:instrText>
      </w:r>
      <w:r w:rsidR="00D25722">
        <w:rPr>
          <w:vertAlign w:val="superscript"/>
        </w:rPr>
        <w:instrText xml:space="preserve"> \* MERGEFORMAT </w:instrText>
      </w:r>
      <w:r w:rsidR="00D25722" w:rsidRPr="00D25722">
        <w:rPr>
          <w:vertAlign w:val="superscript"/>
        </w:rPr>
      </w:r>
      <w:r w:rsidR="00D25722" w:rsidRPr="00D25722">
        <w:rPr>
          <w:vertAlign w:val="superscript"/>
        </w:rPr>
        <w:fldChar w:fldCharType="separate"/>
      </w:r>
      <w:r w:rsidR="00D25722" w:rsidRPr="00D25722">
        <w:rPr>
          <w:vertAlign w:val="superscript"/>
        </w:rPr>
        <w:t>3</w:t>
      </w:r>
      <w:r w:rsidR="00D25722" w:rsidRPr="00D25722">
        <w:rPr>
          <w:vertAlign w:val="superscript"/>
        </w:rPr>
        <w:fldChar w:fldCharType="end"/>
      </w:r>
    </w:p>
    <w:p w14:paraId="536280CF" w14:textId="44F1180F" w:rsidR="007E2515" w:rsidRPr="00F23879" w:rsidRDefault="00AC4A1D" w:rsidP="0096537C">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The term somatic originates from the Greek term “soma” meaning “body.” Therefore, </w:t>
      </w:r>
      <w:r w:rsidRPr="008758A1">
        <w:rPr>
          <w:rStyle w:val="normaltextrun"/>
          <w:rFonts w:asciiTheme="minorHAnsi" w:hAnsiTheme="minorHAnsi" w:cstheme="minorHAnsi"/>
          <w:color w:val="000000"/>
          <w:sz w:val="22"/>
          <w:szCs w:val="22"/>
          <w:highlight w:val="yellow"/>
        </w:rPr>
        <w:t>s</w:t>
      </w:r>
      <w:r w:rsidR="007E2515" w:rsidRPr="008758A1">
        <w:rPr>
          <w:rStyle w:val="normaltextrun"/>
          <w:rFonts w:asciiTheme="minorHAnsi" w:hAnsiTheme="minorHAnsi" w:cstheme="minorHAnsi"/>
          <w:color w:val="000000"/>
          <w:sz w:val="22"/>
          <w:szCs w:val="22"/>
          <w:highlight w:val="yellow"/>
        </w:rPr>
        <w:t>omatic effects are those which occur in the exposed individual.</w:t>
      </w:r>
      <w:r w:rsidR="007E2515" w:rsidRPr="00F23879">
        <w:rPr>
          <w:rStyle w:val="normaltextrun"/>
          <w:rFonts w:asciiTheme="minorHAnsi" w:hAnsiTheme="minorHAnsi" w:cstheme="minorHAnsi"/>
          <w:color w:val="000000"/>
          <w:sz w:val="22"/>
          <w:szCs w:val="22"/>
        </w:rPr>
        <w:t> </w:t>
      </w:r>
      <w:r>
        <w:rPr>
          <w:rStyle w:val="normaltextrun"/>
          <w:rFonts w:asciiTheme="minorHAnsi" w:hAnsiTheme="minorHAnsi" w:cstheme="minorHAnsi"/>
          <w:color w:val="000000"/>
          <w:sz w:val="22"/>
          <w:szCs w:val="22"/>
        </w:rPr>
        <w:t xml:space="preserve">Genetic effects are effects upon future generations due to the irradiation of germ cells in previous generations. The </w:t>
      </w:r>
      <w:r w:rsidR="007E2515" w:rsidRPr="00F23879">
        <w:rPr>
          <w:rStyle w:val="eop"/>
          <w:rFonts w:asciiTheme="minorHAnsi" w:hAnsiTheme="minorHAnsi" w:cstheme="minorHAnsi"/>
          <w:color w:val="000000"/>
          <w:sz w:val="22"/>
          <w:szCs w:val="22"/>
        </w:rPr>
        <w:t>​</w:t>
      </w:r>
      <w:r>
        <w:rPr>
          <w:rStyle w:val="normaltextrun"/>
          <w:rFonts w:asciiTheme="minorHAnsi" w:hAnsiTheme="minorHAnsi" w:cstheme="minorHAnsi"/>
          <w:color w:val="000000"/>
          <w:sz w:val="22"/>
          <w:szCs w:val="22"/>
        </w:rPr>
        <w:t>p</w:t>
      </w:r>
      <w:r w:rsidR="007E2515" w:rsidRPr="00F23879">
        <w:rPr>
          <w:rStyle w:val="normaltextrun"/>
          <w:rFonts w:asciiTheme="minorHAnsi" w:hAnsiTheme="minorHAnsi" w:cstheme="minorHAnsi"/>
          <w:color w:val="000000"/>
          <w:sz w:val="22"/>
          <w:szCs w:val="22"/>
        </w:rPr>
        <w:t>rimary consequence is cancer. </w:t>
      </w:r>
      <w:r w:rsidR="007E2515" w:rsidRPr="00F23879">
        <w:rPr>
          <w:rStyle w:val="eop"/>
          <w:rFonts w:asciiTheme="minorHAnsi" w:hAnsiTheme="minorHAnsi" w:cstheme="minorHAnsi"/>
          <w:color w:val="000000"/>
          <w:sz w:val="22"/>
          <w:szCs w:val="22"/>
        </w:rPr>
        <w:t>​</w:t>
      </w:r>
    </w:p>
    <w:p w14:paraId="37F1CB07" w14:textId="77777777" w:rsidR="00653340" w:rsidRDefault="00653340" w:rsidP="0096537C">
      <w:pPr>
        <w:pStyle w:val="paragraph"/>
        <w:spacing w:before="0" w:beforeAutospacing="0" w:after="0" w:afterAutospacing="0"/>
        <w:textAlignment w:val="baseline"/>
        <w:rPr>
          <w:rStyle w:val="normaltextrun"/>
          <w:rFonts w:asciiTheme="minorHAnsi" w:hAnsiTheme="minorHAnsi" w:cstheme="minorHAnsi"/>
          <w:color w:val="202124"/>
          <w:sz w:val="22"/>
          <w:szCs w:val="22"/>
        </w:rPr>
      </w:pPr>
    </w:p>
    <w:p w14:paraId="28B6FAAF" w14:textId="5EF7C88E" w:rsidR="00653340" w:rsidRPr="002148A1" w:rsidRDefault="00264905">
      <w:pPr>
        <w:pStyle w:val="Heading3"/>
        <w:rPr>
          <w:rStyle w:val="normaltextrun"/>
          <w:vertAlign w:val="superscript"/>
          <w:rPrChange w:id="114" w:author="Jessica Marshall" w:date="2023-06-28T14:48:00Z">
            <w:rPr>
              <w:rStyle w:val="normaltextrun"/>
              <w:rFonts w:asciiTheme="minorHAnsi" w:hAnsiTheme="minorHAnsi" w:cstheme="minorHAnsi"/>
              <w:b/>
              <w:bCs/>
              <w:sz w:val="22"/>
              <w:szCs w:val="22"/>
              <w:vertAlign w:val="superscript"/>
            </w:rPr>
          </w:rPrChange>
        </w:rPr>
        <w:pPrChange w:id="115" w:author="Jessica Marshall" w:date="2023-06-28T14:48:00Z">
          <w:pPr>
            <w:pStyle w:val="paragraph"/>
            <w:spacing w:before="0" w:beforeAutospacing="0" w:after="0" w:afterAutospacing="0"/>
            <w:textAlignment w:val="baseline"/>
          </w:pPr>
        </w:pPrChange>
      </w:pPr>
      <w:del w:id="116" w:author="Jessica Marshall" w:date="2023-06-28T14:49:00Z">
        <w:r w:rsidRPr="002148A1" w:rsidDel="002148A1">
          <w:rPr>
            <w:rStyle w:val="normaltextrun"/>
            <w:color w:val="202124"/>
            <w:rPrChange w:id="117" w:author="Jessica Marshall" w:date="2023-06-28T14:48:00Z">
              <w:rPr>
                <w:rStyle w:val="normaltextrun"/>
                <w:b/>
                <w:bCs/>
                <w:i/>
                <w:iCs/>
                <w:color w:val="202124"/>
              </w:rPr>
            </w:rPrChange>
          </w:rPr>
          <w:delText>a.</w:delText>
        </w:r>
      </w:del>
      <w:del w:id="118" w:author="Jessica Marshall" w:date="2023-06-28T14:48:00Z">
        <w:r w:rsidRPr="002148A1" w:rsidDel="002148A1">
          <w:rPr>
            <w:rStyle w:val="normaltextrun"/>
            <w:color w:val="202124"/>
            <w:rPrChange w:id="119" w:author="Jessica Marshall" w:date="2023-06-28T14:48:00Z">
              <w:rPr>
                <w:rStyle w:val="normaltextrun"/>
                <w:b/>
                <w:bCs/>
                <w:i/>
                <w:iCs/>
                <w:color w:val="202124"/>
              </w:rPr>
            </w:rPrChange>
          </w:rPr>
          <w:delText xml:space="preserve"> </w:delText>
        </w:r>
      </w:del>
      <w:r w:rsidR="00653340" w:rsidRPr="002148A1">
        <w:rPr>
          <w:rStyle w:val="normaltextrun"/>
          <w:color w:val="202124"/>
          <w:rPrChange w:id="120" w:author="Jessica Marshall" w:date="2023-06-28T14:48:00Z">
            <w:rPr>
              <w:rStyle w:val="normaltextrun"/>
              <w:b/>
              <w:bCs/>
              <w:i/>
              <w:iCs/>
              <w:color w:val="202124"/>
            </w:rPr>
          </w:rPrChange>
        </w:rPr>
        <w:t>Cells</w:t>
      </w:r>
      <w:r w:rsidR="00D25722" w:rsidRPr="002148A1">
        <w:rPr>
          <w:rStyle w:val="normaltextrun"/>
          <w:color w:val="202124"/>
          <w:vertAlign w:val="superscript"/>
          <w:rPrChange w:id="121" w:author="Jessica Marshall" w:date="2023-06-28T14:48:00Z">
            <w:rPr>
              <w:rStyle w:val="normaltextrun"/>
              <w:b/>
              <w:bCs/>
              <w:i/>
              <w:iCs/>
              <w:color w:val="202124"/>
              <w:vertAlign w:val="superscript"/>
            </w:rPr>
          </w:rPrChange>
        </w:rPr>
        <w:fldChar w:fldCharType="begin"/>
      </w:r>
      <w:r w:rsidR="00D25722" w:rsidRPr="002148A1">
        <w:rPr>
          <w:rStyle w:val="normaltextrun"/>
          <w:color w:val="202124"/>
          <w:vertAlign w:val="superscript"/>
          <w:rPrChange w:id="122" w:author="Jessica Marshall" w:date="2023-06-28T14:48:00Z">
            <w:rPr>
              <w:rStyle w:val="normaltextrun"/>
              <w:b/>
              <w:bCs/>
              <w:i/>
              <w:iCs/>
              <w:color w:val="202124"/>
              <w:vertAlign w:val="superscript"/>
            </w:rPr>
          </w:rPrChange>
        </w:rPr>
        <w:instrText xml:space="preserve"> NOTEREF _Ref138156600 \h  \* MERGEFORMAT </w:instrText>
      </w:r>
      <w:r w:rsidR="00D25722" w:rsidRPr="00456F41">
        <w:rPr>
          <w:rStyle w:val="normaltextrun"/>
          <w:color w:val="202124"/>
          <w:vertAlign w:val="superscript"/>
        </w:rPr>
      </w:r>
      <w:r w:rsidR="00D25722" w:rsidRPr="002148A1">
        <w:rPr>
          <w:rStyle w:val="normaltextrun"/>
          <w:color w:val="202124"/>
          <w:vertAlign w:val="superscript"/>
          <w:rPrChange w:id="123" w:author="Jessica Marshall" w:date="2023-06-28T14:48:00Z">
            <w:rPr>
              <w:rStyle w:val="normaltextrun"/>
              <w:b/>
              <w:bCs/>
              <w:i/>
              <w:iCs/>
              <w:color w:val="202124"/>
              <w:vertAlign w:val="superscript"/>
            </w:rPr>
          </w:rPrChange>
        </w:rPr>
        <w:fldChar w:fldCharType="separate"/>
      </w:r>
      <w:r w:rsidR="00D25722" w:rsidRPr="002148A1">
        <w:rPr>
          <w:rStyle w:val="normaltextrun"/>
          <w:color w:val="202124"/>
          <w:vertAlign w:val="superscript"/>
          <w:rPrChange w:id="124" w:author="Jessica Marshall" w:date="2023-06-28T14:48:00Z">
            <w:rPr>
              <w:rStyle w:val="normaltextrun"/>
              <w:b/>
              <w:bCs/>
              <w:i/>
              <w:iCs/>
              <w:color w:val="202124"/>
              <w:vertAlign w:val="superscript"/>
            </w:rPr>
          </w:rPrChange>
        </w:rPr>
        <w:t>3</w:t>
      </w:r>
      <w:r w:rsidR="00D25722" w:rsidRPr="002148A1">
        <w:rPr>
          <w:rStyle w:val="normaltextrun"/>
          <w:color w:val="202124"/>
          <w:vertAlign w:val="superscript"/>
          <w:rPrChange w:id="125" w:author="Jessica Marshall" w:date="2023-06-28T14:48:00Z">
            <w:rPr>
              <w:rStyle w:val="normaltextrun"/>
              <w:b/>
              <w:bCs/>
              <w:i/>
              <w:iCs/>
              <w:color w:val="202124"/>
              <w:vertAlign w:val="superscript"/>
            </w:rPr>
          </w:rPrChange>
        </w:rPr>
        <w:fldChar w:fldCharType="end"/>
      </w:r>
    </w:p>
    <w:p w14:paraId="4FA8380D" w14:textId="77777777"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For the cell as a whole, damage to the cell’s nucleus reveals itself in one of the following conditions:</w:t>
      </w:r>
    </w:p>
    <w:p w14:paraId="3697E82F"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 xml:space="preserve">1. </w:t>
      </w:r>
      <w:r w:rsidR="007D5106" w:rsidRPr="00F23879">
        <w:rPr>
          <w:rStyle w:val="normaltextrun"/>
          <w:rFonts w:asciiTheme="minorHAnsi" w:hAnsiTheme="minorHAnsi" w:cstheme="minorHAnsi"/>
          <w:color w:val="000000"/>
          <w:sz w:val="22"/>
          <w:szCs w:val="22"/>
        </w:rPr>
        <w:t>Instant death-the cell dies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6843FF4" w14:textId="09ADE60C"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2. </w:t>
      </w:r>
      <w:r w:rsidR="007D5106" w:rsidRPr="00F23879">
        <w:rPr>
          <w:rStyle w:val="normaltextrun"/>
          <w:rFonts w:asciiTheme="minorHAnsi" w:hAnsiTheme="minorHAnsi" w:cstheme="minorHAnsi"/>
          <w:color w:val="000000"/>
          <w:sz w:val="22"/>
          <w:szCs w:val="22"/>
        </w:rPr>
        <w:t>Reproductive death-</w:t>
      </w:r>
      <w:r>
        <w:rPr>
          <w:rStyle w:val="normaltextrun"/>
          <w:rFonts w:asciiTheme="minorHAnsi" w:hAnsiTheme="minorHAnsi" w:cstheme="minorHAnsi"/>
          <w:color w:val="000000"/>
          <w:sz w:val="22"/>
          <w:szCs w:val="22"/>
        </w:rPr>
        <w:t xml:space="preserve"> the cell does not perish bu</w:t>
      </w:r>
      <w:r w:rsidR="007D5106" w:rsidRPr="00F23879">
        <w:rPr>
          <w:rStyle w:val="normaltextrun"/>
          <w:rFonts w:asciiTheme="minorHAnsi" w:hAnsiTheme="minorHAnsi" w:cstheme="minorHAnsi"/>
          <w:color w:val="000000"/>
          <w:sz w:val="22"/>
          <w:szCs w:val="22"/>
        </w:rPr>
        <w:t>t can no longer reproduce</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36C7B92B"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3. </w:t>
      </w:r>
      <w:r w:rsidR="007D5106" w:rsidRPr="00F23879">
        <w:rPr>
          <w:rStyle w:val="normaltextrun"/>
          <w:rFonts w:asciiTheme="minorHAnsi" w:hAnsiTheme="minorHAnsi" w:cstheme="minorHAnsi"/>
          <w:color w:val="000000"/>
          <w:sz w:val="22"/>
          <w:szCs w:val="22"/>
        </w:rPr>
        <w:t>Apoptosis or programmed cell death-some cells die for the good of the organism</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6321BB3C"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4. </w:t>
      </w:r>
      <w:r w:rsidR="007D5106" w:rsidRPr="00F23879">
        <w:rPr>
          <w:rStyle w:val="normaltextrun"/>
          <w:rFonts w:asciiTheme="minorHAnsi" w:hAnsiTheme="minorHAnsi" w:cstheme="minorHAnsi"/>
          <w:color w:val="000000"/>
          <w:sz w:val="22"/>
          <w:szCs w:val="22"/>
        </w:rPr>
        <w:t>Mitotic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or genetic</w:t>
      </w:r>
      <w:r>
        <w:rPr>
          <w:rStyle w:val="normaltextrun"/>
          <w:rFonts w:asciiTheme="minorHAnsi" w:hAnsiTheme="minorHAnsi" w:cstheme="minorHAnsi"/>
          <w:color w:val="000000"/>
          <w:sz w:val="22"/>
          <w:szCs w:val="22"/>
        </w:rPr>
        <w:t>,</w:t>
      </w:r>
      <w:r w:rsidR="007D5106" w:rsidRPr="00F23879">
        <w:rPr>
          <w:rStyle w:val="normaltextrun"/>
          <w:rFonts w:asciiTheme="minorHAnsi" w:hAnsiTheme="minorHAnsi" w:cstheme="minorHAnsi"/>
          <w:color w:val="000000"/>
          <w:sz w:val="22"/>
          <w:szCs w:val="22"/>
        </w:rPr>
        <w:t xml:space="preserve"> death</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occurs when a cell dies after one or more divisions</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7DA80448" w14:textId="77777777" w:rsidR="00AC4A1D"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5. </w:t>
      </w:r>
      <w:r w:rsidR="007D5106" w:rsidRPr="00F23879">
        <w:rPr>
          <w:rStyle w:val="normaltextrun"/>
          <w:rFonts w:asciiTheme="minorHAnsi" w:hAnsiTheme="minorHAnsi" w:cstheme="minorHAnsi"/>
          <w:color w:val="000000"/>
          <w:sz w:val="22"/>
          <w:szCs w:val="22"/>
        </w:rPr>
        <w:t>Mitotic delay-mitosis is delayed</w:t>
      </w:r>
      <w:r w:rsidR="007D5106" w:rsidRPr="00F23879">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p>
    <w:p w14:paraId="172DC6B5" w14:textId="25051CE2" w:rsidR="007D5106" w:rsidRPr="00F23879" w:rsidRDefault="00AC4A1D" w:rsidP="00AC4A1D">
      <w:pPr>
        <w:pStyle w:val="paragraph"/>
        <w:spacing w:before="0" w:beforeAutospacing="0" w:after="0" w:afterAutospacing="0"/>
        <w:ind w:firstLine="720"/>
        <w:textAlignment w:val="baseline"/>
        <w:rPr>
          <w:rFonts w:asciiTheme="minorHAnsi" w:hAnsiTheme="minorHAnsi" w:cstheme="minorHAnsi"/>
          <w:sz w:val="22"/>
          <w:szCs w:val="22"/>
        </w:rPr>
      </w:pPr>
      <w:r>
        <w:rPr>
          <w:rFonts w:asciiTheme="minorHAnsi" w:hAnsiTheme="minorHAnsi" w:cstheme="minorHAnsi"/>
          <w:sz w:val="22"/>
          <w:szCs w:val="22"/>
        </w:rPr>
        <w:t xml:space="preserve">6. </w:t>
      </w:r>
      <w:r w:rsidR="007D5106" w:rsidRPr="00F23879">
        <w:rPr>
          <w:rStyle w:val="normaltextrun"/>
          <w:rFonts w:asciiTheme="minorHAnsi" w:hAnsiTheme="minorHAnsi" w:cstheme="minorHAnsi"/>
          <w:color w:val="000000"/>
          <w:sz w:val="22"/>
          <w:szCs w:val="22"/>
        </w:rPr>
        <w:t>Interference with function</w:t>
      </w:r>
      <w:r>
        <w:rPr>
          <w:rStyle w:val="normaltextrun"/>
          <w:rFonts w:asciiTheme="minorHAnsi" w:hAnsiTheme="minorHAnsi" w:cstheme="minorHAnsi"/>
          <w:color w:val="000000"/>
          <w:sz w:val="22"/>
          <w:szCs w:val="22"/>
        </w:rPr>
        <w:t>-</w:t>
      </w:r>
      <w:r w:rsidR="00563657">
        <w:rPr>
          <w:rStyle w:val="normaltextrun"/>
          <w:rFonts w:asciiTheme="minorHAnsi" w:hAnsiTheme="minorHAnsi" w:cstheme="minorHAnsi"/>
          <w:color w:val="000000"/>
          <w:sz w:val="22"/>
          <w:szCs w:val="22"/>
        </w:rPr>
        <w:t xml:space="preserve"> </w:t>
      </w:r>
      <w:r w:rsidR="007D5106" w:rsidRPr="00F23879">
        <w:rPr>
          <w:rStyle w:val="normaltextrun"/>
          <w:rFonts w:asciiTheme="minorHAnsi" w:hAnsiTheme="minorHAnsi" w:cstheme="minorHAnsi"/>
          <w:color w:val="000000"/>
          <w:sz w:val="22"/>
          <w:szCs w:val="22"/>
        </w:rPr>
        <w:t>can be temporary or permanent, depend</w:t>
      </w:r>
      <w:r w:rsidR="00563657">
        <w:rPr>
          <w:rStyle w:val="normaltextrun"/>
          <w:rFonts w:asciiTheme="minorHAnsi" w:hAnsiTheme="minorHAnsi" w:cstheme="minorHAnsi"/>
          <w:color w:val="000000"/>
          <w:sz w:val="22"/>
          <w:szCs w:val="22"/>
        </w:rPr>
        <w:t>ing</w:t>
      </w:r>
      <w:r w:rsidR="007D5106" w:rsidRPr="00F23879">
        <w:rPr>
          <w:rStyle w:val="normaltextrun"/>
          <w:rFonts w:asciiTheme="minorHAnsi" w:hAnsiTheme="minorHAnsi" w:cstheme="minorHAnsi"/>
          <w:color w:val="000000"/>
          <w:sz w:val="22"/>
          <w:szCs w:val="22"/>
        </w:rPr>
        <w:t xml:space="preserve"> on the dose. </w:t>
      </w:r>
    </w:p>
    <w:p w14:paraId="395E1E49"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DD514B3" w14:textId="03A07CB1" w:rsidR="00653340" w:rsidRPr="002148A1" w:rsidRDefault="00264905">
      <w:pPr>
        <w:pStyle w:val="Heading3"/>
        <w:rPr>
          <w:rStyle w:val="normaltextrun"/>
          <w:rPrChange w:id="126" w:author="Jessica Marshall" w:date="2023-06-28T14:49:00Z">
            <w:rPr>
              <w:rStyle w:val="normaltextrun"/>
              <w:rFonts w:asciiTheme="minorHAnsi" w:hAnsiTheme="minorHAnsi" w:cstheme="minorHAnsi"/>
              <w:b/>
              <w:bCs/>
              <w:sz w:val="22"/>
              <w:szCs w:val="22"/>
            </w:rPr>
          </w:rPrChange>
        </w:rPr>
        <w:pPrChange w:id="127" w:author="Jessica Marshall" w:date="2023-06-28T14:49:00Z">
          <w:pPr>
            <w:pStyle w:val="paragraph"/>
            <w:spacing w:before="0" w:beforeAutospacing="0" w:after="0" w:afterAutospacing="0"/>
            <w:textAlignment w:val="baseline"/>
          </w:pPr>
        </w:pPrChange>
      </w:pPr>
      <w:r w:rsidRPr="002148A1">
        <w:rPr>
          <w:rStyle w:val="normaltextrun"/>
          <w:color w:val="202124"/>
          <w:rPrChange w:id="128" w:author="Jessica Marshall" w:date="2023-06-28T14:49:00Z">
            <w:rPr>
              <w:rStyle w:val="normaltextrun"/>
              <w:b/>
              <w:bCs/>
              <w:i/>
              <w:iCs/>
              <w:color w:val="202124"/>
            </w:rPr>
          </w:rPrChange>
        </w:rPr>
        <w:t>b</w:t>
      </w:r>
      <w:del w:id="129" w:author="Jessica Marshall" w:date="2023-06-28T14:49:00Z">
        <w:r w:rsidRPr="002148A1" w:rsidDel="002148A1">
          <w:rPr>
            <w:rStyle w:val="normaltextrun"/>
            <w:color w:val="202124"/>
            <w:rPrChange w:id="130" w:author="Jessica Marshall" w:date="2023-06-28T14:49:00Z">
              <w:rPr>
                <w:rStyle w:val="normaltextrun"/>
                <w:b/>
                <w:bCs/>
                <w:i/>
                <w:iCs/>
                <w:color w:val="202124"/>
              </w:rPr>
            </w:rPrChange>
          </w:rPr>
          <w:delText xml:space="preserve">. </w:delText>
        </w:r>
      </w:del>
      <w:r w:rsidR="00653340" w:rsidRPr="002148A1">
        <w:rPr>
          <w:rStyle w:val="normaltextrun"/>
          <w:color w:val="202124"/>
          <w:rPrChange w:id="131" w:author="Jessica Marshall" w:date="2023-06-28T14:49:00Z">
            <w:rPr>
              <w:rStyle w:val="normaltextrun"/>
              <w:b/>
              <w:bCs/>
              <w:i/>
              <w:iCs/>
              <w:color w:val="202124"/>
            </w:rPr>
          </w:rPrChange>
        </w:rPr>
        <w:t>Tissue</w:t>
      </w:r>
      <w:r w:rsidR="00D25722" w:rsidRPr="002148A1">
        <w:rPr>
          <w:rStyle w:val="normaltextrun"/>
          <w:color w:val="202124"/>
          <w:vertAlign w:val="superscript"/>
          <w:rPrChange w:id="132" w:author="Jessica Marshall" w:date="2023-06-28T14:49:00Z">
            <w:rPr>
              <w:rStyle w:val="normaltextrun"/>
              <w:b/>
              <w:bCs/>
              <w:i/>
              <w:iCs/>
              <w:color w:val="202124"/>
              <w:vertAlign w:val="superscript"/>
            </w:rPr>
          </w:rPrChange>
        </w:rPr>
        <w:fldChar w:fldCharType="begin"/>
      </w:r>
      <w:r w:rsidR="00D25722" w:rsidRPr="002148A1">
        <w:rPr>
          <w:rStyle w:val="normaltextrun"/>
          <w:color w:val="202124"/>
          <w:vertAlign w:val="superscript"/>
          <w:rPrChange w:id="133" w:author="Jessica Marshall" w:date="2023-06-28T14:49:00Z">
            <w:rPr>
              <w:rStyle w:val="normaltextrun"/>
              <w:b/>
              <w:bCs/>
              <w:i/>
              <w:iCs/>
              <w:color w:val="202124"/>
              <w:vertAlign w:val="superscript"/>
            </w:rPr>
          </w:rPrChange>
        </w:rPr>
        <w:instrText xml:space="preserve"> NOTEREF _Ref138156600 \h  \* MERGEFORMAT </w:instrText>
      </w:r>
      <w:r w:rsidR="00D25722" w:rsidRPr="00456F41">
        <w:rPr>
          <w:rStyle w:val="normaltextrun"/>
          <w:color w:val="202124"/>
          <w:vertAlign w:val="superscript"/>
        </w:rPr>
      </w:r>
      <w:r w:rsidR="00D25722" w:rsidRPr="002148A1">
        <w:rPr>
          <w:rStyle w:val="normaltextrun"/>
          <w:color w:val="202124"/>
          <w:vertAlign w:val="superscript"/>
          <w:rPrChange w:id="134" w:author="Jessica Marshall" w:date="2023-06-28T14:49:00Z">
            <w:rPr>
              <w:rStyle w:val="normaltextrun"/>
              <w:b/>
              <w:bCs/>
              <w:i/>
              <w:iCs/>
              <w:color w:val="202124"/>
              <w:vertAlign w:val="superscript"/>
            </w:rPr>
          </w:rPrChange>
        </w:rPr>
        <w:fldChar w:fldCharType="separate"/>
      </w:r>
      <w:r w:rsidR="00D25722" w:rsidRPr="002148A1">
        <w:rPr>
          <w:rStyle w:val="normaltextrun"/>
          <w:color w:val="202124"/>
          <w:vertAlign w:val="superscript"/>
          <w:rPrChange w:id="135" w:author="Jessica Marshall" w:date="2023-06-28T14:49:00Z">
            <w:rPr>
              <w:rStyle w:val="normaltextrun"/>
              <w:b/>
              <w:bCs/>
              <w:i/>
              <w:iCs/>
              <w:color w:val="202124"/>
              <w:vertAlign w:val="superscript"/>
            </w:rPr>
          </w:rPrChange>
        </w:rPr>
        <w:t>3</w:t>
      </w:r>
      <w:r w:rsidR="00D25722" w:rsidRPr="002148A1">
        <w:rPr>
          <w:rStyle w:val="normaltextrun"/>
          <w:color w:val="202124"/>
          <w:vertAlign w:val="superscript"/>
          <w:rPrChange w:id="136" w:author="Jessica Marshall" w:date="2023-06-28T14:49:00Z">
            <w:rPr>
              <w:rStyle w:val="normaltextrun"/>
              <w:b/>
              <w:bCs/>
              <w:i/>
              <w:iCs/>
              <w:color w:val="202124"/>
              <w:vertAlign w:val="superscript"/>
            </w:rPr>
          </w:rPrChange>
        </w:rPr>
        <w:fldChar w:fldCharType="end"/>
      </w:r>
    </w:p>
    <w:p w14:paraId="7BAA1097" w14:textId="77777777" w:rsidR="00AC4A1D" w:rsidRDefault="00AC4A1D"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color w:val="202124"/>
          <w:sz w:val="22"/>
          <w:szCs w:val="22"/>
        </w:rPr>
        <w:t xml:space="preserve">The more mature and specialized in performing functions a cell is, the less sensitive it is to radiation. </w:t>
      </w:r>
    </w:p>
    <w:p w14:paraId="582313D9" w14:textId="3142FD63" w:rsidR="00AC4A1D" w:rsidRPr="00AC4A1D" w:rsidRDefault="00AC4A1D" w:rsidP="007D5106">
      <w:pPr>
        <w:pStyle w:val="paragraph"/>
        <w:spacing w:before="0" w:beforeAutospacing="0" w:after="0" w:afterAutospacing="0"/>
        <w:textAlignment w:val="baseline"/>
        <w:rPr>
          <w:rStyle w:val="normaltextrun"/>
          <w:rFonts w:asciiTheme="minorHAnsi" w:hAnsiTheme="minorHAnsi" w:cstheme="minorHAnsi"/>
          <w:sz w:val="22"/>
          <w:szCs w:val="22"/>
        </w:rPr>
      </w:pPr>
      <w:commentRangeStart w:id="137"/>
      <w:r w:rsidRPr="00AC4A1D">
        <w:rPr>
          <w:rStyle w:val="normaltextrun"/>
          <w:rFonts w:asciiTheme="minorHAnsi" w:hAnsiTheme="minorHAnsi" w:cstheme="minorHAnsi"/>
          <w:b/>
          <w:bCs/>
          <w:color w:val="202124"/>
          <w:sz w:val="22"/>
          <w:szCs w:val="22"/>
        </w:rPr>
        <w:t xml:space="preserve">Effects on the </w:t>
      </w:r>
      <w:r>
        <w:rPr>
          <w:rStyle w:val="normaltextrun"/>
          <w:rFonts w:asciiTheme="minorHAnsi" w:hAnsiTheme="minorHAnsi" w:cstheme="minorHAnsi"/>
          <w:b/>
          <w:bCs/>
          <w:color w:val="202124"/>
          <w:sz w:val="22"/>
          <w:szCs w:val="22"/>
        </w:rPr>
        <w:t xml:space="preserve">eyes: </w:t>
      </w:r>
      <w:r w:rsidRPr="00F23879">
        <w:rPr>
          <w:rFonts w:asciiTheme="minorHAnsi" w:hAnsiTheme="minorHAnsi" w:cstheme="minorHAnsi"/>
          <w:sz w:val="22"/>
          <w:szCs w:val="22"/>
        </w:rPr>
        <w:t xml:space="preserve">cataractogenesis. </w:t>
      </w:r>
      <w:r w:rsidRPr="00F23879">
        <w:rPr>
          <w:rStyle w:val="normaltextrun"/>
          <w:rFonts w:asciiTheme="minorHAnsi" w:hAnsiTheme="minorHAnsi" w:cstheme="minorHAnsi"/>
          <w:color w:val="000000"/>
          <w:sz w:val="22"/>
          <w:szCs w:val="22"/>
        </w:rPr>
        <w:t>Cataracts</w:t>
      </w:r>
      <w:r>
        <w:rPr>
          <w:rStyle w:val="normaltextrun"/>
          <w:rFonts w:asciiTheme="minorHAnsi" w:hAnsiTheme="minorHAnsi" w:cstheme="minorHAnsi"/>
          <w:color w:val="000000"/>
          <w:sz w:val="22"/>
          <w:szCs w:val="22"/>
        </w:rPr>
        <w:t xml:space="preserve"> are an </w:t>
      </w:r>
      <w:r w:rsidRPr="00F23879">
        <w:rPr>
          <w:rStyle w:val="normaltextrun"/>
          <w:rFonts w:asciiTheme="minorHAnsi" w:hAnsiTheme="minorHAnsi" w:cstheme="minorHAnsi"/>
          <w:color w:val="000000"/>
          <w:sz w:val="22"/>
          <w:szCs w:val="22"/>
        </w:rPr>
        <w:t>opacity of the eye lens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spellingerror"/>
          <w:rFonts w:asciiTheme="minorHAnsi" w:hAnsiTheme="minorHAnsi" w:cstheme="minorHAnsi"/>
          <w:color w:val="000000"/>
          <w:sz w:val="22"/>
          <w:szCs w:val="22"/>
        </w:rPr>
        <w:t>Cataractogenesis</w:t>
      </w:r>
      <w:r w:rsidRPr="00F23879">
        <w:rPr>
          <w:rStyle w:val="normaltextrun"/>
          <w:rFonts w:asciiTheme="minorHAnsi" w:hAnsiTheme="minorHAnsi" w:cstheme="minorHAnsi"/>
          <w:color w:val="000000"/>
          <w:sz w:val="22"/>
          <w:szCs w:val="22"/>
        </w:rPr>
        <w:t> is the production or origin of cataracts.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There is a high probability that a single dose of radiation of about 2 gray will induce the formation of cataracts.</w:t>
      </w:r>
      <w:r>
        <w:rPr>
          <w:rStyle w:val="normaltextrun"/>
          <w:rFonts w:asciiTheme="minorHAnsi" w:hAnsiTheme="minorHAnsi" w:cstheme="minorHAnsi"/>
          <w:color w:val="000000"/>
          <w:sz w:val="22"/>
          <w:szCs w:val="22"/>
        </w:rPr>
        <w:t xml:space="preserve">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A dose of 2 </w:t>
      </w:r>
      <w:r w:rsidRPr="00F23879">
        <w:rPr>
          <w:rStyle w:val="spellingerror"/>
          <w:rFonts w:asciiTheme="minorHAnsi" w:hAnsiTheme="minorHAnsi" w:cstheme="minorHAnsi"/>
          <w:color w:val="000000"/>
          <w:sz w:val="22"/>
          <w:szCs w:val="22"/>
        </w:rPr>
        <w:t>Gy</w:t>
      </w:r>
      <w:r w:rsidRPr="00F23879">
        <w:rPr>
          <w:rStyle w:val="normaltextrun"/>
          <w:rFonts w:asciiTheme="minorHAnsi" w:hAnsiTheme="minorHAnsi" w:cstheme="minorHAnsi"/>
          <w:color w:val="000000"/>
          <w:sz w:val="22"/>
          <w:szCs w:val="22"/>
        </w:rPr>
        <w:t xml:space="preserve"> results in partial or complete </w:t>
      </w:r>
      <w:r>
        <w:rPr>
          <w:rStyle w:val="normaltextrun"/>
          <w:rFonts w:asciiTheme="minorHAnsi" w:hAnsiTheme="minorHAnsi" w:cstheme="minorHAnsi"/>
          <w:color w:val="000000"/>
          <w:sz w:val="22"/>
          <w:szCs w:val="22"/>
        </w:rPr>
        <w:t>vision loss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Radiation-induced cataracts follow a threshold, nonlinear dose-response relationship</w:t>
      </w:r>
    </w:p>
    <w:p w14:paraId="1978C95B" w14:textId="464B770D" w:rsidR="00AC4A1D" w:rsidRDefault="007D5106"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sidRPr="00AC4A1D">
        <w:rPr>
          <w:rStyle w:val="normaltextrun"/>
          <w:rFonts w:asciiTheme="minorHAnsi" w:hAnsiTheme="minorHAnsi" w:cstheme="minorHAnsi"/>
          <w:b/>
          <w:bCs/>
          <w:color w:val="202124"/>
          <w:sz w:val="22"/>
          <w:szCs w:val="22"/>
        </w:rPr>
        <w:t>Effects on the thyroid:</w:t>
      </w:r>
      <w:r w:rsidRPr="00F23879">
        <w:rPr>
          <w:rStyle w:val="normaltextrun"/>
          <w:rFonts w:asciiTheme="minorHAnsi" w:hAnsiTheme="minorHAnsi" w:cstheme="minorHAnsi"/>
          <w:color w:val="202124"/>
          <w:sz w:val="22"/>
          <w:szCs w:val="22"/>
        </w:rPr>
        <w:t xml:space="preserve"> Radiation </w:t>
      </w:r>
      <w:r w:rsidRPr="00AC4A1D">
        <w:rPr>
          <w:rStyle w:val="normaltextrun"/>
          <w:rFonts w:asciiTheme="minorHAnsi" w:hAnsiTheme="minorHAnsi" w:cstheme="minorHAnsi"/>
          <w:color w:val="202124"/>
          <w:sz w:val="22"/>
          <w:szCs w:val="22"/>
        </w:rPr>
        <w:t xml:space="preserve">can cause </w:t>
      </w:r>
      <w:r w:rsidR="00AC4A1D">
        <w:rPr>
          <w:rStyle w:val="normaltextrun"/>
          <w:rFonts w:asciiTheme="minorHAnsi" w:hAnsiTheme="minorHAnsi" w:cstheme="minorHAnsi"/>
          <w:color w:val="202124"/>
          <w:sz w:val="22"/>
          <w:szCs w:val="22"/>
        </w:rPr>
        <w:t xml:space="preserve">thyroid cancer. The thyroid </w:t>
      </w:r>
      <w:r w:rsidRPr="00F23879">
        <w:rPr>
          <w:rStyle w:val="normaltextrun"/>
          <w:rFonts w:asciiTheme="minorHAnsi" w:hAnsiTheme="minorHAnsi" w:cstheme="minorHAnsi"/>
          <w:color w:val="202124"/>
          <w:sz w:val="22"/>
          <w:szCs w:val="22"/>
        </w:rPr>
        <w:t>is one of the most radiosensitive tissues. Children are much more sensitive to thyroid irradiation than are adults. </w:t>
      </w:r>
    </w:p>
    <w:p w14:paraId="1C07C9FF" w14:textId="5DBF8926" w:rsidR="00AC4A1D" w:rsidRPr="000E18B5" w:rsidRDefault="007D5106" w:rsidP="007D5106">
      <w:pPr>
        <w:pStyle w:val="paragraph"/>
        <w:spacing w:before="0" w:beforeAutospacing="0" w:after="0" w:afterAutospacing="0"/>
        <w:textAlignment w:val="baseline"/>
        <w:rPr>
          <w:rStyle w:val="eop"/>
          <w:rFonts w:asciiTheme="minorHAnsi" w:hAnsiTheme="minorHAnsi" w:cstheme="minorHAnsi"/>
          <w:color w:val="202124"/>
          <w:sz w:val="22"/>
          <w:szCs w:val="22"/>
        </w:rPr>
      </w:pPr>
      <w:r w:rsidRPr="00F23879">
        <w:rPr>
          <w:rStyle w:val="eop"/>
          <w:rFonts w:asciiTheme="minorHAnsi" w:hAnsiTheme="minorHAnsi" w:cstheme="minorHAnsi"/>
          <w:color w:val="202124"/>
          <w:sz w:val="22"/>
          <w:szCs w:val="22"/>
        </w:rPr>
        <w:t>​</w:t>
      </w:r>
      <w:r w:rsidR="00AC4A1D" w:rsidRPr="00AC4A1D">
        <w:rPr>
          <w:rStyle w:val="eop"/>
          <w:rFonts w:asciiTheme="minorHAnsi" w:hAnsiTheme="minorHAnsi" w:cstheme="minorHAnsi"/>
          <w:b/>
          <w:bCs/>
          <w:color w:val="202124"/>
          <w:sz w:val="22"/>
          <w:szCs w:val="22"/>
        </w:rPr>
        <w:t>Effects on the breast:</w:t>
      </w:r>
      <w:r w:rsidR="00AC4A1D">
        <w:rPr>
          <w:rStyle w:val="eop"/>
          <w:rFonts w:asciiTheme="minorHAnsi" w:hAnsiTheme="minorHAnsi" w:cstheme="minorHAnsi"/>
          <w:b/>
          <w:bCs/>
          <w:color w:val="202124"/>
          <w:sz w:val="22"/>
          <w:szCs w:val="22"/>
        </w:rPr>
        <w:t xml:space="preserve"> </w:t>
      </w:r>
      <w:r w:rsidR="000E18B5" w:rsidRPr="000E18B5">
        <w:rPr>
          <w:rStyle w:val="eop"/>
          <w:rFonts w:asciiTheme="minorHAnsi" w:hAnsiTheme="minorHAnsi" w:cstheme="minorHAnsi"/>
          <w:color w:val="202124"/>
          <w:sz w:val="22"/>
          <w:szCs w:val="22"/>
        </w:rPr>
        <w:t xml:space="preserve">Female breast tissue is highly sensitive to the carcinogenic effects of radiation, particularly when exposure </w:t>
      </w:r>
      <w:r w:rsidR="000E18B5">
        <w:rPr>
          <w:rStyle w:val="eop"/>
          <w:rFonts w:asciiTheme="minorHAnsi" w:hAnsiTheme="minorHAnsi" w:cstheme="minorHAnsi"/>
          <w:color w:val="202124"/>
          <w:sz w:val="22"/>
          <w:szCs w:val="22"/>
        </w:rPr>
        <w:t>occurs</w:t>
      </w:r>
      <w:r w:rsidR="000E18B5" w:rsidRPr="000E18B5">
        <w:rPr>
          <w:rStyle w:val="eop"/>
          <w:rFonts w:asciiTheme="minorHAnsi" w:hAnsiTheme="minorHAnsi" w:cstheme="minorHAnsi"/>
          <w:color w:val="202124"/>
          <w:sz w:val="22"/>
          <w:szCs w:val="22"/>
        </w:rPr>
        <w:t xml:space="preserve"> at a younger age. </w:t>
      </w:r>
    </w:p>
    <w:p w14:paraId="6C928BAC" w14:textId="5362FFAB" w:rsidR="000E18B5" w:rsidRPr="000E18B5" w:rsidRDefault="000E18B5" w:rsidP="007D5106">
      <w:pPr>
        <w:pStyle w:val="paragraph"/>
        <w:spacing w:before="0" w:beforeAutospacing="0" w:after="0" w:afterAutospacing="0"/>
        <w:textAlignment w:val="baseline"/>
        <w:rPr>
          <w:rStyle w:val="normaltextrun"/>
          <w:rFonts w:asciiTheme="minorHAnsi" w:hAnsiTheme="minorHAnsi" w:cstheme="minorHAnsi"/>
          <w:color w:val="202124"/>
          <w:sz w:val="22"/>
          <w:szCs w:val="22"/>
        </w:rPr>
      </w:pPr>
      <w:r>
        <w:rPr>
          <w:rStyle w:val="normaltextrun"/>
          <w:rFonts w:asciiTheme="minorHAnsi" w:hAnsiTheme="minorHAnsi" w:cstheme="minorHAnsi"/>
          <w:b/>
          <w:bCs/>
          <w:color w:val="202124"/>
          <w:sz w:val="22"/>
          <w:szCs w:val="22"/>
        </w:rPr>
        <w:t xml:space="preserve">Effects on the skin: </w:t>
      </w:r>
      <w:r>
        <w:rPr>
          <w:rStyle w:val="normaltextrun"/>
          <w:rFonts w:asciiTheme="minorHAnsi" w:hAnsiTheme="minorHAnsi" w:cstheme="minorHAnsi"/>
          <w:color w:val="202124"/>
          <w:sz w:val="22"/>
          <w:szCs w:val="22"/>
        </w:rPr>
        <w:t>Radiation exposure</w:t>
      </w:r>
      <w:r w:rsidRPr="000E18B5">
        <w:rPr>
          <w:rStyle w:val="normaltextrun"/>
          <w:rFonts w:asciiTheme="minorHAnsi" w:hAnsiTheme="minorHAnsi" w:cstheme="minorHAnsi"/>
          <w:color w:val="202124"/>
          <w:sz w:val="22"/>
          <w:szCs w:val="22"/>
        </w:rPr>
        <w:t xml:space="preserve"> can damage the basal cell layer of the skin and result in inflammation, erythema and/or desquamation. In addition, radiation damage to the hair follicles can cause epilation. </w:t>
      </w:r>
    </w:p>
    <w:p w14:paraId="0A192294" w14:textId="393976E2"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AC4A1D">
        <w:rPr>
          <w:rStyle w:val="normaltextrun"/>
          <w:rFonts w:asciiTheme="minorHAnsi" w:hAnsiTheme="minorHAnsi" w:cstheme="minorHAnsi"/>
          <w:b/>
          <w:bCs/>
          <w:color w:val="202124"/>
          <w:sz w:val="22"/>
          <w:szCs w:val="22"/>
        </w:rPr>
        <w:t>Effects on bone marrow:</w:t>
      </w:r>
      <w:r w:rsidRPr="00F23879">
        <w:rPr>
          <w:rStyle w:val="normaltextrun"/>
          <w:rFonts w:asciiTheme="minorHAnsi" w:hAnsiTheme="minorHAnsi" w:cstheme="minorHAnsi"/>
          <w:color w:val="202124"/>
          <w:sz w:val="22"/>
          <w:szCs w:val="22"/>
        </w:rPr>
        <w:t xml:space="preserve"> can lead to bone marrow failure and eventually death.</w:t>
      </w:r>
      <w:r>
        <w:rPr>
          <w:rStyle w:val="normaltextrun"/>
          <w:rFonts w:asciiTheme="minorHAnsi" w:hAnsiTheme="minorHAnsi" w:cstheme="minorHAnsi"/>
          <w:color w:val="202124"/>
          <w:sz w:val="22"/>
          <w:szCs w:val="22"/>
        </w:rPr>
        <w:t xml:space="preserve"> </w:t>
      </w:r>
    </w:p>
    <w:p w14:paraId="7AF2418F" w14:textId="0ADE6D6F" w:rsidR="007D5106" w:rsidRPr="00AC4A1D" w:rsidRDefault="007D5106" w:rsidP="007D5106">
      <w:pPr>
        <w:pStyle w:val="paragraph"/>
        <w:spacing w:before="0" w:beforeAutospacing="0" w:after="0" w:afterAutospacing="0"/>
        <w:textAlignment w:val="baseline"/>
        <w:rPr>
          <w:rFonts w:asciiTheme="minorHAnsi" w:hAnsiTheme="minorHAnsi" w:cstheme="minorHAnsi"/>
          <w:color w:val="000000"/>
          <w:sz w:val="22"/>
          <w:szCs w:val="22"/>
        </w:rPr>
      </w:pPr>
      <w:r w:rsidRPr="00AC4A1D">
        <w:rPr>
          <w:rStyle w:val="normaltextrun"/>
          <w:rFonts w:asciiTheme="minorHAnsi" w:hAnsiTheme="minorHAnsi" w:cstheme="minorHAnsi"/>
          <w:b/>
          <w:bCs/>
          <w:color w:val="000000"/>
          <w:sz w:val="22"/>
          <w:szCs w:val="22"/>
        </w:rPr>
        <w:t xml:space="preserve">Effects on the </w:t>
      </w:r>
      <w:r w:rsidR="00AC4A1D" w:rsidRPr="00AC4A1D">
        <w:rPr>
          <w:rStyle w:val="normaltextrun"/>
          <w:rFonts w:asciiTheme="minorHAnsi" w:hAnsiTheme="minorHAnsi" w:cstheme="minorHAnsi"/>
          <w:b/>
          <w:bCs/>
          <w:color w:val="000000"/>
          <w:sz w:val="22"/>
          <w:szCs w:val="22"/>
        </w:rPr>
        <w:t>gonads</w:t>
      </w:r>
      <w:r w:rsidRPr="00AC4A1D">
        <w:rPr>
          <w:rStyle w:val="normaltextrun"/>
          <w:rFonts w:asciiTheme="minorHAnsi" w:hAnsiTheme="minorHAnsi" w:cstheme="minorHAnsi"/>
          <w:b/>
          <w:bCs/>
          <w:color w:val="000000"/>
          <w:sz w:val="22"/>
          <w:szCs w:val="22"/>
        </w:rPr>
        <w:t>:</w:t>
      </w:r>
      <w:r w:rsidRPr="00F23879">
        <w:rPr>
          <w:rStyle w:val="normaltextrun"/>
          <w:rFonts w:asciiTheme="minorHAnsi" w:hAnsiTheme="minorHAnsi" w:cstheme="minorHAnsi"/>
          <w:color w:val="000000"/>
          <w:sz w:val="22"/>
          <w:szCs w:val="22"/>
        </w:rPr>
        <w:t xml:space="preserve"> </w:t>
      </w:r>
      <w:r w:rsidR="00AC4A1D">
        <w:rPr>
          <w:rStyle w:val="normaltextrun"/>
          <w:rFonts w:asciiTheme="minorHAnsi" w:hAnsiTheme="minorHAnsi" w:cstheme="minorHAnsi"/>
          <w:color w:val="000000"/>
          <w:sz w:val="22"/>
          <w:szCs w:val="22"/>
        </w:rPr>
        <w:t xml:space="preserve">temporary or permanent </w:t>
      </w:r>
      <w:r w:rsidRPr="00F23879">
        <w:rPr>
          <w:rStyle w:val="normaltextrun"/>
          <w:rFonts w:asciiTheme="minorHAnsi" w:hAnsiTheme="minorHAnsi" w:cstheme="minorHAnsi"/>
          <w:color w:val="000000"/>
          <w:sz w:val="22"/>
          <w:szCs w:val="22"/>
        </w:rPr>
        <w:t>sterility. The reproductive cells (germ cells) are relatively radiosensitive. </w:t>
      </w:r>
      <w:r w:rsidR="00AC4A1D">
        <w:rPr>
          <w:rStyle w:val="normaltextrun"/>
          <w:rFonts w:asciiTheme="minorHAnsi" w:hAnsiTheme="minorHAnsi" w:cstheme="minorHAnsi"/>
          <w:color w:val="000000"/>
          <w:sz w:val="22"/>
          <w:szCs w:val="22"/>
        </w:rPr>
        <w:t xml:space="preserve">The person is </w:t>
      </w:r>
      <w:r w:rsidRPr="00F23879">
        <w:rPr>
          <w:rStyle w:val="normaltextrun"/>
          <w:rFonts w:asciiTheme="minorHAnsi" w:hAnsiTheme="minorHAnsi" w:cstheme="minorHAnsi"/>
          <w:color w:val="000000"/>
          <w:sz w:val="22"/>
          <w:szCs w:val="22"/>
        </w:rPr>
        <w:t xml:space="preserve">more radiosensitive when </w:t>
      </w:r>
      <w:r w:rsidR="00AC4A1D">
        <w:rPr>
          <w:rStyle w:val="normaltextrun"/>
          <w:rFonts w:asciiTheme="minorHAnsi" w:hAnsiTheme="minorHAnsi" w:cstheme="minorHAnsi"/>
          <w:color w:val="000000"/>
          <w:sz w:val="22"/>
          <w:szCs w:val="22"/>
        </w:rPr>
        <w:t xml:space="preserve">they are </w:t>
      </w:r>
      <w:r w:rsidRPr="00F23879">
        <w:rPr>
          <w:rStyle w:val="normaltextrun"/>
          <w:rFonts w:asciiTheme="minorHAnsi" w:hAnsiTheme="minorHAnsi" w:cstheme="minorHAnsi"/>
          <w:color w:val="000000"/>
          <w:sz w:val="22"/>
          <w:szCs w:val="22"/>
        </w:rPr>
        <w:t>younger</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00AC4A1D">
        <w:rPr>
          <w:rStyle w:val="normaltextrun"/>
          <w:rFonts w:asciiTheme="minorHAnsi" w:hAnsiTheme="minorHAnsi" w:cstheme="minorHAnsi"/>
          <w:color w:val="000000"/>
          <w:sz w:val="22"/>
          <w:szCs w:val="22"/>
        </w:rPr>
        <w:t xml:space="preserve">A dose of 2 Gray can cause temporary sterility for females and males, which could last as </w:t>
      </w:r>
      <w:r w:rsidRPr="00F23879">
        <w:rPr>
          <w:rStyle w:val="normaltextrun"/>
          <w:rFonts w:asciiTheme="minorHAnsi" w:hAnsiTheme="minorHAnsi" w:cstheme="minorHAnsi"/>
          <w:color w:val="000000"/>
          <w:sz w:val="22"/>
          <w:szCs w:val="22"/>
        </w:rPr>
        <w:t>long as 12 months</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Permanent sterility</w:t>
      </w:r>
      <w:r w:rsidR="00AC4A1D">
        <w:rPr>
          <w:rStyle w:val="normaltextrun"/>
          <w:rFonts w:asciiTheme="minorHAnsi" w:hAnsiTheme="minorHAnsi" w:cstheme="minorHAnsi"/>
          <w:color w:val="000000"/>
          <w:sz w:val="22"/>
          <w:szCs w:val="22"/>
        </w:rPr>
        <w:t xml:space="preserve"> may be seen with a dose of </w:t>
      </w:r>
      <w:r w:rsidRPr="00F23879">
        <w:rPr>
          <w:rStyle w:val="normaltextrun"/>
          <w:rFonts w:asciiTheme="minorHAnsi" w:hAnsiTheme="minorHAnsi" w:cstheme="minorHAnsi"/>
          <w:color w:val="000000"/>
          <w:sz w:val="22"/>
          <w:szCs w:val="22"/>
        </w:rPr>
        <w:t>5 Gray</w:t>
      </w:r>
      <w:r>
        <w:rPr>
          <w:rStyle w:val="normaltextrun"/>
          <w:rFonts w:asciiTheme="minorHAnsi" w:hAnsiTheme="minorHAnsi" w:cstheme="minorHAnsi"/>
          <w:sz w:val="22"/>
          <w:szCs w:val="22"/>
        </w:rPr>
        <w:t>.</w:t>
      </w:r>
      <w:commentRangeEnd w:id="137"/>
      <w:r w:rsidR="004307CF">
        <w:rPr>
          <w:rStyle w:val="CommentReference"/>
          <w:rFonts w:asciiTheme="minorHAnsi" w:eastAsiaTheme="minorHAnsi" w:hAnsiTheme="minorHAnsi" w:cstheme="minorBidi"/>
          <w:kern w:val="2"/>
          <w14:ligatures w14:val="standardContextual"/>
        </w:rPr>
        <w:commentReference w:id="137"/>
      </w:r>
    </w:p>
    <w:p w14:paraId="5634E12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1091489" w14:textId="737951A5" w:rsidR="00653340" w:rsidRPr="004307CF" w:rsidRDefault="00264905">
      <w:pPr>
        <w:pStyle w:val="Heading3"/>
        <w:rPr>
          <w:rStyle w:val="normaltextrun"/>
          <w:vertAlign w:val="superscript"/>
          <w:rPrChange w:id="138" w:author="Jessica Marshall" w:date="2023-06-28T14:51:00Z">
            <w:rPr>
              <w:rStyle w:val="normaltextrun"/>
              <w:rFonts w:asciiTheme="minorHAnsi" w:hAnsiTheme="minorHAnsi" w:cstheme="minorHAnsi"/>
              <w:b/>
              <w:bCs/>
              <w:sz w:val="22"/>
              <w:szCs w:val="22"/>
              <w:vertAlign w:val="superscript"/>
            </w:rPr>
          </w:rPrChange>
        </w:rPr>
        <w:pPrChange w:id="139" w:author="Jessica Marshall" w:date="2023-06-28T14:51:00Z">
          <w:pPr>
            <w:pStyle w:val="paragraph"/>
            <w:spacing w:before="0" w:beforeAutospacing="0" w:after="0" w:afterAutospacing="0"/>
            <w:textAlignment w:val="baseline"/>
          </w:pPr>
        </w:pPrChange>
      </w:pPr>
      <w:del w:id="140" w:author="Jessica Marshall" w:date="2023-06-28T14:51:00Z">
        <w:r w:rsidRPr="004307CF" w:rsidDel="004307CF">
          <w:rPr>
            <w:rStyle w:val="normaltextrun"/>
            <w:color w:val="202124"/>
            <w:rPrChange w:id="141" w:author="Jessica Marshall" w:date="2023-06-28T14:51:00Z">
              <w:rPr>
                <w:rStyle w:val="normaltextrun"/>
                <w:b/>
                <w:bCs/>
                <w:i/>
                <w:iCs/>
                <w:color w:val="202124"/>
              </w:rPr>
            </w:rPrChange>
          </w:rPr>
          <w:delText xml:space="preserve">c. </w:delText>
        </w:r>
      </w:del>
      <w:r w:rsidR="00653340" w:rsidRPr="004307CF">
        <w:rPr>
          <w:rStyle w:val="normaltextrun"/>
          <w:color w:val="202124"/>
          <w:rPrChange w:id="142" w:author="Jessica Marshall" w:date="2023-06-28T14:51:00Z">
            <w:rPr>
              <w:rStyle w:val="normaltextrun"/>
              <w:b/>
              <w:bCs/>
              <w:i/>
              <w:iCs/>
              <w:color w:val="202124"/>
            </w:rPr>
          </w:rPrChange>
        </w:rPr>
        <w:t>Embryo and fetus</w:t>
      </w:r>
      <w:r w:rsidR="00D25722" w:rsidRPr="004307CF">
        <w:rPr>
          <w:rStyle w:val="normaltextrun"/>
          <w:color w:val="202124"/>
          <w:vertAlign w:val="superscript"/>
          <w:rPrChange w:id="143" w:author="Jessica Marshall" w:date="2023-06-28T14:51:00Z">
            <w:rPr>
              <w:rStyle w:val="normaltextrun"/>
              <w:b/>
              <w:bCs/>
              <w:i/>
              <w:iCs/>
              <w:color w:val="202124"/>
              <w:vertAlign w:val="superscript"/>
            </w:rPr>
          </w:rPrChange>
        </w:rPr>
        <w:fldChar w:fldCharType="begin"/>
      </w:r>
      <w:r w:rsidR="00D25722" w:rsidRPr="004307CF">
        <w:rPr>
          <w:rStyle w:val="normaltextrun"/>
          <w:color w:val="202124"/>
          <w:vertAlign w:val="superscript"/>
          <w:rPrChange w:id="144" w:author="Jessica Marshall" w:date="2023-06-28T14:51:00Z">
            <w:rPr>
              <w:rStyle w:val="normaltextrun"/>
              <w:b/>
              <w:bCs/>
              <w:i/>
              <w:iCs/>
              <w:color w:val="202124"/>
              <w:vertAlign w:val="superscript"/>
            </w:rPr>
          </w:rPrChange>
        </w:rPr>
        <w:instrText xml:space="preserve"> NOTEREF _Ref138156600 \h  \* MERGEFORMAT </w:instrText>
      </w:r>
      <w:r w:rsidR="00D25722" w:rsidRPr="00456F41">
        <w:rPr>
          <w:rStyle w:val="normaltextrun"/>
          <w:color w:val="202124"/>
          <w:vertAlign w:val="superscript"/>
        </w:rPr>
      </w:r>
      <w:r w:rsidR="00D25722" w:rsidRPr="004307CF">
        <w:rPr>
          <w:rStyle w:val="normaltextrun"/>
          <w:color w:val="202124"/>
          <w:vertAlign w:val="superscript"/>
          <w:rPrChange w:id="145" w:author="Jessica Marshall" w:date="2023-06-28T14:51:00Z">
            <w:rPr>
              <w:rStyle w:val="normaltextrun"/>
              <w:b/>
              <w:bCs/>
              <w:i/>
              <w:iCs/>
              <w:color w:val="202124"/>
              <w:vertAlign w:val="superscript"/>
            </w:rPr>
          </w:rPrChange>
        </w:rPr>
        <w:fldChar w:fldCharType="separate"/>
      </w:r>
      <w:r w:rsidR="00D25722" w:rsidRPr="004307CF">
        <w:rPr>
          <w:rStyle w:val="normaltextrun"/>
          <w:color w:val="202124"/>
          <w:vertAlign w:val="superscript"/>
          <w:rPrChange w:id="146" w:author="Jessica Marshall" w:date="2023-06-28T14:51:00Z">
            <w:rPr>
              <w:rStyle w:val="normaltextrun"/>
              <w:b/>
              <w:bCs/>
              <w:i/>
              <w:iCs/>
              <w:color w:val="202124"/>
              <w:vertAlign w:val="superscript"/>
            </w:rPr>
          </w:rPrChange>
        </w:rPr>
        <w:t>3</w:t>
      </w:r>
      <w:r w:rsidR="00D25722" w:rsidRPr="004307CF">
        <w:rPr>
          <w:rStyle w:val="normaltextrun"/>
          <w:color w:val="202124"/>
          <w:vertAlign w:val="superscript"/>
          <w:rPrChange w:id="147" w:author="Jessica Marshall" w:date="2023-06-28T14:51:00Z">
            <w:rPr>
              <w:rStyle w:val="normaltextrun"/>
              <w:b/>
              <w:bCs/>
              <w:i/>
              <w:iCs/>
              <w:color w:val="202124"/>
              <w:vertAlign w:val="superscript"/>
            </w:rPr>
          </w:rPrChange>
        </w:rPr>
        <w:fldChar w:fldCharType="end"/>
      </w:r>
    </w:p>
    <w:p w14:paraId="43B6039E" w14:textId="49BF6DF4"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F23879">
        <w:rPr>
          <w:rStyle w:val="normaltextrun"/>
          <w:rFonts w:asciiTheme="minorHAnsi" w:hAnsiTheme="minorHAnsi" w:cstheme="minorHAnsi"/>
          <w:color w:val="000000"/>
          <w:sz w:val="22"/>
          <w:szCs w:val="22"/>
        </w:rPr>
        <w:lastRenderedPageBreak/>
        <w:t xml:space="preserve">The </w:t>
      </w:r>
      <w:r w:rsidRPr="008758A1">
        <w:rPr>
          <w:rStyle w:val="normaltextrun"/>
          <w:rFonts w:asciiTheme="minorHAnsi" w:hAnsiTheme="minorHAnsi" w:cstheme="minorHAnsi"/>
          <w:color w:val="000000"/>
          <w:sz w:val="22"/>
          <w:szCs w:val="22"/>
          <w:highlight w:val="yellow"/>
        </w:rPr>
        <w:t>fetus is very sensitive to radiation</w:t>
      </w:r>
      <w:r w:rsidRPr="00F23879">
        <w:rPr>
          <w:rStyle w:val="normaltextrun"/>
          <w:rFonts w:asciiTheme="minorHAnsi" w:hAnsiTheme="minorHAnsi" w:cstheme="minorHAnsi"/>
          <w:color w:val="000000"/>
          <w:sz w:val="22"/>
          <w:szCs w:val="22"/>
        </w:rPr>
        <w:t xml:space="preserve"> because it </w:t>
      </w:r>
      <w:r w:rsidR="00F6094F">
        <w:rPr>
          <w:rStyle w:val="normaltextrun"/>
          <w:rFonts w:asciiTheme="minorHAnsi" w:hAnsiTheme="minorHAnsi" w:cstheme="minorHAnsi"/>
          <w:color w:val="000000"/>
          <w:sz w:val="22"/>
          <w:szCs w:val="22"/>
        </w:rPr>
        <w:t>comprises</w:t>
      </w:r>
      <w:r w:rsidRPr="00F23879">
        <w:rPr>
          <w:rStyle w:val="normaltextrun"/>
          <w:rFonts w:asciiTheme="minorHAnsi" w:hAnsiTheme="minorHAnsi" w:cstheme="minorHAnsi"/>
          <w:color w:val="000000"/>
          <w:sz w:val="22"/>
          <w:szCs w:val="22"/>
        </w:rPr>
        <w:t xml:space="preserve"> rapidly dividing, immature cells.</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 fetus is most s</w:t>
      </w:r>
      <w:r w:rsidR="00F6094F">
        <w:rPr>
          <w:rStyle w:val="normaltextrun"/>
          <w:rFonts w:asciiTheme="minorHAnsi" w:hAnsiTheme="minorHAnsi" w:cstheme="minorHAnsi"/>
          <w:color w:val="000000"/>
          <w:sz w:val="22"/>
          <w:szCs w:val="22"/>
        </w:rPr>
        <w:t>usceptibl</w:t>
      </w:r>
      <w:r w:rsidRPr="00F23879">
        <w:rPr>
          <w:rStyle w:val="normaltextrun"/>
          <w:rFonts w:asciiTheme="minorHAnsi" w:hAnsiTheme="minorHAnsi" w:cstheme="minorHAnsi"/>
          <w:color w:val="000000"/>
          <w:sz w:val="22"/>
          <w:szCs w:val="22"/>
        </w:rPr>
        <w:t>e to radiation during the first trimester of pregnancy.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Fetal radiosensitivity decreases as gestation progresses.</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There appears to be a threshold of about 0.1 Gy for fetal damage. Routine diagnostic procedures never reach this level. </w:t>
      </w:r>
    </w:p>
    <w:p w14:paraId="78B7F16E"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3C7CBD2F" w14:textId="11175AD5" w:rsidR="00653340" w:rsidRPr="004307CF" w:rsidRDefault="00264905">
      <w:pPr>
        <w:pStyle w:val="Heading3"/>
        <w:rPr>
          <w:rStyle w:val="normaltextrun"/>
          <w:rPrChange w:id="148" w:author="Jessica Marshall" w:date="2023-06-28T14:51:00Z">
            <w:rPr>
              <w:rStyle w:val="normaltextrun"/>
              <w:rFonts w:asciiTheme="minorHAnsi" w:hAnsiTheme="minorHAnsi" w:cstheme="minorHAnsi"/>
              <w:b/>
              <w:bCs/>
              <w:sz w:val="22"/>
              <w:szCs w:val="22"/>
            </w:rPr>
          </w:rPrChange>
        </w:rPr>
        <w:pPrChange w:id="149" w:author="Jessica Marshall" w:date="2023-06-28T14:51:00Z">
          <w:pPr>
            <w:pStyle w:val="paragraph"/>
            <w:spacing w:before="0" w:beforeAutospacing="0" w:after="0" w:afterAutospacing="0"/>
            <w:textAlignment w:val="baseline"/>
          </w:pPr>
        </w:pPrChange>
      </w:pPr>
      <w:del w:id="150" w:author="Jessica Marshall" w:date="2023-06-28T14:51:00Z">
        <w:r w:rsidRPr="004307CF" w:rsidDel="004307CF">
          <w:rPr>
            <w:rStyle w:val="normaltextrun"/>
            <w:color w:val="202124"/>
            <w:rPrChange w:id="151" w:author="Jessica Marshall" w:date="2023-06-28T14:51:00Z">
              <w:rPr>
                <w:rStyle w:val="normaltextrun"/>
                <w:b/>
                <w:bCs/>
                <w:i/>
                <w:iCs/>
                <w:color w:val="202124"/>
              </w:rPr>
            </w:rPrChange>
          </w:rPr>
          <w:delText xml:space="preserve">d. </w:delText>
        </w:r>
      </w:del>
      <w:r w:rsidR="00653340" w:rsidRPr="004307CF">
        <w:rPr>
          <w:rStyle w:val="normaltextrun"/>
          <w:color w:val="202124"/>
          <w:rPrChange w:id="152" w:author="Jessica Marshall" w:date="2023-06-28T14:51:00Z">
            <w:rPr>
              <w:rStyle w:val="normaltextrun"/>
              <w:b/>
              <w:bCs/>
              <w:i/>
              <w:iCs/>
              <w:color w:val="202124"/>
            </w:rPr>
          </w:rPrChange>
        </w:rPr>
        <w:t>Carcinogenesis</w:t>
      </w:r>
      <w:r w:rsidR="00D25722" w:rsidRPr="004307CF">
        <w:rPr>
          <w:rStyle w:val="normaltextrun"/>
          <w:color w:val="202124"/>
          <w:vertAlign w:val="superscript"/>
          <w:rPrChange w:id="153" w:author="Jessica Marshall" w:date="2023-06-28T14:51:00Z">
            <w:rPr>
              <w:rStyle w:val="normaltextrun"/>
              <w:b/>
              <w:bCs/>
              <w:i/>
              <w:iCs/>
              <w:color w:val="202124"/>
              <w:vertAlign w:val="superscript"/>
            </w:rPr>
          </w:rPrChange>
        </w:rPr>
        <w:fldChar w:fldCharType="begin"/>
      </w:r>
      <w:r w:rsidR="00D25722" w:rsidRPr="004307CF">
        <w:rPr>
          <w:rStyle w:val="normaltextrun"/>
          <w:color w:val="202124"/>
          <w:vertAlign w:val="superscript"/>
          <w:rPrChange w:id="154" w:author="Jessica Marshall" w:date="2023-06-28T14:51:00Z">
            <w:rPr>
              <w:rStyle w:val="normaltextrun"/>
              <w:b/>
              <w:bCs/>
              <w:i/>
              <w:iCs/>
              <w:color w:val="202124"/>
              <w:vertAlign w:val="superscript"/>
            </w:rPr>
          </w:rPrChange>
        </w:rPr>
        <w:instrText xml:space="preserve"> NOTEREF _Ref138156461 \h  \* MERGEFORMAT </w:instrText>
      </w:r>
      <w:r w:rsidR="00D25722" w:rsidRPr="00456F41">
        <w:rPr>
          <w:rStyle w:val="normaltextrun"/>
          <w:color w:val="202124"/>
          <w:vertAlign w:val="superscript"/>
        </w:rPr>
      </w:r>
      <w:r w:rsidR="00D25722" w:rsidRPr="004307CF">
        <w:rPr>
          <w:rStyle w:val="normaltextrun"/>
          <w:color w:val="202124"/>
          <w:vertAlign w:val="superscript"/>
          <w:rPrChange w:id="155" w:author="Jessica Marshall" w:date="2023-06-28T14:51:00Z">
            <w:rPr>
              <w:rStyle w:val="normaltextrun"/>
              <w:b/>
              <w:bCs/>
              <w:i/>
              <w:iCs/>
              <w:color w:val="202124"/>
              <w:vertAlign w:val="superscript"/>
            </w:rPr>
          </w:rPrChange>
        </w:rPr>
        <w:fldChar w:fldCharType="separate"/>
      </w:r>
      <w:r w:rsidR="00D25722" w:rsidRPr="004307CF">
        <w:rPr>
          <w:rStyle w:val="normaltextrun"/>
          <w:color w:val="202124"/>
          <w:vertAlign w:val="superscript"/>
          <w:rPrChange w:id="156" w:author="Jessica Marshall" w:date="2023-06-28T14:51:00Z">
            <w:rPr>
              <w:rStyle w:val="normaltextrun"/>
              <w:b/>
              <w:bCs/>
              <w:i/>
              <w:iCs/>
              <w:color w:val="202124"/>
              <w:vertAlign w:val="superscript"/>
            </w:rPr>
          </w:rPrChange>
        </w:rPr>
        <w:t>2</w:t>
      </w:r>
      <w:r w:rsidR="00D25722" w:rsidRPr="004307CF">
        <w:rPr>
          <w:rStyle w:val="normaltextrun"/>
          <w:color w:val="202124"/>
          <w:vertAlign w:val="superscript"/>
          <w:rPrChange w:id="157" w:author="Jessica Marshall" w:date="2023-06-28T14:51:00Z">
            <w:rPr>
              <w:rStyle w:val="normaltextrun"/>
              <w:b/>
              <w:bCs/>
              <w:i/>
              <w:iCs/>
              <w:color w:val="202124"/>
              <w:vertAlign w:val="superscript"/>
            </w:rPr>
          </w:rPrChange>
        </w:rPr>
        <w:fldChar w:fldCharType="end"/>
      </w:r>
    </w:p>
    <w:p w14:paraId="211137B9" w14:textId="4FE9F7F1" w:rsidR="007D5106" w:rsidRPr="00F23879" w:rsidRDefault="007D5106" w:rsidP="007D5106">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000000"/>
          <w:sz w:val="22"/>
          <w:szCs w:val="22"/>
          <w:highlight w:val="yellow"/>
        </w:rPr>
        <w:t>Carcinogenesis is the production or origin of cancer</w:t>
      </w:r>
      <w:r w:rsidRPr="008758A1">
        <w:rPr>
          <w:rStyle w:val="eop"/>
          <w:rFonts w:asciiTheme="minorHAnsi" w:hAnsiTheme="minorHAnsi" w:cstheme="minorHAnsi"/>
          <w:color w:val="000000"/>
          <w:sz w:val="22"/>
          <w:szCs w:val="22"/>
          <w:highlight w:val="yellow"/>
        </w:rPr>
        <w:t>​</w:t>
      </w:r>
      <w:r w:rsidRPr="008758A1">
        <w:rPr>
          <w:rFonts w:asciiTheme="minorHAnsi" w:hAnsiTheme="minorHAnsi" w:cstheme="minorHAnsi"/>
          <w:sz w:val="22"/>
          <w:szCs w:val="22"/>
          <w:highlight w:val="yellow"/>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 xml:space="preserve">Cancer is the most </w:t>
      </w:r>
      <w:r w:rsidR="00563657">
        <w:rPr>
          <w:rStyle w:val="normaltextrun"/>
          <w:rFonts w:asciiTheme="minorHAnsi" w:hAnsiTheme="minorHAnsi" w:cstheme="minorHAnsi"/>
          <w:color w:val="000000"/>
          <w:sz w:val="22"/>
          <w:szCs w:val="22"/>
        </w:rPr>
        <w:t>critical</w:t>
      </w:r>
      <w:r w:rsidRPr="00F23879">
        <w:rPr>
          <w:rStyle w:val="normaltextrun"/>
          <w:rFonts w:asciiTheme="minorHAnsi" w:hAnsiTheme="minorHAnsi" w:cstheme="minorHAnsi"/>
          <w:color w:val="000000"/>
          <w:sz w:val="22"/>
          <w:szCs w:val="22"/>
        </w:rPr>
        <w:t xml:space="preserve"> late somatic effect</w:t>
      </w:r>
      <w:r>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Experiments with animals and statistical studies of human populations have shown that radiation causes cancer.</w:t>
      </w:r>
      <w:r w:rsidRPr="00F23879">
        <w:rPr>
          <w:rStyle w:val="eop"/>
          <w:rFonts w:asciiTheme="minorHAnsi" w:hAnsiTheme="minorHAnsi" w:cstheme="minorHAnsi"/>
          <w:color w:val="000000"/>
          <w:sz w:val="22"/>
          <w:szCs w:val="22"/>
        </w:rPr>
        <w:t>​</w:t>
      </w:r>
      <w:r w:rsidR="00F6094F">
        <w:rPr>
          <w:rStyle w:val="eop"/>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At high doses, for groups such as the atomic bomb survivors, the risk is measurable.</w:t>
      </w:r>
      <w:r w:rsidRPr="00F23879">
        <w:rPr>
          <w:rStyle w:val="eop"/>
          <w:rFonts w:asciiTheme="minorHAnsi" w:hAnsiTheme="minorHAnsi" w:cstheme="minorHAnsi"/>
          <w:color w:val="000000"/>
          <w:sz w:val="22"/>
          <w:szCs w:val="22"/>
        </w:rPr>
        <w:t>​</w:t>
      </w:r>
      <w:r>
        <w:rPr>
          <w:rFonts w:asciiTheme="minorHAnsi" w:hAnsiTheme="minorHAnsi" w:cstheme="minorHAnsi"/>
          <w:sz w:val="22"/>
          <w:szCs w:val="22"/>
        </w:rPr>
        <w:t xml:space="preserve"> </w:t>
      </w:r>
      <w:r w:rsidRPr="00F23879">
        <w:rPr>
          <w:rStyle w:val="normaltextrun"/>
          <w:rFonts w:asciiTheme="minorHAnsi" w:hAnsiTheme="minorHAnsi" w:cstheme="minorHAnsi"/>
          <w:color w:val="000000"/>
          <w:sz w:val="22"/>
          <w:szCs w:val="22"/>
        </w:rPr>
        <w:t>At low equivalent doses, below 0.1 sievert, which includes groups such as occupationally exposed individuals and virtually all patients in diagnostic radiology, this risk is not directly measurable in population studies. </w:t>
      </w:r>
      <w:r w:rsidRPr="00F23879">
        <w:rPr>
          <w:rStyle w:val="eop"/>
          <w:rFonts w:asciiTheme="minorHAnsi" w:hAnsiTheme="minorHAnsi" w:cstheme="minorHAnsi"/>
          <w:color w:val="000000"/>
          <w:sz w:val="22"/>
          <w:szCs w:val="22"/>
        </w:rPr>
        <w:t>​</w:t>
      </w:r>
      <w:r w:rsidRPr="00F23879">
        <w:rPr>
          <w:rStyle w:val="normaltextrun"/>
          <w:rFonts w:asciiTheme="minorHAnsi" w:hAnsiTheme="minorHAnsi" w:cstheme="minorHAnsi"/>
          <w:color w:val="000000"/>
          <w:sz w:val="22"/>
          <w:szCs w:val="22"/>
        </w:rPr>
        <w:t>Distinguishing radiation-induced cancer is difficult because it does not present any different than other cancers. </w:t>
      </w:r>
    </w:p>
    <w:p w14:paraId="393AC92E" w14:textId="77777777" w:rsidR="007D5106" w:rsidRPr="00653340" w:rsidDel="004307CF" w:rsidRDefault="007D5106" w:rsidP="007D5106">
      <w:pPr>
        <w:pStyle w:val="paragraph"/>
        <w:spacing w:before="0" w:beforeAutospacing="0" w:after="0" w:afterAutospacing="0"/>
        <w:textAlignment w:val="baseline"/>
        <w:rPr>
          <w:del w:id="158" w:author="Jessica Marshall" w:date="2023-06-28T14:51:00Z"/>
          <w:rStyle w:val="normaltextrun"/>
          <w:rFonts w:asciiTheme="minorHAnsi" w:hAnsiTheme="minorHAnsi" w:cstheme="minorHAnsi"/>
          <w:sz w:val="22"/>
          <w:szCs w:val="22"/>
        </w:rPr>
      </w:pPr>
    </w:p>
    <w:p w14:paraId="6DE2734E" w14:textId="799C0ED7" w:rsidR="00653340" w:rsidRPr="004307CF" w:rsidRDefault="00264905">
      <w:pPr>
        <w:pStyle w:val="Heading3"/>
        <w:rPr>
          <w:rStyle w:val="normaltextrun"/>
          <w:rPrChange w:id="159" w:author="Jessica Marshall" w:date="2023-06-28T14:51:00Z">
            <w:rPr>
              <w:rStyle w:val="normaltextrun"/>
              <w:rFonts w:asciiTheme="minorHAnsi" w:eastAsiaTheme="minorHAnsi" w:hAnsiTheme="minorHAnsi" w:cstheme="minorHAnsi"/>
              <w:b/>
              <w:bCs/>
              <w:kern w:val="2"/>
              <w:sz w:val="22"/>
              <w:szCs w:val="22"/>
              <w14:ligatures w14:val="standardContextual"/>
            </w:rPr>
          </w:rPrChange>
        </w:rPr>
        <w:pPrChange w:id="160" w:author="Jessica Marshall" w:date="2023-06-28T14:51:00Z">
          <w:pPr>
            <w:pStyle w:val="paragraph"/>
            <w:spacing w:before="0" w:beforeAutospacing="0" w:after="0" w:afterAutospacing="0"/>
            <w:textAlignment w:val="baseline"/>
          </w:pPr>
        </w:pPrChange>
      </w:pPr>
      <w:del w:id="161" w:author="Jessica Marshall" w:date="2023-06-28T14:51:00Z">
        <w:r w:rsidRPr="004307CF" w:rsidDel="004307CF">
          <w:rPr>
            <w:rStyle w:val="normaltextrun"/>
            <w:color w:val="202124"/>
            <w:rPrChange w:id="162" w:author="Jessica Marshall" w:date="2023-06-28T14:51:00Z">
              <w:rPr>
                <w:rStyle w:val="normaltextrun"/>
                <w:b/>
                <w:bCs/>
                <w:i/>
                <w:iCs/>
                <w:color w:val="202124"/>
              </w:rPr>
            </w:rPrChange>
          </w:rPr>
          <w:delText xml:space="preserve">e. </w:delText>
        </w:r>
      </w:del>
      <w:r w:rsidR="00653340" w:rsidRPr="004307CF">
        <w:rPr>
          <w:rStyle w:val="normaltextrun"/>
          <w:color w:val="202124"/>
          <w:rPrChange w:id="163" w:author="Jessica Marshall" w:date="2023-06-28T14:51:00Z">
            <w:rPr>
              <w:rStyle w:val="normaltextrun"/>
              <w:b/>
              <w:bCs/>
              <w:i/>
              <w:iCs/>
              <w:color w:val="202124"/>
            </w:rPr>
          </w:rPrChange>
        </w:rPr>
        <w:t>Early versus late or acute versus chronic</w:t>
      </w:r>
      <w:r w:rsidR="00D25722" w:rsidRPr="004307CF">
        <w:rPr>
          <w:rStyle w:val="normaltextrun"/>
          <w:color w:val="202124"/>
          <w:vertAlign w:val="superscript"/>
          <w:rPrChange w:id="164" w:author="Jessica Marshall" w:date="2023-06-28T14:51:00Z">
            <w:rPr>
              <w:rStyle w:val="normaltextrun"/>
              <w:b/>
              <w:bCs/>
              <w:i/>
              <w:iCs/>
              <w:color w:val="202124"/>
              <w:vertAlign w:val="superscript"/>
            </w:rPr>
          </w:rPrChange>
        </w:rPr>
        <w:fldChar w:fldCharType="begin"/>
      </w:r>
      <w:r w:rsidR="00D25722" w:rsidRPr="004307CF">
        <w:rPr>
          <w:rStyle w:val="normaltextrun"/>
          <w:color w:val="202124"/>
          <w:vertAlign w:val="superscript"/>
          <w:rPrChange w:id="165" w:author="Jessica Marshall" w:date="2023-06-28T14:51:00Z">
            <w:rPr>
              <w:rStyle w:val="normaltextrun"/>
              <w:b/>
              <w:bCs/>
              <w:i/>
              <w:iCs/>
              <w:color w:val="202124"/>
              <w:vertAlign w:val="superscript"/>
            </w:rPr>
          </w:rPrChange>
        </w:rPr>
        <w:instrText xml:space="preserve"> NOTEREF _Ref138162475 \h  \* MERGEFORMAT </w:instrText>
      </w:r>
      <w:r w:rsidR="00D25722" w:rsidRPr="00456F41">
        <w:rPr>
          <w:rStyle w:val="normaltextrun"/>
          <w:color w:val="202124"/>
          <w:vertAlign w:val="superscript"/>
        </w:rPr>
      </w:r>
      <w:r w:rsidR="00D25722" w:rsidRPr="004307CF">
        <w:rPr>
          <w:rStyle w:val="normaltextrun"/>
          <w:color w:val="202124"/>
          <w:vertAlign w:val="superscript"/>
          <w:rPrChange w:id="166" w:author="Jessica Marshall" w:date="2023-06-28T14:51:00Z">
            <w:rPr>
              <w:rStyle w:val="normaltextrun"/>
              <w:b/>
              <w:bCs/>
              <w:i/>
              <w:iCs/>
              <w:color w:val="202124"/>
              <w:vertAlign w:val="superscript"/>
            </w:rPr>
          </w:rPrChange>
        </w:rPr>
        <w:fldChar w:fldCharType="separate"/>
      </w:r>
      <w:r w:rsidR="00D25722" w:rsidRPr="004307CF">
        <w:rPr>
          <w:rStyle w:val="normaltextrun"/>
          <w:color w:val="202124"/>
          <w:vertAlign w:val="superscript"/>
          <w:rPrChange w:id="167" w:author="Jessica Marshall" w:date="2023-06-28T14:51:00Z">
            <w:rPr>
              <w:rStyle w:val="normaltextrun"/>
              <w:b/>
              <w:bCs/>
              <w:i/>
              <w:iCs/>
              <w:color w:val="202124"/>
              <w:vertAlign w:val="superscript"/>
            </w:rPr>
          </w:rPrChange>
        </w:rPr>
        <w:t>4</w:t>
      </w:r>
      <w:r w:rsidR="00D25722" w:rsidRPr="004307CF">
        <w:rPr>
          <w:rStyle w:val="normaltextrun"/>
          <w:color w:val="202124"/>
          <w:vertAlign w:val="superscript"/>
          <w:rPrChange w:id="168" w:author="Jessica Marshall" w:date="2023-06-28T14:51:00Z">
            <w:rPr>
              <w:rStyle w:val="normaltextrun"/>
              <w:b/>
              <w:bCs/>
              <w:i/>
              <w:iCs/>
              <w:color w:val="202124"/>
              <w:vertAlign w:val="superscript"/>
            </w:rPr>
          </w:rPrChange>
        </w:rPr>
        <w:fldChar w:fldCharType="end"/>
      </w:r>
    </w:p>
    <w:p w14:paraId="2880B413" w14:textId="54B894D0"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 xml:space="preserve">Depending on the length of time from the moment of irradiation to the first appearance of symptoms of radiation damage, somatic effects are classified as either early or late. </w:t>
      </w:r>
      <w:r w:rsidRPr="008758A1">
        <w:rPr>
          <w:rFonts w:asciiTheme="minorHAnsi" w:hAnsiTheme="minorHAnsi" w:cstheme="minorHAnsi"/>
          <w:sz w:val="22"/>
          <w:szCs w:val="22"/>
          <w:highlight w:val="yellow"/>
        </w:rPr>
        <w:t>Early tissue reactions may appear within minutes, hours, days, or weeks following a substantial dose of ionizing radiation.</w:t>
      </w:r>
      <w:r>
        <w:rPr>
          <w:rFonts w:asciiTheme="minorHAnsi" w:hAnsiTheme="minorHAnsi" w:cstheme="minorHAnsi"/>
          <w:sz w:val="22"/>
          <w:szCs w:val="22"/>
        </w:rPr>
        <w:t xml:space="preserve"> Possible high radiation dose consequences include:</w:t>
      </w:r>
    </w:p>
    <w:p w14:paraId="3CC57B06" w14:textId="11EA0401"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Nausea</w:t>
      </w:r>
    </w:p>
    <w:p w14:paraId="272C94E3" w14:textId="35F5D198"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Fatigue</w:t>
      </w:r>
    </w:p>
    <w:p w14:paraId="099C2278" w14:textId="28E47264"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Erythema (redness of the skin)</w:t>
      </w:r>
    </w:p>
    <w:p w14:paraId="64FA8E84" w14:textId="1378351D"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Epilation (loss of hair)</w:t>
      </w:r>
    </w:p>
    <w:p w14:paraId="0BEDD93D" w14:textId="0B8174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Blood disorders</w:t>
      </w:r>
    </w:p>
    <w:p w14:paraId="34197C40" w14:textId="4995C07A"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Intestinal disorders</w:t>
      </w:r>
    </w:p>
    <w:p w14:paraId="2C4313BA" w14:textId="7F8D90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Fever</w:t>
      </w:r>
    </w:p>
    <w:p w14:paraId="7056659A" w14:textId="6BD4F36E"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Dry and moist desquamation (shedding of the outer layer of skin)</w:t>
      </w:r>
    </w:p>
    <w:p w14:paraId="01FF08B3" w14:textId="0978C6B5" w:rsid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Depressed sperm count in males</w:t>
      </w:r>
    </w:p>
    <w:p w14:paraId="0943FEC6" w14:textId="0F0DF8EB" w:rsidR="00AC4A1D" w:rsidRPr="00AC4A1D" w:rsidRDefault="00AC4A1D" w:rsidP="00AC4A1D">
      <w:pPr>
        <w:pStyle w:val="paragraph"/>
        <w:numPr>
          <w:ilvl w:val="0"/>
          <w:numId w:val="46"/>
        </w:numPr>
        <w:spacing w:before="0" w:beforeAutospacing="0" w:after="0" w:afterAutospacing="0"/>
        <w:textAlignment w:val="baseline"/>
        <w:rPr>
          <w:rFonts w:asciiTheme="minorHAnsi" w:hAnsiTheme="minorHAnsi" w:cstheme="minorHAnsi"/>
          <w:sz w:val="22"/>
          <w:szCs w:val="22"/>
        </w:rPr>
      </w:pPr>
      <w:r>
        <w:rPr>
          <w:rFonts w:asciiTheme="minorHAnsi" w:hAnsiTheme="minorHAnsi" w:cstheme="minorHAnsi"/>
          <w:sz w:val="22"/>
          <w:szCs w:val="22"/>
        </w:rPr>
        <w:t>Temporary or permanent sterility in males and females (dependent on the dose)</w:t>
      </w:r>
    </w:p>
    <w:p w14:paraId="615A12C8" w14:textId="77777777" w:rsidR="00AC4A1D" w:rsidRDefault="00AC4A1D" w:rsidP="007D5106">
      <w:pPr>
        <w:pStyle w:val="paragraph"/>
        <w:spacing w:before="0" w:beforeAutospacing="0" w:after="0" w:afterAutospacing="0"/>
        <w:textAlignment w:val="baseline"/>
        <w:rPr>
          <w:rFonts w:asciiTheme="minorHAnsi" w:hAnsiTheme="minorHAnsi" w:cstheme="minorHAnsi"/>
          <w:sz w:val="22"/>
          <w:szCs w:val="22"/>
        </w:rPr>
      </w:pPr>
    </w:p>
    <w:p w14:paraId="41812CC4" w14:textId="6C8910E5" w:rsidR="007D5106" w:rsidRPr="00F23879" w:rsidRDefault="00AC4A1D" w:rsidP="007D5106">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Radiation-induced at the cellular level may lead to measurable somatic and genetic damage in the living organism later in life. </w:t>
      </w:r>
      <w:r w:rsidR="007D5106" w:rsidRPr="008758A1">
        <w:rPr>
          <w:rFonts w:asciiTheme="minorHAnsi" w:hAnsiTheme="minorHAnsi" w:cstheme="minorHAnsi"/>
          <w:sz w:val="22"/>
          <w:szCs w:val="22"/>
          <w:highlight w:val="yellow"/>
        </w:rPr>
        <w:t>These l</w:t>
      </w:r>
      <w:r w:rsidRPr="008758A1">
        <w:rPr>
          <w:rFonts w:asciiTheme="minorHAnsi" w:hAnsiTheme="minorHAnsi" w:cstheme="minorHAnsi"/>
          <w:sz w:val="22"/>
          <w:szCs w:val="22"/>
          <w:highlight w:val="yellow"/>
        </w:rPr>
        <w:t>ate</w:t>
      </w:r>
      <w:r w:rsidR="007D5106" w:rsidRPr="008758A1">
        <w:rPr>
          <w:rFonts w:asciiTheme="minorHAnsi" w:hAnsiTheme="minorHAnsi" w:cstheme="minorHAnsi"/>
          <w:sz w:val="22"/>
          <w:szCs w:val="22"/>
          <w:highlight w:val="yellow"/>
        </w:rPr>
        <w:t xml:space="preserve"> effects </w:t>
      </w:r>
      <w:r w:rsidRPr="008758A1">
        <w:rPr>
          <w:rFonts w:asciiTheme="minorHAnsi" w:hAnsiTheme="minorHAnsi" w:cstheme="minorHAnsi"/>
          <w:sz w:val="22"/>
          <w:szCs w:val="22"/>
          <w:highlight w:val="yellow"/>
        </w:rPr>
        <w:t>are the long-term results of radiation exposure.</w:t>
      </w:r>
      <w:r w:rsidR="007D5106" w:rsidRPr="00F23879">
        <w:rPr>
          <w:rFonts w:asciiTheme="minorHAnsi" w:hAnsiTheme="minorHAnsi" w:cstheme="minorHAnsi"/>
          <w:sz w:val="22"/>
          <w:szCs w:val="22"/>
        </w:rPr>
        <w:t xml:space="preserve"> </w:t>
      </w:r>
      <w:r w:rsidR="00563657">
        <w:rPr>
          <w:rFonts w:asciiTheme="minorHAnsi" w:hAnsiTheme="minorHAnsi" w:cstheme="minorHAnsi"/>
          <w:sz w:val="22"/>
          <w:szCs w:val="22"/>
        </w:rPr>
        <w:t>M</w:t>
      </w:r>
      <w:r w:rsidR="007D5106" w:rsidRPr="00F23879">
        <w:rPr>
          <w:rFonts w:asciiTheme="minorHAnsi" w:hAnsiTheme="minorHAnsi" w:cstheme="minorHAnsi"/>
          <w:sz w:val="22"/>
          <w:szCs w:val="22"/>
        </w:rPr>
        <w:t>easurable late biologic damage include</w:t>
      </w:r>
      <w:r w:rsidR="00563657">
        <w:rPr>
          <w:rFonts w:asciiTheme="minorHAnsi" w:hAnsiTheme="minorHAnsi" w:cstheme="minorHAnsi"/>
          <w:sz w:val="22"/>
          <w:szCs w:val="22"/>
        </w:rPr>
        <w:t>s</w:t>
      </w:r>
      <w:r w:rsidR="007D5106" w:rsidRPr="00F23879">
        <w:rPr>
          <w:rFonts w:asciiTheme="minorHAnsi" w:hAnsiTheme="minorHAnsi" w:cstheme="minorHAnsi"/>
          <w:sz w:val="22"/>
          <w:szCs w:val="22"/>
        </w:rPr>
        <w:t xml:space="preserve"> cataracts, leukemia</w:t>
      </w:r>
      <w:r w:rsidR="00563657">
        <w:rPr>
          <w:rFonts w:asciiTheme="minorHAnsi" w:hAnsiTheme="minorHAnsi" w:cstheme="minorHAnsi"/>
          <w:sz w:val="22"/>
          <w:szCs w:val="22"/>
        </w:rPr>
        <w:t>,</w:t>
      </w:r>
      <w:r w:rsidR="007D5106" w:rsidRPr="00F23879">
        <w:rPr>
          <w:rFonts w:asciiTheme="minorHAnsi" w:hAnsiTheme="minorHAnsi" w:cstheme="minorHAnsi"/>
          <w:sz w:val="22"/>
          <w:szCs w:val="22"/>
        </w:rPr>
        <w:t xml:space="preserve"> and genetic mutations.</w:t>
      </w:r>
    </w:p>
    <w:p w14:paraId="68167B32" w14:textId="77777777" w:rsidR="007D5106" w:rsidRPr="00653340" w:rsidRDefault="007D5106" w:rsidP="007D5106">
      <w:pPr>
        <w:pStyle w:val="paragraph"/>
        <w:spacing w:before="0" w:beforeAutospacing="0" w:after="0" w:afterAutospacing="0"/>
        <w:textAlignment w:val="baseline"/>
        <w:rPr>
          <w:rStyle w:val="normaltextrun"/>
          <w:rFonts w:asciiTheme="minorHAnsi" w:hAnsiTheme="minorHAnsi" w:cstheme="minorHAnsi"/>
          <w:sz w:val="22"/>
          <w:szCs w:val="22"/>
        </w:rPr>
      </w:pPr>
    </w:p>
    <w:p w14:paraId="58961D14" w14:textId="2BA554CE" w:rsidR="00653340" w:rsidRPr="004307CF" w:rsidRDefault="00264905" w:rsidP="00264905">
      <w:pPr>
        <w:pStyle w:val="paragraph"/>
        <w:spacing w:before="0" w:beforeAutospacing="0" w:after="0" w:afterAutospacing="0"/>
        <w:textAlignment w:val="baseline"/>
        <w:rPr>
          <w:rStyle w:val="normaltextrun"/>
          <w:rFonts w:asciiTheme="minorHAnsi" w:hAnsiTheme="minorHAnsi" w:cstheme="minorHAnsi"/>
          <w:i/>
          <w:iCs/>
          <w:sz w:val="22"/>
          <w:szCs w:val="22"/>
          <w:rPrChange w:id="169" w:author="Jessica Marshall" w:date="2023-06-28T14:51:00Z">
            <w:rPr>
              <w:rStyle w:val="normaltextrun"/>
              <w:rFonts w:asciiTheme="minorHAnsi" w:hAnsiTheme="minorHAnsi" w:cstheme="minorHAnsi"/>
              <w:b/>
              <w:bCs/>
              <w:sz w:val="22"/>
              <w:szCs w:val="22"/>
            </w:rPr>
          </w:rPrChange>
        </w:rPr>
      </w:pPr>
      <w:del w:id="170" w:author="Jessica Marshall" w:date="2023-06-28T14:51:00Z">
        <w:r w:rsidRPr="004307CF" w:rsidDel="004307CF">
          <w:rPr>
            <w:rStyle w:val="normaltextrun"/>
            <w:rFonts w:asciiTheme="minorHAnsi" w:hAnsiTheme="minorHAnsi" w:cstheme="minorHAnsi"/>
            <w:i/>
            <w:iCs/>
            <w:color w:val="202124"/>
            <w:sz w:val="22"/>
            <w:szCs w:val="22"/>
            <w:rPrChange w:id="171" w:author="Jessica Marshall" w:date="2023-06-28T14:51:00Z">
              <w:rPr>
                <w:rStyle w:val="normaltextrun"/>
                <w:rFonts w:asciiTheme="minorHAnsi" w:hAnsiTheme="minorHAnsi" w:cstheme="minorHAnsi"/>
                <w:b/>
                <w:bCs/>
                <w:color w:val="202124"/>
                <w:sz w:val="22"/>
                <w:szCs w:val="22"/>
              </w:rPr>
            </w:rPrChange>
          </w:rPr>
          <w:delText xml:space="preserve">f. </w:delText>
        </w:r>
      </w:del>
      <w:r w:rsidR="00653340" w:rsidRPr="004307CF">
        <w:rPr>
          <w:rStyle w:val="normaltextrun"/>
          <w:rFonts w:asciiTheme="minorHAnsi" w:hAnsiTheme="minorHAnsi" w:cstheme="minorHAnsi"/>
          <w:i/>
          <w:iCs/>
          <w:color w:val="202124"/>
          <w:sz w:val="22"/>
          <w:szCs w:val="22"/>
          <w:rPrChange w:id="172" w:author="Jessica Marshall" w:date="2023-06-28T14:51:00Z">
            <w:rPr>
              <w:rStyle w:val="normaltextrun"/>
              <w:rFonts w:asciiTheme="minorHAnsi" w:hAnsiTheme="minorHAnsi" w:cstheme="minorHAnsi"/>
              <w:b/>
              <w:bCs/>
              <w:color w:val="202124"/>
              <w:sz w:val="22"/>
              <w:szCs w:val="22"/>
            </w:rPr>
          </w:rPrChange>
        </w:rPr>
        <w:t>Deterministic (tissue reactions) versus stochastic</w:t>
      </w:r>
      <w:r w:rsidR="00F6094F" w:rsidRPr="004307CF">
        <w:rPr>
          <w:rStyle w:val="normaltextrun"/>
          <w:rFonts w:asciiTheme="minorHAnsi" w:hAnsiTheme="minorHAnsi" w:cstheme="minorHAnsi"/>
          <w:i/>
          <w:iCs/>
          <w:color w:val="202124"/>
          <w:sz w:val="22"/>
          <w:szCs w:val="22"/>
          <w:vertAlign w:val="superscript"/>
          <w:rPrChange w:id="173" w:author="Jessica Marshall" w:date="2023-06-28T14:51:00Z">
            <w:rPr>
              <w:rStyle w:val="normaltextrun"/>
              <w:rFonts w:asciiTheme="minorHAnsi" w:hAnsiTheme="minorHAnsi" w:cstheme="minorHAnsi"/>
              <w:b/>
              <w:bCs/>
              <w:color w:val="202124"/>
              <w:sz w:val="22"/>
              <w:szCs w:val="22"/>
              <w:vertAlign w:val="superscript"/>
            </w:rPr>
          </w:rPrChange>
        </w:rPr>
        <w:fldChar w:fldCharType="begin"/>
      </w:r>
      <w:r w:rsidR="00F6094F" w:rsidRPr="004307CF">
        <w:rPr>
          <w:rStyle w:val="normaltextrun"/>
          <w:rFonts w:asciiTheme="minorHAnsi" w:hAnsiTheme="minorHAnsi" w:cstheme="minorHAnsi"/>
          <w:i/>
          <w:iCs/>
          <w:color w:val="202124"/>
          <w:sz w:val="22"/>
          <w:szCs w:val="22"/>
          <w:vertAlign w:val="superscript"/>
          <w:rPrChange w:id="174" w:author="Jessica Marshall" w:date="2023-06-28T14:51:00Z">
            <w:rPr>
              <w:rStyle w:val="normaltextrun"/>
              <w:rFonts w:asciiTheme="minorHAnsi" w:hAnsiTheme="minorHAnsi" w:cstheme="minorHAnsi"/>
              <w:b/>
              <w:bCs/>
              <w:color w:val="202124"/>
              <w:sz w:val="22"/>
              <w:szCs w:val="22"/>
              <w:vertAlign w:val="superscript"/>
            </w:rPr>
          </w:rPrChange>
        </w:rPr>
        <w:instrText xml:space="preserve"> NOTEREF _Ref138156461 \h  \* MERGEFORMAT </w:instrText>
      </w:r>
      <w:r w:rsidR="00F6094F" w:rsidRPr="00456F41">
        <w:rPr>
          <w:rStyle w:val="normaltextrun"/>
          <w:rFonts w:asciiTheme="minorHAnsi" w:hAnsiTheme="minorHAnsi" w:cstheme="minorHAnsi"/>
          <w:i/>
          <w:iCs/>
          <w:color w:val="202124"/>
          <w:sz w:val="22"/>
          <w:szCs w:val="22"/>
          <w:vertAlign w:val="superscript"/>
        </w:rPr>
      </w:r>
      <w:r w:rsidR="00F6094F" w:rsidRPr="004307CF">
        <w:rPr>
          <w:rStyle w:val="normaltextrun"/>
          <w:rFonts w:asciiTheme="minorHAnsi" w:hAnsiTheme="minorHAnsi" w:cstheme="minorHAnsi"/>
          <w:i/>
          <w:iCs/>
          <w:color w:val="202124"/>
          <w:sz w:val="22"/>
          <w:szCs w:val="22"/>
          <w:vertAlign w:val="superscript"/>
          <w:rPrChange w:id="175" w:author="Jessica Marshall" w:date="2023-06-28T14:51:00Z">
            <w:rPr>
              <w:rStyle w:val="normaltextrun"/>
              <w:rFonts w:asciiTheme="minorHAnsi" w:hAnsiTheme="minorHAnsi" w:cstheme="minorHAnsi"/>
              <w:b/>
              <w:bCs/>
              <w:color w:val="202124"/>
              <w:sz w:val="22"/>
              <w:szCs w:val="22"/>
              <w:vertAlign w:val="superscript"/>
            </w:rPr>
          </w:rPrChange>
        </w:rPr>
        <w:fldChar w:fldCharType="separate"/>
      </w:r>
      <w:r w:rsidR="00F6094F" w:rsidRPr="004307CF">
        <w:rPr>
          <w:rStyle w:val="normaltextrun"/>
          <w:rFonts w:asciiTheme="minorHAnsi" w:hAnsiTheme="minorHAnsi" w:cstheme="minorHAnsi"/>
          <w:i/>
          <w:iCs/>
          <w:color w:val="202124"/>
          <w:sz w:val="22"/>
          <w:szCs w:val="22"/>
          <w:vertAlign w:val="superscript"/>
          <w:rPrChange w:id="176" w:author="Jessica Marshall" w:date="2023-06-28T14:51:00Z">
            <w:rPr>
              <w:rStyle w:val="normaltextrun"/>
              <w:rFonts w:asciiTheme="minorHAnsi" w:hAnsiTheme="minorHAnsi" w:cstheme="minorHAnsi"/>
              <w:b/>
              <w:bCs/>
              <w:color w:val="202124"/>
              <w:sz w:val="22"/>
              <w:szCs w:val="22"/>
              <w:vertAlign w:val="superscript"/>
            </w:rPr>
          </w:rPrChange>
        </w:rPr>
        <w:t>2</w:t>
      </w:r>
      <w:r w:rsidR="00F6094F" w:rsidRPr="004307CF">
        <w:rPr>
          <w:rStyle w:val="normaltextrun"/>
          <w:rFonts w:asciiTheme="minorHAnsi" w:hAnsiTheme="minorHAnsi" w:cstheme="minorHAnsi"/>
          <w:i/>
          <w:iCs/>
          <w:color w:val="202124"/>
          <w:sz w:val="22"/>
          <w:szCs w:val="22"/>
          <w:vertAlign w:val="superscript"/>
          <w:rPrChange w:id="177" w:author="Jessica Marshall" w:date="2023-06-28T14:51:00Z">
            <w:rPr>
              <w:rStyle w:val="normaltextrun"/>
              <w:rFonts w:asciiTheme="minorHAnsi" w:hAnsiTheme="minorHAnsi" w:cstheme="minorHAnsi"/>
              <w:b/>
              <w:bCs/>
              <w:color w:val="202124"/>
              <w:sz w:val="22"/>
              <w:szCs w:val="22"/>
              <w:vertAlign w:val="superscript"/>
            </w:rPr>
          </w:rPrChange>
        </w:rPr>
        <w:fldChar w:fldCharType="end"/>
      </w:r>
    </w:p>
    <w:p w14:paraId="088319EF" w14:textId="496D44C7" w:rsidR="007D5106" w:rsidRDefault="00F6094F" w:rsidP="00F6094F">
      <w:pPr>
        <w:pStyle w:val="paragraph"/>
        <w:spacing w:before="0" w:beforeAutospacing="0" w:after="0" w:afterAutospacing="0"/>
        <w:textAlignment w:val="baseline"/>
        <w:rPr>
          <w:rFonts w:asciiTheme="minorHAnsi" w:hAnsiTheme="minorHAnsi" w:cstheme="minorHAnsi"/>
          <w:sz w:val="22"/>
          <w:szCs w:val="22"/>
        </w:rPr>
      </w:pPr>
      <w:r w:rsidRPr="008758A1">
        <w:rPr>
          <w:rStyle w:val="normaltextrun"/>
          <w:rFonts w:asciiTheme="minorHAnsi" w:hAnsiTheme="minorHAnsi" w:cstheme="minorHAnsi"/>
          <w:color w:val="202124"/>
          <w:sz w:val="22"/>
          <w:szCs w:val="22"/>
          <w:highlight w:val="yellow"/>
        </w:rPr>
        <w:t xml:space="preserve">If the radiation response increases in severity with increasing radiation dose, it is a </w:t>
      </w:r>
      <w:r w:rsidRPr="008758A1">
        <w:rPr>
          <w:rStyle w:val="normaltextrun"/>
          <w:rFonts w:asciiTheme="minorHAnsi" w:hAnsiTheme="minorHAnsi" w:cstheme="minorHAnsi"/>
          <w:color w:val="000000"/>
          <w:sz w:val="22"/>
          <w:szCs w:val="22"/>
          <w:highlight w:val="yellow"/>
        </w:rPr>
        <w:t>d</w:t>
      </w:r>
      <w:r w:rsidR="007E2515" w:rsidRPr="008758A1">
        <w:rPr>
          <w:rStyle w:val="normaltextrun"/>
          <w:rFonts w:asciiTheme="minorHAnsi" w:hAnsiTheme="minorHAnsi" w:cstheme="minorHAnsi"/>
          <w:color w:val="000000"/>
          <w:sz w:val="22"/>
          <w:szCs w:val="22"/>
          <w:highlight w:val="yellow"/>
        </w:rPr>
        <w:t>eterministic</w:t>
      </w:r>
      <w:r w:rsidRPr="008758A1">
        <w:rPr>
          <w:rStyle w:val="normaltextrun"/>
          <w:rFonts w:asciiTheme="minorHAnsi" w:hAnsiTheme="minorHAnsi" w:cstheme="minorHAnsi"/>
          <w:color w:val="000000"/>
          <w:sz w:val="22"/>
          <w:szCs w:val="22"/>
          <w:highlight w:val="yellow"/>
        </w:rPr>
        <w:t xml:space="preserve"> effect</w:t>
      </w:r>
      <w:r>
        <w:rPr>
          <w:rStyle w:val="normaltextrun"/>
          <w:rFonts w:asciiTheme="minorHAnsi" w:hAnsiTheme="minorHAnsi" w:cstheme="minorHAnsi"/>
          <w:color w:val="000000"/>
          <w:sz w:val="22"/>
          <w:szCs w:val="22"/>
        </w:rPr>
        <w:t xml:space="preserve"> and occurs within days after the radiation exposure. However, </w:t>
      </w:r>
      <w:r w:rsidRPr="008758A1">
        <w:rPr>
          <w:rStyle w:val="normaltextrun"/>
          <w:rFonts w:asciiTheme="minorHAnsi" w:hAnsiTheme="minorHAnsi" w:cstheme="minorHAnsi"/>
          <w:color w:val="000000"/>
          <w:sz w:val="22"/>
          <w:szCs w:val="22"/>
          <w:highlight w:val="yellow"/>
        </w:rPr>
        <w:t>if the incidence of the radiation response increases with increasing radiation dose, it is a stochastic effect</w:t>
      </w:r>
      <w:r>
        <w:rPr>
          <w:rStyle w:val="normaltextrun"/>
          <w:rFonts w:asciiTheme="minorHAnsi" w:hAnsiTheme="minorHAnsi" w:cstheme="minorHAnsi"/>
          <w:color w:val="000000"/>
          <w:sz w:val="22"/>
          <w:szCs w:val="22"/>
        </w:rPr>
        <w:t xml:space="preserve"> and is not observed for months or years. </w:t>
      </w:r>
    </w:p>
    <w:p w14:paraId="502F5F93" w14:textId="77777777" w:rsidR="007D5106" w:rsidRDefault="007D5106" w:rsidP="0096537C">
      <w:pPr>
        <w:pStyle w:val="paragraph"/>
        <w:spacing w:before="0" w:beforeAutospacing="0" w:after="0" w:afterAutospacing="0"/>
        <w:textAlignment w:val="baseline"/>
        <w:rPr>
          <w:rFonts w:asciiTheme="minorHAnsi" w:hAnsiTheme="minorHAnsi" w:cstheme="minorHAnsi"/>
          <w:sz w:val="22"/>
          <w:szCs w:val="22"/>
        </w:rPr>
      </w:pPr>
    </w:p>
    <w:p w14:paraId="27CD650B" w14:textId="688BCE36" w:rsidR="00264905" w:rsidRPr="004307CF" w:rsidRDefault="00264905" w:rsidP="00264905">
      <w:pPr>
        <w:pStyle w:val="paragraph"/>
        <w:spacing w:before="0" w:beforeAutospacing="0" w:after="0" w:afterAutospacing="0"/>
        <w:textAlignment w:val="baseline"/>
        <w:rPr>
          <w:rFonts w:asciiTheme="minorHAnsi" w:hAnsiTheme="minorHAnsi" w:cstheme="minorHAnsi"/>
          <w:i/>
          <w:iCs/>
          <w:sz w:val="22"/>
          <w:szCs w:val="22"/>
          <w:rPrChange w:id="178" w:author="Jessica Marshall" w:date="2023-06-28T14:51:00Z">
            <w:rPr>
              <w:rFonts w:asciiTheme="minorHAnsi" w:hAnsiTheme="minorHAnsi" w:cstheme="minorHAnsi"/>
              <w:b/>
              <w:bCs/>
              <w:sz w:val="22"/>
              <w:szCs w:val="22"/>
            </w:rPr>
          </w:rPrChange>
        </w:rPr>
      </w:pPr>
      <w:del w:id="179" w:author="Jessica Marshall" w:date="2023-06-28T14:52:00Z">
        <w:r w:rsidRPr="004307CF" w:rsidDel="004307CF">
          <w:rPr>
            <w:rFonts w:asciiTheme="minorHAnsi" w:hAnsiTheme="minorHAnsi" w:cstheme="minorHAnsi"/>
            <w:i/>
            <w:iCs/>
            <w:sz w:val="22"/>
            <w:szCs w:val="22"/>
            <w:rPrChange w:id="180" w:author="Jessica Marshall" w:date="2023-06-28T14:51:00Z">
              <w:rPr>
                <w:rFonts w:asciiTheme="minorHAnsi" w:hAnsiTheme="minorHAnsi" w:cstheme="minorHAnsi"/>
                <w:b/>
                <w:bCs/>
                <w:sz w:val="22"/>
                <w:szCs w:val="22"/>
              </w:rPr>
            </w:rPrChange>
          </w:rPr>
          <w:delText>g</w:delText>
        </w:r>
      </w:del>
      <w:commentRangeStart w:id="181"/>
      <w:del w:id="182" w:author="Jessica Marshall" w:date="2023-06-28T14:51:00Z">
        <w:r w:rsidRPr="004307CF" w:rsidDel="004307CF">
          <w:rPr>
            <w:rFonts w:asciiTheme="minorHAnsi" w:hAnsiTheme="minorHAnsi" w:cstheme="minorHAnsi"/>
            <w:i/>
            <w:iCs/>
            <w:sz w:val="22"/>
            <w:szCs w:val="22"/>
            <w:rPrChange w:id="183" w:author="Jessica Marshall" w:date="2023-06-28T14:51:00Z">
              <w:rPr>
                <w:rFonts w:asciiTheme="minorHAnsi" w:hAnsiTheme="minorHAnsi" w:cstheme="minorHAnsi"/>
                <w:b/>
                <w:bCs/>
                <w:sz w:val="22"/>
                <w:szCs w:val="22"/>
              </w:rPr>
            </w:rPrChange>
          </w:rPr>
          <w:delText xml:space="preserve">. </w:delText>
        </w:r>
      </w:del>
      <w:r w:rsidRPr="004307CF">
        <w:rPr>
          <w:rFonts w:asciiTheme="minorHAnsi" w:hAnsiTheme="minorHAnsi" w:cstheme="minorHAnsi"/>
          <w:i/>
          <w:iCs/>
          <w:sz w:val="22"/>
          <w:szCs w:val="22"/>
          <w:rPrChange w:id="184" w:author="Jessica Marshall" w:date="2023-06-28T14:51:00Z">
            <w:rPr>
              <w:rFonts w:asciiTheme="minorHAnsi" w:hAnsiTheme="minorHAnsi" w:cstheme="minorHAnsi"/>
              <w:b/>
              <w:bCs/>
              <w:sz w:val="22"/>
              <w:szCs w:val="22"/>
            </w:rPr>
          </w:rPrChange>
        </w:rPr>
        <w:t>Short-term versus long-term exposure</w:t>
      </w:r>
      <w:r w:rsidR="00D25722" w:rsidRPr="004307CF">
        <w:rPr>
          <w:rFonts w:asciiTheme="minorHAnsi" w:hAnsiTheme="minorHAnsi" w:cstheme="minorHAnsi"/>
          <w:i/>
          <w:iCs/>
          <w:sz w:val="22"/>
          <w:szCs w:val="22"/>
          <w:vertAlign w:val="superscript"/>
          <w:rPrChange w:id="185" w:author="Jessica Marshall" w:date="2023-06-28T14:51:00Z">
            <w:rPr>
              <w:rFonts w:asciiTheme="minorHAnsi" w:hAnsiTheme="minorHAnsi" w:cstheme="minorHAnsi"/>
              <w:b/>
              <w:bCs/>
              <w:sz w:val="22"/>
              <w:szCs w:val="22"/>
              <w:vertAlign w:val="superscript"/>
            </w:rPr>
          </w:rPrChange>
        </w:rPr>
        <w:fldChar w:fldCharType="begin"/>
      </w:r>
      <w:r w:rsidR="00D25722" w:rsidRPr="004307CF">
        <w:rPr>
          <w:rFonts w:asciiTheme="minorHAnsi" w:hAnsiTheme="minorHAnsi" w:cstheme="minorHAnsi"/>
          <w:i/>
          <w:iCs/>
          <w:sz w:val="22"/>
          <w:szCs w:val="22"/>
          <w:vertAlign w:val="superscript"/>
          <w:rPrChange w:id="186" w:author="Jessica Marshall" w:date="2023-06-28T14:51:00Z">
            <w:rPr>
              <w:rFonts w:asciiTheme="minorHAnsi" w:hAnsiTheme="minorHAnsi" w:cstheme="minorHAnsi"/>
              <w:b/>
              <w:bCs/>
              <w:sz w:val="22"/>
              <w:szCs w:val="22"/>
              <w:vertAlign w:val="superscript"/>
            </w:rPr>
          </w:rPrChange>
        </w:rPr>
        <w:instrText xml:space="preserve"> NOTEREF _Ref138162475 \h  \* MERGEFORMAT </w:instrText>
      </w:r>
      <w:r w:rsidR="00D25722" w:rsidRPr="00456F41">
        <w:rPr>
          <w:rFonts w:asciiTheme="minorHAnsi" w:hAnsiTheme="minorHAnsi" w:cstheme="minorHAnsi"/>
          <w:i/>
          <w:iCs/>
          <w:sz w:val="22"/>
          <w:szCs w:val="22"/>
          <w:vertAlign w:val="superscript"/>
        </w:rPr>
      </w:r>
      <w:r w:rsidR="00D25722" w:rsidRPr="004307CF">
        <w:rPr>
          <w:rFonts w:asciiTheme="minorHAnsi" w:hAnsiTheme="minorHAnsi" w:cstheme="minorHAnsi"/>
          <w:i/>
          <w:iCs/>
          <w:sz w:val="22"/>
          <w:szCs w:val="22"/>
          <w:vertAlign w:val="superscript"/>
          <w:rPrChange w:id="187" w:author="Jessica Marshall" w:date="2023-06-28T14:51:00Z">
            <w:rPr>
              <w:rFonts w:asciiTheme="minorHAnsi" w:hAnsiTheme="minorHAnsi" w:cstheme="minorHAnsi"/>
              <w:b/>
              <w:bCs/>
              <w:sz w:val="22"/>
              <w:szCs w:val="22"/>
              <w:vertAlign w:val="superscript"/>
            </w:rPr>
          </w:rPrChange>
        </w:rPr>
        <w:fldChar w:fldCharType="separate"/>
      </w:r>
      <w:r w:rsidR="00D25722" w:rsidRPr="004307CF">
        <w:rPr>
          <w:rFonts w:asciiTheme="minorHAnsi" w:hAnsiTheme="minorHAnsi" w:cstheme="minorHAnsi"/>
          <w:i/>
          <w:iCs/>
          <w:sz w:val="22"/>
          <w:szCs w:val="22"/>
          <w:vertAlign w:val="superscript"/>
          <w:rPrChange w:id="188" w:author="Jessica Marshall" w:date="2023-06-28T14:51:00Z">
            <w:rPr>
              <w:rFonts w:asciiTheme="minorHAnsi" w:hAnsiTheme="minorHAnsi" w:cstheme="minorHAnsi"/>
              <w:b/>
              <w:bCs/>
              <w:sz w:val="22"/>
              <w:szCs w:val="22"/>
              <w:vertAlign w:val="superscript"/>
            </w:rPr>
          </w:rPrChange>
        </w:rPr>
        <w:t>4</w:t>
      </w:r>
      <w:r w:rsidR="00D25722" w:rsidRPr="004307CF">
        <w:rPr>
          <w:rFonts w:asciiTheme="minorHAnsi" w:hAnsiTheme="minorHAnsi" w:cstheme="minorHAnsi"/>
          <w:i/>
          <w:iCs/>
          <w:sz w:val="22"/>
          <w:szCs w:val="22"/>
          <w:vertAlign w:val="superscript"/>
          <w:rPrChange w:id="189" w:author="Jessica Marshall" w:date="2023-06-28T14:51:00Z">
            <w:rPr>
              <w:rFonts w:asciiTheme="minorHAnsi" w:hAnsiTheme="minorHAnsi" w:cstheme="minorHAnsi"/>
              <w:b/>
              <w:bCs/>
              <w:sz w:val="22"/>
              <w:szCs w:val="22"/>
              <w:vertAlign w:val="superscript"/>
            </w:rPr>
          </w:rPrChange>
        </w:rPr>
        <w:fldChar w:fldCharType="end"/>
      </w:r>
    </w:p>
    <w:p w14:paraId="0D316599" w14:textId="1BB3968C" w:rsidR="009056D5" w:rsidRPr="00F23879" w:rsidRDefault="007E2515" w:rsidP="00264905">
      <w:pPr>
        <w:pStyle w:val="paragraph"/>
        <w:spacing w:before="0" w:beforeAutospacing="0" w:after="0" w:afterAutospacing="0"/>
        <w:textAlignment w:val="baseline"/>
        <w:rPr>
          <w:rFonts w:asciiTheme="minorHAnsi" w:hAnsiTheme="minorHAnsi" w:cstheme="minorHAnsi"/>
          <w:sz w:val="22"/>
          <w:szCs w:val="22"/>
        </w:rPr>
      </w:pPr>
      <w:r w:rsidRPr="00F23879">
        <w:rPr>
          <w:rFonts w:asciiTheme="minorHAnsi" w:hAnsiTheme="minorHAnsi" w:cstheme="minorHAnsi"/>
          <w:sz w:val="22"/>
          <w:szCs w:val="22"/>
        </w:rPr>
        <w:t xml:space="preserve">Short-term </w:t>
      </w:r>
      <w:r w:rsidR="00F6094F">
        <w:rPr>
          <w:rFonts w:asciiTheme="minorHAnsi" w:hAnsiTheme="minorHAnsi" w:cstheme="minorHAnsi"/>
          <w:sz w:val="22"/>
          <w:szCs w:val="22"/>
        </w:rPr>
        <w:t>and long-term effects are also known as ea</w:t>
      </w:r>
      <w:r w:rsidR="00D25722">
        <w:rPr>
          <w:rFonts w:asciiTheme="minorHAnsi" w:hAnsiTheme="minorHAnsi" w:cstheme="minorHAnsi"/>
          <w:sz w:val="22"/>
          <w:szCs w:val="22"/>
        </w:rPr>
        <w:t>r</w:t>
      </w:r>
      <w:r w:rsidR="00F6094F">
        <w:rPr>
          <w:rFonts w:asciiTheme="minorHAnsi" w:hAnsiTheme="minorHAnsi" w:cstheme="minorHAnsi"/>
          <w:sz w:val="22"/>
          <w:szCs w:val="22"/>
        </w:rPr>
        <w:t xml:space="preserve">ly or late effects. See section e for a detailed description. </w:t>
      </w:r>
      <w:commentRangeEnd w:id="181"/>
      <w:r w:rsidR="000D4D3E">
        <w:rPr>
          <w:rStyle w:val="CommentReference"/>
          <w:rFonts w:asciiTheme="minorHAnsi" w:eastAsiaTheme="minorHAnsi" w:hAnsiTheme="minorHAnsi" w:cstheme="minorBidi"/>
          <w:kern w:val="2"/>
          <w14:ligatures w14:val="standardContextual"/>
        </w:rPr>
        <w:commentReference w:id="181"/>
      </w:r>
    </w:p>
    <w:p w14:paraId="55FF919F" w14:textId="77777777" w:rsidR="007D5106" w:rsidRDefault="007D5106"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09A35281" w14:textId="2E01CB21" w:rsidR="007D5106" w:rsidRPr="00D25722" w:rsidRDefault="00264905">
      <w:pPr>
        <w:pStyle w:val="Heading2"/>
        <w:rPr>
          <w:rStyle w:val="normaltextrun"/>
        </w:rPr>
        <w:pPrChange w:id="190" w:author="Jessica Marshall" w:date="2023-06-28T14:52:00Z">
          <w:pPr>
            <w:pStyle w:val="paragraph"/>
            <w:spacing w:before="0" w:beforeAutospacing="0" w:after="0" w:afterAutospacing="0"/>
            <w:textAlignment w:val="baseline"/>
          </w:pPr>
        </w:pPrChange>
      </w:pPr>
      <w:del w:id="191" w:author="Jessica Marshall" w:date="2023-06-28T14:52:00Z">
        <w:r w:rsidRPr="00D25722" w:rsidDel="004307CF">
          <w:rPr>
            <w:rStyle w:val="normaltextrun"/>
          </w:rPr>
          <w:delText xml:space="preserve">h. </w:delText>
        </w:r>
      </w:del>
      <w:r w:rsidR="007D5106" w:rsidRPr="00D25722">
        <w:rPr>
          <w:rStyle w:val="normaltextrun"/>
        </w:rPr>
        <w:t>Acute radiation syndromes</w:t>
      </w:r>
      <w:r w:rsidR="00F6094F" w:rsidRPr="00D25722">
        <w:rPr>
          <w:rStyle w:val="normaltextrun"/>
          <w:b w:val="0"/>
          <w:bCs w:val="0"/>
          <w:vertAlign w:val="superscript"/>
        </w:rPr>
        <w:fldChar w:fldCharType="begin"/>
      </w:r>
      <w:r w:rsidR="00F6094F" w:rsidRPr="00D25722">
        <w:rPr>
          <w:rStyle w:val="normaltextrun"/>
          <w:vertAlign w:val="superscript"/>
        </w:rPr>
        <w:instrText xml:space="preserve"> NOTEREF _Ref138162475 \h  \* MERGEFORMAT </w:instrText>
      </w:r>
      <w:r w:rsidR="00F6094F" w:rsidRPr="00D25722">
        <w:rPr>
          <w:rStyle w:val="normaltextrun"/>
          <w:b w:val="0"/>
          <w:bCs w:val="0"/>
          <w:vertAlign w:val="superscript"/>
        </w:rPr>
      </w:r>
      <w:r w:rsidR="00F6094F" w:rsidRPr="00D25722">
        <w:rPr>
          <w:rStyle w:val="normaltextrun"/>
          <w:b w:val="0"/>
          <w:bCs w:val="0"/>
          <w:vertAlign w:val="superscript"/>
        </w:rPr>
        <w:fldChar w:fldCharType="separate"/>
      </w:r>
      <w:r w:rsidR="00F6094F" w:rsidRPr="00D25722">
        <w:rPr>
          <w:rStyle w:val="normaltextrun"/>
          <w:vertAlign w:val="superscript"/>
        </w:rPr>
        <w:t>4</w:t>
      </w:r>
      <w:r w:rsidR="00F6094F" w:rsidRPr="00D25722">
        <w:rPr>
          <w:rStyle w:val="normaltextrun"/>
          <w:b w:val="0"/>
          <w:bCs w:val="0"/>
          <w:vertAlign w:val="superscript"/>
        </w:rPr>
        <w:fldChar w:fldCharType="end"/>
      </w:r>
    </w:p>
    <w:p w14:paraId="05BE2CEE" w14:textId="77777777"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8758A1">
        <w:rPr>
          <w:rStyle w:val="normaltextrun"/>
          <w:rFonts w:asciiTheme="minorHAnsi" w:hAnsiTheme="minorHAnsi" w:cstheme="minorHAnsi"/>
          <w:color w:val="000000"/>
          <w:sz w:val="22"/>
          <w:szCs w:val="22"/>
          <w:highlight w:val="yellow"/>
        </w:rPr>
        <w:t>Acute radiation syndrome (ARS), or radiation sickness, occurs in humans after large whole-body doses of ionizing radiation delivered over a short period (from several hours to a few days).</w:t>
      </w:r>
      <w:r>
        <w:rPr>
          <w:rStyle w:val="normaltextrun"/>
          <w:rFonts w:asciiTheme="minorHAnsi" w:hAnsiTheme="minorHAnsi" w:cstheme="minorHAnsi"/>
          <w:color w:val="000000"/>
          <w:sz w:val="22"/>
          <w:szCs w:val="22"/>
        </w:rPr>
        <w:t xml:space="preserve"> </w:t>
      </w:r>
      <w:r w:rsidRPr="00F23879">
        <w:rPr>
          <w:rStyle w:val="normaltextrun"/>
          <w:rFonts w:asciiTheme="minorHAnsi" w:hAnsiTheme="minorHAnsi" w:cstheme="minorHAnsi"/>
          <w:color w:val="000000"/>
          <w:sz w:val="22"/>
          <w:szCs w:val="22"/>
        </w:rPr>
        <w:t xml:space="preserve">Data from </w:t>
      </w:r>
      <w:r>
        <w:rPr>
          <w:rStyle w:val="normaltextrun"/>
          <w:rFonts w:asciiTheme="minorHAnsi" w:hAnsiTheme="minorHAnsi" w:cstheme="minorHAnsi"/>
          <w:color w:val="000000"/>
          <w:sz w:val="22"/>
          <w:szCs w:val="22"/>
        </w:rPr>
        <w:lastRenderedPageBreak/>
        <w:t xml:space="preserve">epidemiologic </w:t>
      </w:r>
      <w:r w:rsidRPr="00F23879">
        <w:rPr>
          <w:rStyle w:val="normaltextrun"/>
          <w:rFonts w:asciiTheme="minorHAnsi" w:hAnsiTheme="minorHAnsi" w:cstheme="minorHAnsi"/>
          <w:color w:val="000000"/>
          <w:sz w:val="22"/>
          <w:szCs w:val="22"/>
        </w:rPr>
        <w:t>studies of human populations exposed to doses of ionizing radiation high enough to cause sickness have been obtained from</w:t>
      </w:r>
      <w:r>
        <w:rPr>
          <w:rStyle w:val="normaltextrun"/>
          <w:rFonts w:asciiTheme="minorHAnsi" w:hAnsiTheme="minorHAnsi" w:cstheme="minorHAnsi"/>
          <w:color w:val="000000"/>
          <w:sz w:val="22"/>
          <w:szCs w:val="22"/>
        </w:rPr>
        <w:t>:</w:t>
      </w:r>
    </w:p>
    <w:p w14:paraId="54319BE2" w14:textId="0A06B80C"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sz w:val="22"/>
          <w:szCs w:val="22"/>
        </w:rPr>
        <w:t>A</w:t>
      </w:r>
      <w:r w:rsidRPr="00F23879">
        <w:rPr>
          <w:rStyle w:val="normaltextrun"/>
          <w:rFonts w:asciiTheme="minorHAnsi" w:hAnsiTheme="minorHAnsi" w:cstheme="minorHAnsi"/>
          <w:color w:val="000000"/>
          <w:sz w:val="22"/>
          <w:szCs w:val="22"/>
        </w:rPr>
        <w:t xml:space="preserve">tomic bomb survivors </w:t>
      </w:r>
      <w:r>
        <w:rPr>
          <w:rStyle w:val="normaltextrun"/>
          <w:rFonts w:asciiTheme="minorHAnsi" w:hAnsiTheme="minorHAnsi" w:cstheme="minorHAnsi"/>
          <w:color w:val="000000"/>
          <w:sz w:val="22"/>
          <w:szCs w:val="22"/>
        </w:rPr>
        <w:t>of</w:t>
      </w:r>
      <w:r w:rsidRPr="00F23879">
        <w:rPr>
          <w:rStyle w:val="normaltextrun"/>
          <w:rFonts w:asciiTheme="minorHAnsi" w:hAnsiTheme="minorHAnsi" w:cstheme="minorHAnsi"/>
          <w:color w:val="000000"/>
          <w:sz w:val="22"/>
          <w:szCs w:val="22"/>
        </w:rPr>
        <w:t> Hiroshima and Nagasaki</w:t>
      </w:r>
      <w:r w:rsidRPr="00F23879">
        <w:rPr>
          <w:rStyle w:val="normaltextrun"/>
          <w:rFonts w:asciiTheme="minorHAnsi" w:hAnsiTheme="minorHAnsi" w:cstheme="minorHAnsi"/>
          <w:color w:val="444444"/>
          <w:sz w:val="22"/>
          <w:szCs w:val="22"/>
        </w:rPr>
        <w:t>​</w:t>
      </w:r>
    </w:p>
    <w:p w14:paraId="0C5AF244" w14:textId="6FD53F63"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Marshall Islanders who were inadvertently subjected to high levels of fallout radiation during an atomic bomb test n 1954</w:t>
      </w:r>
    </w:p>
    <w:p w14:paraId="499FFE62" w14:textId="77777777"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r>
        <w:rPr>
          <w:rStyle w:val="normaltextrun"/>
          <w:rFonts w:asciiTheme="minorHAnsi" w:hAnsiTheme="minorHAnsi" w:cstheme="minorHAnsi"/>
          <w:color w:val="000000" w:themeColor="text1"/>
          <w:sz w:val="22"/>
          <w:szCs w:val="22"/>
        </w:rPr>
        <w:t xml:space="preserve">Nuclear radiation accident </w:t>
      </w:r>
      <w:r w:rsidRPr="00AB0D43">
        <w:rPr>
          <w:rStyle w:val="normaltextrun"/>
          <w:rFonts w:asciiTheme="minorHAnsi" w:hAnsiTheme="minorHAnsi" w:cstheme="minorHAnsi"/>
          <w:color w:val="000000" w:themeColor="text1"/>
          <w:sz w:val="22"/>
          <w:szCs w:val="22"/>
        </w:rPr>
        <w:t>victims</w:t>
      </w:r>
      <w:r>
        <w:rPr>
          <w:rStyle w:val="normaltextrun"/>
          <w:rFonts w:asciiTheme="minorHAnsi" w:hAnsiTheme="minorHAnsi" w:cstheme="minorHAnsi"/>
          <w:color w:val="000000" w:themeColor="text1"/>
          <w:sz w:val="22"/>
          <w:szCs w:val="22"/>
        </w:rPr>
        <w:t>, such as those injured in the 1986</w:t>
      </w:r>
      <w:r w:rsidRPr="00AB0D43">
        <w:rPr>
          <w:rStyle w:val="normaltextrun"/>
          <w:rFonts w:asciiTheme="minorHAnsi" w:hAnsiTheme="minorHAnsi" w:cstheme="minorHAnsi"/>
          <w:color w:val="000000" w:themeColor="text1"/>
          <w:sz w:val="22"/>
          <w:szCs w:val="22"/>
        </w:rPr>
        <w:t xml:space="preserve"> Chernobyl disaster</w:t>
      </w:r>
    </w:p>
    <w:p w14:paraId="60F33D82" w14:textId="3825DCFF" w:rsidR="00F6094F" w:rsidRPr="00F6094F" w:rsidRDefault="00F6094F" w:rsidP="00F6094F">
      <w:pPr>
        <w:pStyle w:val="paragraph"/>
        <w:numPr>
          <w:ilvl w:val="0"/>
          <w:numId w:val="47"/>
        </w:numPr>
        <w:spacing w:before="0" w:beforeAutospacing="0" w:after="0" w:afterAutospacing="0"/>
        <w:textAlignment w:val="baseline"/>
        <w:rPr>
          <w:rStyle w:val="normaltextrun"/>
          <w:rFonts w:asciiTheme="minorHAnsi" w:hAnsiTheme="minorHAnsi" w:cstheme="minorHAnsi"/>
          <w:sz w:val="22"/>
          <w:szCs w:val="22"/>
        </w:rPr>
      </w:pPr>
      <w:del w:id="192" w:author="Jessica Marshall" w:date="2023-06-28T15:15:00Z">
        <w:r w:rsidRPr="00AB0D43" w:rsidDel="000D4D3E">
          <w:rPr>
            <w:rStyle w:val="normaltextrun"/>
            <w:rFonts w:asciiTheme="minorHAnsi" w:hAnsiTheme="minorHAnsi" w:cstheme="minorHAnsi"/>
            <w:color w:val="000000" w:themeColor="text1"/>
            <w:sz w:val="22"/>
            <w:szCs w:val="22"/>
          </w:rPr>
          <w:delText xml:space="preserve"> </w:delText>
        </w:r>
      </w:del>
      <w:r>
        <w:rPr>
          <w:rStyle w:val="normaltextrun"/>
          <w:rFonts w:asciiTheme="minorHAnsi" w:hAnsiTheme="minorHAnsi" w:cstheme="minorHAnsi"/>
          <w:color w:val="000000" w:themeColor="text1"/>
          <w:sz w:val="22"/>
          <w:szCs w:val="22"/>
        </w:rPr>
        <w:t>P</w:t>
      </w:r>
      <w:r w:rsidRPr="00AB0D43">
        <w:rPr>
          <w:rStyle w:val="normaltextrun"/>
          <w:rFonts w:asciiTheme="minorHAnsi" w:hAnsiTheme="minorHAnsi" w:cstheme="minorHAnsi"/>
          <w:color w:val="000000" w:themeColor="text1"/>
          <w:sz w:val="22"/>
          <w:szCs w:val="22"/>
        </w:rPr>
        <w:t xml:space="preserve">atients </w:t>
      </w:r>
      <w:r w:rsidRPr="00F23879">
        <w:rPr>
          <w:rStyle w:val="normaltextrun"/>
          <w:rFonts w:asciiTheme="minorHAnsi" w:hAnsiTheme="minorHAnsi" w:cstheme="minorHAnsi"/>
          <w:color w:val="000000"/>
          <w:sz w:val="22"/>
          <w:szCs w:val="22"/>
        </w:rPr>
        <w:t>who have undergone radiation therapy</w:t>
      </w:r>
    </w:p>
    <w:p w14:paraId="63F0FE18" w14:textId="77777777" w:rsidR="00264905"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p>
    <w:p w14:paraId="3BEA203F" w14:textId="5423165D" w:rsidR="00F6094F" w:rsidRPr="008758A1"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highlight w:val="yellow"/>
        </w:rPr>
      </w:pPr>
      <w:r>
        <w:rPr>
          <w:rStyle w:val="normaltextrun"/>
          <w:rFonts w:asciiTheme="minorHAnsi" w:hAnsiTheme="minorHAnsi" w:cstheme="minorHAnsi"/>
          <w:color w:val="000000"/>
          <w:sz w:val="22"/>
          <w:szCs w:val="22"/>
        </w:rPr>
        <w:t xml:space="preserve">Syndrome is the medical term that defines a collection of symptoms. Thus, ARS is a collection of symptoms associated with high-level radiation exposure. </w:t>
      </w:r>
      <w:r w:rsidRPr="008758A1">
        <w:rPr>
          <w:rStyle w:val="normaltextrun"/>
          <w:rFonts w:asciiTheme="minorHAnsi" w:hAnsiTheme="minorHAnsi" w:cstheme="minorHAnsi"/>
          <w:color w:val="000000"/>
          <w:sz w:val="22"/>
          <w:szCs w:val="22"/>
          <w:highlight w:val="yellow"/>
        </w:rPr>
        <w:t>Three separate dose-related syndromes occur as part of acute radiation syndrome:</w:t>
      </w:r>
    </w:p>
    <w:p w14:paraId="4B2DC995" w14:textId="167E2E5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Hematopoietic syndrome</w:t>
      </w:r>
    </w:p>
    <w:p w14:paraId="766EFDCE" w14:textId="18262808"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Gastrointestinal syndrome</w:t>
      </w:r>
    </w:p>
    <w:p w14:paraId="7B8F7754" w14:textId="38D81179" w:rsidR="00F6094F" w:rsidRPr="008758A1" w:rsidRDefault="00F6094F" w:rsidP="00F6094F">
      <w:pPr>
        <w:pStyle w:val="paragraph"/>
        <w:numPr>
          <w:ilvl w:val="0"/>
          <w:numId w:val="48"/>
        </w:numPr>
        <w:spacing w:before="0" w:beforeAutospacing="0" w:after="0" w:afterAutospacing="0"/>
        <w:textAlignment w:val="baseline"/>
        <w:rPr>
          <w:rStyle w:val="normaltextrun"/>
          <w:rFonts w:asciiTheme="minorHAnsi" w:hAnsiTheme="minorHAnsi" w:cstheme="minorHAnsi"/>
          <w:color w:val="000000"/>
          <w:sz w:val="22"/>
          <w:szCs w:val="22"/>
          <w:highlight w:val="yellow"/>
        </w:rPr>
      </w:pPr>
      <w:r w:rsidRPr="008758A1">
        <w:rPr>
          <w:rStyle w:val="normaltextrun"/>
          <w:rFonts w:asciiTheme="minorHAnsi" w:hAnsiTheme="minorHAnsi" w:cstheme="minorHAnsi"/>
          <w:color w:val="000000"/>
          <w:sz w:val="22"/>
          <w:szCs w:val="22"/>
          <w:highlight w:val="yellow"/>
        </w:rPr>
        <w:t>Cerebrovascular syndrome</w:t>
      </w:r>
    </w:p>
    <w:p w14:paraId="51C4D86A" w14:textId="77777777" w:rsidR="00F6094F" w:rsidRDefault="00F6094F" w:rsidP="00264905">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2D85CC1C" w14:textId="1F9BED45" w:rsidR="00264905" w:rsidRPr="004307CF" w:rsidRDefault="00264905">
      <w:pPr>
        <w:pStyle w:val="Heading3"/>
        <w:rPr>
          <w:rStyle w:val="normaltextrun"/>
          <w:rPrChange w:id="193" w:author="Jessica Marshall" w:date="2023-06-28T14:52:00Z">
            <w:rPr>
              <w:rStyle w:val="normaltextrun"/>
              <w:rFonts w:asciiTheme="minorHAnsi" w:hAnsiTheme="minorHAnsi" w:cstheme="minorHAnsi"/>
              <w:b/>
              <w:bCs/>
              <w:color w:val="000000"/>
              <w:sz w:val="22"/>
              <w:szCs w:val="22"/>
            </w:rPr>
          </w:rPrChange>
        </w:rPr>
        <w:pPrChange w:id="194" w:author="Jessica Marshall" w:date="2023-06-28T14:52:00Z">
          <w:pPr>
            <w:pStyle w:val="paragraph"/>
            <w:spacing w:before="0" w:beforeAutospacing="0" w:after="0" w:afterAutospacing="0"/>
            <w:textAlignment w:val="baseline"/>
          </w:pPr>
        </w:pPrChange>
      </w:pPr>
      <w:del w:id="195" w:author="Jessica Marshall" w:date="2023-06-28T14:52:00Z">
        <w:r w:rsidRPr="004307CF" w:rsidDel="004307CF">
          <w:rPr>
            <w:rStyle w:val="normaltextrun"/>
            <w:rPrChange w:id="196" w:author="Jessica Marshall" w:date="2023-06-28T14:52:00Z">
              <w:rPr>
                <w:rStyle w:val="normaltextrun"/>
                <w:b/>
                <w:bCs/>
                <w:i/>
                <w:iCs/>
              </w:rPr>
            </w:rPrChange>
          </w:rPr>
          <w:delText xml:space="preserve">1. </w:delText>
        </w:r>
      </w:del>
      <w:r w:rsidR="007D5106" w:rsidRPr="004307CF">
        <w:rPr>
          <w:rStyle w:val="normaltextrun"/>
          <w:rPrChange w:id="197" w:author="Jessica Marshall" w:date="2023-06-28T14:52:00Z">
            <w:rPr>
              <w:rStyle w:val="normaltextrun"/>
              <w:b/>
              <w:bCs/>
              <w:i/>
              <w:iCs/>
            </w:rPr>
          </w:rPrChange>
        </w:rPr>
        <w:t>Hem</w:t>
      </w:r>
      <w:r w:rsidR="00A65910" w:rsidRPr="004307CF">
        <w:rPr>
          <w:rStyle w:val="normaltextrun"/>
          <w:rPrChange w:id="198" w:author="Jessica Marshall" w:date="2023-06-28T14:52:00Z">
            <w:rPr>
              <w:rStyle w:val="normaltextrun"/>
              <w:b/>
              <w:bCs/>
              <w:i/>
              <w:iCs/>
            </w:rPr>
          </w:rPrChange>
        </w:rPr>
        <w:t>at</w:t>
      </w:r>
      <w:r w:rsidR="007D5106" w:rsidRPr="004307CF">
        <w:rPr>
          <w:rStyle w:val="normaltextrun"/>
          <w:rPrChange w:id="199" w:author="Jessica Marshall" w:date="2023-06-28T14:52:00Z">
            <w:rPr>
              <w:rStyle w:val="normaltextrun"/>
              <w:b/>
              <w:bCs/>
              <w:i/>
              <w:iCs/>
            </w:rPr>
          </w:rPrChange>
        </w:rPr>
        <w:t>opoietic</w:t>
      </w:r>
      <w:r w:rsidR="00A65910" w:rsidRPr="004307CF">
        <w:rPr>
          <w:rStyle w:val="normaltextrun"/>
          <w:rPrChange w:id="200" w:author="Jessica Marshall" w:date="2023-06-28T14:52:00Z">
            <w:rPr>
              <w:rStyle w:val="normaltextrun"/>
              <w:b/>
              <w:bCs/>
              <w:i/>
              <w:iCs/>
            </w:rPr>
          </w:rPrChange>
        </w:rPr>
        <w:t xml:space="preserve"> syndrome</w:t>
      </w:r>
    </w:p>
    <w:p w14:paraId="018B85A9" w14:textId="2A67A0E3" w:rsidR="007D5106" w:rsidRDefault="00264905"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A</w:t>
      </w:r>
      <w:r w:rsidR="00A65910">
        <w:rPr>
          <w:rStyle w:val="normaltextrun"/>
          <w:rFonts w:asciiTheme="minorHAnsi" w:hAnsiTheme="minorHAnsi" w:cstheme="minorHAnsi"/>
          <w:color w:val="000000"/>
          <w:sz w:val="22"/>
          <w:szCs w:val="22"/>
        </w:rPr>
        <w:t>lso known as</w:t>
      </w:r>
      <w:r w:rsidR="007D5106">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Bone Marrow Syndrome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 xml:space="preserve"> </w:t>
      </w:r>
      <w:r w:rsidR="00571256">
        <w:rPr>
          <w:rStyle w:val="normaltextrun"/>
          <w:rFonts w:asciiTheme="minorHAnsi" w:hAnsiTheme="minorHAnsi" w:cstheme="minorHAnsi"/>
          <w:color w:val="000000"/>
          <w:sz w:val="22"/>
          <w:szCs w:val="22"/>
        </w:rPr>
        <w:t xml:space="preserve">it </w:t>
      </w:r>
      <w:r w:rsidR="00F23879" w:rsidRPr="00F23879">
        <w:rPr>
          <w:rStyle w:val="normaltextrun"/>
          <w:rFonts w:asciiTheme="minorHAnsi" w:hAnsiTheme="minorHAnsi" w:cstheme="minorHAnsi"/>
          <w:color w:val="000000"/>
          <w:sz w:val="22"/>
          <w:szCs w:val="22"/>
        </w:rPr>
        <w:t>occurs when someone receives a whole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body dose ranging from 1-10 Gray.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The hematopoietic system manufactures the corpuscular elements of the blood and is the most radiosensitive vital organ system.</w:t>
      </w:r>
      <w:r w:rsidR="00571256">
        <w:rPr>
          <w:rStyle w:val="normaltextrun"/>
          <w:rFonts w:asciiTheme="minorHAnsi" w:hAnsiTheme="minorHAnsi" w:cstheme="minorHAnsi"/>
          <w:color w:val="000000"/>
          <w:sz w:val="22"/>
          <w:szCs w:val="22"/>
        </w:rPr>
        <w:t xml:space="preserve">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Exposure causes a reduction of blood cells in circulation and results in a loss of the body</w:t>
      </w:r>
      <w:r w:rsidR="00DD724B">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s ability to clot blood and fight infection</w:t>
      </w:r>
      <w:r w:rsidR="0096537C">
        <w:rPr>
          <w:rStyle w:val="normaltextrun"/>
          <w:rFonts w:asciiTheme="minorHAnsi" w:hAnsiTheme="minorHAnsi" w:cstheme="minorHAnsi"/>
          <w:color w:val="000000"/>
          <w:sz w:val="22"/>
          <w:szCs w:val="22"/>
        </w:rPr>
        <w:t xml:space="preserve">. </w:t>
      </w:r>
      <w:r w:rsidR="00F23879" w:rsidRPr="00F23879">
        <w:rPr>
          <w:rStyle w:val="normaltextrun"/>
          <w:rFonts w:asciiTheme="minorHAnsi" w:hAnsiTheme="minorHAnsi" w:cstheme="minorHAnsi"/>
          <w:color w:val="000000"/>
          <w:sz w:val="22"/>
          <w:szCs w:val="22"/>
        </w:rPr>
        <w:t>Ultimately, death is a consequence of bone marrow destruction.  </w:t>
      </w:r>
      <w:r w:rsidR="00F23879" w:rsidRPr="00F23879">
        <w:rPr>
          <w:rStyle w:val="eop"/>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Bone marrow destruction follows a threshold, linear dose</w:t>
      </w:r>
      <w:r w:rsidR="00A65910">
        <w:rPr>
          <w:rStyle w:val="normaltextrun"/>
          <w:rFonts w:asciiTheme="minorHAnsi" w:hAnsiTheme="minorHAnsi" w:cstheme="minorHAnsi"/>
          <w:color w:val="000000"/>
          <w:sz w:val="22"/>
          <w:szCs w:val="22"/>
        </w:rPr>
        <w:t>-</w:t>
      </w:r>
      <w:r w:rsidR="00F23879" w:rsidRPr="00F23879">
        <w:rPr>
          <w:rStyle w:val="normaltextrun"/>
          <w:rFonts w:asciiTheme="minorHAnsi" w:hAnsiTheme="minorHAnsi" w:cstheme="minorHAnsi"/>
          <w:color w:val="000000"/>
          <w:sz w:val="22"/>
          <w:szCs w:val="22"/>
        </w:rPr>
        <w:t>response relationship.</w:t>
      </w:r>
    </w:p>
    <w:p w14:paraId="4ABEA9D7" w14:textId="77777777" w:rsidR="00264905" w:rsidRDefault="00264905" w:rsidP="00264905">
      <w:pPr>
        <w:pStyle w:val="paragraph"/>
        <w:spacing w:before="0" w:beforeAutospacing="0" w:after="0" w:afterAutospacing="0"/>
        <w:textAlignment w:val="baseline"/>
        <w:rPr>
          <w:rFonts w:asciiTheme="minorHAnsi" w:hAnsiTheme="minorHAnsi" w:cstheme="minorHAnsi"/>
          <w:sz w:val="22"/>
          <w:szCs w:val="22"/>
        </w:rPr>
      </w:pPr>
    </w:p>
    <w:p w14:paraId="564374E6" w14:textId="77777777" w:rsidR="00264905" w:rsidRPr="004307CF" w:rsidRDefault="00264905">
      <w:pPr>
        <w:pStyle w:val="Heading3"/>
        <w:rPr>
          <w:rPrChange w:id="201" w:author="Jessica Marshall" w:date="2023-06-28T14:52:00Z">
            <w:rPr>
              <w:rFonts w:asciiTheme="minorHAnsi" w:hAnsiTheme="minorHAnsi" w:cstheme="minorHAnsi"/>
              <w:b/>
              <w:bCs/>
              <w:sz w:val="22"/>
              <w:szCs w:val="22"/>
            </w:rPr>
          </w:rPrChange>
        </w:rPr>
        <w:pPrChange w:id="202" w:author="Jessica Marshall" w:date="2023-06-28T14:52:00Z">
          <w:pPr>
            <w:pStyle w:val="paragraph"/>
            <w:spacing w:before="0" w:beforeAutospacing="0" w:after="0" w:afterAutospacing="0"/>
            <w:textAlignment w:val="baseline"/>
          </w:pPr>
        </w:pPrChange>
      </w:pPr>
      <w:del w:id="203" w:author="Jessica Marshall" w:date="2023-06-28T14:52:00Z">
        <w:r w:rsidRPr="004307CF" w:rsidDel="004307CF">
          <w:rPr>
            <w:rPrChange w:id="204" w:author="Jessica Marshall" w:date="2023-06-28T14:52:00Z">
              <w:rPr>
                <w:b/>
                <w:bCs/>
                <w:i/>
                <w:iCs/>
              </w:rPr>
            </w:rPrChange>
          </w:rPr>
          <w:delText xml:space="preserve">2. </w:delText>
        </w:r>
      </w:del>
      <w:r w:rsidR="00F23879" w:rsidRPr="004307CF">
        <w:rPr>
          <w:rPrChange w:id="205" w:author="Jessica Marshall" w:date="2023-06-28T14:52:00Z">
            <w:rPr>
              <w:b/>
              <w:bCs/>
              <w:i/>
              <w:iCs/>
            </w:rPr>
          </w:rPrChange>
        </w:rPr>
        <w:t>G</w:t>
      </w:r>
      <w:r w:rsidR="00A65910" w:rsidRPr="004307CF">
        <w:rPr>
          <w:rPrChange w:id="206" w:author="Jessica Marshall" w:date="2023-06-28T14:52:00Z">
            <w:rPr>
              <w:b/>
              <w:bCs/>
              <w:i/>
              <w:iCs/>
            </w:rPr>
          </w:rPrChange>
        </w:rPr>
        <w:t>astrointestinal (G</w:t>
      </w:r>
      <w:r w:rsidR="00F23879" w:rsidRPr="004307CF">
        <w:rPr>
          <w:rPrChange w:id="207" w:author="Jessica Marshall" w:date="2023-06-28T14:52:00Z">
            <w:rPr>
              <w:b/>
              <w:bCs/>
              <w:i/>
              <w:iCs/>
            </w:rPr>
          </w:rPrChange>
        </w:rPr>
        <w:t>I</w:t>
      </w:r>
      <w:r w:rsidR="00A65910" w:rsidRPr="004307CF">
        <w:rPr>
          <w:rPrChange w:id="208" w:author="Jessica Marshall" w:date="2023-06-28T14:52:00Z">
            <w:rPr>
              <w:b/>
              <w:bCs/>
              <w:i/>
              <w:iCs/>
            </w:rPr>
          </w:rPrChange>
        </w:rPr>
        <w:t>)</w:t>
      </w:r>
      <w:r w:rsidR="00F23879" w:rsidRPr="004307CF">
        <w:rPr>
          <w:rPrChange w:id="209" w:author="Jessica Marshall" w:date="2023-06-28T14:52:00Z">
            <w:rPr>
              <w:b/>
              <w:bCs/>
              <w:i/>
              <w:iCs/>
            </w:rPr>
          </w:rPrChange>
        </w:rPr>
        <w:t xml:space="preserve"> syndrome</w:t>
      </w:r>
    </w:p>
    <w:p w14:paraId="79192A39" w14:textId="6493F5FC" w:rsidR="007D5106" w:rsidRDefault="00563657" w:rsidP="00264905">
      <w:pPr>
        <w:pStyle w:val="paragraph"/>
        <w:spacing w:before="0" w:beforeAutospacing="0" w:after="0" w:afterAutospacing="0"/>
        <w:textAlignment w:val="baseline"/>
        <w:rPr>
          <w:rFonts w:asciiTheme="minorHAnsi" w:hAnsiTheme="minorHAnsi" w:cstheme="minorHAnsi"/>
          <w:sz w:val="22"/>
          <w:szCs w:val="22"/>
        </w:rPr>
      </w:pPr>
      <w:r>
        <w:rPr>
          <w:rStyle w:val="normaltextrun"/>
          <w:rFonts w:asciiTheme="minorHAnsi" w:hAnsiTheme="minorHAnsi" w:cstheme="minorHAnsi"/>
          <w:color w:val="000000"/>
          <w:sz w:val="22"/>
          <w:szCs w:val="22"/>
        </w:rPr>
        <w:t>GI syndrome a</w:t>
      </w:r>
      <w:r w:rsidR="00F23879" w:rsidRPr="007D5106">
        <w:rPr>
          <w:rStyle w:val="normaltextrun"/>
          <w:rFonts w:asciiTheme="minorHAnsi" w:hAnsiTheme="minorHAnsi" w:cstheme="minorHAnsi"/>
          <w:color w:val="000000"/>
          <w:sz w:val="22"/>
          <w:szCs w:val="22"/>
        </w:rPr>
        <w:t>ppears at a threshold dose of approx</w:t>
      </w:r>
      <w:r w:rsidR="00B85508">
        <w:rPr>
          <w:rStyle w:val="normaltextrun"/>
          <w:rFonts w:asciiTheme="minorHAnsi" w:hAnsiTheme="minorHAnsi" w:cstheme="minorHAnsi"/>
          <w:color w:val="000000"/>
          <w:sz w:val="22"/>
          <w:szCs w:val="22"/>
        </w:rPr>
        <w:t>imately</w:t>
      </w:r>
      <w:r w:rsidR="00F23879" w:rsidRPr="007D5106">
        <w:rPr>
          <w:rStyle w:val="normaltextrun"/>
          <w:rFonts w:asciiTheme="minorHAnsi" w:hAnsiTheme="minorHAnsi" w:cstheme="minorHAnsi"/>
          <w:color w:val="000000"/>
          <w:sz w:val="22"/>
          <w:szCs w:val="22"/>
        </w:rPr>
        <w:t xml:space="preserve"> 6 </w:t>
      </w:r>
      <w:r w:rsidR="00F23879" w:rsidRPr="007D5106">
        <w:rPr>
          <w:rStyle w:val="spellingerror"/>
          <w:rFonts w:asciiTheme="minorHAnsi" w:hAnsiTheme="minorHAnsi" w:cstheme="minorHAnsi"/>
          <w:color w:val="000000"/>
          <w:sz w:val="22"/>
          <w:szCs w:val="22"/>
        </w:rPr>
        <w:t>Gy</w:t>
      </w:r>
      <w:r w:rsidR="00F23879" w:rsidRPr="007D5106">
        <w:rPr>
          <w:rStyle w:val="normaltextrun"/>
          <w:rFonts w:asciiTheme="minorHAnsi" w:hAnsiTheme="minorHAnsi" w:cstheme="minorHAnsi"/>
          <w:color w:val="000000"/>
          <w:sz w:val="22"/>
          <w:szCs w:val="22"/>
        </w:rPr>
        <w:t> and peaks at 10 </w:t>
      </w:r>
      <w:r w:rsidR="00F23879" w:rsidRPr="007D5106">
        <w:rPr>
          <w:rStyle w:val="spellingerror"/>
          <w:rFonts w:asciiTheme="minorHAnsi" w:hAnsiTheme="minorHAnsi" w:cstheme="minorHAnsi"/>
          <w:color w:val="000000"/>
          <w:sz w:val="22"/>
          <w:szCs w:val="22"/>
        </w:rPr>
        <w:t>Gy</w:t>
      </w:r>
      <w:r w:rsidR="00B85508">
        <w:rPr>
          <w:rStyle w:val="spellingerror"/>
          <w:rFonts w:asciiTheme="minorHAnsi" w:hAnsiTheme="minorHAnsi" w:cstheme="minorHAnsi"/>
          <w:color w:val="000000"/>
          <w:sz w:val="22"/>
          <w:szCs w:val="22"/>
        </w:rPr>
        <w:t>.</w:t>
      </w:r>
      <w:r w:rsidR="00F23879" w:rsidRPr="007D5106">
        <w:rPr>
          <w:rStyle w:val="eop"/>
          <w:rFonts w:asciiTheme="minorHAnsi" w:hAnsiTheme="minorHAnsi" w:cstheme="minorHAnsi"/>
          <w:color w:val="000000"/>
          <w:sz w:val="22"/>
          <w:szCs w:val="22"/>
        </w:rPr>
        <w:t>​</w:t>
      </w:r>
      <w:r w:rsid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In the GI tract, the small intestine is the most </w:t>
      </w:r>
      <w:r w:rsidR="00B85508">
        <w:rPr>
          <w:rStyle w:val="normaltextrun"/>
          <w:rFonts w:asciiTheme="minorHAnsi" w:hAnsiTheme="minorHAnsi" w:cstheme="minorHAnsi"/>
          <w:color w:val="000000"/>
          <w:sz w:val="22"/>
          <w:szCs w:val="22"/>
        </w:rPr>
        <w:t>radiosensitive</w:t>
      </w:r>
      <w:r w:rsidR="00F23879" w:rsidRPr="007D5106">
        <w:rPr>
          <w:rStyle w:val="normaltextrun"/>
          <w:rFonts w:asciiTheme="minorHAnsi" w:hAnsiTheme="minorHAnsi" w:cstheme="minorHAnsi"/>
          <w:color w:val="000000"/>
          <w:sz w:val="22"/>
          <w:szCs w:val="22"/>
        </w:rPr>
        <w:t xml:space="preserve"> part. </w:t>
      </w:r>
      <w:r w:rsidR="00F23879" w:rsidRPr="007D5106">
        <w:rPr>
          <w:rStyle w:val="eop"/>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 xml:space="preserve">Without treatment, a </w:t>
      </w:r>
      <w:r w:rsidR="00B85508">
        <w:rPr>
          <w:rStyle w:val="normaltextrun"/>
          <w:rFonts w:asciiTheme="minorHAnsi" w:hAnsiTheme="minorHAnsi" w:cstheme="minorHAnsi"/>
          <w:color w:val="000000"/>
          <w:sz w:val="22"/>
          <w:szCs w:val="22"/>
        </w:rPr>
        <w:t xml:space="preserve">6-10 Gy dose </w:t>
      </w:r>
      <w:r w:rsidR="00F23879" w:rsidRPr="007D5106">
        <w:rPr>
          <w:rStyle w:val="normaltextrun"/>
          <w:rFonts w:asciiTheme="minorHAnsi" w:hAnsiTheme="minorHAnsi" w:cstheme="minorHAnsi"/>
          <w:color w:val="000000"/>
          <w:sz w:val="22"/>
          <w:szCs w:val="22"/>
        </w:rPr>
        <w:t>may cause death in 3-10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B85508">
        <w:rPr>
          <w:rStyle w:val="normaltextrun"/>
          <w:rFonts w:asciiTheme="minorHAnsi" w:hAnsiTheme="minorHAnsi" w:cstheme="minorHAnsi"/>
          <w:color w:val="000000"/>
          <w:sz w:val="22"/>
          <w:szCs w:val="22"/>
        </w:rPr>
        <w:t>Unfortunately, the patient will still succumb to the high radiation dose with treatment. The GI syndrome f</w:t>
      </w:r>
      <w:r w:rsidR="00F23879" w:rsidRPr="007D5106">
        <w:rPr>
          <w:rStyle w:val="normaltextrun"/>
          <w:rFonts w:asciiTheme="minorHAnsi" w:hAnsiTheme="minorHAnsi" w:cstheme="minorHAnsi"/>
          <w:color w:val="000000"/>
          <w:sz w:val="22"/>
          <w:szCs w:val="22"/>
        </w:rPr>
        <w:t>ollows a</w:t>
      </w:r>
      <w:r w:rsidR="007D5106">
        <w:rPr>
          <w:rStyle w:val="normaltextrun"/>
          <w:rFonts w:asciiTheme="minorHAnsi" w:hAnsiTheme="minorHAnsi" w:cstheme="minorHAnsi"/>
          <w:color w:val="000000"/>
          <w:sz w:val="22"/>
          <w:szCs w:val="22"/>
        </w:rPr>
        <w:t xml:space="preserve">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nonlinear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B85508">
        <w:rPr>
          <w:rStyle w:val="normaltextrun"/>
          <w:rFonts w:asciiTheme="minorHAnsi" w:hAnsiTheme="minorHAnsi" w:cstheme="minorHAnsi"/>
          <w:color w:val="000000"/>
          <w:sz w:val="22"/>
          <w:szCs w:val="22"/>
        </w:rPr>
        <w:t>.</w:t>
      </w:r>
    </w:p>
    <w:p w14:paraId="1C351C4A" w14:textId="77777777" w:rsidR="00264905" w:rsidDel="004307CF" w:rsidRDefault="00264905" w:rsidP="00264905">
      <w:pPr>
        <w:pStyle w:val="paragraph"/>
        <w:spacing w:before="0" w:beforeAutospacing="0" w:after="0" w:afterAutospacing="0"/>
        <w:textAlignment w:val="baseline"/>
        <w:rPr>
          <w:del w:id="210" w:author="Jessica Marshall" w:date="2023-06-28T14:52:00Z"/>
          <w:rFonts w:asciiTheme="minorHAnsi" w:hAnsiTheme="minorHAnsi" w:cstheme="minorHAnsi"/>
          <w:sz w:val="22"/>
          <w:szCs w:val="22"/>
        </w:rPr>
      </w:pPr>
    </w:p>
    <w:p w14:paraId="612F1A94" w14:textId="77777777" w:rsidR="004307CF" w:rsidRDefault="004307CF" w:rsidP="00264905">
      <w:pPr>
        <w:pStyle w:val="paragraph"/>
        <w:spacing w:before="0" w:beforeAutospacing="0" w:after="0" w:afterAutospacing="0"/>
        <w:textAlignment w:val="baseline"/>
        <w:rPr>
          <w:ins w:id="211" w:author="Jessica Marshall" w:date="2023-06-28T14:52:00Z"/>
          <w:rFonts w:asciiTheme="minorHAnsi" w:hAnsiTheme="minorHAnsi" w:cstheme="minorHAnsi"/>
          <w:sz w:val="22"/>
          <w:szCs w:val="22"/>
        </w:rPr>
      </w:pPr>
    </w:p>
    <w:p w14:paraId="139944A0" w14:textId="77777777" w:rsidR="00264905" w:rsidRPr="00D25722" w:rsidRDefault="00264905">
      <w:pPr>
        <w:pStyle w:val="Heading3"/>
        <w:pPrChange w:id="212" w:author="Jessica Marshall" w:date="2023-06-28T14:52:00Z">
          <w:pPr>
            <w:pStyle w:val="paragraph"/>
            <w:spacing w:before="0" w:beforeAutospacing="0" w:after="0" w:afterAutospacing="0"/>
            <w:textAlignment w:val="baseline"/>
          </w:pPr>
        </w:pPrChange>
      </w:pPr>
      <w:del w:id="213" w:author="Jessica Marshall" w:date="2023-06-28T14:52:00Z">
        <w:r w:rsidRPr="00D25722" w:rsidDel="004307CF">
          <w:delText xml:space="preserve">3. </w:delText>
        </w:r>
      </w:del>
      <w:r w:rsidR="00B85508" w:rsidRPr="00D25722">
        <w:t>Central Nervous System (</w:t>
      </w:r>
      <w:r w:rsidR="00F23879" w:rsidRPr="00D25722">
        <w:t>CNS</w:t>
      </w:r>
      <w:r w:rsidR="00B85508" w:rsidRPr="00D25722">
        <w:t>)</w:t>
      </w:r>
      <w:r w:rsidR="00F23879" w:rsidRPr="00D25722">
        <w:t xml:space="preserve"> syndrome</w:t>
      </w:r>
      <w:r w:rsidR="00B85508" w:rsidRPr="00D25722">
        <w:t xml:space="preserve"> </w:t>
      </w:r>
    </w:p>
    <w:p w14:paraId="4E3AFB65" w14:textId="338076A6" w:rsidR="00F23879" w:rsidRPr="007D5106" w:rsidRDefault="00264905" w:rsidP="00264905">
      <w:pPr>
        <w:pStyle w:val="paragraph"/>
        <w:spacing w:before="0" w:beforeAutospacing="0" w:after="0" w:afterAutospacing="0"/>
        <w:textAlignment w:val="baseline"/>
        <w:rPr>
          <w:rStyle w:val="normaltextrun"/>
          <w:rFonts w:asciiTheme="minorHAnsi" w:hAnsiTheme="minorHAnsi" w:cstheme="minorHAnsi"/>
          <w:sz w:val="22"/>
          <w:szCs w:val="22"/>
        </w:rPr>
      </w:pPr>
      <w:r>
        <w:rPr>
          <w:rFonts w:asciiTheme="minorHAnsi" w:hAnsiTheme="minorHAnsi" w:cstheme="minorHAnsi"/>
          <w:sz w:val="22"/>
          <w:szCs w:val="22"/>
        </w:rPr>
        <w:t>R</w:t>
      </w:r>
      <w:r w:rsidR="00F23879" w:rsidRPr="007D5106">
        <w:rPr>
          <w:rStyle w:val="normaltextrun"/>
          <w:rFonts w:asciiTheme="minorHAnsi" w:hAnsiTheme="minorHAnsi" w:cstheme="minorHAnsi"/>
          <w:color w:val="000000"/>
          <w:sz w:val="22"/>
          <w:szCs w:val="22"/>
        </w:rPr>
        <w:t xml:space="preserve">esults from </w:t>
      </w:r>
      <w:r w:rsidR="00B85508">
        <w:rPr>
          <w:rStyle w:val="normaltextrun"/>
          <w:rFonts w:asciiTheme="minorHAnsi" w:hAnsiTheme="minorHAnsi" w:cstheme="minorHAnsi"/>
          <w:color w:val="000000"/>
          <w:sz w:val="22"/>
          <w:szCs w:val="22"/>
        </w:rPr>
        <w:t>the c</w:t>
      </w:r>
      <w:r w:rsidR="00F23879" w:rsidRPr="007D5106">
        <w:rPr>
          <w:rStyle w:val="normaltextrun"/>
          <w:rFonts w:asciiTheme="minorHAnsi" w:hAnsiTheme="minorHAnsi" w:cstheme="minorHAnsi"/>
          <w:color w:val="000000"/>
          <w:sz w:val="22"/>
          <w:szCs w:val="22"/>
        </w:rPr>
        <w:t xml:space="preserve">entral </w:t>
      </w:r>
      <w:r w:rsidR="00B85508">
        <w:rPr>
          <w:rStyle w:val="normaltextrun"/>
          <w:rFonts w:asciiTheme="minorHAnsi" w:hAnsiTheme="minorHAnsi" w:cstheme="minorHAnsi"/>
          <w:color w:val="000000"/>
          <w:sz w:val="22"/>
          <w:szCs w:val="22"/>
        </w:rPr>
        <w:t>n</w:t>
      </w:r>
      <w:r w:rsidR="00F23879" w:rsidRPr="007D5106">
        <w:rPr>
          <w:rStyle w:val="normaltextrun"/>
          <w:rFonts w:asciiTheme="minorHAnsi" w:hAnsiTheme="minorHAnsi" w:cstheme="minorHAnsi"/>
          <w:color w:val="000000"/>
          <w:sz w:val="22"/>
          <w:szCs w:val="22"/>
        </w:rPr>
        <w:t>ervous and cardiovascular systems receiving doses of 50 Gray</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Death </w:t>
      </w:r>
      <w:r w:rsidR="00B85508">
        <w:rPr>
          <w:rStyle w:val="normaltextrun"/>
          <w:rFonts w:asciiTheme="minorHAnsi" w:hAnsiTheme="minorHAnsi" w:cstheme="minorHAnsi"/>
          <w:color w:val="000000"/>
          <w:sz w:val="22"/>
          <w:szCs w:val="22"/>
        </w:rPr>
        <w:t xml:space="preserve">will typically occur </w:t>
      </w:r>
      <w:r w:rsidR="00F23879" w:rsidRPr="007D5106">
        <w:rPr>
          <w:rStyle w:val="normaltextrun"/>
          <w:rFonts w:asciiTheme="minorHAnsi" w:hAnsiTheme="minorHAnsi" w:cstheme="minorHAnsi"/>
          <w:color w:val="000000"/>
          <w:sz w:val="22"/>
          <w:szCs w:val="22"/>
        </w:rPr>
        <w:t>within 2 hours or up to 2 days</w:t>
      </w:r>
      <w:r w:rsidR="00F23879" w:rsidRPr="007D5106">
        <w:rPr>
          <w:rStyle w:val="eop"/>
          <w:rFonts w:asciiTheme="minorHAnsi" w:hAnsiTheme="minorHAnsi" w:cstheme="minorHAnsi"/>
          <w:color w:val="000000"/>
          <w:sz w:val="22"/>
          <w:szCs w:val="22"/>
        </w:rPr>
        <w:t>​</w:t>
      </w:r>
      <w:r w:rsidR="0096537C" w:rsidRPr="007D5106">
        <w:rPr>
          <w:rFonts w:asciiTheme="minorHAnsi" w:hAnsiTheme="minorHAnsi" w:cstheme="minorHAnsi"/>
          <w:sz w:val="22"/>
          <w:szCs w:val="22"/>
        </w:rPr>
        <w:t xml:space="preserve">. </w:t>
      </w:r>
      <w:r w:rsidR="00F23879" w:rsidRPr="007D5106">
        <w:rPr>
          <w:rStyle w:val="normaltextrun"/>
          <w:rFonts w:asciiTheme="minorHAnsi" w:hAnsiTheme="minorHAnsi" w:cstheme="minorHAnsi"/>
          <w:color w:val="000000"/>
          <w:sz w:val="22"/>
          <w:szCs w:val="22"/>
        </w:rPr>
        <w:t xml:space="preserve">The final result of damage is </w:t>
      </w:r>
      <w:r w:rsidR="00B85508">
        <w:rPr>
          <w:rStyle w:val="normaltextrun"/>
          <w:rFonts w:asciiTheme="minorHAnsi" w:hAnsiTheme="minorHAnsi" w:cstheme="minorHAnsi"/>
          <w:color w:val="000000"/>
          <w:sz w:val="22"/>
          <w:szCs w:val="22"/>
        </w:rPr>
        <w:t xml:space="preserve">the </w:t>
      </w:r>
      <w:r w:rsidR="00F23879" w:rsidRPr="007D5106">
        <w:rPr>
          <w:rStyle w:val="normaltextrun"/>
          <w:rFonts w:asciiTheme="minorHAnsi" w:hAnsiTheme="minorHAnsi" w:cstheme="minorHAnsi"/>
          <w:color w:val="000000"/>
          <w:sz w:val="22"/>
          <w:szCs w:val="22"/>
        </w:rPr>
        <w:t>failure of the Central Nervous System and cardiovascular systems.</w:t>
      </w:r>
      <w:r w:rsidR="00F23879" w:rsidRPr="007D5106">
        <w:rPr>
          <w:rStyle w:val="eop"/>
          <w:rFonts w:asciiTheme="minorHAnsi" w:hAnsiTheme="minorHAnsi" w:cstheme="minorHAnsi"/>
          <w:color w:val="000000"/>
          <w:sz w:val="22"/>
          <w:szCs w:val="22"/>
        </w:rPr>
        <w:t>​</w:t>
      </w:r>
      <w:r w:rsidR="00B85508">
        <w:rPr>
          <w:rStyle w:val="eop"/>
          <w:rFonts w:asciiTheme="minorHAnsi" w:hAnsiTheme="minorHAnsi" w:cstheme="minorHAnsi"/>
          <w:color w:val="000000"/>
          <w:sz w:val="22"/>
          <w:szCs w:val="22"/>
        </w:rPr>
        <w:t xml:space="preserve"> CNS syndrome </w:t>
      </w:r>
      <w:r w:rsidR="00B85508">
        <w:rPr>
          <w:rStyle w:val="normaltextrun"/>
          <w:rFonts w:asciiTheme="minorHAnsi" w:hAnsiTheme="minorHAnsi" w:cstheme="minorHAnsi"/>
          <w:color w:val="000000"/>
          <w:sz w:val="22"/>
          <w:szCs w:val="22"/>
        </w:rPr>
        <w:t>f</w:t>
      </w:r>
      <w:r w:rsidR="00F23879" w:rsidRPr="007D5106">
        <w:rPr>
          <w:rStyle w:val="normaltextrun"/>
          <w:rFonts w:asciiTheme="minorHAnsi" w:hAnsiTheme="minorHAnsi" w:cstheme="minorHAnsi"/>
          <w:color w:val="000000"/>
          <w:sz w:val="22"/>
          <w:szCs w:val="22"/>
        </w:rPr>
        <w:t xml:space="preserve">ollows a </w:t>
      </w:r>
      <w:r w:rsidR="00B85508">
        <w:rPr>
          <w:rStyle w:val="normaltextrun"/>
          <w:rFonts w:asciiTheme="minorHAnsi" w:hAnsiTheme="minorHAnsi" w:cstheme="minorHAnsi"/>
          <w:color w:val="000000"/>
          <w:sz w:val="22"/>
          <w:szCs w:val="22"/>
        </w:rPr>
        <w:t>t</w:t>
      </w:r>
      <w:r w:rsidR="00F23879" w:rsidRPr="007D5106">
        <w:rPr>
          <w:rStyle w:val="normaltextrun"/>
          <w:rFonts w:asciiTheme="minorHAnsi" w:hAnsiTheme="minorHAnsi" w:cstheme="minorHAnsi"/>
          <w:color w:val="000000"/>
          <w:sz w:val="22"/>
          <w:szCs w:val="22"/>
        </w:rPr>
        <w:t>hreshold, linear dose</w:t>
      </w:r>
      <w:r w:rsidR="00B85508">
        <w:rPr>
          <w:rStyle w:val="normaltextrun"/>
          <w:rFonts w:asciiTheme="minorHAnsi" w:hAnsiTheme="minorHAnsi" w:cstheme="minorHAnsi"/>
          <w:color w:val="000000"/>
          <w:sz w:val="22"/>
          <w:szCs w:val="22"/>
        </w:rPr>
        <w:t>-</w:t>
      </w:r>
      <w:r w:rsidR="00F23879" w:rsidRPr="007D5106">
        <w:rPr>
          <w:rStyle w:val="normaltextrun"/>
          <w:rFonts w:asciiTheme="minorHAnsi" w:hAnsiTheme="minorHAnsi" w:cstheme="minorHAnsi"/>
          <w:color w:val="000000"/>
          <w:sz w:val="22"/>
          <w:szCs w:val="22"/>
        </w:rPr>
        <w:t>response relationship</w:t>
      </w:r>
      <w:r w:rsidR="0096537C" w:rsidRPr="007D5106">
        <w:rPr>
          <w:rStyle w:val="normaltextrun"/>
          <w:rFonts w:asciiTheme="minorHAnsi" w:hAnsiTheme="minorHAnsi" w:cstheme="minorHAnsi"/>
          <w:color w:val="000000"/>
          <w:sz w:val="22"/>
          <w:szCs w:val="22"/>
        </w:rPr>
        <w:t>.</w:t>
      </w:r>
    </w:p>
    <w:p w14:paraId="2C17CC0B" w14:textId="77777777" w:rsidR="0096537C" w:rsidRDefault="0096537C" w:rsidP="00F23879">
      <w:pPr>
        <w:pStyle w:val="paragraph"/>
        <w:spacing w:before="0" w:beforeAutospacing="0" w:after="0" w:afterAutospacing="0"/>
        <w:textAlignment w:val="baseline"/>
        <w:rPr>
          <w:rStyle w:val="normaltextrun"/>
          <w:rFonts w:asciiTheme="minorHAnsi" w:hAnsiTheme="minorHAnsi" w:cstheme="minorHAnsi"/>
          <w:color w:val="000000"/>
          <w:sz w:val="22"/>
          <w:szCs w:val="22"/>
        </w:rPr>
      </w:pPr>
    </w:p>
    <w:p w14:paraId="189EFBBA" w14:textId="05B4070F" w:rsidR="00EB75FB" w:rsidRPr="00F0249F" w:rsidRDefault="007D5106">
      <w:pPr>
        <w:pStyle w:val="Heading1"/>
        <w:pPrChange w:id="214" w:author="Jessica Marshall" w:date="2023-06-28T14:52:00Z">
          <w:pPr>
            <w:pStyle w:val="paragraph"/>
            <w:spacing w:before="0" w:beforeAutospacing="0" w:after="0" w:afterAutospacing="0"/>
            <w:jc w:val="center"/>
            <w:textAlignment w:val="baseline"/>
          </w:pPr>
        </w:pPrChange>
      </w:pPr>
      <w:r>
        <w:rPr>
          <w:rStyle w:val="normaltextrun"/>
        </w:rPr>
        <w:t>Conclusion</w:t>
      </w:r>
    </w:p>
    <w:p w14:paraId="4EC40F55" w14:textId="6B2F7651" w:rsidR="00D44338" w:rsidDel="004307CF" w:rsidRDefault="00D44338" w:rsidP="00F23879">
      <w:pPr>
        <w:spacing w:after="0" w:line="240" w:lineRule="auto"/>
        <w:rPr>
          <w:del w:id="215" w:author="Jessica Marshall" w:date="2023-06-28T14:52:00Z"/>
          <w:rFonts w:cstheme="minorHAnsi"/>
        </w:rPr>
      </w:pPr>
    </w:p>
    <w:p w14:paraId="02BF7339" w14:textId="007187AA" w:rsidR="00F0249F" w:rsidRDefault="00F0249F" w:rsidP="00F0249F">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Pr>
          <w:rStyle w:val="normaltextrun"/>
          <w:rFonts w:asciiTheme="minorHAnsi" w:hAnsiTheme="minorHAnsi" w:cstheme="minorHAnsi"/>
          <w:color w:val="000000"/>
          <w:sz w:val="22"/>
          <w:szCs w:val="22"/>
        </w:rPr>
        <w:t>This article follows the first section of the Safety, Radiation Physics, and Radiobiology outline of the content specifications for Radiography as published by the ARRT.</w:t>
      </w:r>
      <w:r w:rsidR="00D25722" w:rsidRPr="00D25722">
        <w:rPr>
          <w:rStyle w:val="normaltextrun"/>
          <w:rFonts w:asciiTheme="minorHAnsi" w:hAnsiTheme="minorHAnsi" w:cstheme="minorHAnsi"/>
          <w:color w:val="000000"/>
          <w:sz w:val="22"/>
          <w:szCs w:val="22"/>
          <w:vertAlign w:val="superscript"/>
        </w:rPr>
        <w:fldChar w:fldCharType="begin"/>
      </w:r>
      <w:r w:rsidR="00D25722" w:rsidRPr="00D25722">
        <w:rPr>
          <w:rStyle w:val="normaltextrun"/>
          <w:rFonts w:asciiTheme="minorHAnsi" w:hAnsiTheme="minorHAnsi" w:cstheme="minorHAnsi"/>
          <w:color w:val="000000"/>
          <w:sz w:val="22"/>
          <w:szCs w:val="22"/>
          <w:vertAlign w:val="superscript"/>
        </w:rPr>
        <w:instrText xml:space="preserve"> NOTEREF _Ref137915033 \h </w:instrText>
      </w:r>
      <w:r w:rsidR="00D25722">
        <w:rPr>
          <w:rStyle w:val="normaltextrun"/>
          <w:rFonts w:asciiTheme="minorHAnsi" w:hAnsiTheme="minorHAnsi" w:cstheme="minorHAnsi"/>
          <w:color w:val="000000"/>
          <w:sz w:val="22"/>
          <w:szCs w:val="22"/>
          <w:vertAlign w:val="superscript"/>
        </w:rPr>
        <w:instrText xml:space="preserve"> \* MERGEFORMAT </w:instrText>
      </w:r>
      <w:r w:rsidR="00D25722" w:rsidRPr="00D25722">
        <w:rPr>
          <w:rStyle w:val="normaltextrun"/>
          <w:rFonts w:asciiTheme="minorHAnsi" w:hAnsiTheme="minorHAnsi" w:cstheme="minorHAnsi"/>
          <w:color w:val="000000"/>
          <w:sz w:val="22"/>
          <w:szCs w:val="22"/>
          <w:vertAlign w:val="superscript"/>
        </w:rPr>
      </w:r>
      <w:r w:rsidR="00D25722" w:rsidRPr="00D25722">
        <w:rPr>
          <w:rStyle w:val="normaltextrun"/>
          <w:rFonts w:asciiTheme="minorHAnsi" w:hAnsiTheme="minorHAnsi" w:cstheme="minorHAnsi"/>
          <w:color w:val="000000"/>
          <w:sz w:val="22"/>
          <w:szCs w:val="22"/>
          <w:vertAlign w:val="superscript"/>
        </w:rPr>
        <w:fldChar w:fldCharType="separate"/>
      </w:r>
      <w:r w:rsidR="00D25722" w:rsidRPr="00D25722">
        <w:rPr>
          <w:rStyle w:val="normaltextrun"/>
          <w:rFonts w:asciiTheme="minorHAnsi" w:hAnsiTheme="minorHAnsi" w:cstheme="minorHAnsi"/>
          <w:color w:val="000000"/>
          <w:sz w:val="22"/>
          <w:szCs w:val="22"/>
          <w:vertAlign w:val="superscript"/>
        </w:rPr>
        <w:t>1</w:t>
      </w:r>
      <w:r w:rsidR="00D25722" w:rsidRPr="00D25722">
        <w:rPr>
          <w:rStyle w:val="normaltextrun"/>
          <w:rFonts w:asciiTheme="minorHAnsi" w:hAnsiTheme="minorHAnsi" w:cstheme="minorHAnsi"/>
          <w:color w:val="000000"/>
          <w:sz w:val="22"/>
          <w:szCs w:val="22"/>
          <w:vertAlign w:val="superscript"/>
        </w:rPr>
        <w:fldChar w:fldCharType="end"/>
      </w:r>
      <w:r w:rsidRPr="00D25722">
        <w:rPr>
          <w:rStyle w:val="normaltextrun"/>
          <w:rFonts w:asciiTheme="minorHAnsi" w:hAnsiTheme="minorHAnsi" w:cstheme="minorHAnsi"/>
          <w:color w:val="000000"/>
          <w:sz w:val="22"/>
          <w:szCs w:val="22"/>
          <w:vertAlign w:val="superscript"/>
        </w:rPr>
        <w:t xml:space="preserve"> </w:t>
      </w:r>
    </w:p>
    <w:p w14:paraId="092B7B40" w14:textId="77777777" w:rsidR="00BC3050" w:rsidRDefault="00BC3050" w:rsidP="00F23879">
      <w:pPr>
        <w:spacing w:after="0" w:line="240" w:lineRule="auto"/>
        <w:rPr>
          <w:rFonts w:cstheme="minorHAnsi"/>
        </w:rPr>
      </w:pPr>
    </w:p>
    <w:p w14:paraId="55A889CA" w14:textId="77777777" w:rsidR="00BC3050" w:rsidRDefault="00BC3050" w:rsidP="00F23879">
      <w:pPr>
        <w:spacing w:after="0" w:line="240" w:lineRule="auto"/>
        <w:rPr>
          <w:rFonts w:cstheme="minorHAnsi"/>
        </w:rPr>
      </w:pPr>
    </w:p>
    <w:p w14:paraId="47DD58D7" w14:textId="1E6E286D" w:rsidR="00D25722" w:rsidRDefault="00D25722">
      <w:pPr>
        <w:rPr>
          <w:rFonts w:cstheme="minorHAnsi"/>
        </w:rPr>
      </w:pPr>
      <w:r>
        <w:rPr>
          <w:rFonts w:cstheme="minorHAnsi"/>
        </w:rPr>
        <w:br w:type="page"/>
      </w:r>
    </w:p>
    <w:p w14:paraId="0311A2C3" w14:textId="77777777" w:rsidR="00BC3050" w:rsidRDefault="00BC3050" w:rsidP="00F23879">
      <w:pPr>
        <w:spacing w:after="0" w:line="240" w:lineRule="auto"/>
        <w:rPr>
          <w:rFonts w:cstheme="minorHAnsi"/>
        </w:rPr>
      </w:pPr>
    </w:p>
    <w:p w14:paraId="0BE758EE" w14:textId="1A035D7B" w:rsidR="00DD724B" w:rsidRPr="00DC7B29" w:rsidRDefault="00DD724B" w:rsidP="00DD724B">
      <w:pPr>
        <w:spacing w:after="0" w:line="240" w:lineRule="auto"/>
        <w:jc w:val="center"/>
        <w:rPr>
          <w:rFonts w:cstheme="minorHAnsi"/>
          <w:b/>
          <w:bCs/>
        </w:rPr>
      </w:pPr>
      <w:r w:rsidRPr="00DC7B29">
        <w:rPr>
          <w:rFonts w:cstheme="minorHAnsi"/>
          <w:b/>
          <w:bCs/>
        </w:rPr>
        <w:t>References</w:t>
      </w:r>
    </w:p>
    <w:p w14:paraId="503754BB" w14:textId="77777777" w:rsidR="00DD724B" w:rsidRDefault="00DD724B" w:rsidP="00DD724B">
      <w:pPr>
        <w:spacing w:after="0" w:line="240" w:lineRule="auto"/>
        <w:jc w:val="center"/>
        <w:rPr>
          <w:rFonts w:cstheme="minorHAnsi"/>
        </w:rPr>
      </w:pPr>
    </w:p>
    <w:p w14:paraId="620B7AEC" w14:textId="17DC008F" w:rsidR="00DD724B" w:rsidRPr="00F23879" w:rsidRDefault="00DD724B" w:rsidP="00DD724B">
      <w:pPr>
        <w:spacing w:after="0" w:line="240" w:lineRule="auto"/>
        <w:rPr>
          <w:rFonts w:cstheme="minorHAnsi"/>
        </w:rPr>
      </w:pPr>
    </w:p>
    <w:sectPr w:rsidR="00DD724B" w:rsidRPr="00F23879">
      <w:endnotePr>
        <w:numFmt w:val="decimal"/>
      </w:endnotePr>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 w:author="Jessica Marshall" w:date="2023-06-28T14:37:00Z" w:initials="JM">
    <w:p w14:paraId="551F2325" w14:textId="77777777" w:rsidR="001F352D" w:rsidRDefault="001F352D" w:rsidP="002A7E0E">
      <w:r>
        <w:rPr>
          <w:rStyle w:val="CommentReference"/>
        </w:rPr>
        <w:annotationRef/>
      </w:r>
      <w:r>
        <w:rPr>
          <w:color w:val="000000"/>
          <w:sz w:val="20"/>
          <w:szCs w:val="20"/>
        </w:rPr>
        <w:t xml:space="preserve">Kelli - I reworked the format of the outline. I don’t think we need all the sub levels in the outline - I think we can just go down 3 levels (i.e. 2.1.1) </w:t>
      </w:r>
    </w:p>
  </w:comment>
  <w:comment w:id="5" w:author="Jessica Marshall" w:date="2023-06-28T14:38:00Z" w:initials="JM">
    <w:p w14:paraId="47091510" w14:textId="77777777" w:rsidR="00695C72" w:rsidRDefault="00695C72" w:rsidP="007150E4">
      <w:r>
        <w:rPr>
          <w:rStyle w:val="CommentReference"/>
        </w:rPr>
        <w:annotationRef/>
      </w:r>
      <w:r>
        <w:rPr>
          <w:color w:val="000000"/>
          <w:sz w:val="20"/>
          <w:szCs w:val="20"/>
        </w:rPr>
        <w:t xml:space="preserve">I bumped this out. Let me know if these edits work. </w:t>
      </w:r>
    </w:p>
  </w:comment>
  <w:comment w:id="6" w:author="Jessica Marshall" w:date="2023-06-28T14:38:00Z" w:initials="JM">
    <w:p w14:paraId="6926D761" w14:textId="77777777" w:rsidR="00695C72" w:rsidRDefault="00695C72" w:rsidP="00070027">
      <w:r>
        <w:rPr>
          <w:rStyle w:val="CommentReference"/>
        </w:rPr>
        <w:annotationRef/>
      </w:r>
      <w:r>
        <w:rPr>
          <w:color w:val="000000"/>
          <w:sz w:val="20"/>
          <w:szCs w:val="20"/>
        </w:rPr>
        <w:t>Would you diversify the verb choice for the objectives? I’d like to avoid repeating the verb if possible.</w:t>
      </w:r>
    </w:p>
  </w:comment>
  <w:comment w:id="7" w:author="Jessica Marshall" w:date="2023-06-28T15:19:00Z" w:initials="JM">
    <w:p w14:paraId="57C86BB3" w14:textId="77777777" w:rsidR="007E5341" w:rsidRDefault="00456F41" w:rsidP="00031BE6">
      <w:r>
        <w:rPr>
          <w:rStyle w:val="CommentReference"/>
        </w:rPr>
        <w:annotationRef/>
      </w:r>
      <w:r w:rsidR="007E5341">
        <w:rPr>
          <w:sz w:val="20"/>
          <w:szCs w:val="20"/>
        </w:rPr>
        <w:t>Throughout the article can you highlight the text that corresponds to each question in green and please add a comment at each spot that indicates what question that corresponds to.</w:t>
      </w:r>
    </w:p>
  </w:comment>
  <w:comment w:id="8" w:author="Jessica Marshall" w:date="2023-06-28T14:54:00Z" w:initials="JM">
    <w:p w14:paraId="077C4757" w14:textId="767F179A" w:rsidR="00730E10" w:rsidRDefault="00730E10" w:rsidP="0021214A">
      <w:r>
        <w:rPr>
          <w:rStyle w:val="CommentReference"/>
        </w:rPr>
        <w:annotationRef/>
      </w:r>
      <w:r>
        <w:rPr>
          <w:color w:val="000000"/>
          <w:sz w:val="20"/>
          <w:szCs w:val="20"/>
        </w:rPr>
        <w:t xml:space="preserve">Do we need all this information in the article itself? Perhaps we can just have a shorter intro that is more scientific and keep the last line about this article counting to CQR credit. </w:t>
      </w:r>
    </w:p>
  </w:comment>
  <w:comment w:id="10" w:author="Jessica Marshall" w:date="2023-06-28T14:45:00Z" w:initials="JM">
    <w:p w14:paraId="6851F10E" w14:textId="27ACDB85" w:rsidR="00F82113" w:rsidRDefault="00F82113" w:rsidP="00A93C4F">
      <w:r>
        <w:rPr>
          <w:rStyle w:val="CommentReference"/>
        </w:rPr>
        <w:annotationRef/>
      </w:r>
      <w:r>
        <w:rPr>
          <w:color w:val="000000"/>
          <w:sz w:val="20"/>
          <w:szCs w:val="20"/>
        </w:rPr>
        <w:t xml:space="preserve">I’d like to avoid having a reference in the headers. Please move it into the main body. </w:t>
      </w:r>
    </w:p>
  </w:comment>
  <w:comment w:id="11" w:author="Jessica Marshall" w:date="2023-06-28T15:04:00Z" w:initials="JM">
    <w:p w14:paraId="6215F417" w14:textId="77777777" w:rsidR="00DE4500" w:rsidRDefault="00DE4500" w:rsidP="00DD3028">
      <w:r>
        <w:rPr>
          <w:rStyle w:val="CommentReference"/>
        </w:rPr>
        <w:annotationRef/>
      </w:r>
      <w:r>
        <w:rPr>
          <w:color w:val="000000"/>
          <w:sz w:val="20"/>
          <w:szCs w:val="20"/>
        </w:rPr>
        <w:t xml:space="preserve">Regarding key take homes - would you create 3 bullets at the top with your summary of what the takeaways are. There is quite a bit of yellow highlighting, so I think it would be easier for me to see what you specifically intended the takeaways to be. </w:t>
      </w:r>
    </w:p>
  </w:comment>
  <w:comment w:id="18" w:author="Jessica Marshall" w:date="2023-06-28T14:59:00Z" w:initials="JM">
    <w:p w14:paraId="46BA3619" w14:textId="342BBD67" w:rsidR="002C5ADE" w:rsidRDefault="002C5ADE" w:rsidP="00E37FB3">
      <w:r>
        <w:rPr>
          <w:rStyle w:val="CommentReference"/>
        </w:rPr>
        <w:annotationRef/>
      </w:r>
      <w:r>
        <w:rPr>
          <w:color w:val="000000"/>
          <w:sz w:val="20"/>
          <w:szCs w:val="20"/>
        </w:rPr>
        <w:t>I’m not sure what is going on here, but there seems to be a formatting glitch, where spacing are showing up but they are acting wonky. If you turn on the paragraph spacer option - you can see them as superscript looking open circles. There are also some strange characters posting. I’m not sure if you perhaps are cutting and pasting which is causing the formatting challenge. If this is the case, I would urge you to make sure you are appropriately editing the words so as not to have any issues with verbatim language. Additionally, if you are copying and pasting and then editing, make sure you past unformatted text - that will prevent all these glitches.</w:t>
      </w:r>
    </w:p>
  </w:comment>
  <w:comment w:id="32" w:author="Jessica Marshall" w:date="2023-06-28T15:00:00Z" w:initials="JM">
    <w:p w14:paraId="21825BA5" w14:textId="77777777" w:rsidR="002C5ADE" w:rsidRDefault="002C5ADE" w:rsidP="00034AD8">
      <w:r>
        <w:rPr>
          <w:rStyle w:val="CommentReference"/>
        </w:rPr>
        <w:annotationRef/>
      </w:r>
      <w:r>
        <w:rPr>
          <w:color w:val="000000"/>
          <w:sz w:val="20"/>
          <w:szCs w:val="20"/>
        </w:rPr>
        <w:t>Some of this text appears grey - which may also be a copy and paste formatting issue.</w:t>
      </w:r>
    </w:p>
  </w:comment>
  <w:comment w:id="40" w:author="Jessica Marshall" w:date="2023-06-28T15:01:00Z" w:initials="JM">
    <w:p w14:paraId="5F9F33A6" w14:textId="77777777" w:rsidR="00E820B8" w:rsidRDefault="00E820B8" w:rsidP="00147000">
      <w:r>
        <w:rPr>
          <w:rStyle w:val="CommentReference"/>
        </w:rPr>
        <w:annotationRef/>
      </w:r>
      <w:r>
        <w:rPr>
          <w:color w:val="000000"/>
          <w:sz w:val="20"/>
          <w:szCs w:val="20"/>
        </w:rPr>
        <w:t>When you review, please turn on track changes and view all mark up - also please turn on the paragraph/spacer symbol so you can see the formatting issues I am referring to. If you can go through and correct them, that would be great.</w:t>
      </w:r>
    </w:p>
  </w:comment>
  <w:comment w:id="46" w:author="Jessica Marshall" w:date="2023-06-28T15:01:00Z" w:initials="JM">
    <w:p w14:paraId="04E41A6D" w14:textId="77777777" w:rsidR="00E820B8" w:rsidRDefault="00E820B8" w:rsidP="00C24035">
      <w:r>
        <w:rPr>
          <w:rStyle w:val="CommentReference"/>
        </w:rPr>
        <w:annotationRef/>
      </w:r>
      <w:r>
        <w:rPr>
          <w:color w:val="000000"/>
          <w:sz w:val="20"/>
          <w:szCs w:val="20"/>
        </w:rPr>
        <w:t>Example of a strange character.</w:t>
      </w:r>
    </w:p>
  </w:comment>
  <w:comment w:id="47" w:author="Jessica Marshall" w:date="2023-06-28T15:01:00Z" w:initials="JM">
    <w:p w14:paraId="64662E96" w14:textId="77777777" w:rsidR="00E820B8" w:rsidRDefault="00E820B8" w:rsidP="002A3116">
      <w:r>
        <w:rPr>
          <w:rStyle w:val="CommentReference"/>
        </w:rPr>
        <w:annotationRef/>
      </w:r>
      <w:r>
        <w:rPr>
          <w:color w:val="000000"/>
          <w:sz w:val="20"/>
          <w:szCs w:val="20"/>
        </w:rPr>
        <w:t>Example of weird spacing issue.</w:t>
      </w:r>
    </w:p>
  </w:comment>
  <w:comment w:id="63" w:author="Jessica Marshall" w:date="2023-06-28T15:07:00Z" w:initials="JM">
    <w:p w14:paraId="2A9C51D3" w14:textId="77777777" w:rsidR="00DE4500" w:rsidRDefault="00DE4500" w:rsidP="00A56CFD">
      <w:r>
        <w:rPr>
          <w:rStyle w:val="CommentReference"/>
        </w:rPr>
        <w:annotationRef/>
      </w:r>
      <w:r>
        <w:rPr>
          <w:color w:val="000000"/>
          <w:sz w:val="20"/>
          <w:szCs w:val="20"/>
        </w:rPr>
        <w:t xml:space="preserve">These should be listed in the order you are going to subsequently present them. </w:t>
      </w:r>
    </w:p>
  </w:comment>
  <w:comment w:id="77" w:author="Jessica Marshall" w:date="2023-06-28T15:10:00Z" w:initials="JM">
    <w:p w14:paraId="77CA3CC6" w14:textId="77777777" w:rsidR="00EC43F2" w:rsidRDefault="00EC43F2" w:rsidP="00C1774B">
      <w:r>
        <w:rPr>
          <w:rStyle w:val="CommentReference"/>
        </w:rPr>
        <w:annotationRef/>
      </w:r>
      <w:r>
        <w:rPr>
          <w:color w:val="000000"/>
          <w:sz w:val="20"/>
          <w:szCs w:val="20"/>
        </w:rPr>
        <w:t xml:space="preserve">Lots of strange characters in this paragraph. </w:t>
      </w:r>
    </w:p>
  </w:comment>
  <w:comment w:id="88" w:author="Jessica Marshall" w:date="2023-06-28T15:12:00Z" w:initials="JM">
    <w:p w14:paraId="21867EB2" w14:textId="77777777" w:rsidR="00662F7C" w:rsidRDefault="00662F7C" w:rsidP="00356203">
      <w:r>
        <w:rPr>
          <w:rStyle w:val="CommentReference"/>
        </w:rPr>
        <w:annotationRef/>
      </w:r>
      <w:r>
        <w:rPr>
          <w:color w:val="000000"/>
          <w:sz w:val="20"/>
          <w:szCs w:val="20"/>
        </w:rPr>
        <w:t xml:space="preserve">Is there a relationship of this material to tissues? Are there determinants for what dose-response curve will be followed? </w:t>
      </w:r>
    </w:p>
  </w:comment>
  <w:comment w:id="95" w:author="Jessica Marshall" w:date="2023-06-28T14:47:00Z" w:initials="JM">
    <w:p w14:paraId="0F93350C" w14:textId="1E189685" w:rsidR="002148A1" w:rsidRDefault="002148A1" w:rsidP="00D86CE4">
      <w:r>
        <w:rPr>
          <w:rStyle w:val="CommentReference"/>
        </w:rPr>
        <w:annotationRef/>
      </w:r>
      <w:r>
        <w:rPr>
          <w:color w:val="000000"/>
          <w:sz w:val="20"/>
          <w:szCs w:val="20"/>
        </w:rPr>
        <w:t>Is this a subtitle?</w:t>
      </w:r>
    </w:p>
  </w:comment>
  <w:comment w:id="111" w:author="Jessica Marshall" w:date="2023-06-28T14:48:00Z" w:initials="JM">
    <w:p w14:paraId="4BAA765D" w14:textId="77777777" w:rsidR="00A76E8E" w:rsidRDefault="002148A1" w:rsidP="00A541CC">
      <w:r>
        <w:rPr>
          <w:rStyle w:val="CommentReference"/>
        </w:rPr>
        <w:annotationRef/>
      </w:r>
      <w:r w:rsidR="00A76E8E">
        <w:rPr>
          <w:sz w:val="20"/>
          <w:szCs w:val="20"/>
        </w:rPr>
        <w:t xml:space="preserve">Do we need this since we have information above? </w:t>
      </w:r>
    </w:p>
  </w:comment>
  <w:comment w:id="137" w:author="Jessica Marshall" w:date="2023-06-28T14:51:00Z" w:initials="JM">
    <w:p w14:paraId="4ACDD706" w14:textId="773E9B47" w:rsidR="004307CF" w:rsidRDefault="004307CF" w:rsidP="00994721">
      <w:r>
        <w:rPr>
          <w:rStyle w:val="CommentReference"/>
        </w:rPr>
        <w:annotationRef/>
      </w:r>
      <w:r>
        <w:rPr>
          <w:color w:val="000000"/>
          <w:sz w:val="20"/>
          <w:szCs w:val="20"/>
        </w:rPr>
        <w:t>Could you set this up as a table with three columns: Organ/tissue; Impact of Radiation; Specific Considerations (in this last column you would put the dose info you have and anything that goes beyond the actual description of the radio-damage).</w:t>
      </w:r>
    </w:p>
  </w:comment>
  <w:comment w:id="181" w:author="Jessica Marshall" w:date="2023-06-28T15:15:00Z" w:initials="JM">
    <w:p w14:paraId="43CA3C84" w14:textId="77777777" w:rsidR="000D4D3E" w:rsidRDefault="000D4D3E" w:rsidP="00941F08">
      <w:r>
        <w:rPr>
          <w:rStyle w:val="CommentReference"/>
        </w:rPr>
        <w:annotationRef/>
      </w:r>
      <w:r>
        <w:rPr>
          <w:color w:val="000000"/>
          <w:sz w:val="20"/>
          <w:szCs w:val="20"/>
        </w:rPr>
        <w:t>Does this need to be here or can you just have the first sentence of this section wrapped into what you had as section 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51F2325" w15:done="0"/>
  <w15:commentEx w15:paraId="47091510" w15:done="0"/>
  <w15:commentEx w15:paraId="6926D761" w15:done="0"/>
  <w15:commentEx w15:paraId="57C86BB3" w15:done="0"/>
  <w15:commentEx w15:paraId="077C4757" w15:done="0"/>
  <w15:commentEx w15:paraId="6851F10E" w15:done="0"/>
  <w15:commentEx w15:paraId="6215F417" w15:done="0"/>
  <w15:commentEx w15:paraId="46BA3619" w15:done="0"/>
  <w15:commentEx w15:paraId="21825BA5" w15:done="0"/>
  <w15:commentEx w15:paraId="5F9F33A6" w15:done="0"/>
  <w15:commentEx w15:paraId="04E41A6D" w15:done="0"/>
  <w15:commentEx w15:paraId="64662E96" w15:done="0"/>
  <w15:commentEx w15:paraId="2A9C51D3" w15:done="0"/>
  <w15:commentEx w15:paraId="77CA3CC6" w15:done="0"/>
  <w15:commentEx w15:paraId="21867EB2" w15:done="0"/>
  <w15:commentEx w15:paraId="0F93350C" w15:done="0"/>
  <w15:commentEx w15:paraId="4BAA765D" w15:done="0"/>
  <w15:commentEx w15:paraId="4ACDD706" w15:done="0"/>
  <w15:commentEx w15:paraId="43CA3C8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46C43C" w16cex:dateUtc="2023-06-28T18:37:00Z"/>
  <w16cex:commentExtensible w16cex:durableId="2846C452" w16cex:dateUtc="2023-06-28T18:38:00Z"/>
  <w16cex:commentExtensible w16cex:durableId="2846C478" w16cex:dateUtc="2023-06-28T18:38:00Z"/>
  <w16cex:commentExtensible w16cex:durableId="2846CE15" w16cex:dateUtc="2023-06-28T19:19:00Z"/>
  <w16cex:commentExtensible w16cex:durableId="2846C829" w16cex:dateUtc="2023-06-28T18:54:00Z"/>
  <w16cex:commentExtensible w16cex:durableId="2846C611" w16cex:dateUtc="2023-06-28T18:45:00Z"/>
  <w16cex:commentExtensible w16cex:durableId="2846CA96" w16cex:dateUtc="2023-06-28T19:04:00Z"/>
  <w16cex:commentExtensible w16cex:durableId="2846C95F" w16cex:dateUtc="2023-06-28T18:59:00Z"/>
  <w16cex:commentExtensible w16cex:durableId="2846C975" w16cex:dateUtc="2023-06-28T19:00:00Z"/>
  <w16cex:commentExtensible w16cex:durableId="2846C9BB" w16cex:dateUtc="2023-06-28T19:01:00Z"/>
  <w16cex:commentExtensible w16cex:durableId="2846C9D0" w16cex:dateUtc="2023-06-28T19:01:00Z"/>
  <w16cex:commentExtensible w16cex:durableId="2846C9DD" w16cex:dateUtc="2023-06-28T19:01:00Z"/>
  <w16cex:commentExtensible w16cex:durableId="2846CB2F" w16cex:dateUtc="2023-06-28T19:07:00Z"/>
  <w16cex:commentExtensible w16cex:durableId="2846CBEE" w16cex:dateUtc="2023-06-28T19:10:00Z"/>
  <w16cex:commentExtensible w16cex:durableId="2846CC67" w16cex:dateUtc="2023-06-28T19:12:00Z"/>
  <w16cex:commentExtensible w16cex:durableId="2846C68F" w16cex:dateUtc="2023-06-28T18:47:00Z"/>
  <w16cex:commentExtensible w16cex:durableId="2846C6C0" w16cex:dateUtc="2023-06-28T18:48:00Z"/>
  <w16cex:commentExtensible w16cex:durableId="2846C756" w16cex:dateUtc="2023-06-28T18:51:00Z"/>
  <w16cex:commentExtensible w16cex:durableId="2846CD21" w16cex:dateUtc="2023-06-28T19:1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51F2325" w16cid:durableId="2846C43C"/>
  <w16cid:commentId w16cid:paraId="47091510" w16cid:durableId="2846C452"/>
  <w16cid:commentId w16cid:paraId="6926D761" w16cid:durableId="2846C478"/>
  <w16cid:commentId w16cid:paraId="57C86BB3" w16cid:durableId="2846CE15"/>
  <w16cid:commentId w16cid:paraId="077C4757" w16cid:durableId="2846C829"/>
  <w16cid:commentId w16cid:paraId="6851F10E" w16cid:durableId="2846C611"/>
  <w16cid:commentId w16cid:paraId="6215F417" w16cid:durableId="2846CA96"/>
  <w16cid:commentId w16cid:paraId="46BA3619" w16cid:durableId="2846C95F"/>
  <w16cid:commentId w16cid:paraId="21825BA5" w16cid:durableId="2846C975"/>
  <w16cid:commentId w16cid:paraId="5F9F33A6" w16cid:durableId="2846C9BB"/>
  <w16cid:commentId w16cid:paraId="04E41A6D" w16cid:durableId="2846C9D0"/>
  <w16cid:commentId w16cid:paraId="64662E96" w16cid:durableId="2846C9DD"/>
  <w16cid:commentId w16cid:paraId="2A9C51D3" w16cid:durableId="2846CB2F"/>
  <w16cid:commentId w16cid:paraId="77CA3CC6" w16cid:durableId="2846CBEE"/>
  <w16cid:commentId w16cid:paraId="21867EB2" w16cid:durableId="2846CC67"/>
  <w16cid:commentId w16cid:paraId="0F93350C" w16cid:durableId="2846C68F"/>
  <w16cid:commentId w16cid:paraId="4BAA765D" w16cid:durableId="2846C6C0"/>
  <w16cid:commentId w16cid:paraId="4ACDD706" w16cid:durableId="2846C756"/>
  <w16cid:commentId w16cid:paraId="43CA3C84" w16cid:durableId="2846CD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369AF7" w14:textId="77777777" w:rsidR="00585D26" w:rsidRDefault="00585D26" w:rsidP="00EB75FB">
      <w:pPr>
        <w:spacing w:after="0" w:line="240" w:lineRule="auto"/>
      </w:pPr>
      <w:r>
        <w:separator/>
      </w:r>
    </w:p>
  </w:endnote>
  <w:endnote w:type="continuationSeparator" w:id="0">
    <w:p w14:paraId="11A78553" w14:textId="77777777" w:rsidR="00585D26" w:rsidRDefault="00585D26" w:rsidP="00EB75FB">
      <w:pPr>
        <w:spacing w:after="0" w:line="240" w:lineRule="auto"/>
      </w:pPr>
      <w:r>
        <w:continuationSeparator/>
      </w:r>
    </w:p>
  </w:endnote>
  <w:endnote w:id="1">
    <w:p w14:paraId="738A81F6" w14:textId="77777777" w:rsidR="00DC7B29" w:rsidRPr="00DC7B29" w:rsidRDefault="00DC7B29" w:rsidP="00EB75FB">
      <w:pPr>
        <w:spacing w:after="0" w:line="240" w:lineRule="auto"/>
        <w:rPr>
          <w:rFonts w:cstheme="minorHAnsi"/>
        </w:rPr>
      </w:pPr>
      <w:r w:rsidRPr="00DC7B29">
        <w:rPr>
          <w:rFonts w:cstheme="minorHAnsi"/>
        </w:rPr>
        <w:t xml:space="preserve">1. </w:t>
      </w:r>
      <w:r w:rsidRPr="00DC7B29">
        <w:rPr>
          <w:rFonts w:cstheme="minorHAnsi"/>
        </w:rPr>
        <w:tab/>
      </w:r>
      <w:r w:rsidR="00EB75FB" w:rsidRPr="00DC7B29">
        <w:rPr>
          <w:rFonts w:cstheme="minorHAnsi"/>
        </w:rPr>
        <w:t xml:space="preserve">American Registry of Radiologic Technologists (ARRT). </w:t>
      </w:r>
      <w:r w:rsidR="00EB75FB" w:rsidRPr="00DC7B29">
        <w:rPr>
          <w:rFonts w:cstheme="minorHAnsi"/>
          <w:i/>
          <w:iCs/>
        </w:rPr>
        <w:t>Continuing Qualification Requirements</w:t>
      </w:r>
      <w:r w:rsidR="00EB75FB" w:rsidRPr="00DC7B29">
        <w:rPr>
          <w:rFonts w:cstheme="minorHAnsi"/>
        </w:rPr>
        <w:t xml:space="preserve">. </w:t>
      </w:r>
    </w:p>
    <w:p w14:paraId="08F698AD" w14:textId="77777777" w:rsidR="00DC7B29" w:rsidRPr="00DC7B29" w:rsidRDefault="00000000" w:rsidP="00DC7B29">
      <w:pPr>
        <w:spacing w:after="0" w:line="240" w:lineRule="auto"/>
        <w:ind w:firstLine="720"/>
        <w:rPr>
          <w:rFonts w:cstheme="minorHAnsi"/>
        </w:rPr>
      </w:pPr>
      <w:hyperlink r:id="rId1" w:history="1">
        <w:r w:rsidR="00DC7B29" w:rsidRPr="00DC7B29">
          <w:rPr>
            <w:rStyle w:val="Hyperlink"/>
            <w:rFonts w:cstheme="minorHAnsi"/>
          </w:rPr>
          <w:t>https://www.arrt.org/pages/complete-business/manage-credentials/complete-cqr</w:t>
        </w:r>
      </w:hyperlink>
      <w:r w:rsidR="00EB75FB" w:rsidRPr="00DC7B29">
        <w:rPr>
          <w:rFonts w:cstheme="minorHAnsi"/>
        </w:rPr>
        <w:t xml:space="preserve">. (2010). </w:t>
      </w:r>
    </w:p>
    <w:p w14:paraId="2C7F1C31" w14:textId="221B3615" w:rsidR="00EB75FB" w:rsidRPr="00DC7B29" w:rsidRDefault="00EB75FB" w:rsidP="00DC7B29">
      <w:pPr>
        <w:spacing w:after="0" w:line="240" w:lineRule="auto"/>
        <w:ind w:firstLine="720"/>
        <w:rPr>
          <w:rFonts w:cstheme="minorHAnsi"/>
        </w:rPr>
      </w:pPr>
      <w:r w:rsidRPr="00DC7B29">
        <w:rPr>
          <w:rFonts w:cstheme="minorHAnsi"/>
        </w:rPr>
        <w:t xml:space="preserve">Accessed on June 17, 2023. </w:t>
      </w:r>
    </w:p>
    <w:p w14:paraId="39E3A328" w14:textId="2369407F" w:rsidR="00EB75FB" w:rsidRPr="00DC7B29" w:rsidRDefault="00EB75FB">
      <w:pPr>
        <w:pStyle w:val="EndnoteText"/>
        <w:rPr>
          <w:rFonts w:cstheme="minorHAnsi"/>
          <w:sz w:val="22"/>
          <w:szCs w:val="22"/>
        </w:rPr>
      </w:pPr>
    </w:p>
  </w:endnote>
  <w:endnote w:id="2">
    <w:p w14:paraId="0B076886" w14:textId="69BA3D39"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2.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Bushong, S</w:t>
      </w:r>
      <w:r w:rsidR="009401C6" w:rsidRPr="00DC7B29">
        <w:rPr>
          <w:rFonts w:asciiTheme="minorHAnsi" w:hAnsiTheme="minorHAnsi" w:cstheme="minorHAnsi"/>
          <w:sz w:val="22"/>
          <w:szCs w:val="22"/>
        </w:rPr>
        <w:t xml:space="preserve">C. </w:t>
      </w:r>
      <w:r w:rsidR="0096537C" w:rsidRPr="0096537C">
        <w:rPr>
          <w:rFonts w:asciiTheme="minorHAnsi" w:hAnsiTheme="minorHAnsi" w:cstheme="minorHAnsi"/>
          <w:i/>
          <w:iCs/>
          <w:sz w:val="22"/>
          <w:szCs w:val="22"/>
        </w:rPr>
        <w:t>Radiologic Science for Technologists</w:t>
      </w:r>
      <w:r>
        <w:rPr>
          <w:rFonts w:asciiTheme="minorHAnsi" w:hAnsiTheme="minorHAnsi" w:cstheme="minorHAnsi"/>
          <w:i/>
          <w:iCs/>
          <w:sz w:val="22"/>
          <w:szCs w:val="22"/>
        </w:rPr>
        <w:t xml:space="preserve">: Physics, Biology and Protection. </w:t>
      </w:r>
      <w:r w:rsidR="0096537C" w:rsidRPr="0096537C">
        <w:rPr>
          <w:rFonts w:asciiTheme="minorHAnsi" w:hAnsiTheme="minorHAnsi" w:cstheme="minorHAnsi"/>
          <w:sz w:val="22"/>
          <w:szCs w:val="22"/>
        </w:rPr>
        <w:t>12</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edition. Elsevier</w:t>
      </w:r>
      <w:r>
        <w:rPr>
          <w:rFonts w:asciiTheme="minorHAnsi" w:hAnsiTheme="minorHAnsi" w:cstheme="minorHAnsi"/>
          <w:sz w:val="22"/>
          <w:szCs w:val="22"/>
        </w:rPr>
        <w:t>. 2021.</w:t>
      </w:r>
    </w:p>
    <w:p w14:paraId="247FDE4D" w14:textId="364199F9" w:rsidR="008315A5" w:rsidRPr="00DC7B29" w:rsidRDefault="008315A5">
      <w:pPr>
        <w:pStyle w:val="EndnoteText"/>
        <w:rPr>
          <w:rFonts w:cstheme="minorHAnsi"/>
          <w:sz w:val="22"/>
          <w:szCs w:val="22"/>
        </w:rPr>
      </w:pPr>
    </w:p>
  </w:endnote>
  <w:endnote w:id="3">
    <w:p w14:paraId="05B9B397" w14:textId="5EADB4AE" w:rsidR="00871368" w:rsidRPr="00DC7B29" w:rsidRDefault="00DC7B29" w:rsidP="00871368">
      <w:pPr>
        <w:pStyle w:val="paragraph"/>
        <w:spacing w:before="0" w:beforeAutospacing="0" w:after="0" w:afterAutospacing="0"/>
        <w:textAlignment w:val="baseline"/>
        <w:rPr>
          <w:rStyle w:val="normaltextrun"/>
          <w:rFonts w:asciiTheme="minorHAnsi" w:hAnsiTheme="minorHAnsi" w:cstheme="minorHAnsi"/>
          <w:color w:val="000000"/>
          <w:sz w:val="22"/>
          <w:szCs w:val="22"/>
        </w:rPr>
      </w:pPr>
      <w:r w:rsidRPr="00DC7B29">
        <w:rPr>
          <w:rFonts w:asciiTheme="minorHAnsi" w:hAnsiTheme="minorHAnsi" w:cstheme="minorHAnsi"/>
          <w:sz w:val="22"/>
          <w:szCs w:val="22"/>
        </w:rPr>
        <w:t xml:space="preserve">3. </w:t>
      </w:r>
      <w:r w:rsidRPr="00DC7B29">
        <w:rPr>
          <w:rFonts w:asciiTheme="minorHAnsi" w:hAnsiTheme="minorHAnsi" w:cstheme="minorHAnsi"/>
          <w:sz w:val="22"/>
          <w:szCs w:val="22"/>
        </w:rPr>
        <w:tab/>
      </w:r>
      <w:r w:rsidR="00871368" w:rsidRPr="00DC7B29">
        <w:rPr>
          <w:rStyle w:val="normaltextrun"/>
          <w:rFonts w:asciiTheme="minorHAnsi" w:hAnsiTheme="minorHAnsi" w:cstheme="minorHAnsi"/>
          <w:color w:val="000000"/>
          <w:sz w:val="22"/>
          <w:szCs w:val="22"/>
        </w:rPr>
        <w:t>Carroll, QB</w:t>
      </w:r>
      <w:r w:rsidR="00871368" w:rsidRPr="00DC7B29">
        <w:rPr>
          <w:rStyle w:val="normaltextrun"/>
          <w:rFonts w:asciiTheme="minorHAnsi" w:hAnsiTheme="minorHAnsi" w:cstheme="minorHAnsi"/>
          <w:i/>
          <w:iCs/>
          <w:color w:val="000000"/>
          <w:sz w:val="22"/>
          <w:szCs w:val="22"/>
        </w:rPr>
        <w:t>. Radiography in the Digital Age</w:t>
      </w:r>
      <w:r w:rsidR="00871368" w:rsidRPr="00DC7B29">
        <w:rPr>
          <w:rStyle w:val="normaltextrun"/>
          <w:rFonts w:asciiTheme="minorHAnsi" w:hAnsiTheme="minorHAnsi" w:cstheme="minorHAnsi"/>
          <w:color w:val="000000"/>
          <w:sz w:val="22"/>
          <w:szCs w:val="22"/>
        </w:rPr>
        <w:t>. 3</w:t>
      </w:r>
      <w:r w:rsidR="00871368" w:rsidRPr="00DC7B29">
        <w:rPr>
          <w:rStyle w:val="normaltextrun"/>
          <w:rFonts w:asciiTheme="minorHAnsi" w:hAnsiTheme="minorHAnsi" w:cstheme="minorHAnsi"/>
          <w:color w:val="000000"/>
          <w:sz w:val="22"/>
          <w:szCs w:val="22"/>
          <w:vertAlign w:val="superscript"/>
        </w:rPr>
        <w:t>rd</w:t>
      </w:r>
      <w:r w:rsidR="00871368" w:rsidRPr="00DC7B29">
        <w:rPr>
          <w:rStyle w:val="normaltextrun"/>
          <w:rFonts w:asciiTheme="minorHAnsi" w:hAnsiTheme="minorHAnsi" w:cstheme="minorHAnsi"/>
          <w:color w:val="000000"/>
          <w:sz w:val="22"/>
          <w:szCs w:val="22"/>
        </w:rPr>
        <w:t xml:space="preserve"> ed</w:t>
      </w:r>
      <w:r>
        <w:rPr>
          <w:rStyle w:val="normaltextrun"/>
          <w:rFonts w:asciiTheme="minorHAnsi" w:hAnsiTheme="minorHAnsi" w:cstheme="minorHAnsi"/>
          <w:color w:val="000000"/>
          <w:sz w:val="22"/>
          <w:szCs w:val="22"/>
        </w:rPr>
        <w:t xml:space="preserve">ition. </w:t>
      </w:r>
      <w:r w:rsidR="00871368" w:rsidRPr="00DC7B29">
        <w:rPr>
          <w:rStyle w:val="normaltextrun"/>
          <w:rFonts w:asciiTheme="minorHAnsi" w:hAnsiTheme="minorHAnsi" w:cstheme="minorHAnsi"/>
          <w:color w:val="000000"/>
          <w:sz w:val="22"/>
          <w:szCs w:val="22"/>
        </w:rPr>
        <w:t>Thomas Publisher.</w:t>
      </w:r>
      <w:r>
        <w:rPr>
          <w:rStyle w:val="normaltextrun"/>
          <w:rFonts w:asciiTheme="minorHAnsi" w:hAnsiTheme="minorHAnsi" w:cstheme="minorHAnsi"/>
          <w:color w:val="000000"/>
          <w:sz w:val="22"/>
          <w:szCs w:val="22"/>
        </w:rPr>
        <w:t xml:space="preserve"> 2018.</w:t>
      </w:r>
      <w:r w:rsidR="00871368" w:rsidRPr="00DC7B29">
        <w:rPr>
          <w:rStyle w:val="normaltextrun"/>
          <w:rFonts w:asciiTheme="minorHAnsi" w:hAnsiTheme="minorHAnsi" w:cstheme="minorHAnsi"/>
          <w:color w:val="000000"/>
          <w:sz w:val="22"/>
          <w:szCs w:val="22"/>
        </w:rPr>
        <w:t xml:space="preserve"> </w:t>
      </w:r>
    </w:p>
    <w:p w14:paraId="727CF5DD" w14:textId="402B6CCA" w:rsidR="00871368" w:rsidRPr="00DC7B29" w:rsidRDefault="00871368">
      <w:pPr>
        <w:pStyle w:val="EndnoteText"/>
        <w:rPr>
          <w:rFonts w:cstheme="minorHAnsi"/>
          <w:sz w:val="22"/>
          <w:szCs w:val="22"/>
        </w:rPr>
      </w:pPr>
    </w:p>
  </w:endnote>
  <w:endnote w:id="4">
    <w:p w14:paraId="2B680BDB" w14:textId="2599AA2E" w:rsidR="0096537C" w:rsidRPr="0096537C" w:rsidRDefault="00DC7B29" w:rsidP="003D6BDE">
      <w:pPr>
        <w:pStyle w:val="paragraph"/>
        <w:spacing w:before="0" w:beforeAutospacing="0" w:after="0" w:afterAutospacing="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4.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 xml:space="preserve">Statkiewicz Sherer MA, Visconti PJ, Ritenour ER, Haynes, KW. </w:t>
      </w:r>
      <w:r w:rsidR="0096537C" w:rsidRPr="0096537C">
        <w:rPr>
          <w:rFonts w:asciiTheme="minorHAnsi" w:hAnsiTheme="minorHAnsi" w:cstheme="minorHAnsi"/>
          <w:i/>
          <w:iCs/>
          <w:sz w:val="22"/>
          <w:szCs w:val="22"/>
        </w:rPr>
        <w:t xml:space="preserve">Radiation Protection in Medical  </w:t>
      </w:r>
      <w:r w:rsidR="0096537C" w:rsidRPr="0096537C">
        <w:rPr>
          <w:rFonts w:asciiTheme="minorHAnsi" w:hAnsiTheme="minorHAnsi" w:cstheme="minorHAnsi"/>
          <w:i/>
          <w:iCs/>
          <w:sz w:val="22"/>
          <w:szCs w:val="22"/>
        </w:rPr>
        <w:tab/>
        <w:t>Radiography</w:t>
      </w:r>
      <w:r w:rsidR="0096537C" w:rsidRPr="0096537C">
        <w:rPr>
          <w:rFonts w:asciiTheme="minorHAnsi" w:hAnsiTheme="minorHAnsi" w:cstheme="minorHAnsi"/>
          <w:sz w:val="22"/>
          <w:szCs w:val="22"/>
        </w:rPr>
        <w:t>. 9</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2022.</w:t>
      </w:r>
    </w:p>
    <w:p w14:paraId="17C223B4" w14:textId="519BA97F" w:rsidR="003D6BDE" w:rsidRPr="00DC7B29" w:rsidRDefault="003D6BDE">
      <w:pPr>
        <w:pStyle w:val="EndnoteText"/>
        <w:rPr>
          <w:rFonts w:cstheme="minorHAnsi"/>
          <w:sz w:val="22"/>
          <w:szCs w:val="22"/>
        </w:rPr>
      </w:pPr>
    </w:p>
  </w:endnote>
  <w:endnote w:id="5">
    <w:p w14:paraId="6CB95BF3" w14:textId="206DCE85" w:rsidR="0096537C" w:rsidRPr="0096537C" w:rsidRDefault="00DC7B29" w:rsidP="00DC7B29">
      <w:pPr>
        <w:pStyle w:val="paragraph"/>
        <w:spacing w:before="0" w:beforeAutospacing="0" w:after="0" w:afterAutospacing="0"/>
        <w:ind w:left="720" w:hanging="720"/>
        <w:textAlignment w:val="baseline"/>
        <w:rPr>
          <w:rFonts w:asciiTheme="minorHAnsi" w:hAnsiTheme="minorHAnsi" w:cstheme="minorHAnsi"/>
          <w:sz w:val="22"/>
          <w:szCs w:val="22"/>
        </w:rPr>
      </w:pPr>
      <w:r w:rsidRPr="00DC7B29">
        <w:rPr>
          <w:rFonts w:asciiTheme="minorHAnsi" w:hAnsiTheme="minorHAnsi" w:cstheme="minorHAnsi"/>
          <w:sz w:val="22"/>
          <w:szCs w:val="22"/>
        </w:rPr>
        <w:t xml:space="preserve">5. </w:t>
      </w:r>
      <w:r w:rsidRPr="00DC7B29">
        <w:rPr>
          <w:rFonts w:asciiTheme="minorHAnsi" w:hAnsiTheme="minorHAnsi" w:cstheme="minorHAnsi"/>
          <w:sz w:val="22"/>
          <w:szCs w:val="22"/>
        </w:rPr>
        <w:tab/>
      </w:r>
      <w:r w:rsidR="0096537C" w:rsidRPr="0096537C">
        <w:rPr>
          <w:rFonts w:asciiTheme="minorHAnsi" w:hAnsiTheme="minorHAnsi" w:cstheme="minorHAnsi"/>
          <w:sz w:val="22"/>
          <w:szCs w:val="22"/>
        </w:rPr>
        <w:t>Adle</w:t>
      </w:r>
      <w:r>
        <w:rPr>
          <w:rFonts w:asciiTheme="minorHAnsi" w:hAnsiTheme="minorHAnsi" w:cstheme="minorHAnsi"/>
          <w:sz w:val="22"/>
          <w:szCs w:val="22"/>
        </w:rPr>
        <w:t>r</w:t>
      </w:r>
      <w:r w:rsidR="0096537C" w:rsidRPr="0096537C">
        <w:rPr>
          <w:rFonts w:asciiTheme="minorHAnsi" w:hAnsiTheme="minorHAnsi" w:cstheme="minorHAnsi"/>
          <w:sz w:val="22"/>
          <w:szCs w:val="22"/>
        </w:rPr>
        <w:t xml:space="preserve">, A., Carlton, R, Stewart, K. Basic Radiation Protection and Radiobiology. </w:t>
      </w:r>
      <w:r w:rsidR="0096537C" w:rsidRPr="0096537C">
        <w:rPr>
          <w:rFonts w:asciiTheme="minorHAnsi" w:hAnsiTheme="minorHAnsi" w:cstheme="minorHAnsi"/>
          <w:i/>
          <w:iCs/>
          <w:sz w:val="22"/>
          <w:szCs w:val="22"/>
        </w:rPr>
        <w:t>Introduction to Radiologic &amp; Imaging Sciences &amp; Patient Care.</w:t>
      </w:r>
      <w:r w:rsidR="0096537C" w:rsidRPr="0096537C">
        <w:rPr>
          <w:rFonts w:asciiTheme="minorHAnsi" w:hAnsiTheme="minorHAnsi" w:cstheme="minorHAnsi"/>
          <w:sz w:val="22"/>
          <w:szCs w:val="22"/>
        </w:rPr>
        <w:t xml:space="preserve"> 8</w:t>
      </w:r>
      <w:r w:rsidR="0096537C" w:rsidRPr="0096537C">
        <w:rPr>
          <w:rFonts w:asciiTheme="minorHAnsi" w:hAnsiTheme="minorHAnsi" w:cstheme="minorHAnsi"/>
          <w:sz w:val="22"/>
          <w:szCs w:val="22"/>
          <w:vertAlign w:val="superscript"/>
        </w:rPr>
        <w:t>th</w:t>
      </w:r>
      <w:r w:rsidR="0096537C" w:rsidRPr="0096537C">
        <w:rPr>
          <w:rFonts w:asciiTheme="minorHAnsi" w:hAnsiTheme="minorHAnsi" w:cstheme="minorHAnsi"/>
          <w:sz w:val="22"/>
          <w:szCs w:val="22"/>
        </w:rPr>
        <w:t xml:space="preserve"> ed</w:t>
      </w:r>
      <w:r>
        <w:rPr>
          <w:rFonts w:asciiTheme="minorHAnsi" w:hAnsiTheme="minorHAnsi" w:cstheme="minorHAnsi"/>
          <w:sz w:val="22"/>
          <w:szCs w:val="22"/>
        </w:rPr>
        <w:t xml:space="preserve">ition. </w:t>
      </w:r>
      <w:r w:rsidR="0096537C" w:rsidRPr="0096537C">
        <w:rPr>
          <w:rFonts w:asciiTheme="minorHAnsi" w:hAnsiTheme="minorHAnsi" w:cstheme="minorHAnsi"/>
          <w:sz w:val="22"/>
          <w:szCs w:val="22"/>
        </w:rPr>
        <w:t>Elsevier.</w:t>
      </w:r>
      <w:r>
        <w:rPr>
          <w:rFonts w:asciiTheme="minorHAnsi" w:hAnsiTheme="minorHAnsi" w:cstheme="minorHAnsi"/>
          <w:sz w:val="22"/>
          <w:szCs w:val="22"/>
        </w:rPr>
        <w:t xml:space="preserve"> (2023).</w:t>
      </w:r>
    </w:p>
    <w:p w14:paraId="2AE44D54" w14:textId="1E097B6E" w:rsidR="009032F1" w:rsidRDefault="009032F1">
      <w:pPr>
        <w:pStyle w:val="EndnoteText"/>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9D54D4" w14:textId="77777777" w:rsidR="00585D26" w:rsidRDefault="00585D26" w:rsidP="00EB75FB">
      <w:pPr>
        <w:spacing w:after="0" w:line="240" w:lineRule="auto"/>
      </w:pPr>
      <w:r>
        <w:separator/>
      </w:r>
    </w:p>
  </w:footnote>
  <w:footnote w:type="continuationSeparator" w:id="0">
    <w:p w14:paraId="381D2BD8" w14:textId="77777777" w:rsidR="00585D26" w:rsidRDefault="00585D26" w:rsidP="00EB75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4E4E70"/>
    <w:multiLevelType w:val="hybridMultilevel"/>
    <w:tmpl w:val="9AF42800"/>
    <w:lvl w:ilvl="0" w:tplc="6EBE046A">
      <w:start w:val="1"/>
      <w:numFmt w:val="decimal"/>
      <w:lvlText w:val="%1."/>
      <w:lvlJc w:val="left"/>
      <w:pPr>
        <w:ind w:left="1800" w:hanging="360"/>
      </w:pPr>
      <w:rPr>
        <w:rFonts w:hint="default"/>
        <w:color w:val="0000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2727C27"/>
    <w:multiLevelType w:val="multilevel"/>
    <w:tmpl w:val="545CB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BB1B2B"/>
    <w:multiLevelType w:val="multilevel"/>
    <w:tmpl w:val="FBD6C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6D1D96"/>
    <w:multiLevelType w:val="hybridMultilevel"/>
    <w:tmpl w:val="20B29DB6"/>
    <w:lvl w:ilvl="0" w:tplc="94C83088">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3A38B3"/>
    <w:multiLevelType w:val="multilevel"/>
    <w:tmpl w:val="B81EF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C34E87"/>
    <w:multiLevelType w:val="multilevel"/>
    <w:tmpl w:val="8FF2E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9551C5"/>
    <w:multiLevelType w:val="hybridMultilevel"/>
    <w:tmpl w:val="C928B37E"/>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A6B4F25"/>
    <w:multiLevelType w:val="multilevel"/>
    <w:tmpl w:val="1C60F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A55463"/>
    <w:multiLevelType w:val="multilevel"/>
    <w:tmpl w:val="66EE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1E1A00"/>
    <w:multiLevelType w:val="hybridMultilevel"/>
    <w:tmpl w:val="64A0DDF8"/>
    <w:lvl w:ilvl="0" w:tplc="454CC81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1649184F"/>
    <w:multiLevelType w:val="multilevel"/>
    <w:tmpl w:val="7E445A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971664"/>
    <w:multiLevelType w:val="multilevel"/>
    <w:tmpl w:val="84C0597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531EE0"/>
    <w:multiLevelType w:val="multilevel"/>
    <w:tmpl w:val="45E6D4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084670"/>
    <w:multiLevelType w:val="multilevel"/>
    <w:tmpl w:val="E3DC3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E24F7A"/>
    <w:multiLevelType w:val="multilevel"/>
    <w:tmpl w:val="80723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F3B3A"/>
    <w:multiLevelType w:val="hybridMultilevel"/>
    <w:tmpl w:val="D54C6878"/>
    <w:lvl w:ilvl="0" w:tplc="7EC6F266">
      <w:start w:val="1"/>
      <w:numFmt w:val="decimal"/>
      <w:lvlText w:val="%1."/>
      <w:lvlJc w:val="left"/>
      <w:pPr>
        <w:ind w:left="3240" w:hanging="360"/>
      </w:pPr>
      <w:rPr>
        <w:rFonts w:hint="default"/>
        <w:color w:val="00000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6" w15:restartNumberingAfterBreak="0">
    <w:nsid w:val="350E1453"/>
    <w:multiLevelType w:val="multilevel"/>
    <w:tmpl w:val="EBF85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836E23"/>
    <w:multiLevelType w:val="multilevel"/>
    <w:tmpl w:val="2236BF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D922E1"/>
    <w:multiLevelType w:val="hybridMultilevel"/>
    <w:tmpl w:val="93F83B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3D19235B"/>
    <w:multiLevelType w:val="hybridMultilevel"/>
    <w:tmpl w:val="2202F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27E1531"/>
    <w:multiLevelType w:val="hybridMultilevel"/>
    <w:tmpl w:val="635A0A56"/>
    <w:lvl w:ilvl="0" w:tplc="DF289BFA">
      <w:start w:val="2"/>
      <w:numFmt w:val="decimal"/>
      <w:lvlText w:val="%1."/>
      <w:lvlJc w:val="left"/>
      <w:pPr>
        <w:ind w:left="1770" w:hanging="269"/>
      </w:pPr>
      <w:rPr>
        <w:rFonts w:ascii="Arial" w:eastAsia="Arial" w:hAnsi="Arial" w:cs="Arial" w:hint="default"/>
        <w:b w:val="0"/>
        <w:bCs w:val="0"/>
        <w:i w:val="0"/>
        <w:iCs w:val="0"/>
        <w:spacing w:val="-1"/>
        <w:w w:val="99"/>
        <w:sz w:val="20"/>
        <w:szCs w:val="20"/>
        <w:lang w:val="en-US" w:eastAsia="en-US" w:bidi="ar-SA"/>
      </w:rPr>
    </w:lvl>
    <w:lvl w:ilvl="1" w:tplc="539CD732">
      <w:start w:val="1"/>
      <w:numFmt w:val="lowerLetter"/>
      <w:lvlText w:val="%2."/>
      <w:lvlJc w:val="left"/>
      <w:pPr>
        <w:ind w:left="2041" w:hanging="272"/>
      </w:pPr>
      <w:rPr>
        <w:rFonts w:ascii="Arial" w:eastAsia="Arial" w:hAnsi="Arial" w:cs="Arial" w:hint="default"/>
        <w:b w:val="0"/>
        <w:bCs w:val="0"/>
        <w:i w:val="0"/>
        <w:iCs w:val="0"/>
        <w:spacing w:val="-1"/>
        <w:w w:val="99"/>
        <w:sz w:val="20"/>
        <w:szCs w:val="20"/>
        <w:lang w:val="en-US" w:eastAsia="en-US" w:bidi="ar-SA"/>
      </w:rPr>
    </w:lvl>
    <w:lvl w:ilvl="2" w:tplc="19A4128A">
      <w:start w:val="1"/>
      <w:numFmt w:val="decimal"/>
      <w:lvlText w:val="%3."/>
      <w:lvlJc w:val="left"/>
      <w:pPr>
        <w:ind w:left="2311" w:hanging="269"/>
        <w:jc w:val="right"/>
      </w:pPr>
      <w:rPr>
        <w:rFonts w:ascii="Arial" w:eastAsia="Arial" w:hAnsi="Arial" w:cs="Arial" w:hint="default"/>
        <w:b w:val="0"/>
        <w:bCs w:val="0"/>
        <w:i w:val="0"/>
        <w:iCs w:val="0"/>
        <w:spacing w:val="-1"/>
        <w:w w:val="99"/>
        <w:sz w:val="20"/>
        <w:szCs w:val="20"/>
        <w:lang w:val="en-US" w:eastAsia="en-US" w:bidi="ar-SA"/>
      </w:rPr>
    </w:lvl>
    <w:lvl w:ilvl="3" w:tplc="7F321682">
      <w:start w:val="1"/>
      <w:numFmt w:val="lowerLetter"/>
      <w:lvlText w:val="%4."/>
      <w:lvlJc w:val="left"/>
      <w:pPr>
        <w:ind w:left="1837" w:hanging="272"/>
      </w:pPr>
      <w:rPr>
        <w:rFonts w:ascii="Arial" w:eastAsia="Arial" w:hAnsi="Arial" w:cs="Arial" w:hint="default"/>
        <w:b w:val="0"/>
        <w:bCs w:val="0"/>
        <w:i w:val="0"/>
        <w:iCs w:val="0"/>
        <w:spacing w:val="-1"/>
        <w:w w:val="99"/>
        <w:sz w:val="20"/>
        <w:szCs w:val="20"/>
        <w:lang w:val="en-US" w:eastAsia="en-US" w:bidi="ar-SA"/>
      </w:rPr>
    </w:lvl>
    <w:lvl w:ilvl="4" w:tplc="D042188C">
      <w:start w:val="1"/>
      <w:numFmt w:val="decimal"/>
      <w:lvlText w:val="%5."/>
      <w:lvlJc w:val="left"/>
      <w:pPr>
        <w:ind w:left="2107" w:hanging="269"/>
      </w:pPr>
      <w:rPr>
        <w:rFonts w:ascii="Arial" w:eastAsia="Arial" w:hAnsi="Arial" w:cs="Arial" w:hint="default"/>
        <w:b w:val="0"/>
        <w:bCs w:val="0"/>
        <w:i w:val="0"/>
        <w:iCs w:val="0"/>
        <w:spacing w:val="-1"/>
        <w:w w:val="99"/>
        <w:sz w:val="20"/>
        <w:szCs w:val="20"/>
        <w:lang w:val="en-US" w:eastAsia="en-US" w:bidi="ar-SA"/>
      </w:rPr>
    </w:lvl>
    <w:lvl w:ilvl="5" w:tplc="F6F6BC32">
      <w:numFmt w:val="bullet"/>
      <w:lvlText w:val="•"/>
      <w:lvlJc w:val="left"/>
      <w:pPr>
        <w:ind w:left="2861" w:hanging="269"/>
      </w:pPr>
      <w:rPr>
        <w:rFonts w:hint="default"/>
        <w:lang w:val="en-US" w:eastAsia="en-US" w:bidi="ar-SA"/>
      </w:rPr>
    </w:lvl>
    <w:lvl w:ilvl="6" w:tplc="3F6A4BF4">
      <w:numFmt w:val="bullet"/>
      <w:lvlText w:val="•"/>
      <w:lvlJc w:val="left"/>
      <w:pPr>
        <w:ind w:left="3402" w:hanging="269"/>
      </w:pPr>
      <w:rPr>
        <w:rFonts w:hint="default"/>
        <w:lang w:val="en-US" w:eastAsia="en-US" w:bidi="ar-SA"/>
      </w:rPr>
    </w:lvl>
    <w:lvl w:ilvl="7" w:tplc="5900C306">
      <w:numFmt w:val="bullet"/>
      <w:lvlText w:val="•"/>
      <w:lvlJc w:val="left"/>
      <w:pPr>
        <w:ind w:left="3944" w:hanging="269"/>
      </w:pPr>
      <w:rPr>
        <w:rFonts w:hint="default"/>
        <w:lang w:val="en-US" w:eastAsia="en-US" w:bidi="ar-SA"/>
      </w:rPr>
    </w:lvl>
    <w:lvl w:ilvl="8" w:tplc="739A5824">
      <w:numFmt w:val="bullet"/>
      <w:lvlText w:val="•"/>
      <w:lvlJc w:val="left"/>
      <w:pPr>
        <w:ind w:left="4485" w:hanging="269"/>
      </w:pPr>
      <w:rPr>
        <w:rFonts w:hint="default"/>
        <w:lang w:val="en-US" w:eastAsia="en-US" w:bidi="ar-SA"/>
      </w:rPr>
    </w:lvl>
  </w:abstractNum>
  <w:abstractNum w:abstractNumId="21" w15:restartNumberingAfterBreak="0">
    <w:nsid w:val="440F2480"/>
    <w:multiLevelType w:val="multilevel"/>
    <w:tmpl w:val="D1E6E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B22497"/>
    <w:multiLevelType w:val="hybridMultilevel"/>
    <w:tmpl w:val="6FF6953C"/>
    <w:lvl w:ilvl="0" w:tplc="D3C8444C">
      <w:start w:val="1"/>
      <w:numFmt w:val="lowerLetter"/>
      <w:lvlText w:val="%1."/>
      <w:lvlJc w:val="left"/>
      <w:pPr>
        <w:ind w:left="2520" w:hanging="360"/>
      </w:pPr>
      <w:rPr>
        <w:rFonts w:hint="default"/>
        <w:color w:val="2021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3" w15:restartNumberingAfterBreak="0">
    <w:nsid w:val="4A403911"/>
    <w:multiLevelType w:val="multilevel"/>
    <w:tmpl w:val="1A8CB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42C83"/>
    <w:multiLevelType w:val="multilevel"/>
    <w:tmpl w:val="BAB2F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F4220E"/>
    <w:multiLevelType w:val="multilevel"/>
    <w:tmpl w:val="31501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47760E"/>
    <w:multiLevelType w:val="multilevel"/>
    <w:tmpl w:val="A11E89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465DE"/>
    <w:multiLevelType w:val="multilevel"/>
    <w:tmpl w:val="A2C83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F4E35BA"/>
    <w:multiLevelType w:val="multilevel"/>
    <w:tmpl w:val="D9C89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063322C"/>
    <w:multiLevelType w:val="hybridMultilevel"/>
    <w:tmpl w:val="6B82DA0A"/>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D47BC0"/>
    <w:multiLevelType w:val="multilevel"/>
    <w:tmpl w:val="9830D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478518E"/>
    <w:multiLevelType w:val="hybridMultilevel"/>
    <w:tmpl w:val="19E6E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60C512E"/>
    <w:multiLevelType w:val="hybridMultilevel"/>
    <w:tmpl w:val="332EF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63C1063"/>
    <w:multiLevelType w:val="hybridMultilevel"/>
    <w:tmpl w:val="C928B3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7760E8E"/>
    <w:multiLevelType w:val="hybridMultilevel"/>
    <w:tmpl w:val="93127BBC"/>
    <w:lvl w:ilvl="0" w:tplc="E7E0255C">
      <w:start w:val="1"/>
      <w:numFmt w:val="lowerLetter"/>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7A81039"/>
    <w:multiLevelType w:val="multilevel"/>
    <w:tmpl w:val="12B4C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CA45B56"/>
    <w:multiLevelType w:val="hybridMultilevel"/>
    <w:tmpl w:val="F3DE1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B07B60"/>
    <w:multiLevelType w:val="multilevel"/>
    <w:tmpl w:val="D5CA4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0001B3C"/>
    <w:multiLevelType w:val="multilevel"/>
    <w:tmpl w:val="149A94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02D6D4B"/>
    <w:multiLevelType w:val="multilevel"/>
    <w:tmpl w:val="58A04D6C"/>
    <w:lvl w:ilvl="0">
      <w:start w:val="1"/>
      <w:numFmt w:val="decimal"/>
      <w:lvlText w:val="%1."/>
      <w:lvlJc w:val="left"/>
      <w:pPr>
        <w:tabs>
          <w:tab w:val="num" w:pos="1530"/>
        </w:tabs>
        <w:ind w:left="1530" w:hanging="360"/>
      </w:pPr>
    </w:lvl>
    <w:lvl w:ilvl="1" w:tentative="1">
      <w:start w:val="1"/>
      <w:numFmt w:val="decimal"/>
      <w:lvlText w:val="%2."/>
      <w:lvlJc w:val="left"/>
      <w:pPr>
        <w:tabs>
          <w:tab w:val="num" w:pos="2250"/>
        </w:tabs>
        <w:ind w:left="2250" w:hanging="360"/>
      </w:pPr>
    </w:lvl>
    <w:lvl w:ilvl="2" w:tentative="1">
      <w:start w:val="1"/>
      <w:numFmt w:val="decimal"/>
      <w:lvlText w:val="%3."/>
      <w:lvlJc w:val="left"/>
      <w:pPr>
        <w:tabs>
          <w:tab w:val="num" w:pos="2970"/>
        </w:tabs>
        <w:ind w:left="2970" w:hanging="360"/>
      </w:pPr>
    </w:lvl>
    <w:lvl w:ilvl="3" w:tentative="1">
      <w:start w:val="1"/>
      <w:numFmt w:val="decimal"/>
      <w:lvlText w:val="%4."/>
      <w:lvlJc w:val="left"/>
      <w:pPr>
        <w:tabs>
          <w:tab w:val="num" w:pos="3690"/>
        </w:tabs>
        <w:ind w:left="3690" w:hanging="360"/>
      </w:pPr>
    </w:lvl>
    <w:lvl w:ilvl="4" w:tentative="1">
      <w:start w:val="1"/>
      <w:numFmt w:val="decimal"/>
      <w:lvlText w:val="%5."/>
      <w:lvlJc w:val="left"/>
      <w:pPr>
        <w:tabs>
          <w:tab w:val="num" w:pos="4410"/>
        </w:tabs>
        <w:ind w:left="4410" w:hanging="360"/>
      </w:pPr>
    </w:lvl>
    <w:lvl w:ilvl="5" w:tentative="1">
      <w:start w:val="1"/>
      <w:numFmt w:val="decimal"/>
      <w:lvlText w:val="%6."/>
      <w:lvlJc w:val="left"/>
      <w:pPr>
        <w:tabs>
          <w:tab w:val="num" w:pos="5130"/>
        </w:tabs>
        <w:ind w:left="5130" w:hanging="360"/>
      </w:pPr>
    </w:lvl>
    <w:lvl w:ilvl="6" w:tentative="1">
      <w:start w:val="1"/>
      <w:numFmt w:val="decimal"/>
      <w:lvlText w:val="%7."/>
      <w:lvlJc w:val="left"/>
      <w:pPr>
        <w:tabs>
          <w:tab w:val="num" w:pos="5850"/>
        </w:tabs>
        <w:ind w:left="5850" w:hanging="360"/>
      </w:pPr>
    </w:lvl>
    <w:lvl w:ilvl="7" w:tentative="1">
      <w:start w:val="1"/>
      <w:numFmt w:val="decimal"/>
      <w:lvlText w:val="%8."/>
      <w:lvlJc w:val="left"/>
      <w:pPr>
        <w:tabs>
          <w:tab w:val="num" w:pos="6570"/>
        </w:tabs>
        <w:ind w:left="6570" w:hanging="360"/>
      </w:pPr>
    </w:lvl>
    <w:lvl w:ilvl="8" w:tentative="1">
      <w:start w:val="1"/>
      <w:numFmt w:val="decimal"/>
      <w:lvlText w:val="%9."/>
      <w:lvlJc w:val="left"/>
      <w:pPr>
        <w:tabs>
          <w:tab w:val="num" w:pos="7290"/>
        </w:tabs>
        <w:ind w:left="7290" w:hanging="360"/>
      </w:pPr>
    </w:lvl>
  </w:abstractNum>
  <w:abstractNum w:abstractNumId="40" w15:restartNumberingAfterBreak="0">
    <w:nsid w:val="623029D8"/>
    <w:multiLevelType w:val="multilevel"/>
    <w:tmpl w:val="DF74F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FB10DF"/>
    <w:multiLevelType w:val="hybridMultilevel"/>
    <w:tmpl w:val="F8440076"/>
    <w:lvl w:ilvl="0" w:tplc="03563EA6">
      <w:start w:val="3"/>
      <w:numFmt w:val="lowerLetter"/>
      <w:lvlText w:val="%1."/>
      <w:lvlJc w:val="left"/>
      <w:pPr>
        <w:ind w:left="2042" w:hanging="272"/>
      </w:pPr>
      <w:rPr>
        <w:rFonts w:ascii="Arial" w:eastAsia="Arial" w:hAnsi="Arial" w:cs="Arial" w:hint="default"/>
        <w:b w:val="0"/>
        <w:bCs w:val="0"/>
        <w:i w:val="0"/>
        <w:iCs w:val="0"/>
        <w:spacing w:val="0"/>
        <w:w w:val="99"/>
        <w:sz w:val="20"/>
        <w:szCs w:val="20"/>
        <w:lang w:val="en-US" w:eastAsia="en-US" w:bidi="ar-SA"/>
      </w:rPr>
    </w:lvl>
    <w:lvl w:ilvl="1" w:tplc="B70A9BEE">
      <w:numFmt w:val="bullet"/>
      <w:lvlText w:val="•"/>
      <w:lvlJc w:val="left"/>
      <w:pPr>
        <w:ind w:left="2413" w:hanging="272"/>
      </w:pPr>
      <w:rPr>
        <w:rFonts w:hint="default"/>
        <w:lang w:val="en-US" w:eastAsia="en-US" w:bidi="ar-SA"/>
      </w:rPr>
    </w:lvl>
    <w:lvl w:ilvl="2" w:tplc="A91641FA">
      <w:numFmt w:val="bullet"/>
      <w:lvlText w:val="•"/>
      <w:lvlJc w:val="left"/>
      <w:pPr>
        <w:ind w:left="2786" w:hanging="272"/>
      </w:pPr>
      <w:rPr>
        <w:rFonts w:hint="default"/>
        <w:lang w:val="en-US" w:eastAsia="en-US" w:bidi="ar-SA"/>
      </w:rPr>
    </w:lvl>
    <w:lvl w:ilvl="3" w:tplc="8A1250EE">
      <w:numFmt w:val="bullet"/>
      <w:lvlText w:val="•"/>
      <w:lvlJc w:val="left"/>
      <w:pPr>
        <w:ind w:left="3159" w:hanging="272"/>
      </w:pPr>
      <w:rPr>
        <w:rFonts w:hint="default"/>
        <w:lang w:val="en-US" w:eastAsia="en-US" w:bidi="ar-SA"/>
      </w:rPr>
    </w:lvl>
    <w:lvl w:ilvl="4" w:tplc="2ACC3254">
      <w:numFmt w:val="bullet"/>
      <w:lvlText w:val="•"/>
      <w:lvlJc w:val="left"/>
      <w:pPr>
        <w:ind w:left="3532" w:hanging="272"/>
      </w:pPr>
      <w:rPr>
        <w:rFonts w:hint="default"/>
        <w:lang w:val="en-US" w:eastAsia="en-US" w:bidi="ar-SA"/>
      </w:rPr>
    </w:lvl>
    <w:lvl w:ilvl="5" w:tplc="31669D0E">
      <w:numFmt w:val="bullet"/>
      <w:lvlText w:val="•"/>
      <w:lvlJc w:val="left"/>
      <w:pPr>
        <w:ind w:left="3905" w:hanging="272"/>
      </w:pPr>
      <w:rPr>
        <w:rFonts w:hint="default"/>
        <w:lang w:val="en-US" w:eastAsia="en-US" w:bidi="ar-SA"/>
      </w:rPr>
    </w:lvl>
    <w:lvl w:ilvl="6" w:tplc="93F6CDD4">
      <w:numFmt w:val="bullet"/>
      <w:lvlText w:val="•"/>
      <w:lvlJc w:val="left"/>
      <w:pPr>
        <w:ind w:left="4279" w:hanging="272"/>
      </w:pPr>
      <w:rPr>
        <w:rFonts w:hint="default"/>
        <w:lang w:val="en-US" w:eastAsia="en-US" w:bidi="ar-SA"/>
      </w:rPr>
    </w:lvl>
    <w:lvl w:ilvl="7" w:tplc="D5BADA2A">
      <w:numFmt w:val="bullet"/>
      <w:lvlText w:val="•"/>
      <w:lvlJc w:val="left"/>
      <w:pPr>
        <w:ind w:left="4652" w:hanging="272"/>
      </w:pPr>
      <w:rPr>
        <w:rFonts w:hint="default"/>
        <w:lang w:val="en-US" w:eastAsia="en-US" w:bidi="ar-SA"/>
      </w:rPr>
    </w:lvl>
    <w:lvl w:ilvl="8" w:tplc="3306FEA2">
      <w:numFmt w:val="bullet"/>
      <w:lvlText w:val="•"/>
      <w:lvlJc w:val="left"/>
      <w:pPr>
        <w:ind w:left="5025" w:hanging="272"/>
      </w:pPr>
      <w:rPr>
        <w:rFonts w:hint="default"/>
        <w:lang w:val="en-US" w:eastAsia="en-US" w:bidi="ar-SA"/>
      </w:rPr>
    </w:lvl>
  </w:abstractNum>
  <w:abstractNum w:abstractNumId="42" w15:restartNumberingAfterBreak="0">
    <w:nsid w:val="634B0DCF"/>
    <w:multiLevelType w:val="multilevel"/>
    <w:tmpl w:val="D7BAB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5FB151A"/>
    <w:multiLevelType w:val="hybridMultilevel"/>
    <w:tmpl w:val="8174CDDE"/>
    <w:lvl w:ilvl="0" w:tplc="5672EF4A">
      <w:start w:val="1"/>
      <w:numFmt w:val="bullet"/>
      <w:lvlText w:val="•"/>
      <w:lvlJc w:val="left"/>
      <w:pPr>
        <w:tabs>
          <w:tab w:val="num" w:pos="720"/>
        </w:tabs>
        <w:ind w:left="720" w:hanging="360"/>
      </w:pPr>
      <w:rPr>
        <w:rFonts w:ascii="Arial" w:hAnsi="Arial" w:hint="default"/>
      </w:rPr>
    </w:lvl>
    <w:lvl w:ilvl="1" w:tplc="98C65200" w:tentative="1">
      <w:start w:val="1"/>
      <w:numFmt w:val="bullet"/>
      <w:lvlText w:val="•"/>
      <w:lvlJc w:val="left"/>
      <w:pPr>
        <w:tabs>
          <w:tab w:val="num" w:pos="1440"/>
        </w:tabs>
        <w:ind w:left="1440" w:hanging="360"/>
      </w:pPr>
      <w:rPr>
        <w:rFonts w:ascii="Arial" w:hAnsi="Arial" w:hint="default"/>
      </w:rPr>
    </w:lvl>
    <w:lvl w:ilvl="2" w:tplc="5F440BB0" w:tentative="1">
      <w:start w:val="1"/>
      <w:numFmt w:val="bullet"/>
      <w:lvlText w:val="•"/>
      <w:lvlJc w:val="left"/>
      <w:pPr>
        <w:tabs>
          <w:tab w:val="num" w:pos="2160"/>
        </w:tabs>
        <w:ind w:left="2160" w:hanging="360"/>
      </w:pPr>
      <w:rPr>
        <w:rFonts w:ascii="Arial" w:hAnsi="Arial" w:hint="default"/>
      </w:rPr>
    </w:lvl>
    <w:lvl w:ilvl="3" w:tplc="9EC0D520" w:tentative="1">
      <w:start w:val="1"/>
      <w:numFmt w:val="bullet"/>
      <w:lvlText w:val="•"/>
      <w:lvlJc w:val="left"/>
      <w:pPr>
        <w:tabs>
          <w:tab w:val="num" w:pos="2880"/>
        </w:tabs>
        <w:ind w:left="2880" w:hanging="360"/>
      </w:pPr>
      <w:rPr>
        <w:rFonts w:ascii="Arial" w:hAnsi="Arial" w:hint="default"/>
      </w:rPr>
    </w:lvl>
    <w:lvl w:ilvl="4" w:tplc="AE186CE2" w:tentative="1">
      <w:start w:val="1"/>
      <w:numFmt w:val="bullet"/>
      <w:lvlText w:val="•"/>
      <w:lvlJc w:val="left"/>
      <w:pPr>
        <w:tabs>
          <w:tab w:val="num" w:pos="3600"/>
        </w:tabs>
        <w:ind w:left="3600" w:hanging="360"/>
      </w:pPr>
      <w:rPr>
        <w:rFonts w:ascii="Arial" w:hAnsi="Arial" w:hint="default"/>
      </w:rPr>
    </w:lvl>
    <w:lvl w:ilvl="5" w:tplc="87707252" w:tentative="1">
      <w:start w:val="1"/>
      <w:numFmt w:val="bullet"/>
      <w:lvlText w:val="•"/>
      <w:lvlJc w:val="left"/>
      <w:pPr>
        <w:tabs>
          <w:tab w:val="num" w:pos="4320"/>
        </w:tabs>
        <w:ind w:left="4320" w:hanging="360"/>
      </w:pPr>
      <w:rPr>
        <w:rFonts w:ascii="Arial" w:hAnsi="Arial" w:hint="default"/>
      </w:rPr>
    </w:lvl>
    <w:lvl w:ilvl="6" w:tplc="516AA968" w:tentative="1">
      <w:start w:val="1"/>
      <w:numFmt w:val="bullet"/>
      <w:lvlText w:val="•"/>
      <w:lvlJc w:val="left"/>
      <w:pPr>
        <w:tabs>
          <w:tab w:val="num" w:pos="5040"/>
        </w:tabs>
        <w:ind w:left="5040" w:hanging="360"/>
      </w:pPr>
      <w:rPr>
        <w:rFonts w:ascii="Arial" w:hAnsi="Arial" w:hint="default"/>
      </w:rPr>
    </w:lvl>
    <w:lvl w:ilvl="7" w:tplc="92343DDA" w:tentative="1">
      <w:start w:val="1"/>
      <w:numFmt w:val="bullet"/>
      <w:lvlText w:val="•"/>
      <w:lvlJc w:val="left"/>
      <w:pPr>
        <w:tabs>
          <w:tab w:val="num" w:pos="5760"/>
        </w:tabs>
        <w:ind w:left="5760" w:hanging="360"/>
      </w:pPr>
      <w:rPr>
        <w:rFonts w:ascii="Arial" w:hAnsi="Arial" w:hint="default"/>
      </w:rPr>
    </w:lvl>
    <w:lvl w:ilvl="8" w:tplc="6038C35A"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66AB7F0D"/>
    <w:multiLevelType w:val="hybridMultilevel"/>
    <w:tmpl w:val="66BC9CC2"/>
    <w:lvl w:ilvl="0" w:tplc="7F044D8C">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8CA6B73"/>
    <w:multiLevelType w:val="multilevel"/>
    <w:tmpl w:val="0409001F"/>
    <w:lvl w:ilvl="0">
      <w:start w:val="1"/>
      <w:numFmt w:val="decimal"/>
      <w:lvlText w:val="%1."/>
      <w:lvlJc w:val="left"/>
      <w:pPr>
        <w:ind w:left="360" w:hanging="360"/>
      </w:pPr>
      <w:rPr>
        <w:rFonts w:hint="default"/>
        <w:spacing w:val="-1"/>
        <w:w w:val="100"/>
        <w:lang w:val="en-US" w:eastAsia="en-US" w:bidi="ar-SA"/>
      </w:rPr>
    </w:lvl>
    <w:lvl w:ilvl="1">
      <w:start w:val="1"/>
      <w:numFmt w:val="decimal"/>
      <w:lvlText w:val="%1.%2."/>
      <w:lvlJc w:val="left"/>
      <w:pPr>
        <w:ind w:left="792" w:hanging="432"/>
      </w:pPr>
      <w:rPr>
        <w:rFonts w:hint="default"/>
        <w:b w:val="0"/>
        <w:bCs w:val="0"/>
        <w:i w:val="0"/>
        <w:iCs w:val="0"/>
        <w:spacing w:val="-1"/>
        <w:w w:val="99"/>
        <w:sz w:val="20"/>
        <w:szCs w:val="20"/>
        <w:lang w:val="en-US" w:eastAsia="en-US" w:bidi="ar-SA"/>
      </w:rPr>
    </w:lvl>
    <w:lvl w:ilvl="2">
      <w:start w:val="1"/>
      <w:numFmt w:val="decimal"/>
      <w:lvlText w:val="%1.%2.%3."/>
      <w:lvlJc w:val="left"/>
      <w:pPr>
        <w:ind w:left="1224" w:hanging="504"/>
      </w:pPr>
      <w:rPr>
        <w:rFonts w:hint="default"/>
        <w:b w:val="0"/>
        <w:bCs w:val="0"/>
        <w:i w:val="0"/>
        <w:iCs w:val="0"/>
        <w:spacing w:val="-1"/>
        <w:w w:val="99"/>
        <w:sz w:val="20"/>
        <w:szCs w:val="20"/>
        <w:lang w:val="en-US" w:eastAsia="en-US" w:bidi="ar-SA"/>
      </w:rPr>
    </w:lvl>
    <w:lvl w:ilvl="3">
      <w:start w:val="1"/>
      <w:numFmt w:val="decimal"/>
      <w:lvlText w:val="%1.%2.%3.%4."/>
      <w:lvlJc w:val="left"/>
      <w:pPr>
        <w:ind w:left="1728" w:hanging="648"/>
      </w:pPr>
      <w:rPr>
        <w:rFonts w:hint="default"/>
        <w:b w:val="0"/>
        <w:bCs w:val="0"/>
        <w:i w:val="0"/>
        <w:iCs w:val="0"/>
        <w:spacing w:val="-1"/>
        <w:w w:val="99"/>
        <w:sz w:val="20"/>
        <w:szCs w:val="20"/>
        <w:lang w:val="en-US" w:eastAsia="en-US" w:bidi="ar-SA"/>
      </w:rPr>
    </w:lvl>
    <w:lvl w:ilvl="4">
      <w:start w:val="1"/>
      <w:numFmt w:val="decimal"/>
      <w:lvlText w:val="%1.%2.%3.%4.%5."/>
      <w:lvlJc w:val="left"/>
      <w:pPr>
        <w:ind w:left="2232" w:hanging="792"/>
      </w:pPr>
      <w:rPr>
        <w:rFonts w:hint="default"/>
        <w:b w:val="0"/>
        <w:bCs w:val="0"/>
        <w:i w:val="0"/>
        <w:iCs w:val="0"/>
        <w:spacing w:val="-1"/>
        <w:w w:val="99"/>
        <w:sz w:val="20"/>
        <w:szCs w:val="20"/>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6" w15:restartNumberingAfterBreak="0">
    <w:nsid w:val="6AD37055"/>
    <w:multiLevelType w:val="hybridMultilevel"/>
    <w:tmpl w:val="378E8AE6"/>
    <w:lvl w:ilvl="0" w:tplc="9BCA2440">
      <w:start w:val="1"/>
      <w:numFmt w:val="decimal"/>
      <w:lvlText w:val="%1."/>
      <w:lvlJc w:val="left"/>
      <w:pPr>
        <w:ind w:left="720" w:hanging="360"/>
      </w:pPr>
      <w:rPr>
        <w:rFonts w:hint="default"/>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F8E59A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76641DBD"/>
    <w:multiLevelType w:val="multilevel"/>
    <w:tmpl w:val="0344A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A0A1B86"/>
    <w:multiLevelType w:val="hybridMultilevel"/>
    <w:tmpl w:val="1E54FC8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7AE274A2"/>
    <w:multiLevelType w:val="multilevel"/>
    <w:tmpl w:val="8468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BBE0CE1"/>
    <w:multiLevelType w:val="hybridMultilevel"/>
    <w:tmpl w:val="FD0438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E345A18"/>
    <w:multiLevelType w:val="hybridMultilevel"/>
    <w:tmpl w:val="9F40C6FA"/>
    <w:lvl w:ilvl="0" w:tplc="B0DA2CC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1887791484">
    <w:abstractNumId w:val="28"/>
  </w:num>
  <w:num w:numId="2" w16cid:durableId="745540432">
    <w:abstractNumId w:val="27"/>
  </w:num>
  <w:num w:numId="3" w16cid:durableId="1481773059">
    <w:abstractNumId w:val="12"/>
  </w:num>
  <w:num w:numId="4" w16cid:durableId="2034574495">
    <w:abstractNumId w:val="25"/>
  </w:num>
  <w:num w:numId="5" w16cid:durableId="809783237">
    <w:abstractNumId w:val="37"/>
  </w:num>
  <w:num w:numId="6" w16cid:durableId="2025786488">
    <w:abstractNumId w:val="23"/>
  </w:num>
  <w:num w:numId="7" w16cid:durableId="1054816485">
    <w:abstractNumId w:val="21"/>
  </w:num>
  <w:num w:numId="8" w16cid:durableId="1355421752">
    <w:abstractNumId w:val="1"/>
  </w:num>
  <w:num w:numId="9" w16cid:durableId="1327173439">
    <w:abstractNumId w:val="40"/>
  </w:num>
  <w:num w:numId="10" w16cid:durableId="703678042">
    <w:abstractNumId w:val="8"/>
  </w:num>
  <w:num w:numId="11" w16cid:durableId="223300438">
    <w:abstractNumId w:val="7"/>
  </w:num>
  <w:num w:numId="12" w16cid:durableId="1889798899">
    <w:abstractNumId w:val="10"/>
  </w:num>
  <w:num w:numId="13" w16cid:durableId="1903758423">
    <w:abstractNumId w:val="35"/>
  </w:num>
  <w:num w:numId="14" w16cid:durableId="1291940130">
    <w:abstractNumId w:val="14"/>
  </w:num>
  <w:num w:numId="15" w16cid:durableId="672029095">
    <w:abstractNumId w:val="24"/>
  </w:num>
  <w:num w:numId="16" w16cid:durableId="790437079">
    <w:abstractNumId w:val="4"/>
  </w:num>
  <w:num w:numId="17" w16cid:durableId="677581479">
    <w:abstractNumId w:val="48"/>
  </w:num>
  <w:num w:numId="18" w16cid:durableId="1122697384">
    <w:abstractNumId w:val="11"/>
  </w:num>
  <w:num w:numId="19" w16cid:durableId="1814105841">
    <w:abstractNumId w:val="17"/>
  </w:num>
  <w:num w:numId="20" w16cid:durableId="1855684095">
    <w:abstractNumId w:val="42"/>
  </w:num>
  <w:num w:numId="21" w16cid:durableId="594093016">
    <w:abstractNumId w:val="39"/>
  </w:num>
  <w:num w:numId="22" w16cid:durableId="662665702">
    <w:abstractNumId w:val="16"/>
  </w:num>
  <w:num w:numId="23" w16cid:durableId="586619726">
    <w:abstractNumId w:val="50"/>
  </w:num>
  <w:num w:numId="24" w16cid:durableId="97917830">
    <w:abstractNumId w:val="30"/>
  </w:num>
  <w:num w:numId="25" w16cid:durableId="2121604501">
    <w:abstractNumId w:val="13"/>
  </w:num>
  <w:num w:numId="26" w16cid:durableId="2054840737">
    <w:abstractNumId w:val="5"/>
  </w:num>
  <w:num w:numId="27" w16cid:durableId="1022632610">
    <w:abstractNumId w:val="26"/>
  </w:num>
  <w:num w:numId="28" w16cid:durableId="187791942">
    <w:abstractNumId w:val="2"/>
  </w:num>
  <w:num w:numId="29" w16cid:durableId="545072126">
    <w:abstractNumId w:val="38"/>
  </w:num>
  <w:num w:numId="30" w16cid:durableId="1704205178">
    <w:abstractNumId w:val="43"/>
  </w:num>
  <w:num w:numId="31" w16cid:durableId="2034334494">
    <w:abstractNumId w:val="34"/>
  </w:num>
  <w:num w:numId="32" w16cid:durableId="656957212">
    <w:abstractNumId w:val="51"/>
  </w:num>
  <w:num w:numId="33" w16cid:durableId="297953751">
    <w:abstractNumId w:val="0"/>
  </w:num>
  <w:num w:numId="34" w16cid:durableId="1388917098">
    <w:abstractNumId w:val="33"/>
  </w:num>
  <w:num w:numId="35" w16cid:durableId="956717839">
    <w:abstractNumId w:val="6"/>
  </w:num>
  <w:num w:numId="36" w16cid:durableId="1214928305">
    <w:abstractNumId w:val="29"/>
  </w:num>
  <w:num w:numId="37" w16cid:durableId="1310286463">
    <w:abstractNumId w:val="36"/>
  </w:num>
  <w:num w:numId="38" w16cid:durableId="994794727">
    <w:abstractNumId w:val="52"/>
  </w:num>
  <w:num w:numId="39" w16cid:durableId="2083985546">
    <w:abstractNumId w:val="9"/>
  </w:num>
  <w:num w:numId="40" w16cid:durableId="891231319">
    <w:abstractNumId w:val="22"/>
  </w:num>
  <w:num w:numId="41" w16cid:durableId="1037006517">
    <w:abstractNumId w:val="15"/>
  </w:num>
  <w:num w:numId="42" w16cid:durableId="805707682">
    <w:abstractNumId w:val="46"/>
  </w:num>
  <w:num w:numId="43" w16cid:durableId="723677496">
    <w:abstractNumId w:val="44"/>
  </w:num>
  <w:num w:numId="44" w16cid:durableId="479155430">
    <w:abstractNumId w:val="3"/>
  </w:num>
  <w:num w:numId="45" w16cid:durableId="1014648141">
    <w:abstractNumId w:val="32"/>
  </w:num>
  <w:num w:numId="46" w16cid:durableId="1152209830">
    <w:abstractNumId w:val="31"/>
  </w:num>
  <w:num w:numId="47" w16cid:durableId="127941840">
    <w:abstractNumId w:val="18"/>
  </w:num>
  <w:num w:numId="48" w16cid:durableId="231430142">
    <w:abstractNumId w:val="49"/>
  </w:num>
  <w:num w:numId="49" w16cid:durableId="2023781348">
    <w:abstractNumId w:val="19"/>
  </w:num>
  <w:num w:numId="50" w16cid:durableId="1977174259">
    <w:abstractNumId w:val="45"/>
  </w:num>
  <w:num w:numId="51" w16cid:durableId="967466712">
    <w:abstractNumId w:val="20"/>
  </w:num>
  <w:num w:numId="52" w16cid:durableId="1456293599">
    <w:abstractNumId w:val="41"/>
  </w:num>
  <w:num w:numId="53" w16cid:durableId="1827471866">
    <w:abstractNumId w:val="4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essica Marshall">
    <w15:presenceInfo w15:providerId="AD" w15:userId="S::jessica.marshall@catalystmeded.com::2e6b0e28-8cdb-4711-bc65-ec98ef6b9ed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06"/>
  <w:trackRevisions/>
  <w:defaultTabStop w:val="720"/>
  <w:characterSpacingControl w:val="doNotCompres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SxNDUxNjSyMLIwNTdS0lEKTi0uzszPAykwrAUAGpFm+SwAAAA="/>
  </w:docVars>
  <w:rsids>
    <w:rsidRoot w:val="00D44338"/>
    <w:rsid w:val="000A0CC8"/>
    <w:rsid w:val="000D4D3E"/>
    <w:rsid w:val="000E18B5"/>
    <w:rsid w:val="001218AC"/>
    <w:rsid w:val="00175F95"/>
    <w:rsid w:val="001F352D"/>
    <w:rsid w:val="002148A1"/>
    <w:rsid w:val="00264905"/>
    <w:rsid w:val="00291D32"/>
    <w:rsid w:val="002C5ADE"/>
    <w:rsid w:val="0036558B"/>
    <w:rsid w:val="0038697F"/>
    <w:rsid w:val="003D6BDE"/>
    <w:rsid w:val="003F4815"/>
    <w:rsid w:val="004307CF"/>
    <w:rsid w:val="00443B11"/>
    <w:rsid w:val="00456F41"/>
    <w:rsid w:val="00533AAB"/>
    <w:rsid w:val="00563657"/>
    <w:rsid w:val="00571256"/>
    <w:rsid w:val="00573113"/>
    <w:rsid w:val="00585D26"/>
    <w:rsid w:val="00613E0A"/>
    <w:rsid w:val="00653340"/>
    <w:rsid w:val="00662F7C"/>
    <w:rsid w:val="00692B23"/>
    <w:rsid w:val="00695C72"/>
    <w:rsid w:val="00710600"/>
    <w:rsid w:val="00730E10"/>
    <w:rsid w:val="007D5106"/>
    <w:rsid w:val="007E2515"/>
    <w:rsid w:val="007E5341"/>
    <w:rsid w:val="008315A5"/>
    <w:rsid w:val="00846920"/>
    <w:rsid w:val="00851C9F"/>
    <w:rsid w:val="00871368"/>
    <w:rsid w:val="008758A1"/>
    <w:rsid w:val="008E5522"/>
    <w:rsid w:val="009032F1"/>
    <w:rsid w:val="009056D5"/>
    <w:rsid w:val="009401C6"/>
    <w:rsid w:val="0096537C"/>
    <w:rsid w:val="009C37DB"/>
    <w:rsid w:val="009D6722"/>
    <w:rsid w:val="00A65910"/>
    <w:rsid w:val="00A71593"/>
    <w:rsid w:val="00A76E8E"/>
    <w:rsid w:val="00AB0D43"/>
    <w:rsid w:val="00AC4A1D"/>
    <w:rsid w:val="00B271F4"/>
    <w:rsid w:val="00B85508"/>
    <w:rsid w:val="00BC3050"/>
    <w:rsid w:val="00BC7A43"/>
    <w:rsid w:val="00BD3210"/>
    <w:rsid w:val="00C742BA"/>
    <w:rsid w:val="00D25722"/>
    <w:rsid w:val="00D36289"/>
    <w:rsid w:val="00D44338"/>
    <w:rsid w:val="00D4656B"/>
    <w:rsid w:val="00D50109"/>
    <w:rsid w:val="00D50B8D"/>
    <w:rsid w:val="00D84DD1"/>
    <w:rsid w:val="00DC7B29"/>
    <w:rsid w:val="00DD724B"/>
    <w:rsid w:val="00DE4500"/>
    <w:rsid w:val="00E0050A"/>
    <w:rsid w:val="00E20E94"/>
    <w:rsid w:val="00E22D8E"/>
    <w:rsid w:val="00E27800"/>
    <w:rsid w:val="00E30F54"/>
    <w:rsid w:val="00E820B8"/>
    <w:rsid w:val="00EB0037"/>
    <w:rsid w:val="00EB75FB"/>
    <w:rsid w:val="00EC43F2"/>
    <w:rsid w:val="00EC6359"/>
    <w:rsid w:val="00ED7118"/>
    <w:rsid w:val="00F0249F"/>
    <w:rsid w:val="00F20905"/>
    <w:rsid w:val="00F23879"/>
    <w:rsid w:val="00F6094F"/>
    <w:rsid w:val="00F60CAB"/>
    <w:rsid w:val="00F82113"/>
    <w:rsid w:val="00FF3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0C6C3"/>
  <w15:chartTrackingRefBased/>
  <w15:docId w15:val="{886D10F2-9FCF-4459-A3FF-009CCC9EA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695C72"/>
    <w:pPr>
      <w:spacing w:before="0" w:beforeAutospacing="0" w:after="0" w:afterAutospacing="0"/>
      <w:jc w:val="center"/>
      <w:textAlignment w:val="baseline"/>
      <w:outlineLvl w:val="0"/>
    </w:pPr>
    <w:rPr>
      <w:rFonts w:asciiTheme="minorHAnsi" w:hAnsiTheme="minorHAnsi" w:cstheme="minorHAnsi"/>
      <w:b/>
      <w:bCs/>
      <w:color w:val="000000"/>
      <w:sz w:val="22"/>
      <w:szCs w:val="22"/>
    </w:rPr>
  </w:style>
  <w:style w:type="paragraph" w:styleId="Heading2">
    <w:name w:val="heading 2"/>
    <w:basedOn w:val="paragraph"/>
    <w:link w:val="Heading2Char"/>
    <w:uiPriority w:val="9"/>
    <w:unhideWhenUsed/>
    <w:qFormat/>
    <w:rsid w:val="00692B23"/>
    <w:pPr>
      <w:spacing w:before="0" w:beforeAutospacing="0" w:after="0" w:afterAutospacing="0"/>
      <w:textAlignment w:val="baseline"/>
      <w:outlineLvl w:val="1"/>
    </w:pPr>
    <w:rPr>
      <w:rFonts w:asciiTheme="minorHAnsi" w:hAnsiTheme="minorHAnsi" w:cstheme="minorHAnsi"/>
      <w:b/>
      <w:bCs/>
      <w:color w:val="000000"/>
      <w:sz w:val="22"/>
      <w:szCs w:val="22"/>
    </w:rPr>
  </w:style>
  <w:style w:type="paragraph" w:styleId="Heading3">
    <w:name w:val="heading 3"/>
    <w:basedOn w:val="paragraph"/>
    <w:next w:val="Normal"/>
    <w:link w:val="Heading3Char"/>
    <w:uiPriority w:val="9"/>
    <w:unhideWhenUsed/>
    <w:qFormat/>
    <w:rsid w:val="00613E0A"/>
    <w:pPr>
      <w:spacing w:before="0" w:beforeAutospacing="0" w:after="0" w:afterAutospacing="0"/>
      <w:textAlignment w:val="baseline"/>
      <w:outlineLvl w:val="2"/>
    </w:pPr>
    <w:rPr>
      <w:rFonts w:asciiTheme="minorHAnsi" w:hAnsiTheme="minorHAnsi" w:cstheme="minorHAnsi"/>
      <w:i/>
      <w:iCs/>
      <w:color w:val="000000"/>
      <w:sz w:val="22"/>
      <w:szCs w:val="22"/>
    </w:rPr>
  </w:style>
  <w:style w:type="paragraph" w:styleId="Heading4">
    <w:name w:val="heading 4"/>
    <w:basedOn w:val="paragraph"/>
    <w:next w:val="Normal"/>
    <w:link w:val="Heading4Char"/>
    <w:uiPriority w:val="9"/>
    <w:unhideWhenUsed/>
    <w:qFormat/>
    <w:rsid w:val="00613E0A"/>
    <w:pPr>
      <w:spacing w:before="0" w:beforeAutospacing="0" w:after="0" w:afterAutospacing="0"/>
      <w:textAlignment w:val="baseline"/>
      <w:outlineLvl w:val="3"/>
    </w:pPr>
    <w:rPr>
      <w:rFonts w:asciiTheme="minorHAnsi" w:hAnsiTheme="minorHAnsi" w:cstheme="minorHAnsi"/>
      <w:color w:val="000000"/>
      <w:sz w:val="22"/>
      <w:szCs w:val="22"/>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D44338"/>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D44338"/>
  </w:style>
  <w:style w:type="character" w:customStyle="1" w:styleId="eop">
    <w:name w:val="eop"/>
    <w:basedOn w:val="DefaultParagraphFont"/>
    <w:rsid w:val="00D44338"/>
  </w:style>
  <w:style w:type="character" w:customStyle="1" w:styleId="spellingerror">
    <w:name w:val="spellingerror"/>
    <w:basedOn w:val="DefaultParagraphFont"/>
    <w:rsid w:val="00D44338"/>
  </w:style>
  <w:style w:type="character" w:styleId="Hyperlink">
    <w:name w:val="Hyperlink"/>
    <w:basedOn w:val="DefaultParagraphFont"/>
    <w:uiPriority w:val="99"/>
    <w:unhideWhenUsed/>
    <w:rsid w:val="00DD724B"/>
    <w:rPr>
      <w:color w:val="0563C1" w:themeColor="hyperlink"/>
      <w:u w:val="single"/>
    </w:rPr>
  </w:style>
  <w:style w:type="character" w:styleId="UnresolvedMention">
    <w:name w:val="Unresolved Mention"/>
    <w:basedOn w:val="DefaultParagraphFont"/>
    <w:uiPriority w:val="99"/>
    <w:semiHidden/>
    <w:unhideWhenUsed/>
    <w:rsid w:val="00DD724B"/>
    <w:rPr>
      <w:color w:val="605E5C"/>
      <w:shd w:val="clear" w:color="auto" w:fill="E1DFDD"/>
    </w:rPr>
  </w:style>
  <w:style w:type="paragraph" w:styleId="EndnoteText">
    <w:name w:val="endnote text"/>
    <w:basedOn w:val="Normal"/>
    <w:link w:val="EndnoteTextChar"/>
    <w:uiPriority w:val="99"/>
    <w:semiHidden/>
    <w:unhideWhenUsed/>
    <w:rsid w:val="00EB75FB"/>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B75FB"/>
    <w:rPr>
      <w:sz w:val="20"/>
      <w:szCs w:val="20"/>
    </w:rPr>
  </w:style>
  <w:style w:type="character" w:styleId="EndnoteReference">
    <w:name w:val="endnote reference"/>
    <w:basedOn w:val="DefaultParagraphFont"/>
    <w:uiPriority w:val="99"/>
    <w:semiHidden/>
    <w:unhideWhenUsed/>
    <w:rsid w:val="00EB75FB"/>
    <w:rPr>
      <w:vertAlign w:val="superscript"/>
    </w:rPr>
  </w:style>
  <w:style w:type="table" w:styleId="TableGrid">
    <w:name w:val="Table Grid"/>
    <w:basedOn w:val="TableNormal"/>
    <w:uiPriority w:val="39"/>
    <w:rsid w:val="00EB00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1"/>
    <w:qFormat/>
    <w:rsid w:val="00653340"/>
    <w:pPr>
      <w:ind w:left="720"/>
      <w:contextualSpacing/>
    </w:pPr>
  </w:style>
  <w:style w:type="paragraph" w:styleId="NormalWeb">
    <w:name w:val="Normal (Web)"/>
    <w:basedOn w:val="Normal"/>
    <w:uiPriority w:val="99"/>
    <w:semiHidden/>
    <w:unhideWhenUsed/>
    <w:rsid w:val="0036558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mjx-char">
    <w:name w:val="mjx-char"/>
    <w:basedOn w:val="DefaultParagraphFont"/>
    <w:rsid w:val="0036558B"/>
  </w:style>
  <w:style w:type="character" w:customStyle="1" w:styleId="Heading2Char">
    <w:name w:val="Heading 2 Char"/>
    <w:basedOn w:val="DefaultParagraphFont"/>
    <w:link w:val="Heading2"/>
    <w:uiPriority w:val="9"/>
    <w:rsid w:val="00692B23"/>
    <w:rPr>
      <w:rFonts w:eastAsia="Times New Roman" w:cstheme="minorHAnsi"/>
      <w:b/>
      <w:bCs/>
      <w:color w:val="000000"/>
      <w:kern w:val="0"/>
      <w14:ligatures w14:val="none"/>
    </w:rPr>
  </w:style>
  <w:style w:type="paragraph" w:styleId="BodyText">
    <w:name w:val="Body Text"/>
    <w:basedOn w:val="Normal"/>
    <w:link w:val="BodyTextChar"/>
    <w:uiPriority w:val="1"/>
    <w:qFormat/>
    <w:rsid w:val="0038697F"/>
    <w:pPr>
      <w:widowControl w:val="0"/>
      <w:autoSpaceDE w:val="0"/>
      <w:autoSpaceDN w:val="0"/>
      <w:spacing w:after="0" w:line="240" w:lineRule="auto"/>
    </w:pPr>
    <w:rPr>
      <w:rFonts w:ascii="Arial" w:eastAsia="Arial" w:hAnsi="Arial" w:cs="Arial"/>
      <w:kern w:val="0"/>
      <w:sz w:val="20"/>
      <w:szCs w:val="20"/>
      <w14:ligatures w14:val="none"/>
    </w:rPr>
  </w:style>
  <w:style w:type="character" w:customStyle="1" w:styleId="BodyTextChar">
    <w:name w:val="Body Text Char"/>
    <w:basedOn w:val="DefaultParagraphFont"/>
    <w:link w:val="BodyText"/>
    <w:uiPriority w:val="1"/>
    <w:rsid w:val="0038697F"/>
    <w:rPr>
      <w:rFonts w:ascii="Arial" w:eastAsia="Arial" w:hAnsi="Arial" w:cs="Arial"/>
      <w:kern w:val="0"/>
      <w:sz w:val="20"/>
      <w:szCs w:val="20"/>
      <w14:ligatures w14:val="none"/>
    </w:rPr>
  </w:style>
  <w:style w:type="paragraph" w:styleId="Revision">
    <w:name w:val="Revision"/>
    <w:hidden/>
    <w:uiPriority w:val="99"/>
    <w:semiHidden/>
    <w:rsid w:val="00B271F4"/>
    <w:pPr>
      <w:spacing w:after="0" w:line="240" w:lineRule="auto"/>
    </w:pPr>
  </w:style>
  <w:style w:type="character" w:styleId="CommentReference">
    <w:name w:val="annotation reference"/>
    <w:basedOn w:val="DefaultParagraphFont"/>
    <w:uiPriority w:val="99"/>
    <w:semiHidden/>
    <w:unhideWhenUsed/>
    <w:rsid w:val="001F352D"/>
    <w:rPr>
      <w:sz w:val="16"/>
      <w:szCs w:val="16"/>
    </w:rPr>
  </w:style>
  <w:style w:type="paragraph" w:styleId="CommentText">
    <w:name w:val="annotation text"/>
    <w:basedOn w:val="Normal"/>
    <w:link w:val="CommentTextChar"/>
    <w:uiPriority w:val="99"/>
    <w:semiHidden/>
    <w:unhideWhenUsed/>
    <w:rsid w:val="001F352D"/>
    <w:pPr>
      <w:spacing w:line="240" w:lineRule="auto"/>
    </w:pPr>
    <w:rPr>
      <w:sz w:val="20"/>
      <w:szCs w:val="20"/>
    </w:rPr>
  </w:style>
  <w:style w:type="character" w:customStyle="1" w:styleId="CommentTextChar">
    <w:name w:val="Comment Text Char"/>
    <w:basedOn w:val="DefaultParagraphFont"/>
    <w:link w:val="CommentText"/>
    <w:uiPriority w:val="99"/>
    <w:semiHidden/>
    <w:rsid w:val="001F352D"/>
    <w:rPr>
      <w:sz w:val="20"/>
      <w:szCs w:val="20"/>
    </w:rPr>
  </w:style>
  <w:style w:type="paragraph" w:styleId="CommentSubject">
    <w:name w:val="annotation subject"/>
    <w:basedOn w:val="CommentText"/>
    <w:next w:val="CommentText"/>
    <w:link w:val="CommentSubjectChar"/>
    <w:uiPriority w:val="99"/>
    <w:semiHidden/>
    <w:unhideWhenUsed/>
    <w:rsid w:val="001F352D"/>
    <w:rPr>
      <w:b/>
      <w:bCs/>
    </w:rPr>
  </w:style>
  <w:style w:type="character" w:customStyle="1" w:styleId="CommentSubjectChar">
    <w:name w:val="Comment Subject Char"/>
    <w:basedOn w:val="CommentTextChar"/>
    <w:link w:val="CommentSubject"/>
    <w:uiPriority w:val="99"/>
    <w:semiHidden/>
    <w:rsid w:val="001F352D"/>
    <w:rPr>
      <w:b/>
      <w:bCs/>
      <w:sz w:val="20"/>
      <w:szCs w:val="20"/>
    </w:rPr>
  </w:style>
  <w:style w:type="character" w:customStyle="1" w:styleId="Heading1Char">
    <w:name w:val="Heading 1 Char"/>
    <w:basedOn w:val="DefaultParagraphFont"/>
    <w:link w:val="Heading1"/>
    <w:uiPriority w:val="9"/>
    <w:rsid w:val="00695C72"/>
    <w:rPr>
      <w:rFonts w:eastAsia="Times New Roman" w:cstheme="minorHAnsi"/>
      <w:b/>
      <w:bCs/>
      <w:color w:val="000000"/>
      <w:kern w:val="0"/>
      <w14:ligatures w14:val="none"/>
    </w:rPr>
  </w:style>
  <w:style w:type="character" w:customStyle="1" w:styleId="Heading3Char">
    <w:name w:val="Heading 3 Char"/>
    <w:basedOn w:val="DefaultParagraphFont"/>
    <w:link w:val="Heading3"/>
    <w:uiPriority w:val="9"/>
    <w:rsid w:val="00613E0A"/>
    <w:rPr>
      <w:rFonts w:eastAsia="Times New Roman" w:cstheme="minorHAnsi"/>
      <w:i/>
      <w:iCs/>
      <w:color w:val="000000"/>
      <w:kern w:val="0"/>
      <w14:ligatures w14:val="none"/>
    </w:rPr>
  </w:style>
  <w:style w:type="character" w:customStyle="1" w:styleId="Heading4Char">
    <w:name w:val="Heading 4 Char"/>
    <w:basedOn w:val="DefaultParagraphFont"/>
    <w:link w:val="Heading4"/>
    <w:uiPriority w:val="9"/>
    <w:rsid w:val="00613E0A"/>
    <w:rPr>
      <w:rFonts w:eastAsia="Times New Roman" w:cstheme="minorHAnsi"/>
      <w:color w:val="000000"/>
      <w:kern w:val="0"/>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1893690">
      <w:bodyDiv w:val="1"/>
      <w:marLeft w:val="0"/>
      <w:marRight w:val="0"/>
      <w:marTop w:val="0"/>
      <w:marBottom w:val="0"/>
      <w:divBdr>
        <w:top w:val="none" w:sz="0" w:space="0" w:color="auto"/>
        <w:left w:val="none" w:sz="0" w:space="0" w:color="auto"/>
        <w:bottom w:val="none" w:sz="0" w:space="0" w:color="auto"/>
        <w:right w:val="none" w:sz="0" w:space="0" w:color="auto"/>
      </w:divBdr>
      <w:divsChild>
        <w:div w:id="581642044">
          <w:marLeft w:val="0"/>
          <w:marRight w:val="0"/>
          <w:marTop w:val="0"/>
          <w:marBottom w:val="0"/>
          <w:divBdr>
            <w:top w:val="none" w:sz="0" w:space="0" w:color="auto"/>
            <w:left w:val="none" w:sz="0" w:space="0" w:color="auto"/>
            <w:bottom w:val="none" w:sz="0" w:space="0" w:color="auto"/>
            <w:right w:val="none" w:sz="0" w:space="0" w:color="auto"/>
          </w:divBdr>
        </w:div>
        <w:div w:id="1068335085">
          <w:marLeft w:val="0"/>
          <w:marRight w:val="0"/>
          <w:marTop w:val="0"/>
          <w:marBottom w:val="0"/>
          <w:divBdr>
            <w:top w:val="none" w:sz="0" w:space="0" w:color="auto"/>
            <w:left w:val="none" w:sz="0" w:space="0" w:color="auto"/>
            <w:bottom w:val="none" w:sz="0" w:space="0" w:color="auto"/>
            <w:right w:val="none" w:sz="0" w:space="0" w:color="auto"/>
          </w:divBdr>
        </w:div>
        <w:div w:id="1370227593">
          <w:marLeft w:val="0"/>
          <w:marRight w:val="0"/>
          <w:marTop w:val="0"/>
          <w:marBottom w:val="0"/>
          <w:divBdr>
            <w:top w:val="none" w:sz="0" w:space="0" w:color="auto"/>
            <w:left w:val="none" w:sz="0" w:space="0" w:color="auto"/>
            <w:bottom w:val="none" w:sz="0" w:space="0" w:color="auto"/>
            <w:right w:val="none" w:sz="0" w:space="0" w:color="auto"/>
          </w:divBdr>
        </w:div>
        <w:div w:id="486479080">
          <w:marLeft w:val="0"/>
          <w:marRight w:val="0"/>
          <w:marTop w:val="0"/>
          <w:marBottom w:val="0"/>
          <w:divBdr>
            <w:top w:val="none" w:sz="0" w:space="0" w:color="auto"/>
            <w:left w:val="none" w:sz="0" w:space="0" w:color="auto"/>
            <w:bottom w:val="none" w:sz="0" w:space="0" w:color="auto"/>
            <w:right w:val="none" w:sz="0" w:space="0" w:color="auto"/>
          </w:divBdr>
        </w:div>
        <w:div w:id="150484499">
          <w:marLeft w:val="0"/>
          <w:marRight w:val="0"/>
          <w:marTop w:val="0"/>
          <w:marBottom w:val="0"/>
          <w:divBdr>
            <w:top w:val="none" w:sz="0" w:space="0" w:color="auto"/>
            <w:left w:val="none" w:sz="0" w:space="0" w:color="auto"/>
            <w:bottom w:val="none" w:sz="0" w:space="0" w:color="auto"/>
            <w:right w:val="none" w:sz="0" w:space="0" w:color="auto"/>
          </w:divBdr>
        </w:div>
        <w:div w:id="512574872">
          <w:marLeft w:val="0"/>
          <w:marRight w:val="0"/>
          <w:marTop w:val="0"/>
          <w:marBottom w:val="0"/>
          <w:divBdr>
            <w:top w:val="none" w:sz="0" w:space="0" w:color="auto"/>
            <w:left w:val="none" w:sz="0" w:space="0" w:color="auto"/>
            <w:bottom w:val="none" w:sz="0" w:space="0" w:color="auto"/>
            <w:right w:val="none" w:sz="0" w:space="0" w:color="auto"/>
          </w:divBdr>
        </w:div>
        <w:div w:id="1814062390">
          <w:marLeft w:val="0"/>
          <w:marRight w:val="0"/>
          <w:marTop w:val="0"/>
          <w:marBottom w:val="0"/>
          <w:divBdr>
            <w:top w:val="none" w:sz="0" w:space="0" w:color="auto"/>
            <w:left w:val="none" w:sz="0" w:space="0" w:color="auto"/>
            <w:bottom w:val="none" w:sz="0" w:space="0" w:color="auto"/>
            <w:right w:val="none" w:sz="0" w:space="0" w:color="auto"/>
          </w:divBdr>
        </w:div>
        <w:div w:id="1890798115">
          <w:marLeft w:val="0"/>
          <w:marRight w:val="0"/>
          <w:marTop w:val="0"/>
          <w:marBottom w:val="0"/>
          <w:divBdr>
            <w:top w:val="none" w:sz="0" w:space="0" w:color="auto"/>
            <w:left w:val="none" w:sz="0" w:space="0" w:color="auto"/>
            <w:bottom w:val="none" w:sz="0" w:space="0" w:color="auto"/>
            <w:right w:val="none" w:sz="0" w:space="0" w:color="auto"/>
          </w:divBdr>
        </w:div>
        <w:div w:id="1137989788">
          <w:marLeft w:val="0"/>
          <w:marRight w:val="0"/>
          <w:marTop w:val="0"/>
          <w:marBottom w:val="0"/>
          <w:divBdr>
            <w:top w:val="none" w:sz="0" w:space="0" w:color="auto"/>
            <w:left w:val="none" w:sz="0" w:space="0" w:color="auto"/>
            <w:bottom w:val="none" w:sz="0" w:space="0" w:color="auto"/>
            <w:right w:val="none" w:sz="0" w:space="0" w:color="auto"/>
          </w:divBdr>
        </w:div>
      </w:divsChild>
    </w:div>
    <w:div w:id="265891224">
      <w:bodyDiv w:val="1"/>
      <w:marLeft w:val="0"/>
      <w:marRight w:val="0"/>
      <w:marTop w:val="0"/>
      <w:marBottom w:val="0"/>
      <w:divBdr>
        <w:top w:val="none" w:sz="0" w:space="0" w:color="auto"/>
        <w:left w:val="none" w:sz="0" w:space="0" w:color="auto"/>
        <w:bottom w:val="none" w:sz="0" w:space="0" w:color="auto"/>
        <w:right w:val="none" w:sz="0" w:space="0" w:color="auto"/>
      </w:divBdr>
    </w:div>
    <w:div w:id="278144260">
      <w:bodyDiv w:val="1"/>
      <w:marLeft w:val="0"/>
      <w:marRight w:val="0"/>
      <w:marTop w:val="0"/>
      <w:marBottom w:val="0"/>
      <w:divBdr>
        <w:top w:val="none" w:sz="0" w:space="0" w:color="auto"/>
        <w:left w:val="none" w:sz="0" w:space="0" w:color="auto"/>
        <w:bottom w:val="none" w:sz="0" w:space="0" w:color="auto"/>
        <w:right w:val="none" w:sz="0" w:space="0" w:color="auto"/>
      </w:divBdr>
      <w:divsChild>
        <w:div w:id="886647976">
          <w:marLeft w:val="720"/>
          <w:marRight w:val="0"/>
          <w:marTop w:val="0"/>
          <w:marBottom w:val="0"/>
          <w:divBdr>
            <w:top w:val="none" w:sz="0" w:space="0" w:color="auto"/>
            <w:left w:val="none" w:sz="0" w:space="0" w:color="auto"/>
            <w:bottom w:val="none" w:sz="0" w:space="0" w:color="auto"/>
            <w:right w:val="none" w:sz="0" w:space="0" w:color="auto"/>
          </w:divBdr>
        </w:div>
        <w:div w:id="1451971910">
          <w:marLeft w:val="720"/>
          <w:marRight w:val="0"/>
          <w:marTop w:val="0"/>
          <w:marBottom w:val="0"/>
          <w:divBdr>
            <w:top w:val="none" w:sz="0" w:space="0" w:color="auto"/>
            <w:left w:val="none" w:sz="0" w:space="0" w:color="auto"/>
            <w:bottom w:val="none" w:sz="0" w:space="0" w:color="auto"/>
            <w:right w:val="none" w:sz="0" w:space="0" w:color="auto"/>
          </w:divBdr>
        </w:div>
        <w:div w:id="683018695">
          <w:marLeft w:val="720"/>
          <w:marRight w:val="0"/>
          <w:marTop w:val="0"/>
          <w:marBottom w:val="0"/>
          <w:divBdr>
            <w:top w:val="none" w:sz="0" w:space="0" w:color="auto"/>
            <w:left w:val="none" w:sz="0" w:space="0" w:color="auto"/>
            <w:bottom w:val="none" w:sz="0" w:space="0" w:color="auto"/>
            <w:right w:val="none" w:sz="0" w:space="0" w:color="auto"/>
          </w:divBdr>
        </w:div>
      </w:divsChild>
    </w:div>
    <w:div w:id="338507531">
      <w:bodyDiv w:val="1"/>
      <w:marLeft w:val="0"/>
      <w:marRight w:val="0"/>
      <w:marTop w:val="0"/>
      <w:marBottom w:val="0"/>
      <w:divBdr>
        <w:top w:val="none" w:sz="0" w:space="0" w:color="auto"/>
        <w:left w:val="none" w:sz="0" w:space="0" w:color="auto"/>
        <w:bottom w:val="none" w:sz="0" w:space="0" w:color="auto"/>
        <w:right w:val="none" w:sz="0" w:space="0" w:color="auto"/>
      </w:divBdr>
    </w:div>
    <w:div w:id="345332856">
      <w:bodyDiv w:val="1"/>
      <w:marLeft w:val="0"/>
      <w:marRight w:val="0"/>
      <w:marTop w:val="0"/>
      <w:marBottom w:val="0"/>
      <w:divBdr>
        <w:top w:val="none" w:sz="0" w:space="0" w:color="auto"/>
        <w:left w:val="none" w:sz="0" w:space="0" w:color="auto"/>
        <w:bottom w:val="none" w:sz="0" w:space="0" w:color="auto"/>
        <w:right w:val="none" w:sz="0" w:space="0" w:color="auto"/>
      </w:divBdr>
    </w:div>
    <w:div w:id="449015812">
      <w:bodyDiv w:val="1"/>
      <w:marLeft w:val="0"/>
      <w:marRight w:val="0"/>
      <w:marTop w:val="0"/>
      <w:marBottom w:val="0"/>
      <w:divBdr>
        <w:top w:val="none" w:sz="0" w:space="0" w:color="auto"/>
        <w:left w:val="none" w:sz="0" w:space="0" w:color="auto"/>
        <w:bottom w:val="none" w:sz="0" w:space="0" w:color="auto"/>
        <w:right w:val="none" w:sz="0" w:space="0" w:color="auto"/>
      </w:divBdr>
    </w:div>
    <w:div w:id="452940065">
      <w:bodyDiv w:val="1"/>
      <w:marLeft w:val="0"/>
      <w:marRight w:val="0"/>
      <w:marTop w:val="0"/>
      <w:marBottom w:val="0"/>
      <w:divBdr>
        <w:top w:val="none" w:sz="0" w:space="0" w:color="auto"/>
        <w:left w:val="none" w:sz="0" w:space="0" w:color="auto"/>
        <w:bottom w:val="none" w:sz="0" w:space="0" w:color="auto"/>
        <w:right w:val="none" w:sz="0" w:space="0" w:color="auto"/>
      </w:divBdr>
      <w:divsChild>
        <w:div w:id="592327479">
          <w:marLeft w:val="0"/>
          <w:marRight w:val="0"/>
          <w:marTop w:val="0"/>
          <w:marBottom w:val="0"/>
          <w:divBdr>
            <w:top w:val="none" w:sz="0" w:space="0" w:color="auto"/>
            <w:left w:val="none" w:sz="0" w:space="0" w:color="auto"/>
            <w:bottom w:val="none" w:sz="0" w:space="0" w:color="auto"/>
            <w:right w:val="none" w:sz="0" w:space="0" w:color="auto"/>
          </w:divBdr>
        </w:div>
        <w:div w:id="1551769769">
          <w:marLeft w:val="0"/>
          <w:marRight w:val="0"/>
          <w:marTop w:val="0"/>
          <w:marBottom w:val="0"/>
          <w:divBdr>
            <w:top w:val="none" w:sz="0" w:space="0" w:color="auto"/>
            <w:left w:val="none" w:sz="0" w:space="0" w:color="auto"/>
            <w:bottom w:val="none" w:sz="0" w:space="0" w:color="auto"/>
            <w:right w:val="none" w:sz="0" w:space="0" w:color="auto"/>
          </w:divBdr>
        </w:div>
        <w:div w:id="2134011382">
          <w:marLeft w:val="0"/>
          <w:marRight w:val="0"/>
          <w:marTop w:val="0"/>
          <w:marBottom w:val="0"/>
          <w:divBdr>
            <w:top w:val="none" w:sz="0" w:space="0" w:color="auto"/>
            <w:left w:val="none" w:sz="0" w:space="0" w:color="auto"/>
            <w:bottom w:val="none" w:sz="0" w:space="0" w:color="auto"/>
            <w:right w:val="none" w:sz="0" w:space="0" w:color="auto"/>
          </w:divBdr>
        </w:div>
        <w:div w:id="395475467">
          <w:marLeft w:val="0"/>
          <w:marRight w:val="0"/>
          <w:marTop w:val="0"/>
          <w:marBottom w:val="0"/>
          <w:divBdr>
            <w:top w:val="none" w:sz="0" w:space="0" w:color="auto"/>
            <w:left w:val="none" w:sz="0" w:space="0" w:color="auto"/>
            <w:bottom w:val="none" w:sz="0" w:space="0" w:color="auto"/>
            <w:right w:val="none" w:sz="0" w:space="0" w:color="auto"/>
          </w:divBdr>
        </w:div>
        <w:div w:id="704331468">
          <w:marLeft w:val="0"/>
          <w:marRight w:val="0"/>
          <w:marTop w:val="0"/>
          <w:marBottom w:val="0"/>
          <w:divBdr>
            <w:top w:val="none" w:sz="0" w:space="0" w:color="auto"/>
            <w:left w:val="none" w:sz="0" w:space="0" w:color="auto"/>
            <w:bottom w:val="none" w:sz="0" w:space="0" w:color="auto"/>
            <w:right w:val="none" w:sz="0" w:space="0" w:color="auto"/>
          </w:divBdr>
        </w:div>
        <w:div w:id="800345712">
          <w:marLeft w:val="0"/>
          <w:marRight w:val="0"/>
          <w:marTop w:val="0"/>
          <w:marBottom w:val="0"/>
          <w:divBdr>
            <w:top w:val="none" w:sz="0" w:space="0" w:color="auto"/>
            <w:left w:val="none" w:sz="0" w:space="0" w:color="auto"/>
            <w:bottom w:val="none" w:sz="0" w:space="0" w:color="auto"/>
            <w:right w:val="none" w:sz="0" w:space="0" w:color="auto"/>
          </w:divBdr>
        </w:div>
        <w:div w:id="961764799">
          <w:marLeft w:val="0"/>
          <w:marRight w:val="0"/>
          <w:marTop w:val="0"/>
          <w:marBottom w:val="0"/>
          <w:divBdr>
            <w:top w:val="none" w:sz="0" w:space="0" w:color="auto"/>
            <w:left w:val="none" w:sz="0" w:space="0" w:color="auto"/>
            <w:bottom w:val="none" w:sz="0" w:space="0" w:color="auto"/>
            <w:right w:val="none" w:sz="0" w:space="0" w:color="auto"/>
          </w:divBdr>
        </w:div>
      </w:divsChild>
    </w:div>
    <w:div w:id="478690781">
      <w:bodyDiv w:val="1"/>
      <w:marLeft w:val="0"/>
      <w:marRight w:val="0"/>
      <w:marTop w:val="0"/>
      <w:marBottom w:val="0"/>
      <w:divBdr>
        <w:top w:val="none" w:sz="0" w:space="0" w:color="auto"/>
        <w:left w:val="none" w:sz="0" w:space="0" w:color="auto"/>
        <w:bottom w:val="none" w:sz="0" w:space="0" w:color="auto"/>
        <w:right w:val="none" w:sz="0" w:space="0" w:color="auto"/>
      </w:divBdr>
      <w:divsChild>
        <w:div w:id="296376437">
          <w:marLeft w:val="0"/>
          <w:marRight w:val="0"/>
          <w:marTop w:val="0"/>
          <w:marBottom w:val="0"/>
          <w:divBdr>
            <w:top w:val="none" w:sz="0" w:space="0" w:color="auto"/>
            <w:left w:val="none" w:sz="0" w:space="0" w:color="auto"/>
            <w:bottom w:val="none" w:sz="0" w:space="0" w:color="auto"/>
            <w:right w:val="none" w:sz="0" w:space="0" w:color="auto"/>
          </w:divBdr>
        </w:div>
        <w:div w:id="501622671">
          <w:marLeft w:val="0"/>
          <w:marRight w:val="0"/>
          <w:marTop w:val="0"/>
          <w:marBottom w:val="0"/>
          <w:divBdr>
            <w:top w:val="none" w:sz="0" w:space="0" w:color="auto"/>
            <w:left w:val="none" w:sz="0" w:space="0" w:color="auto"/>
            <w:bottom w:val="none" w:sz="0" w:space="0" w:color="auto"/>
            <w:right w:val="none" w:sz="0" w:space="0" w:color="auto"/>
          </w:divBdr>
        </w:div>
        <w:div w:id="697312297">
          <w:marLeft w:val="0"/>
          <w:marRight w:val="0"/>
          <w:marTop w:val="0"/>
          <w:marBottom w:val="0"/>
          <w:divBdr>
            <w:top w:val="none" w:sz="0" w:space="0" w:color="auto"/>
            <w:left w:val="none" w:sz="0" w:space="0" w:color="auto"/>
            <w:bottom w:val="none" w:sz="0" w:space="0" w:color="auto"/>
            <w:right w:val="none" w:sz="0" w:space="0" w:color="auto"/>
          </w:divBdr>
        </w:div>
        <w:div w:id="1254969678">
          <w:marLeft w:val="0"/>
          <w:marRight w:val="0"/>
          <w:marTop w:val="0"/>
          <w:marBottom w:val="0"/>
          <w:divBdr>
            <w:top w:val="none" w:sz="0" w:space="0" w:color="auto"/>
            <w:left w:val="none" w:sz="0" w:space="0" w:color="auto"/>
            <w:bottom w:val="none" w:sz="0" w:space="0" w:color="auto"/>
            <w:right w:val="none" w:sz="0" w:space="0" w:color="auto"/>
          </w:divBdr>
        </w:div>
        <w:div w:id="732318602">
          <w:marLeft w:val="0"/>
          <w:marRight w:val="0"/>
          <w:marTop w:val="0"/>
          <w:marBottom w:val="0"/>
          <w:divBdr>
            <w:top w:val="none" w:sz="0" w:space="0" w:color="auto"/>
            <w:left w:val="none" w:sz="0" w:space="0" w:color="auto"/>
            <w:bottom w:val="none" w:sz="0" w:space="0" w:color="auto"/>
            <w:right w:val="none" w:sz="0" w:space="0" w:color="auto"/>
          </w:divBdr>
        </w:div>
        <w:div w:id="375861842">
          <w:marLeft w:val="0"/>
          <w:marRight w:val="0"/>
          <w:marTop w:val="0"/>
          <w:marBottom w:val="0"/>
          <w:divBdr>
            <w:top w:val="none" w:sz="0" w:space="0" w:color="auto"/>
            <w:left w:val="none" w:sz="0" w:space="0" w:color="auto"/>
            <w:bottom w:val="none" w:sz="0" w:space="0" w:color="auto"/>
            <w:right w:val="none" w:sz="0" w:space="0" w:color="auto"/>
          </w:divBdr>
        </w:div>
      </w:divsChild>
    </w:div>
    <w:div w:id="544490049">
      <w:bodyDiv w:val="1"/>
      <w:marLeft w:val="0"/>
      <w:marRight w:val="0"/>
      <w:marTop w:val="0"/>
      <w:marBottom w:val="0"/>
      <w:divBdr>
        <w:top w:val="none" w:sz="0" w:space="0" w:color="auto"/>
        <w:left w:val="none" w:sz="0" w:space="0" w:color="auto"/>
        <w:bottom w:val="none" w:sz="0" w:space="0" w:color="auto"/>
        <w:right w:val="none" w:sz="0" w:space="0" w:color="auto"/>
      </w:divBdr>
    </w:div>
    <w:div w:id="556093527">
      <w:bodyDiv w:val="1"/>
      <w:marLeft w:val="0"/>
      <w:marRight w:val="0"/>
      <w:marTop w:val="0"/>
      <w:marBottom w:val="0"/>
      <w:divBdr>
        <w:top w:val="none" w:sz="0" w:space="0" w:color="auto"/>
        <w:left w:val="none" w:sz="0" w:space="0" w:color="auto"/>
        <w:bottom w:val="none" w:sz="0" w:space="0" w:color="auto"/>
        <w:right w:val="none" w:sz="0" w:space="0" w:color="auto"/>
      </w:divBdr>
      <w:divsChild>
        <w:div w:id="690955589">
          <w:marLeft w:val="0"/>
          <w:marRight w:val="0"/>
          <w:marTop w:val="0"/>
          <w:marBottom w:val="0"/>
          <w:divBdr>
            <w:top w:val="none" w:sz="0" w:space="0" w:color="auto"/>
            <w:left w:val="none" w:sz="0" w:space="0" w:color="auto"/>
            <w:bottom w:val="none" w:sz="0" w:space="0" w:color="auto"/>
            <w:right w:val="none" w:sz="0" w:space="0" w:color="auto"/>
          </w:divBdr>
        </w:div>
        <w:div w:id="1090469611">
          <w:marLeft w:val="0"/>
          <w:marRight w:val="0"/>
          <w:marTop w:val="0"/>
          <w:marBottom w:val="0"/>
          <w:divBdr>
            <w:top w:val="none" w:sz="0" w:space="0" w:color="auto"/>
            <w:left w:val="none" w:sz="0" w:space="0" w:color="auto"/>
            <w:bottom w:val="none" w:sz="0" w:space="0" w:color="auto"/>
            <w:right w:val="none" w:sz="0" w:space="0" w:color="auto"/>
          </w:divBdr>
        </w:div>
        <w:div w:id="1692149104">
          <w:marLeft w:val="0"/>
          <w:marRight w:val="0"/>
          <w:marTop w:val="0"/>
          <w:marBottom w:val="0"/>
          <w:divBdr>
            <w:top w:val="none" w:sz="0" w:space="0" w:color="auto"/>
            <w:left w:val="none" w:sz="0" w:space="0" w:color="auto"/>
            <w:bottom w:val="none" w:sz="0" w:space="0" w:color="auto"/>
            <w:right w:val="none" w:sz="0" w:space="0" w:color="auto"/>
          </w:divBdr>
        </w:div>
      </w:divsChild>
    </w:div>
    <w:div w:id="618948859">
      <w:bodyDiv w:val="1"/>
      <w:marLeft w:val="0"/>
      <w:marRight w:val="0"/>
      <w:marTop w:val="0"/>
      <w:marBottom w:val="0"/>
      <w:divBdr>
        <w:top w:val="none" w:sz="0" w:space="0" w:color="auto"/>
        <w:left w:val="none" w:sz="0" w:space="0" w:color="auto"/>
        <w:bottom w:val="none" w:sz="0" w:space="0" w:color="auto"/>
        <w:right w:val="none" w:sz="0" w:space="0" w:color="auto"/>
      </w:divBdr>
      <w:divsChild>
        <w:div w:id="2056926460">
          <w:marLeft w:val="0"/>
          <w:marRight w:val="0"/>
          <w:marTop w:val="0"/>
          <w:marBottom w:val="0"/>
          <w:divBdr>
            <w:top w:val="none" w:sz="0" w:space="0" w:color="auto"/>
            <w:left w:val="none" w:sz="0" w:space="0" w:color="auto"/>
            <w:bottom w:val="none" w:sz="0" w:space="0" w:color="auto"/>
            <w:right w:val="none" w:sz="0" w:space="0" w:color="auto"/>
          </w:divBdr>
        </w:div>
        <w:div w:id="847062158">
          <w:marLeft w:val="0"/>
          <w:marRight w:val="0"/>
          <w:marTop w:val="0"/>
          <w:marBottom w:val="0"/>
          <w:divBdr>
            <w:top w:val="none" w:sz="0" w:space="0" w:color="auto"/>
            <w:left w:val="none" w:sz="0" w:space="0" w:color="auto"/>
            <w:bottom w:val="none" w:sz="0" w:space="0" w:color="auto"/>
            <w:right w:val="none" w:sz="0" w:space="0" w:color="auto"/>
          </w:divBdr>
        </w:div>
        <w:div w:id="375785073">
          <w:marLeft w:val="0"/>
          <w:marRight w:val="0"/>
          <w:marTop w:val="0"/>
          <w:marBottom w:val="0"/>
          <w:divBdr>
            <w:top w:val="none" w:sz="0" w:space="0" w:color="auto"/>
            <w:left w:val="none" w:sz="0" w:space="0" w:color="auto"/>
            <w:bottom w:val="none" w:sz="0" w:space="0" w:color="auto"/>
            <w:right w:val="none" w:sz="0" w:space="0" w:color="auto"/>
          </w:divBdr>
        </w:div>
      </w:divsChild>
    </w:div>
    <w:div w:id="705759280">
      <w:bodyDiv w:val="1"/>
      <w:marLeft w:val="0"/>
      <w:marRight w:val="0"/>
      <w:marTop w:val="0"/>
      <w:marBottom w:val="0"/>
      <w:divBdr>
        <w:top w:val="none" w:sz="0" w:space="0" w:color="auto"/>
        <w:left w:val="none" w:sz="0" w:space="0" w:color="auto"/>
        <w:bottom w:val="none" w:sz="0" w:space="0" w:color="auto"/>
        <w:right w:val="none" w:sz="0" w:space="0" w:color="auto"/>
      </w:divBdr>
    </w:div>
    <w:div w:id="782115194">
      <w:bodyDiv w:val="1"/>
      <w:marLeft w:val="0"/>
      <w:marRight w:val="0"/>
      <w:marTop w:val="0"/>
      <w:marBottom w:val="0"/>
      <w:divBdr>
        <w:top w:val="none" w:sz="0" w:space="0" w:color="auto"/>
        <w:left w:val="none" w:sz="0" w:space="0" w:color="auto"/>
        <w:bottom w:val="none" w:sz="0" w:space="0" w:color="auto"/>
        <w:right w:val="none" w:sz="0" w:space="0" w:color="auto"/>
      </w:divBdr>
    </w:div>
    <w:div w:id="791827569">
      <w:bodyDiv w:val="1"/>
      <w:marLeft w:val="0"/>
      <w:marRight w:val="0"/>
      <w:marTop w:val="0"/>
      <w:marBottom w:val="0"/>
      <w:divBdr>
        <w:top w:val="none" w:sz="0" w:space="0" w:color="auto"/>
        <w:left w:val="none" w:sz="0" w:space="0" w:color="auto"/>
        <w:bottom w:val="none" w:sz="0" w:space="0" w:color="auto"/>
        <w:right w:val="none" w:sz="0" w:space="0" w:color="auto"/>
      </w:divBdr>
    </w:div>
    <w:div w:id="835074331">
      <w:bodyDiv w:val="1"/>
      <w:marLeft w:val="0"/>
      <w:marRight w:val="0"/>
      <w:marTop w:val="0"/>
      <w:marBottom w:val="0"/>
      <w:divBdr>
        <w:top w:val="none" w:sz="0" w:space="0" w:color="auto"/>
        <w:left w:val="none" w:sz="0" w:space="0" w:color="auto"/>
        <w:bottom w:val="none" w:sz="0" w:space="0" w:color="auto"/>
        <w:right w:val="none" w:sz="0" w:space="0" w:color="auto"/>
      </w:divBdr>
    </w:div>
    <w:div w:id="873812332">
      <w:bodyDiv w:val="1"/>
      <w:marLeft w:val="0"/>
      <w:marRight w:val="0"/>
      <w:marTop w:val="0"/>
      <w:marBottom w:val="0"/>
      <w:divBdr>
        <w:top w:val="none" w:sz="0" w:space="0" w:color="auto"/>
        <w:left w:val="none" w:sz="0" w:space="0" w:color="auto"/>
        <w:bottom w:val="none" w:sz="0" w:space="0" w:color="auto"/>
        <w:right w:val="none" w:sz="0" w:space="0" w:color="auto"/>
      </w:divBdr>
      <w:divsChild>
        <w:div w:id="1151672615">
          <w:marLeft w:val="0"/>
          <w:marRight w:val="0"/>
          <w:marTop w:val="0"/>
          <w:marBottom w:val="0"/>
          <w:divBdr>
            <w:top w:val="none" w:sz="0" w:space="0" w:color="auto"/>
            <w:left w:val="none" w:sz="0" w:space="0" w:color="auto"/>
            <w:bottom w:val="none" w:sz="0" w:space="0" w:color="auto"/>
            <w:right w:val="none" w:sz="0" w:space="0" w:color="auto"/>
          </w:divBdr>
        </w:div>
        <w:div w:id="2035691166">
          <w:marLeft w:val="0"/>
          <w:marRight w:val="0"/>
          <w:marTop w:val="0"/>
          <w:marBottom w:val="0"/>
          <w:divBdr>
            <w:top w:val="none" w:sz="0" w:space="0" w:color="auto"/>
            <w:left w:val="none" w:sz="0" w:space="0" w:color="auto"/>
            <w:bottom w:val="none" w:sz="0" w:space="0" w:color="auto"/>
            <w:right w:val="none" w:sz="0" w:space="0" w:color="auto"/>
          </w:divBdr>
        </w:div>
        <w:div w:id="116030771">
          <w:marLeft w:val="0"/>
          <w:marRight w:val="0"/>
          <w:marTop w:val="0"/>
          <w:marBottom w:val="0"/>
          <w:divBdr>
            <w:top w:val="none" w:sz="0" w:space="0" w:color="auto"/>
            <w:left w:val="none" w:sz="0" w:space="0" w:color="auto"/>
            <w:bottom w:val="none" w:sz="0" w:space="0" w:color="auto"/>
            <w:right w:val="none" w:sz="0" w:space="0" w:color="auto"/>
          </w:divBdr>
        </w:div>
      </w:divsChild>
    </w:div>
    <w:div w:id="890535730">
      <w:bodyDiv w:val="1"/>
      <w:marLeft w:val="0"/>
      <w:marRight w:val="0"/>
      <w:marTop w:val="0"/>
      <w:marBottom w:val="0"/>
      <w:divBdr>
        <w:top w:val="none" w:sz="0" w:space="0" w:color="auto"/>
        <w:left w:val="none" w:sz="0" w:space="0" w:color="auto"/>
        <w:bottom w:val="none" w:sz="0" w:space="0" w:color="auto"/>
        <w:right w:val="none" w:sz="0" w:space="0" w:color="auto"/>
      </w:divBdr>
    </w:div>
    <w:div w:id="931164691">
      <w:bodyDiv w:val="1"/>
      <w:marLeft w:val="0"/>
      <w:marRight w:val="0"/>
      <w:marTop w:val="0"/>
      <w:marBottom w:val="0"/>
      <w:divBdr>
        <w:top w:val="none" w:sz="0" w:space="0" w:color="auto"/>
        <w:left w:val="none" w:sz="0" w:space="0" w:color="auto"/>
        <w:bottom w:val="none" w:sz="0" w:space="0" w:color="auto"/>
        <w:right w:val="none" w:sz="0" w:space="0" w:color="auto"/>
      </w:divBdr>
    </w:div>
    <w:div w:id="952712511">
      <w:bodyDiv w:val="1"/>
      <w:marLeft w:val="0"/>
      <w:marRight w:val="0"/>
      <w:marTop w:val="0"/>
      <w:marBottom w:val="0"/>
      <w:divBdr>
        <w:top w:val="none" w:sz="0" w:space="0" w:color="auto"/>
        <w:left w:val="none" w:sz="0" w:space="0" w:color="auto"/>
        <w:bottom w:val="none" w:sz="0" w:space="0" w:color="auto"/>
        <w:right w:val="none" w:sz="0" w:space="0" w:color="auto"/>
      </w:divBdr>
      <w:divsChild>
        <w:div w:id="1656883673">
          <w:marLeft w:val="0"/>
          <w:marRight w:val="0"/>
          <w:marTop w:val="0"/>
          <w:marBottom w:val="0"/>
          <w:divBdr>
            <w:top w:val="none" w:sz="0" w:space="0" w:color="auto"/>
            <w:left w:val="none" w:sz="0" w:space="0" w:color="auto"/>
            <w:bottom w:val="none" w:sz="0" w:space="0" w:color="auto"/>
            <w:right w:val="none" w:sz="0" w:space="0" w:color="auto"/>
          </w:divBdr>
        </w:div>
        <w:div w:id="1427996593">
          <w:marLeft w:val="0"/>
          <w:marRight w:val="0"/>
          <w:marTop w:val="0"/>
          <w:marBottom w:val="0"/>
          <w:divBdr>
            <w:top w:val="none" w:sz="0" w:space="0" w:color="auto"/>
            <w:left w:val="none" w:sz="0" w:space="0" w:color="auto"/>
            <w:bottom w:val="none" w:sz="0" w:space="0" w:color="auto"/>
            <w:right w:val="none" w:sz="0" w:space="0" w:color="auto"/>
          </w:divBdr>
        </w:div>
        <w:div w:id="1720472206">
          <w:marLeft w:val="0"/>
          <w:marRight w:val="0"/>
          <w:marTop w:val="0"/>
          <w:marBottom w:val="0"/>
          <w:divBdr>
            <w:top w:val="none" w:sz="0" w:space="0" w:color="auto"/>
            <w:left w:val="none" w:sz="0" w:space="0" w:color="auto"/>
            <w:bottom w:val="none" w:sz="0" w:space="0" w:color="auto"/>
            <w:right w:val="none" w:sz="0" w:space="0" w:color="auto"/>
          </w:divBdr>
        </w:div>
        <w:div w:id="927038204">
          <w:marLeft w:val="0"/>
          <w:marRight w:val="0"/>
          <w:marTop w:val="0"/>
          <w:marBottom w:val="0"/>
          <w:divBdr>
            <w:top w:val="none" w:sz="0" w:space="0" w:color="auto"/>
            <w:left w:val="none" w:sz="0" w:space="0" w:color="auto"/>
            <w:bottom w:val="none" w:sz="0" w:space="0" w:color="auto"/>
            <w:right w:val="none" w:sz="0" w:space="0" w:color="auto"/>
          </w:divBdr>
        </w:div>
      </w:divsChild>
    </w:div>
    <w:div w:id="1030256802">
      <w:bodyDiv w:val="1"/>
      <w:marLeft w:val="0"/>
      <w:marRight w:val="0"/>
      <w:marTop w:val="0"/>
      <w:marBottom w:val="0"/>
      <w:divBdr>
        <w:top w:val="none" w:sz="0" w:space="0" w:color="auto"/>
        <w:left w:val="none" w:sz="0" w:space="0" w:color="auto"/>
        <w:bottom w:val="none" w:sz="0" w:space="0" w:color="auto"/>
        <w:right w:val="none" w:sz="0" w:space="0" w:color="auto"/>
      </w:divBdr>
      <w:divsChild>
        <w:div w:id="1303344964">
          <w:marLeft w:val="0"/>
          <w:marRight w:val="0"/>
          <w:marTop w:val="0"/>
          <w:marBottom w:val="0"/>
          <w:divBdr>
            <w:top w:val="none" w:sz="0" w:space="0" w:color="auto"/>
            <w:left w:val="none" w:sz="0" w:space="0" w:color="auto"/>
            <w:bottom w:val="none" w:sz="0" w:space="0" w:color="auto"/>
            <w:right w:val="none" w:sz="0" w:space="0" w:color="auto"/>
          </w:divBdr>
        </w:div>
        <w:div w:id="557285063">
          <w:marLeft w:val="0"/>
          <w:marRight w:val="0"/>
          <w:marTop w:val="0"/>
          <w:marBottom w:val="0"/>
          <w:divBdr>
            <w:top w:val="none" w:sz="0" w:space="0" w:color="auto"/>
            <w:left w:val="none" w:sz="0" w:space="0" w:color="auto"/>
            <w:bottom w:val="none" w:sz="0" w:space="0" w:color="auto"/>
            <w:right w:val="none" w:sz="0" w:space="0" w:color="auto"/>
          </w:divBdr>
        </w:div>
      </w:divsChild>
    </w:div>
    <w:div w:id="1076827199">
      <w:bodyDiv w:val="1"/>
      <w:marLeft w:val="0"/>
      <w:marRight w:val="0"/>
      <w:marTop w:val="0"/>
      <w:marBottom w:val="0"/>
      <w:divBdr>
        <w:top w:val="none" w:sz="0" w:space="0" w:color="auto"/>
        <w:left w:val="none" w:sz="0" w:space="0" w:color="auto"/>
        <w:bottom w:val="none" w:sz="0" w:space="0" w:color="auto"/>
        <w:right w:val="none" w:sz="0" w:space="0" w:color="auto"/>
      </w:divBdr>
    </w:div>
    <w:div w:id="1080710878">
      <w:bodyDiv w:val="1"/>
      <w:marLeft w:val="0"/>
      <w:marRight w:val="0"/>
      <w:marTop w:val="0"/>
      <w:marBottom w:val="0"/>
      <w:divBdr>
        <w:top w:val="none" w:sz="0" w:space="0" w:color="auto"/>
        <w:left w:val="none" w:sz="0" w:space="0" w:color="auto"/>
        <w:bottom w:val="none" w:sz="0" w:space="0" w:color="auto"/>
        <w:right w:val="none" w:sz="0" w:space="0" w:color="auto"/>
      </w:divBdr>
    </w:div>
    <w:div w:id="1088773092">
      <w:bodyDiv w:val="1"/>
      <w:marLeft w:val="0"/>
      <w:marRight w:val="0"/>
      <w:marTop w:val="0"/>
      <w:marBottom w:val="0"/>
      <w:divBdr>
        <w:top w:val="none" w:sz="0" w:space="0" w:color="auto"/>
        <w:left w:val="none" w:sz="0" w:space="0" w:color="auto"/>
        <w:bottom w:val="none" w:sz="0" w:space="0" w:color="auto"/>
        <w:right w:val="none" w:sz="0" w:space="0" w:color="auto"/>
      </w:divBdr>
      <w:divsChild>
        <w:div w:id="445736585">
          <w:marLeft w:val="0"/>
          <w:marRight w:val="0"/>
          <w:marTop w:val="0"/>
          <w:marBottom w:val="0"/>
          <w:divBdr>
            <w:top w:val="none" w:sz="0" w:space="0" w:color="auto"/>
            <w:left w:val="none" w:sz="0" w:space="0" w:color="auto"/>
            <w:bottom w:val="none" w:sz="0" w:space="0" w:color="auto"/>
            <w:right w:val="none" w:sz="0" w:space="0" w:color="auto"/>
          </w:divBdr>
        </w:div>
      </w:divsChild>
    </w:div>
    <w:div w:id="1100226145">
      <w:bodyDiv w:val="1"/>
      <w:marLeft w:val="0"/>
      <w:marRight w:val="0"/>
      <w:marTop w:val="0"/>
      <w:marBottom w:val="0"/>
      <w:divBdr>
        <w:top w:val="none" w:sz="0" w:space="0" w:color="auto"/>
        <w:left w:val="none" w:sz="0" w:space="0" w:color="auto"/>
        <w:bottom w:val="none" w:sz="0" w:space="0" w:color="auto"/>
        <w:right w:val="none" w:sz="0" w:space="0" w:color="auto"/>
      </w:divBdr>
      <w:divsChild>
        <w:div w:id="1252857957">
          <w:marLeft w:val="0"/>
          <w:marRight w:val="0"/>
          <w:marTop w:val="0"/>
          <w:marBottom w:val="0"/>
          <w:divBdr>
            <w:top w:val="none" w:sz="0" w:space="0" w:color="auto"/>
            <w:left w:val="none" w:sz="0" w:space="0" w:color="auto"/>
            <w:bottom w:val="none" w:sz="0" w:space="0" w:color="auto"/>
            <w:right w:val="none" w:sz="0" w:space="0" w:color="auto"/>
          </w:divBdr>
        </w:div>
        <w:div w:id="1686126280">
          <w:marLeft w:val="0"/>
          <w:marRight w:val="0"/>
          <w:marTop w:val="0"/>
          <w:marBottom w:val="0"/>
          <w:divBdr>
            <w:top w:val="none" w:sz="0" w:space="0" w:color="auto"/>
            <w:left w:val="none" w:sz="0" w:space="0" w:color="auto"/>
            <w:bottom w:val="none" w:sz="0" w:space="0" w:color="auto"/>
            <w:right w:val="none" w:sz="0" w:space="0" w:color="auto"/>
          </w:divBdr>
        </w:div>
        <w:div w:id="615408124">
          <w:marLeft w:val="0"/>
          <w:marRight w:val="0"/>
          <w:marTop w:val="0"/>
          <w:marBottom w:val="0"/>
          <w:divBdr>
            <w:top w:val="none" w:sz="0" w:space="0" w:color="auto"/>
            <w:left w:val="none" w:sz="0" w:space="0" w:color="auto"/>
            <w:bottom w:val="none" w:sz="0" w:space="0" w:color="auto"/>
            <w:right w:val="none" w:sz="0" w:space="0" w:color="auto"/>
          </w:divBdr>
        </w:div>
        <w:div w:id="1210413519">
          <w:marLeft w:val="0"/>
          <w:marRight w:val="0"/>
          <w:marTop w:val="0"/>
          <w:marBottom w:val="0"/>
          <w:divBdr>
            <w:top w:val="none" w:sz="0" w:space="0" w:color="auto"/>
            <w:left w:val="none" w:sz="0" w:space="0" w:color="auto"/>
            <w:bottom w:val="none" w:sz="0" w:space="0" w:color="auto"/>
            <w:right w:val="none" w:sz="0" w:space="0" w:color="auto"/>
          </w:divBdr>
        </w:div>
      </w:divsChild>
    </w:div>
    <w:div w:id="1235047027">
      <w:bodyDiv w:val="1"/>
      <w:marLeft w:val="0"/>
      <w:marRight w:val="0"/>
      <w:marTop w:val="0"/>
      <w:marBottom w:val="0"/>
      <w:divBdr>
        <w:top w:val="none" w:sz="0" w:space="0" w:color="auto"/>
        <w:left w:val="none" w:sz="0" w:space="0" w:color="auto"/>
        <w:bottom w:val="none" w:sz="0" w:space="0" w:color="auto"/>
        <w:right w:val="none" w:sz="0" w:space="0" w:color="auto"/>
      </w:divBdr>
    </w:div>
    <w:div w:id="1279138033">
      <w:bodyDiv w:val="1"/>
      <w:marLeft w:val="0"/>
      <w:marRight w:val="0"/>
      <w:marTop w:val="0"/>
      <w:marBottom w:val="0"/>
      <w:divBdr>
        <w:top w:val="none" w:sz="0" w:space="0" w:color="auto"/>
        <w:left w:val="none" w:sz="0" w:space="0" w:color="auto"/>
        <w:bottom w:val="none" w:sz="0" w:space="0" w:color="auto"/>
        <w:right w:val="none" w:sz="0" w:space="0" w:color="auto"/>
      </w:divBdr>
    </w:div>
    <w:div w:id="1290741414">
      <w:bodyDiv w:val="1"/>
      <w:marLeft w:val="0"/>
      <w:marRight w:val="0"/>
      <w:marTop w:val="0"/>
      <w:marBottom w:val="0"/>
      <w:divBdr>
        <w:top w:val="none" w:sz="0" w:space="0" w:color="auto"/>
        <w:left w:val="none" w:sz="0" w:space="0" w:color="auto"/>
        <w:bottom w:val="none" w:sz="0" w:space="0" w:color="auto"/>
        <w:right w:val="none" w:sz="0" w:space="0" w:color="auto"/>
      </w:divBdr>
      <w:divsChild>
        <w:div w:id="1914467723">
          <w:marLeft w:val="0"/>
          <w:marRight w:val="0"/>
          <w:marTop w:val="0"/>
          <w:marBottom w:val="0"/>
          <w:divBdr>
            <w:top w:val="none" w:sz="0" w:space="0" w:color="auto"/>
            <w:left w:val="none" w:sz="0" w:space="0" w:color="auto"/>
            <w:bottom w:val="none" w:sz="0" w:space="0" w:color="auto"/>
            <w:right w:val="none" w:sz="0" w:space="0" w:color="auto"/>
          </w:divBdr>
        </w:div>
        <w:div w:id="1938561355">
          <w:marLeft w:val="0"/>
          <w:marRight w:val="0"/>
          <w:marTop w:val="0"/>
          <w:marBottom w:val="0"/>
          <w:divBdr>
            <w:top w:val="none" w:sz="0" w:space="0" w:color="auto"/>
            <w:left w:val="none" w:sz="0" w:space="0" w:color="auto"/>
            <w:bottom w:val="none" w:sz="0" w:space="0" w:color="auto"/>
            <w:right w:val="none" w:sz="0" w:space="0" w:color="auto"/>
          </w:divBdr>
        </w:div>
        <w:div w:id="1725566090">
          <w:marLeft w:val="0"/>
          <w:marRight w:val="0"/>
          <w:marTop w:val="0"/>
          <w:marBottom w:val="0"/>
          <w:divBdr>
            <w:top w:val="none" w:sz="0" w:space="0" w:color="auto"/>
            <w:left w:val="none" w:sz="0" w:space="0" w:color="auto"/>
            <w:bottom w:val="none" w:sz="0" w:space="0" w:color="auto"/>
            <w:right w:val="none" w:sz="0" w:space="0" w:color="auto"/>
          </w:divBdr>
        </w:div>
        <w:div w:id="284385786">
          <w:marLeft w:val="0"/>
          <w:marRight w:val="0"/>
          <w:marTop w:val="0"/>
          <w:marBottom w:val="0"/>
          <w:divBdr>
            <w:top w:val="none" w:sz="0" w:space="0" w:color="auto"/>
            <w:left w:val="none" w:sz="0" w:space="0" w:color="auto"/>
            <w:bottom w:val="none" w:sz="0" w:space="0" w:color="auto"/>
            <w:right w:val="none" w:sz="0" w:space="0" w:color="auto"/>
          </w:divBdr>
        </w:div>
      </w:divsChild>
    </w:div>
    <w:div w:id="1370956051">
      <w:bodyDiv w:val="1"/>
      <w:marLeft w:val="0"/>
      <w:marRight w:val="0"/>
      <w:marTop w:val="0"/>
      <w:marBottom w:val="0"/>
      <w:divBdr>
        <w:top w:val="none" w:sz="0" w:space="0" w:color="auto"/>
        <w:left w:val="none" w:sz="0" w:space="0" w:color="auto"/>
        <w:bottom w:val="none" w:sz="0" w:space="0" w:color="auto"/>
        <w:right w:val="none" w:sz="0" w:space="0" w:color="auto"/>
      </w:divBdr>
    </w:div>
    <w:div w:id="1440878556">
      <w:bodyDiv w:val="1"/>
      <w:marLeft w:val="0"/>
      <w:marRight w:val="0"/>
      <w:marTop w:val="0"/>
      <w:marBottom w:val="0"/>
      <w:divBdr>
        <w:top w:val="none" w:sz="0" w:space="0" w:color="auto"/>
        <w:left w:val="none" w:sz="0" w:space="0" w:color="auto"/>
        <w:bottom w:val="none" w:sz="0" w:space="0" w:color="auto"/>
        <w:right w:val="none" w:sz="0" w:space="0" w:color="auto"/>
      </w:divBdr>
    </w:div>
    <w:div w:id="1459493283">
      <w:bodyDiv w:val="1"/>
      <w:marLeft w:val="0"/>
      <w:marRight w:val="0"/>
      <w:marTop w:val="0"/>
      <w:marBottom w:val="0"/>
      <w:divBdr>
        <w:top w:val="none" w:sz="0" w:space="0" w:color="auto"/>
        <w:left w:val="none" w:sz="0" w:space="0" w:color="auto"/>
        <w:bottom w:val="none" w:sz="0" w:space="0" w:color="auto"/>
        <w:right w:val="none" w:sz="0" w:space="0" w:color="auto"/>
      </w:divBdr>
      <w:divsChild>
        <w:div w:id="1101334567">
          <w:marLeft w:val="0"/>
          <w:marRight w:val="0"/>
          <w:marTop w:val="0"/>
          <w:marBottom w:val="0"/>
          <w:divBdr>
            <w:top w:val="none" w:sz="0" w:space="0" w:color="auto"/>
            <w:left w:val="none" w:sz="0" w:space="0" w:color="auto"/>
            <w:bottom w:val="none" w:sz="0" w:space="0" w:color="auto"/>
            <w:right w:val="none" w:sz="0" w:space="0" w:color="auto"/>
          </w:divBdr>
        </w:div>
        <w:div w:id="1344362527">
          <w:marLeft w:val="0"/>
          <w:marRight w:val="0"/>
          <w:marTop w:val="0"/>
          <w:marBottom w:val="0"/>
          <w:divBdr>
            <w:top w:val="none" w:sz="0" w:space="0" w:color="auto"/>
            <w:left w:val="none" w:sz="0" w:space="0" w:color="auto"/>
            <w:bottom w:val="none" w:sz="0" w:space="0" w:color="auto"/>
            <w:right w:val="none" w:sz="0" w:space="0" w:color="auto"/>
          </w:divBdr>
        </w:div>
        <w:div w:id="1382560958">
          <w:marLeft w:val="0"/>
          <w:marRight w:val="0"/>
          <w:marTop w:val="0"/>
          <w:marBottom w:val="0"/>
          <w:divBdr>
            <w:top w:val="none" w:sz="0" w:space="0" w:color="auto"/>
            <w:left w:val="none" w:sz="0" w:space="0" w:color="auto"/>
            <w:bottom w:val="none" w:sz="0" w:space="0" w:color="auto"/>
            <w:right w:val="none" w:sz="0" w:space="0" w:color="auto"/>
          </w:divBdr>
        </w:div>
        <w:div w:id="1843086979">
          <w:marLeft w:val="0"/>
          <w:marRight w:val="0"/>
          <w:marTop w:val="0"/>
          <w:marBottom w:val="0"/>
          <w:divBdr>
            <w:top w:val="none" w:sz="0" w:space="0" w:color="auto"/>
            <w:left w:val="none" w:sz="0" w:space="0" w:color="auto"/>
            <w:bottom w:val="none" w:sz="0" w:space="0" w:color="auto"/>
            <w:right w:val="none" w:sz="0" w:space="0" w:color="auto"/>
          </w:divBdr>
        </w:div>
        <w:div w:id="729302404">
          <w:marLeft w:val="0"/>
          <w:marRight w:val="0"/>
          <w:marTop w:val="0"/>
          <w:marBottom w:val="0"/>
          <w:divBdr>
            <w:top w:val="none" w:sz="0" w:space="0" w:color="auto"/>
            <w:left w:val="none" w:sz="0" w:space="0" w:color="auto"/>
            <w:bottom w:val="none" w:sz="0" w:space="0" w:color="auto"/>
            <w:right w:val="none" w:sz="0" w:space="0" w:color="auto"/>
          </w:divBdr>
        </w:div>
        <w:div w:id="1777409956">
          <w:marLeft w:val="0"/>
          <w:marRight w:val="0"/>
          <w:marTop w:val="0"/>
          <w:marBottom w:val="0"/>
          <w:divBdr>
            <w:top w:val="none" w:sz="0" w:space="0" w:color="auto"/>
            <w:left w:val="none" w:sz="0" w:space="0" w:color="auto"/>
            <w:bottom w:val="none" w:sz="0" w:space="0" w:color="auto"/>
            <w:right w:val="none" w:sz="0" w:space="0" w:color="auto"/>
          </w:divBdr>
        </w:div>
      </w:divsChild>
    </w:div>
    <w:div w:id="1466776352">
      <w:bodyDiv w:val="1"/>
      <w:marLeft w:val="0"/>
      <w:marRight w:val="0"/>
      <w:marTop w:val="0"/>
      <w:marBottom w:val="0"/>
      <w:divBdr>
        <w:top w:val="none" w:sz="0" w:space="0" w:color="auto"/>
        <w:left w:val="none" w:sz="0" w:space="0" w:color="auto"/>
        <w:bottom w:val="none" w:sz="0" w:space="0" w:color="auto"/>
        <w:right w:val="none" w:sz="0" w:space="0" w:color="auto"/>
      </w:divBdr>
      <w:divsChild>
        <w:div w:id="1632901767">
          <w:marLeft w:val="0"/>
          <w:marRight w:val="0"/>
          <w:marTop w:val="0"/>
          <w:marBottom w:val="0"/>
          <w:divBdr>
            <w:top w:val="none" w:sz="0" w:space="0" w:color="auto"/>
            <w:left w:val="none" w:sz="0" w:space="0" w:color="auto"/>
            <w:bottom w:val="none" w:sz="0" w:space="0" w:color="auto"/>
            <w:right w:val="none" w:sz="0" w:space="0" w:color="auto"/>
          </w:divBdr>
        </w:div>
        <w:div w:id="1145122945">
          <w:marLeft w:val="0"/>
          <w:marRight w:val="0"/>
          <w:marTop w:val="0"/>
          <w:marBottom w:val="0"/>
          <w:divBdr>
            <w:top w:val="none" w:sz="0" w:space="0" w:color="auto"/>
            <w:left w:val="none" w:sz="0" w:space="0" w:color="auto"/>
            <w:bottom w:val="none" w:sz="0" w:space="0" w:color="auto"/>
            <w:right w:val="none" w:sz="0" w:space="0" w:color="auto"/>
          </w:divBdr>
        </w:div>
      </w:divsChild>
    </w:div>
    <w:div w:id="1523670391">
      <w:bodyDiv w:val="1"/>
      <w:marLeft w:val="0"/>
      <w:marRight w:val="0"/>
      <w:marTop w:val="0"/>
      <w:marBottom w:val="0"/>
      <w:divBdr>
        <w:top w:val="none" w:sz="0" w:space="0" w:color="auto"/>
        <w:left w:val="none" w:sz="0" w:space="0" w:color="auto"/>
        <w:bottom w:val="none" w:sz="0" w:space="0" w:color="auto"/>
        <w:right w:val="none" w:sz="0" w:space="0" w:color="auto"/>
      </w:divBdr>
    </w:div>
    <w:div w:id="1597133699">
      <w:bodyDiv w:val="1"/>
      <w:marLeft w:val="0"/>
      <w:marRight w:val="0"/>
      <w:marTop w:val="0"/>
      <w:marBottom w:val="0"/>
      <w:divBdr>
        <w:top w:val="none" w:sz="0" w:space="0" w:color="auto"/>
        <w:left w:val="none" w:sz="0" w:space="0" w:color="auto"/>
        <w:bottom w:val="none" w:sz="0" w:space="0" w:color="auto"/>
        <w:right w:val="none" w:sz="0" w:space="0" w:color="auto"/>
      </w:divBdr>
      <w:divsChild>
        <w:div w:id="873006263">
          <w:marLeft w:val="0"/>
          <w:marRight w:val="0"/>
          <w:marTop w:val="0"/>
          <w:marBottom w:val="0"/>
          <w:divBdr>
            <w:top w:val="none" w:sz="0" w:space="0" w:color="auto"/>
            <w:left w:val="none" w:sz="0" w:space="0" w:color="auto"/>
            <w:bottom w:val="none" w:sz="0" w:space="0" w:color="auto"/>
            <w:right w:val="none" w:sz="0" w:space="0" w:color="auto"/>
          </w:divBdr>
        </w:div>
        <w:div w:id="1626083906">
          <w:marLeft w:val="0"/>
          <w:marRight w:val="0"/>
          <w:marTop w:val="0"/>
          <w:marBottom w:val="0"/>
          <w:divBdr>
            <w:top w:val="none" w:sz="0" w:space="0" w:color="auto"/>
            <w:left w:val="none" w:sz="0" w:space="0" w:color="auto"/>
            <w:bottom w:val="none" w:sz="0" w:space="0" w:color="auto"/>
            <w:right w:val="none" w:sz="0" w:space="0" w:color="auto"/>
          </w:divBdr>
        </w:div>
        <w:div w:id="1820883378">
          <w:marLeft w:val="0"/>
          <w:marRight w:val="0"/>
          <w:marTop w:val="0"/>
          <w:marBottom w:val="0"/>
          <w:divBdr>
            <w:top w:val="none" w:sz="0" w:space="0" w:color="auto"/>
            <w:left w:val="none" w:sz="0" w:space="0" w:color="auto"/>
            <w:bottom w:val="none" w:sz="0" w:space="0" w:color="auto"/>
            <w:right w:val="none" w:sz="0" w:space="0" w:color="auto"/>
          </w:divBdr>
        </w:div>
        <w:div w:id="1220364668">
          <w:marLeft w:val="0"/>
          <w:marRight w:val="0"/>
          <w:marTop w:val="0"/>
          <w:marBottom w:val="0"/>
          <w:divBdr>
            <w:top w:val="none" w:sz="0" w:space="0" w:color="auto"/>
            <w:left w:val="none" w:sz="0" w:space="0" w:color="auto"/>
            <w:bottom w:val="none" w:sz="0" w:space="0" w:color="auto"/>
            <w:right w:val="none" w:sz="0" w:space="0" w:color="auto"/>
          </w:divBdr>
        </w:div>
        <w:div w:id="678652895">
          <w:marLeft w:val="0"/>
          <w:marRight w:val="0"/>
          <w:marTop w:val="0"/>
          <w:marBottom w:val="0"/>
          <w:divBdr>
            <w:top w:val="none" w:sz="0" w:space="0" w:color="auto"/>
            <w:left w:val="none" w:sz="0" w:space="0" w:color="auto"/>
            <w:bottom w:val="none" w:sz="0" w:space="0" w:color="auto"/>
            <w:right w:val="none" w:sz="0" w:space="0" w:color="auto"/>
          </w:divBdr>
        </w:div>
        <w:div w:id="1646541951">
          <w:marLeft w:val="0"/>
          <w:marRight w:val="0"/>
          <w:marTop w:val="0"/>
          <w:marBottom w:val="0"/>
          <w:divBdr>
            <w:top w:val="none" w:sz="0" w:space="0" w:color="auto"/>
            <w:left w:val="none" w:sz="0" w:space="0" w:color="auto"/>
            <w:bottom w:val="none" w:sz="0" w:space="0" w:color="auto"/>
            <w:right w:val="none" w:sz="0" w:space="0" w:color="auto"/>
          </w:divBdr>
        </w:div>
        <w:div w:id="1856457405">
          <w:marLeft w:val="0"/>
          <w:marRight w:val="0"/>
          <w:marTop w:val="0"/>
          <w:marBottom w:val="0"/>
          <w:divBdr>
            <w:top w:val="none" w:sz="0" w:space="0" w:color="auto"/>
            <w:left w:val="none" w:sz="0" w:space="0" w:color="auto"/>
            <w:bottom w:val="none" w:sz="0" w:space="0" w:color="auto"/>
            <w:right w:val="none" w:sz="0" w:space="0" w:color="auto"/>
          </w:divBdr>
        </w:div>
      </w:divsChild>
    </w:div>
    <w:div w:id="1660959229">
      <w:bodyDiv w:val="1"/>
      <w:marLeft w:val="0"/>
      <w:marRight w:val="0"/>
      <w:marTop w:val="0"/>
      <w:marBottom w:val="0"/>
      <w:divBdr>
        <w:top w:val="none" w:sz="0" w:space="0" w:color="auto"/>
        <w:left w:val="none" w:sz="0" w:space="0" w:color="auto"/>
        <w:bottom w:val="none" w:sz="0" w:space="0" w:color="auto"/>
        <w:right w:val="none" w:sz="0" w:space="0" w:color="auto"/>
      </w:divBdr>
    </w:div>
    <w:div w:id="1675454349">
      <w:bodyDiv w:val="1"/>
      <w:marLeft w:val="0"/>
      <w:marRight w:val="0"/>
      <w:marTop w:val="0"/>
      <w:marBottom w:val="0"/>
      <w:divBdr>
        <w:top w:val="none" w:sz="0" w:space="0" w:color="auto"/>
        <w:left w:val="none" w:sz="0" w:space="0" w:color="auto"/>
        <w:bottom w:val="none" w:sz="0" w:space="0" w:color="auto"/>
        <w:right w:val="none" w:sz="0" w:space="0" w:color="auto"/>
      </w:divBdr>
    </w:div>
    <w:div w:id="1690792148">
      <w:bodyDiv w:val="1"/>
      <w:marLeft w:val="0"/>
      <w:marRight w:val="0"/>
      <w:marTop w:val="0"/>
      <w:marBottom w:val="0"/>
      <w:divBdr>
        <w:top w:val="none" w:sz="0" w:space="0" w:color="auto"/>
        <w:left w:val="none" w:sz="0" w:space="0" w:color="auto"/>
        <w:bottom w:val="none" w:sz="0" w:space="0" w:color="auto"/>
        <w:right w:val="none" w:sz="0" w:space="0" w:color="auto"/>
      </w:divBdr>
      <w:divsChild>
        <w:div w:id="916473204">
          <w:marLeft w:val="0"/>
          <w:marRight w:val="0"/>
          <w:marTop w:val="0"/>
          <w:marBottom w:val="0"/>
          <w:divBdr>
            <w:top w:val="none" w:sz="0" w:space="0" w:color="auto"/>
            <w:left w:val="none" w:sz="0" w:space="0" w:color="auto"/>
            <w:bottom w:val="none" w:sz="0" w:space="0" w:color="auto"/>
            <w:right w:val="none" w:sz="0" w:space="0" w:color="auto"/>
          </w:divBdr>
        </w:div>
        <w:div w:id="6293895">
          <w:marLeft w:val="0"/>
          <w:marRight w:val="0"/>
          <w:marTop w:val="0"/>
          <w:marBottom w:val="0"/>
          <w:divBdr>
            <w:top w:val="none" w:sz="0" w:space="0" w:color="auto"/>
            <w:left w:val="none" w:sz="0" w:space="0" w:color="auto"/>
            <w:bottom w:val="none" w:sz="0" w:space="0" w:color="auto"/>
            <w:right w:val="none" w:sz="0" w:space="0" w:color="auto"/>
          </w:divBdr>
        </w:div>
        <w:div w:id="172232911">
          <w:marLeft w:val="0"/>
          <w:marRight w:val="0"/>
          <w:marTop w:val="0"/>
          <w:marBottom w:val="0"/>
          <w:divBdr>
            <w:top w:val="none" w:sz="0" w:space="0" w:color="auto"/>
            <w:left w:val="none" w:sz="0" w:space="0" w:color="auto"/>
            <w:bottom w:val="none" w:sz="0" w:space="0" w:color="auto"/>
            <w:right w:val="none" w:sz="0" w:space="0" w:color="auto"/>
          </w:divBdr>
        </w:div>
        <w:div w:id="1918398853">
          <w:marLeft w:val="0"/>
          <w:marRight w:val="0"/>
          <w:marTop w:val="0"/>
          <w:marBottom w:val="0"/>
          <w:divBdr>
            <w:top w:val="none" w:sz="0" w:space="0" w:color="auto"/>
            <w:left w:val="none" w:sz="0" w:space="0" w:color="auto"/>
            <w:bottom w:val="none" w:sz="0" w:space="0" w:color="auto"/>
            <w:right w:val="none" w:sz="0" w:space="0" w:color="auto"/>
          </w:divBdr>
        </w:div>
        <w:div w:id="671644533">
          <w:marLeft w:val="0"/>
          <w:marRight w:val="0"/>
          <w:marTop w:val="0"/>
          <w:marBottom w:val="0"/>
          <w:divBdr>
            <w:top w:val="none" w:sz="0" w:space="0" w:color="auto"/>
            <w:left w:val="none" w:sz="0" w:space="0" w:color="auto"/>
            <w:bottom w:val="none" w:sz="0" w:space="0" w:color="auto"/>
            <w:right w:val="none" w:sz="0" w:space="0" w:color="auto"/>
          </w:divBdr>
        </w:div>
      </w:divsChild>
    </w:div>
    <w:div w:id="1708140944">
      <w:bodyDiv w:val="1"/>
      <w:marLeft w:val="0"/>
      <w:marRight w:val="0"/>
      <w:marTop w:val="0"/>
      <w:marBottom w:val="0"/>
      <w:divBdr>
        <w:top w:val="none" w:sz="0" w:space="0" w:color="auto"/>
        <w:left w:val="none" w:sz="0" w:space="0" w:color="auto"/>
        <w:bottom w:val="none" w:sz="0" w:space="0" w:color="auto"/>
        <w:right w:val="none" w:sz="0" w:space="0" w:color="auto"/>
      </w:divBdr>
    </w:div>
    <w:div w:id="1799252106">
      <w:bodyDiv w:val="1"/>
      <w:marLeft w:val="0"/>
      <w:marRight w:val="0"/>
      <w:marTop w:val="0"/>
      <w:marBottom w:val="0"/>
      <w:divBdr>
        <w:top w:val="none" w:sz="0" w:space="0" w:color="auto"/>
        <w:left w:val="none" w:sz="0" w:space="0" w:color="auto"/>
        <w:bottom w:val="none" w:sz="0" w:space="0" w:color="auto"/>
        <w:right w:val="none" w:sz="0" w:space="0" w:color="auto"/>
      </w:divBdr>
    </w:div>
    <w:div w:id="1799758054">
      <w:bodyDiv w:val="1"/>
      <w:marLeft w:val="0"/>
      <w:marRight w:val="0"/>
      <w:marTop w:val="0"/>
      <w:marBottom w:val="0"/>
      <w:divBdr>
        <w:top w:val="none" w:sz="0" w:space="0" w:color="auto"/>
        <w:left w:val="none" w:sz="0" w:space="0" w:color="auto"/>
        <w:bottom w:val="none" w:sz="0" w:space="0" w:color="auto"/>
        <w:right w:val="none" w:sz="0" w:space="0" w:color="auto"/>
      </w:divBdr>
    </w:div>
    <w:div w:id="1861626989">
      <w:bodyDiv w:val="1"/>
      <w:marLeft w:val="0"/>
      <w:marRight w:val="0"/>
      <w:marTop w:val="0"/>
      <w:marBottom w:val="0"/>
      <w:divBdr>
        <w:top w:val="none" w:sz="0" w:space="0" w:color="auto"/>
        <w:left w:val="none" w:sz="0" w:space="0" w:color="auto"/>
        <w:bottom w:val="none" w:sz="0" w:space="0" w:color="auto"/>
        <w:right w:val="none" w:sz="0" w:space="0" w:color="auto"/>
      </w:divBdr>
      <w:divsChild>
        <w:div w:id="879904189">
          <w:marLeft w:val="360"/>
          <w:marRight w:val="0"/>
          <w:marTop w:val="0"/>
          <w:marBottom w:val="0"/>
          <w:divBdr>
            <w:top w:val="none" w:sz="0" w:space="0" w:color="auto"/>
            <w:left w:val="none" w:sz="0" w:space="0" w:color="auto"/>
            <w:bottom w:val="none" w:sz="0" w:space="0" w:color="auto"/>
            <w:right w:val="none" w:sz="0" w:space="0" w:color="auto"/>
          </w:divBdr>
        </w:div>
      </w:divsChild>
    </w:div>
    <w:div w:id="1931163321">
      <w:bodyDiv w:val="1"/>
      <w:marLeft w:val="0"/>
      <w:marRight w:val="0"/>
      <w:marTop w:val="0"/>
      <w:marBottom w:val="0"/>
      <w:divBdr>
        <w:top w:val="none" w:sz="0" w:space="0" w:color="auto"/>
        <w:left w:val="none" w:sz="0" w:space="0" w:color="auto"/>
        <w:bottom w:val="none" w:sz="0" w:space="0" w:color="auto"/>
        <w:right w:val="none" w:sz="0" w:space="0" w:color="auto"/>
      </w:divBdr>
    </w:div>
    <w:div w:id="1957444422">
      <w:bodyDiv w:val="1"/>
      <w:marLeft w:val="0"/>
      <w:marRight w:val="0"/>
      <w:marTop w:val="0"/>
      <w:marBottom w:val="0"/>
      <w:divBdr>
        <w:top w:val="none" w:sz="0" w:space="0" w:color="auto"/>
        <w:left w:val="none" w:sz="0" w:space="0" w:color="auto"/>
        <w:bottom w:val="none" w:sz="0" w:space="0" w:color="auto"/>
        <w:right w:val="none" w:sz="0" w:space="0" w:color="auto"/>
      </w:divBdr>
    </w:div>
    <w:div w:id="1984312100">
      <w:bodyDiv w:val="1"/>
      <w:marLeft w:val="0"/>
      <w:marRight w:val="0"/>
      <w:marTop w:val="0"/>
      <w:marBottom w:val="0"/>
      <w:divBdr>
        <w:top w:val="none" w:sz="0" w:space="0" w:color="auto"/>
        <w:left w:val="none" w:sz="0" w:space="0" w:color="auto"/>
        <w:bottom w:val="none" w:sz="0" w:space="0" w:color="auto"/>
        <w:right w:val="none" w:sz="0" w:space="0" w:color="auto"/>
      </w:divBdr>
      <w:divsChild>
        <w:div w:id="548110264">
          <w:marLeft w:val="0"/>
          <w:marRight w:val="0"/>
          <w:marTop w:val="0"/>
          <w:marBottom w:val="0"/>
          <w:divBdr>
            <w:top w:val="none" w:sz="0" w:space="0" w:color="auto"/>
            <w:left w:val="none" w:sz="0" w:space="0" w:color="auto"/>
            <w:bottom w:val="none" w:sz="0" w:space="0" w:color="auto"/>
            <w:right w:val="none" w:sz="0" w:space="0" w:color="auto"/>
          </w:divBdr>
        </w:div>
        <w:div w:id="1729304790">
          <w:marLeft w:val="0"/>
          <w:marRight w:val="0"/>
          <w:marTop w:val="0"/>
          <w:marBottom w:val="0"/>
          <w:divBdr>
            <w:top w:val="none" w:sz="0" w:space="0" w:color="auto"/>
            <w:left w:val="none" w:sz="0" w:space="0" w:color="auto"/>
            <w:bottom w:val="none" w:sz="0" w:space="0" w:color="auto"/>
            <w:right w:val="none" w:sz="0" w:space="0" w:color="auto"/>
          </w:divBdr>
        </w:div>
        <w:div w:id="1486510917">
          <w:marLeft w:val="0"/>
          <w:marRight w:val="0"/>
          <w:marTop w:val="0"/>
          <w:marBottom w:val="0"/>
          <w:divBdr>
            <w:top w:val="none" w:sz="0" w:space="0" w:color="auto"/>
            <w:left w:val="none" w:sz="0" w:space="0" w:color="auto"/>
            <w:bottom w:val="none" w:sz="0" w:space="0" w:color="auto"/>
            <w:right w:val="none" w:sz="0" w:space="0" w:color="auto"/>
          </w:divBdr>
        </w:div>
      </w:divsChild>
    </w:div>
    <w:div w:id="2111704837">
      <w:bodyDiv w:val="1"/>
      <w:marLeft w:val="0"/>
      <w:marRight w:val="0"/>
      <w:marTop w:val="0"/>
      <w:marBottom w:val="0"/>
      <w:divBdr>
        <w:top w:val="none" w:sz="0" w:space="0" w:color="auto"/>
        <w:left w:val="none" w:sz="0" w:space="0" w:color="auto"/>
        <w:bottom w:val="none" w:sz="0" w:space="0" w:color="auto"/>
        <w:right w:val="none" w:sz="0" w:space="0" w:color="auto"/>
      </w:divBdr>
    </w:div>
    <w:div w:id="2136097150">
      <w:bodyDiv w:val="1"/>
      <w:marLeft w:val="0"/>
      <w:marRight w:val="0"/>
      <w:marTop w:val="0"/>
      <w:marBottom w:val="0"/>
      <w:divBdr>
        <w:top w:val="none" w:sz="0" w:space="0" w:color="auto"/>
        <w:left w:val="none" w:sz="0" w:space="0" w:color="auto"/>
        <w:bottom w:val="none" w:sz="0" w:space="0" w:color="auto"/>
        <w:right w:val="none" w:sz="0" w:space="0" w:color="auto"/>
      </w:divBdr>
      <w:divsChild>
        <w:div w:id="179390201">
          <w:marLeft w:val="0"/>
          <w:marRight w:val="0"/>
          <w:marTop w:val="0"/>
          <w:marBottom w:val="0"/>
          <w:divBdr>
            <w:top w:val="none" w:sz="0" w:space="0" w:color="auto"/>
            <w:left w:val="none" w:sz="0" w:space="0" w:color="auto"/>
            <w:bottom w:val="none" w:sz="0" w:space="0" w:color="auto"/>
            <w:right w:val="none" w:sz="0" w:space="0" w:color="auto"/>
          </w:divBdr>
        </w:div>
        <w:div w:id="1632398380">
          <w:marLeft w:val="0"/>
          <w:marRight w:val="0"/>
          <w:marTop w:val="0"/>
          <w:marBottom w:val="0"/>
          <w:divBdr>
            <w:top w:val="none" w:sz="0" w:space="0" w:color="auto"/>
            <w:left w:val="none" w:sz="0" w:space="0" w:color="auto"/>
            <w:bottom w:val="none" w:sz="0" w:space="0" w:color="auto"/>
            <w:right w:val="none" w:sz="0" w:space="0" w:color="auto"/>
          </w:divBdr>
        </w:div>
        <w:div w:id="2133476070">
          <w:marLeft w:val="0"/>
          <w:marRight w:val="0"/>
          <w:marTop w:val="0"/>
          <w:marBottom w:val="0"/>
          <w:divBdr>
            <w:top w:val="none" w:sz="0" w:space="0" w:color="auto"/>
            <w:left w:val="none" w:sz="0" w:space="0" w:color="auto"/>
            <w:bottom w:val="none" w:sz="0" w:space="0" w:color="auto"/>
            <w:right w:val="none" w:sz="0" w:space="0" w:color="auto"/>
          </w:divBdr>
        </w:div>
        <w:div w:id="58478027">
          <w:marLeft w:val="0"/>
          <w:marRight w:val="0"/>
          <w:marTop w:val="0"/>
          <w:marBottom w:val="0"/>
          <w:divBdr>
            <w:top w:val="none" w:sz="0" w:space="0" w:color="auto"/>
            <w:left w:val="none" w:sz="0" w:space="0" w:color="auto"/>
            <w:bottom w:val="none" w:sz="0" w:space="0" w:color="auto"/>
            <w:right w:val="none" w:sz="0" w:space="0" w:color="auto"/>
          </w:divBdr>
        </w:div>
        <w:div w:id="32521216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eg"/><Relationship Id="rId18" Type="http://schemas.microsoft.com/office/2011/relationships/people" Target="people.xml"/><Relationship Id="rId3" Type="http://schemas.openxmlformats.org/officeDocument/2006/relationships/styles" Target="styles.xml"/><Relationship Id="rId21"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jpeg"/><Relationship Id="rId10" Type="http://schemas.microsoft.com/office/2016/09/relationships/commentsIds" Target="commentsIds.xml"/><Relationship Id="rId19"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customXml" Target="../customXml/item4.xml"/></Relationships>
</file>

<file path=word/_rels/endnotes.xml.rels><?xml version="1.0" encoding="UTF-8" standalone="yes"?>
<Relationships xmlns="http://schemas.openxmlformats.org/package/2006/relationships"><Relationship Id="rId1" Type="http://schemas.openxmlformats.org/officeDocument/2006/relationships/hyperlink" Target="https://www.arrt.org/pages/complete-business/manage-credentials/complete-cq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5F51824C2CE6A3498D635343E4B44909" ma:contentTypeVersion="11" ma:contentTypeDescription="Create a new document." ma:contentTypeScope="" ma:versionID="f5f5b420b41e4028f5e407a03651f48e">
  <xsd:schema xmlns:xsd="http://www.w3.org/2001/XMLSchema" xmlns:xs="http://www.w3.org/2001/XMLSchema" xmlns:p="http://schemas.microsoft.com/office/2006/metadata/properties" xmlns:ns2="a4d439a0-5a44-4000-a4bb-37fe01a10722" xmlns:ns3="92a93b1d-5067-4fc1-b8a0-a7a443505641" targetNamespace="http://schemas.microsoft.com/office/2006/metadata/properties" ma:root="true" ma:fieldsID="b5604d8342ec2b8d0086017e8dac8e42" ns2:_="" ns3:_="">
    <xsd:import namespace="a4d439a0-5a44-4000-a4bb-37fe01a10722"/>
    <xsd:import namespace="92a93b1d-5067-4fc1-b8a0-a7a443505641"/>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SearchPropertie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d439a0-5a44-4000-a4bb-37fe01a107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710c007-53bf-43f6-9160-0aa968ac1f1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DateTaken" ma:index="18"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2a93b1d-5067-4fc1-b8a0-a7a443505641"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b8840ea3-209d-43fc-8710-ececb114e745}" ma:internalName="TaxCatchAll" ma:showField="CatchAllData" ma:web="92a93b1d-5067-4fc1-b8a0-a7a44350564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92a93b1d-5067-4fc1-b8a0-a7a443505641" xsi:nil="true"/>
    <lcf76f155ced4ddcb4097134ff3c332f xmlns="a4d439a0-5a44-4000-a4bb-37fe01a107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A4DB6C-D4F7-453B-857F-B36FAE6C5156}">
  <ds:schemaRefs>
    <ds:schemaRef ds:uri="http://schemas.openxmlformats.org/officeDocument/2006/bibliography"/>
  </ds:schemaRefs>
</ds:datastoreItem>
</file>

<file path=customXml/itemProps2.xml><?xml version="1.0" encoding="utf-8"?>
<ds:datastoreItem xmlns:ds="http://schemas.openxmlformats.org/officeDocument/2006/customXml" ds:itemID="{B0E8175E-1B14-40A0-ADBC-16C19E7FD910}"/>
</file>

<file path=customXml/itemProps3.xml><?xml version="1.0" encoding="utf-8"?>
<ds:datastoreItem xmlns:ds="http://schemas.openxmlformats.org/officeDocument/2006/customXml" ds:itemID="{29888305-5762-437C-8269-F6AFEF8630A9}"/>
</file>

<file path=customXml/itemProps4.xml><?xml version="1.0" encoding="utf-8"?>
<ds:datastoreItem xmlns:ds="http://schemas.openxmlformats.org/officeDocument/2006/customXml" ds:itemID="{61FFBB7A-C05D-4C55-96D7-64C6922DF746}"/>
</file>

<file path=docProps/app.xml><?xml version="1.0" encoding="utf-8"?>
<Properties xmlns="http://schemas.openxmlformats.org/officeDocument/2006/extended-properties" xmlns:vt="http://schemas.openxmlformats.org/officeDocument/2006/docPropsVTypes">
  <Template>Normal.dotm</Template>
  <TotalTime>5939</TotalTime>
  <Pages>15</Pages>
  <Words>5737</Words>
  <Characters>32702</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Kelli Haynes</dc:creator>
  <cp:keywords/>
  <dc:description/>
  <cp:lastModifiedBy>Jessica Marshall</cp:lastModifiedBy>
  <cp:revision>75</cp:revision>
  <dcterms:created xsi:type="dcterms:W3CDTF">2023-06-17T17:10:00Z</dcterms:created>
  <dcterms:modified xsi:type="dcterms:W3CDTF">2023-06-28T19:20:00Z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0x0101005F51824C2CE6A3498D635343E4B44909</vt:lpwstr>
  </property>
</Properties>
</file>