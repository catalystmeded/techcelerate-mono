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0B87" w14:textId="77777777" w:rsidR="00B23D3B" w:rsidRPr="00631041" w:rsidRDefault="00B23D3B" w:rsidP="00B23D3B">
      <w:pPr>
        <w:spacing w:line="240" w:lineRule="auto"/>
        <w:ind w:firstLine="0"/>
        <w:rPr>
          <w:rFonts w:asciiTheme="minorHAnsi" w:hAnsiTheme="minorHAnsi" w:cstheme="minorHAnsi"/>
          <w:b/>
          <w:bCs/>
          <w:sz w:val="22"/>
        </w:rPr>
      </w:pPr>
      <w:r w:rsidRPr="00631041">
        <w:rPr>
          <w:rFonts w:asciiTheme="minorHAnsi" w:hAnsiTheme="minorHAnsi" w:cstheme="minorHAnsi"/>
          <w:b/>
          <w:bCs/>
          <w:sz w:val="22"/>
        </w:rPr>
        <w:t>Post-Test</w:t>
      </w:r>
    </w:p>
    <w:p w14:paraId="01152D37" w14:textId="77777777" w:rsidR="00B23D3B" w:rsidRDefault="00B23D3B" w:rsidP="00B23D3B">
      <w:pPr>
        <w:spacing w:line="240" w:lineRule="auto"/>
        <w:ind w:firstLine="0"/>
        <w:rPr>
          <w:rFonts w:asciiTheme="minorHAnsi" w:hAnsiTheme="minorHAnsi" w:cstheme="minorHAnsi"/>
          <w:sz w:val="22"/>
        </w:rPr>
      </w:pPr>
    </w:p>
    <w:p w14:paraId="24743687" w14:textId="35A8908D" w:rsidR="00B23D3B" w:rsidRDefault="00BF35CA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ins w:id="0" w:author="Laura Sitler" w:date="2023-07-07T13:24:00Z">
        <w:r>
          <w:rPr>
            <w:rFonts w:asciiTheme="minorHAnsi" w:hAnsiTheme="minorHAnsi" w:cstheme="minorHAnsi"/>
            <w:sz w:val="22"/>
          </w:rPr>
          <w:t xml:space="preserve">After testing over 8000 materials, </w:t>
        </w:r>
      </w:ins>
      <w:del w:id="1" w:author="Laura Sitler" w:date="2023-07-07T13:24:00Z">
        <w:r w:rsidR="00B23D3B" w:rsidDel="00BF35CA">
          <w:rPr>
            <w:rFonts w:asciiTheme="minorHAnsi" w:hAnsiTheme="minorHAnsi" w:cstheme="minorHAnsi"/>
            <w:sz w:val="22"/>
          </w:rPr>
          <w:delText xml:space="preserve">Which </w:delText>
        </w:r>
      </w:del>
      <w:ins w:id="2" w:author="Laura Sitler" w:date="2023-07-07T13:24:00Z">
        <w:r>
          <w:rPr>
            <w:rFonts w:asciiTheme="minorHAnsi" w:hAnsiTheme="minorHAnsi" w:cstheme="minorHAnsi"/>
            <w:sz w:val="22"/>
          </w:rPr>
          <w:t>w</w:t>
        </w:r>
        <w:r>
          <w:rPr>
            <w:rFonts w:asciiTheme="minorHAnsi" w:hAnsiTheme="minorHAnsi" w:cstheme="minorHAnsi"/>
            <w:sz w:val="22"/>
          </w:rPr>
          <w:t xml:space="preserve">hich </w:t>
        </w:r>
      </w:ins>
      <w:r w:rsidR="00B23D3B">
        <w:rPr>
          <w:rFonts w:asciiTheme="minorHAnsi" w:hAnsiTheme="minorHAnsi" w:cstheme="minorHAnsi"/>
          <w:sz w:val="22"/>
        </w:rPr>
        <w:t xml:space="preserve">substance did Thomas Edison </w:t>
      </w:r>
      <w:ins w:id="3" w:author="Laura Sitler" w:date="2023-07-07T13:24:00Z">
        <w:r>
          <w:rPr>
            <w:rFonts w:asciiTheme="minorHAnsi" w:hAnsiTheme="minorHAnsi" w:cstheme="minorHAnsi"/>
            <w:sz w:val="22"/>
          </w:rPr>
          <w:t xml:space="preserve">determine </w:t>
        </w:r>
      </w:ins>
      <w:del w:id="4" w:author="Laura Sitler" w:date="2023-07-07T13:24:00Z">
        <w:r w:rsidR="00B23D3B" w:rsidDel="00BF35CA">
          <w:rPr>
            <w:rFonts w:asciiTheme="minorHAnsi" w:hAnsiTheme="minorHAnsi" w:cstheme="minorHAnsi"/>
            <w:sz w:val="22"/>
          </w:rPr>
          <w:delText xml:space="preserve">find to offer the most </w:delText>
        </w:r>
      </w:del>
      <w:r w:rsidR="00B23D3B">
        <w:rPr>
          <w:rFonts w:asciiTheme="minorHAnsi" w:hAnsiTheme="minorHAnsi" w:cstheme="minorHAnsi"/>
          <w:sz w:val="22"/>
        </w:rPr>
        <w:t>fluoresc</w:t>
      </w:r>
      <w:ins w:id="5" w:author="Laura Sitler" w:date="2023-07-07T13:24:00Z">
        <w:r>
          <w:rPr>
            <w:rFonts w:asciiTheme="minorHAnsi" w:hAnsiTheme="minorHAnsi" w:cstheme="minorHAnsi"/>
            <w:sz w:val="22"/>
          </w:rPr>
          <w:t>ed the brightest</w:t>
        </w:r>
      </w:ins>
      <w:del w:id="6" w:author="Laura Sitler" w:date="2023-07-07T13:24:00Z">
        <w:r w:rsidR="00B23D3B" w:rsidDel="00BF35CA">
          <w:rPr>
            <w:rFonts w:asciiTheme="minorHAnsi" w:hAnsiTheme="minorHAnsi" w:cstheme="minorHAnsi"/>
            <w:sz w:val="22"/>
          </w:rPr>
          <w:delText>ence</w:delText>
        </w:r>
      </w:del>
      <w:del w:id="7" w:author="Laura Sitler" w:date="2023-07-07T13:25:00Z">
        <w:r w:rsidR="00B23D3B" w:rsidDel="00BF35CA">
          <w:rPr>
            <w:rFonts w:asciiTheme="minorHAnsi" w:hAnsiTheme="minorHAnsi" w:cstheme="minorHAnsi"/>
            <w:sz w:val="22"/>
          </w:rPr>
          <w:delText xml:space="preserve"> during his development of the </w:delText>
        </w:r>
      </w:del>
      <w:ins w:id="8" w:author="Laura Sitler" w:date="2023-07-07T13:25:00Z">
        <w:r>
          <w:rPr>
            <w:rFonts w:asciiTheme="minorHAnsi" w:hAnsiTheme="minorHAnsi" w:cstheme="minorHAnsi"/>
            <w:sz w:val="22"/>
          </w:rPr>
          <w:t xml:space="preserve"> and use in the </w:t>
        </w:r>
      </w:ins>
      <w:r w:rsidR="00B23D3B">
        <w:rPr>
          <w:rFonts w:asciiTheme="minorHAnsi" w:hAnsiTheme="minorHAnsi" w:cstheme="minorHAnsi"/>
          <w:sz w:val="22"/>
        </w:rPr>
        <w:t>first fluoroscope?</w:t>
      </w:r>
    </w:p>
    <w:p w14:paraId="195C9E95" w14:textId="7C978ED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Calcium </w:t>
      </w:r>
      <w:del w:id="9" w:author="Laura Sitler" w:date="2023-07-07T13:23:00Z">
        <w:r w:rsidDel="00BF35CA">
          <w:rPr>
            <w:rFonts w:asciiTheme="minorHAnsi" w:hAnsiTheme="minorHAnsi" w:cstheme="minorHAnsi"/>
            <w:sz w:val="22"/>
          </w:rPr>
          <w:delText>Phosphate</w:delText>
        </w:r>
      </w:del>
      <w:ins w:id="10" w:author="Laura Sitler" w:date="2023-07-07T13:23:00Z">
        <w:r w:rsidR="00BF35CA">
          <w:rPr>
            <w:rFonts w:asciiTheme="minorHAnsi" w:hAnsiTheme="minorHAnsi" w:cstheme="minorHAnsi"/>
            <w:sz w:val="22"/>
          </w:rPr>
          <w:t>p</w:t>
        </w:r>
        <w:r w:rsidR="00BF35CA">
          <w:rPr>
            <w:rFonts w:asciiTheme="minorHAnsi" w:hAnsiTheme="minorHAnsi" w:cstheme="minorHAnsi"/>
            <w:sz w:val="22"/>
          </w:rPr>
          <w:t>hosphate</w:t>
        </w:r>
      </w:ins>
    </w:p>
    <w:p w14:paraId="113C6853" w14:textId="6DC4B2E0" w:rsidR="00B23D3B" w:rsidRPr="00C0713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07135">
        <w:rPr>
          <w:rFonts w:asciiTheme="minorHAnsi" w:hAnsiTheme="minorHAnsi" w:cstheme="minorHAnsi"/>
          <w:sz w:val="22"/>
          <w:highlight w:val="green"/>
        </w:rPr>
        <w:t xml:space="preserve">Calcium </w:t>
      </w:r>
      <w:ins w:id="11" w:author="Laura Sitler" w:date="2023-07-07T13:23:00Z">
        <w:r w:rsidR="00BF35CA">
          <w:rPr>
            <w:rFonts w:asciiTheme="minorHAnsi" w:hAnsiTheme="minorHAnsi" w:cstheme="minorHAnsi"/>
            <w:sz w:val="22"/>
            <w:highlight w:val="green"/>
          </w:rPr>
          <w:t>t</w:t>
        </w:r>
      </w:ins>
      <w:del w:id="12" w:author="Laura Sitler" w:date="2023-07-07T13:23:00Z">
        <w:r w:rsidRPr="00C07135" w:rsidDel="00BF35CA">
          <w:rPr>
            <w:rFonts w:asciiTheme="minorHAnsi" w:hAnsiTheme="minorHAnsi" w:cstheme="minorHAnsi"/>
            <w:sz w:val="22"/>
            <w:highlight w:val="green"/>
          </w:rPr>
          <w:delText>T</w:delText>
        </w:r>
      </w:del>
      <w:r w:rsidRPr="00C07135">
        <w:rPr>
          <w:rFonts w:asciiTheme="minorHAnsi" w:hAnsiTheme="minorHAnsi" w:cstheme="minorHAnsi"/>
          <w:sz w:val="22"/>
          <w:highlight w:val="green"/>
        </w:rPr>
        <w:t>ungstate</w:t>
      </w:r>
    </w:p>
    <w:p w14:paraId="557AFE19" w14:textId="7306B0E8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Barium </w:t>
      </w:r>
      <w:ins w:id="13" w:author="Laura Sitler" w:date="2023-07-07T13:23:00Z">
        <w:r w:rsidR="00BF35CA">
          <w:rPr>
            <w:rFonts w:asciiTheme="minorHAnsi" w:hAnsiTheme="minorHAnsi" w:cstheme="minorHAnsi"/>
            <w:sz w:val="22"/>
          </w:rPr>
          <w:t>s</w:t>
        </w:r>
      </w:ins>
      <w:del w:id="14" w:author="Laura Sitler" w:date="2023-07-07T13:23:00Z">
        <w:r w:rsidDel="00BF35CA">
          <w:rPr>
            <w:rFonts w:asciiTheme="minorHAnsi" w:hAnsiTheme="minorHAnsi" w:cstheme="minorHAnsi"/>
            <w:sz w:val="22"/>
          </w:rPr>
          <w:delText>S</w:delText>
        </w:r>
      </w:del>
      <w:r>
        <w:rPr>
          <w:rFonts w:asciiTheme="minorHAnsi" w:hAnsiTheme="minorHAnsi" w:cstheme="minorHAnsi"/>
          <w:sz w:val="22"/>
        </w:rPr>
        <w:t>ulfate</w:t>
      </w:r>
    </w:p>
    <w:p w14:paraId="6A72E147" w14:textId="52E5AF8B" w:rsidR="00B23D3B" w:rsidRPr="00C0713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Barium </w:t>
      </w:r>
      <w:ins w:id="15" w:author="Laura Sitler" w:date="2023-07-07T13:23:00Z">
        <w:r w:rsidR="00BF35CA">
          <w:rPr>
            <w:rFonts w:asciiTheme="minorHAnsi" w:hAnsiTheme="minorHAnsi" w:cstheme="minorHAnsi"/>
            <w:sz w:val="22"/>
          </w:rPr>
          <w:t>t</w:t>
        </w:r>
      </w:ins>
      <w:del w:id="16" w:author="Laura Sitler" w:date="2023-07-07T13:23:00Z">
        <w:r w:rsidDel="00BF35CA">
          <w:rPr>
            <w:rFonts w:asciiTheme="minorHAnsi" w:hAnsiTheme="minorHAnsi" w:cstheme="minorHAnsi"/>
            <w:sz w:val="22"/>
          </w:rPr>
          <w:delText>T</w:delText>
        </w:r>
      </w:del>
      <w:r>
        <w:rPr>
          <w:rFonts w:asciiTheme="minorHAnsi" w:hAnsiTheme="minorHAnsi" w:cstheme="minorHAnsi"/>
          <w:sz w:val="22"/>
        </w:rPr>
        <w:t>ungstate</w:t>
      </w:r>
      <w:r w:rsidRPr="00C07135">
        <w:rPr>
          <w:rFonts w:asciiTheme="minorHAnsi" w:hAnsiTheme="minorHAnsi" w:cstheme="minorHAnsi"/>
          <w:sz w:val="22"/>
        </w:rPr>
        <w:br/>
      </w:r>
    </w:p>
    <w:p w14:paraId="5439615E" w14:textId="726B21EC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</w:t>
      </w:r>
      <w:ins w:id="17" w:author="Laura Sitler" w:date="2023-07-07T13:25:00Z">
        <w:r w:rsidR="00BF35CA">
          <w:rPr>
            <w:rFonts w:asciiTheme="minorHAnsi" w:hAnsiTheme="minorHAnsi" w:cstheme="minorHAnsi"/>
            <w:sz w:val="22"/>
          </w:rPr>
          <w:t>ich</w:t>
        </w:r>
      </w:ins>
      <w:del w:id="18" w:author="Laura Sitler" w:date="2023-07-07T13:25:00Z">
        <w:r w:rsidDel="00BF35CA">
          <w:rPr>
            <w:rFonts w:asciiTheme="minorHAnsi" w:hAnsiTheme="minorHAnsi" w:cstheme="minorHAnsi"/>
            <w:sz w:val="22"/>
          </w:rPr>
          <w:delText>at</w:delText>
        </w:r>
      </w:del>
      <w:r>
        <w:rPr>
          <w:rFonts w:asciiTheme="minorHAnsi" w:hAnsiTheme="minorHAnsi" w:cstheme="minorHAnsi"/>
          <w:sz w:val="22"/>
        </w:rPr>
        <w:t xml:space="preserve"> part of the fluoroscop</w:t>
      </w:r>
      <w:ins w:id="19" w:author="Laura Sitler" w:date="2023-07-07T13:26:00Z">
        <w:r w:rsidR="00BF35CA">
          <w:rPr>
            <w:rFonts w:asciiTheme="minorHAnsi" w:hAnsiTheme="minorHAnsi" w:cstheme="minorHAnsi"/>
            <w:sz w:val="22"/>
          </w:rPr>
          <w:t>y machine</w:t>
        </w:r>
      </w:ins>
      <w:del w:id="20" w:author="Laura Sitler" w:date="2023-07-07T13:26:00Z">
        <w:r w:rsidDel="00BF35CA">
          <w:rPr>
            <w:rFonts w:asciiTheme="minorHAnsi" w:hAnsiTheme="minorHAnsi" w:cstheme="minorHAnsi"/>
            <w:sz w:val="22"/>
          </w:rPr>
          <w:delText xml:space="preserve">ic image equipment </w:delText>
        </w:r>
      </w:del>
      <w:ins w:id="21" w:author="Laura Sitler" w:date="2023-07-07T13:26:00Z">
        <w:r w:rsidR="00BF35CA">
          <w:rPr>
            <w:rFonts w:asciiTheme="minorHAnsi" w:hAnsiTheme="minorHAnsi" w:cstheme="minorHAnsi"/>
            <w:sz w:val="22"/>
          </w:rPr>
          <w:t xml:space="preserve"> </w:t>
        </w:r>
      </w:ins>
      <w:r>
        <w:rPr>
          <w:rFonts w:asciiTheme="minorHAnsi" w:hAnsiTheme="minorHAnsi" w:cstheme="minorHAnsi"/>
          <w:sz w:val="22"/>
        </w:rPr>
        <w:t xml:space="preserve">is </w:t>
      </w:r>
      <w:ins w:id="22" w:author="Laura Sitler" w:date="2023-07-07T13:26:00Z">
        <w:r w:rsidR="00BF35CA">
          <w:rPr>
            <w:rFonts w:asciiTheme="minorHAnsi" w:hAnsiTheme="minorHAnsi" w:cstheme="minorHAnsi"/>
            <w:sz w:val="22"/>
          </w:rPr>
          <w:t xml:space="preserve">mounted </w:t>
        </w:r>
      </w:ins>
      <w:del w:id="23" w:author="Laura Sitler" w:date="2023-07-07T13:26:00Z">
        <w:r w:rsidDel="00BF35CA">
          <w:rPr>
            <w:rFonts w:asciiTheme="minorHAnsi" w:hAnsiTheme="minorHAnsi" w:cstheme="minorHAnsi"/>
            <w:sz w:val="22"/>
          </w:rPr>
          <w:delText xml:space="preserve">located </w:delText>
        </w:r>
      </w:del>
      <w:r>
        <w:rPr>
          <w:rFonts w:asciiTheme="minorHAnsi" w:hAnsiTheme="minorHAnsi" w:cstheme="minorHAnsi"/>
          <w:sz w:val="22"/>
        </w:rPr>
        <w:t xml:space="preserve">under the x-ray table in </w:t>
      </w:r>
      <w:ins w:id="24" w:author="Laura Sitler" w:date="2023-07-07T13:28:00Z">
        <w:r w:rsidR="00BF35CA">
          <w:rPr>
            <w:rFonts w:asciiTheme="minorHAnsi" w:hAnsiTheme="minorHAnsi" w:cstheme="minorHAnsi"/>
            <w:sz w:val="22"/>
          </w:rPr>
          <w:t xml:space="preserve">both </w:t>
        </w:r>
      </w:ins>
      <w:del w:id="25" w:author="Laura Sitler" w:date="2023-07-07T13:27:00Z">
        <w:r w:rsidDel="00BF35CA">
          <w:rPr>
            <w:rFonts w:asciiTheme="minorHAnsi" w:hAnsiTheme="minorHAnsi" w:cstheme="minorHAnsi"/>
            <w:sz w:val="22"/>
          </w:rPr>
          <w:delText>traditional fluoroscopy machines</w:delText>
        </w:r>
      </w:del>
      <w:commentRangeStart w:id="26"/>
      <w:ins w:id="27" w:author="Laura Sitler" w:date="2023-07-07T13:27:00Z">
        <w:r w:rsidR="00BF35CA">
          <w:rPr>
            <w:rFonts w:asciiTheme="minorHAnsi" w:hAnsiTheme="minorHAnsi" w:cstheme="minorHAnsi"/>
            <w:sz w:val="22"/>
          </w:rPr>
          <w:t>configuration</w:t>
        </w:r>
      </w:ins>
      <w:commentRangeEnd w:id="26"/>
      <w:ins w:id="28" w:author="Laura Sitler" w:date="2023-07-07T13:28:00Z">
        <w:r w:rsidR="00BF35CA">
          <w:rPr>
            <w:rFonts w:asciiTheme="minorHAnsi" w:hAnsiTheme="minorHAnsi" w:cstheme="minorHAnsi"/>
            <w:sz w:val="22"/>
          </w:rPr>
          <w:t>s</w:t>
        </w:r>
      </w:ins>
      <w:ins w:id="29" w:author="Laura Sitler" w:date="2023-07-07T13:27:00Z">
        <w:r w:rsidR="00BF35CA">
          <w:rPr>
            <w:rStyle w:val="CommentReference"/>
          </w:rPr>
          <w:commentReference w:id="26"/>
        </w:r>
      </w:ins>
      <w:r>
        <w:rPr>
          <w:rFonts w:asciiTheme="minorHAnsi" w:hAnsiTheme="minorHAnsi" w:cstheme="minorHAnsi"/>
          <w:sz w:val="22"/>
        </w:rPr>
        <w:t>?</w:t>
      </w:r>
    </w:p>
    <w:p w14:paraId="385947AA" w14:textId="57BC1708" w:rsidR="00B23D3B" w:rsidRPr="005975A9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5975A9">
        <w:rPr>
          <w:rFonts w:asciiTheme="minorHAnsi" w:hAnsiTheme="minorHAnsi" w:cstheme="minorHAnsi"/>
          <w:sz w:val="22"/>
          <w:highlight w:val="green"/>
        </w:rPr>
        <w:t>X-</w:t>
      </w:r>
      <w:del w:id="30" w:author="Laura Sitler" w:date="2023-07-07T13:25:00Z">
        <w:r w:rsidRPr="005975A9" w:rsidDel="00BF35CA">
          <w:rPr>
            <w:rFonts w:asciiTheme="minorHAnsi" w:hAnsiTheme="minorHAnsi" w:cstheme="minorHAnsi"/>
            <w:sz w:val="22"/>
            <w:highlight w:val="green"/>
          </w:rPr>
          <w:delText xml:space="preserve">Ray </w:delText>
        </w:r>
      </w:del>
      <w:ins w:id="31" w:author="Laura Sitler" w:date="2023-07-07T13:25:00Z">
        <w:r w:rsidR="00BF35CA">
          <w:rPr>
            <w:rFonts w:asciiTheme="minorHAnsi" w:hAnsiTheme="minorHAnsi" w:cstheme="minorHAnsi"/>
            <w:sz w:val="22"/>
            <w:highlight w:val="green"/>
          </w:rPr>
          <w:t>r</w:t>
        </w:r>
        <w:r w:rsidR="00BF35CA" w:rsidRPr="005975A9">
          <w:rPr>
            <w:rFonts w:asciiTheme="minorHAnsi" w:hAnsiTheme="minorHAnsi" w:cstheme="minorHAnsi"/>
            <w:sz w:val="22"/>
            <w:highlight w:val="green"/>
          </w:rPr>
          <w:t xml:space="preserve">ay </w:t>
        </w:r>
      </w:ins>
      <w:del w:id="32" w:author="Laura Sitler" w:date="2023-07-07T13:25:00Z">
        <w:r w:rsidRPr="005975A9" w:rsidDel="00BF35CA">
          <w:rPr>
            <w:rFonts w:asciiTheme="minorHAnsi" w:hAnsiTheme="minorHAnsi" w:cstheme="minorHAnsi"/>
            <w:sz w:val="22"/>
            <w:highlight w:val="green"/>
          </w:rPr>
          <w:delText>Tube</w:delText>
        </w:r>
      </w:del>
      <w:ins w:id="33" w:author="Laura Sitler" w:date="2023-07-07T13:25:00Z">
        <w:r w:rsidR="00BF35CA">
          <w:rPr>
            <w:rFonts w:asciiTheme="minorHAnsi" w:hAnsiTheme="minorHAnsi" w:cstheme="minorHAnsi"/>
            <w:sz w:val="22"/>
            <w:highlight w:val="green"/>
          </w:rPr>
          <w:t>t</w:t>
        </w:r>
        <w:r w:rsidR="00BF35CA" w:rsidRPr="005975A9">
          <w:rPr>
            <w:rFonts w:asciiTheme="minorHAnsi" w:hAnsiTheme="minorHAnsi" w:cstheme="minorHAnsi"/>
            <w:sz w:val="22"/>
            <w:highlight w:val="green"/>
          </w:rPr>
          <w:t>ube</w:t>
        </w:r>
      </w:ins>
    </w:p>
    <w:p w14:paraId="541F098B" w14:textId="33DEE06E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Image </w:t>
      </w:r>
      <w:del w:id="34" w:author="Laura Sitler" w:date="2023-07-07T13:25:00Z">
        <w:r w:rsidDel="00BF35CA">
          <w:rPr>
            <w:rFonts w:asciiTheme="minorHAnsi" w:hAnsiTheme="minorHAnsi" w:cstheme="minorHAnsi"/>
            <w:sz w:val="22"/>
          </w:rPr>
          <w:delText>Intensifier</w:delText>
        </w:r>
      </w:del>
      <w:ins w:id="35" w:author="Laura Sitler" w:date="2023-07-07T13:25:00Z">
        <w:r w:rsidR="00BF35CA">
          <w:rPr>
            <w:rFonts w:asciiTheme="minorHAnsi" w:hAnsiTheme="minorHAnsi" w:cstheme="minorHAnsi"/>
            <w:sz w:val="22"/>
          </w:rPr>
          <w:t>i</w:t>
        </w:r>
        <w:r w:rsidR="00BF35CA">
          <w:rPr>
            <w:rFonts w:asciiTheme="minorHAnsi" w:hAnsiTheme="minorHAnsi" w:cstheme="minorHAnsi"/>
            <w:sz w:val="22"/>
          </w:rPr>
          <w:t>ntensifier</w:t>
        </w:r>
      </w:ins>
    </w:p>
    <w:p w14:paraId="45BDE998" w14:textId="191058FA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proofErr w:type="gramStart"/>
      <w:r>
        <w:rPr>
          <w:rFonts w:asciiTheme="minorHAnsi" w:hAnsiTheme="minorHAnsi" w:cstheme="minorHAnsi"/>
          <w:sz w:val="22"/>
        </w:rPr>
        <w:t>Flat-</w:t>
      </w:r>
      <w:ins w:id="36" w:author="Laura Sitler" w:date="2023-07-07T13:25:00Z">
        <w:r w:rsidR="00BF35CA">
          <w:rPr>
            <w:rFonts w:asciiTheme="minorHAnsi" w:hAnsiTheme="minorHAnsi" w:cstheme="minorHAnsi"/>
            <w:sz w:val="22"/>
          </w:rPr>
          <w:t>p</w:t>
        </w:r>
      </w:ins>
      <w:proofErr w:type="gramEnd"/>
      <w:del w:id="37" w:author="Laura Sitler" w:date="2023-07-07T13:25:00Z">
        <w:r w:rsidDel="00BF35CA">
          <w:rPr>
            <w:rFonts w:asciiTheme="minorHAnsi" w:hAnsiTheme="minorHAnsi" w:cstheme="minorHAnsi"/>
            <w:sz w:val="22"/>
          </w:rPr>
          <w:delText>P</w:delText>
        </w:r>
      </w:del>
      <w:r>
        <w:rPr>
          <w:rFonts w:asciiTheme="minorHAnsi" w:hAnsiTheme="minorHAnsi" w:cstheme="minorHAnsi"/>
          <w:sz w:val="22"/>
        </w:rPr>
        <w:t xml:space="preserve">anel </w:t>
      </w:r>
      <w:del w:id="38" w:author="Laura Sitler" w:date="2023-07-07T13:25:00Z">
        <w:r w:rsidDel="00BF35CA">
          <w:rPr>
            <w:rFonts w:asciiTheme="minorHAnsi" w:hAnsiTheme="minorHAnsi" w:cstheme="minorHAnsi"/>
            <w:sz w:val="22"/>
          </w:rPr>
          <w:delText>Detector</w:delText>
        </w:r>
      </w:del>
      <w:ins w:id="39" w:author="Laura Sitler" w:date="2023-07-07T13:25:00Z">
        <w:r w:rsidR="00BF35CA">
          <w:rPr>
            <w:rFonts w:asciiTheme="minorHAnsi" w:hAnsiTheme="minorHAnsi" w:cstheme="minorHAnsi"/>
            <w:sz w:val="22"/>
          </w:rPr>
          <w:t>d</w:t>
        </w:r>
        <w:r w:rsidR="00BF35CA">
          <w:rPr>
            <w:rFonts w:asciiTheme="minorHAnsi" w:hAnsiTheme="minorHAnsi" w:cstheme="minorHAnsi"/>
            <w:sz w:val="22"/>
          </w:rPr>
          <w:t>etector</w:t>
        </w:r>
      </w:ins>
    </w:p>
    <w:p w14:paraId="21B74CBB" w14:textId="1B2FBA1C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</w:t>
      </w:r>
      <w:ins w:id="40" w:author="Laura Sitler" w:date="2023-07-07T13:25:00Z">
        <w:r w:rsidR="00BF35CA">
          <w:rPr>
            <w:rFonts w:asciiTheme="minorHAnsi" w:hAnsiTheme="minorHAnsi" w:cstheme="minorHAnsi"/>
            <w:sz w:val="22"/>
          </w:rPr>
          <w:t>elevision</w:t>
        </w:r>
      </w:ins>
      <w:del w:id="41" w:author="Laura Sitler" w:date="2023-07-07T13:25:00Z">
        <w:r w:rsidDel="00BF35CA">
          <w:rPr>
            <w:rFonts w:asciiTheme="minorHAnsi" w:hAnsiTheme="minorHAnsi" w:cstheme="minorHAnsi"/>
            <w:sz w:val="22"/>
          </w:rPr>
          <w:delText>V</w:delText>
        </w:r>
      </w:del>
      <w:r>
        <w:rPr>
          <w:rFonts w:asciiTheme="minorHAnsi" w:hAnsiTheme="minorHAnsi" w:cstheme="minorHAnsi"/>
          <w:sz w:val="22"/>
        </w:rPr>
        <w:t xml:space="preserve"> </w:t>
      </w:r>
      <w:del w:id="42" w:author="Laura Sitler" w:date="2023-07-07T13:25:00Z">
        <w:r w:rsidDel="00BF35CA">
          <w:rPr>
            <w:rFonts w:asciiTheme="minorHAnsi" w:hAnsiTheme="minorHAnsi" w:cstheme="minorHAnsi"/>
            <w:sz w:val="22"/>
          </w:rPr>
          <w:delText>Monitor</w:delText>
        </w:r>
      </w:del>
      <w:ins w:id="43" w:author="Laura Sitler" w:date="2023-07-07T13:25:00Z">
        <w:r w:rsidR="00BF35CA">
          <w:rPr>
            <w:rFonts w:asciiTheme="minorHAnsi" w:hAnsiTheme="minorHAnsi" w:cstheme="minorHAnsi"/>
            <w:sz w:val="22"/>
          </w:rPr>
          <w:t>m</w:t>
        </w:r>
        <w:r w:rsidR="00BF35CA">
          <w:rPr>
            <w:rFonts w:asciiTheme="minorHAnsi" w:hAnsiTheme="minorHAnsi" w:cstheme="minorHAnsi"/>
            <w:sz w:val="22"/>
          </w:rPr>
          <w:t>onitor</w:t>
        </w:r>
      </w:ins>
      <w:r>
        <w:rPr>
          <w:rFonts w:asciiTheme="minorHAnsi" w:hAnsiTheme="minorHAnsi" w:cstheme="minorHAnsi"/>
          <w:sz w:val="22"/>
        </w:rPr>
        <w:br/>
      </w:r>
    </w:p>
    <w:p w14:paraId="1007539D" w14:textId="568BAFD9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Fluoroscopy offers radiologists the ability to view ___________ images and reposition the patient as needed during the exam</w:t>
      </w:r>
      <w:ins w:id="44" w:author="Laura Sitler" w:date="2023-07-07T13:32:00Z">
        <w:r w:rsidR="00BF35CA">
          <w:rPr>
            <w:rFonts w:asciiTheme="minorHAnsi" w:hAnsiTheme="minorHAnsi" w:cstheme="minorHAnsi"/>
            <w:sz w:val="22"/>
          </w:rPr>
          <w:t>ination</w:t>
        </w:r>
      </w:ins>
      <w:r>
        <w:rPr>
          <w:rFonts w:asciiTheme="minorHAnsi" w:hAnsiTheme="minorHAnsi" w:cstheme="minorHAnsi"/>
          <w:sz w:val="22"/>
        </w:rPr>
        <w:t>.</w:t>
      </w:r>
    </w:p>
    <w:p w14:paraId="041F71ED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Static</w:t>
      </w:r>
    </w:p>
    <w:p w14:paraId="456233F0" w14:textId="56A39595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Cross-</w:t>
      </w:r>
      <w:ins w:id="45" w:author="Laura Sitler" w:date="2023-07-07T13:31:00Z">
        <w:r w:rsidR="00BF35CA">
          <w:rPr>
            <w:rFonts w:asciiTheme="minorHAnsi" w:hAnsiTheme="minorHAnsi" w:cstheme="minorHAnsi"/>
            <w:sz w:val="22"/>
          </w:rPr>
          <w:t>s</w:t>
        </w:r>
      </w:ins>
      <w:del w:id="46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S</w:delText>
        </w:r>
      </w:del>
      <w:r>
        <w:rPr>
          <w:rFonts w:asciiTheme="minorHAnsi" w:hAnsiTheme="minorHAnsi" w:cstheme="minorHAnsi"/>
          <w:sz w:val="22"/>
        </w:rPr>
        <w:t>ectional</w:t>
      </w:r>
    </w:p>
    <w:p w14:paraId="636F69C8" w14:textId="77777777" w:rsidR="00B23D3B" w:rsidRPr="00C4122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>Dynamic</w:t>
      </w:r>
    </w:p>
    <w:p w14:paraId="443A1791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Reconstructed</w:t>
      </w:r>
      <w:r>
        <w:rPr>
          <w:rFonts w:asciiTheme="minorHAnsi" w:hAnsiTheme="minorHAnsi" w:cstheme="minorHAnsi"/>
          <w:sz w:val="22"/>
        </w:rPr>
        <w:br/>
      </w:r>
    </w:p>
    <w:p w14:paraId="03A6DD76" w14:textId="49BA54A0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Which genitourinary fluoroscopic procedure is </w:t>
      </w:r>
      <w:del w:id="47" w:author="Laura Sitler" w:date="2023-07-07T13:32:00Z">
        <w:r w:rsidDel="00BF35CA">
          <w:rPr>
            <w:rFonts w:asciiTheme="minorHAnsi" w:hAnsiTheme="minorHAnsi" w:cstheme="minorHAnsi"/>
            <w:sz w:val="22"/>
          </w:rPr>
          <w:delText xml:space="preserve">the </w:delText>
        </w:r>
      </w:del>
      <w:r>
        <w:rPr>
          <w:rFonts w:asciiTheme="minorHAnsi" w:hAnsiTheme="minorHAnsi" w:cstheme="minorHAnsi"/>
          <w:sz w:val="22"/>
        </w:rPr>
        <w:t>most common</w:t>
      </w:r>
      <w:ins w:id="48" w:author="Laura Sitler" w:date="2023-07-07T13:32:00Z">
        <w:r w:rsidR="00BF35CA">
          <w:rPr>
            <w:rFonts w:asciiTheme="minorHAnsi" w:hAnsiTheme="minorHAnsi" w:cstheme="minorHAnsi"/>
            <w:sz w:val="22"/>
          </w:rPr>
          <w:t>ly performe</w:t>
        </w:r>
      </w:ins>
      <w:ins w:id="49" w:author="Laura Sitler" w:date="2023-07-07T13:33:00Z">
        <w:r w:rsidR="00BF35CA">
          <w:rPr>
            <w:rFonts w:asciiTheme="minorHAnsi" w:hAnsiTheme="minorHAnsi" w:cstheme="minorHAnsi"/>
            <w:sz w:val="22"/>
          </w:rPr>
          <w:t>d</w:t>
        </w:r>
      </w:ins>
      <w:r>
        <w:rPr>
          <w:rFonts w:asciiTheme="minorHAnsi" w:hAnsiTheme="minorHAnsi" w:cstheme="minorHAnsi"/>
          <w:sz w:val="22"/>
        </w:rPr>
        <w:t xml:space="preserve"> in pediatric patients?</w:t>
      </w:r>
    </w:p>
    <w:p w14:paraId="338AABCB" w14:textId="543158BC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Intravenous </w:t>
      </w:r>
      <w:del w:id="50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Pyelogram</w:delText>
        </w:r>
      </w:del>
      <w:ins w:id="51" w:author="Laura Sitler" w:date="2023-07-07T13:31:00Z">
        <w:r w:rsidR="00BF35CA">
          <w:rPr>
            <w:rFonts w:asciiTheme="minorHAnsi" w:hAnsiTheme="minorHAnsi" w:cstheme="minorHAnsi"/>
            <w:sz w:val="22"/>
          </w:rPr>
          <w:t>p</w:t>
        </w:r>
        <w:r w:rsidR="00BF35CA">
          <w:rPr>
            <w:rFonts w:asciiTheme="minorHAnsi" w:hAnsiTheme="minorHAnsi" w:cstheme="minorHAnsi"/>
            <w:sz w:val="22"/>
          </w:rPr>
          <w:t>yelogram</w:t>
        </w:r>
      </w:ins>
      <w:r>
        <w:rPr>
          <w:rFonts w:asciiTheme="minorHAnsi" w:hAnsiTheme="minorHAnsi" w:cstheme="minorHAnsi"/>
          <w:sz w:val="22"/>
        </w:rPr>
        <w:t>/</w:t>
      </w:r>
      <w:del w:id="52" w:author="Laura Sitler" w:date="2023-07-07T13:31:00Z">
        <w:r w:rsidDel="00BF35CA">
          <w:rPr>
            <w:rFonts w:asciiTheme="minorHAnsi" w:hAnsiTheme="minorHAnsi" w:cstheme="minorHAnsi"/>
            <w:sz w:val="22"/>
          </w:rPr>
          <w:delText xml:space="preserve">Intravenous </w:delText>
        </w:r>
      </w:del>
      <w:ins w:id="53" w:author="Laura Sitler" w:date="2023-07-07T13:31:00Z">
        <w:r w:rsidR="00BF35CA">
          <w:rPr>
            <w:rFonts w:asciiTheme="minorHAnsi" w:hAnsiTheme="minorHAnsi" w:cstheme="minorHAnsi"/>
            <w:sz w:val="22"/>
          </w:rPr>
          <w:t>i</w:t>
        </w:r>
        <w:r w:rsidR="00BF35CA">
          <w:rPr>
            <w:rFonts w:asciiTheme="minorHAnsi" w:hAnsiTheme="minorHAnsi" w:cstheme="minorHAnsi"/>
            <w:sz w:val="22"/>
          </w:rPr>
          <w:t xml:space="preserve">ntravenous </w:t>
        </w:r>
      </w:ins>
      <w:del w:id="54" w:author="Laura Sitler" w:date="2023-07-07T13:31:00Z">
        <w:r w:rsidDel="00BF35CA">
          <w:rPr>
            <w:rFonts w:asciiTheme="minorHAnsi" w:hAnsiTheme="minorHAnsi" w:cstheme="minorHAnsi"/>
            <w:sz w:val="22"/>
          </w:rPr>
          <w:delText xml:space="preserve">Urogram </w:delText>
        </w:r>
      </w:del>
      <w:ins w:id="55" w:author="Laura Sitler" w:date="2023-07-07T13:31:00Z">
        <w:r w:rsidR="00BF35CA">
          <w:rPr>
            <w:rFonts w:asciiTheme="minorHAnsi" w:hAnsiTheme="minorHAnsi" w:cstheme="minorHAnsi"/>
            <w:sz w:val="22"/>
          </w:rPr>
          <w:t>u</w:t>
        </w:r>
        <w:r w:rsidR="00BF35CA">
          <w:rPr>
            <w:rFonts w:asciiTheme="minorHAnsi" w:hAnsiTheme="minorHAnsi" w:cstheme="minorHAnsi"/>
            <w:sz w:val="22"/>
          </w:rPr>
          <w:t xml:space="preserve">rogram </w:t>
        </w:r>
      </w:ins>
      <w:del w:id="56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(IVP/IVU)</w:delText>
        </w:r>
      </w:del>
    </w:p>
    <w:p w14:paraId="69ED5FDD" w14:textId="3D4DFB4E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Retrograde </w:t>
      </w:r>
      <w:del w:id="57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Urethrogram</w:delText>
        </w:r>
      </w:del>
      <w:ins w:id="58" w:author="Laura Sitler" w:date="2023-07-07T13:31:00Z">
        <w:r w:rsidR="00BF35CA">
          <w:rPr>
            <w:rFonts w:asciiTheme="minorHAnsi" w:hAnsiTheme="minorHAnsi" w:cstheme="minorHAnsi"/>
            <w:sz w:val="22"/>
          </w:rPr>
          <w:t>u</w:t>
        </w:r>
        <w:r w:rsidR="00BF35CA">
          <w:rPr>
            <w:rFonts w:asciiTheme="minorHAnsi" w:hAnsiTheme="minorHAnsi" w:cstheme="minorHAnsi"/>
            <w:sz w:val="22"/>
          </w:rPr>
          <w:t>rethrogram</w:t>
        </w:r>
      </w:ins>
    </w:p>
    <w:p w14:paraId="52838850" w14:textId="77777777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Cystogram</w:t>
      </w:r>
    </w:p>
    <w:p w14:paraId="1B11358A" w14:textId="2123802A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 xml:space="preserve">Voiding </w:t>
      </w:r>
      <w:del w:id="59" w:author="Laura Sitler" w:date="2023-07-07T13:31:00Z">
        <w:r w:rsidRPr="00C41225" w:rsidDel="00BF35CA">
          <w:rPr>
            <w:rFonts w:asciiTheme="minorHAnsi" w:hAnsiTheme="minorHAnsi" w:cstheme="minorHAnsi"/>
            <w:sz w:val="22"/>
            <w:highlight w:val="green"/>
          </w:rPr>
          <w:delText xml:space="preserve">Cystourethrogram </w:delText>
        </w:r>
      </w:del>
      <w:ins w:id="60" w:author="Laura Sitler" w:date="2023-07-07T13:31:00Z">
        <w:r w:rsidR="00BF35CA">
          <w:rPr>
            <w:rFonts w:asciiTheme="minorHAnsi" w:hAnsiTheme="minorHAnsi" w:cstheme="minorHAnsi"/>
            <w:sz w:val="22"/>
            <w:highlight w:val="green"/>
          </w:rPr>
          <w:t>c</w:t>
        </w:r>
        <w:r w:rsidR="00BF35CA" w:rsidRPr="00C41225">
          <w:rPr>
            <w:rFonts w:asciiTheme="minorHAnsi" w:hAnsiTheme="minorHAnsi" w:cstheme="minorHAnsi"/>
            <w:sz w:val="22"/>
            <w:highlight w:val="green"/>
          </w:rPr>
          <w:t xml:space="preserve">ystourethrogram </w:t>
        </w:r>
      </w:ins>
      <w:del w:id="61" w:author="Laura Sitler" w:date="2023-07-07T13:31:00Z">
        <w:r w:rsidRPr="00C41225" w:rsidDel="00BF35CA">
          <w:rPr>
            <w:rFonts w:asciiTheme="minorHAnsi" w:hAnsiTheme="minorHAnsi" w:cstheme="minorHAnsi"/>
            <w:sz w:val="22"/>
            <w:highlight w:val="green"/>
          </w:rPr>
          <w:delText>(VCUG)</w:delText>
        </w:r>
      </w:del>
      <w:r>
        <w:rPr>
          <w:rFonts w:asciiTheme="minorHAnsi" w:hAnsiTheme="minorHAnsi" w:cstheme="minorHAnsi"/>
          <w:sz w:val="22"/>
          <w:highlight w:val="green"/>
        </w:rPr>
        <w:br/>
      </w:r>
    </w:p>
    <w:p w14:paraId="7E3FA5C1" w14:textId="01B53F4D" w:rsidR="00B23D3B" w:rsidRDefault="00B23D3B" w:rsidP="00B23D3B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Whenever possible, magnetic resonance imaging </w:t>
      </w:r>
      <w:del w:id="62" w:author="Laura Sitler" w:date="2023-07-07T13:31:00Z">
        <w:r w:rsidDel="00BF35CA">
          <w:rPr>
            <w:rFonts w:asciiTheme="minorHAnsi" w:hAnsiTheme="minorHAnsi" w:cstheme="minorHAnsi"/>
            <w:sz w:val="22"/>
          </w:rPr>
          <w:delText xml:space="preserve">(MRI) </w:delText>
        </w:r>
      </w:del>
      <w:r>
        <w:rPr>
          <w:rFonts w:asciiTheme="minorHAnsi" w:hAnsiTheme="minorHAnsi" w:cstheme="minorHAnsi"/>
          <w:sz w:val="22"/>
        </w:rPr>
        <w:t xml:space="preserve">or </w:t>
      </w:r>
      <w:del w:id="63" w:author="Laura Sitler" w:date="2023-07-07T13:35:00Z">
        <w:r w:rsidDel="00BF35CA">
          <w:rPr>
            <w:rFonts w:asciiTheme="minorHAnsi" w:hAnsiTheme="minorHAnsi" w:cstheme="minorHAnsi"/>
            <w:sz w:val="22"/>
          </w:rPr>
          <w:delText xml:space="preserve">what other modality </w:delText>
        </w:r>
      </w:del>
      <w:ins w:id="64" w:author="Laura Sitler" w:date="2023-07-07T13:35:00Z"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</w:r>
        <w:r w:rsidR="00BF35CA">
          <w:rPr>
            <w:rFonts w:asciiTheme="minorHAnsi" w:hAnsiTheme="minorHAnsi" w:cstheme="minorHAnsi"/>
            <w:sz w:val="22"/>
          </w:rPr>
          <w:softHyphen/>
          <w:t xml:space="preserve">___________ </w:t>
        </w:r>
      </w:ins>
      <w:r>
        <w:rPr>
          <w:rFonts w:asciiTheme="minorHAnsi" w:hAnsiTheme="minorHAnsi" w:cstheme="minorHAnsi"/>
          <w:sz w:val="22"/>
        </w:rPr>
        <w:t xml:space="preserve">should be </w:t>
      </w:r>
      <w:ins w:id="65" w:author="Laura Sitler" w:date="2023-07-07T13:36:00Z">
        <w:r w:rsidR="00BF35CA">
          <w:rPr>
            <w:rFonts w:asciiTheme="minorHAnsi" w:hAnsiTheme="minorHAnsi" w:cstheme="minorHAnsi"/>
            <w:sz w:val="22"/>
          </w:rPr>
          <w:t xml:space="preserve">the modality of choice </w:t>
        </w:r>
      </w:ins>
      <w:del w:id="66" w:author="Laura Sitler" w:date="2023-07-07T13:36:00Z">
        <w:r w:rsidDel="00BF35CA">
          <w:rPr>
            <w:rFonts w:asciiTheme="minorHAnsi" w:hAnsiTheme="minorHAnsi" w:cstheme="minorHAnsi"/>
            <w:sz w:val="22"/>
          </w:rPr>
          <w:delText xml:space="preserve">used for </w:delText>
        </w:r>
      </w:del>
      <w:ins w:id="67" w:author="Laura Sitler" w:date="2023-07-07T13:36:00Z">
        <w:r w:rsidR="00BF35CA">
          <w:rPr>
            <w:rFonts w:asciiTheme="minorHAnsi" w:hAnsiTheme="minorHAnsi" w:cstheme="minorHAnsi"/>
            <w:sz w:val="22"/>
          </w:rPr>
          <w:t xml:space="preserve">in </w:t>
        </w:r>
      </w:ins>
      <w:r>
        <w:rPr>
          <w:rFonts w:asciiTheme="minorHAnsi" w:hAnsiTheme="minorHAnsi" w:cstheme="minorHAnsi"/>
          <w:sz w:val="22"/>
        </w:rPr>
        <w:t>pediatric patients to limit or eliminate radiation dose</w:t>
      </w:r>
      <w:ins w:id="68" w:author="Laura Sitler" w:date="2023-07-07T13:35:00Z">
        <w:r w:rsidR="00BF35CA">
          <w:rPr>
            <w:rFonts w:asciiTheme="minorHAnsi" w:hAnsiTheme="minorHAnsi" w:cstheme="minorHAnsi"/>
            <w:sz w:val="22"/>
          </w:rPr>
          <w:t>.</w:t>
        </w:r>
      </w:ins>
      <w:del w:id="69" w:author="Laura Sitler" w:date="2023-07-07T13:35:00Z">
        <w:r w:rsidDel="00BF35CA">
          <w:rPr>
            <w:rFonts w:asciiTheme="minorHAnsi" w:hAnsiTheme="minorHAnsi" w:cstheme="minorHAnsi"/>
            <w:sz w:val="22"/>
          </w:rPr>
          <w:delText>?</w:delText>
        </w:r>
      </w:del>
    </w:p>
    <w:p w14:paraId="6AC6C6E9" w14:textId="675F5039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Computed </w:t>
      </w:r>
      <w:ins w:id="70" w:author="Laura Sitler" w:date="2023-07-07T13:31:00Z">
        <w:r w:rsidR="00BF35CA">
          <w:rPr>
            <w:rFonts w:asciiTheme="minorHAnsi" w:hAnsiTheme="minorHAnsi" w:cstheme="minorHAnsi"/>
            <w:sz w:val="22"/>
          </w:rPr>
          <w:t>t</w:t>
        </w:r>
      </w:ins>
      <w:del w:id="71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T</w:delText>
        </w:r>
      </w:del>
      <w:r>
        <w:rPr>
          <w:rFonts w:asciiTheme="minorHAnsi" w:hAnsiTheme="minorHAnsi" w:cstheme="minorHAnsi"/>
          <w:sz w:val="22"/>
        </w:rPr>
        <w:t xml:space="preserve">omography </w:t>
      </w:r>
      <w:del w:id="72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(CT)</w:delText>
        </w:r>
      </w:del>
    </w:p>
    <w:p w14:paraId="66C9C4C4" w14:textId="77777777" w:rsidR="00B23D3B" w:rsidRPr="00C41225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C41225">
        <w:rPr>
          <w:rFonts w:asciiTheme="minorHAnsi" w:hAnsiTheme="minorHAnsi" w:cstheme="minorHAnsi"/>
          <w:sz w:val="22"/>
          <w:highlight w:val="green"/>
        </w:rPr>
        <w:t>Ultrasound</w:t>
      </w:r>
    </w:p>
    <w:p w14:paraId="658E713C" w14:textId="51A6176F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Nuclear </w:t>
      </w:r>
      <w:del w:id="73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Medicine</w:delText>
        </w:r>
      </w:del>
      <w:ins w:id="74" w:author="Laura Sitler" w:date="2023-07-07T13:31:00Z">
        <w:r w:rsidR="00BF35CA">
          <w:rPr>
            <w:rFonts w:asciiTheme="minorHAnsi" w:hAnsiTheme="minorHAnsi" w:cstheme="minorHAnsi"/>
            <w:sz w:val="22"/>
          </w:rPr>
          <w:t>m</w:t>
        </w:r>
        <w:r w:rsidR="00BF35CA">
          <w:rPr>
            <w:rFonts w:asciiTheme="minorHAnsi" w:hAnsiTheme="minorHAnsi" w:cstheme="minorHAnsi"/>
            <w:sz w:val="22"/>
          </w:rPr>
          <w:t>edicine</w:t>
        </w:r>
      </w:ins>
    </w:p>
    <w:p w14:paraId="249B096D" w14:textId="54E9812E" w:rsidR="00B23D3B" w:rsidRDefault="00B23D3B" w:rsidP="00B23D3B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Diagnostic </w:t>
      </w:r>
      <w:del w:id="75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Radiography</w:delText>
        </w:r>
      </w:del>
      <w:ins w:id="76" w:author="Laura Sitler" w:date="2023-07-07T13:31:00Z">
        <w:r w:rsidR="00BF35CA">
          <w:rPr>
            <w:rFonts w:asciiTheme="minorHAnsi" w:hAnsiTheme="minorHAnsi" w:cstheme="minorHAnsi"/>
            <w:sz w:val="22"/>
          </w:rPr>
          <w:t>r</w:t>
        </w:r>
        <w:r w:rsidR="00BF35CA">
          <w:rPr>
            <w:rFonts w:asciiTheme="minorHAnsi" w:hAnsiTheme="minorHAnsi" w:cstheme="minorHAnsi"/>
            <w:sz w:val="22"/>
          </w:rPr>
          <w:t>adiography</w:t>
        </w:r>
      </w:ins>
      <w:r w:rsidR="00D3248A">
        <w:rPr>
          <w:rFonts w:asciiTheme="minorHAnsi" w:hAnsiTheme="minorHAnsi" w:cstheme="minorHAnsi"/>
          <w:sz w:val="22"/>
        </w:rPr>
        <w:br/>
      </w:r>
    </w:p>
    <w:p w14:paraId="255AC8F9" w14:textId="56F8459D" w:rsidR="00D3248A" w:rsidRDefault="00BF35CA" w:rsidP="00D3248A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ins w:id="77" w:author="Laura Sitler" w:date="2023-07-07T13:33:00Z">
        <w:r>
          <w:rPr>
            <w:rFonts w:asciiTheme="minorHAnsi" w:hAnsiTheme="minorHAnsi" w:cstheme="minorHAnsi"/>
            <w:sz w:val="22"/>
          </w:rPr>
          <w:t xml:space="preserve">Before using any immobilization </w:t>
        </w:r>
      </w:ins>
      <w:ins w:id="78" w:author="Laura Sitler" w:date="2023-07-07T13:34:00Z">
        <w:r>
          <w:rPr>
            <w:rFonts w:asciiTheme="minorHAnsi" w:hAnsiTheme="minorHAnsi" w:cstheme="minorHAnsi"/>
            <w:sz w:val="22"/>
          </w:rPr>
          <w:t xml:space="preserve">technique, </w:t>
        </w:r>
      </w:ins>
      <w:del w:id="79" w:author="Laura Sitler" w:date="2023-07-07T13:34:00Z">
        <w:r w:rsidR="00C81165" w:rsidDel="00BF35CA">
          <w:rPr>
            <w:rFonts w:asciiTheme="minorHAnsi" w:hAnsiTheme="minorHAnsi" w:cstheme="minorHAnsi"/>
            <w:sz w:val="22"/>
          </w:rPr>
          <w:delText xml:space="preserve">When a patient is immobilized for a procedure, </w:delText>
        </w:r>
      </w:del>
      <w:r w:rsidR="00C81165">
        <w:rPr>
          <w:rFonts w:asciiTheme="minorHAnsi" w:hAnsiTheme="minorHAnsi" w:cstheme="minorHAnsi"/>
          <w:sz w:val="22"/>
        </w:rPr>
        <w:t xml:space="preserve">it is </w:t>
      </w:r>
      <w:ins w:id="80" w:author="Laura Sitler" w:date="2023-07-07T13:34:00Z">
        <w:r>
          <w:rPr>
            <w:rFonts w:asciiTheme="minorHAnsi" w:hAnsiTheme="minorHAnsi" w:cstheme="minorHAnsi"/>
            <w:sz w:val="22"/>
          </w:rPr>
          <w:t>imperative for the radiologic technologist to obtain consent from</w:t>
        </w:r>
      </w:ins>
      <w:del w:id="81" w:author="Laura Sitler" w:date="2023-07-07T13:34:00Z">
        <w:r w:rsidR="00C81165" w:rsidDel="00BF35CA">
          <w:rPr>
            <w:rFonts w:asciiTheme="minorHAnsi" w:hAnsiTheme="minorHAnsi" w:cstheme="minorHAnsi"/>
            <w:sz w:val="22"/>
          </w:rPr>
          <w:delText xml:space="preserve">considered restraint unless consent is obtained from </w:delText>
        </w:r>
      </w:del>
      <w:ins w:id="82" w:author="Laura Sitler" w:date="2023-07-07T13:34:00Z">
        <w:r>
          <w:rPr>
            <w:rFonts w:asciiTheme="minorHAnsi" w:hAnsiTheme="minorHAnsi" w:cstheme="minorHAnsi"/>
            <w:sz w:val="22"/>
          </w:rPr>
          <w:t xml:space="preserve"> </w:t>
        </w:r>
      </w:ins>
      <w:r w:rsidR="00C81165">
        <w:rPr>
          <w:rFonts w:asciiTheme="minorHAnsi" w:hAnsiTheme="minorHAnsi" w:cstheme="minorHAnsi"/>
          <w:sz w:val="22"/>
        </w:rPr>
        <w:t>whom?</w:t>
      </w:r>
    </w:p>
    <w:p w14:paraId="5CEE0CE6" w14:textId="540A63E0" w:rsidR="00C81165" w:rsidRPr="00D375DD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>The patient</w:t>
      </w:r>
    </w:p>
    <w:p w14:paraId="636605E6" w14:textId="3D756E24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The caregiver</w:t>
      </w:r>
    </w:p>
    <w:p w14:paraId="2A7C77E8" w14:textId="4A7EA6FF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The ordering physician</w:t>
      </w:r>
    </w:p>
    <w:p w14:paraId="6B04293A" w14:textId="04C20244" w:rsidR="00C81165" w:rsidRDefault="00C81165" w:rsidP="00C8116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The </w:t>
      </w:r>
      <w:r w:rsidR="00D375DD">
        <w:rPr>
          <w:rFonts w:asciiTheme="minorHAnsi" w:hAnsiTheme="minorHAnsi" w:cstheme="minorHAnsi"/>
          <w:sz w:val="22"/>
        </w:rPr>
        <w:t>technologist performing the exam</w:t>
      </w:r>
      <w:ins w:id="83" w:author="Laura Sitler" w:date="2023-07-07T13:31:00Z">
        <w:r w:rsidR="00BF35CA">
          <w:rPr>
            <w:rFonts w:asciiTheme="minorHAnsi" w:hAnsiTheme="minorHAnsi" w:cstheme="minorHAnsi"/>
            <w:sz w:val="22"/>
          </w:rPr>
          <w:t>ination</w:t>
        </w:r>
      </w:ins>
      <w:r w:rsidR="00D375DD">
        <w:rPr>
          <w:rFonts w:asciiTheme="minorHAnsi" w:hAnsiTheme="minorHAnsi" w:cstheme="minorHAnsi"/>
          <w:sz w:val="22"/>
        </w:rPr>
        <w:br/>
      </w:r>
    </w:p>
    <w:p w14:paraId="057E06EA" w14:textId="56964E3F" w:rsidR="00D375DD" w:rsidRDefault="00D375DD" w:rsidP="00D375DD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What term is typically used to describe</w:t>
      </w:r>
      <w:ins w:id="84" w:author="Laura Sitler" w:date="2023-07-07T13:35:00Z">
        <w:r w:rsidR="00BF35CA">
          <w:rPr>
            <w:rFonts w:asciiTheme="minorHAnsi" w:hAnsiTheme="minorHAnsi" w:cstheme="minorHAnsi"/>
            <w:sz w:val="22"/>
          </w:rPr>
          <w:t xml:space="preserve"> the dose of</w:t>
        </w:r>
      </w:ins>
      <w:r>
        <w:rPr>
          <w:rFonts w:asciiTheme="minorHAnsi" w:hAnsiTheme="minorHAnsi" w:cstheme="minorHAnsi"/>
          <w:sz w:val="22"/>
        </w:rPr>
        <w:t xml:space="preserve"> fluoroscopy procedure</w:t>
      </w:r>
      <w:ins w:id="85" w:author="Laura Sitler" w:date="2023-07-07T13:35:00Z">
        <w:r w:rsidR="00BF35CA">
          <w:rPr>
            <w:rFonts w:asciiTheme="minorHAnsi" w:hAnsiTheme="minorHAnsi" w:cstheme="minorHAnsi"/>
            <w:sz w:val="22"/>
          </w:rPr>
          <w:t>s</w:t>
        </w:r>
      </w:ins>
      <w:del w:id="86" w:author="Laura Sitler" w:date="2023-07-07T13:35:00Z">
        <w:r w:rsidDel="00BF35CA">
          <w:rPr>
            <w:rFonts w:asciiTheme="minorHAnsi" w:hAnsiTheme="minorHAnsi" w:cstheme="minorHAnsi"/>
            <w:sz w:val="22"/>
          </w:rPr>
          <w:delText xml:space="preserve"> dose</w:delText>
        </w:r>
      </w:del>
      <w:r>
        <w:rPr>
          <w:rFonts w:asciiTheme="minorHAnsi" w:hAnsiTheme="minorHAnsi" w:cstheme="minorHAnsi"/>
          <w:sz w:val="22"/>
        </w:rPr>
        <w:t>?</w:t>
      </w:r>
    </w:p>
    <w:p w14:paraId="7730A6DF" w14:textId="7DA5B683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Dose area product</w:t>
      </w:r>
      <w:del w:id="87" w:author="Laura Sitler" w:date="2023-07-07T13:31:00Z">
        <w:r w:rsidDel="00BF35CA">
          <w:rPr>
            <w:rFonts w:asciiTheme="minorHAnsi" w:hAnsiTheme="minorHAnsi" w:cstheme="minorHAnsi"/>
            <w:sz w:val="22"/>
          </w:rPr>
          <w:delText xml:space="preserve"> (DAP)</w:delText>
        </w:r>
      </w:del>
    </w:p>
    <w:p w14:paraId="1BEAFCC1" w14:textId="3ED54DFE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Dose length product </w:t>
      </w:r>
      <w:del w:id="88" w:author="Laura Sitler" w:date="2023-07-07T13:31:00Z">
        <w:r w:rsidDel="00BF35CA">
          <w:rPr>
            <w:rFonts w:asciiTheme="minorHAnsi" w:hAnsiTheme="minorHAnsi" w:cstheme="minorHAnsi"/>
            <w:sz w:val="22"/>
          </w:rPr>
          <w:delText>(DLP)</w:delText>
        </w:r>
      </w:del>
    </w:p>
    <w:p w14:paraId="3000B891" w14:textId="0225F0F5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>Dose rates</w:t>
      </w:r>
    </w:p>
    <w:p w14:paraId="1397548F" w14:textId="14200C07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Fluoroscopy rates</w:t>
      </w:r>
    </w:p>
    <w:p w14:paraId="67B0AE06" w14:textId="6355AC2D" w:rsidR="00D375DD" w:rsidRDefault="00D375DD" w:rsidP="00D375DD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>Which organization outlines the educational and competency requirements for radiologists, radiologic technologists, and other ancillary personnel performing or assisting with fluoroscopic procedures?</w:t>
      </w:r>
    </w:p>
    <w:p w14:paraId="7038369C" w14:textId="74A763EC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American Association of Physicists in Medicine </w:t>
      </w:r>
      <w:del w:id="89" w:author="Laura Sitler" w:date="2023-07-07T13:29:00Z">
        <w:r w:rsidDel="00BF35CA">
          <w:rPr>
            <w:rFonts w:asciiTheme="minorHAnsi" w:hAnsiTheme="minorHAnsi" w:cstheme="minorHAnsi"/>
            <w:sz w:val="22"/>
          </w:rPr>
          <w:delText>(AAPM)</w:delText>
        </w:r>
      </w:del>
    </w:p>
    <w:p w14:paraId="412AAE4F" w14:textId="74A4A881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  <w:highlight w:val="green"/>
        </w:rPr>
      </w:pPr>
      <w:r w:rsidRPr="00D375DD">
        <w:rPr>
          <w:rFonts w:asciiTheme="minorHAnsi" w:hAnsiTheme="minorHAnsi" w:cstheme="minorHAnsi"/>
          <w:sz w:val="22"/>
          <w:highlight w:val="green"/>
        </w:rPr>
        <w:t xml:space="preserve">American College of Radiology </w:t>
      </w:r>
      <w:del w:id="90" w:author="Laura Sitler" w:date="2023-07-07T13:29:00Z">
        <w:r w:rsidRPr="00D375DD" w:rsidDel="00BF35CA">
          <w:rPr>
            <w:rFonts w:asciiTheme="minorHAnsi" w:hAnsiTheme="minorHAnsi" w:cstheme="minorHAnsi"/>
            <w:sz w:val="22"/>
            <w:highlight w:val="green"/>
          </w:rPr>
          <w:delText>(ACR)</w:delText>
        </w:r>
      </w:del>
    </w:p>
    <w:p w14:paraId="0C97E4E4" w14:textId="2813755D" w:rsid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Image Gently® Alliance</w:t>
      </w:r>
    </w:p>
    <w:p w14:paraId="769AD5EE" w14:textId="3FB0EF3C" w:rsidR="00D375DD" w:rsidRPr="00D375DD" w:rsidRDefault="00D375DD" w:rsidP="00D375DD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National Council on Radiation Protection and Measurements </w:t>
      </w:r>
      <w:del w:id="91" w:author="Laura Sitler" w:date="2023-07-07T13:29:00Z">
        <w:r w:rsidDel="00BF35CA">
          <w:rPr>
            <w:rFonts w:asciiTheme="minorHAnsi" w:hAnsiTheme="minorHAnsi" w:cstheme="minorHAnsi"/>
            <w:sz w:val="22"/>
          </w:rPr>
          <w:delText>(NCRP)</w:delText>
        </w:r>
      </w:del>
    </w:p>
    <w:p w14:paraId="6AC57363" w14:textId="77777777" w:rsidR="005823F4" w:rsidRDefault="005823F4"/>
    <w:sectPr w:rsidR="005823F4">
      <w:headerReference w:type="default" r:id="rId15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6" w:author="Laura Sitler" w:date="2023-07-07T13:27:00Z" w:initials="LS">
    <w:p w14:paraId="1AC92F00" w14:textId="77777777" w:rsidR="00BF35CA" w:rsidRDefault="00BF35CA" w:rsidP="006A381D">
      <w:pPr>
        <w:pStyle w:val="CommentText"/>
        <w:ind w:firstLine="0"/>
      </w:pPr>
      <w:r>
        <w:rPr>
          <w:rStyle w:val="CommentReference"/>
        </w:rPr>
        <w:annotationRef/>
      </w:r>
      <w:r>
        <w:t xml:space="preserve">Revised to match the wording of the text, which doesn't discuss a traditional fluoroscopy machine but a traditional x-ray machine. Please confirm.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C92F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52915C" w16cex:dateUtc="2023-07-07T1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C92F00" w16cid:durableId="285291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72742" w14:textId="77777777" w:rsidR="001935F9" w:rsidRDefault="001935F9">
      <w:pPr>
        <w:spacing w:line="240" w:lineRule="auto"/>
      </w:pPr>
      <w:r>
        <w:separator/>
      </w:r>
    </w:p>
  </w:endnote>
  <w:endnote w:type="continuationSeparator" w:id="0">
    <w:p w14:paraId="071D3C37" w14:textId="77777777" w:rsidR="001935F9" w:rsidRDefault="00193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E13B" w14:textId="77777777" w:rsidR="001935F9" w:rsidRDefault="001935F9">
      <w:pPr>
        <w:spacing w:line="240" w:lineRule="auto"/>
      </w:pPr>
      <w:r>
        <w:separator/>
      </w:r>
    </w:p>
  </w:footnote>
  <w:footnote w:type="continuationSeparator" w:id="0">
    <w:p w14:paraId="45F0CDF4" w14:textId="77777777" w:rsidR="001935F9" w:rsidRDefault="001935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62D74" w14:textId="77777777" w:rsidR="00C13A22" w:rsidRPr="005002D0" w:rsidRDefault="00C13A22" w:rsidP="00C13A22">
    <w:pPr>
      <w:pStyle w:val="Header"/>
      <w:ind w:firstLine="0"/>
      <w:rPr>
        <w:rFonts w:asciiTheme="minorHAnsi" w:hAnsiTheme="minorHAnsi" w:cstheme="minorHAnsi"/>
        <w:sz w:val="22"/>
        <w:szCs w:val="20"/>
      </w:rPr>
    </w:pPr>
    <w:r w:rsidRPr="005002D0">
      <w:rPr>
        <w:rFonts w:asciiTheme="minorHAnsi" w:hAnsiTheme="minorHAnsi" w:cstheme="minorHAnsi"/>
        <w:sz w:val="22"/>
        <w:szCs w:val="20"/>
      </w:rPr>
      <w:t>Pediatric Fluoroscopy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20D5D"/>
    <w:multiLevelType w:val="hybridMultilevel"/>
    <w:tmpl w:val="F8660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0872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D3B"/>
    <w:rsid w:val="001935F9"/>
    <w:rsid w:val="00275CBF"/>
    <w:rsid w:val="00554532"/>
    <w:rsid w:val="005823F4"/>
    <w:rsid w:val="005E3379"/>
    <w:rsid w:val="0083683F"/>
    <w:rsid w:val="00A55CFE"/>
    <w:rsid w:val="00B23D3B"/>
    <w:rsid w:val="00B93321"/>
    <w:rsid w:val="00BF35CA"/>
    <w:rsid w:val="00C13A22"/>
    <w:rsid w:val="00C25E49"/>
    <w:rsid w:val="00C81165"/>
    <w:rsid w:val="00D3248A"/>
    <w:rsid w:val="00D375DD"/>
    <w:rsid w:val="00D7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8030"/>
  <w15:docId w15:val="{5D99C9D4-4696-49AC-85A6-FD6954FF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3B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D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3D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D3B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BF35CA"/>
    <w:pPr>
      <w:spacing w:line="240" w:lineRule="auto"/>
      <w:ind w:firstLine="0"/>
    </w:pPr>
    <w:rPr>
      <w:rFonts w:ascii="Arial" w:hAnsi="Arial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F35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35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35C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35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35CA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4B44C0-12D4-42A4-9651-44C83D0495EE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2.xml><?xml version="1.0" encoding="utf-8"?>
<ds:datastoreItem xmlns:ds="http://schemas.openxmlformats.org/officeDocument/2006/customXml" ds:itemID="{2EBCD331-4660-45E2-BADA-FB9519F893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E19958-C0E2-4117-ABB4-DE30F737E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32C88F-1C9A-4941-9BC3-0466E5B3B5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 Wagner</dc:creator>
  <cp:keywords/>
  <dc:description/>
  <cp:lastModifiedBy>Laura Sitler</cp:lastModifiedBy>
  <cp:revision>3</cp:revision>
  <dcterms:created xsi:type="dcterms:W3CDTF">2023-05-31T16:52:00Z</dcterms:created>
  <dcterms:modified xsi:type="dcterms:W3CDTF">2023-07-07T17:36:00Z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