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0DC72EEB" w:rsidR="005002D0" w:rsidRPr="00BF1B27" w:rsidRDefault="005002D0" w:rsidP="00BF1B27">
      <w:pPr>
        <w:spacing w:line="360" w:lineRule="auto"/>
        <w:ind w:firstLine="0"/>
        <w:jc w:val="center"/>
        <w:rPr>
          <w:rFonts w:asciiTheme="minorHAnsi" w:hAnsiTheme="minorHAnsi" w:cstheme="minorHAnsi"/>
          <w:b/>
          <w:bCs/>
        </w:rPr>
      </w:pPr>
      <w:r w:rsidRPr="00BF1B27">
        <w:rPr>
          <w:rFonts w:asciiTheme="minorHAnsi" w:hAnsiTheme="minorHAnsi" w:cstheme="minorHAnsi"/>
          <w:b/>
          <w:bCs/>
        </w:rPr>
        <w:t>Pediatric Fluoroscopy</w:t>
      </w:r>
    </w:p>
    <w:p w14:paraId="5DDE2B0B" w14:textId="50733BBE" w:rsidR="00553B1B" w:rsidRPr="00BF1B27" w:rsidRDefault="005002D0" w:rsidP="00BF1B27">
      <w:pPr>
        <w:spacing w:line="360" w:lineRule="auto"/>
        <w:ind w:firstLine="0"/>
        <w:jc w:val="center"/>
        <w:rPr>
          <w:rFonts w:asciiTheme="minorHAnsi" w:hAnsiTheme="minorHAnsi" w:cstheme="minorHAnsi"/>
        </w:rPr>
      </w:pPr>
      <w:r w:rsidRPr="00BF1B27">
        <w:rPr>
          <w:rFonts w:asciiTheme="minorHAnsi" w:hAnsiTheme="minorHAnsi" w:cstheme="minorHAnsi"/>
        </w:rPr>
        <w:t>Jessyca B. Wagner, Ph</w:t>
      </w:r>
      <w:del w:id="0" w:author="Laura Sitler" w:date="2023-06-29T13:36:00Z">
        <w:r w:rsidRPr="00BF1B27" w:rsidDel="00F42D50">
          <w:rPr>
            <w:rFonts w:asciiTheme="minorHAnsi" w:hAnsiTheme="minorHAnsi" w:cstheme="minorHAnsi"/>
          </w:rPr>
          <w:delText>.</w:delText>
        </w:r>
      </w:del>
      <w:r w:rsidRPr="00BF1B27">
        <w:rPr>
          <w:rFonts w:asciiTheme="minorHAnsi" w:hAnsiTheme="minorHAnsi" w:cstheme="minorHAnsi"/>
        </w:rPr>
        <w:t>D</w:t>
      </w:r>
      <w:del w:id="1" w:author="Laura Sitler" w:date="2023-06-29T13:36:00Z">
        <w:r w:rsidRPr="00BF1B27" w:rsidDel="00F42D50">
          <w:rPr>
            <w:rFonts w:asciiTheme="minorHAnsi" w:hAnsiTheme="minorHAnsi" w:cstheme="minorHAnsi"/>
          </w:rPr>
          <w:delText>.</w:delText>
        </w:r>
      </w:del>
      <w:r w:rsidRPr="00BF1B27">
        <w:rPr>
          <w:rFonts w:asciiTheme="minorHAnsi" w:hAnsiTheme="minorHAnsi" w:cstheme="minorHAnsi"/>
        </w:rPr>
        <w:t>, RT(R), CIIP</w:t>
      </w:r>
    </w:p>
    <w:p w14:paraId="4F704C00" w14:textId="322E6528" w:rsidR="00553B1B" w:rsidRPr="00BF1B27" w:rsidRDefault="001441B1" w:rsidP="00BF1B27">
      <w:pPr>
        <w:spacing w:line="360" w:lineRule="auto"/>
        <w:ind w:firstLine="0"/>
        <w:rPr>
          <w:rFonts w:asciiTheme="minorHAnsi" w:hAnsiTheme="minorHAnsi" w:cstheme="minorHAnsi"/>
          <w:b/>
          <w:bCs/>
        </w:rPr>
      </w:pPr>
      <w:r w:rsidRPr="00BF1B27">
        <w:rPr>
          <w:rFonts w:asciiTheme="minorHAnsi" w:hAnsiTheme="minorHAnsi" w:cstheme="minorHAnsi"/>
          <w:b/>
          <w:bCs/>
          <w:u w:val="single"/>
        </w:rPr>
        <w:t>Outline</w:t>
      </w:r>
    </w:p>
    <w:p w14:paraId="2E850F83"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Introduction</w:t>
      </w:r>
    </w:p>
    <w:p w14:paraId="41B0E18B"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History of fluoroscopy</w:t>
      </w:r>
    </w:p>
    <w:p w14:paraId="39C959E1"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Explanation of fluoroscopy</w:t>
      </w:r>
    </w:p>
    <w:p w14:paraId="7C89D20B"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Comparison of fluoroscopy to other imaging modalities</w:t>
      </w:r>
    </w:p>
    <w:p w14:paraId="4E4BF0DF"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Fluoroscopic Procedures - General</w:t>
      </w:r>
    </w:p>
    <w:p w14:paraId="52648509"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Gastrointestinal System</w:t>
      </w:r>
    </w:p>
    <w:p w14:paraId="07AF2838" w14:textId="06E3830D"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Biliary System</w:t>
      </w:r>
    </w:p>
    <w:p w14:paraId="2D08966C" w14:textId="5D7C3041"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Genitourinary System</w:t>
      </w:r>
    </w:p>
    <w:p w14:paraId="3D7F7FBB" w14:textId="3E2755DD"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 xml:space="preserve">Musculoskeletal/Spinal </w:t>
      </w:r>
    </w:p>
    <w:p w14:paraId="5F54023F" w14:textId="621D6C40"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Cardiovascular/Interventional</w:t>
      </w:r>
    </w:p>
    <w:p w14:paraId="34E71882"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Fluoroscopic Procedures - Pediatric</w:t>
      </w:r>
    </w:p>
    <w:p w14:paraId="20A4031A" w14:textId="5610D8C6"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Gastrointestinal</w:t>
      </w:r>
    </w:p>
    <w:p w14:paraId="4F17C80C" w14:textId="4AA0825C"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 xml:space="preserve">Genitourinary </w:t>
      </w:r>
    </w:p>
    <w:p w14:paraId="5E6258C3" w14:textId="2665CA5C"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Interventional</w:t>
      </w:r>
    </w:p>
    <w:p w14:paraId="7DF419F6"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Indications and Considerations for Pediatric Fluoroscopy</w:t>
      </w:r>
    </w:p>
    <w:p w14:paraId="1894EC81"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Indications by Procedure</w:t>
      </w:r>
    </w:p>
    <w:p w14:paraId="70969AEB" w14:textId="37443BE6" w:rsidR="00D12AB2" w:rsidRPr="00BF1B27" w:rsidRDefault="00D12AB2"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General Pediatric Considerations</w:t>
      </w:r>
    </w:p>
    <w:p w14:paraId="1FB05CB5" w14:textId="4853E1DD" w:rsidR="007A11FC" w:rsidRPr="00BF1B27" w:rsidRDefault="007A11FC"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Radiation Safety Considerations</w:t>
      </w:r>
    </w:p>
    <w:p w14:paraId="0A890A1C"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Conclusion</w:t>
      </w:r>
    </w:p>
    <w:p w14:paraId="4D1C97A3" w14:textId="77777777" w:rsidR="00631041" w:rsidRPr="00BF1B27" w:rsidRDefault="00631041" w:rsidP="00BF1B27">
      <w:pPr>
        <w:spacing w:line="360" w:lineRule="auto"/>
        <w:ind w:firstLine="0"/>
        <w:rPr>
          <w:ins w:id="2" w:author="Laura Sitler" w:date="2023-06-29T13:36:00Z"/>
          <w:rFonts w:asciiTheme="minorHAnsi" w:hAnsiTheme="minorHAnsi" w:cstheme="minorHAnsi"/>
        </w:rPr>
      </w:pPr>
    </w:p>
    <w:p w14:paraId="5CF98560" w14:textId="0D279F12" w:rsidR="00F42D50" w:rsidRDefault="00F42D50" w:rsidP="00BF1B27">
      <w:pPr>
        <w:spacing w:line="360" w:lineRule="auto"/>
        <w:ind w:firstLine="0"/>
        <w:rPr>
          <w:ins w:id="3" w:author="Laura Sitler" w:date="2023-07-07T13:39:00Z"/>
          <w:rFonts w:asciiTheme="minorHAnsi" w:hAnsiTheme="minorHAnsi" w:cstheme="minorHAnsi"/>
          <w:b/>
          <w:bCs/>
        </w:rPr>
      </w:pPr>
      <w:ins w:id="4" w:author="Laura Sitler" w:date="2023-06-29T13:36:00Z">
        <w:r w:rsidRPr="00BF1B27">
          <w:rPr>
            <w:rFonts w:asciiTheme="minorHAnsi" w:hAnsiTheme="minorHAnsi" w:cstheme="minorHAnsi"/>
            <w:b/>
            <w:bCs/>
          </w:rPr>
          <w:t>1.5 credits</w:t>
        </w:r>
      </w:ins>
    </w:p>
    <w:p w14:paraId="15C1A2D4" w14:textId="268A85CC" w:rsidR="00DC7872" w:rsidRPr="00BF1B27" w:rsidRDefault="00DC7872" w:rsidP="00BF1B27">
      <w:pPr>
        <w:spacing w:line="360" w:lineRule="auto"/>
        <w:ind w:firstLine="0"/>
        <w:rPr>
          <w:ins w:id="5" w:author="Laura Sitler" w:date="2023-06-29T13:36:00Z"/>
          <w:rFonts w:asciiTheme="minorHAnsi" w:hAnsiTheme="minorHAnsi" w:cstheme="minorHAnsi"/>
          <w:b/>
          <w:bCs/>
        </w:rPr>
      </w:pPr>
      <w:ins w:id="6" w:author="Laura Sitler" w:date="2023-07-07T13:39:00Z">
        <w:r>
          <w:rPr>
            <w:rFonts w:asciiTheme="minorHAnsi" w:hAnsiTheme="minorHAnsi" w:cstheme="minorHAnsi"/>
            <w:b/>
            <w:bCs/>
          </w:rPr>
          <w:t>Word count</w:t>
        </w:r>
      </w:ins>
      <w:ins w:id="7" w:author="Laura Sitler" w:date="2023-07-07T13:40:00Z">
        <w:r>
          <w:rPr>
            <w:rFonts w:asciiTheme="minorHAnsi" w:hAnsiTheme="minorHAnsi" w:cstheme="minorHAnsi"/>
            <w:b/>
            <w:bCs/>
          </w:rPr>
          <w:t>:</w:t>
        </w:r>
      </w:ins>
      <w:ins w:id="8" w:author="Laura Sitler" w:date="2023-07-07T13:39:00Z">
        <w:r>
          <w:rPr>
            <w:rFonts w:asciiTheme="minorHAnsi" w:hAnsiTheme="minorHAnsi" w:cstheme="minorHAnsi"/>
            <w:b/>
            <w:bCs/>
          </w:rPr>
          <w:t xml:space="preserve"> 4215</w:t>
        </w:r>
      </w:ins>
      <w:ins w:id="9" w:author="Laura Sitler" w:date="2023-07-07T13:43:00Z">
        <w:r w:rsidR="00BD772E">
          <w:rPr>
            <w:rFonts w:asciiTheme="minorHAnsi" w:hAnsiTheme="minorHAnsi" w:cstheme="minorHAnsi"/>
            <w:b/>
            <w:bCs/>
          </w:rPr>
          <w:t xml:space="preserve"> (4503 with abstract and highlights)</w:t>
        </w:r>
      </w:ins>
    </w:p>
    <w:p w14:paraId="008733C3" w14:textId="77777777" w:rsidR="00F42D50" w:rsidRPr="00BF1B27" w:rsidRDefault="00F42D50" w:rsidP="00BF1B27">
      <w:pPr>
        <w:spacing w:line="360" w:lineRule="auto"/>
        <w:ind w:firstLine="0"/>
        <w:rPr>
          <w:rFonts w:asciiTheme="minorHAnsi" w:hAnsiTheme="minorHAnsi" w:cstheme="minorHAnsi"/>
        </w:rPr>
      </w:pPr>
    </w:p>
    <w:p w14:paraId="6D15872E" w14:textId="0E092129" w:rsidR="001441B1" w:rsidRPr="00BF1B27" w:rsidRDefault="001441B1" w:rsidP="00BF1B27">
      <w:pPr>
        <w:spacing w:line="360" w:lineRule="auto"/>
        <w:ind w:firstLine="0"/>
        <w:rPr>
          <w:rFonts w:asciiTheme="minorHAnsi" w:hAnsiTheme="minorHAnsi" w:cstheme="minorHAnsi"/>
          <w:b/>
          <w:bCs/>
        </w:rPr>
      </w:pPr>
      <w:r w:rsidRPr="00BF1B27">
        <w:rPr>
          <w:rFonts w:asciiTheme="minorHAnsi" w:hAnsiTheme="minorHAnsi" w:cstheme="minorHAnsi"/>
          <w:b/>
          <w:bCs/>
          <w:u w:val="single"/>
        </w:rPr>
        <w:t>Learning Objectives</w:t>
      </w:r>
    </w:p>
    <w:p w14:paraId="6DEFD17D" w14:textId="77777777" w:rsidR="001441B1" w:rsidRPr="00BF1B27" w:rsidRDefault="001441B1" w:rsidP="00BF1B27">
      <w:pPr>
        <w:spacing w:line="360" w:lineRule="auto"/>
        <w:ind w:firstLine="0"/>
        <w:rPr>
          <w:rFonts w:asciiTheme="minorHAnsi" w:hAnsiTheme="minorHAnsi" w:cstheme="minorHAnsi"/>
        </w:rPr>
      </w:pPr>
      <w:commentRangeStart w:id="10"/>
      <w:r w:rsidRPr="00BF1B27">
        <w:rPr>
          <w:rFonts w:asciiTheme="minorHAnsi" w:hAnsiTheme="minorHAnsi" w:cstheme="minorHAnsi"/>
        </w:rPr>
        <w:t>Upon completion of this directed reading, readers will be able to:</w:t>
      </w:r>
      <w:commentRangeEnd w:id="10"/>
      <w:r w:rsidR="00410892" w:rsidRPr="00BF1B27">
        <w:rPr>
          <w:rStyle w:val="CommentReference"/>
          <w:rFonts w:asciiTheme="minorHAnsi" w:hAnsiTheme="minorHAnsi" w:cstheme="minorHAnsi"/>
          <w:sz w:val="22"/>
          <w:szCs w:val="22"/>
        </w:rPr>
        <w:commentReference w:id="10"/>
      </w:r>
    </w:p>
    <w:p w14:paraId="2444AA43" w14:textId="77777777" w:rsidR="001441B1" w:rsidRPr="00BF1B27" w:rsidRDefault="001441B1" w:rsidP="00BF1B27">
      <w:pPr>
        <w:numPr>
          <w:ilvl w:val="0"/>
          <w:numId w:val="4"/>
        </w:numPr>
        <w:spacing w:line="360" w:lineRule="auto"/>
        <w:rPr>
          <w:rFonts w:asciiTheme="minorHAnsi" w:hAnsiTheme="minorHAnsi" w:cstheme="minorHAnsi"/>
          <w:b/>
          <w:bCs/>
        </w:rPr>
      </w:pPr>
      <w:commentRangeStart w:id="11"/>
      <w:r w:rsidRPr="00BF1B27">
        <w:rPr>
          <w:rFonts w:asciiTheme="minorHAnsi" w:hAnsiTheme="minorHAnsi" w:cstheme="minorHAnsi"/>
          <w:b/>
          <w:bCs/>
        </w:rPr>
        <w:t xml:space="preserve">EXPLAIN </w:t>
      </w:r>
      <w:r w:rsidRPr="00BF1B27">
        <w:rPr>
          <w:rFonts w:asciiTheme="minorHAnsi" w:hAnsiTheme="minorHAnsi" w:cstheme="minorHAnsi"/>
        </w:rPr>
        <w:t>fluoroscopy</w:t>
      </w:r>
      <w:r w:rsidRPr="00BF1B27">
        <w:rPr>
          <w:rFonts w:asciiTheme="minorHAnsi" w:hAnsiTheme="minorHAnsi" w:cstheme="minorHAnsi"/>
          <w:b/>
          <w:bCs/>
        </w:rPr>
        <w:t>.</w:t>
      </w:r>
      <w:commentRangeEnd w:id="11"/>
      <w:r w:rsidR="00F42D50" w:rsidRPr="00BF1B27">
        <w:rPr>
          <w:rStyle w:val="CommentReference"/>
          <w:rFonts w:asciiTheme="minorHAnsi" w:hAnsiTheme="minorHAnsi" w:cstheme="minorHAnsi"/>
          <w:sz w:val="22"/>
          <w:szCs w:val="22"/>
        </w:rPr>
        <w:commentReference w:id="11"/>
      </w:r>
    </w:p>
    <w:p w14:paraId="79449DEF" w14:textId="77777777" w:rsidR="001441B1" w:rsidRPr="00BF1B27" w:rsidRDefault="001441B1" w:rsidP="00BF1B27">
      <w:pPr>
        <w:numPr>
          <w:ilvl w:val="0"/>
          <w:numId w:val="4"/>
        </w:numPr>
        <w:spacing w:line="360" w:lineRule="auto"/>
        <w:rPr>
          <w:rFonts w:asciiTheme="minorHAnsi" w:hAnsiTheme="minorHAnsi" w:cstheme="minorHAnsi"/>
          <w:b/>
          <w:bCs/>
        </w:rPr>
      </w:pPr>
      <w:r w:rsidRPr="00BF1B27">
        <w:rPr>
          <w:rFonts w:asciiTheme="minorHAnsi" w:hAnsiTheme="minorHAnsi" w:cstheme="minorHAnsi"/>
          <w:b/>
          <w:bCs/>
        </w:rPr>
        <w:t xml:space="preserve">IDENTIFY </w:t>
      </w:r>
      <w:r w:rsidRPr="00BF1B27">
        <w:rPr>
          <w:rFonts w:asciiTheme="minorHAnsi" w:hAnsiTheme="minorHAnsi" w:cstheme="minorHAnsi"/>
        </w:rPr>
        <w:t>the medical professionals involved in pediatric fluoroscopy.</w:t>
      </w:r>
    </w:p>
    <w:p w14:paraId="586BD29C" w14:textId="77777777"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t xml:space="preserve">LIST </w:t>
      </w:r>
      <w:r w:rsidRPr="00BF1B27">
        <w:rPr>
          <w:rFonts w:asciiTheme="minorHAnsi" w:hAnsiTheme="minorHAnsi" w:cstheme="minorHAnsi"/>
        </w:rPr>
        <w:t>types of fluoroscopic procedures used for pediatric patients.</w:t>
      </w:r>
    </w:p>
    <w:p w14:paraId="3B7B7D05" w14:textId="77777777"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t xml:space="preserve">COMPARE </w:t>
      </w:r>
      <w:r w:rsidRPr="00BF1B27">
        <w:rPr>
          <w:rFonts w:asciiTheme="minorHAnsi" w:hAnsiTheme="minorHAnsi" w:cstheme="minorHAnsi"/>
        </w:rPr>
        <w:t>the use of fluoroscopy in adults versus children.</w:t>
      </w:r>
    </w:p>
    <w:p w14:paraId="0B77F433" w14:textId="0D3B83E9"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lastRenderedPageBreak/>
        <w:t xml:space="preserve">RECOGNIZE </w:t>
      </w:r>
      <w:r w:rsidRPr="00BF1B27">
        <w:rPr>
          <w:rFonts w:asciiTheme="minorHAnsi" w:hAnsiTheme="minorHAnsi" w:cstheme="minorHAnsi"/>
        </w:rPr>
        <w:t>the indications for pediatric fluoroscopic exam</w:t>
      </w:r>
      <w:ins w:id="12" w:author="Laura Sitler" w:date="2023-06-29T13:37:00Z">
        <w:r w:rsidR="00F42D50" w:rsidRPr="00BF1B27">
          <w:rPr>
            <w:rFonts w:asciiTheme="minorHAnsi" w:hAnsiTheme="minorHAnsi" w:cstheme="minorHAnsi"/>
          </w:rPr>
          <w:t>ination</w:t>
        </w:r>
      </w:ins>
      <w:r w:rsidRPr="00BF1B27">
        <w:rPr>
          <w:rFonts w:asciiTheme="minorHAnsi" w:hAnsiTheme="minorHAnsi" w:cstheme="minorHAnsi"/>
        </w:rPr>
        <w:t>s.</w:t>
      </w:r>
    </w:p>
    <w:p w14:paraId="65A4BBF6" w14:textId="6B72DEED" w:rsidR="00631041" w:rsidRPr="00BF1B27" w:rsidRDefault="00631041" w:rsidP="00BF1B27">
      <w:pPr>
        <w:spacing w:line="360" w:lineRule="auto"/>
        <w:rPr>
          <w:rFonts w:asciiTheme="minorHAnsi" w:hAnsiTheme="minorHAnsi" w:cstheme="minorHAnsi"/>
        </w:rPr>
      </w:pPr>
      <w:del w:id="13" w:author="Laura Sitler" w:date="2023-07-06T13:15:00Z">
        <w:r w:rsidRPr="00BF1B27" w:rsidDel="00410892">
          <w:rPr>
            <w:rFonts w:asciiTheme="minorHAnsi" w:hAnsiTheme="minorHAnsi" w:cstheme="minorHAnsi"/>
          </w:rPr>
          <w:br w:type="page"/>
        </w:r>
      </w:del>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193F41" w:rsidRPr="00BF1B27" w14:paraId="78DA1B78" w14:textId="77777777" w:rsidTr="001A0CB6">
        <w:trPr>
          <w:trHeight w:val="300"/>
        </w:trPr>
        <w:tc>
          <w:tcPr>
            <w:tcW w:w="9345" w:type="dxa"/>
            <w:tcBorders>
              <w:top w:val="single" w:sz="6" w:space="0" w:color="4472C4"/>
              <w:left w:val="single" w:sz="6" w:space="0" w:color="4472C4"/>
              <w:bottom w:val="single" w:sz="6" w:space="0" w:color="4472C4"/>
              <w:right w:val="single" w:sz="6" w:space="0" w:color="4472C4"/>
            </w:tcBorders>
            <w:shd w:val="clear" w:color="auto" w:fill="4472C4"/>
            <w:hideMark/>
          </w:tcPr>
          <w:p w14:paraId="63596DE7" w14:textId="7DE4963B" w:rsidR="00193F41" w:rsidRPr="00BF1B27" w:rsidRDefault="00193F41" w:rsidP="00BF1B27">
            <w:pPr>
              <w:spacing w:line="360" w:lineRule="auto"/>
              <w:ind w:firstLine="12"/>
              <w:jc w:val="center"/>
              <w:textAlignment w:val="baseline"/>
              <w:rPr>
                <w:rFonts w:asciiTheme="minorHAnsi" w:eastAsia="Times New Roman" w:hAnsiTheme="minorHAnsi" w:cstheme="minorHAnsi"/>
                <w:b/>
                <w:bCs/>
                <w:color w:val="FFFFFF"/>
                <w:kern w:val="0"/>
                <w14:ligatures w14:val="none"/>
              </w:rPr>
            </w:pPr>
            <w:r w:rsidRPr="00BF1B27">
              <w:rPr>
                <w:rFonts w:asciiTheme="minorHAnsi" w:eastAsia="Times New Roman" w:hAnsiTheme="minorHAnsi" w:cstheme="minorHAnsi"/>
                <w:b/>
                <w:bCs/>
                <w:color w:val="FFFFFF"/>
                <w:kern w:val="0"/>
                <w14:ligatures w14:val="none"/>
              </w:rPr>
              <w:lastRenderedPageBreak/>
              <w:t>Highlights</w:t>
            </w:r>
          </w:p>
        </w:tc>
      </w:tr>
      <w:tr w:rsidR="00193F41" w:rsidRPr="00BF1B27" w14:paraId="7DD3A06D" w14:textId="77777777" w:rsidTr="005A3C95">
        <w:trPr>
          <w:trHeight w:val="300"/>
        </w:trPr>
        <w:tc>
          <w:tcPr>
            <w:tcW w:w="9345" w:type="dxa"/>
            <w:tcBorders>
              <w:top w:val="single" w:sz="6" w:space="0" w:color="8EAADB"/>
              <w:left w:val="single" w:sz="6" w:space="0" w:color="8EAADB"/>
              <w:bottom w:val="single" w:sz="6" w:space="0" w:color="8EAADB"/>
              <w:right w:val="single" w:sz="6" w:space="0" w:color="8EAADB"/>
            </w:tcBorders>
            <w:shd w:val="clear" w:color="auto" w:fill="auto"/>
            <w:hideMark/>
          </w:tcPr>
          <w:p w14:paraId="1B7E15A3" w14:textId="192FD34C" w:rsidR="00193F41" w:rsidRPr="00BF1B27" w:rsidRDefault="007F5C47"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BF1B27">
              <w:rPr>
                <w:rFonts w:asciiTheme="minorHAnsi" w:hAnsiTheme="minorHAnsi" w:cstheme="minorHAnsi"/>
              </w:rPr>
              <w:t>Fluoroscopy uses ionizing radiation to create dynamic, real-time images of the internal structures of the body</w:t>
            </w:r>
            <w:ins w:id="14" w:author="Laura Sitler" w:date="2023-06-29T13:39:00Z">
              <w:r w:rsidR="00F42D50" w:rsidRPr="00BF1B27">
                <w:rPr>
                  <w:rFonts w:asciiTheme="minorHAnsi" w:hAnsiTheme="minorHAnsi" w:cstheme="minorHAnsi"/>
                </w:rPr>
                <w:t>.</w:t>
              </w:r>
            </w:ins>
            <w:r w:rsidRPr="00BF1B27">
              <w:rPr>
                <w:rFonts w:asciiTheme="minorHAnsi" w:hAnsiTheme="minorHAnsi" w:cstheme="minorHAnsi"/>
              </w:rPr>
              <w:t xml:space="preserve"> </w:t>
            </w:r>
          </w:p>
          <w:p w14:paraId="4F10CC41" w14:textId="3CBC331C" w:rsidR="00193F41" w:rsidRPr="00BF1B27" w:rsidRDefault="00BF7EA0"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lang w:val="en-CA"/>
                <w14:ligatures w14:val="none"/>
              </w:rPr>
              <w:t>Fluoroscopy procedures can be performed on pediatric patients</w:t>
            </w:r>
            <w:ins w:id="15" w:author="Laura Sitler" w:date="2023-06-29T13:39:00Z">
              <w:r w:rsidR="00F42D50" w:rsidRPr="00BF1B27">
                <w:rPr>
                  <w:rFonts w:asciiTheme="minorHAnsi" w:eastAsia="Times New Roman" w:hAnsiTheme="minorHAnsi" w:cstheme="minorHAnsi"/>
                  <w:kern w:val="0"/>
                  <w:lang w:val="en-CA"/>
                  <w14:ligatures w14:val="none"/>
                </w:rPr>
                <w:t>;</w:t>
              </w:r>
            </w:ins>
            <w:del w:id="16" w:author="Laura Sitler" w:date="2023-06-29T13:39:00Z">
              <w:r w:rsidR="00E67201" w:rsidRPr="00BF1B27" w:rsidDel="00F42D50">
                <w:rPr>
                  <w:rFonts w:asciiTheme="minorHAnsi" w:eastAsia="Times New Roman" w:hAnsiTheme="minorHAnsi" w:cstheme="minorHAnsi"/>
                  <w:kern w:val="0"/>
                  <w:lang w:val="en-CA"/>
                  <w14:ligatures w14:val="none"/>
                </w:rPr>
                <w:delText>,</w:delText>
              </w:r>
            </w:del>
            <w:r w:rsidR="00E67201" w:rsidRPr="00BF1B27">
              <w:rPr>
                <w:rFonts w:asciiTheme="minorHAnsi" w:eastAsia="Times New Roman" w:hAnsiTheme="minorHAnsi" w:cstheme="minorHAnsi"/>
                <w:kern w:val="0"/>
                <w:lang w:val="en-CA"/>
                <w14:ligatures w14:val="none"/>
              </w:rPr>
              <w:t xml:space="preserve"> however</w:t>
            </w:r>
            <w:ins w:id="17" w:author="Laura Sitler" w:date="2023-06-29T13:39:00Z">
              <w:r w:rsidR="00F42D50" w:rsidRPr="00BF1B27">
                <w:rPr>
                  <w:rFonts w:asciiTheme="minorHAnsi" w:eastAsia="Times New Roman" w:hAnsiTheme="minorHAnsi" w:cstheme="minorHAnsi"/>
                  <w:kern w:val="0"/>
                  <w:lang w:val="en-CA"/>
                  <w14:ligatures w14:val="none"/>
                </w:rPr>
                <w:t>,</w:t>
              </w:r>
            </w:ins>
            <w:r w:rsidR="00663752" w:rsidRPr="00BF1B27">
              <w:rPr>
                <w:rFonts w:asciiTheme="minorHAnsi" w:eastAsia="Times New Roman" w:hAnsiTheme="minorHAnsi" w:cstheme="minorHAnsi"/>
                <w:kern w:val="0"/>
                <w:lang w:val="en-CA"/>
                <w14:ligatures w14:val="none"/>
              </w:rPr>
              <w:t xml:space="preserve"> whenever it is possible to achieve the same imaging </w:t>
            </w:r>
            <w:r w:rsidR="00D55BAE" w:rsidRPr="00BF1B27">
              <w:rPr>
                <w:rFonts w:asciiTheme="minorHAnsi" w:eastAsia="Times New Roman" w:hAnsiTheme="minorHAnsi" w:cstheme="minorHAnsi"/>
                <w:kern w:val="0"/>
                <w:lang w:val="en-CA"/>
                <w14:ligatures w14:val="none"/>
              </w:rPr>
              <w:t>g</w:t>
            </w:r>
            <w:r w:rsidR="00663752" w:rsidRPr="00BF1B27">
              <w:rPr>
                <w:rFonts w:asciiTheme="minorHAnsi" w:eastAsia="Times New Roman" w:hAnsiTheme="minorHAnsi" w:cstheme="minorHAnsi"/>
                <w:kern w:val="0"/>
                <w:lang w:val="en-CA"/>
                <w14:ligatures w14:val="none"/>
              </w:rPr>
              <w:t xml:space="preserve">oal with non-ionizing modalities, those options should be </w:t>
            </w:r>
            <w:del w:id="18" w:author="Laura Sitler" w:date="2023-06-29T13:39:00Z">
              <w:r w:rsidR="00663752" w:rsidRPr="00BF1B27" w:rsidDel="00F42D50">
                <w:rPr>
                  <w:rFonts w:asciiTheme="minorHAnsi" w:eastAsia="Times New Roman" w:hAnsiTheme="minorHAnsi" w:cstheme="minorHAnsi"/>
                  <w:kern w:val="0"/>
                  <w:lang w:val="en-CA"/>
                  <w14:ligatures w14:val="none"/>
                </w:rPr>
                <w:delText>utilized</w:delText>
              </w:r>
              <w:r w:rsidR="009E315D" w:rsidRPr="00BF1B27" w:rsidDel="00F42D50">
                <w:rPr>
                  <w:rFonts w:asciiTheme="minorHAnsi" w:eastAsia="Times New Roman" w:hAnsiTheme="minorHAnsi" w:cstheme="minorHAnsi"/>
                  <w:kern w:val="0"/>
                  <w:lang w:val="en-CA"/>
                  <w14:ligatures w14:val="none"/>
                </w:rPr>
                <w:delText xml:space="preserve"> over fluoroscopy</w:delText>
              </w:r>
            </w:del>
            <w:ins w:id="19" w:author="Laura Sitler" w:date="2023-06-29T13:39:00Z">
              <w:r w:rsidR="00F42D50" w:rsidRPr="00BF1B27">
                <w:rPr>
                  <w:rFonts w:asciiTheme="minorHAnsi" w:eastAsia="Times New Roman" w:hAnsiTheme="minorHAnsi" w:cstheme="minorHAnsi"/>
                  <w:kern w:val="0"/>
                  <w:lang w:val="en-CA"/>
                  <w14:ligatures w14:val="none"/>
                </w:rPr>
                <w:t>used first.</w:t>
              </w:r>
            </w:ins>
            <w:del w:id="20" w:author="Laura Sitler" w:date="2023-06-29T13:45:00Z">
              <w:r w:rsidR="009E315D" w:rsidRPr="00BF1B27" w:rsidDel="00F31F6F">
                <w:rPr>
                  <w:rFonts w:asciiTheme="minorHAnsi" w:eastAsia="Times New Roman" w:hAnsiTheme="minorHAnsi" w:cstheme="minorHAnsi"/>
                  <w:kern w:val="0"/>
                  <w:lang w:val="en-CA"/>
                  <w14:ligatures w14:val="none"/>
                </w:rPr>
                <w:delText xml:space="preserve"> </w:delText>
              </w:r>
              <w:r w:rsidR="00663752" w:rsidRPr="00BF1B27" w:rsidDel="00F31F6F">
                <w:rPr>
                  <w:rFonts w:asciiTheme="minorHAnsi" w:eastAsia="Times New Roman" w:hAnsiTheme="minorHAnsi" w:cstheme="minorHAnsi"/>
                  <w:kern w:val="0"/>
                  <w:lang w:val="en-CA"/>
                  <w14:ligatures w14:val="none"/>
                </w:rPr>
                <w:delText xml:space="preserve"> </w:delText>
              </w:r>
            </w:del>
            <w:ins w:id="21" w:author="Laura Sitler" w:date="2023-06-29T13:45:00Z">
              <w:r w:rsidR="00F31F6F" w:rsidRPr="00BF1B27">
                <w:rPr>
                  <w:rFonts w:asciiTheme="minorHAnsi" w:eastAsia="Times New Roman" w:hAnsiTheme="minorHAnsi" w:cstheme="minorHAnsi"/>
                  <w:kern w:val="0"/>
                  <w:lang w:val="en-CA"/>
                  <w14:ligatures w14:val="none"/>
                </w:rPr>
                <w:t xml:space="preserve"> </w:t>
              </w:r>
            </w:ins>
          </w:p>
          <w:p w14:paraId="5278C2BD" w14:textId="14F574EB" w:rsidR="00193F41" w:rsidRPr="00BF1B27" w:rsidRDefault="00DB4137"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b/>
                <w:bCs/>
                <w:kern w:val="0"/>
                <w14:ligatures w14:val="none"/>
              </w:rPr>
            </w:pPr>
            <w:r w:rsidRPr="00BF1B27">
              <w:rPr>
                <w:rFonts w:asciiTheme="minorHAnsi" w:eastAsia="Times New Roman" w:hAnsiTheme="minorHAnsi" w:cstheme="minorHAnsi"/>
                <w:kern w:val="0"/>
                <w14:ligatures w14:val="none"/>
              </w:rPr>
              <w:t>Radiolog</w:t>
            </w:r>
            <w:ins w:id="22" w:author="Laura Sitler" w:date="2023-06-29T13:39:00Z">
              <w:r w:rsidR="00F42D50" w:rsidRPr="00BF1B27">
                <w:rPr>
                  <w:rFonts w:asciiTheme="minorHAnsi" w:eastAsia="Times New Roman" w:hAnsiTheme="minorHAnsi" w:cstheme="minorHAnsi"/>
                  <w:kern w:val="0"/>
                  <w14:ligatures w14:val="none"/>
                </w:rPr>
                <w:t>ic</w:t>
              </w:r>
            </w:ins>
            <w:del w:id="23" w:author="Laura Sitler" w:date="2023-06-29T13:39:00Z">
              <w:r w:rsidRPr="00BF1B27" w:rsidDel="00F42D50">
                <w:rPr>
                  <w:rFonts w:asciiTheme="minorHAnsi" w:eastAsia="Times New Roman" w:hAnsiTheme="minorHAnsi" w:cstheme="minorHAnsi"/>
                  <w:kern w:val="0"/>
                  <w14:ligatures w14:val="none"/>
                </w:rPr>
                <w:delText>y</w:delText>
              </w:r>
            </w:del>
            <w:r w:rsidRPr="00BF1B27">
              <w:rPr>
                <w:rFonts w:asciiTheme="minorHAnsi" w:eastAsia="Times New Roman" w:hAnsiTheme="minorHAnsi" w:cstheme="minorHAnsi"/>
                <w:kern w:val="0"/>
                <w14:ligatures w14:val="none"/>
              </w:rPr>
              <w:t xml:space="preserve"> technologists must consider </w:t>
            </w:r>
            <w:r w:rsidR="00D92BB6" w:rsidRPr="00BF1B27">
              <w:rPr>
                <w:rFonts w:asciiTheme="minorHAnsi" w:eastAsia="Times New Roman" w:hAnsiTheme="minorHAnsi" w:cstheme="minorHAnsi"/>
                <w:kern w:val="0"/>
                <w14:ligatures w14:val="none"/>
              </w:rPr>
              <w:t>pediatric</w:t>
            </w:r>
            <w:ins w:id="24" w:author="Laura Sitler" w:date="2023-06-29T13:40:00Z">
              <w:r w:rsidR="00F42D50" w:rsidRPr="00BF1B27">
                <w:rPr>
                  <w:rFonts w:asciiTheme="minorHAnsi" w:eastAsia="Times New Roman" w:hAnsiTheme="minorHAnsi" w:cstheme="minorHAnsi"/>
                  <w:kern w:val="0"/>
                  <w14:ligatures w14:val="none"/>
                </w:rPr>
                <w:t>-</w:t>
              </w:r>
            </w:ins>
            <w:del w:id="25" w:author="Laura Sitler" w:date="2023-06-29T13:40:00Z">
              <w:r w:rsidR="00D92BB6" w:rsidRPr="00BF1B27" w:rsidDel="00F42D50">
                <w:rPr>
                  <w:rFonts w:asciiTheme="minorHAnsi" w:eastAsia="Times New Roman" w:hAnsiTheme="minorHAnsi" w:cstheme="minorHAnsi"/>
                  <w:kern w:val="0"/>
                  <w14:ligatures w14:val="none"/>
                </w:rPr>
                <w:delText xml:space="preserve"> </w:delText>
              </w:r>
            </w:del>
            <w:r w:rsidR="00D92BB6" w:rsidRPr="00BF1B27">
              <w:rPr>
                <w:rFonts w:asciiTheme="minorHAnsi" w:eastAsia="Times New Roman" w:hAnsiTheme="minorHAnsi" w:cstheme="minorHAnsi"/>
                <w:kern w:val="0"/>
                <w14:ligatures w14:val="none"/>
              </w:rPr>
              <w:t>specific needs and challenges</w:t>
            </w:r>
            <w:ins w:id="26" w:author="Laura Sitler" w:date="2023-06-29T13:40:00Z">
              <w:r w:rsidR="00F42D50" w:rsidRPr="00BF1B27">
                <w:rPr>
                  <w:rFonts w:asciiTheme="minorHAnsi" w:eastAsia="Times New Roman" w:hAnsiTheme="minorHAnsi" w:cstheme="minorHAnsi"/>
                  <w:kern w:val="0"/>
                  <w14:ligatures w14:val="none"/>
                </w:rPr>
                <w:t>,</w:t>
              </w:r>
            </w:ins>
            <w:r w:rsidR="00A228D9" w:rsidRPr="00BF1B27">
              <w:rPr>
                <w:rFonts w:asciiTheme="minorHAnsi" w:eastAsia="Times New Roman" w:hAnsiTheme="minorHAnsi" w:cstheme="minorHAnsi"/>
                <w:kern w:val="0"/>
                <w14:ligatures w14:val="none"/>
              </w:rPr>
              <w:t xml:space="preserve"> </w:t>
            </w:r>
            <w:del w:id="27" w:author="Laura Sitler" w:date="2023-06-29T13:40:00Z">
              <w:r w:rsidR="00A228D9" w:rsidRPr="00BF1B27" w:rsidDel="00F42D50">
                <w:rPr>
                  <w:rFonts w:asciiTheme="minorHAnsi" w:eastAsia="Times New Roman" w:hAnsiTheme="minorHAnsi" w:cstheme="minorHAnsi"/>
                  <w:kern w:val="0"/>
                  <w14:ligatures w14:val="none"/>
                </w:rPr>
                <w:delText>when performing fluoroscopy procedures on this at-risk population</w:delText>
              </w:r>
              <w:r w:rsidR="001A0CB6" w:rsidRPr="00BF1B27" w:rsidDel="00F42D50">
                <w:rPr>
                  <w:rFonts w:asciiTheme="minorHAnsi" w:eastAsia="Times New Roman" w:hAnsiTheme="minorHAnsi" w:cstheme="minorHAnsi"/>
                  <w:kern w:val="0"/>
                  <w14:ligatures w14:val="none"/>
                </w:rPr>
                <w:delText xml:space="preserve">, </w:delText>
              </w:r>
            </w:del>
            <w:r w:rsidR="001A0CB6" w:rsidRPr="00BF1B27">
              <w:rPr>
                <w:rFonts w:asciiTheme="minorHAnsi" w:eastAsia="Times New Roman" w:hAnsiTheme="minorHAnsi" w:cstheme="minorHAnsi"/>
                <w:kern w:val="0"/>
                <w14:ligatures w14:val="none"/>
              </w:rPr>
              <w:t xml:space="preserve">such as </w:t>
            </w:r>
            <w:r w:rsidR="00A228D9" w:rsidRPr="00BF1B27">
              <w:rPr>
                <w:rFonts w:asciiTheme="minorHAnsi" w:eastAsia="Times New Roman" w:hAnsiTheme="minorHAnsi" w:cstheme="minorHAnsi"/>
                <w:kern w:val="0"/>
                <w14:ligatures w14:val="none"/>
              </w:rPr>
              <w:t xml:space="preserve">the potential need for </w:t>
            </w:r>
            <w:r w:rsidR="001A0CB6" w:rsidRPr="00BF1B27">
              <w:rPr>
                <w:rFonts w:asciiTheme="minorHAnsi" w:eastAsia="Times New Roman" w:hAnsiTheme="minorHAnsi" w:cstheme="minorHAnsi"/>
                <w:kern w:val="0"/>
                <w14:ligatures w14:val="none"/>
              </w:rPr>
              <w:t>immobilization</w:t>
            </w:r>
            <w:r w:rsidR="00375AC7" w:rsidRPr="00BF1B27">
              <w:rPr>
                <w:rFonts w:asciiTheme="minorHAnsi" w:eastAsia="Times New Roman" w:hAnsiTheme="minorHAnsi" w:cstheme="minorHAnsi"/>
                <w:kern w:val="0"/>
                <w14:ligatures w14:val="none"/>
              </w:rPr>
              <w:t xml:space="preserve"> and/or sedation</w:t>
            </w:r>
            <w:r w:rsidR="001A0CB6" w:rsidRPr="00BF1B27">
              <w:rPr>
                <w:rFonts w:asciiTheme="minorHAnsi" w:eastAsia="Times New Roman" w:hAnsiTheme="minorHAnsi" w:cstheme="minorHAnsi"/>
                <w:kern w:val="0"/>
                <w14:ligatures w14:val="none"/>
              </w:rPr>
              <w:t xml:space="preserve">, </w:t>
            </w:r>
            <w:r w:rsidR="00375AC7" w:rsidRPr="00BF1B27">
              <w:rPr>
                <w:rFonts w:asciiTheme="minorHAnsi" w:eastAsia="Times New Roman" w:hAnsiTheme="minorHAnsi" w:cstheme="minorHAnsi"/>
                <w:kern w:val="0"/>
                <w14:ligatures w14:val="none"/>
              </w:rPr>
              <w:t>increased</w:t>
            </w:r>
            <w:r w:rsidR="00375AC7" w:rsidRPr="00BF1B27">
              <w:rPr>
                <w:rFonts w:asciiTheme="minorHAnsi" w:eastAsia="Times New Roman" w:hAnsiTheme="minorHAnsi" w:cstheme="minorHAnsi"/>
                <w:b/>
                <w:bCs/>
                <w:kern w:val="0"/>
                <w14:ligatures w14:val="none"/>
              </w:rPr>
              <w:t xml:space="preserve"> </w:t>
            </w:r>
            <w:r w:rsidR="00375AC7" w:rsidRPr="00BF1B27">
              <w:rPr>
                <w:rFonts w:asciiTheme="minorHAnsi" w:eastAsia="Times New Roman" w:hAnsiTheme="minorHAnsi" w:cstheme="minorHAnsi"/>
                <w:kern w:val="0"/>
                <w14:ligatures w14:val="none"/>
              </w:rPr>
              <w:t xml:space="preserve">radiosensitivity, </w:t>
            </w:r>
            <w:r w:rsidR="00041B62" w:rsidRPr="00BF1B27">
              <w:rPr>
                <w:rFonts w:asciiTheme="minorHAnsi" w:eastAsia="Times New Roman" w:hAnsiTheme="minorHAnsi" w:cstheme="minorHAnsi"/>
                <w:kern w:val="0"/>
                <w14:ligatures w14:val="none"/>
              </w:rPr>
              <w:t xml:space="preserve">and </w:t>
            </w:r>
            <w:ins w:id="28" w:author="Laura Sitler" w:date="2023-06-29T13:41:00Z">
              <w:r w:rsidR="00F42D50" w:rsidRPr="00BF1B27">
                <w:rPr>
                  <w:rFonts w:asciiTheme="minorHAnsi" w:eastAsia="Times New Roman" w:hAnsiTheme="minorHAnsi" w:cstheme="minorHAnsi"/>
                  <w:kern w:val="0"/>
                  <w14:ligatures w14:val="none"/>
                </w:rPr>
                <w:t xml:space="preserve">need to </w:t>
              </w:r>
            </w:ins>
            <w:del w:id="29" w:author="Laura Sitler" w:date="2023-06-29T13:41:00Z">
              <w:r w:rsidR="00041B62" w:rsidRPr="00BF1B27" w:rsidDel="00F42D50">
                <w:rPr>
                  <w:rFonts w:asciiTheme="minorHAnsi" w:eastAsia="Times New Roman" w:hAnsiTheme="minorHAnsi" w:cstheme="minorHAnsi"/>
                  <w:kern w:val="0"/>
                  <w14:ligatures w14:val="none"/>
                </w:rPr>
                <w:delText xml:space="preserve">engagement </w:delText>
              </w:r>
            </w:del>
            <w:ins w:id="30" w:author="Laura Sitler" w:date="2023-06-29T13:41:00Z">
              <w:r w:rsidR="00F42D50" w:rsidRPr="00BF1B27">
                <w:rPr>
                  <w:rFonts w:asciiTheme="minorHAnsi" w:eastAsia="Times New Roman" w:hAnsiTheme="minorHAnsi" w:cstheme="minorHAnsi"/>
                  <w:kern w:val="0"/>
                  <w14:ligatures w14:val="none"/>
                </w:rPr>
                <w:t xml:space="preserve">engage </w:t>
              </w:r>
            </w:ins>
            <w:r w:rsidR="00041B62" w:rsidRPr="00BF1B27">
              <w:rPr>
                <w:rFonts w:asciiTheme="minorHAnsi" w:eastAsia="Times New Roman" w:hAnsiTheme="minorHAnsi" w:cstheme="minorHAnsi"/>
                <w:kern w:val="0"/>
                <w14:ligatures w14:val="none"/>
              </w:rPr>
              <w:t xml:space="preserve">with </w:t>
            </w:r>
            <w:ins w:id="31" w:author="Laura Sitler" w:date="2023-06-29T13:41:00Z">
              <w:r w:rsidR="00F42D50" w:rsidRPr="00BF1B27">
                <w:rPr>
                  <w:rFonts w:asciiTheme="minorHAnsi" w:eastAsia="Times New Roman" w:hAnsiTheme="minorHAnsi" w:cstheme="minorHAnsi"/>
                  <w:kern w:val="0"/>
                  <w14:ligatures w14:val="none"/>
                </w:rPr>
                <w:t xml:space="preserve">the </w:t>
              </w:r>
            </w:ins>
            <w:r w:rsidR="00041B62" w:rsidRPr="00BF1B27">
              <w:rPr>
                <w:rFonts w:asciiTheme="minorHAnsi" w:eastAsia="Times New Roman" w:hAnsiTheme="minorHAnsi" w:cstheme="minorHAnsi"/>
                <w:kern w:val="0"/>
                <w14:ligatures w14:val="none"/>
              </w:rPr>
              <w:t>parent/caregiver</w:t>
            </w:r>
            <w:ins w:id="32" w:author="Laura Sitler" w:date="2023-06-29T13:40:00Z">
              <w:r w:rsidR="00F42D50" w:rsidRPr="00BF1B27">
                <w:rPr>
                  <w:rFonts w:asciiTheme="minorHAnsi" w:eastAsia="Times New Roman" w:hAnsiTheme="minorHAnsi" w:cstheme="minorHAnsi"/>
                  <w:kern w:val="0"/>
                  <w14:ligatures w14:val="none"/>
                </w:rPr>
                <w:t>, when performing fluoroscopy procedures on this at-risk population</w:t>
              </w:r>
            </w:ins>
            <w:ins w:id="33" w:author="Laura Sitler" w:date="2023-06-29T13:39:00Z">
              <w:r w:rsidR="00F42D50" w:rsidRPr="00BF1B27">
                <w:rPr>
                  <w:rFonts w:asciiTheme="minorHAnsi" w:eastAsia="Times New Roman" w:hAnsiTheme="minorHAnsi" w:cstheme="minorHAnsi"/>
                  <w:kern w:val="0"/>
                  <w14:ligatures w14:val="none"/>
                </w:rPr>
                <w:t>.</w:t>
              </w:r>
            </w:ins>
            <w:r w:rsidR="00D92BB6" w:rsidRPr="00BF1B27">
              <w:rPr>
                <w:rFonts w:asciiTheme="minorHAnsi" w:eastAsia="Times New Roman" w:hAnsiTheme="minorHAnsi" w:cstheme="minorHAnsi"/>
                <w:kern w:val="0"/>
                <w14:ligatures w14:val="none"/>
              </w:rPr>
              <w:t xml:space="preserve"> </w:t>
            </w:r>
          </w:p>
        </w:tc>
      </w:tr>
    </w:tbl>
    <w:p w14:paraId="3C74AE8F" w14:textId="77777777" w:rsidR="00193F41" w:rsidRPr="00BF1B27" w:rsidRDefault="00193F41" w:rsidP="00BF1B27">
      <w:pPr>
        <w:spacing w:line="360" w:lineRule="auto"/>
        <w:ind w:firstLine="0"/>
        <w:rPr>
          <w:rFonts w:asciiTheme="minorHAnsi" w:hAnsiTheme="minorHAnsi" w:cstheme="minorHAnsi"/>
          <w:b/>
          <w:bCs/>
        </w:rPr>
      </w:pPr>
    </w:p>
    <w:p w14:paraId="41F55917" w14:textId="6FAF8B02" w:rsidR="00631041" w:rsidRPr="00BF1B27" w:rsidRDefault="00631041" w:rsidP="00BF1B27">
      <w:pPr>
        <w:spacing w:line="360" w:lineRule="auto"/>
        <w:ind w:firstLine="0"/>
        <w:rPr>
          <w:rFonts w:asciiTheme="minorHAnsi" w:hAnsiTheme="minorHAnsi" w:cstheme="minorHAnsi"/>
          <w:b/>
          <w:bCs/>
        </w:rPr>
      </w:pPr>
      <w:commentRangeStart w:id="34"/>
      <w:r w:rsidRPr="00BF1B27">
        <w:rPr>
          <w:rFonts w:asciiTheme="minorHAnsi" w:hAnsiTheme="minorHAnsi" w:cstheme="minorHAnsi"/>
          <w:b/>
          <w:bCs/>
        </w:rPr>
        <w:t>Abstract</w:t>
      </w:r>
      <w:commentRangeEnd w:id="34"/>
      <w:r w:rsidR="00FE4AAB" w:rsidRPr="00BF1B27">
        <w:rPr>
          <w:rStyle w:val="CommentReference"/>
          <w:rFonts w:asciiTheme="minorHAnsi" w:hAnsiTheme="minorHAnsi" w:cstheme="minorHAnsi"/>
          <w:sz w:val="22"/>
          <w:szCs w:val="22"/>
        </w:rPr>
        <w:commentReference w:id="34"/>
      </w:r>
    </w:p>
    <w:p w14:paraId="195717B7" w14:textId="02A16F0E" w:rsidR="005002D0" w:rsidRPr="00BF1B27" w:rsidRDefault="00631041" w:rsidP="00BF1B27">
      <w:pPr>
        <w:spacing w:line="360" w:lineRule="auto"/>
        <w:ind w:firstLine="0"/>
        <w:rPr>
          <w:rFonts w:asciiTheme="minorHAnsi" w:hAnsiTheme="minorHAnsi" w:cstheme="minorHAnsi"/>
          <w:b/>
          <w:bCs/>
        </w:rPr>
      </w:pPr>
      <w:r w:rsidRPr="00BF1B27">
        <w:rPr>
          <w:rFonts w:asciiTheme="minorHAnsi" w:hAnsiTheme="minorHAnsi" w:cstheme="minorHAnsi"/>
        </w:rPr>
        <w:t>Fluoroscopy uses ionizing radiation to create dynamic, real-time images of the internal structures of the body. This modality is used by radiologic technologists and radiologists to aid in the detection and diagnosis of disease and injury, as well as to guide medical procedures. Fluoroscopy can be used on patients of any age and status to assess and evaluate the gastrointestinal</w:t>
      </w:r>
      <w:del w:id="35" w:author="Laura Sitler" w:date="2023-06-29T13:45:00Z">
        <w:r w:rsidRPr="00BF1B27" w:rsidDel="00F31F6F">
          <w:rPr>
            <w:rFonts w:asciiTheme="minorHAnsi" w:hAnsiTheme="minorHAnsi" w:cstheme="minorHAnsi"/>
          </w:rPr>
          <w:delText xml:space="preserve"> (GI)</w:delText>
        </w:r>
      </w:del>
      <w:r w:rsidRPr="00BF1B27">
        <w:rPr>
          <w:rFonts w:asciiTheme="minorHAnsi" w:hAnsiTheme="minorHAnsi" w:cstheme="minorHAnsi"/>
        </w:rPr>
        <w:t>, biliary, genitourinary, musculoskeletal, neurologic</w:t>
      </w:r>
      <w:del w:id="36" w:author="Laura Sitler" w:date="2023-06-29T13:45:00Z">
        <w:r w:rsidRPr="00BF1B27" w:rsidDel="00F31F6F">
          <w:rPr>
            <w:rFonts w:asciiTheme="minorHAnsi" w:hAnsiTheme="minorHAnsi" w:cstheme="minorHAnsi"/>
          </w:rPr>
          <w:delText>al</w:delText>
        </w:r>
      </w:del>
      <w:r w:rsidRPr="00BF1B27">
        <w:rPr>
          <w:rFonts w:asciiTheme="minorHAnsi" w:hAnsiTheme="minorHAnsi" w:cstheme="minorHAnsi"/>
        </w:rPr>
        <w:t xml:space="preserve">, and cardiovascular systems. It is important for radiologic technologists and radiologists to follow the ALARA </w:t>
      </w:r>
      <w:ins w:id="37" w:author="Laura Sitler" w:date="2023-06-29T13:44:00Z">
        <w:r w:rsidR="00F31F6F" w:rsidRPr="00BF1B27">
          <w:rPr>
            <w:rFonts w:asciiTheme="minorHAnsi" w:hAnsiTheme="minorHAnsi" w:cstheme="minorHAnsi"/>
          </w:rPr>
          <w:t xml:space="preserve">(as low as reasonably achievable) </w:t>
        </w:r>
      </w:ins>
      <w:r w:rsidRPr="00BF1B27">
        <w:rPr>
          <w:rFonts w:asciiTheme="minorHAnsi" w:hAnsiTheme="minorHAnsi" w:cstheme="minorHAnsi"/>
        </w:rPr>
        <w:t xml:space="preserve">principle and adhere to time, distance, and shielding protocols to limit radiation dose to themselves and their patients. Medical imaging professionals should wear lead aprons to limit occupational exposure while </w:t>
      </w:r>
      <w:del w:id="38" w:author="Laura Sitler" w:date="2023-06-29T13:46:00Z">
        <w:r w:rsidRPr="00BF1B27" w:rsidDel="00E827B0">
          <w:rPr>
            <w:rFonts w:asciiTheme="minorHAnsi" w:hAnsiTheme="minorHAnsi" w:cstheme="minorHAnsi"/>
          </w:rPr>
          <w:delText xml:space="preserve">utilizing </w:delText>
        </w:r>
      </w:del>
      <w:ins w:id="39" w:author="Laura Sitler" w:date="2023-06-29T13:46:00Z">
        <w:r w:rsidR="00E827B0" w:rsidRPr="00BF1B27">
          <w:rPr>
            <w:rFonts w:asciiTheme="minorHAnsi" w:hAnsiTheme="minorHAnsi" w:cstheme="minorHAnsi"/>
          </w:rPr>
          <w:t xml:space="preserve">using </w:t>
        </w:r>
      </w:ins>
      <w:r w:rsidRPr="00BF1B27">
        <w:rPr>
          <w:rFonts w:asciiTheme="minorHAnsi" w:hAnsiTheme="minorHAnsi" w:cstheme="minorHAnsi"/>
        </w:rPr>
        <w:t xml:space="preserve">proper technique, centering, positioning, and collimation for the patient. This is especially important for the pediatric patient population, as they are more radiosensitive than adult patients. Most fluoroscopy procedures that can be performed on adult patients can also be used with pediatric patients; however, if it is possible to use ultrasound or magnetic resonance imaging </w:t>
      </w:r>
      <w:del w:id="40" w:author="Laura Sitler" w:date="2023-06-29T13:45:00Z">
        <w:r w:rsidRPr="00BF1B27" w:rsidDel="00F31F6F">
          <w:rPr>
            <w:rFonts w:asciiTheme="minorHAnsi" w:hAnsiTheme="minorHAnsi" w:cstheme="minorHAnsi"/>
          </w:rPr>
          <w:delText xml:space="preserve">(MRI) </w:delText>
        </w:r>
      </w:del>
      <w:r w:rsidRPr="00BF1B27">
        <w:rPr>
          <w:rFonts w:asciiTheme="minorHAnsi" w:hAnsiTheme="minorHAnsi" w:cstheme="minorHAnsi"/>
        </w:rPr>
        <w:t xml:space="preserve">to achieve the same goal, those non-ionizing modalities should be the first choice. </w:t>
      </w:r>
      <w:r w:rsidR="00C07135" w:rsidRPr="00BF1B27">
        <w:rPr>
          <w:rFonts w:asciiTheme="minorHAnsi" w:hAnsiTheme="minorHAnsi" w:cstheme="minorHAnsi"/>
        </w:rPr>
        <w:t>This article will discuss the history of fluoroscopy, common procedures and indications for adult and pediatric patients, and special considerations for the pediatric population.</w:t>
      </w:r>
      <w:r w:rsidR="005002D0" w:rsidRPr="00BF1B27">
        <w:rPr>
          <w:rFonts w:asciiTheme="minorHAnsi" w:hAnsiTheme="minorHAnsi" w:cstheme="minorHAnsi"/>
          <w:b/>
          <w:bCs/>
        </w:rPr>
        <w:br w:type="page"/>
      </w:r>
    </w:p>
    <w:p w14:paraId="1945F1CE" w14:textId="63939420" w:rsidR="002C565D" w:rsidRPr="00BF1B27" w:rsidDel="00E827B0" w:rsidRDefault="002C565D" w:rsidP="00BF1B27">
      <w:pPr>
        <w:pStyle w:val="Heading1"/>
        <w:spacing w:line="360" w:lineRule="auto"/>
        <w:rPr>
          <w:del w:id="41" w:author="Laura Sitler" w:date="2023-06-29T13:47:00Z"/>
          <w:rFonts w:asciiTheme="minorHAnsi" w:hAnsiTheme="minorHAnsi" w:cstheme="minorHAnsi"/>
        </w:rPr>
      </w:pPr>
      <w:del w:id="42" w:author="Laura Sitler" w:date="2023-06-29T13:47:00Z">
        <w:r w:rsidRPr="00BF1B27" w:rsidDel="00E827B0">
          <w:rPr>
            <w:rFonts w:asciiTheme="minorHAnsi" w:hAnsiTheme="minorHAnsi" w:cstheme="minorHAnsi"/>
          </w:rPr>
          <w:lastRenderedPageBreak/>
          <w:delText>Introduction</w:delText>
        </w:r>
      </w:del>
    </w:p>
    <w:p w14:paraId="180E086D" w14:textId="7D96B25F" w:rsidR="00983D19" w:rsidRPr="00BF1B27" w:rsidRDefault="00983D19" w:rsidP="00BF1B27">
      <w:pPr>
        <w:pStyle w:val="Heading2"/>
        <w:spacing w:line="360" w:lineRule="auto"/>
        <w:rPr>
          <w:rFonts w:asciiTheme="minorHAnsi" w:hAnsiTheme="minorHAnsi" w:cstheme="minorHAnsi"/>
        </w:rPr>
      </w:pPr>
      <w:r w:rsidRPr="00BF1B27">
        <w:rPr>
          <w:rFonts w:asciiTheme="minorHAnsi" w:hAnsiTheme="minorHAnsi" w:cstheme="minorHAnsi"/>
        </w:rPr>
        <w:t>History of Fluoroscopy</w:t>
      </w:r>
    </w:p>
    <w:p w14:paraId="527B6238" w14:textId="051EACA7" w:rsidR="00E827B0" w:rsidRPr="00BF1B27" w:rsidRDefault="00B75788" w:rsidP="00BF1B27">
      <w:pPr>
        <w:spacing w:line="360" w:lineRule="auto"/>
        <w:ind w:firstLine="0"/>
        <w:rPr>
          <w:ins w:id="43" w:author="Laura Sitler" w:date="2023-06-29T13:54:00Z"/>
          <w:rFonts w:asciiTheme="minorHAnsi" w:hAnsiTheme="minorHAnsi" w:cstheme="minorHAnsi"/>
        </w:rPr>
      </w:pPr>
      <w:r w:rsidRPr="00BF1B27">
        <w:rPr>
          <w:rFonts w:asciiTheme="minorHAnsi" w:hAnsiTheme="minorHAnsi" w:cstheme="minorHAnsi"/>
          <w:highlight w:val="yellow"/>
        </w:rPr>
        <w:t>Fluoroscopy is a form of medical imaging that demonstrates movement and functionality of the internal structures of the body in real time using ionizing radiation</w:t>
      </w:r>
      <w:r w:rsidR="003400DC" w:rsidRPr="00BF1B27">
        <w:rPr>
          <w:rFonts w:asciiTheme="minorHAnsi" w:hAnsiTheme="minorHAnsi" w:cstheme="minorHAnsi"/>
          <w:highlight w:val="yellow"/>
        </w:rPr>
        <w:t xml:space="preserve">, often with the addition of </w:t>
      </w:r>
      <w:r w:rsidR="0024692F" w:rsidRPr="00BF1B27">
        <w:rPr>
          <w:rFonts w:asciiTheme="minorHAnsi" w:hAnsiTheme="minorHAnsi" w:cstheme="minorHAnsi"/>
          <w:highlight w:val="yellow"/>
        </w:rPr>
        <w:t>contrast media</w:t>
      </w:r>
      <w:r w:rsidRPr="00BF1B27">
        <w:rPr>
          <w:rFonts w:asciiTheme="minorHAnsi" w:hAnsiTheme="minorHAnsi" w:cstheme="minorHAnsi"/>
        </w:rPr>
        <w:t>.</w:t>
      </w:r>
      <w:bookmarkStart w:id="44" w:name="_Ref136453173"/>
      <w:commentRangeStart w:id="45"/>
      <w:ins w:id="46" w:author="Laura Sitler" w:date="2023-07-06T13:17:00Z">
        <w:r w:rsidR="00410892" w:rsidRPr="00BF1B27">
          <w:rPr>
            <w:rFonts w:asciiTheme="minorHAnsi" w:hAnsiTheme="minorHAnsi" w:cstheme="minorHAnsi"/>
            <w:highlight w:val="cyan"/>
            <w:vertAlign w:val="superscript"/>
          </w:rPr>
          <w:t>1</w:t>
        </w:r>
      </w:ins>
      <w:commentRangeEnd w:id="45"/>
      <w:r w:rsidR="001E7C67" w:rsidRPr="00BF1B27">
        <w:rPr>
          <w:rStyle w:val="CommentReference"/>
          <w:rFonts w:asciiTheme="minorHAnsi" w:hAnsiTheme="minorHAnsi" w:cstheme="minorHAnsi"/>
          <w:sz w:val="22"/>
          <w:szCs w:val="22"/>
        </w:rPr>
        <w:commentReference w:id="45"/>
      </w:r>
      <w:ins w:id="47" w:author="Laura Sitler" w:date="2023-07-06T13:17:00Z">
        <w:r w:rsidR="00410892" w:rsidRPr="00BF1B27">
          <w:rPr>
            <w:rFonts w:asciiTheme="minorHAnsi" w:hAnsiTheme="minorHAnsi" w:cstheme="minorHAnsi"/>
            <w:highlight w:val="cyan"/>
            <w:vertAlign w:val="superscript"/>
          </w:rPr>
          <w:t>-3</w:t>
        </w:r>
      </w:ins>
      <w:ins w:id="48" w:author="Laura Sitler" w:date="2023-07-06T13:18:00Z">
        <w:r w:rsidR="00410892" w:rsidRPr="00BF1B27">
          <w:rPr>
            <w:rFonts w:asciiTheme="minorHAnsi" w:hAnsiTheme="minorHAnsi" w:cstheme="minorHAnsi"/>
            <w:vertAlign w:val="superscript"/>
          </w:rPr>
          <w:t xml:space="preserve"> </w:t>
        </w:r>
      </w:ins>
      <w:bookmarkEnd w:id="44"/>
      <w:r w:rsidR="00ED0818" w:rsidRPr="00BF1B27">
        <w:rPr>
          <w:rFonts w:asciiTheme="minorHAnsi" w:hAnsiTheme="minorHAnsi" w:cstheme="minorHAnsi"/>
        </w:rPr>
        <w:t>This modality</w:t>
      </w:r>
      <w:r w:rsidRPr="00BF1B27">
        <w:rPr>
          <w:rFonts w:asciiTheme="minorHAnsi" w:hAnsiTheme="minorHAnsi" w:cstheme="minorHAnsi"/>
        </w:rPr>
        <w:t xml:space="preserve"> is also used to guide medical procedures both in and out of the medical imaging department.</w:t>
      </w:r>
      <w:ins w:id="49" w:author="Laura Sitler" w:date="2023-07-06T13:18:00Z">
        <w:r w:rsidR="00410892" w:rsidRPr="00BF1B27">
          <w:rPr>
            <w:rFonts w:asciiTheme="minorHAnsi" w:hAnsiTheme="minorHAnsi" w:cstheme="minorHAnsi"/>
            <w:highlight w:val="cyan"/>
            <w:vertAlign w:val="superscript"/>
          </w:rPr>
          <w:t>4,5</w:t>
        </w:r>
      </w:ins>
      <w:r w:rsidR="001E7C67" w:rsidRPr="00BF1B27">
        <w:rPr>
          <w:rFonts w:asciiTheme="minorHAnsi" w:hAnsiTheme="minorHAnsi" w:cstheme="minorHAnsi"/>
        </w:rPr>
        <w:t xml:space="preserve"> </w:t>
      </w:r>
      <w:r w:rsidR="0024692F" w:rsidRPr="00BF1B27">
        <w:rPr>
          <w:rFonts w:asciiTheme="minorHAnsi" w:hAnsiTheme="minorHAnsi" w:cstheme="minorHAnsi"/>
        </w:rPr>
        <w:t xml:space="preserve">Fluoroscopy machines can be permanently mounted in the department or mobile, </w:t>
      </w:r>
      <w:r w:rsidR="00ED0818" w:rsidRPr="00BF1B27">
        <w:rPr>
          <w:rFonts w:asciiTheme="minorHAnsi" w:hAnsiTheme="minorHAnsi" w:cstheme="minorHAnsi"/>
        </w:rPr>
        <w:t>as</w:t>
      </w:r>
      <w:r w:rsidR="0024692F" w:rsidRPr="00BF1B27">
        <w:rPr>
          <w:rFonts w:asciiTheme="minorHAnsi" w:hAnsiTheme="minorHAnsi" w:cstheme="minorHAnsi"/>
        </w:rPr>
        <w:t xml:space="preserve"> </w:t>
      </w:r>
      <w:ins w:id="50" w:author="Laura Sitler" w:date="2023-06-29T13:49:00Z">
        <w:r w:rsidR="00E827B0" w:rsidRPr="00BF1B27">
          <w:rPr>
            <w:rFonts w:asciiTheme="minorHAnsi" w:hAnsiTheme="minorHAnsi" w:cstheme="minorHAnsi"/>
          </w:rPr>
          <w:t xml:space="preserve">a </w:t>
        </w:r>
      </w:ins>
      <w:del w:id="51" w:author="Laura Sitler" w:date="2023-06-29T13:49:00Z">
        <w:r w:rsidR="0024692F" w:rsidRPr="00BF1B27" w:rsidDel="00E827B0">
          <w:rPr>
            <w:rFonts w:asciiTheme="minorHAnsi" w:hAnsiTheme="minorHAnsi" w:cstheme="minorHAnsi"/>
          </w:rPr>
          <w:delText>c</w:delText>
        </w:r>
      </w:del>
      <w:ins w:id="52" w:author="Laura Sitler" w:date="2023-06-29T13:49:00Z">
        <w:r w:rsidR="00E827B0" w:rsidRPr="00BF1B27">
          <w:rPr>
            <w:rFonts w:asciiTheme="minorHAnsi" w:hAnsiTheme="minorHAnsi" w:cstheme="minorHAnsi"/>
          </w:rPr>
          <w:t>C</w:t>
        </w:r>
      </w:ins>
      <w:r w:rsidR="0024692F" w:rsidRPr="00BF1B27">
        <w:rPr>
          <w:rFonts w:asciiTheme="minorHAnsi" w:hAnsiTheme="minorHAnsi" w:cstheme="minorHAnsi"/>
        </w:rPr>
        <w:t>-arm</w:t>
      </w:r>
      <w:del w:id="53" w:author="Laura Sitler" w:date="2023-06-29T13:49:00Z">
        <w:r w:rsidR="0024692F" w:rsidRPr="00BF1B27" w:rsidDel="00E827B0">
          <w:rPr>
            <w:rFonts w:asciiTheme="minorHAnsi" w:hAnsiTheme="minorHAnsi" w:cstheme="minorHAnsi"/>
          </w:rPr>
          <w:delText>s</w:delText>
        </w:r>
      </w:del>
      <w:r w:rsidR="0024692F" w:rsidRPr="00BF1B27">
        <w:rPr>
          <w:rFonts w:asciiTheme="minorHAnsi" w:hAnsiTheme="minorHAnsi" w:cstheme="minorHAnsi"/>
        </w:rPr>
        <w:t xml:space="preserve"> that can be taken into the operating room, patient rooms, and </w:t>
      </w:r>
      <w:ins w:id="54" w:author="Laura Sitler" w:date="2023-06-29T13:49:00Z">
        <w:r w:rsidR="00E827B0" w:rsidRPr="00BF1B27">
          <w:rPr>
            <w:rFonts w:asciiTheme="minorHAnsi" w:hAnsiTheme="minorHAnsi" w:cstheme="minorHAnsi"/>
          </w:rPr>
          <w:t xml:space="preserve">the </w:t>
        </w:r>
      </w:ins>
      <w:r w:rsidR="0024692F" w:rsidRPr="00BF1B27">
        <w:rPr>
          <w:rFonts w:asciiTheme="minorHAnsi" w:hAnsiTheme="minorHAnsi" w:cstheme="minorHAnsi"/>
        </w:rPr>
        <w:t xml:space="preserve">emergency department. </w:t>
      </w:r>
    </w:p>
    <w:p w14:paraId="219210B3" w14:textId="77777777" w:rsidR="00E827B0" w:rsidRPr="00BF1B27" w:rsidRDefault="00E827B0" w:rsidP="00BF1B27">
      <w:pPr>
        <w:spacing w:line="360" w:lineRule="auto"/>
        <w:ind w:firstLine="0"/>
        <w:rPr>
          <w:ins w:id="55" w:author="Laura Sitler" w:date="2023-06-29T13:54:00Z"/>
          <w:rFonts w:asciiTheme="minorHAnsi" w:hAnsiTheme="minorHAnsi" w:cstheme="minorHAnsi"/>
        </w:rPr>
      </w:pPr>
    </w:p>
    <w:p w14:paraId="0C85A156" w14:textId="347FD93B" w:rsidR="003009D2" w:rsidRPr="00BF1B27" w:rsidRDefault="00596272" w:rsidP="00BF1B27">
      <w:pPr>
        <w:spacing w:line="360" w:lineRule="auto"/>
        <w:ind w:firstLine="0"/>
        <w:rPr>
          <w:rFonts w:asciiTheme="minorHAnsi" w:hAnsiTheme="minorHAnsi" w:cstheme="minorHAnsi"/>
        </w:rPr>
      </w:pPr>
      <w:r w:rsidRPr="00BF1B27">
        <w:rPr>
          <w:rFonts w:asciiTheme="minorHAnsi" w:hAnsiTheme="minorHAnsi" w:cstheme="minorHAnsi"/>
        </w:rPr>
        <w:t xml:space="preserve">The origin of fluoroscopy can be traced back to 1896, one year after </w:t>
      </w:r>
      <w:r w:rsidR="000A3D5E" w:rsidRPr="00BF1B27">
        <w:rPr>
          <w:rFonts w:asciiTheme="minorHAnsi" w:hAnsiTheme="minorHAnsi" w:cstheme="minorHAnsi"/>
        </w:rPr>
        <w:t>Wilhelm Roentgen</w:t>
      </w:r>
      <w:r w:rsidRPr="00BF1B27">
        <w:rPr>
          <w:rFonts w:asciiTheme="minorHAnsi" w:hAnsiTheme="minorHAnsi" w:cstheme="minorHAnsi"/>
        </w:rPr>
        <w:t xml:space="preserve"> discovered x-rays. Thomas Edison developed the first fluoroscope, which he coined the Edison Vitascope, just </w:t>
      </w:r>
      <w:del w:id="56" w:author="Laura Sitler" w:date="2023-06-29T13:49:00Z">
        <w:r w:rsidRPr="00BF1B27" w:rsidDel="00E827B0">
          <w:rPr>
            <w:rFonts w:asciiTheme="minorHAnsi" w:hAnsiTheme="minorHAnsi" w:cstheme="minorHAnsi"/>
          </w:rPr>
          <w:delText xml:space="preserve">four </w:delText>
        </w:r>
      </w:del>
      <w:ins w:id="57" w:author="Laura Sitler" w:date="2023-06-29T13:49:00Z">
        <w:r w:rsidR="00E827B0" w:rsidRPr="00BF1B27">
          <w:rPr>
            <w:rFonts w:asciiTheme="minorHAnsi" w:hAnsiTheme="minorHAnsi" w:cstheme="minorHAnsi"/>
          </w:rPr>
          <w:t xml:space="preserve">4 </w:t>
        </w:r>
      </w:ins>
      <w:r w:rsidRPr="00BF1B27">
        <w:rPr>
          <w:rFonts w:asciiTheme="minorHAnsi" w:hAnsiTheme="minorHAnsi" w:cstheme="minorHAnsi"/>
        </w:rPr>
        <w:t>months after the discovery of x-rays.</w:t>
      </w:r>
      <w:bookmarkStart w:id="58" w:name="_Ref136427169"/>
      <w:ins w:id="59" w:author="Laura Sitler" w:date="2023-07-06T13:18:00Z">
        <w:r w:rsidR="00410892" w:rsidRPr="00BF1B27">
          <w:rPr>
            <w:rFonts w:asciiTheme="minorHAnsi" w:hAnsiTheme="minorHAnsi" w:cstheme="minorHAnsi"/>
            <w:highlight w:val="cyan"/>
            <w:vertAlign w:val="superscript"/>
          </w:rPr>
          <w:t>6-11</w:t>
        </w:r>
        <w:r w:rsidR="00410892" w:rsidRPr="00BF1B27">
          <w:rPr>
            <w:rFonts w:asciiTheme="minorHAnsi" w:hAnsiTheme="minorHAnsi" w:cstheme="minorHAnsi"/>
            <w:vertAlign w:val="superscript"/>
          </w:rPr>
          <w:t xml:space="preserve"> </w:t>
        </w:r>
      </w:ins>
      <w:bookmarkEnd w:id="58"/>
      <w:r w:rsidR="00694382" w:rsidRPr="00BF1B27">
        <w:rPr>
          <w:rFonts w:asciiTheme="minorHAnsi" w:hAnsiTheme="minorHAnsi" w:cstheme="minorHAnsi"/>
        </w:rPr>
        <w:t>This device consisted of only a cardboard tube coated in fluorescent metal salt held over an x-ray tube.</w:t>
      </w:r>
      <w:ins w:id="60" w:author="Laura Sitler" w:date="2023-07-06T13:18:00Z">
        <w:r w:rsidR="00410892" w:rsidRPr="00BF1B27">
          <w:rPr>
            <w:rFonts w:asciiTheme="minorHAnsi" w:hAnsiTheme="minorHAnsi" w:cstheme="minorHAnsi"/>
            <w:highlight w:val="cyan"/>
            <w:vertAlign w:val="superscript"/>
          </w:rPr>
          <w:t>8,10,11</w:t>
        </w:r>
        <w:r w:rsidR="00410892" w:rsidRPr="00BF1B27">
          <w:rPr>
            <w:rFonts w:asciiTheme="minorHAnsi" w:hAnsiTheme="minorHAnsi" w:cstheme="minorHAnsi"/>
            <w:vertAlign w:val="superscript"/>
          </w:rPr>
          <w:t xml:space="preserve"> </w:t>
        </w:r>
      </w:ins>
      <w:commentRangeStart w:id="61"/>
      <w:r w:rsidRPr="00BF1B27">
        <w:rPr>
          <w:rFonts w:asciiTheme="minorHAnsi" w:hAnsiTheme="minorHAnsi" w:cstheme="minorHAnsi"/>
          <w:highlight w:val="green"/>
        </w:rPr>
        <w:t>After testing over 8</w:t>
      </w:r>
      <w:del w:id="62" w:author="Laura Sitler" w:date="2023-06-29T13:51:00Z">
        <w:r w:rsidRPr="00BF1B27" w:rsidDel="00E827B0">
          <w:rPr>
            <w:rFonts w:asciiTheme="minorHAnsi" w:hAnsiTheme="minorHAnsi" w:cstheme="minorHAnsi"/>
            <w:highlight w:val="green"/>
          </w:rPr>
          <w:delText>,</w:delText>
        </w:r>
      </w:del>
      <w:r w:rsidRPr="00BF1B27">
        <w:rPr>
          <w:rFonts w:asciiTheme="minorHAnsi" w:hAnsiTheme="minorHAnsi" w:cstheme="minorHAnsi"/>
          <w:highlight w:val="green"/>
        </w:rPr>
        <w:t xml:space="preserve">000 materials, Edison determined that calcium tungstate fluoresced the brightest, </w:t>
      </w:r>
      <w:del w:id="63" w:author="Laura Sitler" w:date="2023-06-29T13:51:00Z">
        <w:r w:rsidRPr="00BF1B27" w:rsidDel="00E827B0">
          <w:rPr>
            <w:rFonts w:asciiTheme="minorHAnsi" w:hAnsiTheme="minorHAnsi" w:cstheme="minorHAnsi"/>
            <w:highlight w:val="green"/>
          </w:rPr>
          <w:delText xml:space="preserve">which </w:delText>
        </w:r>
      </w:del>
      <w:ins w:id="64" w:author="Laura Sitler" w:date="2023-06-29T13:51:00Z">
        <w:r w:rsidR="00E827B0" w:rsidRPr="00BF1B27">
          <w:rPr>
            <w:rFonts w:asciiTheme="minorHAnsi" w:hAnsiTheme="minorHAnsi" w:cstheme="minorHAnsi"/>
            <w:highlight w:val="green"/>
          </w:rPr>
          <w:t xml:space="preserve">and that </w:t>
        </w:r>
      </w:ins>
      <w:r w:rsidRPr="00BF1B27">
        <w:rPr>
          <w:rFonts w:asciiTheme="minorHAnsi" w:hAnsiTheme="minorHAnsi" w:cstheme="minorHAnsi"/>
          <w:highlight w:val="green"/>
        </w:rPr>
        <w:t xml:space="preserve">is what he used in his </w:t>
      </w:r>
      <w:r w:rsidR="003400DC" w:rsidRPr="00BF1B27">
        <w:rPr>
          <w:rFonts w:asciiTheme="minorHAnsi" w:hAnsiTheme="minorHAnsi" w:cstheme="minorHAnsi"/>
          <w:highlight w:val="green"/>
        </w:rPr>
        <w:t>fluoroscope</w:t>
      </w:r>
      <w:r w:rsidRPr="00BF1B27">
        <w:rPr>
          <w:rFonts w:asciiTheme="minorHAnsi" w:hAnsiTheme="minorHAnsi" w:cstheme="minorHAnsi"/>
          <w:highlight w:val="green"/>
        </w:rPr>
        <w:t>.</w:t>
      </w:r>
      <w:commentRangeEnd w:id="61"/>
      <w:r w:rsidR="00C07135" w:rsidRPr="00BF1B27">
        <w:rPr>
          <w:rStyle w:val="CommentReference"/>
          <w:rFonts w:asciiTheme="minorHAnsi" w:hAnsiTheme="minorHAnsi" w:cstheme="minorHAnsi"/>
          <w:sz w:val="22"/>
          <w:szCs w:val="22"/>
        </w:rPr>
        <w:commentReference w:id="61"/>
      </w:r>
      <w:ins w:id="65" w:author="Laura Sitler" w:date="2023-07-06T13:19:00Z">
        <w:r w:rsidR="00410892" w:rsidRPr="00BF1B27">
          <w:rPr>
            <w:rFonts w:asciiTheme="minorHAnsi" w:hAnsiTheme="minorHAnsi" w:cstheme="minorHAnsi"/>
            <w:highlight w:val="cyan"/>
            <w:vertAlign w:val="superscript"/>
          </w:rPr>
          <w:t>6,7</w:t>
        </w:r>
      </w:ins>
      <w:r w:rsidR="001E7C67" w:rsidRPr="00BF1B27">
        <w:rPr>
          <w:rFonts w:asciiTheme="minorHAnsi" w:hAnsiTheme="minorHAnsi" w:cstheme="minorHAnsi"/>
        </w:rPr>
        <w:t xml:space="preserve"> </w:t>
      </w:r>
      <w:r w:rsidR="003400DC" w:rsidRPr="00BF1B27">
        <w:rPr>
          <w:rFonts w:asciiTheme="minorHAnsi" w:hAnsiTheme="minorHAnsi" w:cstheme="minorHAnsi"/>
        </w:rPr>
        <w:t xml:space="preserve">However, the image was </w:t>
      </w:r>
      <w:r w:rsidR="003009D2" w:rsidRPr="00BF1B27">
        <w:rPr>
          <w:rFonts w:asciiTheme="minorHAnsi" w:hAnsiTheme="minorHAnsi" w:cstheme="minorHAnsi"/>
        </w:rPr>
        <w:t>very dim</w:t>
      </w:r>
      <w:r w:rsidR="003400DC" w:rsidRPr="00BF1B27">
        <w:rPr>
          <w:rFonts w:asciiTheme="minorHAnsi" w:hAnsiTheme="minorHAnsi" w:cstheme="minorHAnsi"/>
        </w:rPr>
        <w:t>, so the viewer had to “dark-adapt” by sitting in a darkened room for a prolonged period or wear specialized viewing goggles</w:t>
      </w:r>
      <w:ins w:id="66" w:author="Laura Sitler" w:date="2023-06-29T13:51:00Z">
        <w:r w:rsidR="00E827B0" w:rsidRPr="00BF1B27">
          <w:rPr>
            <w:rFonts w:asciiTheme="minorHAnsi" w:hAnsiTheme="minorHAnsi" w:cstheme="minorHAnsi"/>
          </w:rPr>
          <w:t>.</w:t>
        </w:r>
      </w:ins>
      <w:ins w:id="67" w:author="Laura Sitler" w:date="2023-07-06T13:19:00Z">
        <w:r w:rsidR="00410892" w:rsidRPr="00BF1B27">
          <w:rPr>
            <w:rFonts w:asciiTheme="minorHAnsi" w:hAnsiTheme="minorHAnsi" w:cstheme="minorHAnsi"/>
            <w:highlight w:val="cyan"/>
            <w:vertAlign w:val="superscript"/>
          </w:rPr>
          <w:t>12</w:t>
        </w:r>
        <w:r w:rsidR="00410892" w:rsidRPr="00BF1B27">
          <w:rPr>
            <w:rFonts w:asciiTheme="minorHAnsi" w:hAnsiTheme="minorHAnsi" w:cstheme="minorHAnsi"/>
            <w:vertAlign w:val="superscript"/>
          </w:rPr>
          <w:t xml:space="preserve"> </w:t>
        </w:r>
      </w:ins>
      <w:del w:id="68" w:author="Laura Sitler" w:date="2023-06-29T13:51:00Z">
        <w:r w:rsidR="003400DC" w:rsidRPr="00BF1B27" w:rsidDel="00E827B0">
          <w:rPr>
            <w:rFonts w:asciiTheme="minorHAnsi" w:hAnsiTheme="minorHAnsi" w:cstheme="minorHAnsi"/>
          </w:rPr>
          <w:delText xml:space="preserve"> until the invention of the intensifying screen over 50 years later.</w:delText>
        </w:r>
      </w:del>
      <w:r w:rsidR="003009D2" w:rsidRPr="00BF1B27">
        <w:rPr>
          <w:rFonts w:asciiTheme="minorHAnsi" w:hAnsiTheme="minorHAnsi" w:cstheme="minorHAnsi"/>
        </w:rPr>
        <w:t xml:space="preserve">In 1950, the intensifying screen was invented and </w:t>
      </w:r>
      <w:del w:id="69" w:author="Laura Sitler" w:date="2023-06-29T13:52:00Z">
        <w:r w:rsidR="003009D2" w:rsidRPr="00BF1B27" w:rsidDel="00E827B0">
          <w:rPr>
            <w:rFonts w:asciiTheme="minorHAnsi" w:hAnsiTheme="minorHAnsi" w:cstheme="minorHAnsi"/>
          </w:rPr>
          <w:delText xml:space="preserve">removed </w:delText>
        </w:r>
      </w:del>
      <w:ins w:id="70" w:author="Laura Sitler" w:date="2023-06-29T13:52:00Z">
        <w:r w:rsidR="00E827B0" w:rsidRPr="00BF1B27">
          <w:rPr>
            <w:rFonts w:asciiTheme="minorHAnsi" w:hAnsiTheme="minorHAnsi" w:cstheme="minorHAnsi"/>
          </w:rPr>
          <w:t xml:space="preserve">eliminated </w:t>
        </w:r>
      </w:ins>
      <w:r w:rsidR="003009D2" w:rsidRPr="00BF1B27">
        <w:rPr>
          <w:rFonts w:asciiTheme="minorHAnsi" w:hAnsiTheme="minorHAnsi" w:cstheme="minorHAnsi"/>
        </w:rPr>
        <w:t>the need for the viewer to dark-adapt or wear special goggles, improved the visibility of details in the image, and allowed for indirect viewing of the image when coupled with mirror optics, which provided a significant reduction in radiation dose to the operator.</w:t>
      </w:r>
      <w:ins w:id="71" w:author="Laura Sitler" w:date="2023-07-06T13:19:00Z">
        <w:r w:rsidR="00410892" w:rsidRPr="00BF1B27">
          <w:rPr>
            <w:rFonts w:asciiTheme="minorHAnsi" w:hAnsiTheme="minorHAnsi" w:cstheme="minorHAnsi"/>
            <w:highlight w:val="cyan"/>
            <w:vertAlign w:val="superscript"/>
          </w:rPr>
          <w:t>12</w:t>
        </w:r>
        <w:r w:rsidR="00410892" w:rsidRPr="00BF1B27">
          <w:rPr>
            <w:rFonts w:asciiTheme="minorHAnsi" w:hAnsiTheme="minorHAnsi" w:cstheme="minorHAnsi"/>
          </w:rPr>
          <w:t xml:space="preserve"> </w:t>
        </w:r>
      </w:ins>
      <w:r w:rsidR="003009D2" w:rsidRPr="00BF1B27">
        <w:rPr>
          <w:rFonts w:asciiTheme="minorHAnsi" w:hAnsiTheme="minorHAnsi" w:cstheme="minorHAnsi"/>
        </w:rPr>
        <w:t>Later, the mirror optics were changed to television screens.</w:t>
      </w:r>
    </w:p>
    <w:p w14:paraId="638CA41C" w14:textId="77777777" w:rsidR="00AC4DC1" w:rsidRPr="00BF1B27" w:rsidRDefault="00AC4DC1" w:rsidP="00BF1B27">
      <w:pPr>
        <w:spacing w:line="360" w:lineRule="auto"/>
        <w:ind w:firstLine="0"/>
        <w:rPr>
          <w:rFonts w:asciiTheme="minorHAnsi" w:hAnsiTheme="minorHAnsi" w:cstheme="minorHAnsi"/>
        </w:rPr>
      </w:pPr>
    </w:p>
    <w:p w14:paraId="10989698" w14:textId="759A62D6" w:rsidR="00047FA2" w:rsidRPr="00BF1B27" w:rsidRDefault="00983D19" w:rsidP="00BF1B27">
      <w:pPr>
        <w:spacing w:line="360" w:lineRule="auto"/>
        <w:ind w:firstLine="0"/>
        <w:rPr>
          <w:ins w:id="72" w:author="Laura Sitler" w:date="2023-06-29T14:02:00Z"/>
          <w:rFonts w:asciiTheme="minorHAnsi" w:hAnsiTheme="minorHAnsi" w:cstheme="minorHAnsi"/>
        </w:rPr>
      </w:pPr>
      <w:r w:rsidRPr="00BF1B27">
        <w:rPr>
          <w:rFonts w:asciiTheme="minorHAnsi" w:hAnsiTheme="minorHAnsi" w:cstheme="minorHAnsi"/>
        </w:rPr>
        <w:t xml:space="preserve">Also in 1896, </w:t>
      </w:r>
      <w:del w:id="73" w:author="Laura Sitler" w:date="2023-06-29T13:56:00Z">
        <w:r w:rsidRPr="00BF1B27" w:rsidDel="00047FA2">
          <w:rPr>
            <w:rFonts w:asciiTheme="minorHAnsi" w:hAnsiTheme="minorHAnsi" w:cstheme="minorHAnsi"/>
          </w:rPr>
          <w:delText xml:space="preserve">a significant advancement was made by </w:delText>
        </w:r>
      </w:del>
      <w:r w:rsidRPr="00BF1B27">
        <w:rPr>
          <w:rFonts w:asciiTheme="minorHAnsi" w:hAnsiTheme="minorHAnsi" w:cstheme="minorHAnsi"/>
        </w:rPr>
        <w:t>British physicist John Hall-Edwards</w:t>
      </w:r>
      <w:ins w:id="74" w:author="Laura Sitler" w:date="2023-06-29T13:56:00Z">
        <w:r w:rsidR="00047FA2" w:rsidRPr="00BF1B27">
          <w:rPr>
            <w:rFonts w:asciiTheme="minorHAnsi" w:hAnsiTheme="minorHAnsi" w:cstheme="minorHAnsi"/>
          </w:rPr>
          <w:t xml:space="preserve"> made a significant advancement </w:t>
        </w:r>
      </w:ins>
      <w:del w:id="75" w:author="Laura Sitler" w:date="2023-06-29T13:56:00Z">
        <w:r w:rsidRPr="00BF1B27" w:rsidDel="00047FA2">
          <w:rPr>
            <w:rFonts w:asciiTheme="minorHAnsi" w:hAnsiTheme="minorHAnsi" w:cstheme="minorHAnsi"/>
          </w:rPr>
          <w:delText xml:space="preserve">, </w:delText>
        </w:r>
      </w:del>
      <w:r w:rsidRPr="00BF1B27">
        <w:rPr>
          <w:rFonts w:asciiTheme="minorHAnsi" w:hAnsiTheme="minorHAnsi" w:cstheme="minorHAnsi"/>
        </w:rPr>
        <w:t>when he introduced the use of x-rays in surgery and later developed a specialized piece of equipment for use in surgery.</w:t>
      </w:r>
      <w:ins w:id="76" w:author="Laura Sitler" w:date="2023-07-06T13:22:00Z">
        <w:r w:rsidR="00410892" w:rsidRPr="00BF1B27">
          <w:rPr>
            <w:rFonts w:asciiTheme="minorHAnsi" w:hAnsiTheme="minorHAnsi" w:cstheme="minorHAnsi"/>
            <w:highlight w:val="cyan"/>
            <w:vertAlign w:val="superscript"/>
          </w:rPr>
          <w:t>9</w:t>
        </w:r>
      </w:ins>
      <w:r w:rsidRPr="00BF1B27">
        <w:rPr>
          <w:rFonts w:asciiTheme="minorHAnsi" w:hAnsiTheme="minorHAnsi" w:cstheme="minorHAnsi"/>
        </w:rPr>
        <w:t xml:space="preserve"> </w:t>
      </w:r>
      <w:del w:id="77" w:author="Laura Sitler" w:date="2023-06-29T14:02:00Z">
        <w:r w:rsidRPr="00BF1B27" w:rsidDel="00047FA2">
          <w:rPr>
            <w:rFonts w:asciiTheme="minorHAnsi" w:hAnsiTheme="minorHAnsi" w:cstheme="minorHAnsi"/>
          </w:rPr>
          <w:delText xml:space="preserve">In </w:delText>
        </w:r>
      </w:del>
      <w:ins w:id="78" w:author="Laura Sitler" w:date="2023-06-29T14:02:00Z">
        <w:r w:rsidR="00047FA2" w:rsidRPr="00BF1B27">
          <w:rPr>
            <w:rFonts w:asciiTheme="minorHAnsi" w:hAnsiTheme="minorHAnsi" w:cstheme="minorHAnsi"/>
          </w:rPr>
          <w:t xml:space="preserve">Then in </w:t>
        </w:r>
      </w:ins>
      <w:del w:id="79" w:author="Laura Sitler" w:date="2023-06-29T14:02:00Z">
        <w:r w:rsidRPr="00BF1B27" w:rsidDel="00047FA2">
          <w:rPr>
            <w:rFonts w:asciiTheme="minorHAnsi" w:hAnsiTheme="minorHAnsi" w:cstheme="minorHAnsi"/>
          </w:rPr>
          <w:delText xml:space="preserve">fact, in </w:delText>
        </w:r>
      </w:del>
      <w:r w:rsidRPr="00BF1B27">
        <w:rPr>
          <w:rFonts w:asciiTheme="minorHAnsi" w:hAnsiTheme="minorHAnsi" w:cstheme="minorHAnsi"/>
        </w:rPr>
        <w:t xml:space="preserve">1901, Edison’s </w:t>
      </w:r>
      <w:r w:rsidR="00611227" w:rsidRPr="00BF1B27">
        <w:rPr>
          <w:rFonts w:asciiTheme="minorHAnsi" w:hAnsiTheme="minorHAnsi" w:cstheme="minorHAnsi"/>
        </w:rPr>
        <w:t>assistant,</w:t>
      </w:r>
      <w:r w:rsidRPr="00BF1B27">
        <w:rPr>
          <w:rFonts w:asciiTheme="minorHAnsi" w:hAnsiTheme="minorHAnsi" w:cstheme="minorHAnsi"/>
        </w:rPr>
        <w:t xml:space="preserve"> Clarence Dally, attempted to use a fluoroscope to help locate a bullet in President McKinley’s abdomen after he was shot</w:t>
      </w:r>
      <w:r w:rsidR="00611227" w:rsidRPr="00BF1B27">
        <w:rPr>
          <w:rFonts w:asciiTheme="minorHAnsi" w:hAnsiTheme="minorHAnsi" w:cstheme="minorHAnsi"/>
        </w:rPr>
        <w:t>; however, doctors declared President McKinley too unstable to undergo the fluoroscopy, and he died a week later.</w:t>
      </w:r>
      <w:ins w:id="80" w:author="Laura Sitler" w:date="2023-07-06T13:22:00Z">
        <w:r w:rsidR="00410892" w:rsidRPr="00BF1B27">
          <w:rPr>
            <w:rFonts w:asciiTheme="minorHAnsi" w:hAnsiTheme="minorHAnsi" w:cstheme="minorHAnsi"/>
            <w:highlight w:val="cyan"/>
            <w:vertAlign w:val="superscript"/>
          </w:rPr>
          <w:t>11</w:t>
        </w:r>
      </w:ins>
    </w:p>
    <w:p w14:paraId="34CD31A7" w14:textId="77777777" w:rsidR="00047FA2" w:rsidRPr="00BF1B27" w:rsidRDefault="00047FA2" w:rsidP="00BF1B27">
      <w:pPr>
        <w:spacing w:line="360" w:lineRule="auto"/>
        <w:ind w:firstLine="0"/>
        <w:rPr>
          <w:ins w:id="81" w:author="Laura Sitler" w:date="2023-06-29T14:02:00Z"/>
          <w:rFonts w:asciiTheme="minorHAnsi" w:hAnsiTheme="minorHAnsi" w:cstheme="minorHAnsi"/>
        </w:rPr>
      </w:pPr>
    </w:p>
    <w:p w14:paraId="203ED650" w14:textId="083DBDB6" w:rsidR="00694382" w:rsidRPr="00BF1B27" w:rsidDel="00047FA2" w:rsidRDefault="00694382" w:rsidP="00BF1B27">
      <w:pPr>
        <w:spacing w:line="360" w:lineRule="auto"/>
        <w:ind w:firstLine="0"/>
        <w:rPr>
          <w:del w:id="82" w:author="Laura Sitler" w:date="2023-06-29T14:02:00Z"/>
          <w:rFonts w:asciiTheme="minorHAnsi" w:hAnsiTheme="minorHAnsi" w:cstheme="minorHAnsi"/>
        </w:rPr>
      </w:pPr>
      <w:r w:rsidRPr="00BF1B27">
        <w:rPr>
          <w:rFonts w:asciiTheme="minorHAnsi" w:hAnsiTheme="minorHAnsi" w:cstheme="minorHAnsi"/>
        </w:rPr>
        <w:t>Over the coming years, research into the field of x-rays and fluoroscopy</w:t>
      </w:r>
      <w:r w:rsidR="00611227" w:rsidRPr="00BF1B27">
        <w:rPr>
          <w:rFonts w:asciiTheme="minorHAnsi" w:hAnsiTheme="minorHAnsi" w:cstheme="minorHAnsi"/>
        </w:rPr>
        <w:t xml:space="preserve"> continued and unfortunately</w:t>
      </w:r>
      <w:r w:rsidRPr="00BF1B27">
        <w:rPr>
          <w:rFonts w:asciiTheme="minorHAnsi" w:hAnsiTheme="minorHAnsi" w:cstheme="minorHAnsi"/>
        </w:rPr>
        <w:t xml:space="preserve"> caused many </w:t>
      </w:r>
      <w:r w:rsidR="00E61F3D" w:rsidRPr="00BF1B27">
        <w:rPr>
          <w:rFonts w:asciiTheme="minorHAnsi" w:hAnsiTheme="minorHAnsi" w:cstheme="minorHAnsi"/>
        </w:rPr>
        <w:t>injuries</w:t>
      </w:r>
      <w:r w:rsidRPr="00BF1B27">
        <w:rPr>
          <w:rFonts w:asciiTheme="minorHAnsi" w:hAnsiTheme="minorHAnsi" w:cstheme="minorHAnsi"/>
        </w:rPr>
        <w:t xml:space="preserve"> and deaths among those who studied it, especially among Edison’s team.</w:t>
      </w:r>
      <w:ins w:id="83" w:author="Laura Sitler" w:date="2023-07-06T13:22:00Z">
        <w:r w:rsidR="00410892" w:rsidRPr="00BF1B27">
          <w:rPr>
            <w:rFonts w:asciiTheme="minorHAnsi" w:hAnsiTheme="minorHAnsi" w:cstheme="minorHAnsi"/>
            <w:highlight w:val="cyan"/>
            <w:vertAlign w:val="superscript"/>
          </w:rPr>
          <w:t>6,7,11</w:t>
        </w:r>
        <w:r w:rsidR="00410892" w:rsidRPr="00BF1B27">
          <w:rPr>
            <w:rFonts w:asciiTheme="minorHAnsi" w:hAnsiTheme="minorHAnsi" w:cstheme="minorHAnsi"/>
          </w:rPr>
          <w:t xml:space="preserve"> </w:t>
        </w:r>
      </w:ins>
      <w:ins w:id="84" w:author="Laura Sitler" w:date="2023-06-29T14:03:00Z">
        <w:r w:rsidR="00047FA2" w:rsidRPr="00BF1B27">
          <w:rPr>
            <w:rFonts w:asciiTheme="minorHAnsi" w:hAnsiTheme="minorHAnsi" w:cstheme="minorHAnsi"/>
          </w:rPr>
          <w:t xml:space="preserve">Four years after developing the fluoroscope, </w:t>
        </w:r>
      </w:ins>
    </w:p>
    <w:p w14:paraId="6414B73D" w14:textId="77777777" w:rsidR="00AC4DC1" w:rsidRPr="00BF1B27" w:rsidDel="00047FA2" w:rsidRDefault="00AC4DC1" w:rsidP="00BF1B27">
      <w:pPr>
        <w:spacing w:line="360" w:lineRule="auto"/>
        <w:ind w:firstLine="0"/>
        <w:rPr>
          <w:del w:id="85" w:author="Laura Sitler" w:date="2023-06-29T14:02:00Z"/>
          <w:rFonts w:asciiTheme="minorHAnsi" w:hAnsiTheme="minorHAnsi" w:cstheme="minorHAnsi"/>
        </w:rPr>
      </w:pPr>
    </w:p>
    <w:p w14:paraId="7D1EB276" w14:textId="72191548" w:rsidR="000A3D5E" w:rsidRPr="00BF1B27" w:rsidRDefault="00694382" w:rsidP="00BF1B27">
      <w:pPr>
        <w:spacing w:line="360" w:lineRule="auto"/>
        <w:ind w:firstLine="0"/>
        <w:rPr>
          <w:rFonts w:asciiTheme="minorHAnsi" w:hAnsiTheme="minorHAnsi" w:cstheme="minorHAnsi"/>
        </w:rPr>
      </w:pPr>
      <w:r w:rsidRPr="00BF1B27">
        <w:rPr>
          <w:rFonts w:asciiTheme="minorHAnsi" w:hAnsiTheme="minorHAnsi" w:cstheme="minorHAnsi"/>
        </w:rPr>
        <w:lastRenderedPageBreak/>
        <w:t xml:space="preserve">Edison’s </w:t>
      </w:r>
      <w:ins w:id="86" w:author="Laura Sitler" w:date="2023-06-29T14:03:00Z">
        <w:r w:rsidR="00047FA2" w:rsidRPr="00BF1B27">
          <w:rPr>
            <w:rFonts w:asciiTheme="minorHAnsi" w:hAnsiTheme="minorHAnsi" w:cstheme="minorHAnsi"/>
          </w:rPr>
          <w:t xml:space="preserve">stopped pursuing </w:t>
        </w:r>
      </w:ins>
      <w:del w:id="87" w:author="Laura Sitler" w:date="2023-06-29T14:03:00Z">
        <w:r w:rsidRPr="00BF1B27" w:rsidDel="00047FA2">
          <w:rPr>
            <w:rFonts w:asciiTheme="minorHAnsi" w:hAnsiTheme="minorHAnsi" w:cstheme="minorHAnsi"/>
          </w:rPr>
          <w:delText xml:space="preserve">pursuit of discovery </w:delText>
        </w:r>
        <w:r w:rsidR="00E61F3D" w:rsidRPr="00BF1B27" w:rsidDel="00047FA2">
          <w:rPr>
            <w:rFonts w:asciiTheme="minorHAnsi" w:hAnsiTheme="minorHAnsi" w:cstheme="minorHAnsi"/>
          </w:rPr>
          <w:delText xml:space="preserve">using </w:delText>
        </w:r>
      </w:del>
      <w:ins w:id="88" w:author="Laura Sitler" w:date="2023-06-29T14:03:00Z">
        <w:r w:rsidR="00047FA2" w:rsidRPr="00BF1B27">
          <w:rPr>
            <w:rFonts w:asciiTheme="minorHAnsi" w:hAnsiTheme="minorHAnsi" w:cstheme="minorHAnsi"/>
          </w:rPr>
          <w:t xml:space="preserve">the use of </w:t>
        </w:r>
      </w:ins>
      <w:r w:rsidR="00E61F3D" w:rsidRPr="00BF1B27">
        <w:rPr>
          <w:rFonts w:asciiTheme="minorHAnsi" w:hAnsiTheme="minorHAnsi" w:cstheme="minorHAnsi"/>
        </w:rPr>
        <w:t>radiation</w:t>
      </w:r>
      <w:del w:id="89" w:author="Laura Sitler" w:date="2023-06-29T14:04:00Z">
        <w:r w:rsidR="00E61F3D" w:rsidRPr="00BF1B27" w:rsidDel="00047FA2">
          <w:rPr>
            <w:rFonts w:asciiTheme="minorHAnsi" w:hAnsiTheme="minorHAnsi" w:cstheme="minorHAnsi"/>
          </w:rPr>
          <w:delText xml:space="preserve"> </w:delText>
        </w:r>
      </w:del>
      <w:del w:id="90" w:author="Laura Sitler" w:date="2023-06-29T14:03:00Z">
        <w:r w:rsidRPr="00BF1B27" w:rsidDel="00047FA2">
          <w:rPr>
            <w:rFonts w:asciiTheme="minorHAnsi" w:hAnsiTheme="minorHAnsi" w:cstheme="minorHAnsi"/>
          </w:rPr>
          <w:delText xml:space="preserve">halted </w:delText>
        </w:r>
      </w:del>
      <w:del w:id="91" w:author="Laura Sitler" w:date="2023-06-29T14:04:00Z">
        <w:r w:rsidR="00E61F3D" w:rsidRPr="00BF1B27" w:rsidDel="00047FA2">
          <w:rPr>
            <w:rFonts w:asciiTheme="minorHAnsi" w:hAnsiTheme="minorHAnsi" w:cstheme="minorHAnsi"/>
          </w:rPr>
          <w:delText>in 1900, four years after developing the fluoroscope,</w:delText>
        </w:r>
      </w:del>
      <w:r w:rsidR="00E61F3D" w:rsidRPr="00BF1B27">
        <w:rPr>
          <w:rFonts w:asciiTheme="minorHAnsi" w:hAnsiTheme="minorHAnsi" w:cstheme="minorHAnsi"/>
        </w:rPr>
        <w:t xml:space="preserve"> when he started losing his eyesight</w:t>
      </w:r>
      <w:r w:rsidRPr="00BF1B27">
        <w:rPr>
          <w:rFonts w:asciiTheme="minorHAnsi" w:hAnsiTheme="minorHAnsi" w:cstheme="minorHAnsi"/>
        </w:rPr>
        <w:t>.</w:t>
      </w:r>
      <w:ins w:id="92" w:author="Laura Sitler" w:date="2023-07-06T13:22:00Z">
        <w:r w:rsidR="00410892" w:rsidRPr="00BF1B27">
          <w:rPr>
            <w:rFonts w:asciiTheme="minorHAnsi" w:hAnsiTheme="minorHAnsi" w:cstheme="minorHAnsi"/>
            <w:highlight w:val="cyan"/>
            <w:vertAlign w:val="superscript"/>
          </w:rPr>
          <w:t>11</w:t>
        </w:r>
      </w:ins>
      <w:r w:rsidR="001E7C67" w:rsidRPr="00BF1B27">
        <w:rPr>
          <w:rFonts w:asciiTheme="minorHAnsi" w:hAnsiTheme="minorHAnsi" w:cstheme="minorHAnsi"/>
        </w:rPr>
        <w:t xml:space="preserve"> </w:t>
      </w:r>
      <w:r w:rsidR="00E61F3D" w:rsidRPr="00BF1B27">
        <w:rPr>
          <w:rFonts w:asciiTheme="minorHAnsi" w:hAnsiTheme="minorHAnsi" w:cstheme="minorHAnsi"/>
        </w:rPr>
        <w:t>Around the same time, his assistant, Clarence Dally, developed skin lesions on his face and hand</w:t>
      </w:r>
      <w:ins w:id="93" w:author="Laura Sitler" w:date="2023-06-29T14:04:00Z">
        <w:r w:rsidR="00047FA2" w:rsidRPr="00BF1B27">
          <w:rPr>
            <w:rFonts w:asciiTheme="minorHAnsi" w:hAnsiTheme="minorHAnsi" w:cstheme="minorHAnsi"/>
          </w:rPr>
          <w:t>;</w:t>
        </w:r>
      </w:ins>
      <w:del w:id="94" w:author="Laura Sitler" w:date="2023-06-29T14:04:00Z">
        <w:r w:rsidR="00E61F3D" w:rsidRPr="00BF1B27" w:rsidDel="00047FA2">
          <w:rPr>
            <w:rFonts w:asciiTheme="minorHAnsi" w:hAnsiTheme="minorHAnsi" w:cstheme="minorHAnsi"/>
          </w:rPr>
          <w:delText>,</w:delText>
        </w:r>
      </w:del>
      <w:r w:rsidR="00E61F3D" w:rsidRPr="00BF1B27">
        <w:rPr>
          <w:rFonts w:asciiTheme="minorHAnsi" w:hAnsiTheme="minorHAnsi" w:cstheme="minorHAnsi"/>
        </w:rPr>
        <w:t xml:space="preserve"> lost his hair, eyebrows, and eyelashes</w:t>
      </w:r>
      <w:del w:id="95" w:author="Laura Sitler" w:date="2023-06-29T14:04:00Z">
        <w:r w:rsidR="00E61F3D" w:rsidRPr="00BF1B27" w:rsidDel="00047FA2">
          <w:rPr>
            <w:rFonts w:asciiTheme="minorHAnsi" w:hAnsiTheme="minorHAnsi" w:cstheme="minorHAnsi"/>
          </w:rPr>
          <w:delText xml:space="preserve">, </w:delText>
        </w:r>
      </w:del>
      <w:ins w:id="96" w:author="Laura Sitler" w:date="2023-06-29T14:04:00Z">
        <w:r w:rsidR="00047FA2" w:rsidRPr="00BF1B27">
          <w:rPr>
            <w:rFonts w:asciiTheme="minorHAnsi" w:hAnsiTheme="minorHAnsi" w:cstheme="minorHAnsi"/>
          </w:rPr>
          <w:t xml:space="preserve">; </w:t>
        </w:r>
      </w:ins>
      <w:r w:rsidR="00E61F3D" w:rsidRPr="00BF1B27">
        <w:rPr>
          <w:rFonts w:asciiTheme="minorHAnsi" w:hAnsiTheme="minorHAnsi" w:cstheme="minorHAnsi"/>
        </w:rPr>
        <w:t>and noticed heavy wrinkles in his face, along with intense pain and swelling in his left hand</w:t>
      </w:r>
      <w:ins w:id="97" w:author="Laura Sitler" w:date="2023-06-29T14:31:00Z">
        <w:r w:rsidR="006047E7" w:rsidRPr="00BF1B27">
          <w:rPr>
            <w:rFonts w:asciiTheme="minorHAnsi" w:hAnsiTheme="minorHAnsi" w:cstheme="minorHAnsi"/>
          </w:rPr>
          <w:t>—</w:t>
        </w:r>
      </w:ins>
      <w:del w:id="98" w:author="Laura Sitler" w:date="2023-06-29T14:27:00Z">
        <w:r w:rsidR="00E61F3D" w:rsidRPr="00BF1B27" w:rsidDel="006047E7">
          <w:rPr>
            <w:rFonts w:asciiTheme="minorHAnsi" w:hAnsiTheme="minorHAnsi" w:cstheme="minorHAnsi"/>
          </w:rPr>
          <w:delText>.</w:delText>
        </w:r>
      </w:del>
      <w:del w:id="99" w:author="Laura Sitler" w:date="2023-06-29T14:30:00Z">
        <w:r w:rsidR="000E7BB3" w:rsidRPr="00BF1B27" w:rsidDel="006047E7">
          <w:rPr>
            <w:rFonts w:asciiTheme="minorHAnsi" w:hAnsiTheme="minorHAnsi" w:cstheme="minorHAnsi"/>
            <w:vertAlign w:val="superscript"/>
          </w:rPr>
          <w:fldChar w:fldCharType="begin"/>
        </w:r>
        <w:r w:rsidR="000E7BB3" w:rsidRPr="00BF1B27" w:rsidDel="006047E7">
          <w:rPr>
            <w:rFonts w:asciiTheme="minorHAnsi" w:hAnsiTheme="minorHAnsi" w:cstheme="minorHAnsi"/>
            <w:vertAlign w:val="superscript"/>
          </w:rPr>
          <w:delInstrText xml:space="preserve"> NOTEREF _Ref136427148 \h  \* MERGEFORMAT </w:delInstrText>
        </w:r>
        <w:r w:rsidR="000E7BB3" w:rsidRPr="00BF1B27" w:rsidDel="006047E7">
          <w:rPr>
            <w:rFonts w:asciiTheme="minorHAnsi" w:hAnsiTheme="minorHAnsi" w:cstheme="minorHAnsi"/>
            <w:vertAlign w:val="superscript"/>
          </w:rPr>
        </w:r>
        <w:r w:rsidR="000E7BB3" w:rsidRPr="00BF1B27" w:rsidDel="006047E7">
          <w:rPr>
            <w:rFonts w:asciiTheme="minorHAnsi" w:hAnsiTheme="minorHAnsi" w:cstheme="minorHAnsi"/>
            <w:vertAlign w:val="superscript"/>
          </w:rPr>
          <w:fldChar w:fldCharType="separate"/>
        </w:r>
        <w:r w:rsidR="000E7BB3" w:rsidRPr="00BF1B27" w:rsidDel="006047E7">
          <w:rPr>
            <w:rFonts w:asciiTheme="minorHAnsi" w:hAnsiTheme="minorHAnsi" w:cstheme="minorHAnsi"/>
            <w:vertAlign w:val="superscript"/>
          </w:rPr>
          <w:delText>11</w:delText>
        </w:r>
        <w:r w:rsidR="000E7BB3" w:rsidRPr="00BF1B27" w:rsidDel="006047E7">
          <w:rPr>
            <w:rFonts w:asciiTheme="minorHAnsi" w:hAnsiTheme="minorHAnsi" w:cstheme="minorHAnsi"/>
            <w:vertAlign w:val="superscript"/>
          </w:rPr>
          <w:fldChar w:fldCharType="end"/>
        </w:r>
        <w:r w:rsidR="00E61F3D" w:rsidRPr="00BF1B27" w:rsidDel="006047E7">
          <w:rPr>
            <w:rFonts w:asciiTheme="minorHAnsi" w:hAnsiTheme="minorHAnsi" w:cstheme="minorHAnsi"/>
          </w:rPr>
          <w:delText xml:space="preserve"> </w:delText>
        </w:r>
      </w:del>
      <w:ins w:id="100" w:author="Laura Sitler" w:date="2023-06-29T14:27:00Z">
        <w:r w:rsidR="006047E7" w:rsidRPr="00BF1B27">
          <w:rPr>
            <w:rFonts w:asciiTheme="minorHAnsi" w:hAnsiTheme="minorHAnsi" w:cstheme="minorHAnsi"/>
          </w:rPr>
          <w:t xml:space="preserve">which </w:t>
        </w:r>
      </w:ins>
      <w:del w:id="101" w:author="Laura Sitler" w:date="2023-06-29T14:27:00Z">
        <w:r w:rsidR="00E61F3D" w:rsidRPr="00BF1B27" w:rsidDel="006047E7">
          <w:rPr>
            <w:rFonts w:asciiTheme="minorHAnsi" w:hAnsiTheme="minorHAnsi" w:cstheme="minorHAnsi"/>
          </w:rPr>
          <w:delText xml:space="preserve">He </w:delText>
        </w:r>
      </w:del>
      <w:ins w:id="102" w:author="Laura Sitler" w:date="2023-06-29T14:27:00Z">
        <w:r w:rsidR="006047E7" w:rsidRPr="00BF1B27">
          <w:rPr>
            <w:rFonts w:asciiTheme="minorHAnsi" w:hAnsiTheme="minorHAnsi" w:cstheme="minorHAnsi"/>
          </w:rPr>
          <w:t xml:space="preserve">he </w:t>
        </w:r>
      </w:ins>
      <w:r w:rsidR="00E61F3D" w:rsidRPr="00BF1B27">
        <w:rPr>
          <w:rFonts w:asciiTheme="minorHAnsi" w:hAnsiTheme="minorHAnsi" w:cstheme="minorHAnsi"/>
        </w:rPr>
        <w:t xml:space="preserve">had always used </w:t>
      </w:r>
      <w:del w:id="103" w:author="Laura Sitler" w:date="2023-06-29T14:28:00Z">
        <w:r w:rsidR="00E61F3D" w:rsidRPr="00BF1B27" w:rsidDel="006047E7">
          <w:rPr>
            <w:rFonts w:asciiTheme="minorHAnsi" w:hAnsiTheme="minorHAnsi" w:cstheme="minorHAnsi"/>
          </w:rPr>
          <w:delText xml:space="preserve">his left hand </w:delText>
        </w:r>
      </w:del>
      <w:r w:rsidR="00E61F3D" w:rsidRPr="00BF1B27">
        <w:rPr>
          <w:rFonts w:asciiTheme="minorHAnsi" w:hAnsiTheme="minorHAnsi" w:cstheme="minorHAnsi"/>
        </w:rPr>
        <w:t>in the fluoroscope as his imaging test subject.</w:t>
      </w:r>
      <w:ins w:id="104" w:author="Laura Sitler" w:date="2023-07-06T13:27:00Z">
        <w:r w:rsidR="00053705" w:rsidRPr="00BF1B27">
          <w:rPr>
            <w:rFonts w:asciiTheme="minorHAnsi" w:hAnsiTheme="minorHAnsi" w:cstheme="minorHAnsi"/>
            <w:highlight w:val="cyan"/>
            <w:vertAlign w:val="superscript"/>
          </w:rPr>
          <w:t>11</w:t>
        </w:r>
      </w:ins>
      <w:r w:rsidR="001E7C67" w:rsidRPr="00BF1B27">
        <w:rPr>
          <w:rFonts w:asciiTheme="minorHAnsi" w:hAnsiTheme="minorHAnsi" w:cstheme="minorHAnsi"/>
        </w:rPr>
        <w:t xml:space="preserve"> </w:t>
      </w:r>
      <w:r w:rsidR="00E61F3D" w:rsidRPr="00BF1B27">
        <w:rPr>
          <w:rFonts w:asciiTheme="minorHAnsi" w:hAnsiTheme="minorHAnsi" w:cstheme="minorHAnsi"/>
        </w:rPr>
        <w:t>When this happened, instead of stopping his pursuit of further knowledge, Dally simply switched hands.</w:t>
      </w:r>
      <w:ins w:id="105" w:author="Laura Sitler" w:date="2023-07-06T13:27:00Z">
        <w:r w:rsidR="00053705" w:rsidRPr="00BF1B27">
          <w:rPr>
            <w:rFonts w:asciiTheme="minorHAnsi" w:hAnsiTheme="minorHAnsi" w:cstheme="minorHAnsi"/>
            <w:highlight w:val="cyan"/>
            <w:vertAlign w:val="superscript"/>
          </w:rPr>
          <w:t>11</w:t>
        </w:r>
      </w:ins>
      <w:r w:rsidR="001E7C67" w:rsidRPr="00BF1B27">
        <w:rPr>
          <w:rFonts w:asciiTheme="minorHAnsi" w:hAnsiTheme="minorHAnsi" w:cstheme="minorHAnsi"/>
        </w:rPr>
        <w:t xml:space="preserve"> </w:t>
      </w:r>
      <w:del w:id="106" w:author="Laura Sitler" w:date="2023-06-29T14:31:00Z">
        <w:r w:rsidR="000A3D5E" w:rsidRPr="00BF1B27" w:rsidDel="006047E7">
          <w:rPr>
            <w:rFonts w:asciiTheme="minorHAnsi" w:hAnsiTheme="minorHAnsi" w:cstheme="minorHAnsi"/>
          </w:rPr>
          <w:delText xml:space="preserve">Dally </w:delText>
        </w:r>
      </w:del>
      <w:ins w:id="107" w:author="Laura Sitler" w:date="2023-06-29T14:31:00Z">
        <w:r w:rsidR="006047E7" w:rsidRPr="00BF1B27">
          <w:rPr>
            <w:rFonts w:asciiTheme="minorHAnsi" w:hAnsiTheme="minorHAnsi" w:cstheme="minorHAnsi"/>
          </w:rPr>
          <w:t xml:space="preserve">He </w:t>
        </w:r>
      </w:ins>
      <w:r w:rsidR="000A3D5E" w:rsidRPr="00BF1B27">
        <w:rPr>
          <w:rFonts w:asciiTheme="minorHAnsi" w:hAnsiTheme="minorHAnsi" w:cstheme="minorHAnsi"/>
        </w:rPr>
        <w:t>assumed that with time away from the tubes and rest, he would heal</w:t>
      </w:r>
      <w:del w:id="108" w:author="Laura Sitler" w:date="2023-06-29T14:31:00Z">
        <w:r w:rsidR="000A3D5E" w:rsidRPr="00BF1B27" w:rsidDel="006047E7">
          <w:rPr>
            <w:rFonts w:asciiTheme="minorHAnsi" w:hAnsiTheme="minorHAnsi" w:cstheme="minorHAnsi"/>
          </w:rPr>
          <w:delText xml:space="preserve"> normally</w:delText>
        </w:r>
      </w:del>
      <w:r w:rsidR="000A3D5E" w:rsidRPr="00BF1B27">
        <w:rPr>
          <w:rFonts w:asciiTheme="minorHAnsi" w:hAnsiTheme="minorHAnsi" w:cstheme="minorHAnsi"/>
        </w:rPr>
        <w:t>. However,</w:t>
      </w:r>
      <w:r w:rsidR="00E61F3D" w:rsidRPr="00BF1B27">
        <w:rPr>
          <w:rFonts w:asciiTheme="minorHAnsi" w:hAnsiTheme="minorHAnsi" w:cstheme="minorHAnsi"/>
        </w:rPr>
        <w:t xml:space="preserve"> </w:t>
      </w:r>
      <w:r w:rsidR="000A3D5E" w:rsidRPr="00BF1B27">
        <w:rPr>
          <w:rFonts w:asciiTheme="minorHAnsi" w:hAnsiTheme="minorHAnsi" w:cstheme="minorHAnsi"/>
        </w:rPr>
        <w:t>b</w:t>
      </w:r>
      <w:r w:rsidR="00E61F3D" w:rsidRPr="00BF1B27">
        <w:rPr>
          <w:rFonts w:asciiTheme="minorHAnsi" w:hAnsiTheme="minorHAnsi" w:cstheme="minorHAnsi"/>
        </w:rPr>
        <w:t xml:space="preserve">y 1902, </w:t>
      </w:r>
      <w:r w:rsidR="000A3D5E" w:rsidRPr="00BF1B27">
        <w:rPr>
          <w:rFonts w:asciiTheme="minorHAnsi" w:hAnsiTheme="minorHAnsi" w:cstheme="minorHAnsi"/>
        </w:rPr>
        <w:t>the pain in Dally’s hands had intensified</w:t>
      </w:r>
      <w:del w:id="109" w:author="Laura Sitler" w:date="2023-06-29T14:28:00Z">
        <w:r w:rsidR="00ED0818" w:rsidRPr="00BF1B27" w:rsidDel="006047E7">
          <w:rPr>
            <w:rFonts w:asciiTheme="minorHAnsi" w:hAnsiTheme="minorHAnsi" w:cstheme="minorHAnsi"/>
          </w:rPr>
          <w:delText>,</w:delText>
        </w:r>
      </w:del>
      <w:r w:rsidR="00ED0818" w:rsidRPr="00BF1B27">
        <w:rPr>
          <w:rFonts w:asciiTheme="minorHAnsi" w:hAnsiTheme="minorHAnsi" w:cstheme="minorHAnsi"/>
        </w:rPr>
        <w:t xml:space="preserve"> and</w:t>
      </w:r>
      <w:r w:rsidR="000A3D5E" w:rsidRPr="00BF1B27">
        <w:rPr>
          <w:rFonts w:asciiTheme="minorHAnsi" w:hAnsiTheme="minorHAnsi" w:cstheme="minorHAnsi"/>
        </w:rPr>
        <w:t xml:space="preserve"> </w:t>
      </w:r>
      <w:r w:rsidR="00024D3C" w:rsidRPr="00BF1B27">
        <w:rPr>
          <w:rFonts w:asciiTheme="minorHAnsi" w:hAnsiTheme="minorHAnsi" w:cstheme="minorHAnsi"/>
        </w:rPr>
        <w:t xml:space="preserve">they </w:t>
      </w:r>
      <w:r w:rsidR="000A3D5E" w:rsidRPr="00BF1B27">
        <w:rPr>
          <w:rFonts w:asciiTheme="minorHAnsi" w:hAnsiTheme="minorHAnsi" w:cstheme="minorHAnsi"/>
        </w:rPr>
        <w:t xml:space="preserve">appeared scalded. Despite </w:t>
      </w:r>
      <w:r w:rsidR="00ED0818" w:rsidRPr="00BF1B27">
        <w:rPr>
          <w:rFonts w:asciiTheme="minorHAnsi" w:hAnsiTheme="minorHAnsi" w:cstheme="minorHAnsi"/>
        </w:rPr>
        <w:t>many</w:t>
      </w:r>
      <w:r w:rsidR="000A3D5E" w:rsidRPr="00BF1B27">
        <w:rPr>
          <w:rFonts w:asciiTheme="minorHAnsi" w:hAnsiTheme="minorHAnsi" w:cstheme="minorHAnsi"/>
        </w:rPr>
        <w:t xml:space="preserve"> skin grafts from his legs, the lesions on his hands remained. Doctors finally determined that he had developed skin carcinoma on his left hand</w:t>
      </w:r>
      <w:ins w:id="110" w:author="Laura Sitler" w:date="2023-06-29T14:31:00Z">
        <w:r w:rsidR="006047E7" w:rsidRPr="00BF1B27">
          <w:rPr>
            <w:rFonts w:asciiTheme="minorHAnsi" w:hAnsiTheme="minorHAnsi" w:cstheme="minorHAnsi"/>
          </w:rPr>
          <w:t>,</w:t>
        </w:r>
      </w:ins>
      <w:r w:rsidR="000A3D5E" w:rsidRPr="00BF1B27">
        <w:rPr>
          <w:rFonts w:asciiTheme="minorHAnsi" w:hAnsiTheme="minorHAnsi" w:cstheme="minorHAnsi"/>
        </w:rPr>
        <w:t xml:space="preserve"> and Dally agreed to have the arm amputated.</w:t>
      </w:r>
      <w:ins w:id="111" w:author="Laura Sitler" w:date="2023-07-06T13:27:00Z">
        <w:r w:rsidR="00053705" w:rsidRPr="00BF1B27">
          <w:rPr>
            <w:rFonts w:asciiTheme="minorHAnsi" w:hAnsiTheme="minorHAnsi" w:cstheme="minorHAnsi"/>
            <w:highlight w:val="cyan"/>
            <w:vertAlign w:val="superscript"/>
          </w:rPr>
          <w:t>11</w:t>
        </w:r>
      </w:ins>
      <w:r w:rsidR="001E7C67" w:rsidRPr="00BF1B27">
        <w:rPr>
          <w:rFonts w:asciiTheme="minorHAnsi" w:hAnsiTheme="minorHAnsi" w:cstheme="minorHAnsi"/>
        </w:rPr>
        <w:t xml:space="preserve"> </w:t>
      </w:r>
      <w:r w:rsidR="000A3D5E" w:rsidRPr="00BF1B27">
        <w:rPr>
          <w:rFonts w:asciiTheme="minorHAnsi" w:hAnsiTheme="minorHAnsi" w:cstheme="minorHAnsi"/>
        </w:rPr>
        <w:t xml:space="preserve">Less than </w:t>
      </w:r>
      <w:del w:id="112" w:author="Laura Sitler" w:date="2023-06-29T14:28:00Z">
        <w:r w:rsidR="000A3D5E" w:rsidRPr="00BF1B27" w:rsidDel="006047E7">
          <w:rPr>
            <w:rFonts w:asciiTheme="minorHAnsi" w:hAnsiTheme="minorHAnsi" w:cstheme="minorHAnsi"/>
          </w:rPr>
          <w:delText xml:space="preserve">one </w:delText>
        </w:r>
      </w:del>
      <w:ins w:id="113" w:author="Laura Sitler" w:date="2023-06-29T14:28:00Z">
        <w:r w:rsidR="006047E7" w:rsidRPr="00BF1B27">
          <w:rPr>
            <w:rFonts w:asciiTheme="minorHAnsi" w:hAnsiTheme="minorHAnsi" w:cstheme="minorHAnsi"/>
          </w:rPr>
          <w:t xml:space="preserve">1 </w:t>
        </w:r>
      </w:ins>
      <w:r w:rsidR="000A3D5E" w:rsidRPr="00BF1B27">
        <w:rPr>
          <w:rFonts w:asciiTheme="minorHAnsi" w:hAnsiTheme="minorHAnsi" w:cstheme="minorHAnsi"/>
        </w:rPr>
        <w:t xml:space="preserve">year later, doctors had to remove </w:t>
      </w:r>
      <w:del w:id="114" w:author="Laura Sitler" w:date="2023-06-29T14:28:00Z">
        <w:r w:rsidR="000A3D5E" w:rsidRPr="00BF1B27" w:rsidDel="006047E7">
          <w:rPr>
            <w:rFonts w:asciiTheme="minorHAnsi" w:hAnsiTheme="minorHAnsi" w:cstheme="minorHAnsi"/>
          </w:rPr>
          <w:delText xml:space="preserve">four </w:delText>
        </w:r>
      </w:del>
      <w:ins w:id="115" w:author="Laura Sitler" w:date="2023-06-29T14:28:00Z">
        <w:r w:rsidR="006047E7" w:rsidRPr="00BF1B27">
          <w:rPr>
            <w:rFonts w:asciiTheme="minorHAnsi" w:hAnsiTheme="minorHAnsi" w:cstheme="minorHAnsi"/>
          </w:rPr>
          <w:t xml:space="preserve">4 </w:t>
        </w:r>
      </w:ins>
      <w:del w:id="116" w:author="Laura Sitler" w:date="2023-06-29T14:28:00Z">
        <w:r w:rsidR="000A3D5E" w:rsidRPr="00BF1B27" w:rsidDel="006047E7">
          <w:rPr>
            <w:rFonts w:asciiTheme="minorHAnsi" w:hAnsiTheme="minorHAnsi" w:cstheme="minorHAnsi"/>
          </w:rPr>
          <w:delText xml:space="preserve">of the </w:delText>
        </w:r>
      </w:del>
      <w:r w:rsidR="000A3D5E" w:rsidRPr="00BF1B27">
        <w:rPr>
          <w:rFonts w:asciiTheme="minorHAnsi" w:hAnsiTheme="minorHAnsi" w:cstheme="minorHAnsi"/>
        </w:rPr>
        <w:t xml:space="preserve">fingers from </w:t>
      </w:r>
      <w:del w:id="117" w:author="Laura Sitler" w:date="2023-06-29T14:31:00Z">
        <w:r w:rsidR="000A3D5E" w:rsidRPr="00BF1B27" w:rsidDel="006047E7">
          <w:rPr>
            <w:rFonts w:asciiTheme="minorHAnsi" w:hAnsiTheme="minorHAnsi" w:cstheme="minorHAnsi"/>
          </w:rPr>
          <w:delText xml:space="preserve">Dally’s </w:delText>
        </w:r>
      </w:del>
      <w:ins w:id="118" w:author="Laura Sitler" w:date="2023-06-29T14:31:00Z">
        <w:r w:rsidR="006047E7" w:rsidRPr="00BF1B27">
          <w:rPr>
            <w:rFonts w:asciiTheme="minorHAnsi" w:hAnsiTheme="minorHAnsi" w:cstheme="minorHAnsi"/>
          </w:rPr>
          <w:t xml:space="preserve">his </w:t>
        </w:r>
      </w:ins>
      <w:r w:rsidR="000A3D5E" w:rsidRPr="00BF1B27">
        <w:rPr>
          <w:rFonts w:asciiTheme="minorHAnsi" w:hAnsiTheme="minorHAnsi" w:cstheme="minorHAnsi"/>
        </w:rPr>
        <w:t xml:space="preserve">right hand. In 1903, Dally had to have his right arm amputated, and by 1904, </w:t>
      </w:r>
      <w:r w:rsidR="00ED0818" w:rsidRPr="00BF1B27">
        <w:rPr>
          <w:rFonts w:asciiTheme="minorHAnsi" w:hAnsiTheme="minorHAnsi" w:cstheme="minorHAnsi"/>
        </w:rPr>
        <w:t xml:space="preserve">at </w:t>
      </w:r>
      <w:ins w:id="119" w:author="Laura Sitler" w:date="2023-06-29T14:31:00Z">
        <w:r w:rsidR="006047E7" w:rsidRPr="00BF1B27">
          <w:rPr>
            <w:rFonts w:asciiTheme="minorHAnsi" w:hAnsiTheme="minorHAnsi" w:cstheme="minorHAnsi"/>
          </w:rPr>
          <w:t xml:space="preserve">age </w:t>
        </w:r>
      </w:ins>
      <w:r w:rsidR="00ED0818" w:rsidRPr="00BF1B27">
        <w:rPr>
          <w:rFonts w:asciiTheme="minorHAnsi" w:hAnsiTheme="minorHAnsi" w:cstheme="minorHAnsi"/>
        </w:rPr>
        <w:t>39</w:t>
      </w:r>
      <w:ins w:id="120" w:author="Laura Sitler" w:date="2023-06-29T14:31:00Z">
        <w:r w:rsidR="006047E7" w:rsidRPr="00BF1B27">
          <w:rPr>
            <w:rFonts w:asciiTheme="minorHAnsi" w:hAnsiTheme="minorHAnsi" w:cstheme="minorHAnsi"/>
          </w:rPr>
          <w:t xml:space="preserve"> year</w:t>
        </w:r>
      </w:ins>
      <w:ins w:id="121" w:author="Laura Sitler" w:date="2023-06-29T14:32:00Z">
        <w:r w:rsidR="006047E7" w:rsidRPr="00BF1B27">
          <w:rPr>
            <w:rFonts w:asciiTheme="minorHAnsi" w:hAnsiTheme="minorHAnsi" w:cstheme="minorHAnsi"/>
          </w:rPr>
          <w:t>s</w:t>
        </w:r>
      </w:ins>
      <w:r w:rsidR="000A3D5E" w:rsidRPr="00BF1B27">
        <w:rPr>
          <w:rFonts w:asciiTheme="minorHAnsi" w:hAnsiTheme="minorHAnsi" w:cstheme="minorHAnsi"/>
        </w:rPr>
        <w:t xml:space="preserve">, his body was so ravaged with metastatic skin cancer that he died after </w:t>
      </w:r>
      <w:del w:id="122" w:author="Laura Sitler" w:date="2023-06-29T14:28:00Z">
        <w:r w:rsidR="000A3D5E" w:rsidRPr="00BF1B27" w:rsidDel="006047E7">
          <w:rPr>
            <w:rFonts w:asciiTheme="minorHAnsi" w:hAnsiTheme="minorHAnsi" w:cstheme="minorHAnsi"/>
          </w:rPr>
          <w:delText xml:space="preserve">eight </w:delText>
        </w:r>
      </w:del>
      <w:ins w:id="123" w:author="Laura Sitler" w:date="2023-06-29T14:28:00Z">
        <w:r w:rsidR="006047E7" w:rsidRPr="00BF1B27">
          <w:rPr>
            <w:rFonts w:asciiTheme="minorHAnsi" w:hAnsiTheme="minorHAnsi" w:cstheme="minorHAnsi"/>
          </w:rPr>
          <w:t xml:space="preserve">8 </w:t>
        </w:r>
      </w:ins>
      <w:r w:rsidR="000A3D5E" w:rsidRPr="00BF1B27">
        <w:rPr>
          <w:rFonts w:asciiTheme="minorHAnsi" w:hAnsiTheme="minorHAnsi" w:cstheme="minorHAnsi"/>
        </w:rPr>
        <w:t>years of experimenting with radiation.</w:t>
      </w:r>
      <w:ins w:id="124" w:author="Laura Sitler" w:date="2023-07-06T13:27:00Z">
        <w:r w:rsidR="00053705" w:rsidRPr="00BF1B27">
          <w:rPr>
            <w:rFonts w:asciiTheme="minorHAnsi" w:hAnsiTheme="minorHAnsi" w:cstheme="minorHAnsi"/>
            <w:highlight w:val="cyan"/>
            <w:vertAlign w:val="superscript"/>
          </w:rPr>
          <w:t>7,11</w:t>
        </w:r>
        <w:r w:rsidR="00053705" w:rsidRPr="00BF1B27">
          <w:rPr>
            <w:rFonts w:asciiTheme="minorHAnsi" w:hAnsiTheme="minorHAnsi" w:cstheme="minorHAnsi"/>
            <w:vertAlign w:val="superscript"/>
          </w:rPr>
          <w:t xml:space="preserve"> </w:t>
        </w:r>
      </w:ins>
    </w:p>
    <w:p w14:paraId="0417E663" w14:textId="77777777" w:rsidR="00AC4DC1" w:rsidRPr="00BF1B27" w:rsidRDefault="00AC4DC1" w:rsidP="00BF1B27">
      <w:pPr>
        <w:spacing w:line="360" w:lineRule="auto"/>
        <w:ind w:firstLine="0"/>
        <w:rPr>
          <w:rFonts w:asciiTheme="minorHAnsi" w:hAnsiTheme="minorHAnsi" w:cstheme="minorHAnsi"/>
        </w:rPr>
      </w:pPr>
    </w:p>
    <w:p w14:paraId="11A2D0FA" w14:textId="738EE961" w:rsidR="003400DC" w:rsidRPr="00BF1B27" w:rsidRDefault="00024D3C" w:rsidP="00BF1B27">
      <w:pPr>
        <w:spacing w:line="360" w:lineRule="auto"/>
        <w:ind w:firstLine="0"/>
        <w:rPr>
          <w:rFonts w:asciiTheme="minorHAnsi" w:hAnsiTheme="minorHAnsi" w:cstheme="minorHAnsi"/>
          <w:vertAlign w:val="superscript"/>
        </w:rPr>
      </w:pPr>
      <w:r w:rsidRPr="00BF1B27">
        <w:rPr>
          <w:rFonts w:asciiTheme="minorHAnsi" w:hAnsiTheme="minorHAnsi" w:cstheme="minorHAnsi"/>
        </w:rPr>
        <w:t xml:space="preserve">The loss of Dally’s life, while tragic, </w:t>
      </w:r>
      <w:del w:id="125" w:author="Laura Sitler" w:date="2023-06-29T14:32:00Z">
        <w:r w:rsidRPr="00BF1B27" w:rsidDel="006047E7">
          <w:rPr>
            <w:rFonts w:asciiTheme="minorHAnsi" w:hAnsiTheme="minorHAnsi" w:cstheme="minorHAnsi"/>
          </w:rPr>
          <w:delText xml:space="preserve">was not in vain, as it </w:delText>
        </w:r>
      </w:del>
      <w:r w:rsidRPr="00BF1B27">
        <w:rPr>
          <w:rFonts w:asciiTheme="minorHAnsi" w:hAnsiTheme="minorHAnsi" w:cstheme="minorHAnsi"/>
        </w:rPr>
        <w:t>led to awareness of the dangers of working with radiation.</w:t>
      </w:r>
      <w:ins w:id="126" w:author="Laura Sitler" w:date="2023-07-06T13:27:00Z">
        <w:r w:rsidR="00053705" w:rsidRPr="00BF1B27">
          <w:rPr>
            <w:rFonts w:asciiTheme="minorHAnsi" w:hAnsiTheme="minorHAnsi" w:cstheme="minorHAnsi"/>
            <w:highlight w:val="cyan"/>
            <w:vertAlign w:val="superscript"/>
          </w:rPr>
          <w:t>7,11</w:t>
        </w:r>
        <w:r w:rsidR="00053705" w:rsidRPr="00BF1B27">
          <w:rPr>
            <w:rFonts w:asciiTheme="minorHAnsi" w:hAnsiTheme="minorHAnsi" w:cstheme="minorHAnsi"/>
            <w:vertAlign w:val="superscript"/>
          </w:rPr>
          <w:t xml:space="preserve"> </w:t>
        </w:r>
      </w:ins>
      <w:r w:rsidRPr="00BF1B27">
        <w:rPr>
          <w:rFonts w:asciiTheme="minorHAnsi" w:hAnsiTheme="minorHAnsi" w:cstheme="minorHAnsi"/>
        </w:rPr>
        <w:t xml:space="preserve">However, many still debated the origin of many of the injuries and deaths in those </w:t>
      </w:r>
      <w:del w:id="127" w:author="Laura Sitler" w:date="2023-06-29T14:32:00Z">
        <w:r w:rsidRPr="00BF1B27" w:rsidDel="006047E7">
          <w:rPr>
            <w:rFonts w:asciiTheme="minorHAnsi" w:hAnsiTheme="minorHAnsi" w:cstheme="minorHAnsi"/>
          </w:rPr>
          <w:delText xml:space="preserve">working </w:delText>
        </w:r>
      </w:del>
      <w:ins w:id="128" w:author="Laura Sitler" w:date="2023-06-29T14:32:00Z">
        <w:r w:rsidR="006047E7" w:rsidRPr="00BF1B27">
          <w:rPr>
            <w:rFonts w:asciiTheme="minorHAnsi" w:hAnsiTheme="minorHAnsi" w:cstheme="minorHAnsi"/>
          </w:rPr>
          <w:t xml:space="preserve">who worked </w:t>
        </w:r>
      </w:ins>
      <w:r w:rsidRPr="00BF1B27">
        <w:rPr>
          <w:rFonts w:asciiTheme="minorHAnsi" w:hAnsiTheme="minorHAnsi" w:cstheme="minorHAnsi"/>
        </w:rPr>
        <w:t>with x-rays, so it was many years before proper regulations were put in place.</w:t>
      </w:r>
      <w:ins w:id="129" w:author="Laura Sitler" w:date="2023-07-06T13:27:00Z">
        <w:r w:rsidR="00053705" w:rsidRPr="00BF1B27">
          <w:rPr>
            <w:rFonts w:asciiTheme="minorHAnsi" w:hAnsiTheme="minorHAnsi" w:cstheme="minorHAnsi"/>
            <w:highlight w:val="cyan"/>
            <w:vertAlign w:val="superscript"/>
          </w:rPr>
          <w:t>6</w:t>
        </w:r>
      </w:ins>
      <w:r w:rsidR="00983D19" w:rsidRPr="00BF1B27">
        <w:rPr>
          <w:rFonts w:asciiTheme="minorHAnsi" w:hAnsiTheme="minorHAnsi" w:cstheme="minorHAnsi"/>
        </w:rPr>
        <w:t xml:space="preserve"> In the 1930s, many shoe stores were equipped with a </w:t>
      </w:r>
      <w:del w:id="130" w:author="Laura Sitler" w:date="2023-06-29T14:32:00Z">
        <w:r w:rsidR="00983D19" w:rsidRPr="00BF1B27" w:rsidDel="006047E7">
          <w:rPr>
            <w:rFonts w:asciiTheme="minorHAnsi" w:hAnsiTheme="minorHAnsi" w:cstheme="minorHAnsi"/>
          </w:rPr>
          <w:delText xml:space="preserve">Shoe </w:delText>
        </w:r>
      </w:del>
      <w:ins w:id="131" w:author="Laura Sitler" w:date="2023-06-29T14:32:00Z">
        <w:r w:rsidR="006047E7" w:rsidRPr="00BF1B27">
          <w:rPr>
            <w:rFonts w:asciiTheme="minorHAnsi" w:hAnsiTheme="minorHAnsi" w:cstheme="minorHAnsi"/>
          </w:rPr>
          <w:t>shoe</w:t>
        </w:r>
      </w:ins>
      <w:ins w:id="132" w:author="Laura Sitler" w:date="2023-06-29T14:33:00Z">
        <w:r w:rsidR="006047E7" w:rsidRPr="00BF1B27">
          <w:rPr>
            <w:rFonts w:asciiTheme="minorHAnsi" w:hAnsiTheme="minorHAnsi" w:cstheme="minorHAnsi"/>
          </w:rPr>
          <w:t>-</w:t>
        </w:r>
      </w:ins>
      <w:del w:id="133" w:author="Laura Sitler" w:date="2023-06-29T14:32:00Z">
        <w:r w:rsidR="00983D19" w:rsidRPr="00BF1B27" w:rsidDel="006047E7">
          <w:rPr>
            <w:rFonts w:asciiTheme="minorHAnsi" w:hAnsiTheme="minorHAnsi" w:cstheme="minorHAnsi"/>
          </w:rPr>
          <w:delText xml:space="preserve">Fitting </w:delText>
        </w:r>
      </w:del>
      <w:ins w:id="134" w:author="Laura Sitler" w:date="2023-06-29T14:32:00Z">
        <w:r w:rsidR="006047E7" w:rsidRPr="00BF1B27">
          <w:rPr>
            <w:rFonts w:asciiTheme="minorHAnsi" w:hAnsiTheme="minorHAnsi" w:cstheme="minorHAnsi"/>
          </w:rPr>
          <w:t xml:space="preserve">fitting </w:t>
        </w:r>
      </w:ins>
      <w:del w:id="135" w:author="Laura Sitler" w:date="2023-06-29T14:33:00Z">
        <w:r w:rsidR="00983D19" w:rsidRPr="00BF1B27" w:rsidDel="006047E7">
          <w:rPr>
            <w:rFonts w:asciiTheme="minorHAnsi" w:hAnsiTheme="minorHAnsi" w:cstheme="minorHAnsi"/>
          </w:rPr>
          <w:delText>Fluoroscope</w:delText>
        </w:r>
      </w:del>
      <w:ins w:id="136" w:author="Laura Sitler" w:date="2023-06-29T14:33:00Z">
        <w:r w:rsidR="006047E7" w:rsidRPr="00BF1B27">
          <w:rPr>
            <w:rFonts w:asciiTheme="minorHAnsi" w:hAnsiTheme="minorHAnsi" w:cstheme="minorHAnsi"/>
          </w:rPr>
          <w:t>fluoroscope</w:t>
        </w:r>
      </w:ins>
      <w:r w:rsidR="00983D19" w:rsidRPr="00BF1B27">
        <w:rPr>
          <w:rFonts w:asciiTheme="minorHAnsi" w:hAnsiTheme="minorHAnsi" w:cstheme="minorHAnsi"/>
        </w:rPr>
        <w:t>, which allowed clerks and customers to examine the effect of a shoe on the bones of the feet. After more information came to light regarding the effects of unnecessary radiation doses, these devices were banned from use in the United States in the 1960s but remained in use in parts of Britain and Canada for another decade</w:t>
      </w:r>
      <w:r w:rsidR="006841A0" w:rsidRPr="00BF1B27">
        <w:rPr>
          <w:rFonts w:asciiTheme="minorHAnsi" w:hAnsiTheme="minorHAnsi" w:cstheme="minorHAnsi"/>
        </w:rPr>
        <w:t>.</w:t>
      </w:r>
      <w:ins w:id="137" w:author="Laura Sitler" w:date="2023-07-06T13:27:00Z">
        <w:r w:rsidR="00053705" w:rsidRPr="00BF1B27">
          <w:rPr>
            <w:rFonts w:asciiTheme="minorHAnsi" w:hAnsiTheme="minorHAnsi" w:cstheme="minorHAnsi"/>
            <w:highlight w:val="cyan"/>
            <w:vertAlign w:val="superscript"/>
          </w:rPr>
          <w:t>6</w:t>
        </w:r>
      </w:ins>
    </w:p>
    <w:p w14:paraId="42E3F4EE" w14:textId="77777777" w:rsidR="00AC4DC1" w:rsidRPr="00BF1B27" w:rsidRDefault="00AC4DC1" w:rsidP="00BF1B27">
      <w:pPr>
        <w:spacing w:line="360" w:lineRule="auto"/>
        <w:ind w:firstLine="0"/>
        <w:rPr>
          <w:rFonts w:asciiTheme="minorHAnsi" w:hAnsiTheme="minorHAnsi" w:cstheme="minorHAnsi"/>
          <w:b/>
          <w:bCs/>
        </w:rPr>
      </w:pPr>
    </w:p>
    <w:p w14:paraId="01077CD1" w14:textId="374AE430" w:rsidR="00983D19" w:rsidRPr="00BF1B27" w:rsidRDefault="00FE3D82" w:rsidP="00BF1B27">
      <w:pPr>
        <w:pStyle w:val="Heading2"/>
        <w:spacing w:line="360" w:lineRule="auto"/>
        <w:rPr>
          <w:rFonts w:asciiTheme="minorHAnsi" w:hAnsiTheme="minorHAnsi" w:cstheme="minorHAnsi"/>
        </w:rPr>
      </w:pPr>
      <w:ins w:id="138" w:author="Laura Sitler" w:date="2023-07-07T18:36:00Z">
        <w:r>
          <w:rPr>
            <w:rFonts w:asciiTheme="minorHAnsi" w:hAnsiTheme="minorHAnsi" w:cstheme="minorHAnsi"/>
          </w:rPr>
          <w:t xml:space="preserve">How </w:t>
        </w:r>
      </w:ins>
      <w:del w:id="139" w:author="Laura Sitler" w:date="2023-07-07T18:36:00Z">
        <w:r w:rsidR="00983D19" w:rsidRPr="00BF1B27" w:rsidDel="00FE3D82">
          <w:rPr>
            <w:rFonts w:asciiTheme="minorHAnsi" w:hAnsiTheme="minorHAnsi" w:cstheme="minorHAnsi"/>
          </w:rPr>
          <w:delText xml:space="preserve">Explanation and Uses of </w:delText>
        </w:r>
      </w:del>
      <w:r w:rsidR="00983D19" w:rsidRPr="00BF1B27">
        <w:rPr>
          <w:rFonts w:asciiTheme="minorHAnsi" w:hAnsiTheme="minorHAnsi" w:cstheme="minorHAnsi"/>
        </w:rPr>
        <w:t>Fluoroscopy</w:t>
      </w:r>
      <w:ins w:id="140" w:author="Laura Sitler" w:date="2023-07-07T18:36:00Z">
        <w:r>
          <w:rPr>
            <w:rFonts w:asciiTheme="minorHAnsi" w:hAnsiTheme="minorHAnsi" w:cstheme="minorHAnsi"/>
          </w:rPr>
          <w:t xml:space="preserve"> Works</w:t>
        </w:r>
      </w:ins>
    </w:p>
    <w:p w14:paraId="351FECFA" w14:textId="0ACA13F1" w:rsidR="00983D19" w:rsidRPr="00BF1B27" w:rsidRDefault="0013442B" w:rsidP="00BF1B27">
      <w:pPr>
        <w:spacing w:line="360" w:lineRule="auto"/>
        <w:ind w:firstLine="0"/>
        <w:rPr>
          <w:rFonts w:asciiTheme="minorHAnsi" w:hAnsiTheme="minorHAnsi" w:cstheme="minorHAnsi"/>
        </w:rPr>
      </w:pPr>
      <w:r w:rsidRPr="00BF1B27">
        <w:rPr>
          <w:rFonts w:asciiTheme="minorHAnsi" w:hAnsiTheme="minorHAnsi" w:cstheme="minorHAnsi"/>
        </w:rPr>
        <w:t>Fluoroscopy works much like traditional diagnostic radiography in that an x-ray beam passes through the patient, strikes an image detector, and produces an image. However, there are a few additional steps with fluoroscopy that allow</w:t>
      </w:r>
      <w:ins w:id="141" w:author="Laura Sitler" w:date="2023-07-07T13:37:00Z">
        <w:r w:rsidR="00B13D2A">
          <w:rPr>
            <w:rFonts w:asciiTheme="minorHAnsi" w:hAnsiTheme="minorHAnsi" w:cstheme="minorHAnsi"/>
          </w:rPr>
          <w:t xml:space="preserve"> for</w:t>
        </w:r>
      </w:ins>
      <w:r w:rsidRPr="00BF1B27">
        <w:rPr>
          <w:rFonts w:asciiTheme="minorHAnsi" w:hAnsiTheme="minorHAnsi" w:cstheme="minorHAnsi"/>
        </w:rPr>
        <w:t xml:space="preserve"> the image to be dynamic instead of static. </w:t>
      </w:r>
      <w:r w:rsidR="00611227" w:rsidRPr="00BF1B27">
        <w:rPr>
          <w:rFonts w:asciiTheme="minorHAnsi" w:hAnsiTheme="minorHAnsi" w:cstheme="minorHAnsi"/>
        </w:rPr>
        <w:t xml:space="preserve">Fluoroscopy machines can be configured in </w:t>
      </w:r>
      <w:del w:id="142" w:author="Laura Sitler" w:date="2023-06-29T14:33:00Z">
        <w:r w:rsidR="00611227" w:rsidRPr="00BF1B27" w:rsidDel="006047E7">
          <w:rPr>
            <w:rFonts w:asciiTheme="minorHAnsi" w:hAnsiTheme="minorHAnsi" w:cstheme="minorHAnsi"/>
          </w:rPr>
          <w:delText xml:space="preserve">two </w:delText>
        </w:r>
      </w:del>
      <w:ins w:id="143" w:author="Laura Sitler" w:date="2023-06-29T14:33:00Z">
        <w:r w:rsidR="006047E7" w:rsidRPr="00BF1B27">
          <w:rPr>
            <w:rFonts w:asciiTheme="minorHAnsi" w:hAnsiTheme="minorHAnsi" w:cstheme="minorHAnsi"/>
          </w:rPr>
          <w:t xml:space="preserve">2 </w:t>
        </w:r>
      </w:ins>
      <w:r w:rsidR="00611227" w:rsidRPr="00BF1B27">
        <w:rPr>
          <w:rFonts w:asciiTheme="minorHAnsi" w:hAnsiTheme="minorHAnsi" w:cstheme="minorHAnsi"/>
        </w:rPr>
        <w:t xml:space="preserve">ways: </w:t>
      </w:r>
      <w:del w:id="144" w:author="Laura Sitler" w:date="2023-06-29T14:34:00Z">
        <w:r w:rsidR="00611227" w:rsidRPr="00BF1B27" w:rsidDel="006047E7">
          <w:rPr>
            <w:rFonts w:asciiTheme="minorHAnsi" w:hAnsiTheme="minorHAnsi" w:cstheme="minorHAnsi"/>
          </w:rPr>
          <w:delText xml:space="preserve">one </w:delText>
        </w:r>
      </w:del>
      <w:r w:rsidR="00611227" w:rsidRPr="00BF1B27">
        <w:rPr>
          <w:rFonts w:asciiTheme="minorHAnsi" w:hAnsiTheme="minorHAnsi" w:cstheme="minorHAnsi"/>
        </w:rPr>
        <w:t xml:space="preserve">with an image intensifier </w:t>
      </w:r>
      <w:del w:id="145" w:author="Laura Sitler" w:date="2023-06-29T14:34:00Z">
        <w:r w:rsidR="00611227" w:rsidRPr="00BF1B27" w:rsidDel="006047E7">
          <w:rPr>
            <w:rFonts w:asciiTheme="minorHAnsi" w:hAnsiTheme="minorHAnsi" w:cstheme="minorHAnsi"/>
          </w:rPr>
          <w:delText xml:space="preserve">and one </w:delText>
        </w:r>
      </w:del>
      <w:ins w:id="146" w:author="Laura Sitler" w:date="2023-06-29T14:34:00Z">
        <w:r w:rsidR="006047E7" w:rsidRPr="00BF1B27">
          <w:rPr>
            <w:rFonts w:asciiTheme="minorHAnsi" w:hAnsiTheme="minorHAnsi" w:cstheme="minorHAnsi"/>
          </w:rPr>
          <w:t xml:space="preserve">or </w:t>
        </w:r>
      </w:ins>
      <w:r w:rsidR="00611227" w:rsidRPr="00BF1B27">
        <w:rPr>
          <w:rFonts w:asciiTheme="minorHAnsi" w:hAnsiTheme="minorHAnsi" w:cstheme="minorHAnsi"/>
        </w:rPr>
        <w:t>with a digital flat</w:t>
      </w:r>
      <w:ins w:id="147" w:author="Laura Sitler" w:date="2023-06-29T14:34:00Z">
        <w:r w:rsidR="006047E7" w:rsidRPr="00BF1B27">
          <w:rPr>
            <w:rFonts w:asciiTheme="minorHAnsi" w:hAnsiTheme="minorHAnsi" w:cstheme="minorHAnsi"/>
          </w:rPr>
          <w:t>-</w:t>
        </w:r>
      </w:ins>
      <w:del w:id="148" w:author="Laura Sitler" w:date="2023-06-29T14:34:00Z">
        <w:r w:rsidR="00611227" w:rsidRPr="00BF1B27" w:rsidDel="006047E7">
          <w:rPr>
            <w:rFonts w:asciiTheme="minorHAnsi" w:hAnsiTheme="minorHAnsi" w:cstheme="minorHAnsi"/>
          </w:rPr>
          <w:delText xml:space="preserve"> </w:delText>
        </w:r>
      </w:del>
      <w:r w:rsidR="00611227" w:rsidRPr="00BF1B27">
        <w:rPr>
          <w:rFonts w:asciiTheme="minorHAnsi" w:hAnsiTheme="minorHAnsi" w:cstheme="minorHAnsi"/>
        </w:rPr>
        <w:t>panel detector. Both methods offer real-time</w:t>
      </w:r>
      <w:r w:rsidR="003009D2" w:rsidRPr="00BF1B27">
        <w:rPr>
          <w:rFonts w:asciiTheme="minorHAnsi" w:hAnsiTheme="minorHAnsi" w:cstheme="minorHAnsi"/>
        </w:rPr>
        <w:t>, dynamic</w:t>
      </w:r>
      <w:r w:rsidR="00611227" w:rsidRPr="00BF1B27">
        <w:rPr>
          <w:rFonts w:asciiTheme="minorHAnsi" w:hAnsiTheme="minorHAnsi" w:cstheme="minorHAnsi"/>
        </w:rPr>
        <w:t xml:space="preserve"> images of the patient’s body.</w:t>
      </w:r>
      <w:ins w:id="149" w:author="Laura Sitler" w:date="2023-07-06T13:28:00Z">
        <w:r w:rsidR="00053705" w:rsidRPr="00BF1B27">
          <w:rPr>
            <w:rFonts w:asciiTheme="minorHAnsi" w:hAnsiTheme="minorHAnsi" w:cstheme="minorHAnsi"/>
            <w:highlight w:val="cyan"/>
            <w:vertAlign w:val="superscript"/>
          </w:rPr>
          <w:t>10,12</w:t>
        </w:r>
      </w:ins>
      <w:r w:rsidR="00611227" w:rsidRPr="00BF1B27">
        <w:rPr>
          <w:rFonts w:asciiTheme="minorHAnsi" w:hAnsiTheme="minorHAnsi" w:cstheme="minorHAnsi"/>
        </w:rPr>
        <w:t xml:space="preserve"> </w:t>
      </w:r>
      <w:commentRangeStart w:id="150"/>
      <w:r w:rsidR="00611227" w:rsidRPr="00BF1B27">
        <w:rPr>
          <w:rFonts w:asciiTheme="minorHAnsi" w:hAnsiTheme="minorHAnsi" w:cstheme="minorHAnsi"/>
          <w:highlight w:val="green"/>
        </w:rPr>
        <w:t>In both configurations, the x-ray tube is mounted under the x-ray table</w:t>
      </w:r>
      <w:ins w:id="151" w:author="Laura Sitler" w:date="2023-06-29T14:34:00Z">
        <w:r w:rsidR="006047E7" w:rsidRPr="00BF1B27">
          <w:rPr>
            <w:rFonts w:asciiTheme="minorHAnsi" w:hAnsiTheme="minorHAnsi" w:cstheme="minorHAnsi"/>
            <w:highlight w:val="green"/>
          </w:rPr>
          <w:t xml:space="preserve"> and</w:t>
        </w:r>
      </w:ins>
      <w:del w:id="152" w:author="Laura Sitler" w:date="2023-06-29T14:34:00Z">
        <w:r w:rsidR="00611227" w:rsidRPr="00BF1B27" w:rsidDel="006047E7">
          <w:rPr>
            <w:rFonts w:asciiTheme="minorHAnsi" w:hAnsiTheme="minorHAnsi" w:cstheme="minorHAnsi"/>
            <w:highlight w:val="green"/>
          </w:rPr>
          <w:delText xml:space="preserve">, sending </w:delText>
        </w:r>
      </w:del>
      <w:ins w:id="153" w:author="Laura Sitler" w:date="2023-06-29T14:34:00Z">
        <w:r w:rsidR="006047E7" w:rsidRPr="00BF1B27">
          <w:rPr>
            <w:rFonts w:asciiTheme="minorHAnsi" w:hAnsiTheme="minorHAnsi" w:cstheme="minorHAnsi"/>
            <w:highlight w:val="green"/>
          </w:rPr>
          <w:t xml:space="preserve"> sends </w:t>
        </w:r>
      </w:ins>
      <w:r w:rsidR="00611227" w:rsidRPr="00BF1B27">
        <w:rPr>
          <w:rFonts w:asciiTheme="minorHAnsi" w:hAnsiTheme="minorHAnsi" w:cstheme="minorHAnsi"/>
          <w:highlight w:val="green"/>
        </w:rPr>
        <w:t xml:space="preserve">the radiation up through the patient. </w:t>
      </w:r>
      <w:commentRangeEnd w:id="150"/>
      <w:r w:rsidR="005975A9" w:rsidRPr="00BF1B27">
        <w:rPr>
          <w:rStyle w:val="CommentReference"/>
          <w:rFonts w:asciiTheme="minorHAnsi" w:hAnsiTheme="minorHAnsi" w:cstheme="minorHAnsi"/>
          <w:sz w:val="22"/>
          <w:szCs w:val="22"/>
        </w:rPr>
        <w:commentReference w:id="150"/>
      </w:r>
      <w:r w:rsidR="00611227" w:rsidRPr="00BF1B27">
        <w:rPr>
          <w:rFonts w:asciiTheme="minorHAnsi" w:hAnsiTheme="minorHAnsi" w:cstheme="minorHAnsi"/>
        </w:rPr>
        <w:t>This is the opposite of traditional diagnostic radiography.</w:t>
      </w:r>
      <w:ins w:id="154" w:author="Laura Sitler" w:date="2023-07-06T13:28:00Z">
        <w:r w:rsidR="00053705" w:rsidRPr="00BF1B27">
          <w:rPr>
            <w:rFonts w:asciiTheme="minorHAnsi" w:hAnsiTheme="minorHAnsi" w:cstheme="minorHAnsi"/>
            <w:highlight w:val="cyan"/>
            <w:vertAlign w:val="superscript"/>
          </w:rPr>
          <w:t>10,12</w:t>
        </w:r>
      </w:ins>
      <w:r w:rsidR="00611227" w:rsidRPr="00BF1B27">
        <w:rPr>
          <w:rFonts w:asciiTheme="minorHAnsi" w:hAnsiTheme="minorHAnsi" w:cstheme="minorHAnsi"/>
        </w:rPr>
        <w:t xml:space="preserve"> </w:t>
      </w:r>
      <w:del w:id="155" w:author="Laura Sitler" w:date="2023-06-29T14:35:00Z">
        <w:r w:rsidR="00611227" w:rsidRPr="00BF1B27" w:rsidDel="006047E7">
          <w:rPr>
            <w:rFonts w:asciiTheme="minorHAnsi" w:hAnsiTheme="minorHAnsi" w:cstheme="minorHAnsi"/>
          </w:rPr>
          <w:delText xml:space="preserve">The fluoroscopy imaging chain </w:delText>
        </w:r>
        <w:r w:rsidR="001341B3" w:rsidRPr="00BF1B27" w:rsidDel="006047E7">
          <w:rPr>
            <w:rFonts w:asciiTheme="minorHAnsi" w:hAnsiTheme="minorHAnsi" w:cstheme="minorHAnsi"/>
          </w:rPr>
          <w:delText>i</w:delText>
        </w:r>
      </w:del>
      <w:ins w:id="156" w:author="Laura Sitler" w:date="2023-06-29T14:35:00Z">
        <w:r w:rsidR="006047E7" w:rsidRPr="00BF1B27">
          <w:rPr>
            <w:rFonts w:asciiTheme="minorHAnsi" w:hAnsiTheme="minorHAnsi" w:cstheme="minorHAnsi"/>
          </w:rPr>
          <w:t>I</w:t>
        </w:r>
      </w:ins>
      <w:r w:rsidR="001341B3" w:rsidRPr="00BF1B27">
        <w:rPr>
          <w:rFonts w:asciiTheme="minorHAnsi" w:hAnsiTheme="minorHAnsi" w:cstheme="minorHAnsi"/>
        </w:rPr>
        <w:t>n units with an image intensifier</w:t>
      </w:r>
      <w:ins w:id="157" w:author="Laura Sitler" w:date="2023-06-29T14:35:00Z">
        <w:r w:rsidR="006047E7" w:rsidRPr="00BF1B27">
          <w:rPr>
            <w:rFonts w:asciiTheme="minorHAnsi" w:hAnsiTheme="minorHAnsi" w:cstheme="minorHAnsi"/>
          </w:rPr>
          <w:t>, the fluoroscopy imaging chain</w:t>
        </w:r>
      </w:ins>
      <w:r w:rsidR="001341B3" w:rsidRPr="00BF1B27">
        <w:rPr>
          <w:rFonts w:asciiTheme="minorHAnsi" w:hAnsiTheme="minorHAnsi" w:cstheme="minorHAnsi"/>
        </w:rPr>
        <w:t xml:space="preserve"> starts with the x-ray tube and collimator, which sends the beam of radiation up through the radiolucent table into the patient. Here, the x-ray photons interact </w:t>
      </w:r>
      <w:r w:rsidR="001341B3" w:rsidRPr="00BF1B27">
        <w:rPr>
          <w:rFonts w:asciiTheme="minorHAnsi" w:hAnsiTheme="minorHAnsi" w:cstheme="minorHAnsi"/>
        </w:rPr>
        <w:lastRenderedPageBreak/>
        <w:t xml:space="preserve">with the patient and are absorbed, transmitted, or scattered. The photons that pass through the patient strike a grid attached to the image intensifier. The image intensifier sends the beam through an optical coupling device and video camera, where it is digitized and sent to a </w:t>
      </w:r>
      <w:del w:id="158" w:author="Laura Sitler" w:date="2023-07-07T13:25:00Z">
        <w:r w:rsidR="001341B3" w:rsidRPr="00BF1B27" w:rsidDel="00B4468B">
          <w:rPr>
            <w:rFonts w:asciiTheme="minorHAnsi" w:hAnsiTheme="minorHAnsi" w:cstheme="minorHAnsi"/>
          </w:rPr>
          <w:delText xml:space="preserve">TV </w:delText>
        </w:r>
      </w:del>
      <w:ins w:id="159" w:author="Laura Sitler" w:date="2023-07-07T13:25:00Z">
        <w:r w:rsidR="00B4468B">
          <w:rPr>
            <w:rFonts w:asciiTheme="minorHAnsi" w:hAnsiTheme="minorHAnsi" w:cstheme="minorHAnsi"/>
          </w:rPr>
          <w:t xml:space="preserve">television </w:t>
        </w:r>
      </w:ins>
      <w:r w:rsidR="001341B3" w:rsidRPr="00BF1B27">
        <w:rPr>
          <w:rFonts w:asciiTheme="minorHAnsi" w:hAnsiTheme="minorHAnsi" w:cstheme="minorHAnsi"/>
        </w:rPr>
        <w:t>monitor for viewing by the radiologist during the examination.</w:t>
      </w:r>
      <w:ins w:id="160" w:author="Laura Sitler" w:date="2023-07-06T13:28:00Z">
        <w:r w:rsidR="00053705" w:rsidRPr="00BF1B27">
          <w:rPr>
            <w:rFonts w:asciiTheme="minorHAnsi" w:hAnsiTheme="minorHAnsi" w:cstheme="minorHAnsi"/>
            <w:highlight w:val="cyan"/>
            <w:vertAlign w:val="superscript"/>
          </w:rPr>
          <w:t>10,12</w:t>
        </w:r>
      </w:ins>
      <w:r w:rsidR="001341B3" w:rsidRPr="00BF1B27">
        <w:rPr>
          <w:rFonts w:asciiTheme="minorHAnsi" w:hAnsiTheme="minorHAnsi" w:cstheme="minorHAnsi"/>
        </w:rPr>
        <w:t xml:space="preserve"> </w:t>
      </w:r>
      <w:ins w:id="161" w:author="Laura Sitler" w:date="2023-06-29T14:36:00Z">
        <w:r w:rsidR="006047E7" w:rsidRPr="00BF1B27">
          <w:rPr>
            <w:rFonts w:asciiTheme="minorHAnsi" w:hAnsiTheme="minorHAnsi" w:cstheme="minorHAnsi"/>
          </w:rPr>
          <w:t xml:space="preserve">The process is the same </w:t>
        </w:r>
      </w:ins>
      <w:del w:id="162" w:author="Laura Sitler" w:date="2023-06-29T14:36:00Z">
        <w:r w:rsidR="001341B3" w:rsidRPr="00BF1B27" w:rsidDel="006047E7">
          <w:rPr>
            <w:rFonts w:asciiTheme="minorHAnsi" w:hAnsiTheme="minorHAnsi" w:cstheme="minorHAnsi"/>
          </w:rPr>
          <w:delText xml:space="preserve">In </w:delText>
        </w:r>
      </w:del>
      <w:ins w:id="163" w:author="Laura Sitler" w:date="2023-06-29T14:36:00Z">
        <w:r w:rsidR="006047E7" w:rsidRPr="00BF1B27">
          <w:rPr>
            <w:rFonts w:asciiTheme="minorHAnsi" w:hAnsiTheme="minorHAnsi" w:cstheme="minorHAnsi"/>
          </w:rPr>
          <w:t xml:space="preserve">in </w:t>
        </w:r>
      </w:ins>
      <w:r w:rsidR="001341B3" w:rsidRPr="00BF1B27">
        <w:rPr>
          <w:rFonts w:asciiTheme="minorHAnsi" w:hAnsiTheme="minorHAnsi" w:cstheme="minorHAnsi"/>
        </w:rPr>
        <w:t xml:space="preserve">units with a </w:t>
      </w:r>
      <w:del w:id="164" w:author="Laura Sitler" w:date="2023-06-29T14:36:00Z">
        <w:r w:rsidR="001341B3" w:rsidRPr="00BF1B27" w:rsidDel="006047E7">
          <w:rPr>
            <w:rFonts w:asciiTheme="minorHAnsi" w:hAnsiTheme="minorHAnsi" w:cstheme="minorHAnsi"/>
          </w:rPr>
          <w:delText xml:space="preserve">flat </w:delText>
        </w:r>
      </w:del>
      <w:ins w:id="165" w:author="Laura Sitler" w:date="2023-06-29T14:36:00Z">
        <w:r w:rsidR="006047E7" w:rsidRPr="00BF1B27">
          <w:rPr>
            <w:rFonts w:asciiTheme="minorHAnsi" w:hAnsiTheme="minorHAnsi" w:cstheme="minorHAnsi"/>
          </w:rPr>
          <w:t>flat-</w:t>
        </w:r>
      </w:ins>
      <w:r w:rsidR="001341B3" w:rsidRPr="00BF1B27">
        <w:rPr>
          <w:rFonts w:asciiTheme="minorHAnsi" w:hAnsiTheme="minorHAnsi" w:cstheme="minorHAnsi"/>
        </w:rPr>
        <w:t xml:space="preserve">panel detector, </w:t>
      </w:r>
      <w:del w:id="166" w:author="Laura Sitler" w:date="2023-06-29T14:36:00Z">
        <w:r w:rsidR="001341B3" w:rsidRPr="00BF1B27" w:rsidDel="006047E7">
          <w:rPr>
            <w:rFonts w:asciiTheme="minorHAnsi" w:hAnsiTheme="minorHAnsi" w:cstheme="minorHAnsi"/>
          </w:rPr>
          <w:delText xml:space="preserve">the process begins the same </w:delText>
        </w:r>
      </w:del>
      <w:r w:rsidR="001341B3" w:rsidRPr="00BF1B27">
        <w:rPr>
          <w:rFonts w:asciiTheme="minorHAnsi" w:hAnsiTheme="minorHAnsi" w:cstheme="minorHAnsi"/>
        </w:rPr>
        <w:t xml:space="preserve">until the beam passes through the patient. </w:t>
      </w:r>
      <w:ins w:id="167" w:author="Laura Sitler" w:date="2023-06-29T14:36:00Z">
        <w:r w:rsidR="006047E7" w:rsidRPr="00BF1B27">
          <w:rPr>
            <w:rFonts w:asciiTheme="minorHAnsi" w:hAnsiTheme="minorHAnsi" w:cstheme="minorHAnsi"/>
          </w:rPr>
          <w:t xml:space="preserve">At that point, </w:t>
        </w:r>
      </w:ins>
      <w:del w:id="168" w:author="Laura Sitler" w:date="2023-06-29T14:36:00Z">
        <w:r w:rsidR="00ED0818" w:rsidRPr="00BF1B27" w:rsidDel="006047E7">
          <w:rPr>
            <w:rFonts w:asciiTheme="minorHAnsi" w:hAnsiTheme="minorHAnsi" w:cstheme="minorHAnsi"/>
          </w:rPr>
          <w:delText>The</w:delText>
        </w:r>
        <w:r w:rsidR="001341B3" w:rsidRPr="00BF1B27" w:rsidDel="006047E7">
          <w:rPr>
            <w:rFonts w:asciiTheme="minorHAnsi" w:hAnsiTheme="minorHAnsi" w:cstheme="minorHAnsi"/>
          </w:rPr>
          <w:delText xml:space="preserve"> </w:delText>
        </w:r>
      </w:del>
      <w:ins w:id="169" w:author="Laura Sitler" w:date="2023-06-29T14:36:00Z">
        <w:r w:rsidR="006047E7" w:rsidRPr="00BF1B27">
          <w:rPr>
            <w:rFonts w:asciiTheme="minorHAnsi" w:hAnsiTheme="minorHAnsi" w:cstheme="minorHAnsi"/>
          </w:rPr>
          <w:t xml:space="preserve">the </w:t>
        </w:r>
      </w:ins>
      <w:r w:rsidR="001341B3" w:rsidRPr="00BF1B27">
        <w:rPr>
          <w:rFonts w:asciiTheme="minorHAnsi" w:hAnsiTheme="minorHAnsi" w:cstheme="minorHAnsi"/>
        </w:rPr>
        <w:t>photons strike a grid attached to the flat</w:t>
      </w:r>
      <w:ins w:id="170" w:author="Laura Sitler" w:date="2023-06-29T14:37:00Z">
        <w:r w:rsidR="006047E7" w:rsidRPr="00BF1B27">
          <w:rPr>
            <w:rFonts w:asciiTheme="minorHAnsi" w:hAnsiTheme="minorHAnsi" w:cstheme="minorHAnsi"/>
          </w:rPr>
          <w:t>-</w:t>
        </w:r>
      </w:ins>
      <w:del w:id="171" w:author="Laura Sitler" w:date="2023-06-29T14:37:00Z">
        <w:r w:rsidR="001341B3" w:rsidRPr="00BF1B27" w:rsidDel="006047E7">
          <w:rPr>
            <w:rFonts w:asciiTheme="minorHAnsi" w:hAnsiTheme="minorHAnsi" w:cstheme="minorHAnsi"/>
          </w:rPr>
          <w:delText xml:space="preserve"> </w:delText>
        </w:r>
      </w:del>
      <w:r w:rsidR="001341B3" w:rsidRPr="00BF1B27">
        <w:rPr>
          <w:rFonts w:asciiTheme="minorHAnsi" w:hAnsiTheme="minorHAnsi" w:cstheme="minorHAnsi"/>
        </w:rPr>
        <w:t>panel detector</w:t>
      </w:r>
      <w:del w:id="172" w:author="Laura Sitler" w:date="2023-06-29T14:37:00Z">
        <w:r w:rsidR="001341B3" w:rsidRPr="00BF1B27" w:rsidDel="006047E7">
          <w:rPr>
            <w:rFonts w:asciiTheme="minorHAnsi" w:hAnsiTheme="minorHAnsi" w:cstheme="minorHAnsi"/>
          </w:rPr>
          <w:delText>,</w:delText>
        </w:r>
      </w:del>
      <w:r w:rsidR="001341B3" w:rsidRPr="00BF1B27">
        <w:rPr>
          <w:rFonts w:asciiTheme="minorHAnsi" w:hAnsiTheme="minorHAnsi" w:cstheme="minorHAnsi"/>
        </w:rPr>
        <w:t xml:space="preserve"> and the detector converts the analog image to a digital format, sending the information to a computer where it can be visualized on a monitor by the radiologist.</w:t>
      </w:r>
      <w:ins w:id="173" w:author="Laura Sitler" w:date="2023-07-06T13:28:00Z">
        <w:r w:rsidR="00053705" w:rsidRPr="00BF1B27">
          <w:rPr>
            <w:rFonts w:asciiTheme="minorHAnsi" w:hAnsiTheme="minorHAnsi" w:cstheme="minorHAnsi"/>
            <w:highlight w:val="cyan"/>
            <w:vertAlign w:val="superscript"/>
          </w:rPr>
          <w:t>10,12</w:t>
        </w:r>
      </w:ins>
      <w:r w:rsidR="001341B3" w:rsidRPr="00BF1B27">
        <w:rPr>
          <w:rFonts w:asciiTheme="minorHAnsi" w:hAnsiTheme="minorHAnsi" w:cstheme="minorHAnsi"/>
        </w:rPr>
        <w:t xml:space="preserve"> Using a </w:t>
      </w:r>
      <w:del w:id="174" w:author="Laura Sitler" w:date="2023-06-29T14:37:00Z">
        <w:r w:rsidR="001341B3" w:rsidRPr="00BF1B27" w:rsidDel="006047E7">
          <w:rPr>
            <w:rFonts w:asciiTheme="minorHAnsi" w:hAnsiTheme="minorHAnsi" w:cstheme="minorHAnsi"/>
          </w:rPr>
          <w:delText xml:space="preserve">flat </w:delText>
        </w:r>
      </w:del>
      <w:ins w:id="175" w:author="Laura Sitler" w:date="2023-06-29T14:37:00Z">
        <w:r w:rsidR="006047E7" w:rsidRPr="00BF1B27">
          <w:rPr>
            <w:rFonts w:asciiTheme="minorHAnsi" w:hAnsiTheme="minorHAnsi" w:cstheme="minorHAnsi"/>
          </w:rPr>
          <w:t>flat-</w:t>
        </w:r>
      </w:ins>
      <w:r w:rsidR="001341B3" w:rsidRPr="00BF1B27">
        <w:rPr>
          <w:rFonts w:asciiTheme="minorHAnsi" w:hAnsiTheme="minorHAnsi" w:cstheme="minorHAnsi"/>
        </w:rPr>
        <w:t xml:space="preserve">panel detector for fluoroscopy is more efficient and results in a higher quality image that can be produced with less radiation, resulting in a lower dose </w:t>
      </w:r>
      <w:r w:rsidR="00ED0818" w:rsidRPr="00BF1B27">
        <w:rPr>
          <w:rFonts w:asciiTheme="minorHAnsi" w:hAnsiTheme="minorHAnsi" w:cstheme="minorHAnsi"/>
        </w:rPr>
        <w:t>for</w:t>
      </w:r>
      <w:r w:rsidR="001341B3" w:rsidRPr="00BF1B27">
        <w:rPr>
          <w:rFonts w:asciiTheme="minorHAnsi" w:hAnsiTheme="minorHAnsi" w:cstheme="minorHAnsi"/>
        </w:rPr>
        <w:t xml:space="preserve"> the patient and the medical imaging professionals performing the exam</w:t>
      </w:r>
      <w:ins w:id="176" w:author="Laura Sitler" w:date="2023-06-29T14:37:00Z">
        <w:r w:rsidR="006047E7" w:rsidRPr="00BF1B27">
          <w:rPr>
            <w:rFonts w:asciiTheme="minorHAnsi" w:hAnsiTheme="minorHAnsi" w:cstheme="minorHAnsi"/>
          </w:rPr>
          <w:t>ination</w:t>
        </w:r>
      </w:ins>
      <w:r w:rsidR="001341B3" w:rsidRPr="00BF1B27">
        <w:rPr>
          <w:rFonts w:asciiTheme="minorHAnsi" w:hAnsiTheme="minorHAnsi" w:cstheme="minorHAnsi"/>
        </w:rPr>
        <w:t>.</w:t>
      </w:r>
      <w:ins w:id="177" w:author="Laura Sitler" w:date="2023-07-06T13:28:00Z">
        <w:r w:rsidR="00053705" w:rsidRPr="00BF1B27">
          <w:rPr>
            <w:rFonts w:asciiTheme="minorHAnsi" w:hAnsiTheme="minorHAnsi" w:cstheme="minorHAnsi"/>
            <w:highlight w:val="cyan"/>
            <w:vertAlign w:val="superscript"/>
          </w:rPr>
          <w:t>9,10,12</w:t>
        </w:r>
      </w:ins>
      <w:r w:rsidR="006841A0" w:rsidRPr="00BF1B27">
        <w:rPr>
          <w:rFonts w:asciiTheme="minorHAnsi" w:hAnsiTheme="minorHAnsi" w:cstheme="minorHAnsi"/>
        </w:rPr>
        <w:t xml:space="preserve"> </w:t>
      </w:r>
    </w:p>
    <w:p w14:paraId="6882E1DD" w14:textId="77777777" w:rsidR="00AC4DC1" w:rsidRDefault="00AC4DC1" w:rsidP="00BF1B27">
      <w:pPr>
        <w:spacing w:line="360" w:lineRule="auto"/>
        <w:ind w:firstLine="0"/>
        <w:rPr>
          <w:ins w:id="178" w:author="Laura Sitler" w:date="2023-07-07T18:36:00Z"/>
          <w:rFonts w:asciiTheme="minorHAnsi" w:hAnsiTheme="minorHAnsi" w:cstheme="minorHAnsi"/>
        </w:rPr>
      </w:pPr>
    </w:p>
    <w:p w14:paraId="39ACC947" w14:textId="7FB5947A" w:rsidR="00FE3D82" w:rsidRPr="00FE3D82" w:rsidRDefault="00FE3D82" w:rsidP="00BF1B27">
      <w:pPr>
        <w:spacing w:line="360" w:lineRule="auto"/>
        <w:ind w:firstLine="0"/>
        <w:rPr>
          <w:rFonts w:asciiTheme="minorHAnsi" w:hAnsiTheme="minorHAnsi" w:cstheme="minorHAnsi"/>
          <w:b/>
          <w:bCs/>
          <w:rPrChange w:id="179" w:author="Laura Sitler" w:date="2023-07-07T18:37:00Z">
            <w:rPr>
              <w:rFonts w:asciiTheme="minorHAnsi" w:hAnsiTheme="minorHAnsi" w:cstheme="minorHAnsi"/>
            </w:rPr>
          </w:rPrChange>
        </w:rPr>
      </w:pPr>
      <w:ins w:id="180" w:author="Laura Sitler" w:date="2023-07-07T18:38:00Z">
        <w:r>
          <w:rPr>
            <w:rFonts w:asciiTheme="minorHAnsi" w:hAnsiTheme="minorHAnsi" w:cstheme="minorHAnsi"/>
            <w:b/>
            <w:bCs/>
          </w:rPr>
          <w:t xml:space="preserve">Common Uses for </w:t>
        </w:r>
      </w:ins>
      <w:ins w:id="181" w:author="Laura Sitler" w:date="2023-07-07T18:37:00Z">
        <w:r w:rsidRPr="00FE3D82">
          <w:rPr>
            <w:rFonts w:asciiTheme="minorHAnsi" w:hAnsiTheme="minorHAnsi" w:cstheme="minorHAnsi"/>
            <w:b/>
            <w:bCs/>
            <w:rPrChange w:id="182" w:author="Laura Sitler" w:date="2023-07-07T18:37:00Z">
              <w:rPr>
                <w:rFonts w:asciiTheme="minorHAnsi" w:hAnsiTheme="minorHAnsi" w:cstheme="minorHAnsi"/>
              </w:rPr>
            </w:rPrChange>
          </w:rPr>
          <w:t>Fluoroscopy</w:t>
        </w:r>
        <w:r>
          <w:rPr>
            <w:rFonts w:asciiTheme="minorHAnsi" w:hAnsiTheme="minorHAnsi" w:cstheme="minorHAnsi"/>
            <w:b/>
            <w:bCs/>
          </w:rPr>
          <w:t xml:space="preserve"> and </w:t>
        </w:r>
        <w:commentRangeStart w:id="183"/>
        <w:r>
          <w:rPr>
            <w:rFonts w:asciiTheme="minorHAnsi" w:hAnsiTheme="minorHAnsi" w:cstheme="minorHAnsi"/>
            <w:b/>
            <w:bCs/>
          </w:rPr>
          <w:t>Training</w:t>
        </w:r>
      </w:ins>
      <w:commentRangeEnd w:id="183"/>
      <w:ins w:id="184" w:author="Laura Sitler" w:date="2023-07-09T11:00:00Z">
        <w:r w:rsidR="002A24CE">
          <w:rPr>
            <w:rStyle w:val="CommentReference"/>
          </w:rPr>
          <w:commentReference w:id="183"/>
        </w:r>
      </w:ins>
      <w:ins w:id="185" w:author="Laura Sitler" w:date="2023-07-07T18:37:00Z">
        <w:r>
          <w:rPr>
            <w:rFonts w:asciiTheme="minorHAnsi" w:hAnsiTheme="minorHAnsi" w:cstheme="minorHAnsi"/>
            <w:b/>
            <w:bCs/>
          </w:rPr>
          <w:t xml:space="preserve"> Standards</w:t>
        </w:r>
      </w:ins>
    </w:p>
    <w:p w14:paraId="7268CD82" w14:textId="4E94363E" w:rsidR="002570BD" w:rsidRPr="00BF1B27" w:rsidRDefault="001341B3" w:rsidP="00BF1B27">
      <w:pPr>
        <w:spacing w:line="360" w:lineRule="auto"/>
        <w:ind w:firstLine="0"/>
        <w:rPr>
          <w:rFonts w:asciiTheme="minorHAnsi" w:hAnsiTheme="minorHAnsi" w:cstheme="minorHAnsi"/>
        </w:rPr>
      </w:pPr>
      <w:r w:rsidRPr="00BF1B27">
        <w:rPr>
          <w:rFonts w:asciiTheme="minorHAnsi" w:hAnsiTheme="minorHAnsi" w:cstheme="minorHAnsi"/>
        </w:rPr>
        <w:t>Fluoroscopy has a variety of applications and uses in the medical field</w:t>
      </w:r>
      <w:r w:rsidR="00B0015A" w:rsidRPr="00BF1B27">
        <w:rPr>
          <w:rFonts w:asciiTheme="minorHAnsi" w:hAnsiTheme="minorHAnsi" w:cstheme="minorHAnsi"/>
        </w:rPr>
        <w:t xml:space="preserve"> to evaluate many systems in the human body. It can be used alone as its own examination</w:t>
      </w:r>
      <w:del w:id="186" w:author="Laura Sitler" w:date="2023-06-29T14:41:00Z">
        <w:r w:rsidR="00B0015A" w:rsidRPr="00BF1B27" w:rsidDel="000E019C">
          <w:rPr>
            <w:rFonts w:asciiTheme="minorHAnsi" w:hAnsiTheme="minorHAnsi" w:cstheme="minorHAnsi"/>
          </w:rPr>
          <w:delText>,</w:delText>
        </w:r>
      </w:del>
      <w:r w:rsidR="00B0015A" w:rsidRPr="00BF1B27">
        <w:rPr>
          <w:rFonts w:asciiTheme="minorHAnsi" w:hAnsiTheme="minorHAnsi" w:cstheme="minorHAnsi"/>
        </w:rPr>
        <w:t xml:space="preserve"> or </w:t>
      </w:r>
      <w:r w:rsidR="00ED0818" w:rsidRPr="00BF1B27">
        <w:rPr>
          <w:rFonts w:asciiTheme="minorHAnsi" w:hAnsiTheme="minorHAnsi" w:cstheme="minorHAnsi"/>
        </w:rPr>
        <w:t>with</w:t>
      </w:r>
      <w:r w:rsidR="00B0015A" w:rsidRPr="00BF1B27">
        <w:rPr>
          <w:rFonts w:asciiTheme="minorHAnsi" w:hAnsiTheme="minorHAnsi" w:cstheme="minorHAnsi"/>
        </w:rPr>
        <w:t xml:space="preserve"> other diagnostic and therapeutic procedures.</w:t>
      </w:r>
      <w:ins w:id="187" w:author="Laura Sitler" w:date="2023-07-06T13:30:00Z">
        <w:r w:rsidR="00053705" w:rsidRPr="00BF1B27">
          <w:rPr>
            <w:rFonts w:asciiTheme="minorHAnsi" w:hAnsiTheme="minorHAnsi" w:cstheme="minorHAnsi"/>
            <w:highlight w:val="cyan"/>
            <w:vertAlign w:val="superscript"/>
          </w:rPr>
          <w:t>9,10</w:t>
        </w:r>
      </w:ins>
      <w:r w:rsidR="00B0015A" w:rsidRPr="00BF1B27">
        <w:rPr>
          <w:rFonts w:asciiTheme="minorHAnsi" w:hAnsiTheme="minorHAnsi" w:cstheme="minorHAnsi"/>
        </w:rPr>
        <w:t xml:space="preserve"> </w:t>
      </w:r>
      <w:r w:rsidR="0013442B" w:rsidRPr="00BF1B27">
        <w:rPr>
          <w:rFonts w:asciiTheme="minorHAnsi" w:hAnsiTheme="minorHAnsi" w:cstheme="minorHAnsi"/>
        </w:rPr>
        <w:t>Most fluoroscopy exam</w:t>
      </w:r>
      <w:ins w:id="188" w:author="Laura Sitler" w:date="2023-06-29T14:41:00Z">
        <w:r w:rsidR="000E019C" w:rsidRPr="00BF1B27">
          <w:rPr>
            <w:rFonts w:asciiTheme="minorHAnsi" w:hAnsiTheme="minorHAnsi" w:cstheme="minorHAnsi"/>
          </w:rPr>
          <w:t>ination</w:t>
        </w:r>
      </w:ins>
      <w:r w:rsidR="0013442B" w:rsidRPr="00BF1B27">
        <w:rPr>
          <w:rFonts w:asciiTheme="minorHAnsi" w:hAnsiTheme="minorHAnsi" w:cstheme="minorHAnsi"/>
        </w:rPr>
        <w:t>s are completed by a radiologist or radiologist assistant and assisted by a radiologic technologist.</w:t>
      </w:r>
      <w:r w:rsidR="006B1B3D" w:rsidRPr="00BF1B27">
        <w:rPr>
          <w:rFonts w:asciiTheme="minorHAnsi" w:hAnsiTheme="minorHAnsi" w:cstheme="minorHAnsi"/>
        </w:rPr>
        <w:t xml:space="preserve"> Occasionally, a radiology nurse may also be included depending on the exam</w:t>
      </w:r>
      <w:ins w:id="189" w:author="Laura Sitler" w:date="2023-06-29T14:41:00Z">
        <w:r w:rsidR="000E019C" w:rsidRPr="00BF1B27">
          <w:rPr>
            <w:rFonts w:asciiTheme="minorHAnsi" w:hAnsiTheme="minorHAnsi" w:cstheme="minorHAnsi"/>
          </w:rPr>
          <w:t>ination</w:t>
        </w:r>
      </w:ins>
      <w:r w:rsidR="006B1B3D" w:rsidRPr="00BF1B27">
        <w:rPr>
          <w:rFonts w:asciiTheme="minorHAnsi" w:hAnsiTheme="minorHAnsi" w:cstheme="minorHAnsi"/>
        </w:rPr>
        <w:t>.</w:t>
      </w:r>
      <w:ins w:id="190" w:author="Laura Sitler" w:date="2023-07-06T13:30:00Z">
        <w:r w:rsidR="00053705" w:rsidRPr="00BF1B27">
          <w:rPr>
            <w:rFonts w:asciiTheme="minorHAnsi" w:hAnsiTheme="minorHAnsi" w:cstheme="minorHAnsi"/>
            <w:highlight w:val="cyan"/>
            <w:vertAlign w:val="superscript"/>
          </w:rPr>
          <w:t>1,2</w:t>
        </w:r>
      </w:ins>
      <w:r w:rsidR="0013442B" w:rsidRPr="00BF1B27">
        <w:rPr>
          <w:rFonts w:asciiTheme="minorHAnsi" w:hAnsiTheme="minorHAnsi" w:cstheme="minorHAnsi"/>
        </w:rPr>
        <w:t xml:space="preserve"> </w:t>
      </w:r>
      <w:r w:rsidR="00B94103" w:rsidRPr="00BF1B27">
        <w:rPr>
          <w:rFonts w:asciiTheme="minorHAnsi" w:hAnsiTheme="minorHAnsi" w:cstheme="minorHAnsi"/>
        </w:rPr>
        <w:t>All personnel involved in fluoroscopy procedures are expected to have a certain level of training and qualifications to perform all exam</w:t>
      </w:r>
      <w:ins w:id="191" w:author="Laura Sitler" w:date="2023-06-29T14:42:00Z">
        <w:r w:rsidR="000E019C" w:rsidRPr="00BF1B27">
          <w:rPr>
            <w:rFonts w:asciiTheme="minorHAnsi" w:hAnsiTheme="minorHAnsi" w:cstheme="minorHAnsi"/>
          </w:rPr>
          <w:t>ination</w:t>
        </w:r>
      </w:ins>
      <w:r w:rsidR="00B94103" w:rsidRPr="00BF1B27">
        <w:rPr>
          <w:rFonts w:asciiTheme="minorHAnsi" w:hAnsiTheme="minorHAnsi" w:cstheme="minorHAnsi"/>
        </w:rPr>
        <w:t xml:space="preserve">s safely. </w:t>
      </w:r>
      <w:r w:rsidR="00B94103" w:rsidRPr="00B4468B">
        <w:rPr>
          <w:rFonts w:asciiTheme="minorHAnsi" w:hAnsiTheme="minorHAnsi" w:cstheme="minorHAnsi"/>
          <w:highlight w:val="green"/>
          <w:rPrChange w:id="192" w:author="Laura Sitler" w:date="2023-07-07T13:28:00Z">
            <w:rPr>
              <w:rFonts w:asciiTheme="minorHAnsi" w:hAnsiTheme="minorHAnsi" w:cstheme="minorHAnsi"/>
            </w:rPr>
          </w:rPrChange>
        </w:rPr>
        <w:t>The physician performing the exam</w:t>
      </w:r>
      <w:ins w:id="193" w:author="Laura Sitler" w:date="2023-06-29T14:43:00Z">
        <w:r w:rsidR="000E019C" w:rsidRPr="00B4468B">
          <w:rPr>
            <w:rFonts w:asciiTheme="minorHAnsi" w:hAnsiTheme="minorHAnsi" w:cstheme="minorHAnsi"/>
            <w:highlight w:val="green"/>
            <w:rPrChange w:id="194" w:author="Laura Sitler" w:date="2023-07-07T13:28:00Z">
              <w:rPr>
                <w:rFonts w:asciiTheme="minorHAnsi" w:hAnsiTheme="minorHAnsi" w:cstheme="minorHAnsi"/>
              </w:rPr>
            </w:rPrChange>
          </w:rPr>
          <w:t>ination</w:t>
        </w:r>
      </w:ins>
      <w:r w:rsidR="00B94103" w:rsidRPr="00B4468B">
        <w:rPr>
          <w:rFonts w:asciiTheme="minorHAnsi" w:hAnsiTheme="minorHAnsi" w:cstheme="minorHAnsi"/>
          <w:highlight w:val="green"/>
          <w:rPrChange w:id="195" w:author="Laura Sitler" w:date="2023-07-07T13:28:00Z">
            <w:rPr>
              <w:rFonts w:asciiTheme="minorHAnsi" w:hAnsiTheme="minorHAnsi" w:cstheme="minorHAnsi"/>
            </w:rPr>
          </w:rPrChange>
        </w:rPr>
        <w:t xml:space="preserve"> must </w:t>
      </w:r>
      <w:del w:id="196" w:author="Laura Sitler" w:date="2023-06-29T14:43:00Z">
        <w:r w:rsidR="00B94103" w:rsidRPr="00B4468B" w:rsidDel="000E019C">
          <w:rPr>
            <w:rFonts w:asciiTheme="minorHAnsi" w:hAnsiTheme="minorHAnsi" w:cstheme="minorHAnsi"/>
            <w:highlight w:val="green"/>
            <w:rPrChange w:id="197" w:author="Laura Sitler" w:date="2023-07-07T13:28:00Z">
              <w:rPr>
                <w:rFonts w:asciiTheme="minorHAnsi" w:hAnsiTheme="minorHAnsi" w:cstheme="minorHAnsi"/>
              </w:rPr>
            </w:rPrChange>
          </w:rPr>
          <w:delText xml:space="preserve">have an understanding of </w:delText>
        </w:r>
      </w:del>
      <w:ins w:id="198" w:author="Laura Sitler" w:date="2023-06-29T14:43:00Z">
        <w:r w:rsidR="000E019C" w:rsidRPr="00B4468B">
          <w:rPr>
            <w:rFonts w:asciiTheme="minorHAnsi" w:hAnsiTheme="minorHAnsi" w:cstheme="minorHAnsi"/>
            <w:highlight w:val="green"/>
            <w:rPrChange w:id="199" w:author="Laura Sitler" w:date="2023-07-07T13:28:00Z">
              <w:rPr>
                <w:rFonts w:asciiTheme="minorHAnsi" w:hAnsiTheme="minorHAnsi" w:cstheme="minorHAnsi"/>
              </w:rPr>
            </w:rPrChange>
          </w:rPr>
          <w:t xml:space="preserve">understand </w:t>
        </w:r>
      </w:ins>
      <w:r w:rsidR="00B94103" w:rsidRPr="00B4468B">
        <w:rPr>
          <w:rFonts w:asciiTheme="minorHAnsi" w:hAnsiTheme="minorHAnsi" w:cstheme="minorHAnsi"/>
          <w:highlight w:val="green"/>
          <w:rPrChange w:id="200" w:author="Laura Sitler" w:date="2023-07-07T13:28:00Z">
            <w:rPr>
              <w:rFonts w:asciiTheme="minorHAnsi" w:hAnsiTheme="minorHAnsi" w:cstheme="minorHAnsi"/>
            </w:rPr>
          </w:rPrChange>
        </w:rPr>
        <w:t xml:space="preserve">anatomy, physiology, and pathophysiology, as well as </w:t>
      </w:r>
      <w:ins w:id="201" w:author="Laura Sitler" w:date="2023-06-29T14:43:00Z">
        <w:r w:rsidR="000E019C" w:rsidRPr="00B4468B">
          <w:rPr>
            <w:rFonts w:asciiTheme="minorHAnsi" w:hAnsiTheme="minorHAnsi" w:cstheme="minorHAnsi"/>
            <w:highlight w:val="green"/>
            <w:rPrChange w:id="202" w:author="Laura Sitler" w:date="2023-07-07T13:28:00Z">
              <w:rPr>
                <w:rFonts w:asciiTheme="minorHAnsi" w:hAnsiTheme="minorHAnsi" w:cstheme="minorHAnsi"/>
              </w:rPr>
            </w:rPrChange>
          </w:rPr>
          <w:t xml:space="preserve">have </w:t>
        </w:r>
      </w:ins>
      <w:r w:rsidR="00B94103" w:rsidRPr="00B4468B">
        <w:rPr>
          <w:rFonts w:asciiTheme="minorHAnsi" w:hAnsiTheme="minorHAnsi" w:cstheme="minorHAnsi"/>
          <w:highlight w:val="green"/>
          <w:rPrChange w:id="203" w:author="Laura Sitler" w:date="2023-07-07T13:28:00Z">
            <w:rPr>
              <w:rFonts w:asciiTheme="minorHAnsi" w:hAnsiTheme="minorHAnsi" w:cstheme="minorHAnsi"/>
            </w:rPr>
          </w:rPrChange>
        </w:rPr>
        <w:t xml:space="preserve">the ability to perform clinical and imaging evaluation of patients to ensure the proper procedure is being performed. </w:t>
      </w:r>
      <w:commentRangeStart w:id="204"/>
      <w:r w:rsidR="00B94103" w:rsidRPr="00B4468B">
        <w:rPr>
          <w:rFonts w:asciiTheme="minorHAnsi" w:hAnsiTheme="minorHAnsi" w:cstheme="minorHAnsi"/>
          <w:highlight w:val="green"/>
        </w:rPr>
        <w:t xml:space="preserve">They </w:t>
      </w:r>
      <w:ins w:id="205" w:author="Laura Sitler" w:date="2023-06-29T14:43:00Z">
        <w:r w:rsidR="000E019C" w:rsidRPr="00B4468B">
          <w:rPr>
            <w:rFonts w:asciiTheme="minorHAnsi" w:hAnsiTheme="minorHAnsi" w:cstheme="minorHAnsi"/>
            <w:highlight w:val="green"/>
          </w:rPr>
          <w:t xml:space="preserve">also </w:t>
        </w:r>
      </w:ins>
      <w:r w:rsidR="00B94103" w:rsidRPr="00B4468B">
        <w:rPr>
          <w:rFonts w:asciiTheme="minorHAnsi" w:hAnsiTheme="minorHAnsi" w:cstheme="minorHAnsi"/>
          <w:highlight w:val="green"/>
        </w:rPr>
        <w:t xml:space="preserve">must </w:t>
      </w:r>
      <w:del w:id="206" w:author="Laura Sitler" w:date="2023-06-29T14:43:00Z">
        <w:r w:rsidR="00B94103" w:rsidRPr="00B4468B" w:rsidDel="000E019C">
          <w:rPr>
            <w:rFonts w:asciiTheme="minorHAnsi" w:hAnsiTheme="minorHAnsi" w:cstheme="minorHAnsi"/>
            <w:highlight w:val="green"/>
          </w:rPr>
          <w:delText xml:space="preserve">also </w:delText>
        </w:r>
      </w:del>
      <w:r w:rsidR="00B94103" w:rsidRPr="00B4468B">
        <w:rPr>
          <w:rFonts w:asciiTheme="minorHAnsi" w:hAnsiTheme="minorHAnsi" w:cstheme="minorHAnsi"/>
          <w:highlight w:val="green"/>
        </w:rPr>
        <w:t>meet all educational and competency requirements outlined by the American College of Radiology (ACR) to perform or supervise fluoroscopy procedures.</w:t>
      </w:r>
      <w:ins w:id="207" w:author="Laura Sitler" w:date="2023-07-06T13:30:00Z">
        <w:r w:rsidR="00053705" w:rsidRPr="00B4468B">
          <w:rPr>
            <w:rFonts w:asciiTheme="minorHAnsi" w:hAnsiTheme="minorHAnsi" w:cstheme="minorHAnsi"/>
            <w:highlight w:val="cyan"/>
            <w:vertAlign w:val="superscript"/>
          </w:rPr>
          <w:t>5</w:t>
        </w:r>
      </w:ins>
      <w:commentRangeEnd w:id="204"/>
      <w:r w:rsidR="00F62E38" w:rsidRPr="00B4468B">
        <w:rPr>
          <w:rStyle w:val="CommentReference"/>
          <w:rFonts w:asciiTheme="minorHAnsi" w:hAnsiTheme="minorHAnsi" w:cstheme="minorHAnsi"/>
          <w:sz w:val="22"/>
          <w:szCs w:val="22"/>
          <w:highlight w:val="cyan"/>
          <w:rPrChange w:id="208" w:author="Laura Sitler" w:date="2023-07-07T13:28:00Z">
            <w:rPr>
              <w:rStyle w:val="CommentReference"/>
              <w:rFonts w:asciiTheme="minorHAnsi" w:hAnsiTheme="minorHAnsi" w:cstheme="minorHAnsi"/>
              <w:sz w:val="22"/>
              <w:szCs w:val="22"/>
            </w:rPr>
          </w:rPrChange>
        </w:rPr>
        <w:commentReference w:id="204"/>
      </w:r>
      <w:r w:rsidR="00B94103" w:rsidRPr="00B4468B">
        <w:rPr>
          <w:rFonts w:asciiTheme="minorHAnsi" w:hAnsiTheme="minorHAnsi" w:cstheme="minorHAnsi"/>
          <w:highlight w:val="green"/>
          <w:rPrChange w:id="209" w:author="Laura Sitler" w:date="2023-07-07T13:28:00Z">
            <w:rPr>
              <w:rFonts w:asciiTheme="minorHAnsi" w:hAnsiTheme="minorHAnsi" w:cstheme="minorHAnsi"/>
            </w:rPr>
          </w:rPrChange>
        </w:rPr>
        <w:t xml:space="preserve"> The physician is assisted by the radiologist-led team</w:t>
      </w:r>
      <w:ins w:id="210" w:author="Laura Sitler" w:date="2023-06-29T14:44:00Z">
        <w:r w:rsidR="000E019C" w:rsidRPr="00B4468B">
          <w:rPr>
            <w:rFonts w:asciiTheme="minorHAnsi" w:hAnsiTheme="minorHAnsi" w:cstheme="minorHAnsi"/>
            <w:highlight w:val="green"/>
            <w:rPrChange w:id="211" w:author="Laura Sitler" w:date="2023-07-07T13:28:00Z">
              <w:rPr>
                <w:rFonts w:asciiTheme="minorHAnsi" w:hAnsiTheme="minorHAnsi" w:cstheme="minorHAnsi"/>
              </w:rPr>
            </w:rPrChange>
          </w:rPr>
          <w:t>,</w:t>
        </w:r>
      </w:ins>
      <w:r w:rsidR="00B94103" w:rsidRPr="00B4468B">
        <w:rPr>
          <w:rFonts w:asciiTheme="minorHAnsi" w:hAnsiTheme="minorHAnsi" w:cstheme="minorHAnsi"/>
          <w:highlight w:val="green"/>
          <w:rPrChange w:id="212" w:author="Laura Sitler" w:date="2023-07-07T13:28:00Z">
            <w:rPr>
              <w:rFonts w:asciiTheme="minorHAnsi" w:hAnsiTheme="minorHAnsi" w:cstheme="minorHAnsi"/>
            </w:rPr>
          </w:rPrChange>
        </w:rPr>
        <w:t xml:space="preserve"> which may </w:t>
      </w:r>
      <w:del w:id="213" w:author="Laura Sitler" w:date="2023-06-30T10:35:00Z">
        <w:r w:rsidR="00B94103" w:rsidRPr="00B4468B" w:rsidDel="00454341">
          <w:rPr>
            <w:rFonts w:asciiTheme="minorHAnsi" w:hAnsiTheme="minorHAnsi" w:cstheme="minorHAnsi"/>
            <w:highlight w:val="green"/>
            <w:rPrChange w:id="214" w:author="Laura Sitler" w:date="2023-07-07T13:28:00Z">
              <w:rPr>
                <w:rFonts w:asciiTheme="minorHAnsi" w:hAnsiTheme="minorHAnsi" w:cstheme="minorHAnsi"/>
              </w:rPr>
            </w:rPrChange>
          </w:rPr>
          <w:delText>consist of</w:delText>
        </w:r>
      </w:del>
      <w:ins w:id="215" w:author="Laura Sitler" w:date="2023-06-30T10:35:00Z">
        <w:r w:rsidR="00454341" w:rsidRPr="00B4468B">
          <w:rPr>
            <w:rFonts w:asciiTheme="minorHAnsi" w:hAnsiTheme="minorHAnsi" w:cstheme="minorHAnsi"/>
            <w:highlight w:val="green"/>
            <w:rPrChange w:id="216" w:author="Laura Sitler" w:date="2023-07-07T13:28:00Z">
              <w:rPr>
                <w:rFonts w:asciiTheme="minorHAnsi" w:hAnsiTheme="minorHAnsi" w:cstheme="minorHAnsi"/>
              </w:rPr>
            </w:rPrChange>
          </w:rPr>
          <w:t>include</w:t>
        </w:r>
      </w:ins>
      <w:r w:rsidR="00B94103" w:rsidRPr="00B4468B">
        <w:rPr>
          <w:rFonts w:asciiTheme="minorHAnsi" w:hAnsiTheme="minorHAnsi" w:cstheme="minorHAnsi"/>
          <w:highlight w:val="green"/>
          <w:rPrChange w:id="217" w:author="Laura Sitler" w:date="2023-07-07T13:28:00Z">
            <w:rPr>
              <w:rFonts w:asciiTheme="minorHAnsi" w:hAnsiTheme="minorHAnsi" w:cstheme="minorHAnsi"/>
            </w:rPr>
          </w:rPrChange>
        </w:rPr>
        <w:t xml:space="preserve"> a non-physician radiology provider </w:t>
      </w:r>
      <w:del w:id="218" w:author="Laura Sitler" w:date="2023-06-29T14:45:00Z">
        <w:r w:rsidR="00B94103" w:rsidRPr="00B4468B" w:rsidDel="000E019C">
          <w:rPr>
            <w:rFonts w:asciiTheme="minorHAnsi" w:hAnsiTheme="minorHAnsi" w:cstheme="minorHAnsi"/>
            <w:highlight w:val="green"/>
            <w:rPrChange w:id="219" w:author="Laura Sitler" w:date="2023-07-07T13:28:00Z">
              <w:rPr>
                <w:rFonts w:asciiTheme="minorHAnsi" w:hAnsiTheme="minorHAnsi" w:cstheme="minorHAnsi"/>
              </w:rPr>
            </w:rPrChange>
          </w:rPr>
          <w:delText xml:space="preserve">(NPRP) </w:delText>
        </w:r>
      </w:del>
      <w:r w:rsidR="00B94103" w:rsidRPr="00B4468B">
        <w:rPr>
          <w:rFonts w:asciiTheme="minorHAnsi" w:hAnsiTheme="minorHAnsi" w:cstheme="minorHAnsi"/>
          <w:highlight w:val="green"/>
          <w:rPrChange w:id="220" w:author="Laura Sitler" w:date="2023-07-07T13:28:00Z">
            <w:rPr>
              <w:rFonts w:asciiTheme="minorHAnsi" w:hAnsiTheme="minorHAnsi" w:cstheme="minorHAnsi"/>
            </w:rPr>
          </w:rPrChange>
        </w:rPr>
        <w:t>such as a registered radiologist assistant</w:t>
      </w:r>
      <w:del w:id="221" w:author="Laura Sitler" w:date="2023-06-30T10:33:00Z">
        <w:r w:rsidR="00B94103" w:rsidRPr="00B4468B" w:rsidDel="00454341">
          <w:rPr>
            <w:rFonts w:asciiTheme="minorHAnsi" w:hAnsiTheme="minorHAnsi" w:cstheme="minorHAnsi"/>
            <w:highlight w:val="green"/>
            <w:rPrChange w:id="222" w:author="Laura Sitler" w:date="2023-07-07T13:28:00Z">
              <w:rPr>
                <w:rFonts w:asciiTheme="minorHAnsi" w:hAnsiTheme="minorHAnsi" w:cstheme="minorHAnsi"/>
              </w:rPr>
            </w:rPrChange>
          </w:rPr>
          <w:delText xml:space="preserve"> (RRA)</w:delText>
        </w:r>
      </w:del>
      <w:r w:rsidR="00B94103" w:rsidRPr="00B4468B">
        <w:rPr>
          <w:rFonts w:asciiTheme="minorHAnsi" w:hAnsiTheme="minorHAnsi" w:cstheme="minorHAnsi"/>
          <w:highlight w:val="green"/>
          <w:rPrChange w:id="223" w:author="Laura Sitler" w:date="2023-07-07T13:28:00Z">
            <w:rPr>
              <w:rFonts w:asciiTheme="minorHAnsi" w:hAnsiTheme="minorHAnsi" w:cstheme="minorHAnsi"/>
            </w:rPr>
          </w:rPrChange>
        </w:rPr>
        <w:t xml:space="preserve">, </w:t>
      </w:r>
      <w:ins w:id="224" w:author="Laura Sitler" w:date="2023-06-29T14:44:00Z">
        <w:r w:rsidR="000E019C" w:rsidRPr="00B4468B">
          <w:rPr>
            <w:rFonts w:asciiTheme="minorHAnsi" w:hAnsiTheme="minorHAnsi" w:cstheme="minorHAnsi"/>
            <w:highlight w:val="green"/>
            <w:rPrChange w:id="225" w:author="Laura Sitler" w:date="2023-07-07T13:28:00Z">
              <w:rPr>
                <w:rFonts w:asciiTheme="minorHAnsi" w:hAnsiTheme="minorHAnsi" w:cstheme="minorHAnsi"/>
              </w:rPr>
            </w:rPrChange>
          </w:rPr>
          <w:t xml:space="preserve">a </w:t>
        </w:r>
      </w:ins>
      <w:r w:rsidR="00B94103" w:rsidRPr="00B4468B">
        <w:rPr>
          <w:rFonts w:asciiTheme="minorHAnsi" w:hAnsiTheme="minorHAnsi" w:cstheme="minorHAnsi"/>
          <w:highlight w:val="green"/>
          <w:rPrChange w:id="226" w:author="Laura Sitler" w:date="2023-07-07T13:28:00Z">
            <w:rPr>
              <w:rFonts w:asciiTheme="minorHAnsi" w:hAnsiTheme="minorHAnsi" w:cstheme="minorHAnsi"/>
            </w:rPr>
          </w:rPrChange>
        </w:rPr>
        <w:t>radiologic technologist, and other ancillary personnel as needed. The</w:t>
      </w:r>
      <w:ins w:id="227" w:author="Laura Sitler" w:date="2023-06-29T14:45:00Z">
        <w:r w:rsidR="000E019C" w:rsidRPr="00B4468B">
          <w:rPr>
            <w:rFonts w:asciiTheme="minorHAnsi" w:hAnsiTheme="minorHAnsi" w:cstheme="minorHAnsi"/>
            <w:highlight w:val="green"/>
            <w:rPrChange w:id="228" w:author="Laura Sitler" w:date="2023-07-07T13:28:00Z">
              <w:rPr>
                <w:rFonts w:asciiTheme="minorHAnsi" w:hAnsiTheme="minorHAnsi" w:cstheme="minorHAnsi"/>
              </w:rPr>
            </w:rPrChange>
          </w:rPr>
          <w:t>se</w:t>
        </w:r>
      </w:ins>
      <w:del w:id="229" w:author="Laura Sitler" w:date="2023-06-29T14:45:00Z">
        <w:r w:rsidR="00B94103" w:rsidRPr="00B4468B" w:rsidDel="000E019C">
          <w:rPr>
            <w:rFonts w:asciiTheme="minorHAnsi" w:hAnsiTheme="minorHAnsi" w:cstheme="minorHAnsi"/>
            <w:highlight w:val="green"/>
            <w:rPrChange w:id="230" w:author="Laura Sitler" w:date="2023-07-07T13:28:00Z">
              <w:rPr>
                <w:rFonts w:asciiTheme="minorHAnsi" w:hAnsiTheme="minorHAnsi" w:cstheme="minorHAnsi"/>
              </w:rPr>
            </w:rPrChange>
          </w:rPr>
          <w:delText xml:space="preserve"> NPRP, radiologic technologist, and other ancillary</w:delText>
        </w:r>
      </w:del>
      <w:r w:rsidR="00B94103" w:rsidRPr="00B4468B">
        <w:rPr>
          <w:rFonts w:asciiTheme="minorHAnsi" w:hAnsiTheme="minorHAnsi" w:cstheme="minorHAnsi"/>
          <w:highlight w:val="green"/>
          <w:rPrChange w:id="231" w:author="Laura Sitler" w:date="2023-07-07T13:28:00Z">
            <w:rPr>
              <w:rFonts w:asciiTheme="minorHAnsi" w:hAnsiTheme="minorHAnsi" w:cstheme="minorHAnsi"/>
            </w:rPr>
          </w:rPrChange>
        </w:rPr>
        <w:t xml:space="preserve"> </w:t>
      </w:r>
      <w:del w:id="232" w:author="Laura Sitler" w:date="2023-06-30T10:35:00Z">
        <w:r w:rsidR="00B94103" w:rsidRPr="00B4468B" w:rsidDel="00454341">
          <w:rPr>
            <w:rFonts w:asciiTheme="minorHAnsi" w:hAnsiTheme="minorHAnsi" w:cstheme="minorHAnsi"/>
            <w:highlight w:val="green"/>
            <w:rPrChange w:id="233" w:author="Laura Sitler" w:date="2023-07-07T13:28:00Z">
              <w:rPr>
                <w:rFonts w:asciiTheme="minorHAnsi" w:hAnsiTheme="minorHAnsi" w:cstheme="minorHAnsi"/>
              </w:rPr>
            </w:rPrChange>
          </w:rPr>
          <w:delText xml:space="preserve">personnel </w:delText>
        </w:r>
      </w:del>
      <w:ins w:id="234" w:author="Laura Sitler" w:date="2023-06-30T10:35:00Z">
        <w:r w:rsidR="00454341" w:rsidRPr="00B4468B">
          <w:rPr>
            <w:rFonts w:asciiTheme="minorHAnsi" w:hAnsiTheme="minorHAnsi" w:cstheme="minorHAnsi"/>
            <w:highlight w:val="green"/>
            <w:rPrChange w:id="235" w:author="Laura Sitler" w:date="2023-07-07T13:28:00Z">
              <w:rPr>
                <w:rFonts w:asciiTheme="minorHAnsi" w:hAnsiTheme="minorHAnsi" w:cstheme="minorHAnsi"/>
              </w:rPr>
            </w:rPrChange>
          </w:rPr>
          <w:t xml:space="preserve">providers </w:t>
        </w:r>
      </w:ins>
      <w:del w:id="236" w:author="Laura Sitler" w:date="2023-06-29T14:46:00Z">
        <w:r w:rsidR="00B94103" w:rsidRPr="00B4468B" w:rsidDel="000E019C">
          <w:rPr>
            <w:rFonts w:asciiTheme="minorHAnsi" w:hAnsiTheme="minorHAnsi" w:cstheme="minorHAnsi"/>
            <w:highlight w:val="green"/>
            <w:rPrChange w:id="237" w:author="Laura Sitler" w:date="2023-07-07T13:28:00Z">
              <w:rPr>
                <w:rFonts w:asciiTheme="minorHAnsi" w:hAnsiTheme="minorHAnsi" w:cstheme="minorHAnsi"/>
              </w:rPr>
            </w:rPrChange>
          </w:rPr>
          <w:delText xml:space="preserve">must </w:delText>
        </w:r>
      </w:del>
      <w:r w:rsidR="00B94103" w:rsidRPr="00B4468B">
        <w:rPr>
          <w:rFonts w:asciiTheme="minorHAnsi" w:hAnsiTheme="minorHAnsi" w:cstheme="minorHAnsi"/>
          <w:highlight w:val="green"/>
          <w:rPrChange w:id="238" w:author="Laura Sitler" w:date="2023-07-07T13:28:00Z">
            <w:rPr>
              <w:rFonts w:asciiTheme="minorHAnsi" w:hAnsiTheme="minorHAnsi" w:cstheme="minorHAnsi"/>
            </w:rPr>
          </w:rPrChange>
        </w:rPr>
        <w:t xml:space="preserve">also </w:t>
      </w:r>
      <w:ins w:id="239" w:author="Laura Sitler" w:date="2023-06-29T14:46:00Z">
        <w:r w:rsidR="000E019C" w:rsidRPr="00B4468B">
          <w:rPr>
            <w:rFonts w:asciiTheme="minorHAnsi" w:hAnsiTheme="minorHAnsi" w:cstheme="minorHAnsi"/>
            <w:highlight w:val="green"/>
            <w:rPrChange w:id="240" w:author="Laura Sitler" w:date="2023-07-07T13:28:00Z">
              <w:rPr>
                <w:rFonts w:asciiTheme="minorHAnsi" w:hAnsiTheme="minorHAnsi" w:cstheme="minorHAnsi"/>
              </w:rPr>
            </w:rPrChange>
          </w:rPr>
          <w:t xml:space="preserve">must </w:t>
        </w:r>
      </w:ins>
      <w:r w:rsidR="00B94103" w:rsidRPr="00B4468B">
        <w:rPr>
          <w:rFonts w:asciiTheme="minorHAnsi" w:hAnsiTheme="minorHAnsi" w:cstheme="minorHAnsi"/>
          <w:highlight w:val="green"/>
          <w:rPrChange w:id="241" w:author="Laura Sitler" w:date="2023-07-07T13:28:00Z">
            <w:rPr>
              <w:rFonts w:asciiTheme="minorHAnsi" w:hAnsiTheme="minorHAnsi" w:cstheme="minorHAnsi"/>
            </w:rPr>
          </w:rPrChange>
        </w:rPr>
        <w:t>meet educational and competency requirements outlined by the ACR to ensure all examinations performed are of the highest quality and exhibit exemplary patient care</w:t>
      </w:r>
      <w:r w:rsidR="00B94103" w:rsidRPr="00BF1B27">
        <w:rPr>
          <w:rFonts w:asciiTheme="minorHAnsi" w:hAnsiTheme="minorHAnsi" w:cstheme="minorHAnsi"/>
        </w:rPr>
        <w:t>.</w:t>
      </w:r>
      <w:ins w:id="242" w:author="Laura Sitler" w:date="2023-07-06T13:30:00Z">
        <w:r w:rsidR="00053705" w:rsidRPr="00BF1B27">
          <w:rPr>
            <w:rFonts w:asciiTheme="minorHAnsi" w:hAnsiTheme="minorHAnsi" w:cstheme="minorHAnsi"/>
            <w:highlight w:val="cyan"/>
            <w:vertAlign w:val="superscript"/>
          </w:rPr>
          <w:t>5</w:t>
        </w:r>
      </w:ins>
      <w:r w:rsidR="00B94103" w:rsidRPr="00BF1B27">
        <w:rPr>
          <w:rFonts w:asciiTheme="minorHAnsi" w:hAnsiTheme="minorHAnsi" w:cstheme="minorHAnsi"/>
        </w:rPr>
        <w:t xml:space="preserve"> </w:t>
      </w:r>
    </w:p>
    <w:p w14:paraId="6B053D5D" w14:textId="77777777" w:rsidR="002570BD" w:rsidRPr="00BF1B27" w:rsidRDefault="002570BD" w:rsidP="00BF1B27">
      <w:pPr>
        <w:spacing w:line="360" w:lineRule="auto"/>
        <w:ind w:firstLine="0"/>
        <w:rPr>
          <w:rFonts w:asciiTheme="minorHAnsi" w:hAnsiTheme="minorHAnsi" w:cstheme="minorHAnsi"/>
        </w:rPr>
      </w:pPr>
    </w:p>
    <w:p w14:paraId="44BE75ED" w14:textId="65146566" w:rsidR="001341B3" w:rsidRPr="00BF1B27" w:rsidRDefault="00B0015A" w:rsidP="00BF1B27">
      <w:pPr>
        <w:spacing w:line="360" w:lineRule="auto"/>
        <w:ind w:firstLine="0"/>
        <w:rPr>
          <w:ins w:id="243" w:author="Laura Sitler" w:date="2023-06-30T10:51:00Z"/>
          <w:rFonts w:asciiTheme="minorHAnsi" w:hAnsiTheme="minorHAnsi" w:cstheme="minorHAnsi"/>
        </w:rPr>
      </w:pPr>
      <w:r w:rsidRPr="00BF1B27">
        <w:rPr>
          <w:rFonts w:asciiTheme="minorHAnsi" w:hAnsiTheme="minorHAnsi" w:cstheme="minorHAnsi"/>
        </w:rPr>
        <w:t xml:space="preserve">Common uses </w:t>
      </w:r>
      <w:del w:id="244" w:author="Laura Sitler" w:date="2023-06-30T12:23:00Z">
        <w:r w:rsidRPr="00BF1B27" w:rsidDel="00995D81">
          <w:rPr>
            <w:rFonts w:asciiTheme="minorHAnsi" w:hAnsiTheme="minorHAnsi" w:cstheme="minorHAnsi"/>
          </w:rPr>
          <w:delText xml:space="preserve">of </w:delText>
        </w:r>
      </w:del>
      <w:ins w:id="245" w:author="Laura Sitler" w:date="2023-06-30T12:23:00Z">
        <w:r w:rsidR="00995D81" w:rsidRPr="00BF1B27">
          <w:rPr>
            <w:rFonts w:asciiTheme="minorHAnsi" w:hAnsiTheme="minorHAnsi" w:cstheme="minorHAnsi"/>
          </w:rPr>
          <w:t xml:space="preserve">for </w:t>
        </w:r>
      </w:ins>
      <w:r w:rsidRPr="00BF1B27">
        <w:rPr>
          <w:rFonts w:asciiTheme="minorHAnsi" w:hAnsiTheme="minorHAnsi" w:cstheme="minorHAnsi"/>
        </w:rPr>
        <w:t>fluoroscopy include, but are not limited to</w:t>
      </w:r>
      <w:ins w:id="246" w:author="Laura Sitler" w:date="2023-06-30T10:35:00Z">
        <w:r w:rsidR="00454341" w:rsidRPr="00BF1B27">
          <w:rPr>
            <w:rFonts w:asciiTheme="minorHAnsi" w:hAnsiTheme="minorHAnsi" w:cstheme="minorHAnsi"/>
          </w:rPr>
          <w:t>,</w:t>
        </w:r>
      </w:ins>
      <w:del w:id="247" w:author="Laura Sitler" w:date="2023-06-30T10:35:00Z">
        <w:r w:rsidRPr="00BF1B27" w:rsidDel="00454341">
          <w:rPr>
            <w:rFonts w:asciiTheme="minorHAnsi" w:hAnsiTheme="minorHAnsi" w:cstheme="minorHAnsi"/>
          </w:rPr>
          <w:delText>:</w:delText>
        </w:r>
      </w:del>
      <w:r w:rsidRPr="00BF1B27">
        <w:rPr>
          <w:rFonts w:asciiTheme="minorHAnsi" w:hAnsiTheme="minorHAnsi" w:cstheme="minorHAnsi"/>
        </w:rPr>
        <w:t xml:space="preserve"> </w:t>
      </w:r>
      <w:ins w:id="248" w:author="Laura Sitler" w:date="2023-06-30T11:00:00Z">
        <w:r w:rsidR="00FD695D" w:rsidRPr="00BF1B27">
          <w:rPr>
            <w:rFonts w:asciiTheme="minorHAnsi" w:hAnsiTheme="minorHAnsi" w:cstheme="minorHAnsi"/>
          </w:rPr>
          <w:t xml:space="preserve">imaging of the </w:t>
        </w:r>
      </w:ins>
      <w:r w:rsidR="003C06EA" w:rsidRPr="00BF1B27">
        <w:rPr>
          <w:rFonts w:asciiTheme="minorHAnsi" w:hAnsiTheme="minorHAnsi" w:cstheme="minorHAnsi"/>
        </w:rPr>
        <w:t>gastrointestinal</w:t>
      </w:r>
      <w:r w:rsidR="00761F66" w:rsidRPr="00BF1B27">
        <w:rPr>
          <w:rFonts w:asciiTheme="minorHAnsi" w:hAnsiTheme="minorHAnsi" w:cstheme="minorHAnsi"/>
        </w:rPr>
        <w:t xml:space="preserve"> </w:t>
      </w:r>
      <w:ins w:id="249" w:author="Laura Sitler" w:date="2023-06-30T13:18:00Z">
        <w:r w:rsidR="002821EC" w:rsidRPr="00BF1B27">
          <w:rPr>
            <w:rFonts w:asciiTheme="minorHAnsi" w:hAnsiTheme="minorHAnsi" w:cstheme="minorHAnsi"/>
          </w:rPr>
          <w:t xml:space="preserve">(GI) </w:t>
        </w:r>
      </w:ins>
      <w:r w:rsidR="00761F66" w:rsidRPr="00BF1B27">
        <w:rPr>
          <w:rFonts w:asciiTheme="minorHAnsi" w:hAnsiTheme="minorHAnsi" w:cstheme="minorHAnsi"/>
        </w:rPr>
        <w:t xml:space="preserve">and biliary </w:t>
      </w:r>
      <w:bookmarkStart w:id="250" w:name="_Hlk139014159"/>
      <w:ins w:id="251" w:author="Laura Sitler" w:date="2023-06-30T11:00:00Z">
        <w:r w:rsidR="00FD695D" w:rsidRPr="00BF1B27">
          <w:rPr>
            <w:rFonts w:asciiTheme="minorHAnsi" w:hAnsiTheme="minorHAnsi" w:cstheme="minorHAnsi"/>
          </w:rPr>
          <w:t>systems</w:t>
        </w:r>
      </w:ins>
      <w:del w:id="252" w:author="Laura Sitler" w:date="2023-06-30T11:00:00Z">
        <w:r w:rsidR="003C06EA" w:rsidRPr="00BF1B27" w:rsidDel="00FD695D">
          <w:rPr>
            <w:rFonts w:asciiTheme="minorHAnsi" w:hAnsiTheme="minorHAnsi" w:cstheme="minorHAnsi"/>
          </w:rPr>
          <w:delText xml:space="preserve">– barium studies of the GI tract from esophagus to colon, </w:delText>
        </w:r>
        <w:r w:rsidR="00761F66" w:rsidRPr="00BF1B27" w:rsidDel="00FD695D">
          <w:rPr>
            <w:rFonts w:asciiTheme="minorHAnsi" w:hAnsiTheme="minorHAnsi" w:cstheme="minorHAnsi"/>
          </w:rPr>
          <w:delText xml:space="preserve">placement and assessment of various GI tubes and catheters, </w:delText>
        </w:r>
        <w:r w:rsidR="003C06EA" w:rsidRPr="00BF1B27" w:rsidDel="00FD695D">
          <w:rPr>
            <w:rFonts w:asciiTheme="minorHAnsi" w:hAnsiTheme="minorHAnsi" w:cstheme="minorHAnsi"/>
          </w:rPr>
          <w:delText>examination of the biliary system, retrieval of biliary stones, and placement of catheters in the bile duct in interventional procedures;</w:delText>
        </w:r>
      </w:del>
      <w:ins w:id="253" w:author="Laura Sitler" w:date="2023-06-30T11:00:00Z">
        <w:r w:rsidR="00FD695D" w:rsidRPr="00BF1B27">
          <w:rPr>
            <w:rFonts w:asciiTheme="minorHAnsi" w:hAnsiTheme="minorHAnsi" w:cstheme="minorHAnsi"/>
          </w:rPr>
          <w:t>,</w:t>
        </w:r>
      </w:ins>
      <w:ins w:id="254" w:author="Laura Sitler" w:date="2023-07-06T13:30:00Z">
        <w:r w:rsidR="00053705" w:rsidRPr="00BF1B27">
          <w:rPr>
            <w:rFonts w:asciiTheme="minorHAnsi" w:hAnsiTheme="minorHAnsi" w:cstheme="minorHAnsi"/>
            <w:highlight w:val="cyan"/>
            <w:vertAlign w:val="superscript"/>
          </w:rPr>
          <w:t>1,2,8</w:t>
        </w:r>
      </w:ins>
      <w:r w:rsidR="001E7C67" w:rsidRPr="00BF1B27">
        <w:rPr>
          <w:rFonts w:asciiTheme="minorHAnsi" w:hAnsiTheme="minorHAnsi" w:cstheme="minorHAnsi"/>
          <w:highlight w:val="cyan"/>
          <w:vertAlign w:val="superscript"/>
        </w:rPr>
        <w:t>-10</w:t>
      </w:r>
      <w:ins w:id="255" w:author="Laura Sitler" w:date="2023-07-06T13:30:00Z">
        <w:r w:rsidR="00053705" w:rsidRPr="00BF1B27">
          <w:rPr>
            <w:rFonts w:asciiTheme="minorHAnsi" w:hAnsiTheme="minorHAnsi" w:cstheme="minorHAnsi"/>
            <w:highlight w:val="cyan"/>
            <w:vertAlign w:val="superscript"/>
          </w:rPr>
          <w:t>,13</w:t>
        </w:r>
      </w:ins>
      <w:r w:rsidR="00875E05" w:rsidRPr="00BF1B27">
        <w:rPr>
          <w:rFonts w:asciiTheme="minorHAnsi" w:hAnsiTheme="minorHAnsi" w:cstheme="minorHAnsi"/>
        </w:rPr>
        <w:t xml:space="preserve"> </w:t>
      </w:r>
      <w:r w:rsidR="00761F66" w:rsidRPr="00BF1B27">
        <w:rPr>
          <w:rFonts w:asciiTheme="minorHAnsi" w:hAnsiTheme="minorHAnsi" w:cstheme="minorHAnsi"/>
        </w:rPr>
        <w:t xml:space="preserve">genitourinary </w:t>
      </w:r>
      <w:ins w:id="256" w:author="Laura Sitler" w:date="2023-06-30T11:00:00Z">
        <w:r w:rsidR="00FD695D" w:rsidRPr="00BF1B27">
          <w:rPr>
            <w:rFonts w:asciiTheme="minorHAnsi" w:hAnsiTheme="minorHAnsi" w:cstheme="minorHAnsi"/>
          </w:rPr>
          <w:t>imaging,</w:t>
        </w:r>
      </w:ins>
      <w:ins w:id="257" w:author="Laura Sitler" w:date="2023-07-06T13:31:00Z">
        <w:r w:rsidR="00053705" w:rsidRPr="00BF1B27">
          <w:rPr>
            <w:rFonts w:asciiTheme="minorHAnsi" w:hAnsiTheme="minorHAnsi" w:cstheme="minorHAnsi"/>
            <w:highlight w:val="cyan"/>
            <w:vertAlign w:val="superscript"/>
          </w:rPr>
          <w:t>3,10,13</w:t>
        </w:r>
      </w:ins>
      <w:r w:rsidR="001E7C67" w:rsidRPr="00BF1B27">
        <w:rPr>
          <w:rFonts w:asciiTheme="minorHAnsi" w:hAnsiTheme="minorHAnsi" w:cstheme="minorHAnsi"/>
        </w:rPr>
        <w:t xml:space="preserve"> </w:t>
      </w:r>
      <w:r w:rsidR="00D62AA3" w:rsidRPr="00BF1B27">
        <w:rPr>
          <w:rFonts w:asciiTheme="minorHAnsi" w:hAnsiTheme="minorHAnsi" w:cstheme="minorHAnsi"/>
        </w:rPr>
        <w:lastRenderedPageBreak/>
        <w:t xml:space="preserve">musculoskeletal </w:t>
      </w:r>
      <w:ins w:id="258" w:author="Laura Sitler" w:date="2023-06-30T11:01:00Z">
        <w:r w:rsidR="00FD695D" w:rsidRPr="00BF1B27">
          <w:rPr>
            <w:rFonts w:asciiTheme="minorHAnsi" w:hAnsiTheme="minorHAnsi" w:cstheme="minorHAnsi"/>
          </w:rPr>
          <w:t>imaging,</w:t>
        </w:r>
      </w:ins>
      <w:ins w:id="259" w:author="Laura Sitler" w:date="2023-07-06T13:31:00Z">
        <w:r w:rsidR="00053705" w:rsidRPr="00BF1B27">
          <w:rPr>
            <w:rFonts w:asciiTheme="minorHAnsi" w:hAnsiTheme="minorHAnsi" w:cstheme="minorHAnsi"/>
            <w:highlight w:val="cyan"/>
            <w:vertAlign w:val="superscript"/>
          </w:rPr>
          <w:t>1,2,8-10</w:t>
        </w:r>
      </w:ins>
      <w:r w:rsidR="001E7C67" w:rsidRPr="00BF1B27">
        <w:rPr>
          <w:rFonts w:asciiTheme="minorHAnsi" w:hAnsiTheme="minorHAnsi" w:cstheme="minorHAnsi"/>
        </w:rPr>
        <w:t xml:space="preserve"> </w:t>
      </w:r>
      <w:r w:rsidR="00D62AA3" w:rsidRPr="00BF1B27">
        <w:rPr>
          <w:rFonts w:asciiTheme="minorHAnsi" w:hAnsiTheme="minorHAnsi" w:cstheme="minorHAnsi"/>
        </w:rPr>
        <w:t>and cardiovascular and interventional radiology</w:t>
      </w:r>
      <w:del w:id="260" w:author="Laura Sitler" w:date="2023-06-30T11:01:00Z">
        <w:r w:rsidR="00D62AA3" w:rsidRPr="00BF1B27" w:rsidDel="00FD695D">
          <w:rPr>
            <w:rFonts w:asciiTheme="minorHAnsi" w:hAnsiTheme="minorHAnsi" w:cstheme="minorHAnsi"/>
          </w:rPr>
          <w:delText xml:space="preserve"> – evaluation of the heart and vessels with angiography, arteriography, or venography, intervention of cardiac problems with angioplasty, cardiac stenting, embolization, and IVC filters, placement and assessment of ports, central lines, PICC lines, and other intravenous catheters, image-guided needle biopsies, drainage and aspiration of abscesses and fluid collections, feeding tube placement, and cancer treatment</w:delText>
        </w:r>
      </w:del>
      <w:r w:rsidR="00D62AA3" w:rsidRPr="00BF1B27">
        <w:rPr>
          <w:rFonts w:asciiTheme="minorHAnsi" w:hAnsiTheme="minorHAnsi" w:cstheme="minorHAnsi"/>
        </w:rPr>
        <w:t>.</w:t>
      </w:r>
      <w:ins w:id="261" w:author="Laura Sitler" w:date="2023-07-06T13:31:00Z">
        <w:r w:rsidR="00053705" w:rsidRPr="00BF1B27">
          <w:rPr>
            <w:rFonts w:asciiTheme="minorHAnsi" w:hAnsiTheme="minorHAnsi" w:cstheme="minorHAnsi"/>
            <w:highlight w:val="cyan"/>
            <w:vertAlign w:val="superscript"/>
          </w:rPr>
          <w:t>1,2,9,10,14</w:t>
        </w:r>
      </w:ins>
      <w:r w:rsidR="001E7C67" w:rsidRPr="00BF1B27">
        <w:rPr>
          <w:rFonts w:asciiTheme="minorHAnsi" w:hAnsiTheme="minorHAnsi" w:cstheme="minorHAnsi"/>
          <w:vertAlign w:val="superscript"/>
        </w:rPr>
        <w:t xml:space="preserve"> </w:t>
      </w:r>
      <w:ins w:id="262" w:author="Laura Sitler" w:date="2023-06-30T12:23:00Z">
        <w:r w:rsidR="00995D81" w:rsidRPr="00BF1B27">
          <w:rPr>
            <w:rFonts w:asciiTheme="minorHAnsi" w:hAnsiTheme="minorHAnsi" w:cstheme="minorHAnsi"/>
          </w:rPr>
          <w:t>Examples of specific uses are included in Table 1.</w:t>
        </w:r>
      </w:ins>
      <w:ins w:id="263" w:author="Laura Sitler" w:date="2023-07-06T13:31:00Z">
        <w:r w:rsidR="00053705" w:rsidRPr="00BF1B27">
          <w:rPr>
            <w:rFonts w:asciiTheme="minorHAnsi" w:hAnsiTheme="minorHAnsi" w:cstheme="minorHAnsi"/>
            <w:highlight w:val="cyan"/>
            <w:vertAlign w:val="superscript"/>
          </w:rPr>
          <w:t>1-3,8-10,13,14</w:t>
        </w:r>
        <w:r w:rsidR="00053705" w:rsidRPr="00BF1B27">
          <w:rPr>
            <w:rFonts w:asciiTheme="minorHAnsi" w:hAnsiTheme="minorHAnsi" w:cstheme="minorHAnsi"/>
            <w:vertAlign w:val="superscript"/>
          </w:rPr>
          <w:t xml:space="preserve"> </w:t>
        </w:r>
      </w:ins>
    </w:p>
    <w:p w14:paraId="2BEC5F65" w14:textId="77777777" w:rsidR="000C3C63" w:rsidRPr="00BF1B27" w:rsidRDefault="000C3C63" w:rsidP="00BF1B27">
      <w:pPr>
        <w:spacing w:line="360" w:lineRule="auto"/>
        <w:ind w:firstLine="0"/>
        <w:rPr>
          <w:ins w:id="264" w:author="Laura Sitler" w:date="2023-06-30T10:51:00Z"/>
          <w:rFonts w:asciiTheme="minorHAnsi" w:hAnsiTheme="minorHAnsi" w:cstheme="minorHAnsi"/>
          <w:i/>
          <w:iCs/>
          <w:vertAlign w:val="superscript"/>
        </w:rPr>
      </w:pPr>
    </w:p>
    <w:tbl>
      <w:tblPr>
        <w:tblStyle w:val="GridTable6Colorful-Accent5"/>
        <w:tblW w:w="0" w:type="auto"/>
        <w:tblLook w:val="02A0" w:firstRow="1" w:lastRow="0" w:firstColumn="1" w:lastColumn="0" w:noHBand="1" w:noVBand="0"/>
      </w:tblPr>
      <w:tblGrid>
        <w:gridCol w:w="3145"/>
        <w:gridCol w:w="6205"/>
      </w:tblGrid>
      <w:tr w:rsidR="008A5CAB" w:rsidRPr="00BF1B27" w14:paraId="1924708B" w14:textId="77777777" w:rsidTr="005A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572A9F0C" w14:textId="1C8C2132" w:rsidR="008A5CAB" w:rsidRPr="00BF1B27" w:rsidRDefault="008A5CAB" w:rsidP="00BF1B27">
            <w:pPr>
              <w:spacing w:line="360" w:lineRule="auto"/>
              <w:ind w:firstLine="0"/>
              <w:rPr>
                <w:rFonts w:asciiTheme="minorHAnsi" w:hAnsiTheme="minorHAnsi" w:cstheme="minorHAnsi"/>
                <w:b w:val="0"/>
                <w:color w:val="000000" w:themeColor="text1"/>
              </w:rPr>
            </w:pPr>
            <w:commentRangeStart w:id="265"/>
            <w:commentRangeStart w:id="266"/>
            <w:r w:rsidRPr="00BF1B27">
              <w:rPr>
                <w:rFonts w:asciiTheme="minorHAnsi" w:hAnsiTheme="minorHAnsi" w:cstheme="minorHAnsi"/>
                <w:color w:val="000000" w:themeColor="text1"/>
              </w:rPr>
              <w:t>Table</w:t>
            </w:r>
            <w:commentRangeEnd w:id="265"/>
            <w:commentRangeEnd w:id="266"/>
            <w:r w:rsidR="00024D05">
              <w:rPr>
                <w:rStyle w:val="CommentReference"/>
                <w:b w:val="0"/>
                <w:bCs w:val="0"/>
                <w:color w:val="auto"/>
              </w:rPr>
              <w:commentReference w:id="265"/>
            </w:r>
            <w:r w:rsidR="00DB0824" w:rsidRPr="00BF1B27">
              <w:rPr>
                <w:rStyle w:val="CommentReference"/>
                <w:rFonts w:asciiTheme="minorHAnsi" w:hAnsiTheme="minorHAnsi" w:cstheme="minorHAnsi"/>
                <w:color w:val="000000" w:themeColor="text1"/>
                <w:sz w:val="22"/>
                <w:szCs w:val="22"/>
              </w:rPr>
              <w:commentReference w:id="266"/>
            </w:r>
            <w:r w:rsidRPr="00BF1B27">
              <w:rPr>
                <w:rFonts w:asciiTheme="minorHAnsi" w:hAnsiTheme="minorHAnsi" w:cstheme="minorHAnsi"/>
                <w:color w:val="000000" w:themeColor="text1"/>
              </w:rPr>
              <w:t xml:space="preserve"> 1. Common Uses of Fluoroscopy</w:t>
            </w:r>
          </w:p>
        </w:tc>
      </w:tr>
      <w:tr w:rsidR="008A5CAB" w:rsidRPr="00BF1B27" w14:paraId="26E3BE0E"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25FE4E87" w14:textId="5EE5A1CC"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GI and Biliary</w:t>
            </w:r>
            <w:r w:rsidR="00053705" w:rsidRPr="00BF1B27">
              <w:rPr>
                <w:rFonts w:asciiTheme="minorHAnsi" w:hAnsiTheme="minorHAnsi" w:cstheme="minorHAnsi"/>
                <w:color w:val="000000" w:themeColor="text1"/>
                <w:highlight w:val="cyan"/>
                <w:vertAlign w:val="superscript"/>
              </w:rPr>
              <w:t>1,2,8-10,13</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28175634" w14:textId="075D8586"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 xml:space="preserve">Barium studies of the GI tract from the esophagus to </w:t>
            </w:r>
            <w:ins w:id="267" w:author="Laura Sitler" w:date="2023-07-07T13:41:00Z">
              <w:r w:rsidR="00BD772E">
                <w:rPr>
                  <w:rFonts w:asciiTheme="minorHAnsi" w:hAnsiTheme="minorHAnsi" w:cstheme="minorHAnsi"/>
                  <w:color w:val="000000" w:themeColor="text1"/>
                </w:rPr>
                <w:t xml:space="preserve">the </w:t>
              </w:r>
            </w:ins>
            <w:r w:rsidRPr="00BF1B27">
              <w:rPr>
                <w:rFonts w:asciiTheme="minorHAnsi" w:hAnsiTheme="minorHAnsi" w:cstheme="minorHAnsi"/>
                <w:color w:val="000000" w:themeColor="text1"/>
              </w:rPr>
              <w:t>colon</w:t>
            </w:r>
          </w:p>
          <w:p w14:paraId="2252D57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and assessment of various GI tubes and catheters</w:t>
            </w:r>
          </w:p>
          <w:p w14:paraId="5ED4287F"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of the biliary system</w:t>
            </w:r>
          </w:p>
          <w:p w14:paraId="0C226A0E"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Retrieval of biliary stones</w:t>
            </w:r>
          </w:p>
          <w:p w14:paraId="1F4B4D5D"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of catheters in the bile duct in interventional procedures</w:t>
            </w:r>
          </w:p>
        </w:tc>
      </w:tr>
      <w:tr w:rsidR="008A5CAB" w:rsidRPr="00BF1B27" w14:paraId="4986B1D6"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09FEEDB0" w14:textId="039B06BE"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Genitourinary</w:t>
            </w:r>
            <w:r w:rsidR="00053705" w:rsidRPr="00BF1B27">
              <w:rPr>
                <w:rFonts w:asciiTheme="minorHAnsi" w:hAnsiTheme="minorHAnsi" w:cstheme="minorHAnsi"/>
                <w:color w:val="000000" w:themeColor="text1"/>
                <w:highlight w:val="cyan"/>
                <w:vertAlign w:val="superscript"/>
              </w:rPr>
              <w:t>3,10,13</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13F1412C"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of the female reproductive organs</w:t>
            </w:r>
          </w:p>
          <w:p w14:paraId="295DEC5C"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catheterization, and stenting of the urinary system from the kidneys to the bladder</w:t>
            </w:r>
          </w:p>
          <w:p w14:paraId="134141D1"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Retrieval and/or lithotripsy of urinary stones</w:t>
            </w:r>
          </w:p>
        </w:tc>
      </w:tr>
      <w:tr w:rsidR="008A5CAB" w:rsidRPr="00BF1B27" w14:paraId="3C22341F"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4F614073" w14:textId="2314F6B2"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Musculoskeletal</w:t>
            </w:r>
            <w:r w:rsidR="00053705" w:rsidRPr="00BF1B27">
              <w:rPr>
                <w:rFonts w:asciiTheme="minorHAnsi" w:hAnsiTheme="minorHAnsi" w:cstheme="minorHAnsi"/>
                <w:color w:val="000000" w:themeColor="text1"/>
                <w:highlight w:val="cyan"/>
                <w:vertAlign w:val="superscript"/>
              </w:rPr>
              <w:t>1,2,8-10</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60F2503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Evaluation of bones and joints</w:t>
            </w:r>
          </w:p>
          <w:p w14:paraId="4AFC6962"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Arthrography and myelography to aid in the injection of contrast media into joint spaces or vertebral spaces to better visualize injuries with cross-sectional modalities such as MRI or CT</w:t>
            </w:r>
          </w:p>
          <w:p w14:paraId="5063A3CD"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Lumbar punctures</w:t>
            </w:r>
          </w:p>
          <w:p w14:paraId="198FC917"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 xml:space="preserve">Assisting in orthopedic surgeries (eg, fracture repairs, spinal fusions, and joint replacements) </w:t>
            </w:r>
          </w:p>
        </w:tc>
      </w:tr>
      <w:tr w:rsidR="008A5CAB" w:rsidRPr="00BF1B27" w14:paraId="1699C1A2"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07366F05" w14:textId="28FE9839"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Cardiovascular and Interventional Radiology</w:t>
            </w:r>
            <w:r w:rsidR="00053705" w:rsidRPr="00BF1B27">
              <w:rPr>
                <w:rFonts w:asciiTheme="minorHAnsi" w:hAnsiTheme="minorHAnsi" w:cstheme="minorHAnsi"/>
                <w:color w:val="000000" w:themeColor="text1"/>
                <w:highlight w:val="cyan"/>
                <w:vertAlign w:val="superscript"/>
              </w:rPr>
              <w:t>1,2,9,10,14</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4E4DB98E"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Evaluation of the heart and vessels with angiography, arteriography, or venography</w:t>
            </w:r>
          </w:p>
          <w:p w14:paraId="16D452E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Intervention of cardiac problems with angioplasty, cardiac stenting, embolization, and IVC filters</w:t>
            </w:r>
          </w:p>
          <w:p w14:paraId="6A7D4B5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lastRenderedPageBreak/>
              <w:t>Placement and assessment of ports, central lines, PICC lines, and other IV catheters</w:t>
            </w:r>
          </w:p>
          <w:p w14:paraId="63C0709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Image-guided needle biopsies</w:t>
            </w:r>
          </w:p>
          <w:p w14:paraId="68AC5A32"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Drainage and aspiration of abscesses and fluid collections</w:t>
            </w:r>
          </w:p>
          <w:p w14:paraId="4DEC06B7" w14:textId="77777777" w:rsidR="002821EC"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Feeding tube placement</w:t>
            </w:r>
          </w:p>
          <w:p w14:paraId="0FB7BB51" w14:textId="72B2BC3B"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Cancer treatment</w:t>
            </w:r>
          </w:p>
        </w:tc>
      </w:tr>
    </w:tbl>
    <w:p w14:paraId="23A627F7" w14:textId="0A6A2A47" w:rsidR="008A5CAB" w:rsidRPr="00BF1B27" w:rsidRDefault="008A5CAB" w:rsidP="00BF1B27">
      <w:pPr>
        <w:spacing w:line="360" w:lineRule="auto"/>
        <w:ind w:firstLine="0"/>
        <w:rPr>
          <w:ins w:id="268" w:author="Laura Sitler" w:date="2023-06-30T12:21:00Z"/>
          <w:rFonts w:asciiTheme="minorHAnsi" w:hAnsiTheme="minorHAnsi" w:cstheme="minorHAnsi"/>
        </w:rPr>
      </w:pPr>
      <w:bookmarkStart w:id="269" w:name="_Hlk139622582"/>
      <w:ins w:id="270" w:author="Laura Sitler" w:date="2023-06-30T12:21:00Z">
        <w:r w:rsidRPr="00BF1B27">
          <w:rPr>
            <w:rFonts w:asciiTheme="minorHAnsi" w:hAnsiTheme="minorHAnsi" w:cstheme="minorHAnsi"/>
          </w:rPr>
          <w:lastRenderedPageBreak/>
          <w:t>CT: computed tomography; GI: gastrointestinal; IV: intravenous; IVC: in</w:t>
        </w:r>
      </w:ins>
      <w:ins w:id="271" w:author="Laura Sitler" w:date="2023-06-30T12:22:00Z">
        <w:r w:rsidRPr="00BF1B27">
          <w:rPr>
            <w:rFonts w:asciiTheme="minorHAnsi" w:hAnsiTheme="minorHAnsi" w:cstheme="minorHAnsi"/>
          </w:rPr>
          <w:t>ferior vena cava; MRI: magnetic resonance imaging; PICC: peripherally inserted central catheter.</w:t>
        </w:r>
      </w:ins>
    </w:p>
    <w:bookmarkEnd w:id="269"/>
    <w:p w14:paraId="6F069BB3" w14:textId="77777777" w:rsidR="008A5CAB" w:rsidRPr="00BF1B27" w:rsidRDefault="008A5CAB" w:rsidP="00BF1B27">
      <w:pPr>
        <w:spacing w:line="360" w:lineRule="auto"/>
        <w:ind w:firstLine="0"/>
        <w:rPr>
          <w:ins w:id="272" w:author="Laura Sitler" w:date="2023-06-30T12:21:00Z"/>
          <w:rFonts w:asciiTheme="minorHAnsi" w:hAnsiTheme="minorHAnsi" w:cstheme="minorHAnsi"/>
        </w:rPr>
      </w:pPr>
    </w:p>
    <w:p w14:paraId="53B1DE64" w14:textId="7F2D7F7F" w:rsidR="000C3C63" w:rsidRPr="00BF1B27" w:rsidDel="008A5CAB" w:rsidRDefault="000C3C63" w:rsidP="00BF1B27">
      <w:pPr>
        <w:spacing w:line="360" w:lineRule="auto"/>
        <w:ind w:firstLine="0"/>
        <w:rPr>
          <w:del w:id="273" w:author="Laura Sitler" w:date="2023-06-30T12:21:00Z"/>
          <w:rFonts w:asciiTheme="minorHAnsi" w:hAnsiTheme="minorHAnsi" w:cstheme="minorHAnsi"/>
          <w:vertAlign w:val="superscript"/>
        </w:rPr>
      </w:pPr>
    </w:p>
    <w:bookmarkEnd w:id="250"/>
    <w:p w14:paraId="6A27A4E5" w14:textId="57F48D28" w:rsidR="00AC4DC1" w:rsidRPr="00BF1B27" w:rsidDel="008A5CAB" w:rsidRDefault="00AC4DC1" w:rsidP="00BF1B27">
      <w:pPr>
        <w:spacing w:line="360" w:lineRule="auto"/>
        <w:ind w:firstLine="0"/>
        <w:rPr>
          <w:del w:id="274" w:author="Laura Sitler" w:date="2023-06-30T12:21:00Z"/>
          <w:rFonts w:asciiTheme="minorHAnsi" w:hAnsiTheme="minorHAnsi" w:cstheme="minorHAnsi"/>
          <w:b/>
          <w:bCs/>
        </w:rPr>
      </w:pPr>
    </w:p>
    <w:p w14:paraId="38538702" w14:textId="58935B74" w:rsidR="00414DF0" w:rsidRPr="00BF1B27" w:rsidRDefault="00414DF0" w:rsidP="00BF1B27">
      <w:pPr>
        <w:pStyle w:val="Heading2"/>
        <w:spacing w:line="360" w:lineRule="auto"/>
        <w:rPr>
          <w:rFonts w:asciiTheme="minorHAnsi" w:hAnsiTheme="minorHAnsi" w:cstheme="minorHAnsi"/>
        </w:rPr>
      </w:pPr>
      <w:r w:rsidRPr="00BF1B27">
        <w:rPr>
          <w:rFonts w:asciiTheme="minorHAnsi" w:hAnsiTheme="minorHAnsi" w:cstheme="minorHAnsi"/>
        </w:rPr>
        <w:t xml:space="preserve">Comparison of Fluoroscopy </w:t>
      </w:r>
      <w:del w:id="275" w:author="Laura Sitler" w:date="2023-06-30T12:24:00Z">
        <w:r w:rsidRPr="00BF1B27" w:rsidDel="003B1CCF">
          <w:rPr>
            <w:rFonts w:asciiTheme="minorHAnsi" w:hAnsiTheme="minorHAnsi" w:cstheme="minorHAnsi"/>
          </w:rPr>
          <w:delText xml:space="preserve">with </w:delText>
        </w:r>
      </w:del>
      <w:ins w:id="276" w:author="Laura Sitler" w:date="2023-06-30T12:24:00Z">
        <w:r w:rsidR="003B1CCF" w:rsidRPr="00BF1B27">
          <w:rPr>
            <w:rFonts w:asciiTheme="minorHAnsi" w:hAnsiTheme="minorHAnsi" w:cstheme="minorHAnsi"/>
          </w:rPr>
          <w:t xml:space="preserve">With </w:t>
        </w:r>
      </w:ins>
      <w:r w:rsidRPr="00BF1B27">
        <w:rPr>
          <w:rFonts w:asciiTheme="minorHAnsi" w:hAnsiTheme="minorHAnsi" w:cstheme="minorHAnsi"/>
        </w:rPr>
        <w:t>Other Imaging Modalities</w:t>
      </w:r>
    </w:p>
    <w:p w14:paraId="5988ED1B" w14:textId="2D70E0F9" w:rsidR="00875E05" w:rsidRPr="00BF1B27" w:rsidDel="001129A7" w:rsidRDefault="005F79EF" w:rsidP="00BF1B27">
      <w:pPr>
        <w:spacing w:line="360" w:lineRule="auto"/>
        <w:ind w:firstLine="0"/>
        <w:rPr>
          <w:del w:id="277" w:author="Laura Sitler" w:date="2023-07-07T11:30:00Z"/>
          <w:rFonts w:asciiTheme="minorHAnsi" w:hAnsiTheme="minorHAnsi" w:cstheme="minorHAnsi"/>
        </w:rPr>
      </w:pPr>
      <w:r w:rsidRPr="00BF1B27">
        <w:rPr>
          <w:rFonts w:asciiTheme="minorHAnsi" w:hAnsiTheme="minorHAnsi" w:cstheme="minorHAnsi"/>
        </w:rPr>
        <w:t>While fluoroscopy use has been declining in recent years in favor of ultrasound or cross-sectional imaging modalities such as</w:t>
      </w:r>
      <w:ins w:id="278" w:author="Laura Sitler" w:date="2023-06-30T13:16:00Z">
        <w:r w:rsidR="002821EC" w:rsidRPr="00BF1B27">
          <w:rPr>
            <w:rFonts w:asciiTheme="minorHAnsi" w:hAnsiTheme="minorHAnsi" w:cstheme="minorHAnsi"/>
          </w:rPr>
          <w:t xml:space="preserve"> magnetic resonance imaging (</w:t>
        </w:r>
      </w:ins>
      <w:del w:id="279" w:author="Laura Sitler" w:date="2023-06-30T13:16:00Z">
        <w:r w:rsidRPr="00BF1B27" w:rsidDel="002821EC">
          <w:rPr>
            <w:rFonts w:asciiTheme="minorHAnsi" w:hAnsiTheme="minorHAnsi" w:cstheme="minorHAnsi"/>
          </w:rPr>
          <w:delText xml:space="preserve"> </w:delText>
        </w:r>
      </w:del>
      <w:r w:rsidRPr="00BF1B27">
        <w:rPr>
          <w:rFonts w:asciiTheme="minorHAnsi" w:hAnsiTheme="minorHAnsi" w:cstheme="minorHAnsi"/>
        </w:rPr>
        <w:t>MRI</w:t>
      </w:r>
      <w:ins w:id="280" w:author="Laura Sitler" w:date="2023-06-30T13:16:00Z">
        <w:r w:rsidR="002821EC" w:rsidRPr="00BF1B27">
          <w:rPr>
            <w:rFonts w:asciiTheme="minorHAnsi" w:hAnsiTheme="minorHAnsi" w:cstheme="minorHAnsi"/>
          </w:rPr>
          <w:t>)</w:t>
        </w:r>
      </w:ins>
      <w:r w:rsidRPr="00BF1B27">
        <w:rPr>
          <w:rFonts w:asciiTheme="minorHAnsi" w:hAnsiTheme="minorHAnsi" w:cstheme="minorHAnsi"/>
        </w:rPr>
        <w:t xml:space="preserve"> and </w:t>
      </w:r>
      <w:ins w:id="281" w:author="Laura Sitler" w:date="2023-06-30T13:16:00Z">
        <w:r w:rsidR="002821EC" w:rsidRPr="00BF1B27">
          <w:rPr>
            <w:rFonts w:asciiTheme="minorHAnsi" w:hAnsiTheme="minorHAnsi" w:cstheme="minorHAnsi"/>
          </w:rPr>
          <w:t>computed tomography (</w:t>
        </w:r>
      </w:ins>
      <w:r w:rsidRPr="00BF1B27">
        <w:rPr>
          <w:rFonts w:asciiTheme="minorHAnsi" w:hAnsiTheme="minorHAnsi" w:cstheme="minorHAnsi"/>
        </w:rPr>
        <w:t>CT</w:t>
      </w:r>
      <w:ins w:id="282" w:author="Laura Sitler" w:date="2023-06-30T13:16:00Z">
        <w:r w:rsidR="002821EC" w:rsidRPr="00BF1B27">
          <w:rPr>
            <w:rFonts w:asciiTheme="minorHAnsi" w:hAnsiTheme="minorHAnsi" w:cstheme="minorHAnsi"/>
          </w:rPr>
          <w:t>)</w:t>
        </w:r>
      </w:ins>
      <w:r w:rsidRPr="00BF1B27">
        <w:rPr>
          <w:rFonts w:asciiTheme="minorHAnsi" w:hAnsiTheme="minorHAnsi" w:cstheme="minorHAnsi"/>
        </w:rPr>
        <w:t>, its unique ability to offer the radiologist a real-time view inside the body cannot be dismissed.</w:t>
      </w:r>
      <w:bookmarkStart w:id="283" w:name="_Ref136453547"/>
      <w:ins w:id="284" w:author="Laura Sitler" w:date="2023-07-06T13:34:00Z">
        <w:r w:rsidR="007C144E" w:rsidRPr="00BF1B27">
          <w:rPr>
            <w:rFonts w:asciiTheme="minorHAnsi" w:hAnsiTheme="minorHAnsi" w:cstheme="minorHAnsi"/>
            <w:color w:val="000000" w:themeColor="text1"/>
            <w:highlight w:val="cyan"/>
            <w:vertAlign w:val="superscript"/>
          </w:rPr>
          <w:t>15</w:t>
        </w:r>
      </w:ins>
      <w:bookmarkEnd w:id="283"/>
      <w:r w:rsidR="00266002" w:rsidRPr="00BF1B27">
        <w:rPr>
          <w:rFonts w:asciiTheme="minorHAnsi" w:hAnsiTheme="minorHAnsi" w:cstheme="minorHAnsi"/>
        </w:rPr>
        <w:t xml:space="preserve"> </w:t>
      </w:r>
      <w:r w:rsidRPr="00BF1B27">
        <w:rPr>
          <w:rFonts w:asciiTheme="minorHAnsi" w:hAnsiTheme="minorHAnsi" w:cstheme="minorHAnsi"/>
        </w:rPr>
        <w:t xml:space="preserve">Traditional diagnostic radiography only offers static images of the body and modalities </w:t>
      </w:r>
      <w:del w:id="285" w:author="Laura Sitler" w:date="2023-06-30T13:17:00Z">
        <w:r w:rsidRPr="00BF1B27" w:rsidDel="002821EC">
          <w:rPr>
            <w:rFonts w:asciiTheme="minorHAnsi" w:hAnsiTheme="minorHAnsi" w:cstheme="minorHAnsi"/>
          </w:rPr>
          <w:delText xml:space="preserve">like </w:delText>
        </w:r>
      </w:del>
      <w:ins w:id="286" w:author="Laura Sitler" w:date="2023-06-30T13:17:00Z">
        <w:r w:rsidR="002821EC" w:rsidRPr="00BF1B27">
          <w:rPr>
            <w:rFonts w:asciiTheme="minorHAnsi" w:hAnsiTheme="minorHAnsi" w:cstheme="minorHAnsi"/>
          </w:rPr>
          <w:t xml:space="preserve">such as </w:t>
        </w:r>
      </w:ins>
      <w:r w:rsidRPr="00BF1B27">
        <w:rPr>
          <w:rFonts w:asciiTheme="minorHAnsi" w:hAnsiTheme="minorHAnsi" w:cstheme="minorHAnsi"/>
        </w:rPr>
        <w:t xml:space="preserve">MRI, CT, and nuclear medicine do not allow repositioning of the patient during the examination. </w:t>
      </w:r>
      <w:commentRangeStart w:id="287"/>
      <w:r w:rsidRPr="00BF1B27">
        <w:rPr>
          <w:rFonts w:asciiTheme="minorHAnsi" w:hAnsiTheme="minorHAnsi" w:cstheme="minorHAnsi"/>
          <w:highlight w:val="green"/>
        </w:rPr>
        <w:t xml:space="preserve">However, with fluoroscopy, the physician can see what is happening inside the patient in real-time, </w:t>
      </w:r>
      <w:del w:id="288" w:author="Laura Sitler" w:date="2023-06-30T13:17:00Z">
        <w:r w:rsidRPr="00BF1B27" w:rsidDel="002821EC">
          <w:rPr>
            <w:rFonts w:asciiTheme="minorHAnsi" w:hAnsiTheme="minorHAnsi" w:cstheme="minorHAnsi"/>
            <w:highlight w:val="green"/>
          </w:rPr>
          <w:delText xml:space="preserve">like </w:delText>
        </w:r>
      </w:del>
      <w:ins w:id="289" w:author="Laura Sitler" w:date="2023-06-30T13:17:00Z">
        <w:r w:rsidR="002821EC" w:rsidRPr="00BF1B27">
          <w:rPr>
            <w:rFonts w:asciiTheme="minorHAnsi" w:hAnsiTheme="minorHAnsi" w:cstheme="minorHAnsi"/>
            <w:highlight w:val="green"/>
          </w:rPr>
          <w:t xml:space="preserve">similar to </w:t>
        </w:r>
      </w:ins>
      <w:r w:rsidRPr="00BF1B27">
        <w:rPr>
          <w:rFonts w:asciiTheme="minorHAnsi" w:hAnsiTheme="minorHAnsi" w:cstheme="minorHAnsi"/>
          <w:highlight w:val="green"/>
        </w:rPr>
        <w:t xml:space="preserve">a movie, </w:t>
      </w:r>
      <w:r w:rsidR="005975A9" w:rsidRPr="00BF1B27">
        <w:rPr>
          <w:rFonts w:asciiTheme="minorHAnsi" w:hAnsiTheme="minorHAnsi" w:cstheme="minorHAnsi"/>
          <w:highlight w:val="green"/>
        </w:rPr>
        <w:t xml:space="preserve">with dynamic images </w:t>
      </w:r>
      <w:r w:rsidRPr="00BF1B27">
        <w:rPr>
          <w:rFonts w:asciiTheme="minorHAnsi" w:hAnsiTheme="minorHAnsi" w:cstheme="minorHAnsi"/>
          <w:highlight w:val="green"/>
        </w:rPr>
        <w:t xml:space="preserve">and </w:t>
      </w:r>
      <w:r w:rsidR="005975A9" w:rsidRPr="00BF1B27">
        <w:rPr>
          <w:rFonts w:asciiTheme="minorHAnsi" w:hAnsiTheme="minorHAnsi" w:cstheme="minorHAnsi"/>
          <w:highlight w:val="green"/>
        </w:rPr>
        <w:t xml:space="preserve">they </w:t>
      </w:r>
      <w:r w:rsidRPr="00BF1B27">
        <w:rPr>
          <w:rFonts w:asciiTheme="minorHAnsi" w:hAnsiTheme="minorHAnsi" w:cstheme="minorHAnsi"/>
          <w:highlight w:val="green"/>
        </w:rPr>
        <w:t>can reposition the patient during the exam</w:t>
      </w:r>
      <w:ins w:id="290" w:author="Laura Sitler" w:date="2023-06-30T13:17:00Z">
        <w:r w:rsidR="002821EC" w:rsidRPr="00BF1B27">
          <w:rPr>
            <w:rFonts w:asciiTheme="minorHAnsi" w:hAnsiTheme="minorHAnsi" w:cstheme="minorHAnsi"/>
            <w:highlight w:val="green"/>
          </w:rPr>
          <w:t>ination</w:t>
        </w:r>
      </w:ins>
      <w:r w:rsidRPr="00BF1B27">
        <w:rPr>
          <w:rFonts w:asciiTheme="minorHAnsi" w:hAnsiTheme="minorHAnsi" w:cstheme="minorHAnsi"/>
          <w:highlight w:val="green"/>
        </w:rPr>
        <w:t xml:space="preserve"> to get a better look </w:t>
      </w:r>
      <w:ins w:id="291" w:author="Laura Sitler" w:date="2023-06-30T13:17:00Z">
        <w:r w:rsidR="002821EC" w:rsidRPr="00BF1B27">
          <w:rPr>
            <w:rFonts w:asciiTheme="minorHAnsi" w:hAnsiTheme="minorHAnsi" w:cstheme="minorHAnsi"/>
            <w:highlight w:val="green"/>
          </w:rPr>
          <w:t xml:space="preserve">at any </w:t>
        </w:r>
      </w:ins>
      <w:del w:id="292" w:author="Laura Sitler" w:date="2023-06-30T13:17:00Z">
        <w:r w:rsidRPr="00BF1B27" w:rsidDel="002821EC">
          <w:rPr>
            <w:rFonts w:asciiTheme="minorHAnsi" w:hAnsiTheme="minorHAnsi" w:cstheme="minorHAnsi"/>
            <w:highlight w:val="green"/>
          </w:rPr>
          <w:delText xml:space="preserve">when an </w:delText>
        </w:r>
      </w:del>
      <w:r w:rsidRPr="00BF1B27">
        <w:rPr>
          <w:rFonts w:asciiTheme="minorHAnsi" w:hAnsiTheme="minorHAnsi" w:cstheme="minorHAnsi"/>
          <w:highlight w:val="green"/>
        </w:rPr>
        <w:t xml:space="preserve">abnormality </w:t>
      </w:r>
      <w:ins w:id="293" w:author="Laura Sitler" w:date="2023-06-30T13:17:00Z">
        <w:r w:rsidR="002821EC" w:rsidRPr="00BF1B27">
          <w:rPr>
            <w:rFonts w:asciiTheme="minorHAnsi" w:hAnsiTheme="minorHAnsi" w:cstheme="minorHAnsi"/>
            <w:highlight w:val="green"/>
          </w:rPr>
          <w:t xml:space="preserve">that </w:t>
        </w:r>
      </w:ins>
      <w:r w:rsidRPr="00BF1B27">
        <w:rPr>
          <w:rFonts w:asciiTheme="minorHAnsi" w:hAnsiTheme="minorHAnsi" w:cstheme="minorHAnsi"/>
          <w:highlight w:val="green"/>
        </w:rPr>
        <w:t>is observed.</w:t>
      </w:r>
      <w:commentRangeEnd w:id="287"/>
      <w:r w:rsidR="005975A9" w:rsidRPr="00BF1B27">
        <w:rPr>
          <w:rStyle w:val="CommentReference"/>
          <w:rFonts w:asciiTheme="minorHAnsi" w:hAnsiTheme="minorHAnsi" w:cstheme="minorHAnsi"/>
          <w:sz w:val="22"/>
          <w:szCs w:val="22"/>
        </w:rPr>
        <w:commentReference w:id="287"/>
      </w:r>
      <w:ins w:id="294" w:author="Laura Sitler" w:date="2023-07-06T13:35:00Z">
        <w:r w:rsidR="007C144E" w:rsidRPr="00BF1B27">
          <w:rPr>
            <w:rFonts w:asciiTheme="minorHAnsi" w:hAnsiTheme="minorHAnsi" w:cstheme="minorHAnsi"/>
            <w:color w:val="000000" w:themeColor="text1"/>
            <w:highlight w:val="cyan"/>
            <w:vertAlign w:val="superscript"/>
          </w:rPr>
          <w:t>15</w:t>
        </w:r>
      </w:ins>
      <w:r w:rsidR="00266002" w:rsidRPr="00BF1B27">
        <w:rPr>
          <w:rFonts w:asciiTheme="minorHAnsi" w:hAnsiTheme="minorHAnsi" w:cstheme="minorHAnsi"/>
          <w:vertAlign w:val="superscript"/>
        </w:rPr>
        <w:t xml:space="preserve"> </w:t>
      </w:r>
      <w:r w:rsidRPr="00BF1B27">
        <w:rPr>
          <w:rFonts w:asciiTheme="minorHAnsi" w:hAnsiTheme="minorHAnsi" w:cstheme="minorHAnsi"/>
        </w:rPr>
        <w:t xml:space="preserve">Fluoroscopy also uses less radiation than CT. However, fluoroscopy requires radiologists and </w:t>
      </w:r>
      <w:ins w:id="295" w:author="Laura Sitler" w:date="2023-07-03T07:54:00Z">
        <w:r w:rsidR="00CC40AF" w:rsidRPr="00BF1B27">
          <w:rPr>
            <w:rFonts w:asciiTheme="minorHAnsi" w:hAnsiTheme="minorHAnsi" w:cstheme="minorHAnsi"/>
          </w:rPr>
          <w:t xml:space="preserve">radiologic </w:t>
        </w:r>
      </w:ins>
      <w:r w:rsidRPr="00BF1B27">
        <w:rPr>
          <w:rFonts w:asciiTheme="minorHAnsi" w:hAnsiTheme="minorHAnsi" w:cstheme="minorHAnsi"/>
        </w:rPr>
        <w:t xml:space="preserve">technologists </w:t>
      </w:r>
      <w:ins w:id="296" w:author="Laura Sitler" w:date="2023-06-30T13:17:00Z">
        <w:r w:rsidR="002821EC" w:rsidRPr="00BF1B27">
          <w:rPr>
            <w:rFonts w:asciiTheme="minorHAnsi" w:hAnsiTheme="minorHAnsi" w:cstheme="minorHAnsi"/>
          </w:rPr>
          <w:t xml:space="preserve">to </w:t>
        </w:r>
      </w:ins>
      <w:r w:rsidRPr="00BF1B27">
        <w:rPr>
          <w:rFonts w:asciiTheme="minorHAnsi" w:hAnsiTheme="minorHAnsi" w:cstheme="minorHAnsi"/>
        </w:rPr>
        <w:t>be proficiently trained in a hands-on environment, and with reimbursement</w:t>
      </w:r>
      <w:del w:id="297" w:author="Laura Sitler" w:date="2023-06-30T13:17:00Z">
        <w:r w:rsidRPr="00BF1B27" w:rsidDel="002821EC">
          <w:rPr>
            <w:rFonts w:asciiTheme="minorHAnsi" w:hAnsiTheme="minorHAnsi" w:cstheme="minorHAnsi"/>
          </w:rPr>
          <w:delText>s</w:delText>
        </w:r>
      </w:del>
      <w:r w:rsidRPr="00BF1B27">
        <w:rPr>
          <w:rFonts w:asciiTheme="minorHAnsi" w:hAnsiTheme="minorHAnsi" w:cstheme="minorHAnsi"/>
        </w:rPr>
        <w:t xml:space="preserve"> for fluoroscopic procedures declining, </w:t>
      </w:r>
      <w:del w:id="298" w:author="Laura Sitler" w:date="2023-06-30T13:18:00Z">
        <w:r w:rsidRPr="00BF1B27" w:rsidDel="002821EC">
          <w:rPr>
            <w:rFonts w:asciiTheme="minorHAnsi" w:hAnsiTheme="minorHAnsi" w:cstheme="minorHAnsi"/>
          </w:rPr>
          <w:delText xml:space="preserve">the </w:delText>
        </w:r>
      </w:del>
      <w:r w:rsidRPr="00BF1B27">
        <w:rPr>
          <w:rFonts w:asciiTheme="minorHAnsi" w:hAnsiTheme="minorHAnsi" w:cstheme="minorHAnsi"/>
        </w:rPr>
        <w:t>medical imaging professionals are often not given the opportunity to receive the training that is needed, leading to frustration and subpar images.</w:t>
      </w:r>
      <w:ins w:id="299" w:author="Laura Sitler" w:date="2023-07-06T13:35:00Z">
        <w:r w:rsidR="007C144E" w:rsidRPr="00BF1B27">
          <w:rPr>
            <w:rFonts w:asciiTheme="minorHAnsi" w:hAnsiTheme="minorHAnsi" w:cstheme="minorHAnsi"/>
            <w:color w:val="000000" w:themeColor="text1"/>
            <w:highlight w:val="cyan"/>
            <w:vertAlign w:val="superscript"/>
          </w:rPr>
          <w:t>15</w:t>
        </w:r>
      </w:ins>
      <w:ins w:id="300" w:author="Laura Sitler" w:date="2023-07-07T11:30:00Z">
        <w:r w:rsidR="001129A7" w:rsidRPr="00BF1B27">
          <w:rPr>
            <w:rFonts w:asciiTheme="minorHAnsi" w:hAnsiTheme="minorHAnsi" w:cstheme="minorHAnsi"/>
          </w:rPr>
          <w:t xml:space="preserve"> </w:t>
        </w:r>
      </w:ins>
    </w:p>
    <w:p w14:paraId="21F598C5" w14:textId="6323DDDB" w:rsidR="006B1B3D" w:rsidRPr="00BF1B27" w:rsidDel="001129A7" w:rsidRDefault="006B1B3D" w:rsidP="00BF1B27">
      <w:pPr>
        <w:spacing w:line="360" w:lineRule="auto"/>
        <w:ind w:firstLine="0"/>
        <w:rPr>
          <w:del w:id="301" w:author="Laura Sitler" w:date="2023-07-07T11:30:00Z"/>
          <w:rFonts w:asciiTheme="minorHAnsi" w:hAnsiTheme="minorHAnsi" w:cstheme="minorHAnsi"/>
          <w:b/>
          <w:bCs/>
        </w:rPr>
      </w:pPr>
    </w:p>
    <w:p w14:paraId="2A55E301" w14:textId="530B5E89" w:rsidR="00414DF0" w:rsidRPr="00BF1B27" w:rsidDel="00D1151D" w:rsidRDefault="00414DF0">
      <w:pPr>
        <w:spacing w:line="360" w:lineRule="auto"/>
        <w:ind w:firstLine="0"/>
        <w:rPr>
          <w:del w:id="302" w:author="Laura Sitler" w:date="2023-06-30T13:25:00Z"/>
          <w:rFonts w:asciiTheme="minorHAnsi" w:hAnsiTheme="minorHAnsi" w:cstheme="minorHAnsi"/>
        </w:rPr>
        <w:pPrChange w:id="303" w:author="Laura Sitler" w:date="2023-07-07T12:03:00Z">
          <w:pPr>
            <w:pStyle w:val="Heading1"/>
          </w:pPr>
        </w:pPrChange>
      </w:pPr>
      <w:del w:id="304" w:author="Laura Sitler" w:date="2023-06-30T13:25:00Z">
        <w:r w:rsidRPr="00BF1B27" w:rsidDel="00D1151D">
          <w:rPr>
            <w:rFonts w:asciiTheme="minorHAnsi" w:hAnsiTheme="minorHAnsi" w:cstheme="minorHAnsi"/>
          </w:rPr>
          <w:delText>General Fluoroscopic Procedures</w:delText>
        </w:r>
      </w:del>
    </w:p>
    <w:p w14:paraId="420AA28B" w14:textId="53839FB0" w:rsidR="00796785" w:rsidRPr="00BF1B27" w:rsidRDefault="00414DF0" w:rsidP="00BF1B27">
      <w:pPr>
        <w:spacing w:line="360" w:lineRule="auto"/>
        <w:ind w:firstLine="0"/>
        <w:rPr>
          <w:ins w:id="305" w:author="Laura Sitler" w:date="2023-07-07T12:03:00Z"/>
          <w:rFonts w:asciiTheme="minorHAnsi" w:hAnsiTheme="minorHAnsi" w:cstheme="minorHAnsi"/>
        </w:rPr>
      </w:pPr>
      <w:del w:id="306" w:author="Laura Sitler" w:date="2023-06-30T13:25:00Z">
        <w:r w:rsidRPr="00BF1B27" w:rsidDel="00D1151D">
          <w:rPr>
            <w:rFonts w:asciiTheme="minorHAnsi" w:hAnsiTheme="minorHAnsi" w:cstheme="minorHAnsi"/>
          </w:rPr>
          <w:delText xml:space="preserve">As previously mentioned, general fluoroscopy consists </w:delText>
        </w:r>
        <w:r w:rsidR="00CF5B05" w:rsidRPr="00BF1B27" w:rsidDel="00D1151D">
          <w:rPr>
            <w:rFonts w:asciiTheme="minorHAnsi" w:hAnsiTheme="minorHAnsi" w:cstheme="minorHAnsi"/>
          </w:rPr>
          <w:delText xml:space="preserve">primarily </w:delText>
        </w:r>
        <w:r w:rsidRPr="00BF1B27" w:rsidDel="00D1151D">
          <w:rPr>
            <w:rFonts w:asciiTheme="minorHAnsi" w:hAnsiTheme="minorHAnsi" w:cstheme="minorHAnsi"/>
          </w:rPr>
          <w:delText>of gastrointestinal</w:delText>
        </w:r>
        <w:r w:rsidR="00CF5B05" w:rsidRPr="00BF1B27" w:rsidDel="00D1151D">
          <w:rPr>
            <w:rFonts w:asciiTheme="minorHAnsi" w:hAnsiTheme="minorHAnsi" w:cstheme="minorHAnsi"/>
          </w:rPr>
          <w:delText>/biliary</w:delText>
        </w:r>
        <w:r w:rsidRPr="00BF1B27" w:rsidDel="00D1151D">
          <w:rPr>
            <w:rFonts w:asciiTheme="minorHAnsi" w:hAnsiTheme="minorHAnsi" w:cstheme="minorHAnsi"/>
          </w:rPr>
          <w:delText xml:space="preserve">, </w:delText>
        </w:r>
        <w:r w:rsidR="00CF5B05" w:rsidRPr="00BF1B27" w:rsidDel="00D1151D">
          <w:rPr>
            <w:rFonts w:asciiTheme="minorHAnsi" w:hAnsiTheme="minorHAnsi" w:cstheme="minorHAnsi"/>
          </w:rPr>
          <w:delText>genito</w:delText>
        </w:r>
        <w:r w:rsidRPr="00BF1B27" w:rsidDel="00D1151D">
          <w:rPr>
            <w:rFonts w:asciiTheme="minorHAnsi" w:hAnsiTheme="minorHAnsi" w:cstheme="minorHAnsi"/>
          </w:rPr>
          <w:delText>urinary</w:delText>
        </w:r>
        <w:r w:rsidR="00CF5B05" w:rsidRPr="00BF1B27" w:rsidDel="00D1151D">
          <w:rPr>
            <w:rFonts w:asciiTheme="minorHAnsi" w:hAnsiTheme="minorHAnsi" w:cstheme="minorHAnsi"/>
          </w:rPr>
          <w:delText>/</w:delText>
        </w:r>
        <w:r w:rsidRPr="00BF1B27" w:rsidDel="00D1151D">
          <w:rPr>
            <w:rFonts w:asciiTheme="minorHAnsi" w:hAnsiTheme="minorHAnsi" w:cstheme="minorHAnsi"/>
          </w:rPr>
          <w:delText xml:space="preserve">reproductive, musculoskeletal, and cardiovascular and interventional procedures. While the reasons behind the procedures were mentioned, </w:delText>
        </w:r>
        <w:r w:rsidR="00ED0818" w:rsidRPr="00BF1B27" w:rsidDel="00D1151D">
          <w:rPr>
            <w:rFonts w:asciiTheme="minorHAnsi" w:hAnsiTheme="minorHAnsi" w:cstheme="minorHAnsi"/>
          </w:rPr>
          <w:delText>the</w:delText>
        </w:r>
        <w:r w:rsidRPr="00BF1B27" w:rsidDel="00D1151D">
          <w:rPr>
            <w:rFonts w:asciiTheme="minorHAnsi" w:hAnsiTheme="minorHAnsi" w:cstheme="minorHAnsi"/>
          </w:rPr>
          <w:delText xml:space="preserve"> procedures were not, which is the purpose of this section.</w:delText>
        </w:r>
        <w:r w:rsidR="00AC4DC1" w:rsidRPr="00BF1B27" w:rsidDel="00D1151D">
          <w:rPr>
            <w:rFonts w:asciiTheme="minorHAnsi" w:hAnsiTheme="minorHAnsi" w:cstheme="minorHAnsi"/>
          </w:rPr>
          <w:delText xml:space="preserve"> T</w:delText>
        </w:r>
        <w:r w:rsidRPr="00BF1B27" w:rsidDel="00D1151D">
          <w:rPr>
            <w:rFonts w:asciiTheme="minorHAnsi" w:hAnsiTheme="minorHAnsi" w:cstheme="minorHAnsi"/>
          </w:rPr>
          <w:delText>his is not an exhaustive list of all procedures offered in fluoroscopy, but these are the most commonly performed exams in each area.</w:delText>
        </w:r>
        <w:r w:rsidR="00FB5B46" w:rsidRPr="00BF1B27" w:rsidDel="00D1151D">
          <w:rPr>
            <w:rFonts w:asciiTheme="minorHAnsi" w:hAnsiTheme="minorHAnsi" w:cstheme="minorHAnsi"/>
          </w:rPr>
          <w:delText xml:space="preserve"> </w:delText>
        </w:r>
      </w:del>
      <w:del w:id="307" w:author="Laura Sitler" w:date="2023-06-30T13:23:00Z">
        <w:r w:rsidR="00FB5B46" w:rsidRPr="00BF1B27" w:rsidDel="002821EC">
          <w:rPr>
            <w:rFonts w:asciiTheme="minorHAnsi" w:hAnsiTheme="minorHAnsi" w:cstheme="minorHAnsi"/>
          </w:rPr>
          <w:delText xml:space="preserve">In the tables that follow, </w:delText>
        </w:r>
      </w:del>
      <w:del w:id="308" w:author="Laura Sitler" w:date="2023-07-07T11:30:00Z">
        <w:r w:rsidR="00FB5B46" w:rsidRPr="00BF1B27" w:rsidDel="001129A7">
          <w:rPr>
            <w:rFonts w:asciiTheme="minorHAnsi" w:hAnsiTheme="minorHAnsi" w:cstheme="minorHAnsi"/>
          </w:rPr>
          <w:delText xml:space="preserve">the </w:delText>
        </w:r>
      </w:del>
      <w:del w:id="309" w:author="Laura Sitler" w:date="2023-07-07T12:03:00Z">
        <w:r w:rsidR="00FB5B46" w:rsidRPr="00BF1B27" w:rsidDel="00796785">
          <w:rPr>
            <w:rFonts w:asciiTheme="minorHAnsi" w:hAnsiTheme="minorHAnsi" w:cstheme="minorHAnsi"/>
          </w:rPr>
          <w:delText>most common procedures</w:delText>
        </w:r>
        <w:r w:rsidR="005C144A" w:rsidRPr="00BF1B27" w:rsidDel="00796785">
          <w:rPr>
            <w:rFonts w:asciiTheme="minorHAnsi" w:hAnsiTheme="minorHAnsi" w:cstheme="minorHAnsi"/>
          </w:rPr>
          <w:delText xml:space="preserve"> </w:delText>
        </w:r>
      </w:del>
      <w:del w:id="310" w:author="Laura Sitler" w:date="2023-06-30T13:25:00Z">
        <w:r w:rsidR="005C144A" w:rsidRPr="00BF1B27" w:rsidDel="00D1151D">
          <w:rPr>
            <w:rFonts w:asciiTheme="minorHAnsi" w:hAnsiTheme="minorHAnsi" w:cstheme="minorHAnsi"/>
          </w:rPr>
          <w:delText xml:space="preserve">with </w:delText>
        </w:r>
      </w:del>
      <w:del w:id="311" w:author="Laura Sitler" w:date="2023-07-07T12:03:00Z">
        <w:r w:rsidR="005C144A" w:rsidRPr="00BF1B27" w:rsidDel="00796785">
          <w:rPr>
            <w:rFonts w:asciiTheme="minorHAnsi" w:hAnsiTheme="minorHAnsi" w:cstheme="minorHAnsi"/>
          </w:rPr>
          <w:delText xml:space="preserve">a </w:delText>
        </w:r>
        <w:r w:rsidR="005C144A" w:rsidRPr="00BF1B27" w:rsidDel="00796785">
          <w:rPr>
            <w:rFonts w:asciiTheme="minorHAnsi" w:hAnsiTheme="minorHAnsi" w:cstheme="minorHAnsi"/>
          </w:rPr>
          <w:lastRenderedPageBreak/>
          <w:delText>brief description</w:delText>
        </w:r>
      </w:del>
      <w:del w:id="312" w:author="Laura Sitler" w:date="2023-06-30T13:24:00Z">
        <w:r w:rsidR="00FB5B46" w:rsidRPr="00BF1B27" w:rsidDel="002821EC">
          <w:rPr>
            <w:rFonts w:asciiTheme="minorHAnsi" w:hAnsiTheme="minorHAnsi" w:cstheme="minorHAnsi"/>
          </w:rPr>
          <w:delText xml:space="preserve"> will be listed</w:delText>
        </w:r>
        <w:r w:rsidR="005975A9" w:rsidRPr="00BF1B27" w:rsidDel="002821EC">
          <w:rPr>
            <w:rFonts w:asciiTheme="minorHAnsi" w:hAnsiTheme="minorHAnsi" w:cstheme="minorHAnsi"/>
          </w:rPr>
          <w:delText xml:space="preserve">: </w:delText>
        </w:r>
        <w:r w:rsidR="005C144A" w:rsidRPr="00BF1B27" w:rsidDel="002821EC">
          <w:rPr>
            <w:rFonts w:asciiTheme="minorHAnsi" w:hAnsiTheme="minorHAnsi" w:cstheme="minorHAnsi"/>
          </w:rPr>
          <w:fldChar w:fldCharType="begin"/>
        </w:r>
        <w:r w:rsidR="005C144A" w:rsidRPr="00BF1B27" w:rsidDel="002821EC">
          <w:rPr>
            <w:rFonts w:asciiTheme="minorHAnsi" w:hAnsiTheme="minorHAnsi" w:cstheme="minorHAnsi"/>
          </w:rPr>
          <w:delInstrText xml:space="preserve"> REF _Ref135986867 \h </w:delInstrText>
        </w:r>
        <w:r w:rsidR="000E7BB3" w:rsidRPr="00BF1B27" w:rsidDel="002821EC">
          <w:rPr>
            <w:rFonts w:asciiTheme="minorHAnsi" w:hAnsiTheme="minorHAnsi" w:cstheme="minorHAnsi"/>
          </w:rPr>
          <w:delInstrText xml:space="preserve"> \* MERGEFORMAT </w:delInstrText>
        </w:r>
        <w:r w:rsidR="005C144A" w:rsidRPr="00BF1B27" w:rsidDel="002821EC">
          <w:rPr>
            <w:rFonts w:asciiTheme="minorHAnsi" w:hAnsiTheme="minorHAnsi" w:cstheme="minorHAnsi"/>
          </w:rPr>
        </w:r>
        <w:r w:rsidR="005C144A" w:rsidRPr="00BF1B27" w:rsidDel="002821EC">
          <w:rPr>
            <w:rFonts w:asciiTheme="minorHAnsi" w:hAnsiTheme="minorHAnsi" w:cstheme="minorHAnsi"/>
          </w:rPr>
          <w:fldChar w:fldCharType="separate"/>
        </w:r>
        <w:r w:rsidR="005C144A" w:rsidRPr="00BF1B27" w:rsidDel="002821EC">
          <w:rPr>
            <w:rFonts w:asciiTheme="minorHAnsi" w:hAnsiTheme="minorHAnsi" w:cstheme="minorHAnsi"/>
            <w:color w:val="000000" w:themeColor="text1"/>
          </w:rPr>
          <w:delText xml:space="preserve">Table </w:delText>
        </w:r>
        <w:r w:rsidR="005C144A" w:rsidRPr="00BF1B27" w:rsidDel="002821EC">
          <w:rPr>
            <w:rFonts w:asciiTheme="minorHAnsi" w:hAnsiTheme="minorHAnsi" w:cstheme="minorHAnsi"/>
            <w:noProof/>
            <w:color w:val="000000" w:themeColor="text1"/>
          </w:rPr>
          <w:delText>1 - Gastrointestinal (GI)</w:delText>
        </w:r>
        <w:r w:rsidR="005C144A" w:rsidRPr="00BF1B27" w:rsidDel="002821EC">
          <w:rPr>
            <w:rFonts w:asciiTheme="minorHAnsi" w:hAnsiTheme="minorHAnsi" w:cstheme="minorHAnsi"/>
          </w:rPr>
          <w:fldChar w:fldCharType="end"/>
        </w:r>
        <w:r w:rsidR="005C144A" w:rsidRPr="00BF1B27" w:rsidDel="002821EC">
          <w:rPr>
            <w:rFonts w:asciiTheme="minorHAnsi" w:hAnsiTheme="minorHAnsi" w:cstheme="minorHAnsi"/>
          </w:rPr>
          <w:delText xml:space="preserve">, </w:delText>
        </w:r>
        <w:r w:rsidR="005C144A" w:rsidRPr="00BF1B27" w:rsidDel="002821EC">
          <w:rPr>
            <w:rFonts w:asciiTheme="minorHAnsi" w:hAnsiTheme="minorHAnsi" w:cstheme="minorHAnsi"/>
          </w:rPr>
          <w:fldChar w:fldCharType="begin"/>
        </w:r>
        <w:r w:rsidR="005C144A" w:rsidRPr="00BF1B27" w:rsidDel="002821EC">
          <w:rPr>
            <w:rFonts w:asciiTheme="minorHAnsi" w:hAnsiTheme="minorHAnsi" w:cstheme="minorHAnsi"/>
          </w:rPr>
          <w:delInstrText xml:space="preserve"> REF _Ref135986883 \h </w:delInstrText>
        </w:r>
        <w:r w:rsidR="000E7BB3" w:rsidRPr="00BF1B27" w:rsidDel="002821EC">
          <w:rPr>
            <w:rFonts w:asciiTheme="minorHAnsi" w:hAnsiTheme="minorHAnsi" w:cstheme="minorHAnsi"/>
          </w:rPr>
          <w:delInstrText xml:space="preserve"> \* MERGEFORMAT </w:delInstrText>
        </w:r>
        <w:r w:rsidR="005C144A" w:rsidRPr="00BF1B27" w:rsidDel="002821EC">
          <w:rPr>
            <w:rFonts w:asciiTheme="minorHAnsi" w:hAnsiTheme="minorHAnsi" w:cstheme="minorHAnsi"/>
          </w:rPr>
        </w:r>
        <w:r w:rsidR="005C144A" w:rsidRPr="00BF1B27" w:rsidDel="002821EC">
          <w:rPr>
            <w:rFonts w:asciiTheme="minorHAnsi" w:hAnsiTheme="minorHAnsi" w:cstheme="minorHAnsi"/>
          </w:rPr>
          <w:fldChar w:fldCharType="separate"/>
        </w:r>
        <w:r w:rsidR="005C144A" w:rsidRPr="00BF1B27" w:rsidDel="002821EC">
          <w:rPr>
            <w:rFonts w:asciiTheme="minorHAnsi" w:hAnsiTheme="minorHAnsi" w:cstheme="minorHAnsi"/>
            <w:color w:val="000000" w:themeColor="text1"/>
          </w:rPr>
          <w:delText xml:space="preserve">Table </w:delText>
        </w:r>
        <w:r w:rsidR="005C144A" w:rsidRPr="00BF1B27" w:rsidDel="002821EC">
          <w:rPr>
            <w:rFonts w:asciiTheme="minorHAnsi" w:hAnsiTheme="minorHAnsi" w:cstheme="minorHAnsi"/>
            <w:noProof/>
            <w:color w:val="000000" w:themeColor="text1"/>
          </w:rPr>
          <w:delText>2</w:delText>
        </w:r>
        <w:r w:rsidR="005C144A" w:rsidRPr="00BF1B27" w:rsidDel="002821EC">
          <w:rPr>
            <w:rFonts w:asciiTheme="minorHAnsi" w:hAnsiTheme="minorHAnsi" w:cstheme="minorHAnsi"/>
            <w:color w:val="000000" w:themeColor="text1"/>
          </w:rPr>
          <w:delText xml:space="preserve"> - Biliary</w:delText>
        </w:r>
        <w:r w:rsidR="005C144A" w:rsidRPr="00BF1B27" w:rsidDel="002821EC">
          <w:rPr>
            <w:rFonts w:asciiTheme="minorHAnsi" w:hAnsiTheme="minorHAnsi" w:cstheme="minorHAnsi"/>
          </w:rPr>
          <w:fldChar w:fldCharType="end"/>
        </w:r>
        <w:r w:rsidR="005C144A" w:rsidRPr="00BF1B27" w:rsidDel="002821EC">
          <w:rPr>
            <w:rFonts w:asciiTheme="minorHAnsi" w:hAnsiTheme="minorHAnsi" w:cstheme="minorHAnsi"/>
          </w:rPr>
          <w:delText xml:space="preserve">, </w:delText>
        </w:r>
        <w:r w:rsidR="005C144A" w:rsidRPr="00BF1B27" w:rsidDel="002821EC">
          <w:rPr>
            <w:rFonts w:asciiTheme="minorHAnsi" w:hAnsiTheme="minorHAnsi" w:cstheme="minorHAnsi"/>
          </w:rPr>
          <w:fldChar w:fldCharType="begin"/>
        </w:r>
        <w:r w:rsidR="005C144A" w:rsidRPr="00BF1B27" w:rsidDel="002821EC">
          <w:rPr>
            <w:rFonts w:asciiTheme="minorHAnsi" w:hAnsiTheme="minorHAnsi" w:cstheme="minorHAnsi"/>
          </w:rPr>
          <w:delInstrText xml:space="preserve"> REF _Ref135986898 \h </w:delInstrText>
        </w:r>
        <w:r w:rsidR="000E7BB3" w:rsidRPr="00BF1B27" w:rsidDel="002821EC">
          <w:rPr>
            <w:rFonts w:asciiTheme="minorHAnsi" w:hAnsiTheme="minorHAnsi" w:cstheme="minorHAnsi"/>
          </w:rPr>
          <w:delInstrText xml:space="preserve"> \* MERGEFORMAT </w:delInstrText>
        </w:r>
        <w:r w:rsidR="005C144A" w:rsidRPr="00BF1B27" w:rsidDel="002821EC">
          <w:rPr>
            <w:rFonts w:asciiTheme="minorHAnsi" w:hAnsiTheme="minorHAnsi" w:cstheme="minorHAnsi"/>
          </w:rPr>
        </w:r>
        <w:r w:rsidR="005C144A" w:rsidRPr="00BF1B27" w:rsidDel="002821EC">
          <w:rPr>
            <w:rFonts w:asciiTheme="minorHAnsi" w:hAnsiTheme="minorHAnsi" w:cstheme="minorHAnsi"/>
          </w:rPr>
          <w:fldChar w:fldCharType="separate"/>
        </w:r>
        <w:r w:rsidR="005C144A" w:rsidRPr="00BF1B27" w:rsidDel="002821EC">
          <w:rPr>
            <w:rFonts w:asciiTheme="minorHAnsi" w:hAnsiTheme="minorHAnsi" w:cstheme="minorHAnsi"/>
            <w:color w:val="000000" w:themeColor="text1"/>
          </w:rPr>
          <w:delText xml:space="preserve">Table </w:delText>
        </w:r>
        <w:r w:rsidR="005C144A" w:rsidRPr="00BF1B27" w:rsidDel="002821EC">
          <w:rPr>
            <w:rFonts w:asciiTheme="minorHAnsi" w:hAnsiTheme="minorHAnsi" w:cstheme="minorHAnsi"/>
            <w:noProof/>
            <w:color w:val="000000" w:themeColor="text1"/>
          </w:rPr>
          <w:delText>3</w:delText>
        </w:r>
        <w:r w:rsidR="005C144A" w:rsidRPr="00BF1B27" w:rsidDel="002821EC">
          <w:rPr>
            <w:rFonts w:asciiTheme="minorHAnsi" w:hAnsiTheme="minorHAnsi" w:cstheme="minorHAnsi"/>
            <w:color w:val="000000" w:themeColor="text1"/>
          </w:rPr>
          <w:delText xml:space="preserve"> - Genitourinary</w:delText>
        </w:r>
        <w:r w:rsidR="005C144A" w:rsidRPr="00BF1B27" w:rsidDel="002821EC">
          <w:rPr>
            <w:rFonts w:asciiTheme="minorHAnsi" w:hAnsiTheme="minorHAnsi" w:cstheme="minorHAnsi"/>
          </w:rPr>
          <w:fldChar w:fldCharType="end"/>
        </w:r>
        <w:r w:rsidR="005C144A" w:rsidRPr="00BF1B27" w:rsidDel="002821EC">
          <w:rPr>
            <w:rFonts w:asciiTheme="minorHAnsi" w:hAnsiTheme="minorHAnsi" w:cstheme="minorHAnsi"/>
          </w:rPr>
          <w:delText xml:space="preserve">, </w:delText>
        </w:r>
        <w:r w:rsidR="005C144A" w:rsidRPr="00BF1B27" w:rsidDel="002821EC">
          <w:rPr>
            <w:rFonts w:asciiTheme="minorHAnsi" w:hAnsiTheme="minorHAnsi" w:cstheme="minorHAnsi"/>
          </w:rPr>
          <w:fldChar w:fldCharType="begin"/>
        </w:r>
        <w:r w:rsidR="005C144A" w:rsidRPr="00BF1B27" w:rsidDel="002821EC">
          <w:rPr>
            <w:rFonts w:asciiTheme="minorHAnsi" w:hAnsiTheme="minorHAnsi" w:cstheme="minorHAnsi"/>
          </w:rPr>
          <w:delInstrText xml:space="preserve"> REF _Ref135986908 \h </w:delInstrText>
        </w:r>
        <w:r w:rsidR="000E7BB3" w:rsidRPr="00BF1B27" w:rsidDel="002821EC">
          <w:rPr>
            <w:rFonts w:asciiTheme="minorHAnsi" w:hAnsiTheme="minorHAnsi" w:cstheme="minorHAnsi"/>
          </w:rPr>
          <w:delInstrText xml:space="preserve"> \* MERGEFORMAT </w:delInstrText>
        </w:r>
        <w:r w:rsidR="005C144A" w:rsidRPr="00BF1B27" w:rsidDel="002821EC">
          <w:rPr>
            <w:rFonts w:asciiTheme="minorHAnsi" w:hAnsiTheme="minorHAnsi" w:cstheme="minorHAnsi"/>
          </w:rPr>
        </w:r>
        <w:r w:rsidR="005C144A" w:rsidRPr="00BF1B27" w:rsidDel="002821EC">
          <w:rPr>
            <w:rFonts w:asciiTheme="minorHAnsi" w:hAnsiTheme="minorHAnsi" w:cstheme="minorHAnsi"/>
          </w:rPr>
          <w:fldChar w:fldCharType="separate"/>
        </w:r>
        <w:r w:rsidR="005C144A" w:rsidRPr="00BF1B27" w:rsidDel="002821EC">
          <w:rPr>
            <w:rFonts w:asciiTheme="minorHAnsi" w:hAnsiTheme="minorHAnsi" w:cstheme="minorHAnsi"/>
            <w:color w:val="000000" w:themeColor="text1"/>
          </w:rPr>
          <w:delText xml:space="preserve">Table </w:delText>
        </w:r>
        <w:r w:rsidR="005C144A" w:rsidRPr="00BF1B27" w:rsidDel="002821EC">
          <w:rPr>
            <w:rFonts w:asciiTheme="minorHAnsi" w:hAnsiTheme="minorHAnsi" w:cstheme="minorHAnsi"/>
            <w:noProof/>
            <w:color w:val="000000" w:themeColor="text1"/>
          </w:rPr>
          <w:delText>4</w:delText>
        </w:r>
        <w:r w:rsidR="005C144A" w:rsidRPr="00BF1B27" w:rsidDel="002821EC">
          <w:rPr>
            <w:rFonts w:asciiTheme="minorHAnsi" w:hAnsiTheme="minorHAnsi" w:cstheme="minorHAnsi"/>
            <w:color w:val="000000" w:themeColor="text1"/>
          </w:rPr>
          <w:delText xml:space="preserve"> – Musculoskeletal/Spine</w:delText>
        </w:r>
        <w:r w:rsidR="005C144A" w:rsidRPr="00BF1B27" w:rsidDel="002821EC">
          <w:rPr>
            <w:rFonts w:asciiTheme="minorHAnsi" w:hAnsiTheme="minorHAnsi" w:cstheme="minorHAnsi"/>
          </w:rPr>
          <w:fldChar w:fldCharType="end"/>
        </w:r>
        <w:r w:rsidR="005C144A" w:rsidRPr="00BF1B27" w:rsidDel="002821EC">
          <w:rPr>
            <w:rFonts w:asciiTheme="minorHAnsi" w:hAnsiTheme="minorHAnsi" w:cstheme="minorHAnsi"/>
          </w:rPr>
          <w:delText xml:space="preserve">, and </w:delText>
        </w:r>
        <w:r w:rsidR="005C144A" w:rsidRPr="00BF1B27" w:rsidDel="002821EC">
          <w:rPr>
            <w:rFonts w:asciiTheme="minorHAnsi" w:hAnsiTheme="minorHAnsi" w:cstheme="minorHAnsi"/>
          </w:rPr>
          <w:fldChar w:fldCharType="begin"/>
        </w:r>
        <w:r w:rsidR="005C144A" w:rsidRPr="00BF1B27" w:rsidDel="002821EC">
          <w:rPr>
            <w:rFonts w:asciiTheme="minorHAnsi" w:hAnsiTheme="minorHAnsi" w:cstheme="minorHAnsi"/>
          </w:rPr>
          <w:delInstrText xml:space="preserve"> REF _Ref135986920 \h </w:delInstrText>
        </w:r>
        <w:r w:rsidR="000E7BB3" w:rsidRPr="00BF1B27" w:rsidDel="002821EC">
          <w:rPr>
            <w:rFonts w:asciiTheme="minorHAnsi" w:hAnsiTheme="minorHAnsi" w:cstheme="minorHAnsi"/>
          </w:rPr>
          <w:delInstrText xml:space="preserve"> \* MERGEFORMAT </w:delInstrText>
        </w:r>
        <w:r w:rsidR="005C144A" w:rsidRPr="00BF1B27" w:rsidDel="002821EC">
          <w:rPr>
            <w:rFonts w:asciiTheme="minorHAnsi" w:hAnsiTheme="minorHAnsi" w:cstheme="minorHAnsi"/>
          </w:rPr>
        </w:r>
        <w:r w:rsidR="005C144A" w:rsidRPr="00BF1B27" w:rsidDel="002821EC">
          <w:rPr>
            <w:rFonts w:asciiTheme="minorHAnsi" w:hAnsiTheme="minorHAnsi" w:cstheme="minorHAnsi"/>
          </w:rPr>
          <w:fldChar w:fldCharType="separate"/>
        </w:r>
        <w:r w:rsidR="005C144A" w:rsidRPr="00BF1B27" w:rsidDel="002821EC">
          <w:rPr>
            <w:rFonts w:asciiTheme="minorHAnsi" w:hAnsiTheme="minorHAnsi" w:cstheme="minorHAnsi"/>
            <w:color w:val="000000" w:themeColor="text1"/>
          </w:rPr>
          <w:delText xml:space="preserve">Table </w:delText>
        </w:r>
        <w:r w:rsidR="005C144A" w:rsidRPr="00BF1B27" w:rsidDel="002821EC">
          <w:rPr>
            <w:rFonts w:asciiTheme="minorHAnsi" w:hAnsiTheme="minorHAnsi" w:cstheme="minorHAnsi"/>
            <w:noProof/>
            <w:color w:val="000000" w:themeColor="text1"/>
          </w:rPr>
          <w:delText>5</w:delText>
        </w:r>
        <w:r w:rsidR="005C144A" w:rsidRPr="00BF1B27" w:rsidDel="002821EC">
          <w:rPr>
            <w:rFonts w:asciiTheme="minorHAnsi" w:hAnsiTheme="minorHAnsi" w:cstheme="minorHAnsi"/>
            <w:color w:val="000000" w:themeColor="text1"/>
          </w:rPr>
          <w:delText xml:space="preserve"> - Cardiovascular &amp; Interventional</w:delText>
        </w:r>
        <w:r w:rsidR="005C144A" w:rsidRPr="00BF1B27" w:rsidDel="002821EC">
          <w:rPr>
            <w:rFonts w:asciiTheme="minorHAnsi" w:hAnsiTheme="minorHAnsi" w:cstheme="minorHAnsi"/>
          </w:rPr>
          <w:fldChar w:fldCharType="end"/>
        </w:r>
      </w:del>
      <w:del w:id="313" w:author="Laura Sitler" w:date="2023-07-07T12:03:00Z">
        <w:r w:rsidR="005C144A" w:rsidRPr="00BF1B27" w:rsidDel="00796785">
          <w:rPr>
            <w:rFonts w:asciiTheme="minorHAnsi" w:hAnsiTheme="minorHAnsi" w:cstheme="minorHAnsi"/>
          </w:rPr>
          <w:delText>.</w:delText>
        </w:r>
      </w:del>
    </w:p>
    <w:p w14:paraId="69928152" w14:textId="77777777" w:rsidR="00796785" w:rsidRPr="00BF1B27" w:rsidRDefault="00796785" w:rsidP="00BF1B27">
      <w:pPr>
        <w:spacing w:line="360" w:lineRule="auto"/>
        <w:ind w:firstLine="0"/>
        <w:rPr>
          <w:ins w:id="314" w:author="Laura Sitler" w:date="2023-07-07T12:03:00Z"/>
          <w:rFonts w:asciiTheme="minorHAnsi" w:hAnsiTheme="minorHAnsi" w:cstheme="minorHAnsi"/>
        </w:rPr>
      </w:pPr>
    </w:p>
    <w:p w14:paraId="6917334C" w14:textId="77777777" w:rsidR="00796785" w:rsidRPr="00BF1B27" w:rsidRDefault="00796785" w:rsidP="00BF1B27">
      <w:pPr>
        <w:pStyle w:val="Heading1"/>
        <w:spacing w:line="360" w:lineRule="auto"/>
        <w:jc w:val="left"/>
        <w:rPr>
          <w:ins w:id="315" w:author="Laura Sitler" w:date="2023-07-07T12:03:00Z"/>
          <w:rFonts w:asciiTheme="minorHAnsi" w:hAnsiTheme="minorHAnsi" w:cstheme="minorHAnsi"/>
        </w:rPr>
      </w:pPr>
      <w:ins w:id="316" w:author="Laura Sitler" w:date="2023-07-07T12:03:00Z">
        <w:r w:rsidRPr="00BF1B27">
          <w:rPr>
            <w:rFonts w:asciiTheme="minorHAnsi" w:hAnsiTheme="minorHAnsi" w:cstheme="minorHAnsi"/>
          </w:rPr>
          <w:t>Fluoroscopic Procedures Commonly Used in Pediatric Patients</w:t>
        </w:r>
      </w:ins>
    </w:p>
    <w:p w14:paraId="3A17D169" w14:textId="2FF2B44E" w:rsidR="00796785" w:rsidRPr="00BF1B27" w:rsidRDefault="00796785" w:rsidP="00BF1B27">
      <w:pPr>
        <w:spacing w:line="360" w:lineRule="auto"/>
        <w:ind w:firstLine="0"/>
        <w:rPr>
          <w:ins w:id="317" w:author="Laura Sitler" w:date="2023-07-07T12:03:00Z"/>
          <w:rFonts w:asciiTheme="minorHAnsi" w:hAnsiTheme="minorHAnsi" w:cstheme="minorHAnsi"/>
        </w:rPr>
      </w:pPr>
      <w:commentRangeStart w:id="318"/>
      <w:ins w:id="319" w:author="Laura Sitler" w:date="2023-07-07T12:03:00Z">
        <w:r w:rsidRPr="00BF1B27">
          <w:rPr>
            <w:rFonts w:asciiTheme="minorHAnsi" w:hAnsiTheme="minorHAnsi" w:cstheme="minorHAnsi"/>
          </w:rPr>
          <w:t>The</w:t>
        </w:r>
      </w:ins>
      <w:commentRangeEnd w:id="318"/>
      <w:ins w:id="320" w:author="Laura Sitler" w:date="2023-07-07T12:06:00Z">
        <w:r w:rsidRPr="00BF1B27">
          <w:rPr>
            <w:rStyle w:val="CommentReference"/>
            <w:rFonts w:asciiTheme="minorHAnsi" w:hAnsiTheme="minorHAnsi" w:cstheme="minorHAnsi"/>
            <w:sz w:val="22"/>
            <w:szCs w:val="22"/>
          </w:rPr>
          <w:commentReference w:id="318"/>
        </w:r>
      </w:ins>
      <w:ins w:id="321" w:author="Laura Sitler" w:date="2023-07-07T12:03:00Z">
        <w:r w:rsidRPr="00BF1B27">
          <w:rPr>
            <w:rFonts w:asciiTheme="minorHAnsi" w:hAnsiTheme="minorHAnsi" w:cstheme="minorHAnsi"/>
          </w:rPr>
          <w:t xml:space="preserve"> most common pediatric fluoroscopic procedures include the evaluation of swallowing and the GI tract using a barium swallow (esophagram), upper GI studies with or without small bowel follow-through, and single or double contrast barium enema; evaluation of the urinary tract with an intravenous pyelogram/intravenous urogram, retrograde urogram, and voiding cystourethrogram; and guidance of interventional procedures.</w:t>
        </w:r>
        <w:r w:rsidRPr="00BF1B27">
          <w:rPr>
            <w:rFonts w:asciiTheme="minorHAnsi" w:hAnsiTheme="minorHAnsi" w:cstheme="minorHAnsi"/>
            <w:caps/>
            <w:highlight w:val="cyan"/>
            <w:vertAlign w:val="superscript"/>
          </w:rPr>
          <w:t>10</w:t>
        </w:r>
        <w:r w:rsidRPr="00BF1B27">
          <w:rPr>
            <w:rFonts w:asciiTheme="minorHAnsi" w:hAnsiTheme="minorHAnsi" w:cstheme="minorHAnsi"/>
            <w:vertAlign w:val="superscript"/>
          </w:rPr>
          <w:t xml:space="preserve"> </w:t>
        </w:r>
        <w:r w:rsidRPr="00BF1B27">
          <w:rPr>
            <w:rFonts w:asciiTheme="minorHAnsi" w:hAnsiTheme="minorHAnsi" w:cstheme="minorHAnsi"/>
          </w:rPr>
          <w:t>A more detailed list of the most common fluoroscopy procedures is provided in Table 2,</w:t>
        </w:r>
        <w:r w:rsidRPr="00BF1B27">
          <w:rPr>
            <w:rFonts w:asciiTheme="minorHAnsi" w:hAnsiTheme="minorHAnsi" w:cstheme="minorHAnsi"/>
            <w:highlight w:val="cyan"/>
            <w:vertAlign w:val="superscript"/>
          </w:rPr>
          <w:t>14,16-34</w:t>
        </w:r>
        <w:r w:rsidRPr="00BF1B27">
          <w:rPr>
            <w:rFonts w:asciiTheme="minorHAnsi" w:hAnsiTheme="minorHAnsi" w:cstheme="minorHAnsi"/>
          </w:rPr>
          <w:t xml:space="preserve"> along with a brief description of each examination. </w:t>
        </w:r>
        <w:commentRangeStart w:id="322"/>
        <w:r w:rsidRPr="00BF1B27">
          <w:rPr>
            <w:rFonts w:asciiTheme="minorHAnsi" w:hAnsiTheme="minorHAnsi" w:cstheme="minorHAnsi"/>
          </w:rPr>
          <w:t>The processes for performing these procedures in pediatric patients are typically very similar to those for adult patients</w:t>
        </w:r>
        <w:commentRangeEnd w:id="322"/>
        <w:r w:rsidRPr="00BF1B27">
          <w:rPr>
            <w:rStyle w:val="CommentReference"/>
            <w:rFonts w:asciiTheme="minorHAnsi" w:hAnsiTheme="minorHAnsi" w:cstheme="minorHAnsi"/>
            <w:sz w:val="22"/>
            <w:szCs w:val="22"/>
          </w:rPr>
          <w:commentReference w:id="322"/>
        </w:r>
        <w:r w:rsidRPr="00BF1B27">
          <w:rPr>
            <w:rFonts w:asciiTheme="minorHAnsi" w:hAnsiTheme="minorHAnsi" w:cstheme="minorHAnsi"/>
          </w:rPr>
          <w:t xml:space="preserve">; however, pediatric patients often require additional measures. This may include immobilization, </w:t>
        </w:r>
        <w:commentRangeStart w:id="323"/>
        <w:r w:rsidRPr="00BF1B27">
          <w:rPr>
            <w:rFonts w:asciiTheme="minorHAnsi" w:hAnsiTheme="minorHAnsi" w:cstheme="minorHAnsi"/>
          </w:rPr>
          <w:t>changes in preparation, changes in contrast dosage, changes in technical factors</w:t>
        </w:r>
        <w:commentRangeEnd w:id="323"/>
        <w:r w:rsidRPr="00BF1B27">
          <w:rPr>
            <w:rStyle w:val="CommentReference"/>
            <w:rFonts w:asciiTheme="minorHAnsi" w:hAnsiTheme="minorHAnsi" w:cstheme="minorHAnsi"/>
            <w:sz w:val="22"/>
            <w:szCs w:val="22"/>
          </w:rPr>
          <w:commentReference w:id="323"/>
        </w:r>
        <w:r w:rsidRPr="00BF1B27">
          <w:rPr>
            <w:rFonts w:asciiTheme="minorHAnsi" w:hAnsiTheme="minorHAnsi" w:cstheme="minorHAnsi"/>
          </w:rPr>
          <w:t>, and bringing in additional personnel to complete the examination quickly and efficiently.</w:t>
        </w:r>
      </w:ins>
    </w:p>
    <w:p w14:paraId="30E28849" w14:textId="77777777" w:rsidR="001129A7" w:rsidRPr="00BF1B27" w:rsidRDefault="001129A7" w:rsidP="00BF1B27">
      <w:pPr>
        <w:spacing w:line="360" w:lineRule="auto"/>
        <w:ind w:firstLine="0"/>
        <w:rPr>
          <w:rFonts w:asciiTheme="minorHAnsi" w:hAnsiTheme="minorHAnsi" w:cstheme="minorHAnsi"/>
        </w:rPr>
      </w:pPr>
    </w:p>
    <w:tbl>
      <w:tblPr>
        <w:tblStyle w:val="GridTable6Colorful-Accent5"/>
        <w:tblW w:w="0" w:type="auto"/>
        <w:tblLayout w:type="fixed"/>
        <w:tblLook w:val="04A0" w:firstRow="1" w:lastRow="0" w:firstColumn="1" w:lastColumn="0" w:noHBand="0" w:noVBand="1"/>
      </w:tblPr>
      <w:tblGrid>
        <w:gridCol w:w="4680"/>
        <w:gridCol w:w="4680"/>
      </w:tblGrid>
      <w:tr w:rsidR="001129A7" w:rsidRPr="00BF1B27" w14:paraId="4EFAAB50" w14:textId="77777777" w:rsidTr="005A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2E034855" w14:textId="2B624582" w:rsidR="001129A7" w:rsidRPr="00BF1B27" w:rsidRDefault="001129A7" w:rsidP="00BF1B27">
            <w:pPr>
              <w:pStyle w:val="Heading2"/>
              <w:spacing w:line="360" w:lineRule="auto"/>
              <w:rPr>
                <w:rFonts w:asciiTheme="minorHAnsi" w:hAnsiTheme="minorHAnsi" w:cstheme="minorHAnsi"/>
                <w:b/>
                <w:bCs/>
                <w:color w:val="000000" w:themeColor="text1"/>
              </w:rPr>
            </w:pPr>
            <w:bookmarkStart w:id="324" w:name="_Hlk139022494"/>
            <w:ins w:id="325" w:author="Laura Sitler" w:date="2023-06-30T13:03:00Z">
              <w:r w:rsidRPr="00BF1B27">
                <w:rPr>
                  <w:rFonts w:asciiTheme="minorHAnsi" w:hAnsiTheme="minorHAnsi" w:cstheme="minorHAnsi"/>
                  <w:b/>
                  <w:bCs/>
                  <w:color w:val="000000" w:themeColor="text1"/>
                </w:rPr>
                <w:t>Table 2. Descriptions of the Most Common Fluoroscopic Procedures</w:t>
              </w:r>
            </w:ins>
          </w:p>
        </w:tc>
      </w:tr>
      <w:tr w:rsidR="001129A7" w:rsidRPr="00BF1B27" w14:paraId="418590A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8AEC04" w14:textId="37925544" w:rsidR="001129A7" w:rsidRPr="00BF1B27" w:rsidRDefault="001129A7" w:rsidP="00BF1B27">
            <w:pPr>
              <w:pStyle w:val="Heading2"/>
              <w:spacing w:line="360" w:lineRule="auto"/>
              <w:jc w:val="center"/>
              <w:rPr>
                <w:rFonts w:asciiTheme="minorHAnsi" w:hAnsiTheme="minorHAnsi" w:cstheme="minorHAnsi"/>
                <w:b/>
                <w:bCs/>
                <w:color w:val="000000" w:themeColor="text1"/>
              </w:rPr>
            </w:pPr>
            <w:r w:rsidRPr="00BF1B27">
              <w:rPr>
                <w:rFonts w:asciiTheme="minorHAnsi" w:hAnsiTheme="minorHAnsi" w:cstheme="minorHAnsi"/>
                <w:b/>
                <w:bCs/>
                <w:color w:val="000000" w:themeColor="text1"/>
              </w:rPr>
              <w:t xml:space="preserve">Fluoroscopic </w:t>
            </w:r>
            <w:r w:rsidR="005A3C95" w:rsidRPr="00BF1B27">
              <w:rPr>
                <w:rFonts w:asciiTheme="minorHAnsi" w:hAnsiTheme="minorHAnsi" w:cstheme="minorHAnsi"/>
                <w:b/>
                <w:bCs/>
                <w:color w:val="000000" w:themeColor="text1"/>
              </w:rPr>
              <w:t>Procedure</w:t>
            </w:r>
          </w:p>
        </w:tc>
        <w:tc>
          <w:tcPr>
            <w:tcW w:w="4680" w:type="dxa"/>
          </w:tcPr>
          <w:p w14:paraId="498D01A9" w14:textId="0EB1935A" w:rsidR="001129A7" w:rsidRPr="00BF1B27" w:rsidRDefault="001129A7" w:rsidP="00BF1B27">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Description</w:t>
            </w:r>
          </w:p>
        </w:tc>
      </w:tr>
      <w:tr w:rsidR="001129A7" w:rsidRPr="00BF1B27" w14:paraId="34F4097B"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C0C31D0" w14:textId="06D2E234" w:rsidR="001129A7" w:rsidRPr="00BF1B27" w:rsidRDefault="003C4EF1" w:rsidP="00BF1B27">
            <w:pPr>
              <w:pStyle w:val="Heading2"/>
              <w:spacing w:line="360" w:lineRule="auto"/>
              <w:rPr>
                <w:rFonts w:asciiTheme="minorHAnsi" w:hAnsiTheme="minorHAnsi" w:cstheme="minorHAnsi"/>
                <w:b/>
                <w:bCs/>
                <w:color w:val="000000" w:themeColor="text1"/>
              </w:rPr>
            </w:pPr>
            <w:ins w:id="326" w:author="Laura Sitler" w:date="2023-07-07T11:35:00Z">
              <w:r w:rsidRPr="00BF1B27">
                <w:rPr>
                  <w:rFonts w:asciiTheme="minorHAnsi" w:hAnsiTheme="minorHAnsi" w:cstheme="minorHAnsi"/>
                  <w:b/>
                  <w:bCs/>
                  <w:color w:val="000000" w:themeColor="text1"/>
                </w:rPr>
                <w:t xml:space="preserve">GI </w:t>
              </w:r>
            </w:ins>
          </w:p>
        </w:tc>
        <w:tc>
          <w:tcPr>
            <w:tcW w:w="4680" w:type="dxa"/>
          </w:tcPr>
          <w:p w14:paraId="3ADFC0CB" w14:textId="777777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5170D213"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BA621D" w14:textId="2C491006"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Barium swallow (esophagram)</w:t>
            </w:r>
            <w:ins w:id="327" w:author="Laura Sitler" w:date="2023-07-06T13:35:00Z">
              <w:r w:rsidRPr="00BF1B27">
                <w:rPr>
                  <w:rFonts w:asciiTheme="minorHAnsi" w:hAnsiTheme="minorHAnsi" w:cstheme="minorHAnsi"/>
                  <w:b w:val="0"/>
                  <w:bCs w:val="0"/>
                  <w:color w:val="000000" w:themeColor="text1"/>
                  <w:highlight w:val="cyan"/>
                  <w:vertAlign w:val="superscript"/>
                </w:rPr>
                <w:t>16</w:t>
              </w:r>
            </w:ins>
          </w:p>
          <w:p w14:paraId="111C9671" w14:textId="1A63A1C7"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Single or </w:t>
            </w:r>
            <w:del w:id="328" w:author="Laura Sitler" w:date="2023-07-07T11:28:00Z">
              <w:r w:rsidRPr="00BF1B27" w:rsidDel="001129A7">
                <w:rPr>
                  <w:rFonts w:asciiTheme="minorHAnsi" w:hAnsiTheme="minorHAnsi" w:cstheme="minorHAnsi"/>
                  <w:i/>
                  <w:iCs/>
                  <w:color w:val="000000" w:themeColor="text1"/>
                </w:rPr>
                <w:delText xml:space="preserve">Double </w:delText>
              </w:r>
            </w:del>
            <w:ins w:id="329" w:author="Laura Sitler" w:date="2023-07-07T11:28:00Z">
              <w:r w:rsidRPr="00BF1B27">
                <w:rPr>
                  <w:rFonts w:asciiTheme="minorHAnsi" w:hAnsiTheme="minorHAnsi" w:cstheme="minorHAnsi"/>
                  <w:i/>
                  <w:iCs/>
                  <w:color w:val="000000" w:themeColor="text1"/>
                </w:rPr>
                <w:t xml:space="preserve">double </w:t>
              </w:r>
            </w:ins>
            <w:del w:id="330" w:author="Laura Sitler" w:date="2023-07-07T11:28:00Z">
              <w:r w:rsidRPr="00BF1B27" w:rsidDel="001129A7">
                <w:rPr>
                  <w:rFonts w:asciiTheme="minorHAnsi" w:hAnsiTheme="minorHAnsi" w:cstheme="minorHAnsi"/>
                  <w:i/>
                  <w:iCs/>
                  <w:color w:val="000000" w:themeColor="text1"/>
                </w:rPr>
                <w:delText>Contrast</w:delText>
              </w:r>
            </w:del>
            <w:ins w:id="331" w:author="Laura Sitler" w:date="2023-07-07T11:28:00Z">
              <w:r w:rsidRPr="00BF1B27">
                <w:rPr>
                  <w:rFonts w:asciiTheme="minorHAnsi" w:hAnsiTheme="minorHAnsi" w:cstheme="minorHAnsi"/>
                  <w:i/>
                  <w:iCs/>
                  <w:color w:val="000000" w:themeColor="text1"/>
                </w:rPr>
                <w:t>contrast</w:t>
              </w:r>
            </w:ins>
          </w:p>
        </w:tc>
        <w:tc>
          <w:tcPr>
            <w:tcW w:w="4680" w:type="dxa"/>
          </w:tcPr>
          <w:p w14:paraId="10C42FF7" w14:textId="2B2EC5BE"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entire esophagus</w:t>
            </w:r>
          </w:p>
        </w:tc>
      </w:tr>
      <w:tr w:rsidR="001129A7" w:rsidRPr="00BF1B27" w14:paraId="0B567C14"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037F758" w14:textId="16C75CA7"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Modified </w:t>
            </w:r>
            <w:del w:id="332" w:author="Laura Sitler" w:date="2023-07-07T11:28:00Z">
              <w:r w:rsidRPr="00BF1B27" w:rsidDel="001129A7">
                <w:rPr>
                  <w:rFonts w:asciiTheme="minorHAnsi" w:hAnsiTheme="minorHAnsi" w:cstheme="minorHAnsi"/>
                  <w:color w:val="000000" w:themeColor="text1"/>
                </w:rPr>
                <w:delText xml:space="preserve">Barium </w:delText>
              </w:r>
            </w:del>
            <w:ins w:id="333" w:author="Laura Sitler" w:date="2023-07-07T11:28:00Z">
              <w:r w:rsidRPr="00BF1B27">
                <w:rPr>
                  <w:rFonts w:asciiTheme="minorHAnsi" w:hAnsiTheme="minorHAnsi" w:cstheme="minorHAnsi"/>
                  <w:color w:val="000000" w:themeColor="text1"/>
                </w:rPr>
                <w:t xml:space="preserve">barium </w:t>
              </w:r>
            </w:ins>
            <w:del w:id="334" w:author="Laura Sitler" w:date="2023-07-07T11:28:00Z">
              <w:r w:rsidRPr="00BF1B27" w:rsidDel="001129A7">
                <w:rPr>
                  <w:rFonts w:asciiTheme="minorHAnsi" w:hAnsiTheme="minorHAnsi" w:cstheme="minorHAnsi"/>
                  <w:color w:val="000000" w:themeColor="text1"/>
                </w:rPr>
                <w:delText xml:space="preserve">Swallow </w:delText>
              </w:r>
            </w:del>
            <w:ins w:id="335" w:author="Laura Sitler" w:date="2023-07-07T11:28:00Z">
              <w:r w:rsidRPr="00BF1B27">
                <w:rPr>
                  <w:rFonts w:asciiTheme="minorHAnsi" w:hAnsiTheme="minorHAnsi" w:cstheme="minorHAnsi"/>
                  <w:color w:val="000000" w:themeColor="text1"/>
                </w:rPr>
                <w:t>swallow</w:t>
              </w:r>
              <w:r w:rsidRPr="00BF1B27">
                <w:rPr>
                  <w:rFonts w:asciiTheme="minorHAnsi" w:hAnsiTheme="minorHAnsi" w:cstheme="minorHAnsi"/>
                  <w:color w:val="000000" w:themeColor="text1"/>
                  <w:highlight w:val="cyan"/>
                  <w:vertAlign w:val="superscript"/>
                </w:rPr>
                <w:t>17</w:t>
              </w:r>
              <w:r w:rsidRPr="00BF1B27">
                <w:rPr>
                  <w:rFonts w:asciiTheme="minorHAnsi" w:hAnsiTheme="minorHAnsi" w:cstheme="minorHAnsi"/>
                  <w:color w:val="000000" w:themeColor="text1"/>
                </w:rPr>
                <w:t xml:space="preserve"> </w:t>
              </w:r>
            </w:ins>
            <w:r w:rsidRPr="00BF1B27">
              <w:rPr>
                <w:rFonts w:asciiTheme="minorHAnsi" w:hAnsiTheme="minorHAnsi" w:cstheme="minorHAnsi"/>
                <w:color w:val="000000" w:themeColor="text1"/>
              </w:rPr>
              <w:br/>
            </w:r>
            <w:r w:rsidRPr="00BF1B27">
              <w:rPr>
                <w:rFonts w:asciiTheme="minorHAnsi" w:hAnsiTheme="minorHAnsi" w:cstheme="minorHAnsi"/>
                <w:i/>
                <w:iCs/>
                <w:color w:val="000000" w:themeColor="text1"/>
              </w:rPr>
              <w:t>Performed with a speech pathologist</w:t>
            </w:r>
          </w:p>
        </w:tc>
        <w:tc>
          <w:tcPr>
            <w:tcW w:w="4680" w:type="dxa"/>
          </w:tcPr>
          <w:p w14:paraId="2E18E002" w14:textId="0244CC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evaluate a patient’s ability to swallow safely and effectively using items with different thicknesses and textures</w:t>
            </w:r>
          </w:p>
        </w:tc>
      </w:tr>
      <w:tr w:rsidR="001129A7" w:rsidRPr="00BF1B27" w14:paraId="0FC6480C"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64AA1A" w14:textId="25A90F3F"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Upper GI </w:t>
            </w:r>
            <w:ins w:id="336" w:author="Laura Sitler" w:date="2023-07-07T11:28:00Z">
              <w:r w:rsidRPr="00BF1B27">
                <w:rPr>
                  <w:rFonts w:asciiTheme="minorHAnsi" w:hAnsiTheme="minorHAnsi" w:cstheme="minorHAnsi"/>
                  <w:b w:val="0"/>
                  <w:bCs w:val="0"/>
                  <w:color w:val="000000" w:themeColor="text1"/>
                </w:rPr>
                <w:t>s</w:t>
              </w:r>
            </w:ins>
            <w:del w:id="337" w:author="Laura Sitler" w:date="2023-07-07T11:28:00Z">
              <w:r w:rsidRPr="00BF1B27" w:rsidDel="001129A7">
                <w:rPr>
                  <w:rFonts w:asciiTheme="minorHAnsi" w:hAnsiTheme="minorHAnsi" w:cstheme="minorHAnsi"/>
                  <w:b w:val="0"/>
                  <w:bCs w:val="0"/>
                  <w:color w:val="000000" w:themeColor="text1"/>
                </w:rPr>
                <w:delText>S</w:delText>
              </w:r>
            </w:del>
            <w:r w:rsidRPr="00BF1B27">
              <w:rPr>
                <w:rFonts w:asciiTheme="minorHAnsi" w:hAnsiTheme="minorHAnsi" w:cstheme="minorHAnsi"/>
                <w:b w:val="0"/>
                <w:bCs w:val="0"/>
                <w:color w:val="000000" w:themeColor="text1"/>
              </w:rPr>
              <w:t>eries</w:t>
            </w:r>
            <w:ins w:id="338" w:author="Laura Sitler" w:date="2023-07-06T13:36:00Z">
              <w:r w:rsidRPr="00BF1B27">
                <w:rPr>
                  <w:rFonts w:asciiTheme="minorHAnsi" w:hAnsiTheme="minorHAnsi" w:cstheme="minorHAnsi"/>
                  <w:b w:val="0"/>
                  <w:bCs w:val="0"/>
                  <w:color w:val="000000" w:themeColor="text1"/>
                  <w:highlight w:val="cyan"/>
                  <w:vertAlign w:val="superscript"/>
                </w:rPr>
                <w:t>18</w:t>
              </w:r>
            </w:ins>
          </w:p>
          <w:p w14:paraId="0FE2CC75" w14:textId="46718B9B"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Single or </w:t>
            </w:r>
            <w:del w:id="339" w:author="Laura Sitler" w:date="2023-07-07T11:28:00Z">
              <w:r w:rsidRPr="00BF1B27" w:rsidDel="001129A7">
                <w:rPr>
                  <w:rFonts w:asciiTheme="minorHAnsi" w:hAnsiTheme="minorHAnsi" w:cstheme="minorHAnsi"/>
                  <w:i/>
                  <w:iCs/>
                  <w:color w:val="000000" w:themeColor="text1"/>
                </w:rPr>
                <w:delText xml:space="preserve">Double </w:delText>
              </w:r>
            </w:del>
            <w:ins w:id="340" w:author="Laura Sitler" w:date="2023-07-07T11:28:00Z">
              <w:r w:rsidRPr="00BF1B27">
                <w:rPr>
                  <w:rFonts w:asciiTheme="minorHAnsi" w:hAnsiTheme="minorHAnsi" w:cstheme="minorHAnsi"/>
                  <w:i/>
                  <w:iCs/>
                  <w:color w:val="000000" w:themeColor="text1"/>
                </w:rPr>
                <w:t xml:space="preserve">double </w:t>
              </w:r>
            </w:ins>
            <w:del w:id="341" w:author="Laura Sitler" w:date="2023-07-07T11:28:00Z">
              <w:r w:rsidRPr="00BF1B27" w:rsidDel="001129A7">
                <w:rPr>
                  <w:rFonts w:asciiTheme="minorHAnsi" w:hAnsiTheme="minorHAnsi" w:cstheme="minorHAnsi"/>
                  <w:i/>
                  <w:iCs/>
                  <w:color w:val="000000" w:themeColor="text1"/>
                </w:rPr>
                <w:delText>Contrast</w:delText>
              </w:r>
            </w:del>
            <w:ins w:id="342" w:author="Laura Sitler" w:date="2023-07-07T11:28:00Z">
              <w:r w:rsidRPr="00BF1B27">
                <w:rPr>
                  <w:rFonts w:asciiTheme="minorHAnsi" w:hAnsiTheme="minorHAnsi" w:cstheme="minorHAnsi"/>
                  <w:i/>
                  <w:iCs/>
                  <w:color w:val="000000" w:themeColor="text1"/>
                </w:rPr>
                <w:t>contrast</w:t>
              </w:r>
            </w:ins>
          </w:p>
        </w:tc>
        <w:tc>
          <w:tcPr>
            <w:tcW w:w="4680" w:type="dxa"/>
          </w:tcPr>
          <w:p w14:paraId="0ACA5908" w14:textId="7D0A863A"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esophagus, stomach</w:t>
            </w:r>
            <w:ins w:id="343" w:author="Laura Sitler" w:date="2023-07-07T11:29:00Z">
              <w:r w:rsidRPr="00BF1B27">
                <w:rPr>
                  <w:rFonts w:asciiTheme="minorHAnsi" w:hAnsiTheme="minorHAnsi" w:cstheme="minorHAnsi"/>
                  <w:b w:val="0"/>
                  <w:bCs w:val="0"/>
                  <w:color w:val="000000" w:themeColor="text1"/>
                </w:rPr>
                <w:t>,</w:t>
              </w:r>
            </w:ins>
            <w:r w:rsidRPr="00BF1B27">
              <w:rPr>
                <w:rFonts w:asciiTheme="minorHAnsi" w:hAnsiTheme="minorHAnsi" w:cstheme="minorHAnsi"/>
                <w:b w:val="0"/>
                <w:bCs w:val="0"/>
                <w:color w:val="000000" w:themeColor="text1"/>
              </w:rPr>
              <w:t xml:space="preserve"> and small intestine</w:t>
            </w:r>
          </w:p>
        </w:tc>
      </w:tr>
      <w:tr w:rsidR="001129A7" w:rsidRPr="00BF1B27" w14:paraId="3A97E6C8"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AE9E208" w14:textId="15ED23E8"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lastRenderedPageBreak/>
              <w:t xml:space="preserve">Small </w:t>
            </w:r>
            <w:del w:id="344" w:author="Laura Sitler" w:date="2023-07-07T11:29:00Z">
              <w:r w:rsidRPr="00BF1B27" w:rsidDel="001129A7">
                <w:rPr>
                  <w:rFonts w:asciiTheme="minorHAnsi" w:hAnsiTheme="minorHAnsi" w:cstheme="minorHAnsi"/>
                  <w:b w:val="0"/>
                  <w:bCs w:val="0"/>
                  <w:color w:val="000000" w:themeColor="text1"/>
                </w:rPr>
                <w:delText xml:space="preserve">Bowel </w:delText>
              </w:r>
            </w:del>
            <w:ins w:id="345" w:author="Laura Sitler" w:date="2023-07-07T11:29:00Z">
              <w:r w:rsidRPr="00BF1B27">
                <w:rPr>
                  <w:rFonts w:asciiTheme="minorHAnsi" w:hAnsiTheme="minorHAnsi" w:cstheme="minorHAnsi"/>
                  <w:b w:val="0"/>
                  <w:bCs w:val="0"/>
                  <w:color w:val="000000" w:themeColor="text1"/>
                </w:rPr>
                <w:t xml:space="preserve">bowel </w:t>
              </w:r>
            </w:ins>
            <w:del w:id="346" w:author="Laura Sitler" w:date="2023-07-07T11:29:00Z">
              <w:r w:rsidRPr="00BF1B27" w:rsidDel="001129A7">
                <w:rPr>
                  <w:rFonts w:asciiTheme="minorHAnsi" w:hAnsiTheme="minorHAnsi" w:cstheme="minorHAnsi"/>
                  <w:b w:val="0"/>
                  <w:bCs w:val="0"/>
                  <w:color w:val="000000" w:themeColor="text1"/>
                </w:rPr>
                <w:delText>Follow</w:delText>
              </w:r>
            </w:del>
            <w:ins w:id="347" w:author="Laura Sitler" w:date="2023-07-07T11:29:00Z">
              <w:r w:rsidRPr="00BF1B27">
                <w:rPr>
                  <w:rFonts w:asciiTheme="minorHAnsi" w:hAnsiTheme="minorHAnsi" w:cstheme="minorHAnsi"/>
                  <w:b w:val="0"/>
                  <w:bCs w:val="0"/>
                  <w:color w:val="000000" w:themeColor="text1"/>
                </w:rPr>
                <w:t>follow</w:t>
              </w:r>
            </w:ins>
            <w:ins w:id="348" w:author="Laura Sitler" w:date="2023-06-30T13:28:00Z">
              <w:r w:rsidRPr="00BF1B27">
                <w:rPr>
                  <w:rFonts w:asciiTheme="minorHAnsi" w:hAnsiTheme="minorHAnsi" w:cstheme="minorHAnsi"/>
                  <w:b w:val="0"/>
                  <w:bCs w:val="0"/>
                  <w:color w:val="000000" w:themeColor="text1"/>
                </w:rPr>
                <w:t>-</w:t>
              </w:r>
            </w:ins>
            <w:del w:id="349" w:author="Laura Sitler" w:date="2023-06-30T13:28:00Z">
              <w:r w:rsidRPr="00BF1B27" w:rsidDel="00D1151D">
                <w:rPr>
                  <w:rFonts w:asciiTheme="minorHAnsi" w:hAnsiTheme="minorHAnsi" w:cstheme="minorHAnsi"/>
                  <w:b w:val="0"/>
                  <w:bCs w:val="0"/>
                  <w:color w:val="000000" w:themeColor="text1"/>
                </w:rPr>
                <w:delText xml:space="preserve"> </w:delText>
              </w:r>
            </w:del>
            <w:del w:id="350" w:author="Laura Sitler" w:date="2023-07-07T11:29:00Z">
              <w:r w:rsidRPr="00BF1B27" w:rsidDel="001129A7">
                <w:rPr>
                  <w:rFonts w:asciiTheme="minorHAnsi" w:hAnsiTheme="minorHAnsi" w:cstheme="minorHAnsi"/>
                  <w:b w:val="0"/>
                  <w:bCs w:val="0"/>
                  <w:color w:val="000000" w:themeColor="text1"/>
                </w:rPr>
                <w:delText>T</w:delText>
              </w:r>
            </w:del>
            <w:ins w:id="351" w:author="Laura Sitler" w:date="2023-07-07T11:29:00Z">
              <w:r w:rsidRPr="00BF1B27">
                <w:rPr>
                  <w:rFonts w:asciiTheme="minorHAnsi" w:hAnsiTheme="minorHAnsi" w:cstheme="minorHAnsi"/>
                  <w:b w:val="0"/>
                  <w:bCs w:val="0"/>
                  <w:color w:val="000000" w:themeColor="text1"/>
                </w:rPr>
                <w:t>t</w:t>
              </w:r>
            </w:ins>
            <w:r w:rsidRPr="00BF1B27">
              <w:rPr>
                <w:rFonts w:asciiTheme="minorHAnsi" w:hAnsiTheme="minorHAnsi" w:cstheme="minorHAnsi"/>
                <w:b w:val="0"/>
                <w:bCs w:val="0"/>
                <w:color w:val="000000" w:themeColor="text1"/>
              </w:rPr>
              <w:t>hrough</w:t>
            </w:r>
            <w:ins w:id="352" w:author="Laura Sitler" w:date="2023-07-06T13:36:00Z">
              <w:r w:rsidRPr="00BF1B27">
                <w:rPr>
                  <w:rFonts w:asciiTheme="minorHAnsi" w:hAnsiTheme="minorHAnsi" w:cstheme="minorHAnsi"/>
                  <w:b w:val="0"/>
                  <w:bCs w:val="0"/>
                  <w:color w:val="000000" w:themeColor="text1"/>
                  <w:highlight w:val="cyan"/>
                  <w:vertAlign w:val="superscript"/>
                </w:rPr>
                <w:t>19</w:t>
              </w:r>
            </w:ins>
            <w:r w:rsidRPr="00BF1B27">
              <w:rPr>
                <w:rFonts w:asciiTheme="minorHAnsi" w:hAnsiTheme="minorHAnsi" w:cstheme="minorHAnsi"/>
                <w:b w:val="0"/>
                <w:bCs w:val="0"/>
                <w:color w:val="000000" w:themeColor="text1"/>
              </w:rPr>
              <w:t xml:space="preserve"> </w:t>
            </w:r>
            <w:del w:id="353" w:author="Laura Sitler" w:date="2023-06-30T13:28:00Z">
              <w:r w:rsidRPr="00BF1B27" w:rsidDel="00D1151D">
                <w:rPr>
                  <w:rFonts w:asciiTheme="minorHAnsi" w:hAnsiTheme="minorHAnsi" w:cstheme="minorHAnsi"/>
                  <w:b w:val="0"/>
                  <w:bCs w:val="0"/>
                  <w:color w:val="000000" w:themeColor="text1"/>
                </w:rPr>
                <w:delText>(SBFT)</w:delText>
              </w:r>
            </w:del>
          </w:p>
          <w:p w14:paraId="44C6BA6B" w14:textId="6B492562"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Can be performed after </w:t>
            </w:r>
            <w:ins w:id="354" w:author="Laura Sitler" w:date="2023-07-07T11:28:00Z">
              <w:r w:rsidRPr="00BF1B27">
                <w:rPr>
                  <w:rFonts w:asciiTheme="minorHAnsi" w:hAnsiTheme="minorHAnsi" w:cstheme="minorHAnsi"/>
                  <w:i/>
                  <w:iCs/>
                  <w:color w:val="000000" w:themeColor="text1"/>
                </w:rPr>
                <w:t xml:space="preserve">an upper </w:t>
              </w:r>
            </w:ins>
            <w:del w:id="355" w:author="Laura Sitler" w:date="2023-07-07T11:28:00Z">
              <w:r w:rsidRPr="00BF1B27" w:rsidDel="001129A7">
                <w:rPr>
                  <w:rFonts w:asciiTheme="minorHAnsi" w:hAnsiTheme="minorHAnsi" w:cstheme="minorHAnsi"/>
                  <w:i/>
                  <w:iCs/>
                  <w:color w:val="000000" w:themeColor="text1"/>
                </w:rPr>
                <w:delText>U</w:delText>
              </w:r>
            </w:del>
            <w:r w:rsidRPr="00BF1B27">
              <w:rPr>
                <w:rFonts w:asciiTheme="minorHAnsi" w:hAnsiTheme="minorHAnsi" w:cstheme="minorHAnsi"/>
                <w:i/>
                <w:iCs/>
                <w:color w:val="000000" w:themeColor="text1"/>
              </w:rPr>
              <w:t xml:space="preserve">GI </w:t>
            </w:r>
            <w:ins w:id="356" w:author="Laura Sitler" w:date="2023-07-07T11:28:00Z">
              <w:r w:rsidRPr="00BF1B27">
                <w:rPr>
                  <w:rFonts w:asciiTheme="minorHAnsi" w:hAnsiTheme="minorHAnsi" w:cstheme="minorHAnsi"/>
                  <w:i/>
                  <w:iCs/>
                  <w:color w:val="000000" w:themeColor="text1"/>
                </w:rPr>
                <w:t xml:space="preserve">series </w:t>
              </w:r>
            </w:ins>
            <w:r w:rsidRPr="00BF1B27">
              <w:rPr>
                <w:rFonts w:asciiTheme="minorHAnsi" w:hAnsiTheme="minorHAnsi" w:cstheme="minorHAnsi"/>
                <w:i/>
                <w:iCs/>
                <w:color w:val="000000" w:themeColor="text1"/>
              </w:rPr>
              <w:t>or as a stand-alone exam</w:t>
            </w:r>
            <w:ins w:id="357" w:author="Laura Sitler" w:date="2023-07-06T13:36:00Z">
              <w:r w:rsidRPr="00BF1B27">
                <w:rPr>
                  <w:rFonts w:asciiTheme="minorHAnsi" w:hAnsiTheme="minorHAnsi" w:cstheme="minorHAnsi"/>
                  <w:i/>
                  <w:iCs/>
                  <w:color w:val="000000" w:themeColor="text1"/>
                </w:rPr>
                <w:t>ination</w:t>
              </w:r>
            </w:ins>
          </w:p>
        </w:tc>
        <w:tc>
          <w:tcPr>
            <w:tcW w:w="4680" w:type="dxa"/>
          </w:tcPr>
          <w:p w14:paraId="16EA6E58" w14:textId="30CA5C16"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small intestine</w:t>
            </w:r>
          </w:p>
        </w:tc>
      </w:tr>
      <w:tr w:rsidR="001129A7" w:rsidRPr="00BF1B27" w14:paraId="790B4EF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3B7F53" w14:textId="35228992"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Barium </w:t>
            </w:r>
            <w:ins w:id="358" w:author="Laura Sitler" w:date="2023-07-07T11:29:00Z">
              <w:r w:rsidRPr="00BF1B27">
                <w:rPr>
                  <w:rFonts w:asciiTheme="minorHAnsi" w:hAnsiTheme="minorHAnsi" w:cstheme="minorHAnsi"/>
                  <w:b w:val="0"/>
                  <w:bCs w:val="0"/>
                  <w:color w:val="000000" w:themeColor="text1"/>
                </w:rPr>
                <w:t>e</w:t>
              </w:r>
            </w:ins>
            <w:del w:id="359" w:author="Laura Sitler" w:date="2023-07-07T11:29:00Z">
              <w:r w:rsidRPr="00BF1B27" w:rsidDel="001129A7">
                <w:rPr>
                  <w:rFonts w:asciiTheme="minorHAnsi" w:hAnsiTheme="minorHAnsi" w:cstheme="minorHAnsi"/>
                  <w:b w:val="0"/>
                  <w:bCs w:val="0"/>
                  <w:color w:val="000000" w:themeColor="text1"/>
                </w:rPr>
                <w:delText>E</w:delText>
              </w:r>
            </w:del>
            <w:r w:rsidRPr="00BF1B27">
              <w:rPr>
                <w:rFonts w:asciiTheme="minorHAnsi" w:hAnsiTheme="minorHAnsi" w:cstheme="minorHAnsi"/>
                <w:b w:val="0"/>
                <w:bCs w:val="0"/>
                <w:color w:val="000000" w:themeColor="text1"/>
              </w:rPr>
              <w:t>nema</w:t>
            </w:r>
            <w:ins w:id="360" w:author="Laura Sitler" w:date="2023-07-06T13:36:00Z">
              <w:r w:rsidRPr="00BF1B27">
                <w:rPr>
                  <w:rFonts w:asciiTheme="minorHAnsi" w:hAnsiTheme="minorHAnsi" w:cstheme="minorHAnsi"/>
                  <w:b w:val="0"/>
                  <w:bCs w:val="0"/>
                  <w:color w:val="000000" w:themeColor="text1"/>
                  <w:highlight w:val="cyan"/>
                  <w:vertAlign w:val="superscript"/>
                </w:rPr>
                <w:t>20</w:t>
              </w:r>
            </w:ins>
          </w:p>
          <w:p w14:paraId="707D6510" w14:textId="214C40D7"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Single or </w:t>
            </w:r>
            <w:del w:id="361" w:author="Laura Sitler" w:date="2023-07-07T11:29:00Z">
              <w:r w:rsidRPr="00BF1B27" w:rsidDel="001129A7">
                <w:rPr>
                  <w:rFonts w:asciiTheme="minorHAnsi" w:hAnsiTheme="minorHAnsi" w:cstheme="minorHAnsi"/>
                  <w:i/>
                  <w:iCs/>
                  <w:color w:val="000000" w:themeColor="text1"/>
                </w:rPr>
                <w:delText xml:space="preserve">Double </w:delText>
              </w:r>
            </w:del>
            <w:ins w:id="362" w:author="Laura Sitler" w:date="2023-07-07T11:29:00Z">
              <w:r w:rsidRPr="00BF1B27">
                <w:rPr>
                  <w:rFonts w:asciiTheme="minorHAnsi" w:hAnsiTheme="minorHAnsi" w:cstheme="minorHAnsi"/>
                  <w:i/>
                  <w:iCs/>
                  <w:color w:val="000000" w:themeColor="text1"/>
                </w:rPr>
                <w:t xml:space="preserve">double </w:t>
              </w:r>
            </w:ins>
            <w:del w:id="363" w:author="Laura Sitler" w:date="2023-07-07T11:29:00Z">
              <w:r w:rsidRPr="00BF1B27" w:rsidDel="001129A7">
                <w:rPr>
                  <w:rFonts w:asciiTheme="minorHAnsi" w:hAnsiTheme="minorHAnsi" w:cstheme="minorHAnsi"/>
                  <w:i/>
                  <w:iCs/>
                  <w:color w:val="000000" w:themeColor="text1"/>
                </w:rPr>
                <w:delText>Contrast</w:delText>
              </w:r>
            </w:del>
            <w:ins w:id="364" w:author="Laura Sitler" w:date="2023-07-07T11:29:00Z">
              <w:r w:rsidRPr="00BF1B27">
                <w:rPr>
                  <w:rFonts w:asciiTheme="minorHAnsi" w:hAnsiTheme="minorHAnsi" w:cstheme="minorHAnsi"/>
                  <w:i/>
                  <w:iCs/>
                  <w:color w:val="000000" w:themeColor="text1"/>
                </w:rPr>
                <w:t>contrast</w:t>
              </w:r>
            </w:ins>
          </w:p>
        </w:tc>
        <w:tc>
          <w:tcPr>
            <w:tcW w:w="4680" w:type="dxa"/>
          </w:tcPr>
          <w:p w14:paraId="159B11EC" w14:textId="5E3F231E"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large intestine (colon)</w:t>
            </w:r>
          </w:p>
        </w:tc>
      </w:tr>
      <w:tr w:rsidR="001129A7" w:rsidRPr="00BF1B27" w14:paraId="6161C95E"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BDEC84C" w14:textId="6F5E25C1" w:rsidR="001129A7" w:rsidRPr="00BF1B27" w:rsidRDefault="001129A7" w:rsidP="00BF1B27">
            <w:pPr>
              <w:spacing w:line="360" w:lineRule="auto"/>
              <w:ind w:firstLine="0"/>
              <w:rPr>
                <w:rFonts w:asciiTheme="minorHAnsi" w:hAnsiTheme="minorHAnsi" w:cstheme="minorHAnsi"/>
                <w:color w:val="000000" w:themeColor="text1"/>
              </w:rPr>
            </w:pPr>
            <w:r w:rsidRPr="00BF1B27">
              <w:rPr>
                <w:rFonts w:asciiTheme="minorHAnsi" w:hAnsiTheme="minorHAnsi" w:cstheme="minorHAnsi"/>
                <w:color w:val="000000" w:themeColor="text1"/>
              </w:rPr>
              <w:t>Biliary</w:t>
            </w:r>
            <w:ins w:id="365" w:author="Laura Sitler" w:date="2023-07-07T11:36:00Z">
              <w:r w:rsidR="003C4EF1" w:rsidRPr="00BF1B27">
                <w:rPr>
                  <w:rFonts w:asciiTheme="minorHAnsi" w:hAnsiTheme="minorHAnsi" w:cstheme="minorHAnsi"/>
                  <w:color w:val="000000" w:themeColor="text1"/>
                </w:rPr>
                <w:t xml:space="preserve"> </w:t>
              </w:r>
            </w:ins>
          </w:p>
        </w:tc>
        <w:tc>
          <w:tcPr>
            <w:tcW w:w="4680" w:type="dxa"/>
          </w:tcPr>
          <w:p w14:paraId="0CB6F1AA" w14:textId="777777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6747F35B"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7FD60F" w14:textId="105DEC53"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T-</w:t>
            </w:r>
            <w:del w:id="366" w:author="Laura Sitler" w:date="2023-07-07T11:31:00Z">
              <w:r w:rsidRPr="00BF1B27" w:rsidDel="001129A7">
                <w:rPr>
                  <w:rFonts w:asciiTheme="minorHAnsi" w:hAnsiTheme="minorHAnsi" w:cstheme="minorHAnsi"/>
                  <w:b w:val="0"/>
                  <w:bCs w:val="0"/>
                  <w:color w:val="000000" w:themeColor="text1"/>
                </w:rPr>
                <w:delText xml:space="preserve">Tube </w:delText>
              </w:r>
            </w:del>
            <w:ins w:id="367" w:author="Laura Sitler" w:date="2023-07-07T11:31:00Z">
              <w:r w:rsidRPr="00BF1B27">
                <w:rPr>
                  <w:rFonts w:asciiTheme="minorHAnsi" w:hAnsiTheme="minorHAnsi" w:cstheme="minorHAnsi"/>
                  <w:b w:val="0"/>
                  <w:bCs w:val="0"/>
                  <w:color w:val="000000" w:themeColor="text1"/>
                </w:rPr>
                <w:t xml:space="preserve">tube </w:t>
              </w:r>
            </w:ins>
            <w:del w:id="368" w:author="Laura Sitler" w:date="2023-07-07T11:31:00Z">
              <w:r w:rsidRPr="00BF1B27" w:rsidDel="001129A7">
                <w:rPr>
                  <w:rFonts w:asciiTheme="minorHAnsi" w:hAnsiTheme="minorHAnsi" w:cstheme="minorHAnsi"/>
                  <w:b w:val="0"/>
                  <w:bCs w:val="0"/>
                  <w:color w:val="000000" w:themeColor="text1"/>
                </w:rPr>
                <w:delText>Cholangiogram</w:delText>
              </w:r>
            </w:del>
            <w:ins w:id="369" w:author="Laura Sitler" w:date="2023-07-07T11:31:00Z">
              <w:r w:rsidRPr="00BF1B27">
                <w:rPr>
                  <w:rFonts w:asciiTheme="minorHAnsi" w:hAnsiTheme="minorHAnsi" w:cstheme="minorHAnsi"/>
                  <w:b w:val="0"/>
                  <w:bCs w:val="0"/>
                  <w:color w:val="000000" w:themeColor="text1"/>
                </w:rPr>
                <w:t>cholangiogram</w:t>
              </w:r>
              <w:r w:rsidRPr="00BF1B27">
                <w:rPr>
                  <w:rFonts w:asciiTheme="minorHAnsi" w:hAnsiTheme="minorHAnsi" w:cstheme="minorHAnsi"/>
                  <w:b w:val="0"/>
                  <w:bCs w:val="0"/>
                  <w:caps/>
                  <w:color w:val="000000" w:themeColor="text1"/>
                  <w:highlight w:val="cyan"/>
                  <w:vertAlign w:val="superscript"/>
                </w:rPr>
                <w:t>21</w:t>
              </w:r>
            </w:ins>
          </w:p>
          <w:p w14:paraId="4F56F0F6" w14:textId="77777777" w:rsidR="001129A7" w:rsidRPr="00BF1B27" w:rsidRDefault="001129A7" w:rsidP="00BF1B27">
            <w:pPr>
              <w:spacing w:line="360" w:lineRule="auto"/>
              <w:rPr>
                <w:rFonts w:asciiTheme="minorHAnsi" w:hAnsiTheme="minorHAnsi" w:cstheme="minorHAnsi"/>
                <w:b w:val="0"/>
                <w:bCs w:val="0"/>
                <w:color w:val="000000" w:themeColor="text1"/>
              </w:rPr>
            </w:pPr>
          </w:p>
        </w:tc>
        <w:tc>
          <w:tcPr>
            <w:tcW w:w="4680" w:type="dxa"/>
          </w:tcPr>
          <w:p w14:paraId="5566E40F" w14:textId="2AE443AD"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An intraoperative or post</w:t>
            </w:r>
            <w:del w:id="370" w:author="Laura Sitler" w:date="2023-07-07T11:31:00Z">
              <w:r w:rsidRPr="00BF1B27" w:rsidDel="001129A7">
                <w:rPr>
                  <w:rFonts w:asciiTheme="minorHAnsi" w:hAnsiTheme="minorHAnsi" w:cstheme="minorHAnsi"/>
                  <w:b w:val="0"/>
                  <w:bCs w:val="0"/>
                  <w:color w:val="000000" w:themeColor="text1"/>
                </w:rPr>
                <w:delText>-</w:delText>
              </w:r>
            </w:del>
            <w:r w:rsidRPr="00BF1B27">
              <w:rPr>
                <w:rFonts w:asciiTheme="minorHAnsi" w:hAnsiTheme="minorHAnsi" w:cstheme="minorHAnsi"/>
                <w:b w:val="0"/>
                <w:bCs w:val="0"/>
                <w:color w:val="000000" w:themeColor="text1"/>
              </w:rPr>
              <w:t xml:space="preserve">operative radiographic study used to assess biliary patency and </w:t>
            </w:r>
            <w:ins w:id="371" w:author="Laura Sitler" w:date="2023-07-07T11:31:00Z">
              <w:r w:rsidRPr="00BF1B27">
                <w:rPr>
                  <w:rFonts w:asciiTheme="minorHAnsi" w:hAnsiTheme="minorHAnsi" w:cstheme="minorHAnsi"/>
                  <w:b w:val="0"/>
                  <w:bCs w:val="0"/>
                  <w:color w:val="000000" w:themeColor="text1"/>
                </w:rPr>
                <w:t xml:space="preserve">to </w:t>
              </w:r>
            </w:ins>
            <w:r w:rsidRPr="00BF1B27">
              <w:rPr>
                <w:rFonts w:asciiTheme="minorHAnsi" w:hAnsiTheme="minorHAnsi" w:cstheme="minorHAnsi"/>
                <w:b w:val="0"/>
                <w:bCs w:val="0"/>
                <w:color w:val="000000" w:themeColor="text1"/>
              </w:rPr>
              <w:t xml:space="preserve">evaluate </w:t>
            </w:r>
            <w:ins w:id="372" w:author="Laura Sitler" w:date="2023-07-07T11:31:00Z">
              <w:r w:rsidRPr="00BF1B27">
                <w:rPr>
                  <w:rFonts w:asciiTheme="minorHAnsi" w:hAnsiTheme="minorHAnsi" w:cstheme="minorHAnsi"/>
                  <w:b w:val="0"/>
                  <w:bCs w:val="0"/>
                  <w:color w:val="000000" w:themeColor="text1"/>
                </w:rPr>
                <w:t xml:space="preserve">for a </w:t>
              </w:r>
            </w:ins>
            <w:r w:rsidRPr="00BF1B27">
              <w:rPr>
                <w:rFonts w:asciiTheme="minorHAnsi" w:hAnsiTheme="minorHAnsi" w:cstheme="minorHAnsi"/>
                <w:b w:val="0"/>
                <w:bCs w:val="0"/>
                <w:color w:val="000000" w:themeColor="text1"/>
              </w:rPr>
              <w:t>possible biliary obstruction, leak, or stone using water-soluble contrast</w:t>
            </w:r>
          </w:p>
        </w:tc>
      </w:tr>
      <w:tr w:rsidR="001129A7" w:rsidRPr="00BF1B27" w14:paraId="24E4FDC3"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3D72FE6" w14:textId="5603E99A"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Endoscopic </w:t>
            </w:r>
            <w:ins w:id="373" w:author="Laura Sitler" w:date="2023-07-07T11:31:00Z">
              <w:r w:rsidRPr="00BF1B27">
                <w:rPr>
                  <w:rFonts w:asciiTheme="minorHAnsi" w:hAnsiTheme="minorHAnsi" w:cstheme="minorHAnsi"/>
                  <w:b w:val="0"/>
                  <w:bCs w:val="0"/>
                  <w:color w:val="000000" w:themeColor="text1"/>
                </w:rPr>
                <w:t>r</w:t>
              </w:r>
            </w:ins>
            <w:del w:id="374" w:author="Laura Sitler" w:date="2023-07-07T11:31:00Z">
              <w:r w:rsidRPr="00BF1B27" w:rsidDel="001129A7">
                <w:rPr>
                  <w:rFonts w:asciiTheme="minorHAnsi" w:hAnsiTheme="minorHAnsi" w:cstheme="minorHAnsi"/>
                  <w:b w:val="0"/>
                  <w:bCs w:val="0"/>
                  <w:color w:val="000000" w:themeColor="text1"/>
                </w:rPr>
                <w:delText>R</w:delText>
              </w:r>
            </w:del>
            <w:r w:rsidRPr="00BF1B27">
              <w:rPr>
                <w:rFonts w:asciiTheme="minorHAnsi" w:hAnsiTheme="minorHAnsi" w:cstheme="minorHAnsi"/>
                <w:b w:val="0"/>
                <w:bCs w:val="0"/>
                <w:color w:val="000000" w:themeColor="text1"/>
              </w:rPr>
              <w:t xml:space="preserve">etrograde </w:t>
            </w:r>
            <w:del w:id="375" w:author="Laura Sitler" w:date="2023-07-07T11:31:00Z">
              <w:r w:rsidRPr="00BF1B27" w:rsidDel="001129A7">
                <w:rPr>
                  <w:rFonts w:asciiTheme="minorHAnsi" w:hAnsiTheme="minorHAnsi" w:cstheme="minorHAnsi"/>
                  <w:b w:val="0"/>
                  <w:bCs w:val="0"/>
                  <w:color w:val="000000" w:themeColor="text1"/>
                </w:rPr>
                <w:delText>Cholangiopancreatography</w:delText>
              </w:r>
            </w:del>
            <w:ins w:id="376" w:author="Laura Sitler" w:date="2023-07-07T11:31:00Z">
              <w:r w:rsidRPr="00BF1B27">
                <w:rPr>
                  <w:rFonts w:asciiTheme="minorHAnsi" w:hAnsiTheme="minorHAnsi" w:cstheme="minorHAnsi"/>
                  <w:b w:val="0"/>
                  <w:bCs w:val="0"/>
                  <w:color w:val="000000" w:themeColor="text1"/>
                </w:rPr>
                <w:t>cholangiopancreatography</w:t>
              </w:r>
              <w:r w:rsidRPr="00BF1B27">
                <w:rPr>
                  <w:rFonts w:asciiTheme="minorHAnsi" w:hAnsiTheme="minorHAnsi" w:cstheme="minorHAnsi"/>
                  <w:b w:val="0"/>
                  <w:bCs w:val="0"/>
                  <w:caps/>
                  <w:color w:val="000000" w:themeColor="text1"/>
                  <w:highlight w:val="cyan"/>
                  <w:vertAlign w:val="superscript"/>
                </w:rPr>
                <w:t>22</w:t>
              </w:r>
            </w:ins>
            <w:del w:id="377" w:author="Laura Sitler" w:date="2023-07-06T13:36:00Z">
              <w:r w:rsidRPr="00BF1B27" w:rsidDel="007C144E">
                <w:rPr>
                  <w:rFonts w:asciiTheme="minorHAnsi" w:hAnsiTheme="minorHAnsi" w:cstheme="minorHAnsi"/>
                  <w:b w:val="0"/>
                  <w:bCs w:val="0"/>
                  <w:color w:val="000000" w:themeColor="text1"/>
                </w:rPr>
                <w:delText xml:space="preserve"> (ERCP)</w:delText>
              </w:r>
            </w:del>
          </w:p>
        </w:tc>
        <w:tc>
          <w:tcPr>
            <w:tcW w:w="4680" w:type="dxa"/>
          </w:tcPr>
          <w:p w14:paraId="61556A89" w14:textId="65CF43C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procedure that combines upper </w:t>
            </w:r>
            <w:del w:id="378" w:author="Laura Sitler" w:date="2023-07-07T11:31:00Z">
              <w:r w:rsidRPr="00BF1B27" w:rsidDel="001129A7">
                <w:rPr>
                  <w:rFonts w:asciiTheme="minorHAnsi" w:hAnsiTheme="minorHAnsi" w:cstheme="minorHAnsi"/>
                  <w:b w:val="0"/>
                  <w:bCs w:val="0"/>
                  <w:color w:val="000000" w:themeColor="text1"/>
                </w:rPr>
                <w:delText>gastrointestinal (</w:delText>
              </w:r>
            </w:del>
            <w:r w:rsidRPr="00BF1B27">
              <w:rPr>
                <w:rFonts w:asciiTheme="minorHAnsi" w:hAnsiTheme="minorHAnsi" w:cstheme="minorHAnsi"/>
                <w:b w:val="0"/>
                <w:bCs w:val="0"/>
                <w:color w:val="000000" w:themeColor="text1"/>
              </w:rPr>
              <w:t>GI</w:t>
            </w:r>
            <w:del w:id="379" w:author="Laura Sitler" w:date="2023-07-07T11:31:00Z">
              <w:r w:rsidRPr="00BF1B27" w:rsidDel="001129A7">
                <w:rPr>
                  <w:rFonts w:asciiTheme="minorHAnsi" w:hAnsiTheme="minorHAnsi" w:cstheme="minorHAnsi"/>
                  <w:b w:val="0"/>
                  <w:bCs w:val="0"/>
                  <w:color w:val="000000" w:themeColor="text1"/>
                </w:rPr>
                <w:delText>)</w:delText>
              </w:r>
            </w:del>
            <w:r w:rsidRPr="00BF1B27">
              <w:rPr>
                <w:rFonts w:asciiTheme="minorHAnsi" w:hAnsiTheme="minorHAnsi" w:cstheme="minorHAnsi"/>
                <w:b w:val="0"/>
                <w:bCs w:val="0"/>
                <w:color w:val="000000" w:themeColor="text1"/>
              </w:rPr>
              <w:t xml:space="preserve"> endoscopy and contrast-enhanced fluoroscopy to treat problems of the bile and pancreatic ducts</w:t>
            </w:r>
          </w:p>
        </w:tc>
      </w:tr>
      <w:tr w:rsidR="001129A7" w:rsidRPr="00BF1B27" w14:paraId="05CAF538"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B6AEA1" w14:textId="2D8C0F78" w:rsidR="001129A7" w:rsidRPr="00BF1B27" w:rsidRDefault="001129A7"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Genitourinary</w:t>
            </w:r>
            <w:ins w:id="380" w:author="Laura Sitler" w:date="2023-07-07T11:36:00Z">
              <w:r w:rsidR="003C4EF1" w:rsidRPr="00BF1B27">
                <w:rPr>
                  <w:rFonts w:asciiTheme="minorHAnsi" w:hAnsiTheme="minorHAnsi" w:cstheme="minorHAnsi"/>
                  <w:b/>
                  <w:bCs/>
                  <w:color w:val="000000" w:themeColor="text1"/>
                </w:rPr>
                <w:t xml:space="preserve"> </w:t>
              </w:r>
            </w:ins>
          </w:p>
        </w:tc>
        <w:tc>
          <w:tcPr>
            <w:tcW w:w="4680" w:type="dxa"/>
          </w:tcPr>
          <w:p w14:paraId="0056320E" w14:textId="77777777"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104B6935"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BA928A2"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Cystogram</w:t>
            </w:r>
            <w:ins w:id="381" w:author="Laura Sitler" w:date="2023-07-06T13:36:00Z">
              <w:r w:rsidRPr="00BF1B27">
                <w:rPr>
                  <w:rFonts w:asciiTheme="minorHAnsi" w:hAnsiTheme="minorHAnsi" w:cstheme="minorHAnsi"/>
                  <w:b w:val="0"/>
                  <w:bCs w:val="0"/>
                  <w:caps/>
                  <w:color w:val="000000" w:themeColor="text1"/>
                  <w:highlight w:val="cyan"/>
                  <w:vertAlign w:val="superscript"/>
                </w:rPr>
                <w:t>23</w:t>
              </w:r>
            </w:ins>
          </w:p>
          <w:p w14:paraId="5BC55703" w14:textId="49386DD6"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May be performed in radiology or </w:t>
            </w:r>
            <w:del w:id="382" w:author="Laura Sitler" w:date="2023-07-07T11:31:00Z">
              <w:r w:rsidRPr="00BF1B27" w:rsidDel="003C4EF1">
                <w:rPr>
                  <w:rFonts w:asciiTheme="minorHAnsi" w:hAnsiTheme="minorHAnsi" w:cstheme="minorHAnsi"/>
                  <w:i/>
                  <w:iCs/>
                  <w:color w:val="000000" w:themeColor="text1"/>
                </w:rPr>
                <w:delText xml:space="preserve">in </w:delText>
              </w:r>
            </w:del>
            <w:r w:rsidRPr="00BF1B27">
              <w:rPr>
                <w:rFonts w:asciiTheme="minorHAnsi" w:hAnsiTheme="minorHAnsi" w:cstheme="minorHAnsi"/>
                <w:i/>
                <w:iCs/>
                <w:color w:val="000000" w:themeColor="text1"/>
              </w:rPr>
              <w:t>the OR</w:t>
            </w:r>
          </w:p>
        </w:tc>
        <w:tc>
          <w:tcPr>
            <w:tcW w:w="4680" w:type="dxa"/>
          </w:tcPr>
          <w:p w14:paraId="3CA7E6BB" w14:textId="4256BF9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bladder</w:t>
            </w:r>
          </w:p>
        </w:tc>
      </w:tr>
      <w:tr w:rsidR="001129A7" w:rsidRPr="00BF1B27" w14:paraId="4E62238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7F8E82" w14:textId="5E533A48"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Voiding </w:t>
            </w:r>
            <w:del w:id="383" w:author="Laura Sitler" w:date="2023-07-07T11:32:00Z">
              <w:r w:rsidRPr="00BF1B27" w:rsidDel="003C4EF1">
                <w:rPr>
                  <w:rFonts w:asciiTheme="minorHAnsi" w:hAnsiTheme="minorHAnsi" w:cstheme="minorHAnsi"/>
                  <w:color w:val="000000" w:themeColor="text1"/>
                </w:rPr>
                <w:delText>Cystourethrogram</w:delText>
              </w:r>
            </w:del>
            <w:ins w:id="384" w:author="Laura Sitler" w:date="2023-07-07T11:32:00Z">
              <w:r w:rsidR="003C4EF1" w:rsidRPr="00BF1B27">
                <w:rPr>
                  <w:rFonts w:asciiTheme="minorHAnsi" w:hAnsiTheme="minorHAnsi" w:cstheme="minorHAnsi"/>
                  <w:color w:val="000000" w:themeColor="text1"/>
                </w:rPr>
                <w:t>cystourethrogram</w:t>
              </w:r>
              <w:r w:rsidR="003C4EF1" w:rsidRPr="00BF1B27">
                <w:rPr>
                  <w:rFonts w:asciiTheme="minorHAnsi" w:hAnsiTheme="minorHAnsi" w:cstheme="minorHAnsi"/>
                  <w:caps/>
                  <w:color w:val="000000" w:themeColor="text1"/>
                  <w:highlight w:val="cyan"/>
                  <w:vertAlign w:val="superscript"/>
                </w:rPr>
                <w:t>23</w:t>
              </w:r>
            </w:ins>
            <w:del w:id="385" w:author="Laura Sitler" w:date="2023-06-30T13:30:00Z">
              <w:r w:rsidRPr="00BF1B27" w:rsidDel="00D1151D">
                <w:rPr>
                  <w:rFonts w:asciiTheme="minorHAnsi" w:hAnsiTheme="minorHAnsi" w:cstheme="minorHAnsi"/>
                  <w:color w:val="000000" w:themeColor="text1"/>
                </w:rPr>
                <w:delText xml:space="preserve"> (VCUG)</w:delText>
              </w:r>
            </w:del>
          </w:p>
        </w:tc>
        <w:tc>
          <w:tcPr>
            <w:tcW w:w="4680" w:type="dxa"/>
          </w:tcPr>
          <w:p w14:paraId="018B0C43" w14:textId="73DF7A3F"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w:t>
            </w:r>
            <w:ins w:id="386" w:author="Laura Sitler" w:date="2023-07-07T13:38:00Z">
              <w:r w:rsidR="00B13D2A">
                <w:rPr>
                  <w:rFonts w:asciiTheme="minorHAnsi" w:hAnsiTheme="minorHAnsi" w:cstheme="minorHAnsi"/>
                  <w:b w:val="0"/>
                  <w:bCs w:val="0"/>
                  <w:color w:val="000000" w:themeColor="text1"/>
                </w:rPr>
                <w:t xml:space="preserve"> that is </w:t>
              </w:r>
            </w:ins>
            <w:del w:id="387" w:author="Laura Sitler" w:date="2023-07-07T13:38:00Z">
              <w:r w:rsidRPr="00BF1B27" w:rsidDel="00B13D2A">
                <w:rPr>
                  <w:rFonts w:asciiTheme="minorHAnsi" w:hAnsiTheme="minorHAnsi" w:cstheme="minorHAnsi"/>
                  <w:b w:val="0"/>
                  <w:bCs w:val="0"/>
                  <w:color w:val="000000" w:themeColor="text1"/>
                </w:rPr>
                <w:delText xml:space="preserve"> </w:delText>
              </w:r>
            </w:del>
            <w:r w:rsidRPr="00BF1B27">
              <w:rPr>
                <w:rFonts w:asciiTheme="minorHAnsi" w:hAnsiTheme="minorHAnsi" w:cstheme="minorHAnsi"/>
                <w:b w:val="0"/>
                <w:bCs w:val="0"/>
                <w:color w:val="000000" w:themeColor="text1"/>
              </w:rPr>
              <w:t xml:space="preserve">commonly used to assess structural characteristics of the bladder and </w:t>
            </w:r>
            <w:ins w:id="388" w:author="Laura Sitler" w:date="2023-07-07T11:32:00Z">
              <w:r w:rsidR="003C4EF1" w:rsidRPr="00BF1B27">
                <w:rPr>
                  <w:rFonts w:asciiTheme="minorHAnsi" w:hAnsiTheme="minorHAnsi" w:cstheme="minorHAnsi"/>
                  <w:b w:val="0"/>
                  <w:bCs w:val="0"/>
                  <w:color w:val="000000" w:themeColor="text1"/>
                </w:rPr>
                <w:t xml:space="preserve">to </w:t>
              </w:r>
            </w:ins>
            <w:r w:rsidRPr="00BF1B27">
              <w:rPr>
                <w:rFonts w:asciiTheme="minorHAnsi" w:hAnsiTheme="minorHAnsi" w:cstheme="minorHAnsi"/>
                <w:b w:val="0"/>
                <w:bCs w:val="0"/>
                <w:color w:val="000000" w:themeColor="text1"/>
              </w:rPr>
              <w:t>evaluate possible vesicoureteral reflux. The exam</w:t>
            </w:r>
            <w:ins w:id="389" w:author="Laura Sitler" w:date="2023-07-03T07:53:00Z">
              <w:r w:rsidRPr="00BF1B27">
                <w:rPr>
                  <w:rFonts w:asciiTheme="minorHAnsi" w:hAnsiTheme="minorHAnsi" w:cstheme="minorHAnsi"/>
                  <w:b w:val="0"/>
                  <w:bCs w:val="0"/>
                  <w:color w:val="000000" w:themeColor="text1"/>
                </w:rPr>
                <w:t>ination</w:t>
              </w:r>
            </w:ins>
            <w:r w:rsidRPr="00BF1B27">
              <w:rPr>
                <w:rFonts w:asciiTheme="minorHAnsi" w:hAnsiTheme="minorHAnsi" w:cstheme="minorHAnsi"/>
                <w:b w:val="0"/>
                <w:bCs w:val="0"/>
                <w:color w:val="000000" w:themeColor="text1"/>
              </w:rPr>
              <w:t xml:space="preserve"> is similar to a cystogram, except the patient then voids their bladder under fluoroscopy</w:t>
            </w:r>
          </w:p>
        </w:tc>
      </w:tr>
      <w:tr w:rsidR="001129A7" w:rsidRPr="00BF1B27" w14:paraId="6B25902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DAADAA4" w14:textId="0D68BE71"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Retrograde </w:t>
            </w:r>
            <w:del w:id="390" w:author="Laura Sitler" w:date="2023-07-07T11:32:00Z">
              <w:r w:rsidRPr="00BF1B27" w:rsidDel="003C4EF1">
                <w:rPr>
                  <w:rFonts w:asciiTheme="minorHAnsi" w:hAnsiTheme="minorHAnsi" w:cstheme="minorHAnsi"/>
                  <w:color w:val="000000" w:themeColor="text1"/>
                </w:rPr>
                <w:delText>Urethrogram</w:delText>
              </w:r>
            </w:del>
            <w:ins w:id="391" w:author="Laura Sitler" w:date="2023-07-07T11:32:00Z">
              <w:r w:rsidR="003C4EF1" w:rsidRPr="00BF1B27">
                <w:rPr>
                  <w:rFonts w:asciiTheme="minorHAnsi" w:hAnsiTheme="minorHAnsi" w:cstheme="minorHAnsi"/>
                  <w:color w:val="000000" w:themeColor="text1"/>
                </w:rPr>
                <w:t>urethrogram</w:t>
              </w:r>
              <w:r w:rsidR="003C4EF1" w:rsidRPr="00BF1B27">
                <w:rPr>
                  <w:rFonts w:asciiTheme="minorHAnsi" w:hAnsiTheme="minorHAnsi" w:cstheme="minorHAnsi"/>
                  <w:caps/>
                  <w:color w:val="000000" w:themeColor="text1"/>
                  <w:highlight w:val="cyan"/>
                  <w:vertAlign w:val="superscript"/>
                </w:rPr>
                <w:t>24</w:t>
              </w:r>
            </w:ins>
          </w:p>
        </w:tc>
        <w:tc>
          <w:tcPr>
            <w:tcW w:w="4680" w:type="dxa"/>
          </w:tcPr>
          <w:p w14:paraId="4E92A736" w14:textId="54A635E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procedure</w:t>
            </w:r>
            <w:del w:id="392" w:author="Laura Sitler" w:date="2023-07-07T11:35:00Z">
              <w:r w:rsidRPr="00BF1B27" w:rsidDel="003C4EF1">
                <w:rPr>
                  <w:rFonts w:asciiTheme="minorHAnsi" w:hAnsiTheme="minorHAnsi" w:cstheme="minorHAnsi"/>
                  <w:b w:val="0"/>
                  <w:bCs w:val="0"/>
                  <w:color w:val="000000" w:themeColor="text1"/>
                </w:rPr>
                <w:delText>,</w:delText>
              </w:r>
            </w:del>
            <w:r w:rsidRPr="00BF1B27">
              <w:rPr>
                <w:rFonts w:asciiTheme="minorHAnsi" w:hAnsiTheme="minorHAnsi" w:cstheme="minorHAnsi"/>
                <w:b w:val="0"/>
                <w:bCs w:val="0"/>
                <w:color w:val="000000" w:themeColor="text1"/>
              </w:rPr>
              <w:t xml:space="preserve"> performed most commonly in male patients</w:t>
            </w:r>
            <w:del w:id="393" w:author="Laura Sitler" w:date="2023-07-07T11:35:00Z">
              <w:r w:rsidRPr="00BF1B27" w:rsidDel="003C4EF1">
                <w:rPr>
                  <w:rFonts w:asciiTheme="minorHAnsi" w:hAnsiTheme="minorHAnsi" w:cstheme="minorHAnsi"/>
                  <w:b w:val="0"/>
                  <w:bCs w:val="0"/>
                  <w:color w:val="000000" w:themeColor="text1"/>
                </w:rPr>
                <w:delText>,</w:delText>
              </w:r>
            </w:del>
            <w:r w:rsidRPr="00BF1B27">
              <w:rPr>
                <w:rFonts w:asciiTheme="minorHAnsi" w:hAnsiTheme="minorHAnsi" w:cstheme="minorHAnsi"/>
                <w:b w:val="0"/>
                <w:bCs w:val="0"/>
                <w:color w:val="000000" w:themeColor="text1"/>
              </w:rPr>
              <w:t xml:space="preserve"> to diagnose urethral pathology, such as trauma to the urethra or urethral stricture</w:t>
            </w:r>
          </w:p>
        </w:tc>
      </w:tr>
      <w:tr w:rsidR="001129A7" w:rsidRPr="00BF1B27" w14:paraId="5FAF7D12"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B61060" w14:textId="52194D74" w:rsidR="001129A7" w:rsidRPr="00BF1B27" w:rsidRDefault="001129A7" w:rsidP="00BF1B27">
            <w:pPr>
              <w:pStyle w:val="Heading2"/>
              <w:spacing w:line="360" w:lineRule="auto"/>
              <w:rPr>
                <w:rFonts w:asciiTheme="minorHAnsi" w:hAnsiTheme="minorHAnsi" w:cstheme="minorHAnsi"/>
                <w:color w:val="000000" w:themeColor="text1"/>
              </w:rPr>
            </w:pPr>
            <w:del w:id="394" w:author="Laura Sitler" w:date="2023-07-07T11:34:00Z">
              <w:r w:rsidRPr="00BF1B27" w:rsidDel="003C4EF1">
                <w:rPr>
                  <w:rFonts w:asciiTheme="minorHAnsi" w:hAnsiTheme="minorHAnsi" w:cstheme="minorHAnsi"/>
                  <w:color w:val="000000" w:themeColor="text1"/>
                </w:rPr>
                <w:lastRenderedPageBreak/>
                <w:delText xml:space="preserve">Intravenous </w:delText>
              </w:r>
            </w:del>
            <w:ins w:id="395" w:author="Laura Sitler" w:date="2023-07-07T11:34:00Z">
              <w:r w:rsidR="003C4EF1" w:rsidRPr="00BF1B27">
                <w:rPr>
                  <w:rFonts w:asciiTheme="minorHAnsi" w:hAnsiTheme="minorHAnsi" w:cstheme="minorHAnsi"/>
                  <w:color w:val="000000" w:themeColor="text1"/>
                </w:rPr>
                <w:t xml:space="preserve">IV </w:t>
              </w:r>
            </w:ins>
            <w:del w:id="396" w:author="Laura Sitler" w:date="2023-07-07T11:34:00Z">
              <w:r w:rsidRPr="00BF1B27" w:rsidDel="003C4EF1">
                <w:rPr>
                  <w:rFonts w:asciiTheme="minorHAnsi" w:hAnsiTheme="minorHAnsi" w:cstheme="minorHAnsi"/>
                  <w:color w:val="000000" w:themeColor="text1"/>
                </w:rPr>
                <w:delText>Pyelogram</w:delText>
              </w:r>
            </w:del>
            <w:ins w:id="397" w:author="Laura Sitler" w:date="2023-07-07T11:34:00Z">
              <w:r w:rsidR="003C4EF1" w:rsidRPr="00BF1B27">
                <w:rPr>
                  <w:rFonts w:asciiTheme="minorHAnsi" w:hAnsiTheme="minorHAnsi" w:cstheme="minorHAnsi"/>
                  <w:color w:val="000000" w:themeColor="text1"/>
                </w:rPr>
                <w:t>pyelogram</w:t>
              </w:r>
            </w:ins>
            <w:r w:rsidRPr="00BF1B27">
              <w:rPr>
                <w:rFonts w:asciiTheme="minorHAnsi" w:hAnsiTheme="minorHAnsi" w:cstheme="minorHAnsi"/>
                <w:color w:val="000000" w:themeColor="text1"/>
              </w:rPr>
              <w:t>/</w:t>
            </w:r>
            <w:del w:id="398" w:author="Laura Sitler" w:date="2023-07-07T11:34:00Z">
              <w:r w:rsidRPr="00BF1B27" w:rsidDel="003C4EF1">
                <w:rPr>
                  <w:rFonts w:asciiTheme="minorHAnsi" w:hAnsiTheme="minorHAnsi" w:cstheme="minorHAnsi"/>
                  <w:color w:val="000000" w:themeColor="text1"/>
                </w:rPr>
                <w:delText xml:space="preserve">Intravenous </w:delText>
              </w:r>
            </w:del>
            <w:ins w:id="399" w:author="Laura Sitler" w:date="2023-07-07T11:34:00Z">
              <w:r w:rsidR="003C4EF1" w:rsidRPr="00BF1B27">
                <w:rPr>
                  <w:rFonts w:asciiTheme="minorHAnsi" w:hAnsiTheme="minorHAnsi" w:cstheme="minorHAnsi"/>
                  <w:color w:val="000000" w:themeColor="text1"/>
                </w:rPr>
                <w:t xml:space="preserve">IV </w:t>
              </w:r>
            </w:ins>
            <w:del w:id="400" w:author="Laura Sitler" w:date="2023-07-07T11:34:00Z">
              <w:r w:rsidRPr="00BF1B27" w:rsidDel="003C4EF1">
                <w:rPr>
                  <w:rFonts w:asciiTheme="minorHAnsi" w:hAnsiTheme="minorHAnsi" w:cstheme="minorHAnsi"/>
                  <w:color w:val="000000" w:themeColor="text1"/>
                </w:rPr>
                <w:delText>U</w:delText>
              </w:r>
            </w:del>
            <w:ins w:id="401" w:author="Laura Sitler" w:date="2023-07-07T11:34:00Z">
              <w:r w:rsidR="003C4EF1" w:rsidRPr="00BF1B27">
                <w:rPr>
                  <w:rFonts w:asciiTheme="minorHAnsi" w:hAnsiTheme="minorHAnsi" w:cstheme="minorHAnsi"/>
                  <w:color w:val="000000" w:themeColor="text1"/>
                </w:rPr>
                <w:t>u</w:t>
              </w:r>
            </w:ins>
            <w:r w:rsidRPr="00BF1B27">
              <w:rPr>
                <w:rFonts w:asciiTheme="minorHAnsi" w:hAnsiTheme="minorHAnsi" w:cstheme="minorHAnsi"/>
                <w:color w:val="000000" w:themeColor="text1"/>
              </w:rPr>
              <w:t>rogram</w:t>
            </w:r>
            <w:del w:id="402" w:author="Laura Sitler" w:date="2023-07-06T13:37:00Z">
              <w:r w:rsidRPr="00BF1B27" w:rsidDel="007C144E">
                <w:rPr>
                  <w:rFonts w:asciiTheme="minorHAnsi" w:hAnsiTheme="minorHAnsi" w:cstheme="minorHAnsi"/>
                  <w:color w:val="000000" w:themeColor="text1"/>
                  <w:vertAlign w:val="superscript"/>
                </w:rPr>
                <w:delText xml:space="preserve"> </w:delText>
              </w:r>
              <w:r w:rsidRPr="00BF1B27" w:rsidDel="007C144E">
                <w:rPr>
                  <w:rFonts w:asciiTheme="minorHAnsi" w:hAnsiTheme="minorHAnsi" w:cstheme="minorHAnsi"/>
                  <w:color w:val="000000" w:themeColor="text1"/>
                  <w:highlight w:val="cyan"/>
                  <w:vertAlign w:val="superscript"/>
                </w:rPr>
                <w:delText>(IVP/IVU)</w:delText>
              </w:r>
            </w:del>
            <w:ins w:id="403" w:author="Laura Sitler" w:date="2023-07-06T13:37:00Z">
              <w:r w:rsidRPr="00BF1B27">
                <w:rPr>
                  <w:rFonts w:asciiTheme="minorHAnsi" w:hAnsiTheme="minorHAnsi" w:cstheme="minorHAnsi"/>
                  <w:caps/>
                  <w:color w:val="000000" w:themeColor="text1"/>
                  <w:highlight w:val="cyan"/>
                  <w:vertAlign w:val="superscript"/>
                </w:rPr>
                <w:t>25</w:t>
              </w:r>
            </w:ins>
          </w:p>
        </w:tc>
        <w:tc>
          <w:tcPr>
            <w:tcW w:w="4680" w:type="dxa"/>
          </w:tcPr>
          <w:p w14:paraId="1A9EF87C" w14:textId="18311C01"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contrast-enhanced radiographic study commonly used to assess </w:t>
            </w:r>
            <w:ins w:id="404" w:author="Laura Sitler" w:date="2023-07-07T11:35:00Z">
              <w:r w:rsidR="003C4EF1" w:rsidRPr="00BF1B27">
                <w:rPr>
                  <w:rFonts w:asciiTheme="minorHAnsi" w:hAnsiTheme="minorHAnsi" w:cstheme="minorHAnsi"/>
                  <w:b w:val="0"/>
                  <w:bCs w:val="0"/>
                  <w:color w:val="000000" w:themeColor="text1"/>
                </w:rPr>
                <w:t xml:space="preserve">the </w:t>
              </w:r>
            </w:ins>
            <w:r w:rsidRPr="00BF1B27">
              <w:rPr>
                <w:rFonts w:asciiTheme="minorHAnsi" w:hAnsiTheme="minorHAnsi" w:cstheme="minorHAnsi"/>
                <w:b w:val="0"/>
                <w:bCs w:val="0"/>
                <w:color w:val="000000" w:themeColor="text1"/>
              </w:rPr>
              <w:t>structural characteristics of the kidneys, ureters, and bladder</w:t>
            </w:r>
          </w:p>
        </w:tc>
      </w:tr>
      <w:tr w:rsidR="001129A7" w:rsidRPr="00BF1B27" w14:paraId="1EE04C6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7082B78" w14:textId="6D0E7AB3"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Hysterosalpingogram</w:t>
            </w:r>
            <w:ins w:id="405" w:author="Laura Sitler" w:date="2023-07-06T13:37:00Z">
              <w:r w:rsidRPr="00BF1B27">
                <w:rPr>
                  <w:rFonts w:asciiTheme="minorHAnsi" w:hAnsiTheme="minorHAnsi" w:cstheme="minorHAnsi"/>
                  <w:caps/>
                  <w:color w:val="000000" w:themeColor="text1"/>
                  <w:highlight w:val="cyan"/>
                  <w:vertAlign w:val="superscript"/>
                </w:rPr>
                <w:t>26</w:t>
              </w:r>
            </w:ins>
            <w:del w:id="406" w:author="Laura Sitler" w:date="2023-07-06T13:37:00Z">
              <w:r w:rsidRPr="00BF1B27" w:rsidDel="007C144E">
                <w:rPr>
                  <w:rFonts w:asciiTheme="minorHAnsi" w:hAnsiTheme="minorHAnsi" w:cstheme="minorHAnsi"/>
                  <w:color w:val="000000" w:themeColor="text1"/>
                </w:rPr>
                <w:delText xml:space="preserve"> (HSG)</w:delText>
              </w:r>
            </w:del>
          </w:p>
        </w:tc>
        <w:tc>
          <w:tcPr>
            <w:tcW w:w="4680" w:type="dxa"/>
          </w:tcPr>
          <w:p w14:paraId="0F788DB0" w14:textId="741DA83F"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w:t>
            </w:r>
            <w:del w:id="407" w:author="Laura Sitler" w:date="2023-07-07T11:35:00Z">
              <w:r w:rsidRPr="00BF1B27" w:rsidDel="003C4EF1">
                <w:rPr>
                  <w:rFonts w:asciiTheme="minorHAnsi" w:hAnsiTheme="minorHAnsi" w:cstheme="minorHAnsi"/>
                  <w:b w:val="0"/>
                  <w:bCs w:val="0"/>
                  <w:color w:val="000000" w:themeColor="text1"/>
                </w:rPr>
                <w:delText>,</w:delText>
              </w:r>
            </w:del>
            <w:r w:rsidRPr="00BF1B27">
              <w:rPr>
                <w:rFonts w:asciiTheme="minorHAnsi" w:hAnsiTheme="minorHAnsi" w:cstheme="minorHAnsi"/>
                <w:b w:val="0"/>
                <w:bCs w:val="0"/>
                <w:color w:val="000000" w:themeColor="text1"/>
              </w:rPr>
              <w:t xml:space="preserve"> performed in female patients</w:t>
            </w:r>
            <w:del w:id="408" w:author="Laura Sitler" w:date="2023-07-07T11:35:00Z">
              <w:r w:rsidRPr="00BF1B27" w:rsidDel="003C4EF1">
                <w:rPr>
                  <w:rFonts w:asciiTheme="minorHAnsi" w:hAnsiTheme="minorHAnsi" w:cstheme="minorHAnsi"/>
                  <w:b w:val="0"/>
                  <w:bCs w:val="0"/>
                  <w:color w:val="000000" w:themeColor="text1"/>
                </w:rPr>
                <w:delText>,</w:delText>
              </w:r>
            </w:del>
            <w:r w:rsidRPr="00BF1B27">
              <w:rPr>
                <w:rFonts w:asciiTheme="minorHAnsi" w:hAnsiTheme="minorHAnsi" w:cstheme="minorHAnsi"/>
                <w:b w:val="0"/>
                <w:bCs w:val="0"/>
                <w:color w:val="000000" w:themeColor="text1"/>
              </w:rPr>
              <w:t xml:space="preserve"> to evaluate the shape of the uterus, </w:t>
            </w:r>
            <w:ins w:id="409" w:author="Laura Sitler" w:date="2023-07-07T11:35:00Z">
              <w:r w:rsidR="003C4EF1" w:rsidRPr="00BF1B27">
                <w:rPr>
                  <w:rFonts w:asciiTheme="minorHAnsi" w:hAnsiTheme="minorHAnsi" w:cstheme="minorHAnsi"/>
                  <w:b w:val="0"/>
                  <w:bCs w:val="0"/>
                  <w:color w:val="000000" w:themeColor="text1"/>
                </w:rPr>
                <w:t xml:space="preserve">to </w:t>
              </w:r>
            </w:ins>
            <w:r w:rsidRPr="00BF1B27">
              <w:rPr>
                <w:rFonts w:asciiTheme="minorHAnsi" w:hAnsiTheme="minorHAnsi" w:cstheme="minorHAnsi"/>
                <w:b w:val="0"/>
                <w:bCs w:val="0"/>
                <w:color w:val="000000" w:themeColor="text1"/>
              </w:rPr>
              <w:t xml:space="preserve">determine if </w:t>
            </w:r>
            <w:ins w:id="410" w:author="Laura Sitler" w:date="2023-07-07T11:35:00Z">
              <w:r w:rsidR="003C4EF1" w:rsidRPr="00BF1B27">
                <w:rPr>
                  <w:rFonts w:asciiTheme="minorHAnsi" w:hAnsiTheme="minorHAnsi" w:cstheme="minorHAnsi"/>
                  <w:b w:val="0"/>
                  <w:bCs w:val="0"/>
                  <w:color w:val="000000" w:themeColor="text1"/>
                </w:rPr>
                <w:t xml:space="preserve">the </w:t>
              </w:r>
            </w:ins>
            <w:r w:rsidRPr="00BF1B27">
              <w:rPr>
                <w:rFonts w:asciiTheme="minorHAnsi" w:hAnsiTheme="minorHAnsi" w:cstheme="minorHAnsi"/>
                <w:b w:val="0"/>
                <w:bCs w:val="0"/>
                <w:color w:val="000000" w:themeColor="text1"/>
              </w:rPr>
              <w:t xml:space="preserve">fallopian tubes are open, and </w:t>
            </w:r>
            <w:ins w:id="411" w:author="Laura Sitler" w:date="2023-07-07T11:35:00Z">
              <w:r w:rsidR="003C4EF1" w:rsidRPr="00BF1B27">
                <w:rPr>
                  <w:rFonts w:asciiTheme="minorHAnsi" w:hAnsiTheme="minorHAnsi" w:cstheme="minorHAnsi"/>
                  <w:b w:val="0"/>
                  <w:bCs w:val="0"/>
                  <w:color w:val="000000" w:themeColor="text1"/>
                </w:rPr>
                <w:t xml:space="preserve">to </w:t>
              </w:r>
            </w:ins>
            <w:r w:rsidRPr="00BF1B27">
              <w:rPr>
                <w:rFonts w:asciiTheme="minorHAnsi" w:hAnsiTheme="minorHAnsi" w:cstheme="minorHAnsi"/>
                <w:b w:val="0"/>
                <w:bCs w:val="0"/>
                <w:color w:val="000000" w:themeColor="text1"/>
              </w:rPr>
              <w:t>investigate miscarriages because of problems in the uterus</w:t>
            </w:r>
          </w:p>
        </w:tc>
      </w:tr>
      <w:tr w:rsidR="001129A7" w:rsidRPr="00BF1B27" w14:paraId="052C8B24"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9F89AC" w14:textId="2C821880" w:rsidR="001129A7" w:rsidRPr="00BF1B27" w:rsidRDefault="001129A7"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Musculoskeletal</w:t>
            </w:r>
            <w:del w:id="412" w:author="Laura Sitler" w:date="2023-07-07T11:36:00Z">
              <w:r w:rsidRPr="00BF1B27" w:rsidDel="003C4EF1">
                <w:rPr>
                  <w:rFonts w:asciiTheme="minorHAnsi" w:hAnsiTheme="minorHAnsi" w:cstheme="minorHAnsi"/>
                  <w:b/>
                  <w:bCs/>
                  <w:color w:val="000000" w:themeColor="text1"/>
                </w:rPr>
                <w:delText>/Spine</w:delText>
              </w:r>
            </w:del>
            <w:ins w:id="413" w:author="Laura Sitler" w:date="2023-07-07T11:36:00Z">
              <w:r w:rsidR="003C4EF1" w:rsidRPr="00BF1B27">
                <w:rPr>
                  <w:rFonts w:asciiTheme="minorHAnsi" w:hAnsiTheme="minorHAnsi" w:cstheme="minorHAnsi"/>
                  <w:b/>
                  <w:bCs/>
                  <w:color w:val="000000" w:themeColor="text1"/>
                </w:rPr>
                <w:t xml:space="preserve"> </w:t>
              </w:r>
            </w:ins>
          </w:p>
        </w:tc>
        <w:tc>
          <w:tcPr>
            <w:tcW w:w="4680" w:type="dxa"/>
          </w:tcPr>
          <w:p w14:paraId="4671573D" w14:textId="77777777"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141B4051"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42C27F6B"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Arthrogram</w:t>
            </w:r>
            <w:ins w:id="414" w:author="Laura Sitler" w:date="2023-07-06T13:37:00Z">
              <w:r w:rsidRPr="00BF1B27">
                <w:rPr>
                  <w:rFonts w:asciiTheme="minorHAnsi" w:hAnsiTheme="minorHAnsi" w:cstheme="minorHAnsi"/>
                  <w:b w:val="0"/>
                  <w:bCs w:val="0"/>
                  <w:caps/>
                  <w:color w:val="000000" w:themeColor="text1"/>
                  <w:highlight w:val="cyan"/>
                  <w:vertAlign w:val="superscript"/>
                </w:rPr>
                <w:t>27,28</w:t>
              </w:r>
            </w:ins>
          </w:p>
          <w:p w14:paraId="3A9EFB85" w14:textId="7394346D" w:rsidR="001129A7" w:rsidRPr="00BF1B27" w:rsidDel="003C4EF1" w:rsidRDefault="001129A7">
            <w:pPr>
              <w:spacing w:line="360" w:lineRule="auto"/>
              <w:ind w:firstLine="0"/>
              <w:rPr>
                <w:del w:id="415" w:author="Laura Sitler" w:date="2023-07-07T11:37:00Z"/>
                <w:rFonts w:asciiTheme="minorHAnsi" w:hAnsiTheme="minorHAnsi" w:cstheme="minorHAnsi"/>
                <w:b w:val="0"/>
                <w:bCs w:val="0"/>
                <w:i/>
                <w:iCs/>
                <w:caps/>
                <w:color w:val="000000" w:themeColor="text1"/>
              </w:rPr>
              <w:pPrChange w:id="416" w:author="Laura Sitler" w:date="2023-07-07T11:37:00Z">
                <w:pPr>
                  <w:spacing w:line="360" w:lineRule="auto"/>
                  <w:ind w:firstLine="0"/>
                  <w:jc w:val="center"/>
                </w:pPr>
              </w:pPrChange>
            </w:pPr>
            <w:r w:rsidRPr="00BF1B27">
              <w:rPr>
                <w:rFonts w:asciiTheme="minorHAnsi" w:hAnsiTheme="minorHAnsi" w:cstheme="minorHAnsi"/>
                <w:b w:val="0"/>
                <w:bCs w:val="0"/>
                <w:i/>
                <w:iCs/>
                <w:color w:val="000000" w:themeColor="text1"/>
              </w:rPr>
              <w:t>Can be performed on any joint</w:t>
            </w:r>
            <w:ins w:id="417" w:author="Laura Sitler" w:date="2023-07-07T11:37:00Z">
              <w:r w:rsidR="003C4EF1" w:rsidRPr="00BF1B27">
                <w:rPr>
                  <w:rFonts w:asciiTheme="minorHAnsi" w:hAnsiTheme="minorHAnsi" w:cstheme="minorHAnsi"/>
                  <w:b w:val="0"/>
                  <w:bCs w:val="0"/>
                  <w:i/>
                  <w:iCs/>
                  <w:color w:val="000000" w:themeColor="text1"/>
                </w:rPr>
                <w:t xml:space="preserve">; </w:t>
              </w:r>
            </w:ins>
          </w:p>
          <w:p w14:paraId="006E4318" w14:textId="55CFFA52" w:rsidR="001129A7" w:rsidRPr="00BF1B27" w:rsidRDefault="001129A7" w:rsidP="00BF1B27">
            <w:pPr>
              <w:spacing w:line="360" w:lineRule="auto"/>
              <w:ind w:firstLine="0"/>
              <w:rPr>
                <w:rFonts w:asciiTheme="minorHAnsi" w:hAnsiTheme="minorHAnsi" w:cstheme="minorHAnsi"/>
                <w:b w:val="0"/>
                <w:bCs w:val="0"/>
                <w:color w:val="000000" w:themeColor="text1"/>
              </w:rPr>
            </w:pPr>
            <w:del w:id="418" w:author="Laura Sitler" w:date="2023-07-07T11:37:00Z">
              <w:r w:rsidRPr="00BF1B27" w:rsidDel="003C4EF1">
                <w:rPr>
                  <w:rFonts w:asciiTheme="minorHAnsi" w:hAnsiTheme="minorHAnsi" w:cstheme="minorHAnsi"/>
                  <w:b w:val="0"/>
                  <w:bCs w:val="0"/>
                  <w:i/>
                  <w:iCs/>
                  <w:color w:val="000000" w:themeColor="text1"/>
                </w:rPr>
                <w:delText>C</w:delText>
              </w:r>
            </w:del>
            <w:ins w:id="419" w:author="Laura Sitler" w:date="2023-07-07T11:37:00Z">
              <w:r w:rsidR="003C4EF1" w:rsidRPr="00BF1B27">
                <w:rPr>
                  <w:rFonts w:asciiTheme="minorHAnsi" w:hAnsiTheme="minorHAnsi" w:cstheme="minorHAnsi"/>
                  <w:b w:val="0"/>
                  <w:bCs w:val="0"/>
                  <w:i/>
                  <w:iCs/>
                  <w:color w:val="000000" w:themeColor="text1"/>
                </w:rPr>
                <w:t>c</w:t>
              </w:r>
            </w:ins>
            <w:r w:rsidRPr="00BF1B27">
              <w:rPr>
                <w:rFonts w:asciiTheme="minorHAnsi" w:hAnsiTheme="minorHAnsi" w:cstheme="minorHAnsi"/>
                <w:b w:val="0"/>
                <w:bCs w:val="0"/>
                <w:i/>
                <w:iCs/>
                <w:color w:val="000000" w:themeColor="text1"/>
              </w:rPr>
              <w:t>ombined with either MRI or CT</w:t>
            </w:r>
          </w:p>
        </w:tc>
        <w:tc>
          <w:tcPr>
            <w:tcW w:w="4680" w:type="dxa"/>
          </w:tcPr>
          <w:p w14:paraId="21109470" w14:textId="2EDAE51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Fluoroscopy-guided injection of contrast media into a joint space to enhance the visibility of injury to </w:t>
            </w:r>
            <w:ins w:id="420" w:author="Laura Sitler" w:date="2023-07-07T11:38:00Z">
              <w:r w:rsidR="003C4EF1" w:rsidRPr="00BF1B27">
                <w:rPr>
                  <w:rFonts w:asciiTheme="minorHAnsi" w:hAnsiTheme="minorHAnsi" w:cstheme="minorHAnsi"/>
                  <w:b w:val="0"/>
                  <w:bCs w:val="0"/>
                  <w:color w:val="000000" w:themeColor="text1"/>
                </w:rPr>
                <w:t xml:space="preserve">the </w:t>
              </w:r>
            </w:ins>
            <w:r w:rsidRPr="00BF1B27">
              <w:rPr>
                <w:rFonts w:asciiTheme="minorHAnsi" w:hAnsiTheme="minorHAnsi" w:cstheme="minorHAnsi"/>
                <w:b w:val="0"/>
                <w:bCs w:val="0"/>
                <w:color w:val="000000" w:themeColor="text1"/>
              </w:rPr>
              <w:t>tendons, ligaments, and cartilage; typically followed by MRI or CT</w:t>
            </w:r>
          </w:p>
        </w:tc>
      </w:tr>
      <w:tr w:rsidR="001129A7" w:rsidRPr="00BF1B27" w14:paraId="73E87BAD"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35EC95" w14:textId="3C095F16"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Joint </w:t>
            </w:r>
            <w:ins w:id="421" w:author="Laura Sitler" w:date="2023-07-07T11:37:00Z">
              <w:r w:rsidR="003C4EF1" w:rsidRPr="00BF1B27">
                <w:rPr>
                  <w:rFonts w:asciiTheme="minorHAnsi" w:hAnsiTheme="minorHAnsi" w:cstheme="minorHAnsi"/>
                  <w:b w:val="0"/>
                  <w:bCs w:val="0"/>
                  <w:color w:val="000000" w:themeColor="text1"/>
                </w:rPr>
                <w:t>a</w:t>
              </w:r>
            </w:ins>
            <w:del w:id="422" w:author="Laura Sitler" w:date="2023-07-07T11:37:00Z">
              <w:r w:rsidRPr="00BF1B27" w:rsidDel="003C4EF1">
                <w:rPr>
                  <w:rFonts w:asciiTheme="minorHAnsi" w:hAnsiTheme="minorHAnsi" w:cstheme="minorHAnsi"/>
                  <w:b w:val="0"/>
                  <w:bCs w:val="0"/>
                  <w:color w:val="000000" w:themeColor="text1"/>
                </w:rPr>
                <w:delText>A</w:delText>
              </w:r>
            </w:del>
            <w:r w:rsidRPr="00BF1B27">
              <w:rPr>
                <w:rFonts w:asciiTheme="minorHAnsi" w:hAnsiTheme="minorHAnsi" w:cstheme="minorHAnsi"/>
                <w:b w:val="0"/>
                <w:bCs w:val="0"/>
                <w:color w:val="000000" w:themeColor="text1"/>
              </w:rPr>
              <w:t>spirations</w:t>
            </w:r>
            <w:ins w:id="423" w:author="Laura Sitler" w:date="2023-07-06T13:37:00Z">
              <w:r w:rsidRPr="00BF1B27">
                <w:rPr>
                  <w:rFonts w:asciiTheme="minorHAnsi" w:hAnsiTheme="minorHAnsi" w:cstheme="minorHAnsi"/>
                  <w:b w:val="0"/>
                  <w:bCs w:val="0"/>
                  <w:caps/>
                  <w:color w:val="000000" w:themeColor="text1"/>
                  <w:highlight w:val="cyan"/>
                  <w:vertAlign w:val="superscript"/>
                </w:rPr>
                <w:t>27</w:t>
              </w:r>
            </w:ins>
          </w:p>
          <w:p w14:paraId="05456B29" w14:textId="13C1D67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for any joint</w:t>
            </w:r>
          </w:p>
        </w:tc>
        <w:tc>
          <w:tcPr>
            <w:tcW w:w="4680" w:type="dxa"/>
          </w:tcPr>
          <w:p w14:paraId="532CACA8" w14:textId="0E4E4265"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removal of fluid from a joint space, especially with suspected infection; can be performed with an arthrogram</w:t>
            </w:r>
          </w:p>
        </w:tc>
      </w:tr>
      <w:tr w:rsidR="001129A7" w:rsidRPr="00BF1B27" w14:paraId="5E8A6AD7"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B55CD05" w14:textId="6584B39F"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Joint </w:t>
            </w:r>
            <w:del w:id="424" w:author="Laura Sitler" w:date="2023-07-07T11:37:00Z">
              <w:r w:rsidRPr="00BF1B27" w:rsidDel="003C4EF1">
                <w:rPr>
                  <w:rFonts w:asciiTheme="minorHAnsi" w:hAnsiTheme="minorHAnsi" w:cstheme="minorHAnsi"/>
                  <w:b w:val="0"/>
                  <w:bCs w:val="0"/>
                  <w:color w:val="000000" w:themeColor="text1"/>
                </w:rPr>
                <w:delText>Injections</w:delText>
              </w:r>
            </w:del>
            <w:ins w:id="425" w:author="Laura Sitler" w:date="2023-07-07T11:37:00Z">
              <w:r w:rsidR="003C4EF1" w:rsidRPr="00BF1B27">
                <w:rPr>
                  <w:rFonts w:asciiTheme="minorHAnsi" w:hAnsiTheme="minorHAnsi" w:cstheme="minorHAnsi"/>
                  <w:b w:val="0"/>
                  <w:bCs w:val="0"/>
                  <w:color w:val="000000" w:themeColor="text1"/>
                </w:rPr>
                <w:t>injections</w:t>
              </w:r>
              <w:r w:rsidR="003C4EF1" w:rsidRPr="00BF1B27">
                <w:rPr>
                  <w:rFonts w:asciiTheme="minorHAnsi" w:hAnsiTheme="minorHAnsi" w:cstheme="minorHAnsi"/>
                  <w:b w:val="0"/>
                  <w:bCs w:val="0"/>
                  <w:caps/>
                  <w:color w:val="000000" w:themeColor="text1"/>
                  <w:highlight w:val="cyan"/>
                  <w:vertAlign w:val="superscript"/>
                </w:rPr>
                <w:t>29</w:t>
              </w:r>
            </w:ins>
          </w:p>
          <w:p w14:paraId="552AAE3B" w14:textId="55A718B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in any joint, spine, or SI joints</w:t>
            </w:r>
          </w:p>
        </w:tc>
        <w:tc>
          <w:tcPr>
            <w:tcW w:w="4680" w:type="dxa"/>
          </w:tcPr>
          <w:p w14:paraId="616AF01D" w14:textId="066C5E3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injection of corticosteroid with or without local anesthetic into joint space, spine facets, or SI joints for pain relief</w:t>
            </w:r>
          </w:p>
        </w:tc>
      </w:tr>
      <w:tr w:rsidR="001129A7" w:rsidRPr="00BF1B27" w14:paraId="12D72C54"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132EC2" w14:textId="097F7E45"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Lumbar </w:t>
            </w:r>
            <w:del w:id="426" w:author="Laura Sitler" w:date="2023-07-07T11:37:00Z">
              <w:r w:rsidRPr="00BF1B27" w:rsidDel="003C4EF1">
                <w:rPr>
                  <w:rFonts w:asciiTheme="minorHAnsi" w:hAnsiTheme="minorHAnsi" w:cstheme="minorHAnsi"/>
                  <w:color w:val="000000" w:themeColor="text1"/>
                </w:rPr>
                <w:delText>Puncture</w:delText>
              </w:r>
            </w:del>
            <w:ins w:id="427" w:author="Laura Sitler" w:date="2023-07-07T11:37:00Z">
              <w:r w:rsidR="003C4EF1" w:rsidRPr="00BF1B27">
                <w:rPr>
                  <w:rFonts w:asciiTheme="minorHAnsi" w:hAnsiTheme="minorHAnsi" w:cstheme="minorHAnsi"/>
                  <w:color w:val="000000" w:themeColor="text1"/>
                </w:rPr>
                <w:t>puncture</w:t>
              </w:r>
              <w:r w:rsidR="003C4EF1" w:rsidRPr="00BF1B27">
                <w:rPr>
                  <w:rFonts w:asciiTheme="minorHAnsi" w:hAnsiTheme="minorHAnsi" w:cstheme="minorHAnsi"/>
                  <w:caps/>
                  <w:color w:val="000000" w:themeColor="text1"/>
                  <w:highlight w:val="cyan"/>
                  <w:vertAlign w:val="superscript"/>
                </w:rPr>
                <w:t>30</w:t>
              </w:r>
            </w:ins>
          </w:p>
        </w:tc>
        <w:tc>
          <w:tcPr>
            <w:tcW w:w="4680" w:type="dxa"/>
          </w:tcPr>
          <w:p w14:paraId="27F59162" w14:textId="52878C67"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Fluoroscopy-guided removal of a small amount of cerebrospinal fluid </w:t>
            </w:r>
            <w:del w:id="428" w:author="Laura Sitler" w:date="2023-07-07T11:37:00Z">
              <w:r w:rsidRPr="00BF1B27" w:rsidDel="003C4EF1">
                <w:rPr>
                  <w:rFonts w:asciiTheme="minorHAnsi" w:hAnsiTheme="minorHAnsi" w:cstheme="minorHAnsi"/>
                  <w:b w:val="0"/>
                  <w:bCs w:val="0"/>
                  <w:color w:val="000000" w:themeColor="text1"/>
                </w:rPr>
                <w:delText xml:space="preserve">(CSF) </w:delText>
              </w:r>
            </w:del>
            <w:r w:rsidRPr="00BF1B27">
              <w:rPr>
                <w:rFonts w:asciiTheme="minorHAnsi" w:hAnsiTheme="minorHAnsi" w:cstheme="minorHAnsi"/>
                <w:b w:val="0"/>
                <w:bCs w:val="0"/>
                <w:color w:val="000000" w:themeColor="text1"/>
              </w:rPr>
              <w:t>or injection of medication or other substance into the lumbar region of the spinal canal</w:t>
            </w:r>
          </w:p>
        </w:tc>
      </w:tr>
      <w:tr w:rsidR="001129A7" w:rsidRPr="00BF1B27" w14:paraId="706BBB1C"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482046BE"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Myelogram</w:t>
            </w:r>
            <w:ins w:id="429" w:author="Laura Sitler" w:date="2023-07-06T13:37:00Z">
              <w:r w:rsidRPr="00BF1B27">
                <w:rPr>
                  <w:rFonts w:asciiTheme="minorHAnsi" w:hAnsiTheme="minorHAnsi" w:cstheme="minorHAnsi"/>
                  <w:b w:val="0"/>
                  <w:bCs w:val="0"/>
                  <w:caps/>
                  <w:color w:val="000000" w:themeColor="text1"/>
                  <w:highlight w:val="cyan"/>
                  <w:vertAlign w:val="superscript"/>
                </w:rPr>
                <w:t>28,31</w:t>
              </w:r>
            </w:ins>
          </w:p>
          <w:p w14:paraId="7D1CE176" w14:textId="2CA8D99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Cervical, </w:t>
            </w:r>
            <w:del w:id="430" w:author="Laura Sitler" w:date="2023-07-07T11:37:00Z">
              <w:r w:rsidRPr="00BF1B27" w:rsidDel="003C4EF1">
                <w:rPr>
                  <w:rFonts w:asciiTheme="minorHAnsi" w:hAnsiTheme="minorHAnsi" w:cstheme="minorHAnsi"/>
                  <w:i/>
                  <w:iCs/>
                  <w:color w:val="000000" w:themeColor="text1"/>
                </w:rPr>
                <w:delText>Thoracic</w:delText>
              </w:r>
            </w:del>
            <w:ins w:id="431" w:author="Laura Sitler" w:date="2023-07-07T11:37:00Z">
              <w:r w:rsidR="003C4EF1" w:rsidRPr="00BF1B27">
                <w:rPr>
                  <w:rFonts w:asciiTheme="minorHAnsi" w:hAnsiTheme="minorHAnsi" w:cstheme="minorHAnsi"/>
                  <w:i/>
                  <w:iCs/>
                  <w:color w:val="000000" w:themeColor="text1"/>
                </w:rPr>
                <w:t>thoracic</w:t>
              </w:r>
            </w:ins>
            <w:r w:rsidRPr="00BF1B27">
              <w:rPr>
                <w:rFonts w:asciiTheme="minorHAnsi" w:hAnsiTheme="minorHAnsi" w:cstheme="minorHAnsi"/>
                <w:i/>
                <w:iCs/>
                <w:color w:val="000000" w:themeColor="text1"/>
              </w:rPr>
              <w:t xml:space="preserve">, or </w:t>
            </w:r>
            <w:del w:id="432" w:author="Laura Sitler" w:date="2023-07-07T11:37:00Z">
              <w:r w:rsidRPr="00BF1B27" w:rsidDel="003C4EF1">
                <w:rPr>
                  <w:rFonts w:asciiTheme="minorHAnsi" w:hAnsiTheme="minorHAnsi" w:cstheme="minorHAnsi"/>
                  <w:i/>
                  <w:iCs/>
                  <w:color w:val="000000" w:themeColor="text1"/>
                </w:rPr>
                <w:delText>Lumbar</w:delText>
              </w:r>
            </w:del>
            <w:ins w:id="433" w:author="Laura Sitler" w:date="2023-07-07T11:37:00Z">
              <w:r w:rsidR="003C4EF1" w:rsidRPr="00BF1B27">
                <w:rPr>
                  <w:rFonts w:asciiTheme="minorHAnsi" w:hAnsiTheme="minorHAnsi" w:cstheme="minorHAnsi"/>
                  <w:i/>
                  <w:iCs/>
                  <w:color w:val="000000" w:themeColor="text1"/>
                </w:rPr>
                <w:t>lumbar</w:t>
              </w:r>
            </w:ins>
          </w:p>
        </w:tc>
        <w:tc>
          <w:tcPr>
            <w:tcW w:w="4680" w:type="dxa"/>
          </w:tcPr>
          <w:p w14:paraId="58026F11" w14:textId="4B25272A"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injection of contrast media into the thecal sac of the spinal canal to examine the spinal cord and assess spinal and disc problems; typically followed by CT when MRI is contraindicated</w:t>
            </w:r>
          </w:p>
        </w:tc>
      </w:tr>
      <w:tr w:rsidR="003C4EF1" w:rsidRPr="00BF1B27" w14:paraId="2EB0E1D9"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A16FB3C" w14:textId="1D9F51DB" w:rsidR="003C4EF1" w:rsidRPr="00BF1B27" w:rsidRDefault="003C4EF1"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 xml:space="preserve">Cardiovascular </w:t>
            </w:r>
            <w:del w:id="434" w:author="Laura Sitler" w:date="2023-07-07T11:37:00Z">
              <w:r w:rsidRPr="00BF1B27" w:rsidDel="003C4EF1">
                <w:rPr>
                  <w:rFonts w:asciiTheme="minorHAnsi" w:hAnsiTheme="minorHAnsi" w:cstheme="minorHAnsi"/>
                  <w:b/>
                  <w:bCs/>
                  <w:color w:val="000000" w:themeColor="text1"/>
                </w:rPr>
                <w:delText xml:space="preserve">&amp; </w:delText>
              </w:r>
            </w:del>
            <w:ins w:id="435" w:author="Laura Sitler" w:date="2023-07-07T11:37:00Z">
              <w:r w:rsidRPr="00BF1B27">
                <w:rPr>
                  <w:rFonts w:asciiTheme="minorHAnsi" w:hAnsiTheme="minorHAnsi" w:cstheme="minorHAnsi"/>
                  <w:b/>
                  <w:bCs/>
                  <w:color w:val="000000" w:themeColor="text1"/>
                </w:rPr>
                <w:t xml:space="preserve">and </w:t>
              </w:r>
            </w:ins>
            <w:del w:id="436" w:author="Laura Sitler" w:date="2023-07-07T11:37:00Z">
              <w:r w:rsidRPr="00BF1B27" w:rsidDel="003C4EF1">
                <w:rPr>
                  <w:rFonts w:asciiTheme="minorHAnsi" w:hAnsiTheme="minorHAnsi" w:cstheme="minorHAnsi"/>
                  <w:b/>
                  <w:bCs/>
                  <w:color w:val="000000" w:themeColor="text1"/>
                </w:rPr>
                <w:delText>Interventional</w:delText>
              </w:r>
            </w:del>
            <w:ins w:id="437" w:author="Laura Sitler" w:date="2023-07-07T11:37:00Z">
              <w:r w:rsidRPr="00BF1B27">
                <w:rPr>
                  <w:rFonts w:asciiTheme="minorHAnsi" w:hAnsiTheme="minorHAnsi" w:cstheme="minorHAnsi"/>
                  <w:b/>
                  <w:bCs/>
                  <w:color w:val="000000" w:themeColor="text1"/>
                </w:rPr>
                <w:t xml:space="preserve">interventional radiology </w:t>
              </w:r>
            </w:ins>
          </w:p>
        </w:tc>
      </w:tr>
      <w:tr w:rsidR="001129A7" w:rsidRPr="00BF1B27" w14:paraId="6AA7EB41"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2421856" w14:textId="25643BF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lastRenderedPageBreak/>
              <w:t>Angiography</w:t>
            </w:r>
            <w:ins w:id="438" w:author="Laura Sitler" w:date="2023-07-06T13:38:00Z">
              <w:r w:rsidRPr="00BF1B27">
                <w:rPr>
                  <w:rFonts w:asciiTheme="minorHAnsi" w:hAnsiTheme="minorHAnsi" w:cstheme="minorHAnsi"/>
                  <w:caps/>
                  <w:color w:val="000000" w:themeColor="text1"/>
                  <w:highlight w:val="cyan"/>
                  <w:vertAlign w:val="superscript"/>
                </w:rPr>
                <w:t>28</w:t>
              </w:r>
            </w:ins>
          </w:p>
        </w:tc>
        <w:tc>
          <w:tcPr>
            <w:tcW w:w="4680" w:type="dxa"/>
          </w:tcPr>
          <w:p w14:paraId="2CAC5790" w14:textId="3AD7CA0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X-ray of the arteries and veins to find </w:t>
            </w:r>
            <w:ins w:id="439" w:author="Laura Sitler" w:date="2023-07-07T11:40:00Z">
              <w:r w:rsidR="003C4EF1" w:rsidRPr="00BF1B27">
                <w:rPr>
                  <w:rFonts w:asciiTheme="minorHAnsi" w:hAnsiTheme="minorHAnsi" w:cstheme="minorHAnsi"/>
                  <w:b w:val="0"/>
                  <w:bCs w:val="0"/>
                  <w:color w:val="000000" w:themeColor="text1"/>
                </w:rPr>
                <w:t xml:space="preserve">a </w:t>
              </w:r>
            </w:ins>
            <w:r w:rsidRPr="00BF1B27">
              <w:rPr>
                <w:rFonts w:asciiTheme="minorHAnsi" w:hAnsiTheme="minorHAnsi" w:cstheme="minorHAnsi"/>
                <w:b w:val="0"/>
                <w:bCs w:val="0"/>
                <w:color w:val="000000" w:themeColor="text1"/>
              </w:rPr>
              <w:t>blockage or narrowing of the vessels, as well as other problems</w:t>
            </w:r>
          </w:p>
        </w:tc>
      </w:tr>
      <w:tr w:rsidR="001129A7" w:rsidRPr="00BF1B27" w14:paraId="6FCFC7A1"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1DFC2E" w14:textId="5ACCC02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Angioplasty</w:t>
            </w:r>
            <w:ins w:id="440" w:author="Laura Sitler" w:date="2023-07-06T13:38:00Z">
              <w:r w:rsidRPr="00BF1B27">
                <w:rPr>
                  <w:rFonts w:asciiTheme="minorHAnsi" w:hAnsiTheme="minorHAnsi" w:cstheme="minorHAnsi"/>
                  <w:caps/>
                  <w:color w:val="000000" w:themeColor="text1"/>
                  <w:highlight w:val="cyan"/>
                  <w:vertAlign w:val="superscript"/>
                </w:rPr>
                <w:t>32</w:t>
              </w:r>
            </w:ins>
          </w:p>
        </w:tc>
        <w:tc>
          <w:tcPr>
            <w:tcW w:w="4680" w:type="dxa"/>
          </w:tcPr>
          <w:p w14:paraId="6060775B" w14:textId="7BF4C8C5"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Minimally invasive treatment in which a catheter is used to open a blocked blood vessel to improve the blood flow</w:t>
            </w:r>
          </w:p>
        </w:tc>
      </w:tr>
      <w:tr w:rsidR="001129A7" w:rsidRPr="00BF1B27" w14:paraId="60B0CAD0"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D29A34A" w14:textId="1B7EC672"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Cancer </w:t>
            </w:r>
            <w:ins w:id="441" w:author="Laura Sitler" w:date="2023-07-07T11:39:00Z">
              <w:r w:rsidR="003C4EF1" w:rsidRPr="00BF1B27">
                <w:rPr>
                  <w:rFonts w:asciiTheme="minorHAnsi" w:hAnsiTheme="minorHAnsi" w:cstheme="minorHAnsi"/>
                  <w:color w:val="000000" w:themeColor="text1"/>
                </w:rPr>
                <w:t>t</w:t>
              </w:r>
            </w:ins>
            <w:del w:id="442" w:author="Laura Sitler" w:date="2023-07-07T11:39:00Z">
              <w:r w:rsidRPr="00BF1B27" w:rsidDel="003C4EF1">
                <w:rPr>
                  <w:rFonts w:asciiTheme="minorHAnsi" w:hAnsiTheme="minorHAnsi" w:cstheme="minorHAnsi"/>
                  <w:color w:val="000000" w:themeColor="text1"/>
                </w:rPr>
                <w:delText>T</w:delText>
              </w:r>
            </w:del>
            <w:r w:rsidRPr="00BF1B27">
              <w:rPr>
                <w:rFonts w:asciiTheme="minorHAnsi" w:hAnsiTheme="minorHAnsi" w:cstheme="minorHAnsi"/>
                <w:color w:val="000000" w:themeColor="text1"/>
              </w:rPr>
              <w:t>reatment</w:t>
            </w:r>
            <w:ins w:id="443" w:author="Laura Sitler" w:date="2023-07-06T13:38:00Z">
              <w:r w:rsidRPr="00BF1B27">
                <w:rPr>
                  <w:rFonts w:asciiTheme="minorHAnsi" w:hAnsiTheme="minorHAnsi" w:cstheme="minorHAnsi"/>
                  <w:caps/>
                  <w:color w:val="000000" w:themeColor="text1"/>
                  <w:highlight w:val="cyan"/>
                  <w:vertAlign w:val="superscript"/>
                </w:rPr>
                <w:t>14</w:t>
              </w:r>
            </w:ins>
          </w:p>
        </w:tc>
        <w:tc>
          <w:tcPr>
            <w:tcW w:w="4680" w:type="dxa"/>
          </w:tcPr>
          <w:p w14:paraId="016A28ED" w14:textId="0CEE87D6"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Targeted injection of cancer treatment medication (such as chemotherapy) directly into the tumor</w:t>
            </w:r>
          </w:p>
        </w:tc>
      </w:tr>
      <w:tr w:rsidR="001129A7" w:rsidRPr="00BF1B27" w14:paraId="24666AFF"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A3B943" w14:textId="34266404"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Cardiac </w:t>
            </w:r>
            <w:del w:id="444" w:author="Laura Sitler" w:date="2023-07-07T11:39:00Z">
              <w:r w:rsidRPr="00BF1B27" w:rsidDel="003C4EF1">
                <w:rPr>
                  <w:rFonts w:asciiTheme="minorHAnsi" w:hAnsiTheme="minorHAnsi" w:cstheme="minorHAnsi"/>
                  <w:color w:val="000000" w:themeColor="text1"/>
                </w:rPr>
                <w:delText>Catheterization</w:delText>
              </w:r>
            </w:del>
            <w:ins w:id="445" w:author="Laura Sitler" w:date="2023-07-07T11:39:00Z">
              <w:r w:rsidR="003C4EF1" w:rsidRPr="00BF1B27">
                <w:rPr>
                  <w:rFonts w:asciiTheme="minorHAnsi" w:hAnsiTheme="minorHAnsi" w:cstheme="minorHAnsi"/>
                  <w:color w:val="000000" w:themeColor="text1"/>
                </w:rPr>
                <w:t>catheterization</w:t>
              </w:r>
              <w:r w:rsidR="003C4EF1" w:rsidRPr="00BF1B27">
                <w:rPr>
                  <w:rFonts w:asciiTheme="minorHAnsi" w:hAnsiTheme="minorHAnsi" w:cstheme="minorHAnsi"/>
                  <w:caps/>
                  <w:color w:val="000000" w:themeColor="text1"/>
                  <w:highlight w:val="cyan"/>
                  <w:vertAlign w:val="superscript"/>
                </w:rPr>
                <w:t>33</w:t>
              </w:r>
            </w:ins>
          </w:p>
        </w:tc>
        <w:tc>
          <w:tcPr>
            <w:tcW w:w="4680" w:type="dxa"/>
          </w:tcPr>
          <w:p w14:paraId="4D071967" w14:textId="19954580"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Procedure in which a thin, flexible tube (catheter) is guided through a blood vessel to the heart to diagnose or treat certain heart conditions, such as clogged arteries or irregular heartbeats</w:t>
            </w:r>
          </w:p>
        </w:tc>
      </w:tr>
      <w:tr w:rsidR="001129A7" w:rsidRPr="00BF1B27" w14:paraId="6117BE33"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6B531E4" w14:textId="16544C2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Central </w:t>
            </w:r>
            <w:del w:id="446" w:author="Laura Sitler" w:date="2023-07-07T11:39:00Z">
              <w:r w:rsidRPr="00BF1B27" w:rsidDel="003C4EF1">
                <w:rPr>
                  <w:rFonts w:asciiTheme="minorHAnsi" w:hAnsiTheme="minorHAnsi" w:cstheme="minorHAnsi"/>
                  <w:color w:val="000000" w:themeColor="text1"/>
                </w:rPr>
                <w:delText xml:space="preserve">Venous </w:delText>
              </w:r>
            </w:del>
            <w:ins w:id="447" w:author="Laura Sitler" w:date="2023-07-07T11:39:00Z">
              <w:r w:rsidR="003C4EF1" w:rsidRPr="00BF1B27">
                <w:rPr>
                  <w:rFonts w:asciiTheme="minorHAnsi" w:hAnsiTheme="minorHAnsi" w:cstheme="minorHAnsi"/>
                  <w:color w:val="000000" w:themeColor="text1"/>
                </w:rPr>
                <w:t xml:space="preserve">venous </w:t>
              </w:r>
            </w:ins>
            <w:del w:id="448" w:author="Laura Sitler" w:date="2023-07-07T11:39:00Z">
              <w:r w:rsidRPr="00BF1B27" w:rsidDel="003C4EF1">
                <w:rPr>
                  <w:rFonts w:asciiTheme="minorHAnsi" w:hAnsiTheme="minorHAnsi" w:cstheme="minorHAnsi"/>
                  <w:color w:val="000000" w:themeColor="text1"/>
                </w:rPr>
                <w:delText>Access</w:delText>
              </w:r>
            </w:del>
            <w:ins w:id="449" w:author="Laura Sitler" w:date="2023-07-07T11:39:00Z">
              <w:r w:rsidR="003C4EF1" w:rsidRPr="00BF1B27">
                <w:rPr>
                  <w:rFonts w:asciiTheme="minorHAnsi" w:hAnsiTheme="minorHAnsi" w:cstheme="minorHAnsi"/>
                  <w:color w:val="000000" w:themeColor="text1"/>
                </w:rPr>
                <w:t>access</w:t>
              </w:r>
              <w:r w:rsidR="003C4EF1" w:rsidRPr="00BF1B27">
                <w:rPr>
                  <w:rFonts w:asciiTheme="minorHAnsi" w:hAnsiTheme="minorHAnsi" w:cstheme="minorHAnsi"/>
                  <w:caps/>
                  <w:color w:val="000000" w:themeColor="text1"/>
                  <w:highlight w:val="cyan"/>
                  <w:vertAlign w:val="superscript"/>
                </w:rPr>
                <w:t>32</w:t>
              </w:r>
            </w:ins>
          </w:p>
        </w:tc>
        <w:tc>
          <w:tcPr>
            <w:tcW w:w="4680" w:type="dxa"/>
          </w:tcPr>
          <w:p w14:paraId="0047E48E" w14:textId="0671ED6D"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tube beneath the skin and into the blood vessels so patients may receive medication or nutrients directly into the blood stream</w:t>
            </w:r>
          </w:p>
        </w:tc>
      </w:tr>
      <w:tr w:rsidR="001129A7" w:rsidRPr="00BF1B27" w14:paraId="15B54C0F"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B1BFCC" w14:textId="6733A2A1"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Embolization</w:t>
            </w:r>
            <w:ins w:id="450" w:author="Laura Sitler" w:date="2023-07-06T13:38:00Z">
              <w:r w:rsidRPr="00BF1B27">
                <w:rPr>
                  <w:rFonts w:asciiTheme="minorHAnsi" w:hAnsiTheme="minorHAnsi" w:cstheme="minorHAnsi"/>
                  <w:caps/>
                  <w:color w:val="000000" w:themeColor="text1"/>
                  <w:highlight w:val="cyan"/>
                  <w:vertAlign w:val="superscript"/>
                </w:rPr>
                <w:t>32</w:t>
              </w:r>
            </w:ins>
          </w:p>
        </w:tc>
        <w:tc>
          <w:tcPr>
            <w:tcW w:w="4680" w:type="dxa"/>
          </w:tcPr>
          <w:p w14:paraId="1E17E4E8" w14:textId="42F2E9C2"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Procedure in which medical materials or devices are placed into a blood vessel to temporarily or permanently stop bleeding</w:t>
            </w:r>
          </w:p>
        </w:tc>
      </w:tr>
      <w:tr w:rsidR="001129A7" w:rsidRPr="00BF1B27" w14:paraId="21B83FD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B4A9B4E" w14:textId="516A2D9B"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Image</w:t>
            </w:r>
            <w:ins w:id="451" w:author="Laura Sitler" w:date="2023-07-07T11:39:00Z">
              <w:r w:rsidR="003C4EF1" w:rsidRPr="00BF1B27">
                <w:rPr>
                  <w:rFonts w:asciiTheme="minorHAnsi" w:hAnsiTheme="minorHAnsi" w:cstheme="minorHAnsi"/>
                  <w:color w:val="000000" w:themeColor="text1"/>
                </w:rPr>
                <w:t>-g</w:t>
              </w:r>
            </w:ins>
            <w:del w:id="452" w:author="Laura Sitler" w:date="2023-07-07T11:39:00Z">
              <w:r w:rsidRPr="00BF1B27" w:rsidDel="003C4EF1">
                <w:rPr>
                  <w:rFonts w:asciiTheme="minorHAnsi" w:hAnsiTheme="minorHAnsi" w:cstheme="minorHAnsi"/>
                  <w:color w:val="000000" w:themeColor="text1"/>
                </w:rPr>
                <w:delText xml:space="preserve"> G</w:delText>
              </w:r>
            </w:del>
            <w:r w:rsidRPr="00BF1B27">
              <w:rPr>
                <w:rFonts w:asciiTheme="minorHAnsi" w:hAnsiTheme="minorHAnsi" w:cstheme="minorHAnsi"/>
                <w:color w:val="000000" w:themeColor="text1"/>
              </w:rPr>
              <w:t xml:space="preserve">uided </w:t>
            </w:r>
            <w:del w:id="453" w:author="Laura Sitler" w:date="2023-07-07T11:39:00Z">
              <w:r w:rsidRPr="00BF1B27" w:rsidDel="003C4EF1">
                <w:rPr>
                  <w:rFonts w:asciiTheme="minorHAnsi" w:hAnsiTheme="minorHAnsi" w:cstheme="minorHAnsi"/>
                  <w:color w:val="000000" w:themeColor="text1"/>
                </w:rPr>
                <w:delText>Biopsy</w:delText>
              </w:r>
              <w:r w:rsidRPr="00BF1B27" w:rsidDel="003C4EF1">
                <w:rPr>
                  <w:rFonts w:asciiTheme="minorHAnsi" w:hAnsiTheme="minorHAnsi" w:cstheme="minorHAnsi"/>
                  <w:i/>
                  <w:iCs/>
                  <w:color w:val="000000" w:themeColor="text1"/>
                </w:rPr>
                <w:delText xml:space="preserve"> </w:delText>
              </w:r>
            </w:del>
            <w:ins w:id="454" w:author="Laura Sitler" w:date="2023-07-07T11:39:00Z">
              <w:r w:rsidR="003C4EF1" w:rsidRPr="00BF1B27">
                <w:rPr>
                  <w:rFonts w:asciiTheme="minorHAnsi" w:hAnsiTheme="minorHAnsi" w:cstheme="minorHAnsi"/>
                  <w:color w:val="000000" w:themeColor="text1"/>
                </w:rPr>
                <w:t>biopsy</w:t>
              </w:r>
              <w:r w:rsidR="003C4EF1" w:rsidRPr="00BF1B27">
                <w:rPr>
                  <w:rFonts w:asciiTheme="minorHAnsi" w:hAnsiTheme="minorHAnsi" w:cstheme="minorHAnsi"/>
                  <w:caps/>
                  <w:color w:val="000000" w:themeColor="text1"/>
                  <w:highlight w:val="cyan"/>
                  <w:vertAlign w:val="superscript"/>
                </w:rPr>
                <w:t>14</w:t>
              </w:r>
              <w:r w:rsidR="003C4EF1" w:rsidRPr="00BF1B27">
                <w:rPr>
                  <w:rFonts w:asciiTheme="minorHAnsi" w:hAnsiTheme="minorHAnsi" w:cstheme="minorHAnsi"/>
                  <w:i/>
                  <w:iCs/>
                  <w:color w:val="000000" w:themeColor="text1"/>
                </w:rPr>
                <w:t xml:space="preserve"> </w:t>
              </w:r>
            </w:ins>
          </w:p>
        </w:tc>
        <w:tc>
          <w:tcPr>
            <w:tcW w:w="4680" w:type="dxa"/>
          </w:tcPr>
          <w:p w14:paraId="7834EEC0" w14:textId="391B25A3"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small needle into almost any part of the body, guided by imaging techniques, to take a tissue biopsy</w:t>
            </w:r>
          </w:p>
        </w:tc>
      </w:tr>
      <w:tr w:rsidR="001129A7" w:rsidRPr="00BF1B27" w14:paraId="40D42473"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311466" w14:textId="044EA1CB"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IVC </w:t>
            </w:r>
            <w:del w:id="455" w:author="Laura Sitler" w:date="2023-07-07T11:39:00Z">
              <w:r w:rsidRPr="00BF1B27" w:rsidDel="003C4EF1">
                <w:rPr>
                  <w:rFonts w:asciiTheme="minorHAnsi" w:hAnsiTheme="minorHAnsi" w:cstheme="minorHAnsi"/>
                  <w:color w:val="000000" w:themeColor="text1"/>
                </w:rPr>
                <w:delText xml:space="preserve">Filter </w:delText>
              </w:r>
            </w:del>
            <w:ins w:id="456" w:author="Laura Sitler" w:date="2023-07-07T11:39:00Z">
              <w:r w:rsidR="003C4EF1" w:rsidRPr="00BF1B27">
                <w:rPr>
                  <w:rFonts w:asciiTheme="minorHAnsi" w:hAnsiTheme="minorHAnsi" w:cstheme="minorHAnsi"/>
                  <w:color w:val="000000" w:themeColor="text1"/>
                </w:rPr>
                <w:t xml:space="preserve">filter </w:t>
              </w:r>
            </w:ins>
            <w:del w:id="457" w:author="Laura Sitler" w:date="2023-07-07T11:39:00Z">
              <w:r w:rsidRPr="00BF1B27" w:rsidDel="003C4EF1">
                <w:rPr>
                  <w:rFonts w:asciiTheme="minorHAnsi" w:hAnsiTheme="minorHAnsi" w:cstheme="minorHAnsi"/>
                  <w:color w:val="000000" w:themeColor="text1"/>
                </w:rPr>
                <w:delText>Placement</w:delText>
              </w:r>
            </w:del>
            <w:ins w:id="458" w:author="Laura Sitler" w:date="2023-07-07T11:39:00Z">
              <w:r w:rsidR="003C4EF1" w:rsidRPr="00BF1B27">
                <w:rPr>
                  <w:rFonts w:asciiTheme="minorHAnsi" w:hAnsiTheme="minorHAnsi" w:cstheme="minorHAnsi"/>
                  <w:color w:val="000000" w:themeColor="text1"/>
                </w:rPr>
                <w:t>placement</w:t>
              </w:r>
              <w:r w:rsidR="003C4EF1" w:rsidRPr="00BF1B27">
                <w:rPr>
                  <w:rFonts w:asciiTheme="minorHAnsi" w:hAnsiTheme="minorHAnsi" w:cstheme="minorHAnsi"/>
                  <w:caps/>
                  <w:color w:val="000000" w:themeColor="text1"/>
                  <w:highlight w:val="cyan"/>
                  <w:vertAlign w:val="superscript"/>
                </w:rPr>
                <w:t>32</w:t>
              </w:r>
            </w:ins>
          </w:p>
        </w:tc>
        <w:tc>
          <w:tcPr>
            <w:tcW w:w="4680" w:type="dxa"/>
          </w:tcPr>
          <w:p w14:paraId="05E86E17" w14:textId="30295D6C"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preven</w:t>
            </w:r>
            <w:del w:id="459" w:author="Laura Sitler" w:date="2023-07-07T11:41:00Z">
              <w:r w:rsidRPr="00BF1B27" w:rsidDel="003C4EF1">
                <w:rPr>
                  <w:rFonts w:asciiTheme="minorHAnsi" w:hAnsiTheme="minorHAnsi" w:cstheme="minorHAnsi"/>
                  <w:b w:val="0"/>
                  <w:bCs w:val="0"/>
                  <w:color w:val="000000" w:themeColor="text1"/>
                </w:rPr>
                <w:delText>ta</w:delText>
              </w:r>
            </w:del>
            <w:r w:rsidRPr="00BF1B27">
              <w:rPr>
                <w:rFonts w:asciiTheme="minorHAnsi" w:hAnsiTheme="minorHAnsi" w:cstheme="minorHAnsi"/>
                <w:b w:val="0"/>
                <w:bCs w:val="0"/>
                <w:color w:val="000000" w:themeColor="text1"/>
              </w:rPr>
              <w:t xml:space="preserve">tive tool inside the </w:t>
            </w:r>
            <w:del w:id="460" w:author="Laura Sitler" w:date="2023-07-07T11:41:00Z">
              <w:r w:rsidRPr="00BF1B27" w:rsidDel="003C4EF1">
                <w:rPr>
                  <w:rFonts w:asciiTheme="minorHAnsi" w:hAnsiTheme="minorHAnsi" w:cstheme="minorHAnsi"/>
                  <w:b w:val="0"/>
                  <w:bCs w:val="0"/>
                  <w:color w:val="000000" w:themeColor="text1"/>
                </w:rPr>
                <w:delText xml:space="preserve">inferior vena cava </w:delText>
              </w:r>
            </w:del>
            <w:ins w:id="461" w:author="Laura Sitler" w:date="2023-07-07T11:41:00Z">
              <w:r w:rsidR="003C4EF1" w:rsidRPr="00BF1B27">
                <w:rPr>
                  <w:rFonts w:asciiTheme="minorHAnsi" w:hAnsiTheme="minorHAnsi" w:cstheme="minorHAnsi"/>
                  <w:b w:val="0"/>
                  <w:bCs w:val="0"/>
                  <w:color w:val="000000" w:themeColor="text1"/>
                </w:rPr>
                <w:t xml:space="preserve">IVC </w:t>
              </w:r>
            </w:ins>
            <w:r w:rsidRPr="00BF1B27">
              <w:rPr>
                <w:rFonts w:asciiTheme="minorHAnsi" w:hAnsiTheme="minorHAnsi" w:cstheme="minorHAnsi"/>
                <w:b w:val="0"/>
                <w:bCs w:val="0"/>
                <w:color w:val="000000" w:themeColor="text1"/>
              </w:rPr>
              <w:t>to trap any blood clots that may break free from the veins in the legs and potentially reach the heart or the lungs</w:t>
            </w:r>
          </w:p>
        </w:tc>
      </w:tr>
      <w:tr w:rsidR="001129A7" w:rsidRPr="00BF1B27" w14:paraId="5F77DF09"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2BE03370" w14:textId="79C5DD1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Percutaneous </w:t>
            </w:r>
            <w:del w:id="462" w:author="Laura Sitler" w:date="2023-07-07T11:39:00Z">
              <w:r w:rsidRPr="00BF1B27" w:rsidDel="003C4EF1">
                <w:rPr>
                  <w:rFonts w:asciiTheme="minorHAnsi" w:hAnsiTheme="minorHAnsi" w:cstheme="minorHAnsi"/>
                  <w:color w:val="000000" w:themeColor="text1"/>
                </w:rPr>
                <w:delText>Drainage</w:delText>
              </w:r>
            </w:del>
            <w:ins w:id="463" w:author="Laura Sitler" w:date="2023-07-07T11:39:00Z">
              <w:r w:rsidR="003C4EF1" w:rsidRPr="00BF1B27">
                <w:rPr>
                  <w:rFonts w:asciiTheme="minorHAnsi" w:hAnsiTheme="minorHAnsi" w:cstheme="minorHAnsi"/>
                  <w:color w:val="000000" w:themeColor="text1"/>
                </w:rPr>
                <w:t>drainage</w:t>
              </w:r>
              <w:r w:rsidR="003C4EF1" w:rsidRPr="00BF1B27">
                <w:rPr>
                  <w:rFonts w:asciiTheme="minorHAnsi" w:hAnsiTheme="minorHAnsi" w:cstheme="minorHAnsi"/>
                  <w:caps/>
                  <w:color w:val="000000" w:themeColor="text1"/>
                  <w:highlight w:val="cyan"/>
                  <w:vertAlign w:val="superscript"/>
                </w:rPr>
                <w:t>32</w:t>
              </w:r>
            </w:ins>
          </w:p>
        </w:tc>
        <w:tc>
          <w:tcPr>
            <w:tcW w:w="4680" w:type="dxa"/>
          </w:tcPr>
          <w:p w14:paraId="532221CF" w14:textId="60DA3E5A"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catheter through a small nick in the skin to the site of an infection or abscess to collect and drain the fluid</w:t>
            </w:r>
          </w:p>
        </w:tc>
      </w:tr>
      <w:tr w:rsidR="001129A7" w:rsidRPr="00BF1B27" w14:paraId="051F5527"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B07686" w14:textId="3A969311"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lastRenderedPageBreak/>
              <w:t xml:space="preserve">Stent </w:t>
            </w:r>
            <w:del w:id="464" w:author="Laura Sitler" w:date="2023-07-07T11:39:00Z">
              <w:r w:rsidRPr="00BF1B27" w:rsidDel="003C4EF1">
                <w:rPr>
                  <w:rFonts w:asciiTheme="minorHAnsi" w:hAnsiTheme="minorHAnsi" w:cstheme="minorHAnsi"/>
                  <w:color w:val="000000" w:themeColor="text1"/>
                </w:rPr>
                <w:delText>Placement</w:delText>
              </w:r>
            </w:del>
            <w:ins w:id="465" w:author="Laura Sitler" w:date="2023-07-07T11:39:00Z">
              <w:r w:rsidR="003C4EF1" w:rsidRPr="00BF1B27">
                <w:rPr>
                  <w:rFonts w:asciiTheme="minorHAnsi" w:hAnsiTheme="minorHAnsi" w:cstheme="minorHAnsi"/>
                  <w:color w:val="000000" w:themeColor="text1"/>
                </w:rPr>
                <w:t>placement</w:t>
              </w:r>
              <w:r w:rsidR="003C4EF1" w:rsidRPr="00BF1B27">
                <w:rPr>
                  <w:rFonts w:asciiTheme="minorHAnsi" w:hAnsiTheme="minorHAnsi" w:cstheme="minorHAnsi"/>
                  <w:caps/>
                  <w:color w:val="000000" w:themeColor="text1"/>
                  <w:highlight w:val="cyan"/>
                  <w:vertAlign w:val="superscript"/>
                </w:rPr>
                <w:t>32</w:t>
              </w:r>
            </w:ins>
          </w:p>
        </w:tc>
        <w:tc>
          <w:tcPr>
            <w:tcW w:w="4680" w:type="dxa"/>
          </w:tcPr>
          <w:p w14:paraId="65BFAB66" w14:textId="4690A893"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Placement of a woven tube covered by a metal mesh at the site of weakness to reinforce the arterial wall</w:t>
            </w:r>
          </w:p>
        </w:tc>
      </w:tr>
      <w:tr w:rsidR="001129A7" w:rsidRPr="00BF1B27" w14:paraId="6512D96D"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2CFF4CF7" w14:textId="1F2C1F7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Thrombolysis</w:t>
            </w:r>
            <w:ins w:id="466" w:author="Laura Sitler" w:date="2023-07-06T13:38:00Z">
              <w:r w:rsidRPr="00BF1B27">
                <w:rPr>
                  <w:rFonts w:asciiTheme="minorHAnsi" w:hAnsiTheme="minorHAnsi" w:cstheme="minorHAnsi"/>
                  <w:caps/>
                  <w:color w:val="000000" w:themeColor="text1"/>
                  <w:highlight w:val="cyan"/>
                  <w:vertAlign w:val="superscript"/>
                </w:rPr>
                <w:t>32</w:t>
              </w:r>
            </w:ins>
          </w:p>
        </w:tc>
        <w:tc>
          <w:tcPr>
            <w:tcW w:w="4680" w:type="dxa"/>
          </w:tcPr>
          <w:p w14:paraId="59386F4E" w14:textId="7AC0BFA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Treats vascular blockages and improves blood flow by dissolving abnormal blood clots</w:t>
            </w:r>
          </w:p>
        </w:tc>
      </w:tr>
      <w:tr w:rsidR="001129A7" w:rsidRPr="00BF1B27" w14:paraId="1FC60F5A"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47A293" w14:textId="64CDE0B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Tumor </w:t>
            </w:r>
            <w:del w:id="467" w:author="Laura Sitler" w:date="2023-07-07T11:39:00Z">
              <w:r w:rsidRPr="00BF1B27" w:rsidDel="003C4EF1">
                <w:rPr>
                  <w:rFonts w:asciiTheme="minorHAnsi" w:hAnsiTheme="minorHAnsi" w:cstheme="minorHAnsi"/>
                  <w:b w:val="0"/>
                  <w:bCs w:val="0"/>
                  <w:color w:val="000000" w:themeColor="text1"/>
                </w:rPr>
                <w:delText xml:space="preserve">Ablation </w:delText>
              </w:r>
            </w:del>
            <w:ins w:id="468" w:author="Laura Sitler" w:date="2023-07-07T11:39:00Z">
              <w:r w:rsidR="003C4EF1" w:rsidRPr="00BF1B27">
                <w:rPr>
                  <w:rFonts w:asciiTheme="minorHAnsi" w:hAnsiTheme="minorHAnsi" w:cstheme="minorHAnsi"/>
                  <w:b w:val="0"/>
                  <w:bCs w:val="0"/>
                  <w:color w:val="000000" w:themeColor="text1"/>
                </w:rPr>
                <w:t>ablation</w:t>
              </w:r>
              <w:r w:rsidR="003C4EF1" w:rsidRPr="00BF1B27">
                <w:rPr>
                  <w:rFonts w:asciiTheme="minorHAnsi" w:hAnsiTheme="minorHAnsi" w:cstheme="minorHAnsi"/>
                  <w:b w:val="0"/>
                  <w:bCs w:val="0"/>
                  <w:caps/>
                  <w:color w:val="000000" w:themeColor="text1"/>
                  <w:highlight w:val="cyan"/>
                  <w:vertAlign w:val="superscript"/>
                </w:rPr>
                <w:t>32</w:t>
              </w:r>
              <w:r w:rsidR="003C4EF1" w:rsidRPr="00BF1B27">
                <w:rPr>
                  <w:rFonts w:asciiTheme="minorHAnsi" w:hAnsiTheme="minorHAnsi" w:cstheme="minorHAnsi"/>
                  <w:b w:val="0"/>
                  <w:bCs w:val="0"/>
                  <w:color w:val="000000" w:themeColor="text1"/>
                </w:rPr>
                <w:t xml:space="preserve"> </w:t>
              </w:r>
            </w:ins>
          </w:p>
          <w:p w14:paraId="67E27215" w14:textId="664630F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Microwave or </w:t>
            </w:r>
            <w:del w:id="469" w:author="Laura Sitler" w:date="2023-07-07T11:39:00Z">
              <w:r w:rsidRPr="00BF1B27" w:rsidDel="003C4EF1">
                <w:rPr>
                  <w:rFonts w:asciiTheme="minorHAnsi" w:hAnsiTheme="minorHAnsi" w:cstheme="minorHAnsi"/>
                  <w:i/>
                  <w:iCs/>
                  <w:color w:val="000000" w:themeColor="text1"/>
                </w:rPr>
                <w:delText>Radiofrequency</w:delText>
              </w:r>
            </w:del>
            <w:ins w:id="470" w:author="Laura Sitler" w:date="2023-07-07T11:39:00Z">
              <w:r w:rsidR="003C4EF1" w:rsidRPr="00BF1B27">
                <w:rPr>
                  <w:rFonts w:asciiTheme="minorHAnsi" w:hAnsiTheme="minorHAnsi" w:cstheme="minorHAnsi"/>
                  <w:i/>
                  <w:iCs/>
                  <w:color w:val="000000" w:themeColor="text1"/>
                </w:rPr>
                <w:t>radiofrequency</w:t>
              </w:r>
            </w:ins>
          </w:p>
        </w:tc>
        <w:tc>
          <w:tcPr>
            <w:tcW w:w="4680" w:type="dxa"/>
          </w:tcPr>
          <w:p w14:paraId="052BD74D" w14:textId="6FFAB8F5" w:rsidR="001129A7" w:rsidRPr="00BF1B27" w:rsidDel="00EC43C8" w:rsidRDefault="001129A7">
            <w:pPr>
              <w:spacing w:line="360" w:lineRule="auto"/>
              <w:ind w:firstLine="0"/>
              <w:cnfStyle w:val="000000100000" w:firstRow="0" w:lastRow="0" w:firstColumn="0" w:lastColumn="0" w:oddVBand="0" w:evenVBand="0" w:oddHBand="1" w:evenHBand="0" w:firstRowFirstColumn="0" w:firstRowLastColumn="0" w:lastRowFirstColumn="0" w:lastRowLastColumn="0"/>
              <w:rPr>
                <w:del w:id="471" w:author="Laura Sitler" w:date="2023-07-07T11:42:00Z"/>
                <w:rFonts w:asciiTheme="minorHAnsi" w:hAnsiTheme="minorHAnsi" w:cstheme="minorHAnsi"/>
                <w:color w:val="000000" w:themeColor="text1"/>
              </w:rPr>
              <w:pPrChange w:id="472" w:author="Laura Sitler" w:date="2023-07-07T13:17:00Z">
                <w:pPr>
                  <w:spacing w:line="360" w:lineRule="auto"/>
                  <w:ind w:firstLine="0"/>
                  <w:jc w:val="center"/>
                  <w:cnfStyle w:val="000000100000" w:firstRow="0" w:lastRow="0" w:firstColumn="0" w:lastColumn="0" w:oddVBand="0" w:evenVBand="0" w:oddHBand="1" w:evenHBand="0" w:firstRowFirstColumn="0" w:firstRowLastColumn="0" w:lastRowFirstColumn="0" w:lastRowLastColumn="0"/>
                </w:pPr>
              </w:pPrChange>
            </w:pPr>
            <w:r w:rsidRPr="00BF1B27">
              <w:rPr>
                <w:rFonts w:asciiTheme="minorHAnsi" w:hAnsiTheme="minorHAnsi" w:cstheme="minorHAnsi"/>
                <w:color w:val="000000" w:themeColor="text1"/>
              </w:rPr>
              <w:t>Microwave ablation uses electromagnetic waves to destroy a tumor</w:t>
            </w:r>
            <w:ins w:id="473" w:author="Laura Sitler" w:date="2023-07-07T11:42:00Z">
              <w:r w:rsidR="00EC43C8" w:rsidRPr="00BF1B27">
                <w:rPr>
                  <w:rFonts w:asciiTheme="minorHAnsi" w:hAnsiTheme="minorHAnsi" w:cstheme="minorHAnsi"/>
                  <w:color w:val="000000" w:themeColor="text1"/>
                </w:rPr>
                <w:t xml:space="preserve">; </w:t>
              </w:r>
            </w:ins>
          </w:p>
          <w:p w14:paraId="753F7DB2" w14:textId="10302584" w:rsidR="001129A7" w:rsidRPr="00BF1B27" w:rsidRDefault="001129A7">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Change w:id="474" w:author="Laura Sitler" w:date="2023-07-07T13:17:00Z">
                <w:pPr>
                  <w:spacing w:line="360" w:lineRule="auto"/>
                  <w:cnfStyle w:val="000000100000" w:firstRow="0" w:lastRow="0" w:firstColumn="0" w:lastColumn="0" w:oddVBand="0" w:evenVBand="0" w:oddHBand="1" w:evenHBand="0" w:firstRowFirstColumn="0" w:firstRowLastColumn="0" w:lastRowFirstColumn="0" w:lastRowLastColumn="0"/>
                </w:pPr>
              </w:pPrChange>
            </w:pPr>
            <w:del w:id="475" w:author="Laura Sitler" w:date="2023-07-07T11:42:00Z">
              <w:r w:rsidRPr="00BF1B27" w:rsidDel="00EC43C8">
                <w:rPr>
                  <w:rFonts w:asciiTheme="minorHAnsi" w:hAnsiTheme="minorHAnsi" w:cstheme="minorHAnsi"/>
                  <w:color w:val="000000" w:themeColor="text1"/>
                </w:rPr>
                <w:delText>R</w:delText>
              </w:r>
            </w:del>
            <w:ins w:id="476" w:author="Laura Sitler" w:date="2023-07-07T11:42:00Z">
              <w:r w:rsidR="00EC43C8" w:rsidRPr="00BF1B27">
                <w:rPr>
                  <w:rFonts w:asciiTheme="minorHAnsi" w:hAnsiTheme="minorHAnsi" w:cstheme="minorHAnsi"/>
                  <w:color w:val="000000" w:themeColor="text1"/>
                </w:rPr>
                <w:t>r</w:t>
              </w:r>
            </w:ins>
            <w:r w:rsidRPr="00BF1B27">
              <w:rPr>
                <w:rFonts w:asciiTheme="minorHAnsi" w:hAnsiTheme="minorHAnsi" w:cstheme="minorHAnsi"/>
                <w:color w:val="000000" w:themeColor="text1"/>
              </w:rPr>
              <w:t xml:space="preserve">adiofrequency ablation </w:t>
            </w:r>
            <w:del w:id="477" w:author="Laura Sitler" w:date="2023-07-07T11:42:00Z">
              <w:r w:rsidRPr="00BF1B27" w:rsidDel="00EC43C8">
                <w:rPr>
                  <w:rFonts w:asciiTheme="minorHAnsi" w:hAnsiTheme="minorHAnsi" w:cstheme="minorHAnsi"/>
                  <w:color w:val="000000" w:themeColor="text1"/>
                </w:rPr>
                <w:delText xml:space="preserve">(RFA) </w:delText>
              </w:r>
            </w:del>
            <w:r w:rsidRPr="00BF1B27">
              <w:rPr>
                <w:rFonts w:asciiTheme="minorHAnsi" w:hAnsiTheme="minorHAnsi" w:cstheme="minorHAnsi"/>
                <w:color w:val="000000" w:themeColor="text1"/>
              </w:rPr>
              <w:t>uses radio waves to create heat and damage tissue to decrease pain by damaging pain-sensing nerves or to treat cancer by damaging tumor cells</w:t>
            </w:r>
          </w:p>
        </w:tc>
      </w:tr>
      <w:tr w:rsidR="001129A7" w:rsidRPr="00BF1B27" w14:paraId="6776A4E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109E962E" w14:textId="28B50A2C"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Vertebroplasty/</w:t>
            </w:r>
            <w:del w:id="478" w:author="Laura Sitler" w:date="2023-07-07T11:39:00Z">
              <w:r w:rsidRPr="00BF1B27" w:rsidDel="003C4EF1">
                <w:rPr>
                  <w:rFonts w:asciiTheme="minorHAnsi" w:hAnsiTheme="minorHAnsi" w:cstheme="minorHAnsi"/>
                  <w:b w:val="0"/>
                  <w:bCs w:val="0"/>
                  <w:color w:val="000000" w:themeColor="text1"/>
                </w:rPr>
                <w:delText>Kyphoplasty</w:delText>
              </w:r>
            </w:del>
            <w:ins w:id="479" w:author="Laura Sitler" w:date="2023-07-07T11:39:00Z">
              <w:r w:rsidR="003C4EF1" w:rsidRPr="00BF1B27">
                <w:rPr>
                  <w:rFonts w:asciiTheme="minorHAnsi" w:hAnsiTheme="minorHAnsi" w:cstheme="minorHAnsi"/>
                  <w:b w:val="0"/>
                  <w:bCs w:val="0"/>
                  <w:color w:val="000000" w:themeColor="text1"/>
                </w:rPr>
                <w:t>kyphoplasty</w:t>
              </w:r>
              <w:r w:rsidR="003C4EF1" w:rsidRPr="00BF1B27">
                <w:rPr>
                  <w:rFonts w:asciiTheme="minorHAnsi" w:hAnsiTheme="minorHAnsi" w:cstheme="minorHAnsi"/>
                  <w:b w:val="0"/>
                  <w:bCs w:val="0"/>
                  <w:caps/>
                  <w:color w:val="000000" w:themeColor="text1"/>
                  <w:highlight w:val="cyan"/>
                  <w:vertAlign w:val="superscript"/>
                </w:rPr>
                <w:t>32</w:t>
              </w:r>
            </w:ins>
            <w:ins w:id="480" w:author="Laura Sitler" w:date="2023-07-06T13:39:00Z">
              <w:r w:rsidRPr="00BF1B27">
                <w:rPr>
                  <w:rFonts w:asciiTheme="minorHAnsi" w:hAnsiTheme="minorHAnsi" w:cstheme="minorHAnsi"/>
                  <w:b w:val="0"/>
                  <w:bCs w:val="0"/>
                  <w:caps/>
                  <w:color w:val="000000" w:themeColor="text1"/>
                  <w:highlight w:val="cyan"/>
                  <w:vertAlign w:val="superscript"/>
                </w:rPr>
                <w:t>,34</w:t>
              </w:r>
            </w:ins>
          </w:p>
        </w:tc>
        <w:tc>
          <w:tcPr>
            <w:tcW w:w="4680" w:type="dxa"/>
          </w:tcPr>
          <w:p w14:paraId="2EF42686" w14:textId="4AD376BE" w:rsidR="001129A7" w:rsidRPr="00BF1B27" w:rsidRDefault="001129A7" w:rsidP="00BF1B2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Fluoroscopy-guided treatment of fractured vertebrae by injecting a cement mixture into the fractured bone through a hollow needle with (kyphoplasty) or without (vertebroplasty) the use of a balloon</w:t>
            </w:r>
          </w:p>
        </w:tc>
      </w:tr>
    </w:tbl>
    <w:p w14:paraId="2FDFC8BE" w14:textId="0F8C0464" w:rsidR="00D54D6F" w:rsidRPr="00BF1B27" w:rsidDel="003B1B76" w:rsidRDefault="00D54D6F" w:rsidP="00BF1B27">
      <w:pPr>
        <w:spacing w:line="360" w:lineRule="auto"/>
        <w:ind w:firstLine="0"/>
        <w:rPr>
          <w:del w:id="481" w:author="Laura Sitler" w:date="2023-06-30T13:03:00Z"/>
          <w:rFonts w:asciiTheme="minorHAnsi" w:hAnsiTheme="minorHAnsi" w:cstheme="minorHAnsi"/>
          <w:b/>
          <w:bCs/>
        </w:rPr>
      </w:pPr>
    </w:p>
    <w:p w14:paraId="3D9823B3" w14:textId="65603DE1" w:rsidR="00CF5B05" w:rsidRPr="00BF1B27" w:rsidDel="001129A7" w:rsidRDefault="00CF5B05" w:rsidP="00BF1B27">
      <w:pPr>
        <w:pStyle w:val="Heading2"/>
        <w:spacing w:line="360" w:lineRule="auto"/>
        <w:rPr>
          <w:del w:id="482" w:author="Laura Sitler" w:date="2023-07-07T11:24:00Z"/>
          <w:rFonts w:asciiTheme="minorHAnsi" w:hAnsiTheme="minorHAnsi" w:cstheme="minorHAnsi"/>
        </w:rPr>
      </w:pPr>
      <w:bookmarkStart w:id="483" w:name="_Ref135986867"/>
      <w:del w:id="484" w:author="Laura Sitler" w:date="2023-06-30T12:45:00Z">
        <w:r w:rsidRPr="00BF1B27" w:rsidDel="00D54D6F">
          <w:rPr>
            <w:rFonts w:asciiTheme="minorHAnsi" w:hAnsiTheme="minorHAnsi" w:cstheme="minorHAnsi"/>
            <w:noProof/>
          </w:rPr>
          <w:delText>Gastrointestinal</w:delText>
        </w:r>
      </w:del>
      <w:del w:id="485" w:author="Laura Sitler" w:date="2023-06-30T10:41:00Z">
        <w:r w:rsidRPr="00BF1B27" w:rsidDel="00454341">
          <w:rPr>
            <w:rFonts w:asciiTheme="minorHAnsi" w:hAnsiTheme="minorHAnsi" w:cstheme="minorHAnsi"/>
            <w:noProof/>
          </w:rPr>
          <w:delText xml:space="preserve"> (GI)</w:delText>
        </w:r>
      </w:del>
      <w:bookmarkEnd w:id="483"/>
    </w:p>
    <w:tbl>
      <w:tblPr>
        <w:tblStyle w:val="ListTable6Colorful-Accent1"/>
        <w:tblW w:w="9586" w:type="dxa"/>
        <w:tblLook w:val="04A0" w:firstRow="1" w:lastRow="0" w:firstColumn="1" w:lastColumn="0" w:noHBand="0" w:noVBand="1"/>
      </w:tblPr>
      <w:tblGrid>
        <w:gridCol w:w="4766"/>
        <w:gridCol w:w="4820"/>
      </w:tblGrid>
      <w:tr w:rsidR="001129A7" w:rsidRPr="00BF1B27" w:rsidDel="001129A7" w14:paraId="2F4FBD0D" w14:textId="69389569" w:rsidTr="005A3C95">
        <w:trPr>
          <w:cnfStyle w:val="100000000000" w:firstRow="1" w:lastRow="0" w:firstColumn="0" w:lastColumn="0" w:oddVBand="0" w:evenVBand="0" w:oddHBand="0" w:evenHBand="0" w:firstRowFirstColumn="0" w:firstRowLastColumn="0" w:lastRowFirstColumn="0" w:lastRowLastColumn="0"/>
          <w:del w:id="486" w:author="Laura Sitler" w:date="2023-07-07T11:23:00Z"/>
        </w:trPr>
        <w:tc>
          <w:tcPr>
            <w:cnfStyle w:val="001000000000" w:firstRow="0" w:lastRow="0" w:firstColumn="1" w:lastColumn="0" w:oddVBand="0" w:evenVBand="0" w:oddHBand="0" w:evenHBand="0" w:firstRowFirstColumn="0" w:firstRowLastColumn="0" w:lastRowFirstColumn="0" w:lastRowLastColumn="0"/>
            <w:tcW w:w="0" w:type="dxa"/>
          </w:tcPr>
          <w:p w14:paraId="03E01990" w14:textId="695498B8" w:rsidR="00FB5B46" w:rsidRPr="00BF1B27" w:rsidDel="001129A7" w:rsidRDefault="00FB5B46">
            <w:pPr>
              <w:spacing w:line="360" w:lineRule="auto"/>
              <w:rPr>
                <w:del w:id="487" w:author="Laura Sitler" w:date="2023-07-07T11:23:00Z"/>
                <w:rFonts w:asciiTheme="minorHAnsi" w:hAnsiTheme="minorHAnsi" w:cstheme="minorHAnsi"/>
                <w:caps/>
                <w:color w:val="000000" w:themeColor="text1"/>
                <w:rPrChange w:id="488" w:author="Laura Sitler" w:date="2023-07-07T11:20:00Z">
                  <w:rPr>
                    <w:del w:id="489" w:author="Laura Sitler" w:date="2023-07-07T11:23:00Z"/>
                    <w:rFonts w:cs="Calibri"/>
                    <w:caps/>
                  </w:rPr>
                </w:rPrChange>
              </w:rPr>
              <w:pPrChange w:id="490" w:author="Laura Sitler" w:date="2023-06-30T12:45:00Z">
                <w:pPr>
                  <w:jc w:val="center"/>
                </w:pPr>
              </w:pPrChange>
            </w:pPr>
            <w:del w:id="491" w:author="Laura Sitler" w:date="2023-07-07T11:23:00Z">
              <w:r w:rsidRPr="00BF1B27" w:rsidDel="001129A7">
                <w:rPr>
                  <w:rFonts w:asciiTheme="minorHAnsi" w:hAnsiTheme="minorHAnsi" w:cstheme="minorHAnsi"/>
                  <w:color w:val="000000" w:themeColor="text1"/>
                  <w:rPrChange w:id="492" w:author="Laura Sitler" w:date="2023-07-07T11:20:00Z">
                    <w:rPr>
                      <w:rFonts w:cs="Calibri"/>
                    </w:rPr>
                  </w:rPrChange>
                </w:rPr>
                <w:delText>Fluoroscopic Exam</w:delText>
              </w:r>
            </w:del>
          </w:p>
        </w:tc>
        <w:tc>
          <w:tcPr>
            <w:tcW w:w="0" w:type="dxa"/>
          </w:tcPr>
          <w:p w14:paraId="47414DBA" w14:textId="0C671260" w:rsidR="00FB5B46" w:rsidRPr="00BF1B27" w:rsidDel="001129A7" w:rsidRDefault="006B1B3D" w:rsidP="00BF1B27">
            <w:pPr>
              <w:spacing w:line="360" w:lineRule="auto"/>
              <w:jc w:val="center"/>
              <w:cnfStyle w:val="100000000000" w:firstRow="1" w:lastRow="0" w:firstColumn="0" w:lastColumn="0" w:oddVBand="0" w:evenVBand="0" w:oddHBand="0" w:evenHBand="0" w:firstRowFirstColumn="0" w:firstRowLastColumn="0" w:lastRowFirstColumn="0" w:lastRowLastColumn="0"/>
              <w:rPr>
                <w:del w:id="493" w:author="Laura Sitler" w:date="2023-07-07T11:23:00Z"/>
                <w:rFonts w:asciiTheme="minorHAnsi" w:hAnsiTheme="minorHAnsi" w:cstheme="minorHAnsi"/>
                <w:caps/>
                <w:color w:val="000000" w:themeColor="text1"/>
                <w:rPrChange w:id="494" w:author="Laura Sitler" w:date="2023-07-07T11:20:00Z">
                  <w:rPr>
                    <w:del w:id="495" w:author="Laura Sitler" w:date="2023-07-07T11:23:00Z"/>
                    <w:rFonts w:cs="Calibri"/>
                    <w:caps/>
                  </w:rPr>
                </w:rPrChange>
              </w:rPr>
            </w:pPr>
            <w:del w:id="496" w:author="Laura Sitler" w:date="2023-07-07T11:23:00Z">
              <w:r w:rsidRPr="00BF1B27" w:rsidDel="001129A7">
                <w:rPr>
                  <w:rFonts w:asciiTheme="minorHAnsi" w:hAnsiTheme="minorHAnsi" w:cstheme="minorHAnsi"/>
                  <w:color w:val="000000" w:themeColor="text1"/>
                  <w:rPrChange w:id="497" w:author="Laura Sitler" w:date="2023-07-07T11:20:00Z">
                    <w:rPr>
                      <w:rFonts w:cs="Calibri"/>
                    </w:rPr>
                  </w:rPrChange>
                </w:rPr>
                <w:delText>Description</w:delText>
              </w:r>
            </w:del>
          </w:p>
        </w:tc>
      </w:tr>
      <w:tr w:rsidR="001129A7" w:rsidRPr="00BF1B27" w:rsidDel="001129A7" w14:paraId="52FD3C71" w14:textId="6BFD7335" w:rsidTr="005A3C95">
        <w:trPr>
          <w:cnfStyle w:val="000000100000" w:firstRow="0" w:lastRow="0" w:firstColumn="0" w:lastColumn="0" w:oddVBand="0" w:evenVBand="0" w:oddHBand="1" w:evenHBand="0" w:firstRowFirstColumn="0" w:firstRowLastColumn="0" w:lastRowFirstColumn="0" w:lastRowLastColumn="0"/>
          <w:del w:id="498" w:author="Laura Sitler" w:date="2023-07-07T11:23:00Z"/>
        </w:trPr>
        <w:tc>
          <w:tcPr>
            <w:cnfStyle w:val="001000000000" w:firstRow="0" w:lastRow="0" w:firstColumn="1" w:lastColumn="0" w:oddVBand="0" w:evenVBand="0" w:oddHBand="0" w:evenHBand="0" w:firstRowFirstColumn="0" w:firstRowLastColumn="0" w:lastRowFirstColumn="0" w:lastRowLastColumn="0"/>
            <w:tcW w:w="0" w:type="dxa"/>
          </w:tcPr>
          <w:p w14:paraId="2C282ED9" w14:textId="30989A4D" w:rsidR="00FB5B46" w:rsidRPr="00BF1B27" w:rsidDel="001129A7" w:rsidRDefault="00FB5B46">
            <w:pPr>
              <w:spacing w:line="360" w:lineRule="auto"/>
              <w:rPr>
                <w:del w:id="499" w:author="Laura Sitler" w:date="2023-07-07T11:23:00Z"/>
                <w:rFonts w:asciiTheme="minorHAnsi" w:hAnsiTheme="minorHAnsi" w:cstheme="minorHAnsi"/>
                <w:caps/>
                <w:color w:val="000000" w:themeColor="text1"/>
                <w:rPrChange w:id="500" w:author="Laura Sitler" w:date="2023-07-07T11:20:00Z">
                  <w:rPr>
                    <w:del w:id="501" w:author="Laura Sitler" w:date="2023-07-07T11:23:00Z"/>
                    <w:rFonts w:cs="Calibri"/>
                    <w:caps/>
                  </w:rPr>
                </w:rPrChange>
              </w:rPr>
              <w:pPrChange w:id="502" w:author="Laura Sitler" w:date="2023-06-30T12:45:00Z">
                <w:pPr>
                  <w:jc w:val="center"/>
                </w:pPr>
              </w:pPrChange>
            </w:pPr>
            <w:del w:id="503" w:author="Laura Sitler" w:date="2023-07-07T11:23:00Z">
              <w:r w:rsidRPr="00BF1B27" w:rsidDel="001129A7">
                <w:rPr>
                  <w:rFonts w:asciiTheme="minorHAnsi" w:hAnsiTheme="minorHAnsi" w:cstheme="minorHAnsi"/>
                  <w:color w:val="000000" w:themeColor="text1"/>
                  <w:rPrChange w:id="504" w:author="Laura Sitler" w:date="2023-07-07T11:20:00Z">
                    <w:rPr>
                      <w:rFonts w:cs="Calibri"/>
                    </w:rPr>
                  </w:rPrChange>
                </w:rPr>
                <w:delText>Barium Swallow (Esophagram)</w:delText>
              </w:r>
            </w:del>
          </w:p>
          <w:p w14:paraId="21146574" w14:textId="49903A7C" w:rsidR="00FB5B46" w:rsidRPr="00BF1B27" w:rsidDel="001129A7" w:rsidRDefault="00FB5B46">
            <w:pPr>
              <w:spacing w:line="360" w:lineRule="auto"/>
              <w:rPr>
                <w:del w:id="505" w:author="Laura Sitler" w:date="2023-07-07T11:23:00Z"/>
                <w:rFonts w:asciiTheme="minorHAnsi" w:hAnsiTheme="minorHAnsi" w:cstheme="minorHAnsi"/>
                <w:b w:val="0"/>
                <w:bCs w:val="0"/>
                <w:i/>
                <w:iCs/>
                <w:caps/>
                <w:color w:val="000000" w:themeColor="text1"/>
                <w:rPrChange w:id="506" w:author="Laura Sitler" w:date="2023-07-07T11:20:00Z">
                  <w:rPr>
                    <w:del w:id="507" w:author="Laura Sitler" w:date="2023-07-07T11:23:00Z"/>
                    <w:rFonts w:cs="Calibri"/>
                    <w:b w:val="0"/>
                    <w:bCs w:val="0"/>
                    <w:i/>
                    <w:iCs/>
                    <w:caps/>
                  </w:rPr>
                </w:rPrChange>
              </w:rPr>
              <w:pPrChange w:id="508" w:author="Laura Sitler" w:date="2023-06-30T12:45:00Z">
                <w:pPr>
                  <w:jc w:val="center"/>
                </w:pPr>
              </w:pPrChange>
            </w:pPr>
            <w:del w:id="509" w:author="Laura Sitler" w:date="2023-07-07T11:23:00Z">
              <w:r w:rsidRPr="00BF1B27" w:rsidDel="001129A7">
                <w:rPr>
                  <w:rFonts w:asciiTheme="minorHAnsi" w:hAnsiTheme="minorHAnsi" w:cstheme="minorHAnsi"/>
                  <w:i/>
                  <w:iCs/>
                  <w:color w:val="000000" w:themeColor="text1"/>
                  <w:rPrChange w:id="510" w:author="Laura Sitler" w:date="2023-07-07T11:20:00Z">
                    <w:rPr>
                      <w:rFonts w:cs="Calibri"/>
                      <w:i/>
                      <w:iCs/>
                    </w:rPr>
                  </w:rPrChange>
                </w:rPr>
                <w:delText>Single or Double Contrast</w:delText>
              </w:r>
            </w:del>
          </w:p>
        </w:tc>
        <w:tc>
          <w:tcPr>
            <w:tcW w:w="0" w:type="dxa"/>
          </w:tcPr>
          <w:p w14:paraId="2684E2CB" w14:textId="22427E8C" w:rsidR="00C60163" w:rsidRPr="00BF1B27" w:rsidDel="001129A7" w:rsidRDefault="0034001A">
            <w:pPr>
              <w:spacing w:line="360" w:lineRule="auto"/>
              <w:cnfStyle w:val="000000100000" w:firstRow="0" w:lastRow="0" w:firstColumn="0" w:lastColumn="0" w:oddVBand="0" w:evenVBand="0" w:oddHBand="1" w:evenHBand="0" w:firstRowFirstColumn="0" w:firstRowLastColumn="0" w:lastRowFirstColumn="0" w:lastRowLastColumn="0"/>
              <w:rPr>
                <w:del w:id="511" w:author="Laura Sitler" w:date="2023-07-07T11:23:00Z"/>
                <w:rFonts w:asciiTheme="minorHAnsi" w:hAnsiTheme="minorHAnsi" w:cstheme="minorHAnsi"/>
                <w:color w:val="000000" w:themeColor="text1"/>
                <w:rPrChange w:id="512" w:author="Laura Sitler" w:date="2023-07-07T11:20:00Z">
                  <w:rPr>
                    <w:del w:id="513" w:author="Laura Sitler" w:date="2023-07-07T11:23:00Z"/>
                    <w:rFonts w:cs="Calibri"/>
                  </w:rPr>
                </w:rPrChange>
              </w:rPr>
              <w:pPrChange w:id="514" w:author="Laura Sitler" w:date="2023-06-30T13:03:00Z">
                <w:pPr>
                  <w:jc w:val="center"/>
                  <w:cnfStyle w:val="000000100000" w:firstRow="0" w:lastRow="0" w:firstColumn="0" w:lastColumn="0" w:oddVBand="0" w:evenVBand="0" w:oddHBand="1" w:evenHBand="0" w:firstRowFirstColumn="0" w:firstRowLastColumn="0" w:lastRowFirstColumn="0" w:lastRowLastColumn="0"/>
                </w:pPr>
              </w:pPrChange>
            </w:pPr>
            <w:del w:id="515" w:author="Laura Sitler" w:date="2023-07-07T11:23:00Z">
              <w:r w:rsidRPr="00BF1B27" w:rsidDel="001129A7">
                <w:rPr>
                  <w:rFonts w:asciiTheme="minorHAnsi" w:hAnsiTheme="minorHAnsi" w:cstheme="minorHAnsi"/>
                  <w:color w:val="000000" w:themeColor="text1"/>
                  <w:rPrChange w:id="516" w:author="Laura Sitler" w:date="2023-07-07T11:20:00Z">
                    <w:rPr>
                      <w:rFonts w:cs="Calibri"/>
                    </w:rPr>
                  </w:rPrChange>
                </w:rPr>
                <w:delText>A contrast-enhanced radiographic study commonly used to assess structural characteristics of the entire esophagus</w:delText>
              </w:r>
            </w:del>
          </w:p>
        </w:tc>
      </w:tr>
      <w:tr w:rsidR="001129A7" w:rsidRPr="00BF1B27" w:rsidDel="001129A7" w14:paraId="2DA05A6F" w14:textId="4FC669A1" w:rsidTr="005A3C95">
        <w:trPr>
          <w:del w:id="517" w:author="Laura Sitler" w:date="2023-07-07T11:23:00Z"/>
        </w:trPr>
        <w:tc>
          <w:tcPr>
            <w:cnfStyle w:val="001000000000" w:firstRow="0" w:lastRow="0" w:firstColumn="1" w:lastColumn="0" w:oddVBand="0" w:evenVBand="0" w:oddHBand="0" w:evenHBand="0" w:firstRowFirstColumn="0" w:firstRowLastColumn="0" w:lastRowFirstColumn="0" w:lastRowLastColumn="0"/>
            <w:tcW w:w="0" w:type="dxa"/>
          </w:tcPr>
          <w:p w14:paraId="5804ABD1" w14:textId="46BD3AE4" w:rsidR="00FB5B46" w:rsidRPr="00BF1B27" w:rsidDel="001129A7" w:rsidRDefault="00FB5B46">
            <w:pPr>
              <w:spacing w:line="360" w:lineRule="auto"/>
              <w:rPr>
                <w:del w:id="518" w:author="Laura Sitler" w:date="2023-07-07T11:23:00Z"/>
                <w:rFonts w:asciiTheme="minorHAnsi" w:hAnsiTheme="minorHAnsi" w:cstheme="minorHAnsi"/>
                <w:b w:val="0"/>
                <w:bCs w:val="0"/>
                <w:caps/>
                <w:color w:val="000000" w:themeColor="text1"/>
                <w:rPrChange w:id="519" w:author="Laura Sitler" w:date="2023-07-07T11:20:00Z">
                  <w:rPr>
                    <w:del w:id="520" w:author="Laura Sitler" w:date="2023-07-07T11:23:00Z"/>
                    <w:rFonts w:cs="Calibri"/>
                    <w:b w:val="0"/>
                    <w:bCs w:val="0"/>
                    <w:caps/>
                  </w:rPr>
                </w:rPrChange>
              </w:rPr>
              <w:pPrChange w:id="521" w:author="Laura Sitler" w:date="2023-06-30T12:45:00Z">
                <w:pPr>
                  <w:jc w:val="center"/>
                </w:pPr>
              </w:pPrChange>
            </w:pPr>
            <w:del w:id="522" w:author="Laura Sitler" w:date="2023-07-07T11:23:00Z">
              <w:r w:rsidRPr="00BF1B27" w:rsidDel="001129A7">
                <w:rPr>
                  <w:rFonts w:asciiTheme="minorHAnsi" w:hAnsiTheme="minorHAnsi" w:cstheme="minorHAnsi"/>
                  <w:color w:val="000000" w:themeColor="text1"/>
                  <w:rPrChange w:id="523" w:author="Laura Sitler" w:date="2023-07-07T11:20:00Z">
                    <w:rPr>
                      <w:rFonts w:cs="Calibri"/>
                    </w:rPr>
                  </w:rPrChange>
                </w:rPr>
                <w:delText xml:space="preserve">Modified Barium Swallow </w:delText>
              </w:r>
              <w:r w:rsidRPr="00BF1B27" w:rsidDel="001129A7">
                <w:rPr>
                  <w:rFonts w:asciiTheme="minorHAnsi" w:hAnsiTheme="minorHAnsi" w:cstheme="minorHAnsi"/>
                  <w:color w:val="000000" w:themeColor="text1"/>
                  <w:rPrChange w:id="524" w:author="Laura Sitler" w:date="2023-07-07T11:20:00Z">
                    <w:rPr>
                      <w:rFonts w:cs="Calibri"/>
                    </w:rPr>
                  </w:rPrChange>
                </w:rPr>
                <w:br/>
              </w:r>
              <w:r w:rsidRPr="00BF1B27" w:rsidDel="001129A7">
                <w:rPr>
                  <w:rFonts w:asciiTheme="minorHAnsi" w:hAnsiTheme="minorHAnsi" w:cstheme="minorHAnsi"/>
                  <w:i/>
                  <w:iCs/>
                  <w:color w:val="000000" w:themeColor="text1"/>
                  <w:rPrChange w:id="525" w:author="Laura Sitler" w:date="2023-07-07T11:20:00Z">
                    <w:rPr>
                      <w:rFonts w:cs="Calibri"/>
                      <w:i/>
                      <w:iCs/>
                    </w:rPr>
                  </w:rPrChange>
                </w:rPr>
                <w:delText xml:space="preserve">Performed </w:delText>
              </w:r>
              <w:r w:rsidR="00ED0818" w:rsidRPr="00BF1B27" w:rsidDel="001129A7">
                <w:rPr>
                  <w:rFonts w:asciiTheme="minorHAnsi" w:hAnsiTheme="minorHAnsi" w:cstheme="minorHAnsi"/>
                  <w:i/>
                  <w:iCs/>
                  <w:color w:val="000000" w:themeColor="text1"/>
                  <w:rPrChange w:id="526" w:author="Laura Sitler" w:date="2023-07-07T11:20:00Z">
                    <w:rPr>
                      <w:rFonts w:cs="Calibri"/>
                      <w:i/>
                      <w:iCs/>
                    </w:rPr>
                  </w:rPrChange>
                </w:rPr>
                <w:delText>with a</w:delText>
              </w:r>
              <w:r w:rsidRPr="00BF1B27" w:rsidDel="001129A7">
                <w:rPr>
                  <w:rFonts w:asciiTheme="minorHAnsi" w:hAnsiTheme="minorHAnsi" w:cstheme="minorHAnsi"/>
                  <w:i/>
                  <w:iCs/>
                  <w:color w:val="000000" w:themeColor="text1"/>
                  <w:rPrChange w:id="527" w:author="Laura Sitler" w:date="2023-07-07T11:20:00Z">
                    <w:rPr>
                      <w:rFonts w:cs="Calibri"/>
                      <w:i/>
                      <w:iCs/>
                    </w:rPr>
                  </w:rPrChange>
                </w:rPr>
                <w:delText xml:space="preserve"> speech pathologist</w:delText>
              </w:r>
            </w:del>
          </w:p>
        </w:tc>
        <w:tc>
          <w:tcPr>
            <w:tcW w:w="0" w:type="dxa"/>
          </w:tcPr>
          <w:p w14:paraId="464058ED" w14:textId="786B847B" w:rsidR="00FB5B46" w:rsidRPr="00BF1B27" w:rsidDel="001129A7" w:rsidRDefault="0034001A">
            <w:pPr>
              <w:spacing w:line="360" w:lineRule="auto"/>
              <w:cnfStyle w:val="000000000000" w:firstRow="0" w:lastRow="0" w:firstColumn="0" w:lastColumn="0" w:oddVBand="0" w:evenVBand="0" w:oddHBand="0" w:evenHBand="0" w:firstRowFirstColumn="0" w:firstRowLastColumn="0" w:lastRowFirstColumn="0" w:lastRowLastColumn="0"/>
              <w:rPr>
                <w:del w:id="528" w:author="Laura Sitler" w:date="2023-07-07T11:23:00Z"/>
                <w:rFonts w:asciiTheme="minorHAnsi" w:hAnsiTheme="minorHAnsi" w:cstheme="minorHAnsi"/>
                <w:color w:val="000000" w:themeColor="text1"/>
                <w:rPrChange w:id="529" w:author="Laura Sitler" w:date="2023-07-07T11:20:00Z">
                  <w:rPr>
                    <w:del w:id="530" w:author="Laura Sitler" w:date="2023-07-07T11:23:00Z"/>
                    <w:rFonts w:cs="Calibri"/>
                  </w:rPr>
                </w:rPrChange>
              </w:rPr>
              <w:pPrChange w:id="531" w:author="Laura Sitler" w:date="2023-06-30T13:03:00Z">
                <w:pPr>
                  <w:jc w:val="center"/>
                  <w:cnfStyle w:val="000000000000" w:firstRow="0" w:lastRow="0" w:firstColumn="0" w:lastColumn="0" w:oddVBand="0" w:evenVBand="0" w:oddHBand="0" w:evenHBand="0" w:firstRowFirstColumn="0" w:firstRowLastColumn="0" w:lastRowFirstColumn="0" w:lastRowLastColumn="0"/>
                </w:pPr>
              </w:pPrChange>
            </w:pPr>
            <w:del w:id="532" w:author="Laura Sitler" w:date="2023-07-07T11:23:00Z">
              <w:r w:rsidRPr="00BF1B27" w:rsidDel="001129A7">
                <w:rPr>
                  <w:rFonts w:asciiTheme="minorHAnsi" w:hAnsiTheme="minorHAnsi" w:cstheme="minorHAnsi"/>
                  <w:color w:val="000000" w:themeColor="text1"/>
                  <w:rPrChange w:id="533" w:author="Laura Sitler" w:date="2023-07-07T11:20:00Z">
                    <w:rPr>
                      <w:rFonts w:cs="Calibri"/>
                    </w:rPr>
                  </w:rPrChange>
                </w:rPr>
                <w:delText>A contrast-enhanced radiographic study commonly used to evaluate a patient’s ability to swallow safely and effectively using items with different thicknesses and textures</w:delText>
              </w:r>
            </w:del>
          </w:p>
        </w:tc>
      </w:tr>
      <w:tr w:rsidR="001129A7" w:rsidRPr="00BF1B27" w:rsidDel="001129A7" w14:paraId="58253587" w14:textId="3899C021" w:rsidTr="005A3C95">
        <w:trPr>
          <w:cnfStyle w:val="000000100000" w:firstRow="0" w:lastRow="0" w:firstColumn="0" w:lastColumn="0" w:oddVBand="0" w:evenVBand="0" w:oddHBand="1" w:evenHBand="0" w:firstRowFirstColumn="0" w:firstRowLastColumn="0" w:lastRowFirstColumn="0" w:lastRowLastColumn="0"/>
          <w:del w:id="534" w:author="Laura Sitler" w:date="2023-07-07T11:23:00Z"/>
        </w:trPr>
        <w:tc>
          <w:tcPr>
            <w:cnfStyle w:val="001000000000" w:firstRow="0" w:lastRow="0" w:firstColumn="1" w:lastColumn="0" w:oddVBand="0" w:evenVBand="0" w:oddHBand="0" w:evenHBand="0" w:firstRowFirstColumn="0" w:firstRowLastColumn="0" w:lastRowFirstColumn="0" w:lastRowLastColumn="0"/>
            <w:tcW w:w="0" w:type="dxa"/>
          </w:tcPr>
          <w:p w14:paraId="392D75CB" w14:textId="1E821E2D" w:rsidR="00FB5B46" w:rsidRPr="00BF1B27" w:rsidDel="001129A7" w:rsidRDefault="00C60163">
            <w:pPr>
              <w:spacing w:line="360" w:lineRule="auto"/>
              <w:rPr>
                <w:del w:id="535" w:author="Laura Sitler" w:date="2023-07-07T11:23:00Z"/>
                <w:rFonts w:asciiTheme="minorHAnsi" w:hAnsiTheme="minorHAnsi" w:cstheme="minorHAnsi"/>
                <w:caps/>
                <w:color w:val="000000" w:themeColor="text1"/>
                <w:rPrChange w:id="536" w:author="Laura Sitler" w:date="2023-07-07T11:20:00Z">
                  <w:rPr>
                    <w:del w:id="537" w:author="Laura Sitler" w:date="2023-07-07T11:23:00Z"/>
                    <w:rFonts w:cs="Calibri"/>
                    <w:caps/>
                  </w:rPr>
                </w:rPrChange>
              </w:rPr>
              <w:pPrChange w:id="538" w:author="Laura Sitler" w:date="2023-06-30T12:45:00Z">
                <w:pPr>
                  <w:jc w:val="center"/>
                </w:pPr>
              </w:pPrChange>
            </w:pPr>
            <w:del w:id="539" w:author="Laura Sitler" w:date="2023-07-07T11:23:00Z">
              <w:r w:rsidRPr="00BF1B27" w:rsidDel="001129A7">
                <w:rPr>
                  <w:rFonts w:asciiTheme="minorHAnsi" w:hAnsiTheme="minorHAnsi" w:cstheme="minorHAnsi"/>
                  <w:color w:val="000000" w:themeColor="text1"/>
                  <w:rPrChange w:id="540" w:author="Laura Sitler" w:date="2023-07-07T11:20:00Z">
                    <w:rPr>
                      <w:rFonts w:cs="Calibri"/>
                    </w:rPr>
                  </w:rPrChange>
                </w:rPr>
                <w:delText>Upper GI Series</w:delText>
              </w:r>
            </w:del>
          </w:p>
          <w:p w14:paraId="7BBA2219" w14:textId="3C82921B" w:rsidR="00C60163" w:rsidRPr="00BF1B27" w:rsidDel="001129A7" w:rsidRDefault="00C60163">
            <w:pPr>
              <w:spacing w:line="360" w:lineRule="auto"/>
              <w:rPr>
                <w:del w:id="541" w:author="Laura Sitler" w:date="2023-07-07T11:23:00Z"/>
                <w:rFonts w:asciiTheme="minorHAnsi" w:hAnsiTheme="minorHAnsi" w:cstheme="minorHAnsi"/>
                <w:b w:val="0"/>
                <w:bCs w:val="0"/>
                <w:i/>
                <w:iCs/>
                <w:caps/>
                <w:color w:val="000000" w:themeColor="text1"/>
                <w:rPrChange w:id="542" w:author="Laura Sitler" w:date="2023-07-07T11:20:00Z">
                  <w:rPr>
                    <w:del w:id="543" w:author="Laura Sitler" w:date="2023-07-07T11:23:00Z"/>
                    <w:rFonts w:cs="Calibri"/>
                    <w:b w:val="0"/>
                    <w:bCs w:val="0"/>
                    <w:i/>
                    <w:iCs/>
                    <w:caps/>
                  </w:rPr>
                </w:rPrChange>
              </w:rPr>
              <w:pPrChange w:id="544" w:author="Laura Sitler" w:date="2023-06-30T12:45:00Z">
                <w:pPr>
                  <w:jc w:val="center"/>
                </w:pPr>
              </w:pPrChange>
            </w:pPr>
            <w:del w:id="545" w:author="Laura Sitler" w:date="2023-07-07T11:23:00Z">
              <w:r w:rsidRPr="00BF1B27" w:rsidDel="001129A7">
                <w:rPr>
                  <w:rFonts w:asciiTheme="minorHAnsi" w:hAnsiTheme="minorHAnsi" w:cstheme="minorHAnsi"/>
                  <w:i/>
                  <w:iCs/>
                  <w:color w:val="000000" w:themeColor="text1"/>
                  <w:rPrChange w:id="546" w:author="Laura Sitler" w:date="2023-07-07T11:20:00Z">
                    <w:rPr>
                      <w:rFonts w:cs="Calibri"/>
                      <w:i/>
                      <w:iCs/>
                    </w:rPr>
                  </w:rPrChange>
                </w:rPr>
                <w:delText>Single or Double Contrast</w:delText>
              </w:r>
            </w:del>
          </w:p>
        </w:tc>
        <w:tc>
          <w:tcPr>
            <w:tcW w:w="0" w:type="dxa"/>
          </w:tcPr>
          <w:p w14:paraId="2EBB07C1" w14:textId="48D1EDB9" w:rsidR="00C60163" w:rsidRPr="00BF1B27" w:rsidDel="001129A7" w:rsidRDefault="0034001A">
            <w:pPr>
              <w:spacing w:line="360" w:lineRule="auto"/>
              <w:cnfStyle w:val="000000100000" w:firstRow="0" w:lastRow="0" w:firstColumn="0" w:lastColumn="0" w:oddVBand="0" w:evenVBand="0" w:oddHBand="1" w:evenHBand="0" w:firstRowFirstColumn="0" w:firstRowLastColumn="0" w:lastRowFirstColumn="0" w:lastRowLastColumn="0"/>
              <w:rPr>
                <w:del w:id="547" w:author="Laura Sitler" w:date="2023-07-07T11:23:00Z"/>
                <w:rFonts w:asciiTheme="minorHAnsi" w:hAnsiTheme="minorHAnsi" w:cstheme="minorHAnsi"/>
                <w:color w:val="000000" w:themeColor="text1"/>
                <w:rPrChange w:id="548" w:author="Laura Sitler" w:date="2023-07-07T11:20:00Z">
                  <w:rPr>
                    <w:del w:id="549" w:author="Laura Sitler" w:date="2023-07-07T11:23:00Z"/>
                    <w:rFonts w:cs="Calibri"/>
                  </w:rPr>
                </w:rPrChange>
              </w:rPr>
              <w:pPrChange w:id="550" w:author="Laura Sitler" w:date="2023-06-30T13:03:00Z">
                <w:pPr>
                  <w:jc w:val="center"/>
                  <w:cnfStyle w:val="000000100000" w:firstRow="0" w:lastRow="0" w:firstColumn="0" w:lastColumn="0" w:oddVBand="0" w:evenVBand="0" w:oddHBand="1" w:evenHBand="0" w:firstRowFirstColumn="0" w:firstRowLastColumn="0" w:lastRowFirstColumn="0" w:lastRowLastColumn="0"/>
                </w:pPr>
              </w:pPrChange>
            </w:pPr>
            <w:del w:id="551" w:author="Laura Sitler" w:date="2023-07-07T11:23:00Z">
              <w:r w:rsidRPr="00BF1B27" w:rsidDel="001129A7">
                <w:rPr>
                  <w:rFonts w:asciiTheme="minorHAnsi" w:hAnsiTheme="minorHAnsi" w:cstheme="minorHAnsi"/>
                  <w:color w:val="000000" w:themeColor="text1"/>
                  <w:rPrChange w:id="552" w:author="Laura Sitler" w:date="2023-07-07T11:20:00Z">
                    <w:rPr>
                      <w:rFonts w:cs="Calibri"/>
                    </w:rPr>
                  </w:rPrChange>
                </w:rPr>
                <w:delText>A contrast-enhanced radiographic study commonly used to assess structural characteristics of the esophagus, stomach and small intestine</w:delText>
              </w:r>
            </w:del>
          </w:p>
        </w:tc>
      </w:tr>
      <w:tr w:rsidR="001129A7" w:rsidRPr="00BF1B27" w:rsidDel="001129A7" w14:paraId="2827C628" w14:textId="17E5F9BB" w:rsidTr="005A3C95">
        <w:trPr>
          <w:del w:id="553" w:author="Laura Sitler" w:date="2023-07-07T11:23:00Z"/>
        </w:trPr>
        <w:tc>
          <w:tcPr>
            <w:cnfStyle w:val="001000000000" w:firstRow="0" w:lastRow="0" w:firstColumn="1" w:lastColumn="0" w:oddVBand="0" w:evenVBand="0" w:oddHBand="0" w:evenHBand="0" w:firstRowFirstColumn="0" w:firstRowLastColumn="0" w:lastRowFirstColumn="0" w:lastRowLastColumn="0"/>
            <w:tcW w:w="0" w:type="dxa"/>
          </w:tcPr>
          <w:p w14:paraId="70F8B77C" w14:textId="5DE00F03" w:rsidR="00FB5B46" w:rsidRPr="00BF1B27" w:rsidDel="001129A7" w:rsidRDefault="00C60163">
            <w:pPr>
              <w:spacing w:line="360" w:lineRule="auto"/>
              <w:rPr>
                <w:del w:id="554" w:author="Laura Sitler" w:date="2023-07-07T11:23:00Z"/>
                <w:rFonts w:asciiTheme="minorHAnsi" w:hAnsiTheme="minorHAnsi" w:cstheme="minorHAnsi"/>
                <w:caps/>
                <w:color w:val="000000" w:themeColor="text1"/>
                <w:rPrChange w:id="555" w:author="Laura Sitler" w:date="2023-07-07T11:20:00Z">
                  <w:rPr>
                    <w:del w:id="556" w:author="Laura Sitler" w:date="2023-07-07T11:23:00Z"/>
                    <w:rFonts w:cs="Calibri"/>
                    <w:caps/>
                  </w:rPr>
                </w:rPrChange>
              </w:rPr>
              <w:pPrChange w:id="557" w:author="Laura Sitler" w:date="2023-06-30T12:45:00Z">
                <w:pPr>
                  <w:jc w:val="center"/>
                </w:pPr>
              </w:pPrChange>
            </w:pPr>
            <w:del w:id="558" w:author="Laura Sitler" w:date="2023-07-07T11:23:00Z">
              <w:r w:rsidRPr="00BF1B27" w:rsidDel="001129A7">
                <w:rPr>
                  <w:rFonts w:asciiTheme="minorHAnsi" w:hAnsiTheme="minorHAnsi" w:cstheme="minorHAnsi"/>
                  <w:color w:val="000000" w:themeColor="text1"/>
                  <w:rPrChange w:id="559" w:author="Laura Sitler" w:date="2023-07-07T11:20:00Z">
                    <w:rPr>
                      <w:rFonts w:cs="Calibri"/>
                    </w:rPr>
                  </w:rPrChange>
                </w:rPr>
                <w:lastRenderedPageBreak/>
                <w:delText>Small Bowel Follow</w:delText>
              </w:r>
            </w:del>
            <w:del w:id="560" w:author="Laura Sitler" w:date="2023-06-30T13:28:00Z">
              <w:r w:rsidRPr="00BF1B27" w:rsidDel="00D1151D">
                <w:rPr>
                  <w:rFonts w:asciiTheme="minorHAnsi" w:hAnsiTheme="minorHAnsi" w:cstheme="minorHAnsi"/>
                  <w:color w:val="000000" w:themeColor="text1"/>
                  <w:rPrChange w:id="561" w:author="Laura Sitler" w:date="2023-07-07T11:20:00Z">
                    <w:rPr>
                      <w:rFonts w:cs="Calibri"/>
                    </w:rPr>
                  </w:rPrChange>
                </w:rPr>
                <w:delText xml:space="preserve"> </w:delText>
              </w:r>
            </w:del>
            <w:del w:id="562" w:author="Laura Sitler" w:date="2023-07-07T11:23:00Z">
              <w:r w:rsidRPr="00BF1B27" w:rsidDel="001129A7">
                <w:rPr>
                  <w:rFonts w:asciiTheme="minorHAnsi" w:hAnsiTheme="minorHAnsi" w:cstheme="minorHAnsi"/>
                  <w:color w:val="000000" w:themeColor="text1"/>
                  <w:rPrChange w:id="563" w:author="Laura Sitler" w:date="2023-07-07T11:20:00Z">
                    <w:rPr>
                      <w:rFonts w:cs="Calibri"/>
                    </w:rPr>
                  </w:rPrChange>
                </w:rPr>
                <w:delText xml:space="preserve">Through </w:delText>
              </w:r>
            </w:del>
            <w:del w:id="564" w:author="Laura Sitler" w:date="2023-06-30T13:28:00Z">
              <w:r w:rsidRPr="00BF1B27" w:rsidDel="00D1151D">
                <w:rPr>
                  <w:rFonts w:asciiTheme="minorHAnsi" w:hAnsiTheme="minorHAnsi" w:cstheme="minorHAnsi"/>
                  <w:color w:val="000000" w:themeColor="text1"/>
                  <w:rPrChange w:id="565" w:author="Laura Sitler" w:date="2023-07-07T11:20:00Z">
                    <w:rPr>
                      <w:rFonts w:cs="Calibri"/>
                    </w:rPr>
                  </w:rPrChange>
                </w:rPr>
                <w:delText>(SBFT)</w:delText>
              </w:r>
            </w:del>
          </w:p>
          <w:p w14:paraId="268361A6" w14:textId="2E01461A" w:rsidR="00C60163" w:rsidRPr="00BF1B27" w:rsidDel="001129A7" w:rsidRDefault="00C60163">
            <w:pPr>
              <w:spacing w:line="360" w:lineRule="auto"/>
              <w:rPr>
                <w:del w:id="566" w:author="Laura Sitler" w:date="2023-07-07T11:23:00Z"/>
                <w:rFonts w:asciiTheme="minorHAnsi" w:hAnsiTheme="minorHAnsi" w:cstheme="minorHAnsi"/>
                <w:b w:val="0"/>
                <w:bCs w:val="0"/>
                <w:i/>
                <w:iCs/>
                <w:caps/>
                <w:color w:val="000000" w:themeColor="text1"/>
                <w:rPrChange w:id="567" w:author="Laura Sitler" w:date="2023-07-07T11:20:00Z">
                  <w:rPr>
                    <w:del w:id="568" w:author="Laura Sitler" w:date="2023-07-07T11:23:00Z"/>
                    <w:rFonts w:cs="Calibri"/>
                    <w:b w:val="0"/>
                    <w:bCs w:val="0"/>
                    <w:i/>
                    <w:iCs/>
                    <w:caps/>
                  </w:rPr>
                </w:rPrChange>
              </w:rPr>
              <w:pPrChange w:id="569" w:author="Laura Sitler" w:date="2023-06-30T12:45:00Z">
                <w:pPr>
                  <w:jc w:val="center"/>
                </w:pPr>
              </w:pPrChange>
            </w:pPr>
            <w:del w:id="570" w:author="Laura Sitler" w:date="2023-07-07T11:23:00Z">
              <w:r w:rsidRPr="00BF1B27" w:rsidDel="001129A7">
                <w:rPr>
                  <w:rFonts w:asciiTheme="minorHAnsi" w:hAnsiTheme="minorHAnsi" w:cstheme="minorHAnsi"/>
                  <w:i/>
                  <w:iCs/>
                  <w:color w:val="000000" w:themeColor="text1"/>
                  <w:rPrChange w:id="571" w:author="Laura Sitler" w:date="2023-07-07T11:20:00Z">
                    <w:rPr>
                      <w:rFonts w:cs="Calibri"/>
                      <w:i/>
                      <w:iCs/>
                    </w:rPr>
                  </w:rPrChange>
                </w:rPr>
                <w:delText>Can be performed after UGI or as a stand-alone exam</w:delText>
              </w:r>
            </w:del>
          </w:p>
        </w:tc>
        <w:tc>
          <w:tcPr>
            <w:tcW w:w="0" w:type="dxa"/>
          </w:tcPr>
          <w:p w14:paraId="1945DC79" w14:textId="32CA59DB" w:rsidR="00FB5B46" w:rsidRPr="00BF1B27" w:rsidDel="001129A7" w:rsidRDefault="00FC39B9">
            <w:pPr>
              <w:spacing w:line="360" w:lineRule="auto"/>
              <w:cnfStyle w:val="000000000000" w:firstRow="0" w:lastRow="0" w:firstColumn="0" w:lastColumn="0" w:oddVBand="0" w:evenVBand="0" w:oddHBand="0" w:evenHBand="0" w:firstRowFirstColumn="0" w:firstRowLastColumn="0" w:lastRowFirstColumn="0" w:lastRowLastColumn="0"/>
              <w:rPr>
                <w:del w:id="572" w:author="Laura Sitler" w:date="2023-07-07T11:23:00Z"/>
                <w:rFonts w:asciiTheme="minorHAnsi" w:hAnsiTheme="minorHAnsi" w:cstheme="minorHAnsi"/>
                <w:color w:val="000000" w:themeColor="text1"/>
                <w:rPrChange w:id="573" w:author="Laura Sitler" w:date="2023-07-07T11:20:00Z">
                  <w:rPr>
                    <w:del w:id="574" w:author="Laura Sitler" w:date="2023-07-07T11:23:00Z"/>
                    <w:rFonts w:cs="Calibri"/>
                  </w:rPr>
                </w:rPrChange>
              </w:rPr>
              <w:pPrChange w:id="575" w:author="Laura Sitler" w:date="2023-06-30T13:03:00Z">
                <w:pPr>
                  <w:jc w:val="center"/>
                  <w:cnfStyle w:val="000000000000" w:firstRow="0" w:lastRow="0" w:firstColumn="0" w:lastColumn="0" w:oddVBand="0" w:evenVBand="0" w:oddHBand="0" w:evenHBand="0" w:firstRowFirstColumn="0" w:firstRowLastColumn="0" w:lastRowFirstColumn="0" w:lastRowLastColumn="0"/>
                </w:pPr>
              </w:pPrChange>
            </w:pPr>
            <w:del w:id="576" w:author="Laura Sitler" w:date="2023-07-07T11:23:00Z">
              <w:r w:rsidRPr="00BF1B27" w:rsidDel="001129A7">
                <w:rPr>
                  <w:rFonts w:asciiTheme="minorHAnsi" w:hAnsiTheme="minorHAnsi" w:cstheme="minorHAnsi"/>
                  <w:color w:val="000000" w:themeColor="text1"/>
                  <w:rPrChange w:id="577" w:author="Laura Sitler" w:date="2023-07-07T11:20:00Z">
                    <w:rPr>
                      <w:rFonts w:cs="Calibri"/>
                    </w:rPr>
                  </w:rPrChange>
                </w:rPr>
                <w:delText>A contrast-enhanced radiographic study commonly used to assess structural characteristics of the small intestine</w:delText>
              </w:r>
            </w:del>
          </w:p>
        </w:tc>
      </w:tr>
      <w:tr w:rsidR="001129A7" w:rsidRPr="00BF1B27" w:rsidDel="001129A7" w14:paraId="2057778B" w14:textId="0662AEE9" w:rsidTr="005A3C95">
        <w:trPr>
          <w:cnfStyle w:val="000000100000" w:firstRow="0" w:lastRow="0" w:firstColumn="0" w:lastColumn="0" w:oddVBand="0" w:evenVBand="0" w:oddHBand="1" w:evenHBand="0" w:firstRowFirstColumn="0" w:firstRowLastColumn="0" w:lastRowFirstColumn="0" w:lastRowLastColumn="0"/>
          <w:del w:id="578" w:author="Laura Sitler" w:date="2023-07-07T11:23:00Z"/>
        </w:trPr>
        <w:tc>
          <w:tcPr>
            <w:cnfStyle w:val="001000000000" w:firstRow="0" w:lastRow="0" w:firstColumn="1" w:lastColumn="0" w:oddVBand="0" w:evenVBand="0" w:oddHBand="0" w:evenHBand="0" w:firstRowFirstColumn="0" w:firstRowLastColumn="0" w:lastRowFirstColumn="0" w:lastRowLastColumn="0"/>
            <w:tcW w:w="0" w:type="dxa"/>
          </w:tcPr>
          <w:p w14:paraId="63D82664" w14:textId="74850B8B" w:rsidR="00FB5B46" w:rsidRPr="00BF1B27" w:rsidDel="001129A7" w:rsidRDefault="00C60163">
            <w:pPr>
              <w:spacing w:line="360" w:lineRule="auto"/>
              <w:rPr>
                <w:del w:id="579" w:author="Laura Sitler" w:date="2023-07-07T11:23:00Z"/>
                <w:rFonts w:asciiTheme="minorHAnsi" w:hAnsiTheme="minorHAnsi" w:cstheme="minorHAnsi"/>
                <w:caps/>
                <w:color w:val="000000" w:themeColor="text1"/>
                <w:rPrChange w:id="580" w:author="Laura Sitler" w:date="2023-07-07T11:20:00Z">
                  <w:rPr>
                    <w:del w:id="581" w:author="Laura Sitler" w:date="2023-07-07T11:23:00Z"/>
                    <w:rFonts w:cs="Calibri"/>
                    <w:caps/>
                  </w:rPr>
                </w:rPrChange>
              </w:rPr>
              <w:pPrChange w:id="582" w:author="Laura Sitler" w:date="2023-06-30T12:45:00Z">
                <w:pPr>
                  <w:jc w:val="center"/>
                </w:pPr>
              </w:pPrChange>
            </w:pPr>
            <w:del w:id="583" w:author="Laura Sitler" w:date="2023-07-07T11:23:00Z">
              <w:r w:rsidRPr="00BF1B27" w:rsidDel="001129A7">
                <w:rPr>
                  <w:rFonts w:asciiTheme="minorHAnsi" w:hAnsiTheme="minorHAnsi" w:cstheme="minorHAnsi"/>
                  <w:color w:val="000000" w:themeColor="text1"/>
                  <w:rPrChange w:id="584" w:author="Laura Sitler" w:date="2023-07-07T11:20:00Z">
                    <w:rPr>
                      <w:rFonts w:cs="Calibri"/>
                    </w:rPr>
                  </w:rPrChange>
                </w:rPr>
                <w:delText>Barium Enema</w:delText>
              </w:r>
            </w:del>
          </w:p>
          <w:p w14:paraId="18E9A8DA" w14:textId="655BF8E9" w:rsidR="00C60163" w:rsidRPr="00BF1B27" w:rsidDel="001129A7" w:rsidRDefault="00C60163">
            <w:pPr>
              <w:spacing w:line="360" w:lineRule="auto"/>
              <w:rPr>
                <w:del w:id="585" w:author="Laura Sitler" w:date="2023-07-07T11:23:00Z"/>
                <w:rFonts w:asciiTheme="minorHAnsi" w:hAnsiTheme="minorHAnsi" w:cstheme="minorHAnsi"/>
                <w:b w:val="0"/>
                <w:bCs w:val="0"/>
                <w:i/>
                <w:iCs/>
                <w:caps/>
                <w:color w:val="000000" w:themeColor="text1"/>
                <w:rPrChange w:id="586" w:author="Laura Sitler" w:date="2023-07-07T11:20:00Z">
                  <w:rPr>
                    <w:del w:id="587" w:author="Laura Sitler" w:date="2023-07-07T11:23:00Z"/>
                    <w:rFonts w:cs="Calibri"/>
                    <w:b w:val="0"/>
                    <w:bCs w:val="0"/>
                    <w:i/>
                    <w:iCs/>
                    <w:caps/>
                  </w:rPr>
                </w:rPrChange>
              </w:rPr>
              <w:pPrChange w:id="588" w:author="Laura Sitler" w:date="2023-06-30T12:45:00Z">
                <w:pPr>
                  <w:jc w:val="center"/>
                </w:pPr>
              </w:pPrChange>
            </w:pPr>
            <w:del w:id="589" w:author="Laura Sitler" w:date="2023-07-07T11:23:00Z">
              <w:r w:rsidRPr="00BF1B27" w:rsidDel="001129A7">
                <w:rPr>
                  <w:rFonts w:asciiTheme="minorHAnsi" w:hAnsiTheme="minorHAnsi" w:cstheme="minorHAnsi"/>
                  <w:i/>
                  <w:iCs/>
                  <w:color w:val="000000" w:themeColor="text1"/>
                  <w:rPrChange w:id="590" w:author="Laura Sitler" w:date="2023-07-07T11:20:00Z">
                    <w:rPr>
                      <w:rFonts w:cs="Calibri"/>
                      <w:i/>
                      <w:iCs/>
                    </w:rPr>
                  </w:rPrChange>
                </w:rPr>
                <w:delText>Single or Double Contrast</w:delText>
              </w:r>
            </w:del>
          </w:p>
        </w:tc>
        <w:tc>
          <w:tcPr>
            <w:tcW w:w="0" w:type="dxa"/>
          </w:tcPr>
          <w:p w14:paraId="56FF6F23" w14:textId="11C9D0FA" w:rsidR="00C60163" w:rsidRPr="00BF1B27" w:rsidDel="001129A7" w:rsidRDefault="00FC39B9">
            <w:pPr>
              <w:spacing w:line="360" w:lineRule="auto"/>
              <w:cnfStyle w:val="000000100000" w:firstRow="0" w:lastRow="0" w:firstColumn="0" w:lastColumn="0" w:oddVBand="0" w:evenVBand="0" w:oddHBand="1" w:evenHBand="0" w:firstRowFirstColumn="0" w:firstRowLastColumn="0" w:lastRowFirstColumn="0" w:lastRowLastColumn="0"/>
              <w:rPr>
                <w:del w:id="591" w:author="Laura Sitler" w:date="2023-07-07T11:23:00Z"/>
                <w:rFonts w:asciiTheme="minorHAnsi" w:hAnsiTheme="minorHAnsi" w:cstheme="minorHAnsi"/>
                <w:color w:val="000000" w:themeColor="text1"/>
                <w:rPrChange w:id="592" w:author="Laura Sitler" w:date="2023-07-07T11:20:00Z">
                  <w:rPr>
                    <w:del w:id="593" w:author="Laura Sitler" w:date="2023-07-07T11:23:00Z"/>
                    <w:rFonts w:cs="Calibri"/>
                  </w:rPr>
                </w:rPrChange>
              </w:rPr>
              <w:pPrChange w:id="594" w:author="Laura Sitler" w:date="2023-06-30T13:03:00Z">
                <w:pPr>
                  <w:jc w:val="center"/>
                  <w:cnfStyle w:val="000000100000" w:firstRow="0" w:lastRow="0" w:firstColumn="0" w:lastColumn="0" w:oddVBand="0" w:evenVBand="0" w:oddHBand="1" w:evenHBand="0" w:firstRowFirstColumn="0" w:firstRowLastColumn="0" w:lastRowFirstColumn="0" w:lastRowLastColumn="0"/>
                </w:pPr>
              </w:pPrChange>
            </w:pPr>
            <w:del w:id="595" w:author="Laura Sitler" w:date="2023-07-07T11:23:00Z">
              <w:r w:rsidRPr="00BF1B27" w:rsidDel="001129A7">
                <w:rPr>
                  <w:rFonts w:asciiTheme="minorHAnsi" w:hAnsiTheme="minorHAnsi" w:cstheme="minorHAnsi"/>
                  <w:color w:val="000000" w:themeColor="text1"/>
                  <w:rPrChange w:id="596" w:author="Laura Sitler" w:date="2023-07-07T11:20:00Z">
                    <w:rPr>
                      <w:rFonts w:cs="Calibri"/>
                    </w:rPr>
                  </w:rPrChange>
                </w:rPr>
                <w:delText>A contrast-enhanced radiographic study commonly used to assess structural characteristics of the large intestine (colon)</w:delText>
              </w:r>
            </w:del>
          </w:p>
        </w:tc>
      </w:tr>
    </w:tbl>
    <w:p w14:paraId="752DAFD3" w14:textId="35F5894F" w:rsidR="00CF5B05" w:rsidRPr="00BF1B27" w:rsidDel="00D54D6F" w:rsidRDefault="00327B39" w:rsidP="00BF1B27">
      <w:pPr>
        <w:spacing w:line="360" w:lineRule="auto"/>
        <w:ind w:firstLine="0"/>
        <w:rPr>
          <w:del w:id="597" w:author="Laura Sitler" w:date="2023-06-30T12:45:00Z"/>
          <w:rFonts w:asciiTheme="minorHAnsi" w:hAnsiTheme="minorHAnsi" w:cstheme="minorHAnsi"/>
        </w:rPr>
      </w:pPr>
      <w:del w:id="598" w:author="Laura Sitler" w:date="2023-06-30T12:45:00Z">
        <w:r w:rsidRPr="00BF1B27" w:rsidDel="00D54D6F">
          <w:rPr>
            <w:rFonts w:asciiTheme="minorHAnsi" w:hAnsiTheme="minorHAnsi" w:cstheme="minorHAnsi"/>
            <w:color w:val="000000" w:themeColor="text1"/>
          </w:rPr>
          <w:delText xml:space="preserve">Table </w:delText>
        </w:r>
        <w:r w:rsidRPr="00BF1B27" w:rsidDel="00D54D6F">
          <w:rPr>
            <w:rFonts w:asciiTheme="minorHAnsi" w:hAnsiTheme="minorHAnsi" w:cstheme="minorHAnsi"/>
            <w:color w:val="000000" w:themeColor="text1"/>
          </w:rPr>
          <w:fldChar w:fldCharType="begin"/>
        </w:r>
        <w:r w:rsidRPr="00BF1B27" w:rsidDel="00D54D6F">
          <w:rPr>
            <w:rFonts w:asciiTheme="minorHAnsi" w:hAnsiTheme="minorHAnsi" w:cstheme="minorHAnsi"/>
            <w:color w:val="000000" w:themeColor="text1"/>
          </w:rPr>
          <w:delInstrText xml:space="preserve"> SEQ Table \* ARABIC </w:delInstrText>
        </w:r>
        <w:r w:rsidRPr="00BF1B27" w:rsidDel="00D54D6F">
          <w:rPr>
            <w:rFonts w:asciiTheme="minorHAnsi" w:hAnsiTheme="minorHAnsi" w:cstheme="minorHAnsi"/>
            <w:color w:val="000000" w:themeColor="text1"/>
          </w:rPr>
          <w:fldChar w:fldCharType="separate"/>
        </w:r>
        <w:r w:rsidRPr="00BF1B27" w:rsidDel="00D54D6F">
          <w:rPr>
            <w:rFonts w:asciiTheme="minorHAnsi" w:hAnsiTheme="minorHAnsi" w:cstheme="minorHAnsi"/>
            <w:noProof/>
            <w:color w:val="000000" w:themeColor="text1"/>
          </w:rPr>
          <w:delText>1</w:delText>
        </w:r>
        <w:r w:rsidRPr="00BF1B27" w:rsidDel="00D54D6F">
          <w:rPr>
            <w:rFonts w:asciiTheme="minorHAnsi" w:hAnsiTheme="minorHAnsi" w:cstheme="minorHAnsi"/>
            <w:color w:val="000000" w:themeColor="text1"/>
          </w:rPr>
          <w:fldChar w:fldCharType="end"/>
        </w:r>
        <w:r w:rsidRPr="00BF1B27" w:rsidDel="00D54D6F">
          <w:rPr>
            <w:rFonts w:asciiTheme="minorHAnsi" w:hAnsiTheme="minorHAnsi" w:cstheme="minorHAnsi"/>
            <w:noProof/>
            <w:color w:val="000000" w:themeColor="text1"/>
          </w:rPr>
          <w:delText xml:space="preserve">. Most Common GI Fluorscopy </w:delText>
        </w:r>
        <w:r w:rsidR="00714B3D" w:rsidRPr="00BF1B27" w:rsidDel="00D54D6F">
          <w:rPr>
            <w:rFonts w:asciiTheme="minorHAnsi" w:hAnsiTheme="minorHAnsi" w:cstheme="minorHAnsi"/>
            <w:noProof/>
            <w:color w:val="000000" w:themeColor="text1"/>
          </w:rPr>
          <w:delText>Procedures</w:delText>
        </w:r>
      </w:del>
    </w:p>
    <w:p w14:paraId="4CBB3897" w14:textId="76DF78FD" w:rsidR="00C21F85" w:rsidRPr="00BF1B27" w:rsidDel="00D54D6F" w:rsidRDefault="00C21F85" w:rsidP="00BF1B27">
      <w:pPr>
        <w:pStyle w:val="Heading2"/>
        <w:spacing w:line="360" w:lineRule="auto"/>
        <w:rPr>
          <w:del w:id="599" w:author="Laura Sitler" w:date="2023-06-30T12:45:00Z"/>
          <w:rFonts w:asciiTheme="minorHAnsi" w:hAnsiTheme="minorHAnsi" w:cstheme="minorHAnsi"/>
        </w:rPr>
      </w:pPr>
      <w:bookmarkStart w:id="600" w:name="_Ref135986883"/>
    </w:p>
    <w:p w14:paraId="5218CEEE" w14:textId="43FAD8F8" w:rsidR="00DF745B" w:rsidRPr="00BF1B27" w:rsidDel="00D54D6F" w:rsidRDefault="00DF745B" w:rsidP="00BF1B27">
      <w:pPr>
        <w:spacing w:line="360" w:lineRule="auto"/>
        <w:rPr>
          <w:del w:id="601" w:author="Laura Sitler" w:date="2023-06-30T12:45:00Z"/>
          <w:rFonts w:asciiTheme="minorHAnsi" w:hAnsiTheme="minorHAnsi" w:cstheme="minorHAnsi"/>
        </w:rPr>
      </w:pPr>
    </w:p>
    <w:p w14:paraId="256D3E54" w14:textId="63ECAC74" w:rsidR="00DF745B" w:rsidRPr="00BF1B27" w:rsidDel="00D54D6F" w:rsidRDefault="00DF745B" w:rsidP="00BF1B27">
      <w:pPr>
        <w:spacing w:line="360" w:lineRule="auto"/>
        <w:rPr>
          <w:del w:id="602" w:author="Laura Sitler" w:date="2023-06-30T12:45:00Z"/>
          <w:rFonts w:asciiTheme="minorHAnsi" w:hAnsiTheme="minorHAnsi" w:cstheme="minorHAnsi"/>
        </w:rPr>
      </w:pPr>
    </w:p>
    <w:p w14:paraId="3D91B112" w14:textId="1F22514A" w:rsidR="00CF5B05" w:rsidRPr="00BF1B27" w:rsidDel="001129A7" w:rsidRDefault="00CF5B05" w:rsidP="00BF1B27">
      <w:pPr>
        <w:pStyle w:val="Heading2"/>
        <w:spacing w:line="360" w:lineRule="auto"/>
        <w:rPr>
          <w:del w:id="603" w:author="Laura Sitler" w:date="2023-07-07T11:24:00Z"/>
          <w:rFonts w:asciiTheme="minorHAnsi" w:hAnsiTheme="minorHAnsi" w:cstheme="minorHAnsi"/>
        </w:rPr>
      </w:pPr>
      <w:del w:id="604" w:author="Laura Sitler" w:date="2023-07-07T11:24:00Z">
        <w:r w:rsidRPr="00BF1B27" w:rsidDel="001129A7">
          <w:rPr>
            <w:rFonts w:asciiTheme="minorHAnsi" w:hAnsiTheme="minorHAnsi" w:cstheme="minorHAnsi"/>
          </w:rPr>
          <w:delText>Biliary</w:delText>
        </w:r>
        <w:bookmarkEnd w:id="600"/>
      </w:del>
    </w:p>
    <w:tbl>
      <w:tblPr>
        <w:tblStyle w:val="PlainTable3"/>
        <w:tblW w:w="0" w:type="auto"/>
        <w:tblLook w:val="04A0" w:firstRow="1" w:lastRow="0" w:firstColumn="1" w:lastColumn="0" w:noHBand="0" w:noVBand="1"/>
      </w:tblPr>
      <w:tblGrid>
        <w:gridCol w:w="4675"/>
        <w:gridCol w:w="4675"/>
      </w:tblGrid>
      <w:tr w:rsidR="00CF5B05" w:rsidRPr="00BF1B27" w:rsidDel="001129A7" w14:paraId="2BE792CE" w14:textId="4E5DCDFA" w:rsidTr="00D12AB2">
        <w:trPr>
          <w:cnfStyle w:val="100000000000" w:firstRow="1" w:lastRow="0" w:firstColumn="0" w:lastColumn="0" w:oddVBand="0" w:evenVBand="0" w:oddHBand="0" w:evenHBand="0" w:firstRowFirstColumn="0" w:firstRowLastColumn="0" w:lastRowFirstColumn="0" w:lastRowLastColumn="0"/>
          <w:del w:id="605" w:author="Laura Sitler" w:date="2023-07-07T11:24:00Z"/>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49AEF701" w14:textId="3628402A" w:rsidR="00CF5B05" w:rsidRPr="00BF1B27" w:rsidDel="001129A7" w:rsidRDefault="00CF5B05" w:rsidP="00BF1B27">
            <w:pPr>
              <w:spacing w:line="360" w:lineRule="auto"/>
              <w:ind w:firstLine="0"/>
              <w:jc w:val="center"/>
              <w:rPr>
                <w:del w:id="606" w:author="Laura Sitler" w:date="2023-07-07T11:24:00Z"/>
                <w:rFonts w:asciiTheme="minorHAnsi" w:hAnsiTheme="minorHAnsi" w:cstheme="minorHAnsi"/>
                <w:caps w:val="0"/>
              </w:rPr>
            </w:pPr>
            <w:del w:id="607" w:author="Laura Sitler" w:date="2023-07-07T11:24:00Z">
              <w:r w:rsidRPr="00BF1B27" w:rsidDel="001129A7">
                <w:rPr>
                  <w:rFonts w:asciiTheme="minorHAnsi" w:hAnsiTheme="minorHAnsi" w:cstheme="minorHAnsi"/>
                  <w:caps w:val="0"/>
                </w:rPr>
                <w:delText>Fluoroscopic Exam</w:delText>
              </w:r>
            </w:del>
          </w:p>
        </w:tc>
        <w:tc>
          <w:tcPr>
            <w:tcW w:w="4675" w:type="dxa"/>
            <w:vAlign w:val="center"/>
          </w:tcPr>
          <w:p w14:paraId="5846B701" w14:textId="4679EBF4" w:rsidR="00CF5B05" w:rsidRPr="00BF1B27" w:rsidDel="001129A7" w:rsidRDefault="006B1B3D" w:rsidP="00BF1B27">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del w:id="608" w:author="Laura Sitler" w:date="2023-07-07T11:24:00Z"/>
                <w:rFonts w:asciiTheme="minorHAnsi" w:hAnsiTheme="minorHAnsi" w:cstheme="minorHAnsi"/>
                <w:caps w:val="0"/>
              </w:rPr>
            </w:pPr>
            <w:del w:id="609" w:author="Laura Sitler" w:date="2023-07-07T11:24:00Z">
              <w:r w:rsidRPr="00BF1B27" w:rsidDel="001129A7">
                <w:rPr>
                  <w:rFonts w:asciiTheme="minorHAnsi" w:hAnsiTheme="minorHAnsi" w:cstheme="minorHAnsi"/>
                  <w:caps w:val="0"/>
                </w:rPr>
                <w:delText>Description</w:delText>
              </w:r>
            </w:del>
          </w:p>
        </w:tc>
      </w:tr>
      <w:tr w:rsidR="00CF5B05" w:rsidRPr="00BF1B27" w:rsidDel="001129A7" w14:paraId="675F23B3" w14:textId="47F5618E" w:rsidTr="00D12AB2">
        <w:trPr>
          <w:cnfStyle w:val="000000100000" w:firstRow="0" w:lastRow="0" w:firstColumn="0" w:lastColumn="0" w:oddVBand="0" w:evenVBand="0" w:oddHBand="1" w:evenHBand="0" w:firstRowFirstColumn="0" w:firstRowLastColumn="0" w:lastRowFirstColumn="0" w:lastRowLastColumn="0"/>
          <w:del w:id="610"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838EE27" w14:textId="3DAE0F3E" w:rsidR="00CF5B05" w:rsidRPr="00BF1B27" w:rsidDel="001129A7" w:rsidRDefault="00CF5B05" w:rsidP="00BF1B27">
            <w:pPr>
              <w:spacing w:line="360" w:lineRule="auto"/>
              <w:ind w:firstLine="0"/>
              <w:jc w:val="center"/>
              <w:rPr>
                <w:del w:id="611" w:author="Laura Sitler" w:date="2023-07-07T11:24:00Z"/>
                <w:rFonts w:asciiTheme="minorHAnsi" w:hAnsiTheme="minorHAnsi" w:cstheme="minorHAnsi"/>
                <w:caps w:val="0"/>
              </w:rPr>
            </w:pPr>
            <w:del w:id="612" w:author="Laura Sitler" w:date="2023-07-07T11:24:00Z">
              <w:r w:rsidRPr="00BF1B27" w:rsidDel="001129A7">
                <w:rPr>
                  <w:rFonts w:asciiTheme="minorHAnsi" w:hAnsiTheme="minorHAnsi" w:cstheme="minorHAnsi"/>
                  <w:caps w:val="0"/>
                </w:rPr>
                <w:delText>T-Tube Cholangiogram</w:delText>
              </w:r>
            </w:del>
          </w:p>
          <w:p w14:paraId="54F9F843" w14:textId="598BA320" w:rsidR="007236BC" w:rsidRPr="00BF1B27" w:rsidDel="001129A7" w:rsidRDefault="007236BC" w:rsidP="00BF1B27">
            <w:pPr>
              <w:spacing w:line="360" w:lineRule="auto"/>
              <w:ind w:firstLine="0"/>
              <w:jc w:val="center"/>
              <w:rPr>
                <w:del w:id="613" w:author="Laura Sitler" w:date="2023-07-07T11:24:00Z"/>
                <w:rFonts w:asciiTheme="minorHAnsi" w:hAnsiTheme="minorHAnsi" w:cstheme="minorHAnsi"/>
                <w:b w:val="0"/>
                <w:bCs w:val="0"/>
                <w:i/>
                <w:iCs/>
                <w:caps w:val="0"/>
              </w:rPr>
            </w:pPr>
          </w:p>
        </w:tc>
        <w:tc>
          <w:tcPr>
            <w:tcW w:w="4675" w:type="dxa"/>
            <w:vAlign w:val="center"/>
          </w:tcPr>
          <w:p w14:paraId="42F5B64B" w14:textId="479C0840" w:rsidR="00CF5B05" w:rsidRPr="00BF1B27" w:rsidDel="001129A7" w:rsidRDefault="007236BC"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614" w:author="Laura Sitler" w:date="2023-07-07T11:24:00Z"/>
                <w:rFonts w:asciiTheme="minorHAnsi" w:hAnsiTheme="minorHAnsi" w:cstheme="minorHAnsi"/>
              </w:rPr>
            </w:pPr>
            <w:del w:id="615" w:author="Laura Sitler" w:date="2023-07-07T11:24:00Z">
              <w:r w:rsidRPr="00BF1B27" w:rsidDel="001129A7">
                <w:rPr>
                  <w:rFonts w:asciiTheme="minorHAnsi" w:hAnsiTheme="minorHAnsi" w:cstheme="minorHAnsi"/>
                </w:rPr>
                <w:delText>An intraoperative or post-operative radiographic study used to assess biliary patency and evaluate possible biliary obstruction, leak, or stone using water-soluble contrast</w:delText>
              </w:r>
            </w:del>
          </w:p>
        </w:tc>
      </w:tr>
      <w:tr w:rsidR="00CF5B05" w:rsidRPr="00BF1B27" w:rsidDel="001129A7" w14:paraId="55913D53" w14:textId="3583BA0C" w:rsidTr="00D12AB2">
        <w:trPr>
          <w:del w:id="616"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0E0F390" w14:textId="59D95C2C" w:rsidR="00CF5B05" w:rsidRPr="00BF1B27" w:rsidDel="001129A7" w:rsidRDefault="00CF5B05" w:rsidP="00BF1B27">
            <w:pPr>
              <w:spacing w:line="360" w:lineRule="auto"/>
              <w:ind w:firstLine="0"/>
              <w:jc w:val="center"/>
              <w:rPr>
                <w:del w:id="617" w:author="Laura Sitler" w:date="2023-07-07T11:24:00Z"/>
                <w:rFonts w:asciiTheme="minorHAnsi" w:hAnsiTheme="minorHAnsi" w:cstheme="minorHAnsi"/>
                <w:b w:val="0"/>
                <w:bCs w:val="0"/>
                <w:i/>
                <w:iCs/>
                <w:caps w:val="0"/>
              </w:rPr>
            </w:pPr>
            <w:del w:id="618" w:author="Laura Sitler" w:date="2023-07-07T11:24:00Z">
              <w:r w:rsidRPr="00BF1B27" w:rsidDel="001129A7">
                <w:rPr>
                  <w:rFonts w:asciiTheme="minorHAnsi" w:hAnsiTheme="minorHAnsi" w:cstheme="minorHAnsi"/>
                  <w:caps w:val="0"/>
                </w:rPr>
                <w:delText>Endoscopic Retrograde Cholangiopancreatogra</w:delText>
              </w:r>
              <w:r w:rsidR="006B1B3D" w:rsidRPr="00BF1B27" w:rsidDel="001129A7">
                <w:rPr>
                  <w:rFonts w:asciiTheme="minorHAnsi" w:hAnsiTheme="minorHAnsi" w:cstheme="minorHAnsi"/>
                  <w:caps w:val="0"/>
                </w:rPr>
                <w:delText>phy</w:delText>
              </w:r>
            </w:del>
            <w:del w:id="619" w:author="Laura Sitler" w:date="2023-07-06T13:36:00Z">
              <w:r w:rsidRPr="00BF1B27" w:rsidDel="007C144E">
                <w:rPr>
                  <w:rFonts w:asciiTheme="minorHAnsi" w:hAnsiTheme="minorHAnsi" w:cstheme="minorHAnsi"/>
                  <w:caps w:val="0"/>
                </w:rPr>
                <w:delText xml:space="preserve"> (ERCP)</w:delText>
              </w:r>
            </w:del>
          </w:p>
        </w:tc>
        <w:tc>
          <w:tcPr>
            <w:tcW w:w="4675" w:type="dxa"/>
            <w:vAlign w:val="center"/>
          </w:tcPr>
          <w:p w14:paraId="4DBFE3C1" w14:textId="53F9E99B" w:rsidR="00CF5B05" w:rsidRPr="00BF1B27" w:rsidDel="001129A7" w:rsidRDefault="006B1B3D"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620" w:author="Laura Sitler" w:date="2023-07-07T11:24:00Z"/>
                <w:rFonts w:asciiTheme="minorHAnsi" w:hAnsiTheme="minorHAnsi" w:cstheme="minorHAnsi"/>
              </w:rPr>
            </w:pPr>
            <w:del w:id="621" w:author="Laura Sitler" w:date="2023-07-07T11:24:00Z">
              <w:r w:rsidRPr="00BF1B27" w:rsidDel="001129A7">
                <w:rPr>
                  <w:rFonts w:asciiTheme="minorHAnsi" w:hAnsiTheme="minorHAnsi" w:cstheme="minorHAnsi"/>
                </w:rPr>
                <w:delText>A procedure that combines upper gastrointestinal (GI) endoscopy and contrast-enhanced fluoroscopy to treat problems of the bile and pancreatic ducts</w:delText>
              </w:r>
            </w:del>
          </w:p>
        </w:tc>
      </w:tr>
    </w:tbl>
    <w:p w14:paraId="04AAFDC3" w14:textId="752816EC" w:rsidR="00EC43C8" w:rsidRPr="00BF1B27" w:rsidRDefault="00EC43C8" w:rsidP="00BF1B27">
      <w:pPr>
        <w:spacing w:line="360" w:lineRule="auto"/>
        <w:ind w:firstLine="0"/>
        <w:rPr>
          <w:ins w:id="622" w:author="Laura Sitler" w:date="2023-07-07T11:42:00Z"/>
          <w:rFonts w:asciiTheme="minorHAnsi" w:hAnsiTheme="minorHAnsi" w:cstheme="minorHAnsi"/>
        </w:rPr>
      </w:pPr>
      <w:ins w:id="623" w:author="Laura Sitler" w:date="2023-07-07T11:42:00Z">
        <w:r w:rsidRPr="00BF1B27">
          <w:rPr>
            <w:rFonts w:asciiTheme="minorHAnsi" w:hAnsiTheme="minorHAnsi" w:cstheme="minorHAnsi"/>
          </w:rPr>
          <w:t xml:space="preserve">CT: computed tomography; GI: gastrointestinal; IV: intravenous; IVC: inferior vena cava; MRI: magnetic resonance imaging; SI: </w:t>
        </w:r>
      </w:ins>
      <w:ins w:id="624" w:author="Laura Sitler" w:date="2023-07-07T11:43:00Z">
        <w:r w:rsidRPr="00BF1B27">
          <w:rPr>
            <w:rFonts w:asciiTheme="minorHAnsi" w:hAnsiTheme="minorHAnsi" w:cstheme="minorHAnsi"/>
          </w:rPr>
          <w:t>sacroiliac</w:t>
        </w:r>
      </w:ins>
      <w:ins w:id="625" w:author="Laura Sitler" w:date="2023-07-07T11:42:00Z">
        <w:r w:rsidRPr="00BF1B27">
          <w:rPr>
            <w:rFonts w:asciiTheme="minorHAnsi" w:hAnsiTheme="minorHAnsi" w:cstheme="minorHAnsi"/>
          </w:rPr>
          <w:t>.</w:t>
        </w:r>
      </w:ins>
    </w:p>
    <w:p w14:paraId="0465F405" w14:textId="0F5A4190" w:rsidR="00CF5B05" w:rsidRPr="00BF1B27" w:rsidDel="001129A7" w:rsidRDefault="00714B3D">
      <w:pPr>
        <w:pStyle w:val="Heading2"/>
        <w:spacing w:line="360" w:lineRule="auto"/>
        <w:rPr>
          <w:del w:id="626" w:author="Laura Sitler" w:date="2023-07-07T11:25:00Z"/>
          <w:rFonts w:asciiTheme="minorHAnsi" w:hAnsiTheme="minorHAnsi" w:cstheme="minorHAnsi"/>
        </w:rPr>
        <w:pPrChange w:id="627" w:author="Laura Sitler" w:date="2023-07-07T11:24:00Z">
          <w:pPr>
            <w:spacing w:line="360" w:lineRule="auto"/>
            <w:ind w:firstLine="0"/>
          </w:pPr>
        </w:pPrChange>
      </w:pPr>
      <w:del w:id="628" w:author="Laura Sitler" w:date="2023-07-07T11:24:00Z">
        <w:r w:rsidRPr="00BF1B27" w:rsidDel="001129A7">
          <w:rPr>
            <w:rFonts w:asciiTheme="minorHAnsi" w:hAnsiTheme="minorHAnsi" w:cstheme="minorHAnsi"/>
            <w:color w:val="000000" w:themeColor="text1"/>
          </w:rPr>
          <w:delText xml:space="preserve">Table </w:delText>
        </w:r>
        <w:r w:rsidRPr="00BF1B27" w:rsidDel="001129A7">
          <w:rPr>
            <w:rFonts w:asciiTheme="minorHAnsi" w:hAnsiTheme="minorHAnsi" w:cstheme="minorHAnsi"/>
            <w:color w:val="000000" w:themeColor="text1"/>
          </w:rPr>
          <w:fldChar w:fldCharType="begin"/>
        </w:r>
        <w:r w:rsidRPr="00BF1B27" w:rsidDel="001129A7">
          <w:rPr>
            <w:rFonts w:asciiTheme="minorHAnsi" w:hAnsiTheme="minorHAnsi" w:cstheme="minorHAnsi"/>
            <w:color w:val="000000" w:themeColor="text1"/>
          </w:rPr>
          <w:delInstrText xml:space="preserve"> SEQ Table \* ARABIC </w:delInstrText>
        </w:r>
        <w:r w:rsidRPr="00BF1B27" w:rsidDel="001129A7">
          <w:rPr>
            <w:rFonts w:asciiTheme="minorHAnsi" w:hAnsiTheme="minorHAnsi" w:cstheme="minorHAnsi"/>
            <w:color w:val="000000" w:themeColor="text1"/>
          </w:rPr>
          <w:fldChar w:fldCharType="separate"/>
        </w:r>
        <w:r w:rsidRPr="00BF1B27" w:rsidDel="001129A7">
          <w:rPr>
            <w:rFonts w:asciiTheme="minorHAnsi" w:hAnsiTheme="minorHAnsi" w:cstheme="minorHAnsi"/>
            <w:noProof/>
            <w:color w:val="000000" w:themeColor="text1"/>
          </w:rPr>
          <w:delText>2</w:delText>
        </w:r>
        <w:r w:rsidRPr="00BF1B27" w:rsidDel="001129A7">
          <w:rPr>
            <w:rFonts w:asciiTheme="minorHAnsi" w:hAnsiTheme="minorHAnsi" w:cstheme="minorHAnsi"/>
            <w:color w:val="000000" w:themeColor="text1"/>
          </w:rPr>
          <w:fldChar w:fldCharType="end"/>
        </w:r>
        <w:r w:rsidRPr="00BF1B27" w:rsidDel="001129A7">
          <w:rPr>
            <w:rFonts w:asciiTheme="minorHAnsi" w:hAnsiTheme="minorHAnsi" w:cstheme="minorHAnsi"/>
            <w:color w:val="000000" w:themeColor="text1"/>
          </w:rPr>
          <w:delText>. Most Commonly Performed Biliary Fluroscopy Procedures</w:delText>
        </w:r>
      </w:del>
      <w:ins w:id="629" w:author="Laura Sitler" w:date="2023-07-07T11:24:00Z">
        <w:r w:rsidR="001129A7" w:rsidRPr="00BF1B27">
          <w:rPr>
            <w:rFonts w:asciiTheme="minorHAnsi" w:hAnsiTheme="minorHAnsi" w:cstheme="minorHAnsi"/>
          </w:rPr>
          <w:t xml:space="preserve"> </w:t>
        </w:r>
      </w:ins>
    </w:p>
    <w:p w14:paraId="14AF369C" w14:textId="5DF10544" w:rsidR="00AC4DC1" w:rsidRPr="00BF1B27" w:rsidDel="001129A7" w:rsidRDefault="00AC4DC1" w:rsidP="00BF1B27">
      <w:pPr>
        <w:spacing w:line="360" w:lineRule="auto"/>
        <w:ind w:firstLine="0"/>
        <w:rPr>
          <w:del w:id="630" w:author="Laura Sitler" w:date="2023-07-07T11:24:00Z"/>
          <w:rFonts w:asciiTheme="minorHAnsi" w:hAnsiTheme="minorHAnsi" w:cstheme="minorHAnsi"/>
        </w:rPr>
      </w:pPr>
    </w:p>
    <w:p w14:paraId="5DEC4A13" w14:textId="4B99B8CA" w:rsidR="00CF5B05" w:rsidRPr="00BF1B27" w:rsidDel="001129A7" w:rsidRDefault="003215E8" w:rsidP="00BF1B27">
      <w:pPr>
        <w:pStyle w:val="Heading2"/>
        <w:spacing w:line="360" w:lineRule="auto"/>
        <w:rPr>
          <w:del w:id="631" w:author="Laura Sitler" w:date="2023-07-07T11:24:00Z"/>
          <w:rFonts w:asciiTheme="minorHAnsi" w:hAnsiTheme="minorHAnsi" w:cstheme="minorHAnsi"/>
        </w:rPr>
      </w:pPr>
      <w:del w:id="632" w:author="Laura Sitler" w:date="2023-07-07T11:24:00Z">
        <w:r w:rsidRPr="00BF1B27" w:rsidDel="001129A7">
          <w:rPr>
            <w:rFonts w:asciiTheme="minorHAnsi" w:hAnsiTheme="minorHAnsi" w:cstheme="minorHAnsi"/>
          </w:rPr>
          <w:delText>Genitourinary</w:delText>
        </w:r>
      </w:del>
    </w:p>
    <w:tbl>
      <w:tblPr>
        <w:tblStyle w:val="PlainTable3"/>
        <w:tblW w:w="0" w:type="auto"/>
        <w:tblLook w:val="04A0" w:firstRow="1" w:lastRow="0" w:firstColumn="1" w:lastColumn="0" w:noHBand="0" w:noVBand="1"/>
      </w:tblPr>
      <w:tblGrid>
        <w:gridCol w:w="4675"/>
        <w:gridCol w:w="4675"/>
      </w:tblGrid>
      <w:tr w:rsidR="00CF5B05" w:rsidRPr="00BF1B27" w:rsidDel="001129A7" w14:paraId="72BA7AA5" w14:textId="5B6A9E35" w:rsidTr="00D12AB2">
        <w:trPr>
          <w:cnfStyle w:val="100000000000" w:firstRow="1" w:lastRow="0" w:firstColumn="0" w:lastColumn="0" w:oddVBand="0" w:evenVBand="0" w:oddHBand="0" w:evenHBand="0" w:firstRowFirstColumn="0" w:firstRowLastColumn="0" w:lastRowFirstColumn="0" w:lastRowLastColumn="0"/>
          <w:del w:id="633" w:author="Laura Sitler" w:date="2023-07-07T11:24:00Z"/>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43A610F3" w14:textId="00DD6EA5" w:rsidR="00CF5B05" w:rsidRPr="00BF1B27" w:rsidDel="001129A7" w:rsidRDefault="00CF5B05" w:rsidP="00BF1B27">
            <w:pPr>
              <w:spacing w:line="360" w:lineRule="auto"/>
              <w:ind w:firstLine="0"/>
              <w:jc w:val="center"/>
              <w:rPr>
                <w:del w:id="634" w:author="Laura Sitler" w:date="2023-07-07T11:24:00Z"/>
                <w:rFonts w:asciiTheme="minorHAnsi" w:hAnsiTheme="minorHAnsi" w:cstheme="minorHAnsi"/>
                <w:caps w:val="0"/>
              </w:rPr>
            </w:pPr>
            <w:del w:id="635" w:author="Laura Sitler" w:date="2023-07-07T11:24:00Z">
              <w:r w:rsidRPr="00BF1B27" w:rsidDel="001129A7">
                <w:rPr>
                  <w:rFonts w:asciiTheme="minorHAnsi" w:hAnsiTheme="minorHAnsi" w:cstheme="minorHAnsi"/>
                  <w:caps w:val="0"/>
                </w:rPr>
                <w:delText>Fluoroscopic Exam</w:delText>
              </w:r>
            </w:del>
          </w:p>
        </w:tc>
        <w:tc>
          <w:tcPr>
            <w:tcW w:w="4675" w:type="dxa"/>
            <w:vAlign w:val="center"/>
          </w:tcPr>
          <w:p w14:paraId="54E51098" w14:textId="3FC3F3BE" w:rsidR="00CF5B05" w:rsidRPr="00BF1B27" w:rsidDel="001129A7" w:rsidRDefault="006B1B3D" w:rsidP="00BF1B27">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del w:id="636" w:author="Laura Sitler" w:date="2023-07-07T11:24:00Z"/>
                <w:rFonts w:asciiTheme="minorHAnsi" w:hAnsiTheme="minorHAnsi" w:cstheme="minorHAnsi"/>
                <w:caps w:val="0"/>
              </w:rPr>
            </w:pPr>
            <w:del w:id="637" w:author="Laura Sitler" w:date="2023-07-07T11:24:00Z">
              <w:r w:rsidRPr="00BF1B27" w:rsidDel="001129A7">
                <w:rPr>
                  <w:rFonts w:asciiTheme="minorHAnsi" w:hAnsiTheme="minorHAnsi" w:cstheme="minorHAnsi"/>
                  <w:caps w:val="0"/>
                </w:rPr>
                <w:delText>Description</w:delText>
              </w:r>
            </w:del>
          </w:p>
        </w:tc>
      </w:tr>
      <w:tr w:rsidR="00CF5B05" w:rsidRPr="00BF1B27" w:rsidDel="001129A7" w14:paraId="4E302236" w14:textId="73920128" w:rsidTr="00D12AB2">
        <w:trPr>
          <w:cnfStyle w:val="000000100000" w:firstRow="0" w:lastRow="0" w:firstColumn="0" w:lastColumn="0" w:oddVBand="0" w:evenVBand="0" w:oddHBand="1" w:evenHBand="0" w:firstRowFirstColumn="0" w:firstRowLastColumn="0" w:lastRowFirstColumn="0" w:lastRowLastColumn="0"/>
          <w:del w:id="638"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9FC4BE3" w14:textId="53E810AD" w:rsidR="00CF5B05" w:rsidRPr="00BF1B27" w:rsidDel="001129A7" w:rsidRDefault="004145BA" w:rsidP="00BF1B27">
            <w:pPr>
              <w:spacing w:line="360" w:lineRule="auto"/>
              <w:ind w:firstLine="0"/>
              <w:jc w:val="center"/>
              <w:rPr>
                <w:del w:id="639" w:author="Laura Sitler" w:date="2023-07-07T11:24:00Z"/>
                <w:rFonts w:asciiTheme="minorHAnsi" w:hAnsiTheme="minorHAnsi" w:cstheme="minorHAnsi"/>
                <w:caps w:val="0"/>
              </w:rPr>
            </w:pPr>
            <w:del w:id="640" w:author="Laura Sitler" w:date="2023-07-07T11:24:00Z">
              <w:r w:rsidRPr="00BF1B27" w:rsidDel="001129A7">
                <w:rPr>
                  <w:rFonts w:asciiTheme="minorHAnsi" w:hAnsiTheme="minorHAnsi" w:cstheme="minorHAnsi"/>
                  <w:caps w:val="0"/>
                </w:rPr>
                <w:delText>Cystogram</w:delText>
              </w:r>
            </w:del>
          </w:p>
          <w:p w14:paraId="77000D90" w14:textId="606BDB2D" w:rsidR="006B1B3D" w:rsidRPr="00BF1B27" w:rsidDel="001129A7" w:rsidRDefault="006B1B3D" w:rsidP="00BF1B27">
            <w:pPr>
              <w:spacing w:line="360" w:lineRule="auto"/>
              <w:ind w:firstLine="0"/>
              <w:jc w:val="center"/>
              <w:rPr>
                <w:del w:id="641" w:author="Laura Sitler" w:date="2023-07-07T11:24:00Z"/>
                <w:rFonts w:asciiTheme="minorHAnsi" w:hAnsiTheme="minorHAnsi" w:cstheme="minorHAnsi"/>
                <w:b w:val="0"/>
                <w:bCs w:val="0"/>
                <w:i/>
                <w:iCs/>
                <w:caps w:val="0"/>
              </w:rPr>
            </w:pPr>
            <w:del w:id="642" w:author="Laura Sitler" w:date="2023-07-07T11:24:00Z">
              <w:r w:rsidRPr="00BF1B27" w:rsidDel="001129A7">
                <w:rPr>
                  <w:rFonts w:asciiTheme="minorHAnsi" w:hAnsiTheme="minorHAnsi" w:cstheme="minorHAnsi"/>
                  <w:i/>
                  <w:iCs/>
                  <w:caps w:val="0"/>
                </w:rPr>
                <w:delText>May be performed in radiology or in the OR</w:delText>
              </w:r>
            </w:del>
          </w:p>
        </w:tc>
        <w:tc>
          <w:tcPr>
            <w:tcW w:w="4675" w:type="dxa"/>
            <w:vAlign w:val="center"/>
          </w:tcPr>
          <w:p w14:paraId="0C6307D5" w14:textId="23C910B0" w:rsidR="00CF5B05" w:rsidRPr="00BF1B27" w:rsidDel="001129A7" w:rsidRDefault="006B1B3D"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643" w:author="Laura Sitler" w:date="2023-07-07T11:24:00Z"/>
                <w:rFonts w:asciiTheme="minorHAnsi" w:hAnsiTheme="minorHAnsi" w:cstheme="minorHAnsi"/>
              </w:rPr>
            </w:pPr>
            <w:del w:id="644" w:author="Laura Sitler" w:date="2023-07-07T11:24:00Z">
              <w:r w:rsidRPr="00BF1B27" w:rsidDel="001129A7">
                <w:rPr>
                  <w:rFonts w:asciiTheme="minorHAnsi" w:hAnsiTheme="minorHAnsi" w:cstheme="minorHAnsi"/>
                </w:rPr>
                <w:delText>A contrast-enhanced radiographic study commonly used to assess structural characteristics of the bladder</w:delText>
              </w:r>
            </w:del>
          </w:p>
        </w:tc>
      </w:tr>
      <w:tr w:rsidR="00CF5B05" w:rsidRPr="00BF1B27" w:rsidDel="001129A7" w14:paraId="6347C7DA" w14:textId="71B794D8" w:rsidTr="00D12AB2">
        <w:trPr>
          <w:del w:id="645"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79D556C" w14:textId="74E3059E" w:rsidR="00CF5B05" w:rsidRPr="00BF1B27" w:rsidDel="001129A7" w:rsidRDefault="004145BA" w:rsidP="00BF1B27">
            <w:pPr>
              <w:spacing w:line="360" w:lineRule="auto"/>
              <w:ind w:firstLine="0"/>
              <w:jc w:val="center"/>
              <w:rPr>
                <w:del w:id="646" w:author="Laura Sitler" w:date="2023-07-07T11:24:00Z"/>
                <w:rFonts w:asciiTheme="minorHAnsi" w:hAnsiTheme="minorHAnsi" w:cstheme="minorHAnsi"/>
                <w:b w:val="0"/>
                <w:bCs w:val="0"/>
                <w:caps w:val="0"/>
              </w:rPr>
            </w:pPr>
            <w:del w:id="647" w:author="Laura Sitler" w:date="2023-07-07T11:24:00Z">
              <w:r w:rsidRPr="00BF1B27" w:rsidDel="001129A7">
                <w:rPr>
                  <w:rFonts w:asciiTheme="minorHAnsi" w:hAnsiTheme="minorHAnsi" w:cstheme="minorHAnsi"/>
                  <w:caps w:val="0"/>
                </w:rPr>
                <w:delText>Voiding Cystourethrogram</w:delText>
              </w:r>
            </w:del>
            <w:del w:id="648" w:author="Laura Sitler" w:date="2023-06-30T13:30:00Z">
              <w:r w:rsidRPr="00BF1B27" w:rsidDel="00D1151D">
                <w:rPr>
                  <w:rFonts w:asciiTheme="minorHAnsi" w:hAnsiTheme="minorHAnsi" w:cstheme="minorHAnsi"/>
                  <w:caps w:val="0"/>
                </w:rPr>
                <w:delText xml:space="preserve"> (VCUG)</w:delText>
              </w:r>
            </w:del>
          </w:p>
        </w:tc>
        <w:tc>
          <w:tcPr>
            <w:tcW w:w="4675" w:type="dxa"/>
            <w:vAlign w:val="center"/>
          </w:tcPr>
          <w:p w14:paraId="70EA3031" w14:textId="115B2C1A" w:rsidR="00CF5B05" w:rsidRPr="00BF1B27" w:rsidDel="001129A7" w:rsidRDefault="006B1B3D"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649" w:author="Laura Sitler" w:date="2023-07-07T11:24:00Z"/>
                <w:rFonts w:asciiTheme="minorHAnsi" w:hAnsiTheme="minorHAnsi" w:cstheme="minorHAnsi"/>
              </w:rPr>
            </w:pPr>
            <w:del w:id="650" w:author="Laura Sitler" w:date="2023-07-07T11:24:00Z">
              <w:r w:rsidRPr="00BF1B27" w:rsidDel="001129A7">
                <w:rPr>
                  <w:rFonts w:asciiTheme="minorHAnsi" w:hAnsiTheme="minorHAnsi" w:cstheme="minorHAnsi"/>
                </w:rPr>
                <w:delText xml:space="preserve">A contrast-enhanced radiographic study commonly used to assess structural characteristics of the bladder and evaluate </w:delText>
              </w:r>
              <w:r w:rsidRPr="00BF1B27" w:rsidDel="001129A7">
                <w:rPr>
                  <w:rFonts w:asciiTheme="minorHAnsi" w:hAnsiTheme="minorHAnsi" w:cstheme="minorHAnsi"/>
                </w:rPr>
                <w:lastRenderedPageBreak/>
                <w:delText>possible vesicoureteral reflux. The exam is similar to a cystogram, except the patient then voids their bladder under fluoroscopy</w:delText>
              </w:r>
            </w:del>
          </w:p>
        </w:tc>
      </w:tr>
      <w:tr w:rsidR="00CF5B05" w:rsidRPr="00BF1B27" w:rsidDel="001129A7" w14:paraId="34014ACC" w14:textId="69E86AA8" w:rsidTr="00D12AB2">
        <w:trPr>
          <w:cnfStyle w:val="000000100000" w:firstRow="0" w:lastRow="0" w:firstColumn="0" w:lastColumn="0" w:oddVBand="0" w:evenVBand="0" w:oddHBand="1" w:evenHBand="0" w:firstRowFirstColumn="0" w:firstRowLastColumn="0" w:lastRowFirstColumn="0" w:lastRowLastColumn="0"/>
          <w:del w:id="651"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3CAE05E" w14:textId="465613E1" w:rsidR="00CF5B05" w:rsidRPr="00BF1B27" w:rsidDel="001129A7" w:rsidRDefault="004145BA" w:rsidP="00BF1B27">
            <w:pPr>
              <w:spacing w:line="360" w:lineRule="auto"/>
              <w:ind w:firstLine="0"/>
              <w:jc w:val="center"/>
              <w:rPr>
                <w:del w:id="652" w:author="Laura Sitler" w:date="2023-07-07T11:24:00Z"/>
                <w:rFonts w:asciiTheme="minorHAnsi" w:hAnsiTheme="minorHAnsi" w:cstheme="minorHAnsi"/>
                <w:b w:val="0"/>
                <w:bCs w:val="0"/>
                <w:i/>
                <w:iCs/>
                <w:caps w:val="0"/>
              </w:rPr>
            </w:pPr>
            <w:del w:id="653" w:author="Laura Sitler" w:date="2023-07-07T11:24:00Z">
              <w:r w:rsidRPr="00BF1B27" w:rsidDel="001129A7">
                <w:rPr>
                  <w:rFonts w:asciiTheme="minorHAnsi" w:hAnsiTheme="minorHAnsi" w:cstheme="minorHAnsi"/>
                  <w:caps w:val="0"/>
                </w:rPr>
                <w:lastRenderedPageBreak/>
                <w:delText>Retrograde Urethrogram</w:delText>
              </w:r>
            </w:del>
          </w:p>
        </w:tc>
        <w:tc>
          <w:tcPr>
            <w:tcW w:w="4675" w:type="dxa"/>
            <w:vAlign w:val="center"/>
          </w:tcPr>
          <w:p w14:paraId="371822F1" w14:textId="54FC30C9" w:rsidR="00CF5B05" w:rsidRPr="00BF1B27" w:rsidDel="001129A7" w:rsidRDefault="00DA4DDF"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654" w:author="Laura Sitler" w:date="2023-07-07T11:24:00Z"/>
                <w:rFonts w:asciiTheme="minorHAnsi" w:hAnsiTheme="minorHAnsi" w:cstheme="minorHAnsi"/>
              </w:rPr>
            </w:pPr>
            <w:del w:id="655" w:author="Laura Sitler" w:date="2023-07-07T11:24:00Z">
              <w:r w:rsidRPr="00BF1B27" w:rsidDel="001129A7">
                <w:rPr>
                  <w:rFonts w:asciiTheme="minorHAnsi" w:hAnsiTheme="minorHAnsi" w:cstheme="minorHAnsi"/>
                </w:rPr>
                <w:delText>A contrast-enhanced radiographic procedure, performed most commonly in male patients, to diagnose urethral pathology, such as trauma to the urethra or urethral stricture</w:delText>
              </w:r>
            </w:del>
          </w:p>
        </w:tc>
      </w:tr>
      <w:tr w:rsidR="004145BA" w:rsidRPr="00BF1B27" w:rsidDel="001129A7" w14:paraId="136BF9D3" w14:textId="75D4E19B" w:rsidTr="00D12AB2">
        <w:trPr>
          <w:del w:id="656"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5BF7178" w14:textId="061EACC4" w:rsidR="004145BA" w:rsidRPr="00BF1B27" w:rsidDel="001129A7" w:rsidRDefault="004145BA" w:rsidP="00BF1B27">
            <w:pPr>
              <w:spacing w:line="360" w:lineRule="auto"/>
              <w:ind w:firstLine="0"/>
              <w:jc w:val="center"/>
              <w:rPr>
                <w:del w:id="657" w:author="Laura Sitler" w:date="2023-07-07T11:24:00Z"/>
                <w:rFonts w:asciiTheme="minorHAnsi" w:hAnsiTheme="minorHAnsi" w:cstheme="minorHAnsi"/>
                <w:b w:val="0"/>
                <w:bCs w:val="0"/>
                <w:caps w:val="0"/>
              </w:rPr>
            </w:pPr>
            <w:del w:id="658" w:author="Laura Sitler" w:date="2023-07-07T11:24:00Z">
              <w:r w:rsidRPr="00BF1B27" w:rsidDel="001129A7">
                <w:rPr>
                  <w:rFonts w:asciiTheme="minorHAnsi" w:hAnsiTheme="minorHAnsi" w:cstheme="minorHAnsi"/>
                  <w:caps w:val="0"/>
                </w:rPr>
                <w:delText>Intravenous Pyelogram/Intravenous Urogram</w:delText>
              </w:r>
            </w:del>
            <w:del w:id="659" w:author="Laura Sitler" w:date="2023-07-06T13:37:00Z">
              <w:r w:rsidRPr="00BF1B27" w:rsidDel="007C144E">
                <w:rPr>
                  <w:rFonts w:asciiTheme="minorHAnsi" w:hAnsiTheme="minorHAnsi" w:cstheme="minorHAnsi"/>
                  <w:caps w:val="0"/>
                  <w:vertAlign w:val="superscript"/>
                </w:rPr>
                <w:delText xml:space="preserve"> </w:delText>
              </w:r>
              <w:r w:rsidRPr="00BF1B27" w:rsidDel="007C144E">
                <w:rPr>
                  <w:rFonts w:asciiTheme="minorHAnsi" w:hAnsiTheme="minorHAnsi" w:cstheme="minorHAnsi"/>
                  <w:caps w:val="0"/>
                  <w:highlight w:val="cyan"/>
                  <w:vertAlign w:val="superscript"/>
                </w:rPr>
                <w:delText>(IVP/IVU)</w:delText>
              </w:r>
            </w:del>
          </w:p>
        </w:tc>
        <w:tc>
          <w:tcPr>
            <w:tcW w:w="4675" w:type="dxa"/>
            <w:vAlign w:val="center"/>
          </w:tcPr>
          <w:p w14:paraId="7C70EE1E" w14:textId="2CF60970" w:rsidR="004145BA" w:rsidRPr="00BF1B27" w:rsidDel="001129A7" w:rsidRDefault="00DA4DDF"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660" w:author="Laura Sitler" w:date="2023-07-07T11:24:00Z"/>
                <w:rFonts w:asciiTheme="minorHAnsi" w:hAnsiTheme="minorHAnsi" w:cstheme="minorHAnsi"/>
              </w:rPr>
            </w:pPr>
            <w:del w:id="661" w:author="Laura Sitler" w:date="2023-07-07T11:24:00Z">
              <w:r w:rsidRPr="00BF1B27" w:rsidDel="001129A7">
                <w:rPr>
                  <w:rFonts w:asciiTheme="minorHAnsi" w:hAnsiTheme="minorHAnsi" w:cstheme="minorHAnsi"/>
                </w:rPr>
                <w:delText>A contrast-enhanced radiographic study commonly used to assess structural characteristics of the kidneys, ureters, and bladder</w:delText>
              </w:r>
            </w:del>
          </w:p>
        </w:tc>
      </w:tr>
      <w:tr w:rsidR="004145BA" w:rsidRPr="00BF1B27" w:rsidDel="001129A7" w14:paraId="79C947E7" w14:textId="1E9241E0" w:rsidTr="00D12AB2">
        <w:trPr>
          <w:cnfStyle w:val="000000100000" w:firstRow="0" w:lastRow="0" w:firstColumn="0" w:lastColumn="0" w:oddVBand="0" w:evenVBand="0" w:oddHBand="1" w:evenHBand="0" w:firstRowFirstColumn="0" w:firstRowLastColumn="0" w:lastRowFirstColumn="0" w:lastRowLastColumn="0"/>
          <w:del w:id="662"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9211959" w14:textId="3B2C473E" w:rsidR="004145BA" w:rsidRPr="00BF1B27" w:rsidDel="001129A7" w:rsidRDefault="004145BA" w:rsidP="00BF1B27">
            <w:pPr>
              <w:spacing w:line="360" w:lineRule="auto"/>
              <w:ind w:firstLine="0"/>
              <w:jc w:val="center"/>
              <w:rPr>
                <w:del w:id="663" w:author="Laura Sitler" w:date="2023-07-07T11:24:00Z"/>
                <w:rFonts w:asciiTheme="minorHAnsi" w:hAnsiTheme="minorHAnsi" w:cstheme="minorHAnsi"/>
                <w:b w:val="0"/>
                <w:bCs w:val="0"/>
                <w:caps w:val="0"/>
              </w:rPr>
            </w:pPr>
            <w:del w:id="664" w:author="Laura Sitler" w:date="2023-07-07T11:24:00Z">
              <w:r w:rsidRPr="00BF1B27" w:rsidDel="001129A7">
                <w:rPr>
                  <w:rFonts w:asciiTheme="minorHAnsi" w:hAnsiTheme="minorHAnsi" w:cstheme="minorHAnsi"/>
                  <w:caps w:val="0"/>
                </w:rPr>
                <w:delText>Hysterosalpingogram</w:delText>
              </w:r>
            </w:del>
            <w:del w:id="665" w:author="Laura Sitler" w:date="2023-07-06T13:37:00Z">
              <w:r w:rsidRPr="00BF1B27" w:rsidDel="007C144E">
                <w:rPr>
                  <w:rFonts w:asciiTheme="minorHAnsi" w:hAnsiTheme="minorHAnsi" w:cstheme="minorHAnsi"/>
                  <w:caps w:val="0"/>
                </w:rPr>
                <w:delText xml:space="preserve"> (HSG)</w:delText>
              </w:r>
            </w:del>
          </w:p>
        </w:tc>
        <w:tc>
          <w:tcPr>
            <w:tcW w:w="4675" w:type="dxa"/>
            <w:vAlign w:val="center"/>
          </w:tcPr>
          <w:p w14:paraId="35D65009" w14:textId="3D2A65DA" w:rsidR="004145BA" w:rsidRPr="00BF1B27" w:rsidDel="001129A7" w:rsidRDefault="00DA4DDF"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666" w:author="Laura Sitler" w:date="2023-07-07T11:24:00Z"/>
                <w:rFonts w:asciiTheme="minorHAnsi" w:hAnsiTheme="minorHAnsi" w:cstheme="minorHAnsi"/>
              </w:rPr>
            </w:pPr>
            <w:del w:id="667" w:author="Laura Sitler" w:date="2023-07-07T11:24:00Z">
              <w:r w:rsidRPr="00BF1B27" w:rsidDel="001129A7">
                <w:rPr>
                  <w:rFonts w:asciiTheme="minorHAnsi" w:hAnsiTheme="minorHAnsi" w:cstheme="minorHAnsi"/>
                </w:rPr>
                <w:delText>A contrast-enhanced radiographic study, performed in female patients, to evaluate the shape of the uterus, determine if fallopian tubes are open, and investigate miscarriages because of problems in the uterus</w:delText>
              </w:r>
            </w:del>
          </w:p>
        </w:tc>
      </w:tr>
    </w:tbl>
    <w:p w14:paraId="6ADC666B" w14:textId="2CC987BC" w:rsidR="009B3B55" w:rsidRPr="00BF1B27" w:rsidDel="001129A7" w:rsidRDefault="00DF745B" w:rsidP="00BF1B27">
      <w:pPr>
        <w:spacing w:line="360" w:lineRule="auto"/>
        <w:ind w:firstLine="0"/>
        <w:rPr>
          <w:del w:id="668" w:author="Laura Sitler" w:date="2023-07-07T11:24:00Z"/>
          <w:rFonts w:asciiTheme="minorHAnsi" w:hAnsiTheme="minorHAnsi" w:cstheme="minorHAnsi"/>
          <w:color w:val="000000" w:themeColor="text1"/>
        </w:rPr>
      </w:pPr>
      <w:del w:id="669" w:author="Laura Sitler" w:date="2023-07-07T11:24:00Z">
        <w:r w:rsidRPr="00BF1B27" w:rsidDel="001129A7">
          <w:rPr>
            <w:rFonts w:asciiTheme="minorHAnsi" w:hAnsiTheme="minorHAnsi" w:cstheme="minorHAnsi"/>
            <w:color w:val="000000" w:themeColor="text1"/>
          </w:rPr>
          <w:delText xml:space="preserve">Table 3. Most Commonly Performed Genitourinary </w:delText>
        </w:r>
        <w:r w:rsidR="00A827DB" w:rsidRPr="00BF1B27" w:rsidDel="001129A7">
          <w:rPr>
            <w:rFonts w:asciiTheme="minorHAnsi" w:hAnsiTheme="minorHAnsi" w:cstheme="minorHAnsi"/>
            <w:color w:val="000000" w:themeColor="text1"/>
          </w:rPr>
          <w:delText>Fluoroscopy</w:delText>
        </w:r>
        <w:r w:rsidRPr="00BF1B27" w:rsidDel="001129A7">
          <w:rPr>
            <w:rFonts w:asciiTheme="minorHAnsi" w:hAnsiTheme="minorHAnsi" w:cstheme="minorHAnsi"/>
            <w:color w:val="000000" w:themeColor="text1"/>
          </w:rPr>
          <w:delText xml:space="preserve"> Procedures</w:delText>
        </w:r>
      </w:del>
    </w:p>
    <w:p w14:paraId="29BD571F" w14:textId="0542061D" w:rsidR="00DF745B" w:rsidRPr="00BF1B27" w:rsidDel="001129A7" w:rsidRDefault="00DF745B" w:rsidP="00BF1B27">
      <w:pPr>
        <w:spacing w:line="360" w:lineRule="auto"/>
        <w:ind w:firstLine="0"/>
        <w:rPr>
          <w:del w:id="670" w:author="Laura Sitler" w:date="2023-07-07T11:24:00Z"/>
          <w:rFonts w:asciiTheme="minorHAnsi" w:hAnsiTheme="minorHAnsi" w:cstheme="minorHAnsi"/>
          <w:i/>
          <w:iCs/>
          <w:color w:val="000000" w:themeColor="text1"/>
        </w:rPr>
      </w:pPr>
    </w:p>
    <w:p w14:paraId="26D95E29" w14:textId="5DD8804F" w:rsidR="004145BA" w:rsidRPr="00BF1B27" w:rsidDel="001129A7" w:rsidRDefault="004145BA" w:rsidP="00BF1B27">
      <w:pPr>
        <w:pStyle w:val="Heading2"/>
        <w:spacing w:line="360" w:lineRule="auto"/>
        <w:rPr>
          <w:del w:id="671" w:author="Laura Sitler" w:date="2023-07-07T11:24:00Z"/>
          <w:rFonts w:asciiTheme="minorHAnsi" w:hAnsiTheme="minorHAnsi" w:cstheme="minorHAnsi"/>
        </w:rPr>
      </w:pPr>
      <w:bookmarkStart w:id="672" w:name="_Ref135986908"/>
      <w:del w:id="673" w:author="Laura Sitler" w:date="2023-07-07T11:24:00Z">
        <w:r w:rsidRPr="00BF1B27" w:rsidDel="001129A7">
          <w:rPr>
            <w:rFonts w:asciiTheme="minorHAnsi" w:hAnsiTheme="minorHAnsi" w:cstheme="minorHAnsi"/>
          </w:rPr>
          <w:delText>Musculoskeletal</w:delText>
        </w:r>
        <w:r w:rsidR="00C97F42" w:rsidRPr="00BF1B27" w:rsidDel="001129A7">
          <w:rPr>
            <w:rFonts w:asciiTheme="minorHAnsi" w:hAnsiTheme="minorHAnsi" w:cstheme="minorHAnsi"/>
          </w:rPr>
          <w:delText>/Spine</w:delText>
        </w:r>
        <w:bookmarkEnd w:id="672"/>
      </w:del>
    </w:p>
    <w:tbl>
      <w:tblPr>
        <w:tblStyle w:val="PlainTable3"/>
        <w:tblW w:w="0" w:type="auto"/>
        <w:tblLook w:val="04A0" w:firstRow="1" w:lastRow="0" w:firstColumn="1" w:lastColumn="0" w:noHBand="0" w:noVBand="1"/>
      </w:tblPr>
      <w:tblGrid>
        <w:gridCol w:w="4675"/>
        <w:gridCol w:w="4675"/>
      </w:tblGrid>
      <w:tr w:rsidR="004145BA" w:rsidRPr="00BF1B27" w:rsidDel="001129A7" w14:paraId="5F3BF6BF" w14:textId="2D4EFFF4" w:rsidTr="00D12AB2">
        <w:trPr>
          <w:cnfStyle w:val="100000000000" w:firstRow="1" w:lastRow="0" w:firstColumn="0" w:lastColumn="0" w:oddVBand="0" w:evenVBand="0" w:oddHBand="0" w:evenHBand="0" w:firstRowFirstColumn="0" w:firstRowLastColumn="0" w:lastRowFirstColumn="0" w:lastRowLastColumn="0"/>
          <w:del w:id="674" w:author="Laura Sitler" w:date="2023-07-07T11:24:00Z"/>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65F424AC" w14:textId="23F22195" w:rsidR="004145BA" w:rsidRPr="00BF1B27" w:rsidDel="001129A7" w:rsidRDefault="004145BA" w:rsidP="00BF1B27">
            <w:pPr>
              <w:spacing w:line="360" w:lineRule="auto"/>
              <w:ind w:firstLine="0"/>
              <w:jc w:val="center"/>
              <w:rPr>
                <w:del w:id="675" w:author="Laura Sitler" w:date="2023-07-07T11:24:00Z"/>
                <w:rFonts w:asciiTheme="minorHAnsi" w:hAnsiTheme="minorHAnsi" w:cstheme="minorHAnsi"/>
                <w:caps w:val="0"/>
              </w:rPr>
            </w:pPr>
            <w:del w:id="676" w:author="Laura Sitler" w:date="2023-07-07T11:24:00Z">
              <w:r w:rsidRPr="00BF1B27" w:rsidDel="001129A7">
                <w:rPr>
                  <w:rFonts w:asciiTheme="minorHAnsi" w:hAnsiTheme="minorHAnsi" w:cstheme="minorHAnsi"/>
                  <w:caps w:val="0"/>
                </w:rPr>
                <w:delText>Fluoroscopic Exam</w:delText>
              </w:r>
            </w:del>
          </w:p>
        </w:tc>
        <w:tc>
          <w:tcPr>
            <w:tcW w:w="4675" w:type="dxa"/>
            <w:vAlign w:val="center"/>
          </w:tcPr>
          <w:p w14:paraId="622FCF98" w14:textId="455D749A" w:rsidR="004145BA" w:rsidRPr="00BF1B27" w:rsidDel="001129A7" w:rsidRDefault="006B1B3D" w:rsidP="00BF1B27">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del w:id="677" w:author="Laura Sitler" w:date="2023-07-07T11:24:00Z"/>
                <w:rFonts w:asciiTheme="minorHAnsi" w:hAnsiTheme="minorHAnsi" w:cstheme="minorHAnsi"/>
                <w:caps w:val="0"/>
              </w:rPr>
            </w:pPr>
            <w:del w:id="678" w:author="Laura Sitler" w:date="2023-07-07T11:24:00Z">
              <w:r w:rsidRPr="00BF1B27" w:rsidDel="001129A7">
                <w:rPr>
                  <w:rFonts w:asciiTheme="minorHAnsi" w:hAnsiTheme="minorHAnsi" w:cstheme="minorHAnsi"/>
                  <w:caps w:val="0"/>
                </w:rPr>
                <w:delText>Description</w:delText>
              </w:r>
            </w:del>
          </w:p>
        </w:tc>
      </w:tr>
      <w:tr w:rsidR="004145BA" w:rsidRPr="00BF1B27" w:rsidDel="001129A7" w14:paraId="4F497539" w14:textId="7FA43D03" w:rsidTr="00D12AB2">
        <w:trPr>
          <w:cnfStyle w:val="000000100000" w:firstRow="0" w:lastRow="0" w:firstColumn="0" w:lastColumn="0" w:oddVBand="0" w:evenVBand="0" w:oddHBand="1" w:evenHBand="0" w:firstRowFirstColumn="0" w:firstRowLastColumn="0" w:lastRowFirstColumn="0" w:lastRowLastColumn="0"/>
          <w:del w:id="679"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6D91D51" w14:textId="02560C46" w:rsidR="004145BA" w:rsidRPr="00BF1B27" w:rsidDel="001129A7" w:rsidRDefault="00C97F42" w:rsidP="00BF1B27">
            <w:pPr>
              <w:spacing w:line="360" w:lineRule="auto"/>
              <w:ind w:firstLine="0"/>
              <w:jc w:val="center"/>
              <w:rPr>
                <w:del w:id="680" w:author="Laura Sitler" w:date="2023-07-07T11:24:00Z"/>
                <w:rFonts w:asciiTheme="minorHAnsi" w:hAnsiTheme="minorHAnsi" w:cstheme="minorHAnsi"/>
                <w:caps w:val="0"/>
              </w:rPr>
            </w:pPr>
            <w:del w:id="681" w:author="Laura Sitler" w:date="2023-07-07T11:24:00Z">
              <w:r w:rsidRPr="00BF1B27" w:rsidDel="001129A7">
                <w:rPr>
                  <w:rFonts w:asciiTheme="minorHAnsi" w:hAnsiTheme="minorHAnsi" w:cstheme="minorHAnsi"/>
                  <w:caps w:val="0"/>
                </w:rPr>
                <w:delText>Arthrogram</w:delText>
              </w:r>
            </w:del>
          </w:p>
          <w:p w14:paraId="155ED5D3" w14:textId="31309419" w:rsidR="00C97F42" w:rsidRPr="00BF1B27" w:rsidDel="001129A7" w:rsidRDefault="00C97F42" w:rsidP="00BF1B27">
            <w:pPr>
              <w:spacing w:line="360" w:lineRule="auto"/>
              <w:ind w:firstLine="0"/>
              <w:jc w:val="center"/>
              <w:rPr>
                <w:del w:id="682" w:author="Laura Sitler" w:date="2023-07-07T11:24:00Z"/>
                <w:rFonts w:asciiTheme="minorHAnsi" w:hAnsiTheme="minorHAnsi" w:cstheme="minorHAnsi"/>
                <w:i/>
                <w:iCs/>
                <w:caps w:val="0"/>
              </w:rPr>
            </w:pPr>
            <w:del w:id="683" w:author="Laura Sitler" w:date="2023-07-07T11:24:00Z">
              <w:r w:rsidRPr="00BF1B27" w:rsidDel="001129A7">
                <w:rPr>
                  <w:rFonts w:asciiTheme="minorHAnsi" w:hAnsiTheme="minorHAnsi" w:cstheme="minorHAnsi"/>
                  <w:i/>
                  <w:iCs/>
                  <w:caps w:val="0"/>
                </w:rPr>
                <w:delText>Can be performed on any joint</w:delText>
              </w:r>
            </w:del>
          </w:p>
          <w:p w14:paraId="1A75F93F" w14:textId="4EFC931F" w:rsidR="00C97F42" w:rsidRPr="00BF1B27" w:rsidDel="001129A7" w:rsidRDefault="006F69C3" w:rsidP="00BF1B27">
            <w:pPr>
              <w:spacing w:line="360" w:lineRule="auto"/>
              <w:ind w:firstLine="0"/>
              <w:jc w:val="center"/>
              <w:rPr>
                <w:del w:id="684" w:author="Laura Sitler" w:date="2023-07-07T11:24:00Z"/>
                <w:rFonts w:asciiTheme="minorHAnsi" w:hAnsiTheme="minorHAnsi" w:cstheme="minorHAnsi"/>
                <w:b w:val="0"/>
                <w:bCs w:val="0"/>
                <w:i/>
                <w:iCs/>
                <w:caps w:val="0"/>
              </w:rPr>
            </w:pPr>
            <w:del w:id="685" w:author="Laura Sitler" w:date="2023-07-07T11:24:00Z">
              <w:r w:rsidRPr="00BF1B27" w:rsidDel="001129A7">
                <w:rPr>
                  <w:rFonts w:asciiTheme="minorHAnsi" w:hAnsiTheme="minorHAnsi" w:cstheme="minorHAnsi"/>
                  <w:i/>
                  <w:iCs/>
                  <w:caps w:val="0"/>
                </w:rPr>
                <w:delText>Combined with either</w:delText>
              </w:r>
              <w:r w:rsidR="00C97F42" w:rsidRPr="00BF1B27" w:rsidDel="001129A7">
                <w:rPr>
                  <w:rFonts w:asciiTheme="minorHAnsi" w:hAnsiTheme="minorHAnsi" w:cstheme="minorHAnsi"/>
                  <w:i/>
                  <w:iCs/>
                  <w:caps w:val="0"/>
                </w:rPr>
                <w:delText xml:space="preserve"> MRI or CT</w:delText>
              </w:r>
            </w:del>
          </w:p>
        </w:tc>
        <w:tc>
          <w:tcPr>
            <w:tcW w:w="4675" w:type="dxa"/>
            <w:vAlign w:val="center"/>
          </w:tcPr>
          <w:p w14:paraId="599F4C92" w14:textId="359A6868" w:rsidR="004145BA" w:rsidRPr="00BF1B27" w:rsidDel="001129A7" w:rsidRDefault="00C86A6B"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686" w:author="Laura Sitler" w:date="2023-07-07T11:24:00Z"/>
                <w:rFonts w:asciiTheme="minorHAnsi" w:hAnsiTheme="minorHAnsi" w:cstheme="minorHAnsi"/>
              </w:rPr>
            </w:pPr>
            <w:del w:id="687" w:author="Laura Sitler" w:date="2023-07-07T11:24:00Z">
              <w:r w:rsidRPr="00BF1B27" w:rsidDel="001129A7">
                <w:rPr>
                  <w:rFonts w:asciiTheme="minorHAnsi" w:hAnsiTheme="minorHAnsi" w:cstheme="minorHAnsi"/>
                </w:rPr>
                <w:delText>Fluoroscopy-guided injection of contrast media into a joint space to enhance the visibility of injury to tendons, ligaments, and cartilage; typically followed by MRI or CT</w:delText>
              </w:r>
            </w:del>
          </w:p>
        </w:tc>
      </w:tr>
      <w:tr w:rsidR="009B3B55" w:rsidRPr="00BF1B27" w:rsidDel="001129A7" w14:paraId="6F0FDC2E" w14:textId="2AD1092D" w:rsidTr="00D12AB2">
        <w:trPr>
          <w:del w:id="688"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E14E103" w14:textId="595FD80B" w:rsidR="009B3B55" w:rsidRPr="00BF1B27" w:rsidDel="001129A7" w:rsidRDefault="009B3B55" w:rsidP="00BF1B27">
            <w:pPr>
              <w:spacing w:line="360" w:lineRule="auto"/>
              <w:ind w:firstLine="0"/>
              <w:jc w:val="center"/>
              <w:rPr>
                <w:del w:id="689" w:author="Laura Sitler" w:date="2023-07-07T11:24:00Z"/>
                <w:rFonts w:asciiTheme="minorHAnsi" w:hAnsiTheme="minorHAnsi" w:cstheme="minorHAnsi"/>
                <w:caps w:val="0"/>
              </w:rPr>
            </w:pPr>
            <w:del w:id="690" w:author="Laura Sitler" w:date="2023-07-07T11:24:00Z">
              <w:r w:rsidRPr="00BF1B27" w:rsidDel="001129A7">
                <w:rPr>
                  <w:rFonts w:asciiTheme="minorHAnsi" w:hAnsiTheme="minorHAnsi" w:cstheme="minorHAnsi"/>
                  <w:caps w:val="0"/>
                </w:rPr>
                <w:delText>Joint Aspirations</w:delText>
              </w:r>
            </w:del>
          </w:p>
          <w:p w14:paraId="278F9D6A" w14:textId="31A9A8E0" w:rsidR="009B3B55" w:rsidRPr="00BF1B27" w:rsidDel="001129A7" w:rsidRDefault="009B3B55" w:rsidP="00BF1B27">
            <w:pPr>
              <w:spacing w:line="360" w:lineRule="auto"/>
              <w:ind w:firstLine="0"/>
              <w:jc w:val="center"/>
              <w:rPr>
                <w:del w:id="691" w:author="Laura Sitler" w:date="2023-07-07T11:24:00Z"/>
                <w:rFonts w:asciiTheme="minorHAnsi" w:hAnsiTheme="minorHAnsi" w:cstheme="minorHAnsi"/>
                <w:b w:val="0"/>
                <w:bCs w:val="0"/>
                <w:i/>
                <w:iCs/>
                <w:caps w:val="0"/>
              </w:rPr>
            </w:pPr>
            <w:del w:id="692" w:author="Laura Sitler" w:date="2023-07-07T11:24:00Z">
              <w:r w:rsidRPr="00BF1B27" w:rsidDel="001129A7">
                <w:rPr>
                  <w:rFonts w:asciiTheme="minorHAnsi" w:hAnsiTheme="minorHAnsi" w:cstheme="minorHAnsi"/>
                  <w:i/>
                  <w:iCs/>
                  <w:caps w:val="0"/>
                </w:rPr>
                <w:delText>Can be performed for any joint</w:delText>
              </w:r>
            </w:del>
          </w:p>
        </w:tc>
        <w:tc>
          <w:tcPr>
            <w:tcW w:w="4675" w:type="dxa"/>
            <w:vAlign w:val="center"/>
          </w:tcPr>
          <w:p w14:paraId="4B96B0F7" w14:textId="7347F6B9" w:rsidR="009B3B55" w:rsidRPr="00BF1B27" w:rsidDel="001129A7" w:rsidRDefault="00C86A6B"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693" w:author="Laura Sitler" w:date="2023-07-07T11:24:00Z"/>
                <w:rFonts w:asciiTheme="minorHAnsi" w:hAnsiTheme="minorHAnsi" w:cstheme="minorHAnsi"/>
              </w:rPr>
            </w:pPr>
            <w:del w:id="694" w:author="Laura Sitler" w:date="2023-07-07T11:24:00Z">
              <w:r w:rsidRPr="00BF1B27" w:rsidDel="001129A7">
                <w:rPr>
                  <w:rFonts w:asciiTheme="minorHAnsi" w:hAnsiTheme="minorHAnsi" w:cstheme="minorHAnsi"/>
                </w:rPr>
                <w:delText>Fluoroscopy-guided removal of fluid from a joint space, especially with suspected infection; can be performed with an arthrogram</w:delText>
              </w:r>
            </w:del>
          </w:p>
        </w:tc>
      </w:tr>
      <w:tr w:rsidR="004145BA" w:rsidRPr="00BF1B27" w:rsidDel="001129A7" w14:paraId="3E3D7BD5" w14:textId="4FB9C3BF" w:rsidTr="00D12AB2">
        <w:trPr>
          <w:cnfStyle w:val="000000100000" w:firstRow="0" w:lastRow="0" w:firstColumn="0" w:lastColumn="0" w:oddVBand="0" w:evenVBand="0" w:oddHBand="1" w:evenHBand="0" w:firstRowFirstColumn="0" w:firstRowLastColumn="0" w:lastRowFirstColumn="0" w:lastRowLastColumn="0"/>
          <w:del w:id="695"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17C9DBA" w14:textId="39BA9C04" w:rsidR="004145BA" w:rsidRPr="00BF1B27" w:rsidDel="001129A7" w:rsidRDefault="00C97F42" w:rsidP="00BF1B27">
            <w:pPr>
              <w:spacing w:line="360" w:lineRule="auto"/>
              <w:ind w:firstLine="0"/>
              <w:jc w:val="center"/>
              <w:rPr>
                <w:del w:id="696" w:author="Laura Sitler" w:date="2023-07-07T11:24:00Z"/>
                <w:rFonts w:asciiTheme="minorHAnsi" w:hAnsiTheme="minorHAnsi" w:cstheme="minorHAnsi"/>
                <w:caps w:val="0"/>
              </w:rPr>
            </w:pPr>
            <w:del w:id="697" w:author="Laura Sitler" w:date="2023-07-07T11:24:00Z">
              <w:r w:rsidRPr="00BF1B27" w:rsidDel="001129A7">
                <w:rPr>
                  <w:rFonts w:asciiTheme="minorHAnsi" w:hAnsiTheme="minorHAnsi" w:cstheme="minorHAnsi"/>
                  <w:caps w:val="0"/>
                </w:rPr>
                <w:delText>Joint Injections</w:delText>
              </w:r>
            </w:del>
          </w:p>
          <w:p w14:paraId="5022F308" w14:textId="6B3BCC3A" w:rsidR="00C97F42" w:rsidRPr="00BF1B27" w:rsidDel="001129A7" w:rsidRDefault="00C97F42" w:rsidP="00BF1B27">
            <w:pPr>
              <w:spacing w:line="360" w:lineRule="auto"/>
              <w:ind w:firstLine="0"/>
              <w:jc w:val="center"/>
              <w:rPr>
                <w:del w:id="698" w:author="Laura Sitler" w:date="2023-07-07T11:24:00Z"/>
                <w:rFonts w:asciiTheme="minorHAnsi" w:hAnsiTheme="minorHAnsi" w:cstheme="minorHAnsi"/>
                <w:b w:val="0"/>
                <w:bCs w:val="0"/>
                <w:i/>
                <w:iCs/>
                <w:caps w:val="0"/>
              </w:rPr>
            </w:pPr>
            <w:del w:id="699" w:author="Laura Sitler" w:date="2023-07-07T11:24:00Z">
              <w:r w:rsidRPr="00BF1B27" w:rsidDel="001129A7">
                <w:rPr>
                  <w:rFonts w:asciiTheme="minorHAnsi" w:hAnsiTheme="minorHAnsi" w:cstheme="minorHAnsi"/>
                  <w:i/>
                  <w:iCs/>
                  <w:caps w:val="0"/>
                </w:rPr>
                <w:delText>Can be performed in any joint, spine, or SI joints</w:delText>
              </w:r>
            </w:del>
          </w:p>
        </w:tc>
        <w:tc>
          <w:tcPr>
            <w:tcW w:w="4675" w:type="dxa"/>
            <w:vAlign w:val="center"/>
          </w:tcPr>
          <w:p w14:paraId="0DA9981E" w14:textId="535DC775" w:rsidR="004145BA" w:rsidRPr="00BF1B27" w:rsidDel="001129A7" w:rsidRDefault="00C86A6B"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00" w:author="Laura Sitler" w:date="2023-07-07T11:24:00Z"/>
                <w:rFonts w:asciiTheme="minorHAnsi" w:hAnsiTheme="minorHAnsi" w:cstheme="minorHAnsi"/>
              </w:rPr>
            </w:pPr>
            <w:del w:id="701" w:author="Laura Sitler" w:date="2023-07-07T11:24:00Z">
              <w:r w:rsidRPr="00BF1B27" w:rsidDel="001129A7">
                <w:rPr>
                  <w:rFonts w:asciiTheme="minorHAnsi" w:hAnsiTheme="minorHAnsi" w:cstheme="minorHAnsi"/>
                </w:rPr>
                <w:delText>Fluoroscopy-guided injection of</w:delText>
              </w:r>
              <w:r w:rsidR="009B3B55" w:rsidRPr="00BF1B27" w:rsidDel="001129A7">
                <w:rPr>
                  <w:rFonts w:asciiTheme="minorHAnsi" w:hAnsiTheme="minorHAnsi" w:cstheme="minorHAnsi"/>
                </w:rPr>
                <w:delText xml:space="preserve"> corticosteroid with or without local anesthetic</w:delText>
              </w:r>
              <w:r w:rsidRPr="00BF1B27" w:rsidDel="001129A7">
                <w:rPr>
                  <w:rFonts w:asciiTheme="minorHAnsi" w:hAnsiTheme="minorHAnsi" w:cstheme="minorHAnsi"/>
                </w:rPr>
                <w:delText xml:space="preserve"> into joint space, spine facets, or SI joints for pain relief</w:delText>
              </w:r>
            </w:del>
          </w:p>
        </w:tc>
      </w:tr>
      <w:tr w:rsidR="004145BA" w:rsidRPr="00BF1B27" w:rsidDel="001129A7" w14:paraId="28A8D515" w14:textId="41C0E406" w:rsidTr="00D12AB2">
        <w:trPr>
          <w:del w:id="702"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7C4786A" w14:textId="4DE40AF2" w:rsidR="00C97F42" w:rsidRPr="00BF1B27" w:rsidDel="001129A7" w:rsidRDefault="00C97F42" w:rsidP="00BF1B27">
            <w:pPr>
              <w:spacing w:line="360" w:lineRule="auto"/>
              <w:ind w:firstLine="0"/>
              <w:jc w:val="center"/>
              <w:rPr>
                <w:del w:id="703" w:author="Laura Sitler" w:date="2023-07-07T11:24:00Z"/>
                <w:rFonts w:asciiTheme="minorHAnsi" w:hAnsiTheme="minorHAnsi" w:cstheme="minorHAnsi"/>
                <w:i/>
                <w:iCs/>
                <w:caps w:val="0"/>
              </w:rPr>
            </w:pPr>
            <w:del w:id="704" w:author="Laura Sitler" w:date="2023-07-07T11:24:00Z">
              <w:r w:rsidRPr="00BF1B27" w:rsidDel="001129A7">
                <w:rPr>
                  <w:rFonts w:asciiTheme="minorHAnsi" w:hAnsiTheme="minorHAnsi" w:cstheme="minorHAnsi"/>
                  <w:caps w:val="0"/>
                </w:rPr>
                <w:delText>Lumbar Puncture</w:delText>
              </w:r>
            </w:del>
          </w:p>
        </w:tc>
        <w:tc>
          <w:tcPr>
            <w:tcW w:w="4675" w:type="dxa"/>
            <w:vAlign w:val="center"/>
          </w:tcPr>
          <w:p w14:paraId="2AA8CC0D" w14:textId="40CE3480" w:rsidR="004145BA" w:rsidRPr="00BF1B27" w:rsidDel="001129A7" w:rsidRDefault="00087427"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05" w:author="Laura Sitler" w:date="2023-07-07T11:24:00Z"/>
                <w:rFonts w:asciiTheme="minorHAnsi" w:hAnsiTheme="minorHAnsi" w:cstheme="minorHAnsi"/>
              </w:rPr>
            </w:pPr>
            <w:del w:id="706" w:author="Laura Sitler" w:date="2023-07-07T11:24:00Z">
              <w:r w:rsidRPr="00BF1B27" w:rsidDel="001129A7">
                <w:rPr>
                  <w:rFonts w:asciiTheme="minorHAnsi" w:hAnsiTheme="minorHAnsi" w:cstheme="minorHAnsi"/>
                </w:rPr>
                <w:delText xml:space="preserve">Fluoroscopy-guided removal of a small amount of cerebrospinal fluid (CSF) or injection of </w:delText>
              </w:r>
              <w:r w:rsidRPr="00BF1B27" w:rsidDel="001129A7">
                <w:rPr>
                  <w:rFonts w:asciiTheme="minorHAnsi" w:hAnsiTheme="minorHAnsi" w:cstheme="minorHAnsi"/>
                </w:rPr>
                <w:lastRenderedPageBreak/>
                <w:delText>medication or other substance into the lumbar region of the spinal canal</w:delText>
              </w:r>
            </w:del>
          </w:p>
        </w:tc>
      </w:tr>
      <w:tr w:rsidR="004145BA" w:rsidRPr="00BF1B27" w:rsidDel="001129A7" w14:paraId="66744031" w14:textId="21069579" w:rsidTr="00D12AB2">
        <w:trPr>
          <w:cnfStyle w:val="000000100000" w:firstRow="0" w:lastRow="0" w:firstColumn="0" w:lastColumn="0" w:oddVBand="0" w:evenVBand="0" w:oddHBand="1" w:evenHBand="0" w:firstRowFirstColumn="0" w:firstRowLastColumn="0" w:lastRowFirstColumn="0" w:lastRowLastColumn="0"/>
          <w:del w:id="707" w:author="Laura Sitler" w:date="2023-07-07T11:24: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020FEE6" w14:textId="49340ACB" w:rsidR="00C97F42" w:rsidRPr="00BF1B27" w:rsidDel="001129A7" w:rsidRDefault="00C97F42" w:rsidP="00BF1B27">
            <w:pPr>
              <w:spacing w:line="360" w:lineRule="auto"/>
              <w:ind w:firstLine="0"/>
              <w:jc w:val="center"/>
              <w:rPr>
                <w:del w:id="708" w:author="Laura Sitler" w:date="2023-07-07T11:24:00Z"/>
                <w:rFonts w:asciiTheme="minorHAnsi" w:hAnsiTheme="minorHAnsi" w:cstheme="minorHAnsi"/>
                <w:caps w:val="0"/>
              </w:rPr>
            </w:pPr>
            <w:del w:id="709" w:author="Laura Sitler" w:date="2023-07-07T11:24:00Z">
              <w:r w:rsidRPr="00BF1B27" w:rsidDel="001129A7">
                <w:rPr>
                  <w:rFonts w:asciiTheme="minorHAnsi" w:hAnsiTheme="minorHAnsi" w:cstheme="minorHAnsi"/>
                  <w:caps w:val="0"/>
                </w:rPr>
                <w:lastRenderedPageBreak/>
                <w:delText>Myelogram</w:delText>
              </w:r>
            </w:del>
          </w:p>
          <w:p w14:paraId="70034F9B" w14:textId="4051A2EF" w:rsidR="006F69C3" w:rsidRPr="00BF1B27" w:rsidDel="001129A7" w:rsidRDefault="00C97F42" w:rsidP="00BF1B27">
            <w:pPr>
              <w:spacing w:line="360" w:lineRule="auto"/>
              <w:ind w:firstLine="0"/>
              <w:jc w:val="center"/>
              <w:rPr>
                <w:del w:id="710" w:author="Laura Sitler" w:date="2023-07-07T11:24:00Z"/>
                <w:rFonts w:asciiTheme="minorHAnsi" w:hAnsiTheme="minorHAnsi" w:cstheme="minorHAnsi"/>
                <w:i/>
                <w:iCs/>
                <w:caps w:val="0"/>
              </w:rPr>
            </w:pPr>
            <w:del w:id="711" w:author="Laura Sitler" w:date="2023-07-07T11:24:00Z">
              <w:r w:rsidRPr="00BF1B27" w:rsidDel="001129A7">
                <w:rPr>
                  <w:rFonts w:asciiTheme="minorHAnsi" w:hAnsiTheme="minorHAnsi" w:cstheme="minorHAnsi"/>
                  <w:i/>
                  <w:iCs/>
                  <w:caps w:val="0"/>
                </w:rPr>
                <w:delText>Cervical, Thoracic, or Lumbar</w:delText>
              </w:r>
            </w:del>
          </w:p>
        </w:tc>
        <w:tc>
          <w:tcPr>
            <w:tcW w:w="4675" w:type="dxa"/>
            <w:vAlign w:val="center"/>
          </w:tcPr>
          <w:p w14:paraId="2C58D1C5" w14:textId="56694EF3" w:rsidR="006F69C3" w:rsidRPr="00BF1B27" w:rsidDel="001129A7" w:rsidRDefault="0062739D"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12" w:author="Laura Sitler" w:date="2023-07-07T11:24:00Z"/>
                <w:rFonts w:asciiTheme="minorHAnsi" w:hAnsiTheme="minorHAnsi" w:cstheme="minorHAnsi"/>
              </w:rPr>
            </w:pPr>
            <w:del w:id="713" w:author="Laura Sitler" w:date="2023-07-07T11:24:00Z">
              <w:r w:rsidRPr="00BF1B27" w:rsidDel="001129A7">
                <w:rPr>
                  <w:rFonts w:asciiTheme="minorHAnsi" w:hAnsiTheme="minorHAnsi" w:cstheme="minorHAnsi"/>
                </w:rPr>
                <w:delText>Fluoroscopy-guided injection of contrast media into the thecal sac of the spinal canal to examine the spinal cord and assess spinal and disc problems; typically followed by CT when MRI is contraindicated</w:delText>
              </w:r>
            </w:del>
          </w:p>
        </w:tc>
      </w:tr>
    </w:tbl>
    <w:p w14:paraId="27A7A866" w14:textId="0DC548ED" w:rsidR="004145BA" w:rsidRPr="00BF1B27" w:rsidDel="001129A7" w:rsidRDefault="008B3F21" w:rsidP="00BF1B27">
      <w:pPr>
        <w:spacing w:line="360" w:lineRule="auto"/>
        <w:ind w:firstLine="0"/>
        <w:rPr>
          <w:del w:id="714" w:author="Laura Sitler" w:date="2023-07-07T11:24:00Z"/>
          <w:rFonts w:asciiTheme="minorHAnsi" w:hAnsiTheme="minorHAnsi" w:cstheme="minorHAnsi"/>
          <w:color w:val="000000" w:themeColor="text1"/>
        </w:rPr>
      </w:pPr>
      <w:del w:id="715" w:author="Laura Sitler" w:date="2023-07-07T11:24:00Z">
        <w:r w:rsidRPr="00BF1B27" w:rsidDel="001129A7">
          <w:rPr>
            <w:rFonts w:asciiTheme="minorHAnsi" w:hAnsiTheme="minorHAnsi" w:cstheme="minorHAnsi"/>
            <w:color w:val="000000" w:themeColor="text1"/>
          </w:rPr>
          <w:delText xml:space="preserve">Table </w:delText>
        </w:r>
        <w:r w:rsidRPr="00BF1B27" w:rsidDel="001129A7">
          <w:rPr>
            <w:rFonts w:asciiTheme="minorHAnsi" w:hAnsiTheme="minorHAnsi" w:cstheme="minorHAnsi"/>
            <w:color w:val="000000" w:themeColor="text1"/>
          </w:rPr>
          <w:fldChar w:fldCharType="begin"/>
        </w:r>
        <w:r w:rsidRPr="00BF1B27" w:rsidDel="001129A7">
          <w:rPr>
            <w:rFonts w:asciiTheme="minorHAnsi" w:hAnsiTheme="minorHAnsi" w:cstheme="minorHAnsi"/>
            <w:color w:val="000000" w:themeColor="text1"/>
          </w:rPr>
          <w:delInstrText xml:space="preserve"> SEQ Table \* ARABIC </w:delInstrText>
        </w:r>
        <w:r w:rsidRPr="00BF1B27" w:rsidDel="001129A7">
          <w:rPr>
            <w:rFonts w:asciiTheme="minorHAnsi" w:hAnsiTheme="minorHAnsi" w:cstheme="minorHAnsi"/>
            <w:color w:val="000000" w:themeColor="text1"/>
          </w:rPr>
          <w:fldChar w:fldCharType="separate"/>
        </w:r>
        <w:r w:rsidRPr="00BF1B27" w:rsidDel="001129A7">
          <w:rPr>
            <w:rFonts w:asciiTheme="minorHAnsi" w:hAnsiTheme="minorHAnsi" w:cstheme="minorHAnsi"/>
            <w:noProof/>
            <w:color w:val="000000" w:themeColor="text1"/>
          </w:rPr>
          <w:delText>4</w:delText>
        </w:r>
        <w:r w:rsidRPr="00BF1B27" w:rsidDel="001129A7">
          <w:rPr>
            <w:rFonts w:asciiTheme="minorHAnsi" w:hAnsiTheme="minorHAnsi" w:cstheme="minorHAnsi"/>
            <w:color w:val="000000" w:themeColor="text1"/>
          </w:rPr>
          <w:fldChar w:fldCharType="end"/>
        </w:r>
        <w:r w:rsidRPr="00BF1B27" w:rsidDel="001129A7">
          <w:rPr>
            <w:rFonts w:asciiTheme="minorHAnsi" w:hAnsiTheme="minorHAnsi" w:cstheme="minorHAnsi"/>
            <w:color w:val="000000" w:themeColor="text1"/>
          </w:rPr>
          <w:delText>. Most Commonly Performed Musculoskeletal/Spinal Fluoroscopy Procedures</w:delText>
        </w:r>
      </w:del>
    </w:p>
    <w:p w14:paraId="31719339" w14:textId="3C9E2412" w:rsidR="008B3F21" w:rsidRPr="00BF1B27" w:rsidDel="001129A7" w:rsidRDefault="008B3F21" w:rsidP="00BF1B27">
      <w:pPr>
        <w:spacing w:line="360" w:lineRule="auto"/>
        <w:ind w:firstLine="0"/>
        <w:rPr>
          <w:del w:id="716" w:author="Laura Sitler" w:date="2023-07-07T11:25:00Z"/>
          <w:rFonts w:asciiTheme="minorHAnsi" w:hAnsiTheme="minorHAnsi" w:cstheme="minorHAnsi"/>
        </w:rPr>
      </w:pPr>
    </w:p>
    <w:p w14:paraId="33F45F56" w14:textId="034BE843" w:rsidR="00824C62" w:rsidRPr="00BF1B27" w:rsidDel="001129A7" w:rsidRDefault="009D7C57" w:rsidP="00BF1B27">
      <w:pPr>
        <w:pStyle w:val="Heading2"/>
        <w:spacing w:line="360" w:lineRule="auto"/>
        <w:rPr>
          <w:del w:id="717" w:author="Laura Sitler" w:date="2023-07-07T11:25:00Z"/>
          <w:rFonts w:asciiTheme="minorHAnsi" w:hAnsiTheme="minorHAnsi" w:cstheme="minorHAnsi"/>
        </w:rPr>
      </w:pPr>
      <w:bookmarkStart w:id="718" w:name="_Ref135986920"/>
      <w:del w:id="719" w:author="Laura Sitler" w:date="2023-07-07T11:25:00Z">
        <w:r w:rsidRPr="00BF1B27" w:rsidDel="001129A7">
          <w:rPr>
            <w:rFonts w:asciiTheme="minorHAnsi" w:hAnsiTheme="minorHAnsi" w:cstheme="minorHAnsi"/>
          </w:rPr>
          <w:delText>Cardiovascular &amp; Interventional</w:delText>
        </w:r>
        <w:bookmarkEnd w:id="718"/>
      </w:del>
    </w:p>
    <w:tbl>
      <w:tblPr>
        <w:tblStyle w:val="PlainTable3"/>
        <w:tblW w:w="0" w:type="auto"/>
        <w:tblLook w:val="04A0" w:firstRow="1" w:lastRow="0" w:firstColumn="1" w:lastColumn="0" w:noHBand="0" w:noVBand="1"/>
      </w:tblPr>
      <w:tblGrid>
        <w:gridCol w:w="4675"/>
        <w:gridCol w:w="4675"/>
      </w:tblGrid>
      <w:tr w:rsidR="009D7C57" w:rsidRPr="00BF1B27" w:rsidDel="001129A7" w14:paraId="7B42EA8D" w14:textId="575BE92C" w:rsidTr="00D12AB2">
        <w:trPr>
          <w:cnfStyle w:val="100000000000" w:firstRow="1" w:lastRow="0" w:firstColumn="0" w:lastColumn="0" w:oddVBand="0" w:evenVBand="0" w:oddHBand="0" w:evenHBand="0" w:firstRowFirstColumn="0" w:firstRowLastColumn="0" w:lastRowFirstColumn="0" w:lastRowLastColumn="0"/>
          <w:del w:id="720" w:author="Laura Sitler" w:date="2023-07-07T11:25:00Z"/>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04EB646B" w14:textId="0C3B4AA5" w:rsidR="009D7C57" w:rsidRPr="00BF1B27" w:rsidDel="001129A7" w:rsidRDefault="009D7C57" w:rsidP="00BF1B27">
            <w:pPr>
              <w:spacing w:line="360" w:lineRule="auto"/>
              <w:ind w:firstLine="0"/>
              <w:jc w:val="center"/>
              <w:rPr>
                <w:del w:id="721" w:author="Laura Sitler" w:date="2023-07-07T11:25:00Z"/>
                <w:rFonts w:asciiTheme="minorHAnsi" w:hAnsiTheme="minorHAnsi" w:cstheme="minorHAnsi"/>
                <w:caps w:val="0"/>
              </w:rPr>
            </w:pPr>
            <w:del w:id="722" w:author="Laura Sitler" w:date="2023-07-07T11:25:00Z">
              <w:r w:rsidRPr="00BF1B27" w:rsidDel="001129A7">
                <w:rPr>
                  <w:rFonts w:asciiTheme="minorHAnsi" w:hAnsiTheme="minorHAnsi" w:cstheme="minorHAnsi"/>
                  <w:caps w:val="0"/>
                </w:rPr>
                <w:delText>Fluoroscopic Exam</w:delText>
              </w:r>
            </w:del>
          </w:p>
        </w:tc>
        <w:tc>
          <w:tcPr>
            <w:tcW w:w="4675" w:type="dxa"/>
            <w:vAlign w:val="center"/>
          </w:tcPr>
          <w:p w14:paraId="55781823" w14:textId="1DE43898" w:rsidR="009D7C57" w:rsidRPr="00BF1B27" w:rsidDel="001129A7" w:rsidRDefault="006B1B3D" w:rsidP="00BF1B27">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del w:id="723" w:author="Laura Sitler" w:date="2023-07-07T11:25:00Z"/>
                <w:rFonts w:asciiTheme="minorHAnsi" w:hAnsiTheme="minorHAnsi" w:cstheme="minorHAnsi"/>
                <w:caps w:val="0"/>
              </w:rPr>
            </w:pPr>
            <w:del w:id="724" w:author="Laura Sitler" w:date="2023-07-07T11:25:00Z">
              <w:r w:rsidRPr="00BF1B27" w:rsidDel="001129A7">
                <w:rPr>
                  <w:rFonts w:asciiTheme="minorHAnsi" w:hAnsiTheme="minorHAnsi" w:cstheme="minorHAnsi"/>
                  <w:caps w:val="0"/>
                </w:rPr>
                <w:delText>Description</w:delText>
              </w:r>
            </w:del>
          </w:p>
        </w:tc>
      </w:tr>
      <w:tr w:rsidR="009D7C57" w:rsidRPr="00BF1B27" w:rsidDel="001129A7" w14:paraId="7FCC5146" w14:textId="327CE04F" w:rsidTr="00D12AB2">
        <w:trPr>
          <w:cnfStyle w:val="000000100000" w:firstRow="0" w:lastRow="0" w:firstColumn="0" w:lastColumn="0" w:oddVBand="0" w:evenVBand="0" w:oddHBand="1" w:evenHBand="0" w:firstRowFirstColumn="0" w:firstRowLastColumn="0" w:lastRowFirstColumn="0" w:lastRowLastColumn="0"/>
          <w:del w:id="725"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6E7D49A" w14:textId="25B765FC" w:rsidR="009D7C57" w:rsidRPr="00BF1B27" w:rsidDel="001129A7" w:rsidRDefault="00BC2193" w:rsidP="00BF1B27">
            <w:pPr>
              <w:spacing w:line="360" w:lineRule="auto"/>
              <w:ind w:firstLine="0"/>
              <w:jc w:val="center"/>
              <w:rPr>
                <w:del w:id="726" w:author="Laura Sitler" w:date="2023-07-07T11:25:00Z"/>
                <w:rFonts w:asciiTheme="minorHAnsi" w:hAnsiTheme="minorHAnsi" w:cstheme="minorHAnsi"/>
                <w:b w:val="0"/>
                <w:bCs w:val="0"/>
                <w:i/>
                <w:iCs/>
                <w:caps w:val="0"/>
              </w:rPr>
            </w:pPr>
            <w:del w:id="727" w:author="Laura Sitler" w:date="2023-07-07T11:25:00Z">
              <w:r w:rsidRPr="00BF1B27" w:rsidDel="001129A7">
                <w:rPr>
                  <w:rFonts w:asciiTheme="minorHAnsi" w:hAnsiTheme="minorHAnsi" w:cstheme="minorHAnsi"/>
                  <w:caps w:val="0"/>
                </w:rPr>
                <w:delText>Angiography</w:delText>
              </w:r>
            </w:del>
          </w:p>
        </w:tc>
        <w:tc>
          <w:tcPr>
            <w:tcW w:w="4675" w:type="dxa"/>
            <w:vAlign w:val="center"/>
          </w:tcPr>
          <w:p w14:paraId="36D40B90" w14:textId="5D12BA2B" w:rsidR="009D7C57" w:rsidRPr="00BF1B27" w:rsidDel="001129A7" w:rsidRDefault="0097282E"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28" w:author="Laura Sitler" w:date="2023-07-07T11:25:00Z"/>
                <w:rFonts w:asciiTheme="minorHAnsi" w:hAnsiTheme="minorHAnsi" w:cstheme="minorHAnsi"/>
              </w:rPr>
            </w:pPr>
            <w:del w:id="729" w:author="Laura Sitler" w:date="2023-07-07T11:25:00Z">
              <w:r w:rsidRPr="00BF1B27" w:rsidDel="001129A7">
                <w:rPr>
                  <w:rFonts w:asciiTheme="minorHAnsi" w:hAnsiTheme="minorHAnsi" w:cstheme="minorHAnsi"/>
                </w:rPr>
                <w:delText>X-ray of the arteries and veins to find blockage or narrowing of the vessels, as well as other problems</w:delText>
              </w:r>
            </w:del>
          </w:p>
        </w:tc>
      </w:tr>
      <w:tr w:rsidR="009D7C57" w:rsidRPr="00BF1B27" w:rsidDel="001129A7" w14:paraId="37470D52" w14:textId="2F071877" w:rsidTr="00D12AB2">
        <w:trPr>
          <w:del w:id="730"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EB32C52" w14:textId="6D37A6AF" w:rsidR="009D7C57" w:rsidRPr="00BF1B27" w:rsidDel="001129A7" w:rsidRDefault="00BC2193" w:rsidP="00BF1B27">
            <w:pPr>
              <w:spacing w:line="360" w:lineRule="auto"/>
              <w:ind w:firstLine="0"/>
              <w:jc w:val="center"/>
              <w:rPr>
                <w:del w:id="731" w:author="Laura Sitler" w:date="2023-07-07T11:25:00Z"/>
                <w:rFonts w:asciiTheme="minorHAnsi" w:hAnsiTheme="minorHAnsi" w:cstheme="minorHAnsi"/>
                <w:b w:val="0"/>
                <w:bCs w:val="0"/>
                <w:i/>
                <w:iCs/>
                <w:caps w:val="0"/>
              </w:rPr>
            </w:pPr>
            <w:del w:id="732" w:author="Laura Sitler" w:date="2023-07-07T11:25:00Z">
              <w:r w:rsidRPr="00BF1B27" w:rsidDel="001129A7">
                <w:rPr>
                  <w:rFonts w:asciiTheme="minorHAnsi" w:hAnsiTheme="minorHAnsi" w:cstheme="minorHAnsi"/>
                  <w:caps w:val="0"/>
                </w:rPr>
                <w:delText>Angioplasty</w:delText>
              </w:r>
            </w:del>
          </w:p>
        </w:tc>
        <w:tc>
          <w:tcPr>
            <w:tcW w:w="4675" w:type="dxa"/>
            <w:vAlign w:val="center"/>
          </w:tcPr>
          <w:p w14:paraId="5157FB0D" w14:textId="6CA91E95" w:rsidR="009D7C57" w:rsidRPr="00BF1B27" w:rsidDel="001129A7" w:rsidRDefault="00824C62"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33" w:author="Laura Sitler" w:date="2023-07-07T11:25:00Z"/>
                <w:rFonts w:asciiTheme="minorHAnsi" w:hAnsiTheme="minorHAnsi" w:cstheme="minorHAnsi"/>
              </w:rPr>
            </w:pPr>
            <w:del w:id="734" w:author="Laura Sitler" w:date="2023-07-07T11:25:00Z">
              <w:r w:rsidRPr="00BF1B27" w:rsidDel="001129A7">
                <w:rPr>
                  <w:rFonts w:asciiTheme="minorHAnsi" w:hAnsiTheme="minorHAnsi" w:cstheme="minorHAnsi"/>
                </w:rPr>
                <w:delText>Minimally invasive treatment in which a catheter is used to open a blocked blood vessel to improve the blood flow</w:delText>
              </w:r>
            </w:del>
          </w:p>
        </w:tc>
      </w:tr>
      <w:tr w:rsidR="00BC2193" w:rsidRPr="00BF1B27" w:rsidDel="001129A7" w14:paraId="3ED3F097" w14:textId="24D8C7A4" w:rsidTr="00D12AB2">
        <w:trPr>
          <w:cnfStyle w:val="000000100000" w:firstRow="0" w:lastRow="0" w:firstColumn="0" w:lastColumn="0" w:oddVBand="0" w:evenVBand="0" w:oddHBand="1" w:evenHBand="0" w:firstRowFirstColumn="0" w:firstRowLastColumn="0" w:lastRowFirstColumn="0" w:lastRowLastColumn="0"/>
          <w:del w:id="735"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738AC70" w14:textId="127B9581" w:rsidR="00BC2193" w:rsidRPr="00BF1B27" w:rsidDel="001129A7" w:rsidRDefault="00BC2193" w:rsidP="00BF1B27">
            <w:pPr>
              <w:spacing w:line="360" w:lineRule="auto"/>
              <w:ind w:firstLine="0"/>
              <w:jc w:val="center"/>
              <w:rPr>
                <w:del w:id="736" w:author="Laura Sitler" w:date="2023-07-07T11:25:00Z"/>
                <w:rFonts w:asciiTheme="minorHAnsi" w:hAnsiTheme="minorHAnsi" w:cstheme="minorHAnsi"/>
                <w:b w:val="0"/>
                <w:bCs w:val="0"/>
                <w:caps w:val="0"/>
              </w:rPr>
            </w:pPr>
            <w:del w:id="737" w:author="Laura Sitler" w:date="2023-07-07T11:25:00Z">
              <w:r w:rsidRPr="00BF1B27" w:rsidDel="001129A7">
                <w:rPr>
                  <w:rFonts w:asciiTheme="minorHAnsi" w:hAnsiTheme="minorHAnsi" w:cstheme="minorHAnsi"/>
                  <w:caps w:val="0"/>
                </w:rPr>
                <w:delText>Cancer Treatment</w:delText>
              </w:r>
            </w:del>
          </w:p>
        </w:tc>
        <w:tc>
          <w:tcPr>
            <w:tcW w:w="4675" w:type="dxa"/>
            <w:vAlign w:val="center"/>
          </w:tcPr>
          <w:p w14:paraId="743C0D37" w14:textId="22BC175B" w:rsidR="00BC2193" w:rsidRPr="00BF1B27" w:rsidDel="001129A7" w:rsidRDefault="0097282E"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38" w:author="Laura Sitler" w:date="2023-07-07T11:25:00Z"/>
                <w:rFonts w:asciiTheme="minorHAnsi" w:hAnsiTheme="minorHAnsi" w:cstheme="minorHAnsi"/>
              </w:rPr>
            </w:pPr>
            <w:del w:id="739" w:author="Laura Sitler" w:date="2023-07-07T11:25:00Z">
              <w:r w:rsidRPr="00BF1B27" w:rsidDel="001129A7">
                <w:rPr>
                  <w:rFonts w:asciiTheme="minorHAnsi" w:hAnsiTheme="minorHAnsi" w:cstheme="minorHAnsi"/>
                </w:rPr>
                <w:delText>Targeted injection of cancer treatment medication (such as chemotherapy) directly into the tumor</w:delText>
              </w:r>
            </w:del>
          </w:p>
        </w:tc>
      </w:tr>
      <w:tr w:rsidR="00BC2193" w:rsidRPr="00BF1B27" w:rsidDel="001129A7" w14:paraId="203EBCC2" w14:textId="26EEB528" w:rsidTr="00D12AB2">
        <w:trPr>
          <w:del w:id="740"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8AC5E38" w14:textId="7E50E61B" w:rsidR="00BC2193" w:rsidRPr="00BF1B27" w:rsidDel="001129A7" w:rsidRDefault="00BC2193" w:rsidP="00BF1B27">
            <w:pPr>
              <w:spacing w:line="360" w:lineRule="auto"/>
              <w:ind w:firstLine="0"/>
              <w:jc w:val="center"/>
              <w:rPr>
                <w:del w:id="741" w:author="Laura Sitler" w:date="2023-07-07T11:25:00Z"/>
                <w:rFonts w:asciiTheme="minorHAnsi" w:hAnsiTheme="minorHAnsi" w:cstheme="minorHAnsi"/>
                <w:b w:val="0"/>
                <w:bCs w:val="0"/>
                <w:caps w:val="0"/>
              </w:rPr>
            </w:pPr>
            <w:del w:id="742" w:author="Laura Sitler" w:date="2023-07-07T11:25:00Z">
              <w:r w:rsidRPr="00BF1B27" w:rsidDel="001129A7">
                <w:rPr>
                  <w:rFonts w:asciiTheme="minorHAnsi" w:hAnsiTheme="minorHAnsi" w:cstheme="minorHAnsi"/>
                  <w:caps w:val="0"/>
                </w:rPr>
                <w:delText>C</w:delText>
              </w:r>
              <w:r w:rsidR="0097282E" w:rsidRPr="00BF1B27" w:rsidDel="001129A7">
                <w:rPr>
                  <w:rFonts w:asciiTheme="minorHAnsi" w:hAnsiTheme="minorHAnsi" w:cstheme="minorHAnsi"/>
                  <w:caps w:val="0"/>
                </w:rPr>
                <w:delText>ardiac C</w:delText>
              </w:r>
              <w:r w:rsidRPr="00BF1B27" w:rsidDel="001129A7">
                <w:rPr>
                  <w:rFonts w:asciiTheme="minorHAnsi" w:hAnsiTheme="minorHAnsi" w:cstheme="minorHAnsi"/>
                  <w:caps w:val="0"/>
                </w:rPr>
                <w:delText>atheterization</w:delText>
              </w:r>
            </w:del>
          </w:p>
        </w:tc>
        <w:tc>
          <w:tcPr>
            <w:tcW w:w="4675" w:type="dxa"/>
            <w:vAlign w:val="center"/>
          </w:tcPr>
          <w:p w14:paraId="67A7824D" w14:textId="596F892F" w:rsidR="00BC2193" w:rsidRPr="00BF1B27" w:rsidDel="001129A7" w:rsidRDefault="0097282E"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43" w:author="Laura Sitler" w:date="2023-07-07T11:25:00Z"/>
                <w:rFonts w:asciiTheme="minorHAnsi" w:hAnsiTheme="minorHAnsi" w:cstheme="minorHAnsi"/>
              </w:rPr>
            </w:pPr>
            <w:del w:id="744" w:author="Laura Sitler" w:date="2023-07-07T11:25:00Z">
              <w:r w:rsidRPr="00BF1B27" w:rsidDel="001129A7">
                <w:rPr>
                  <w:rFonts w:asciiTheme="minorHAnsi" w:hAnsiTheme="minorHAnsi" w:cstheme="minorHAnsi"/>
                </w:rPr>
                <w:delText>Procedure in which a thin, flexible tube (catheter) is guided through a blood vessel to the heart to diagnose or treat certain heart conditions, such as clogged arteries or irregular heartbeats</w:delText>
              </w:r>
            </w:del>
          </w:p>
        </w:tc>
      </w:tr>
      <w:tr w:rsidR="00BC2193" w:rsidRPr="00BF1B27" w:rsidDel="001129A7" w14:paraId="191FDA83" w14:textId="1E4A8D3D" w:rsidTr="00D12AB2">
        <w:trPr>
          <w:cnfStyle w:val="000000100000" w:firstRow="0" w:lastRow="0" w:firstColumn="0" w:lastColumn="0" w:oddVBand="0" w:evenVBand="0" w:oddHBand="1" w:evenHBand="0" w:firstRowFirstColumn="0" w:firstRowLastColumn="0" w:lastRowFirstColumn="0" w:lastRowLastColumn="0"/>
          <w:del w:id="745"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1553B67" w14:textId="74085E15" w:rsidR="00BC2193" w:rsidRPr="00BF1B27" w:rsidDel="001129A7" w:rsidRDefault="00BC2193" w:rsidP="00BF1B27">
            <w:pPr>
              <w:spacing w:line="360" w:lineRule="auto"/>
              <w:ind w:firstLine="0"/>
              <w:jc w:val="center"/>
              <w:rPr>
                <w:del w:id="746" w:author="Laura Sitler" w:date="2023-07-07T11:25:00Z"/>
                <w:rFonts w:asciiTheme="minorHAnsi" w:hAnsiTheme="minorHAnsi" w:cstheme="minorHAnsi"/>
                <w:b w:val="0"/>
                <w:bCs w:val="0"/>
                <w:caps w:val="0"/>
              </w:rPr>
            </w:pPr>
            <w:del w:id="747" w:author="Laura Sitler" w:date="2023-07-07T11:25:00Z">
              <w:r w:rsidRPr="00BF1B27" w:rsidDel="001129A7">
                <w:rPr>
                  <w:rFonts w:asciiTheme="minorHAnsi" w:hAnsiTheme="minorHAnsi" w:cstheme="minorHAnsi"/>
                  <w:caps w:val="0"/>
                </w:rPr>
                <w:delText>Central Venous Access</w:delText>
              </w:r>
            </w:del>
          </w:p>
        </w:tc>
        <w:tc>
          <w:tcPr>
            <w:tcW w:w="4675" w:type="dxa"/>
            <w:vAlign w:val="center"/>
          </w:tcPr>
          <w:p w14:paraId="6DD4D5ED" w14:textId="3FEA65A7" w:rsidR="00BC2193" w:rsidRPr="00BF1B27" w:rsidDel="001129A7" w:rsidRDefault="0097282E"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48" w:author="Laura Sitler" w:date="2023-07-07T11:25:00Z"/>
                <w:rFonts w:asciiTheme="minorHAnsi" w:hAnsiTheme="minorHAnsi" w:cstheme="minorHAnsi"/>
              </w:rPr>
            </w:pPr>
            <w:del w:id="749" w:author="Laura Sitler" w:date="2023-07-07T11:25:00Z">
              <w:r w:rsidRPr="00BF1B27" w:rsidDel="001129A7">
                <w:rPr>
                  <w:rFonts w:asciiTheme="minorHAnsi" w:hAnsiTheme="minorHAnsi" w:cstheme="minorHAnsi"/>
                </w:rPr>
                <w:delText>Insertion of a tube beneath the skin and into the blood vessels so patients may receive medication or nutrients directly into the blood stream</w:delText>
              </w:r>
            </w:del>
          </w:p>
        </w:tc>
      </w:tr>
      <w:tr w:rsidR="009D7C57" w:rsidRPr="00BF1B27" w:rsidDel="001129A7" w14:paraId="2D6601B7" w14:textId="78F3A61B" w:rsidTr="00D12AB2">
        <w:trPr>
          <w:del w:id="750"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BE96906" w14:textId="5F870FAE" w:rsidR="009D7C57" w:rsidRPr="00BF1B27" w:rsidDel="001129A7" w:rsidRDefault="00BC2193" w:rsidP="00BF1B27">
            <w:pPr>
              <w:spacing w:line="360" w:lineRule="auto"/>
              <w:ind w:firstLine="0"/>
              <w:jc w:val="center"/>
              <w:rPr>
                <w:del w:id="751" w:author="Laura Sitler" w:date="2023-07-07T11:25:00Z"/>
                <w:rFonts w:asciiTheme="minorHAnsi" w:hAnsiTheme="minorHAnsi" w:cstheme="minorHAnsi"/>
                <w:b w:val="0"/>
                <w:bCs w:val="0"/>
                <w:i/>
                <w:iCs/>
                <w:caps w:val="0"/>
              </w:rPr>
            </w:pPr>
            <w:del w:id="752" w:author="Laura Sitler" w:date="2023-07-07T11:25:00Z">
              <w:r w:rsidRPr="00BF1B27" w:rsidDel="001129A7">
                <w:rPr>
                  <w:rFonts w:asciiTheme="minorHAnsi" w:hAnsiTheme="minorHAnsi" w:cstheme="minorHAnsi"/>
                  <w:caps w:val="0"/>
                </w:rPr>
                <w:delText>Embolization</w:delText>
              </w:r>
            </w:del>
          </w:p>
        </w:tc>
        <w:tc>
          <w:tcPr>
            <w:tcW w:w="4675" w:type="dxa"/>
            <w:vAlign w:val="center"/>
          </w:tcPr>
          <w:p w14:paraId="046EE579" w14:textId="2B3059D9" w:rsidR="009D7C57" w:rsidRPr="00BF1B27" w:rsidDel="001129A7" w:rsidRDefault="0097282E"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53" w:author="Laura Sitler" w:date="2023-07-07T11:25:00Z"/>
                <w:rFonts w:asciiTheme="minorHAnsi" w:hAnsiTheme="minorHAnsi" w:cstheme="minorHAnsi"/>
              </w:rPr>
            </w:pPr>
            <w:del w:id="754" w:author="Laura Sitler" w:date="2023-07-07T11:25:00Z">
              <w:r w:rsidRPr="00BF1B27" w:rsidDel="001129A7">
                <w:rPr>
                  <w:rFonts w:asciiTheme="minorHAnsi" w:hAnsiTheme="minorHAnsi" w:cstheme="minorHAnsi"/>
                </w:rPr>
                <w:delText>Procedure in which medical materials or devices are placed into a blood vessel to temporarily or permanently stop bleeding</w:delText>
              </w:r>
            </w:del>
          </w:p>
        </w:tc>
      </w:tr>
      <w:tr w:rsidR="009D7C57" w:rsidRPr="00BF1B27" w:rsidDel="001129A7" w14:paraId="18778F58" w14:textId="12B0FE6B" w:rsidTr="00D12AB2">
        <w:trPr>
          <w:cnfStyle w:val="000000100000" w:firstRow="0" w:lastRow="0" w:firstColumn="0" w:lastColumn="0" w:oddVBand="0" w:evenVBand="0" w:oddHBand="1" w:evenHBand="0" w:firstRowFirstColumn="0" w:firstRowLastColumn="0" w:lastRowFirstColumn="0" w:lastRowLastColumn="0"/>
          <w:del w:id="755"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A95A029" w14:textId="16A2563A" w:rsidR="009D7C57" w:rsidRPr="00BF1B27" w:rsidDel="001129A7" w:rsidRDefault="00BC2193" w:rsidP="00BF1B27">
            <w:pPr>
              <w:spacing w:line="360" w:lineRule="auto"/>
              <w:ind w:firstLine="0"/>
              <w:jc w:val="center"/>
              <w:rPr>
                <w:del w:id="756" w:author="Laura Sitler" w:date="2023-07-07T11:25:00Z"/>
                <w:rFonts w:asciiTheme="minorHAnsi" w:hAnsiTheme="minorHAnsi" w:cstheme="minorHAnsi"/>
                <w:b w:val="0"/>
                <w:bCs w:val="0"/>
                <w:i/>
                <w:iCs/>
                <w:caps w:val="0"/>
              </w:rPr>
            </w:pPr>
            <w:del w:id="757" w:author="Laura Sitler" w:date="2023-07-07T11:25:00Z">
              <w:r w:rsidRPr="00BF1B27" w:rsidDel="001129A7">
                <w:rPr>
                  <w:rFonts w:asciiTheme="minorHAnsi" w:hAnsiTheme="minorHAnsi" w:cstheme="minorHAnsi"/>
                  <w:caps w:val="0"/>
                </w:rPr>
                <w:lastRenderedPageBreak/>
                <w:delText>Image Guided Biopsy</w:delText>
              </w:r>
              <w:r w:rsidR="009D7C57" w:rsidRPr="00BF1B27" w:rsidDel="001129A7">
                <w:rPr>
                  <w:rFonts w:asciiTheme="minorHAnsi" w:hAnsiTheme="minorHAnsi" w:cstheme="minorHAnsi"/>
                  <w:i/>
                  <w:iCs/>
                  <w:caps w:val="0"/>
                </w:rPr>
                <w:delText xml:space="preserve"> </w:delText>
              </w:r>
            </w:del>
          </w:p>
        </w:tc>
        <w:tc>
          <w:tcPr>
            <w:tcW w:w="4675" w:type="dxa"/>
            <w:vAlign w:val="center"/>
          </w:tcPr>
          <w:p w14:paraId="3D62F5AC" w14:textId="66EC4F74" w:rsidR="009D7C57" w:rsidRPr="00BF1B27" w:rsidDel="001129A7" w:rsidRDefault="0097282E"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58" w:author="Laura Sitler" w:date="2023-07-07T11:25:00Z"/>
                <w:rFonts w:asciiTheme="minorHAnsi" w:hAnsiTheme="minorHAnsi" w:cstheme="minorHAnsi"/>
              </w:rPr>
            </w:pPr>
            <w:del w:id="759" w:author="Laura Sitler" w:date="2023-07-07T11:25:00Z">
              <w:r w:rsidRPr="00BF1B27" w:rsidDel="001129A7">
                <w:rPr>
                  <w:rFonts w:asciiTheme="minorHAnsi" w:hAnsiTheme="minorHAnsi" w:cstheme="minorHAnsi"/>
                </w:rPr>
                <w:delText>Insertion of a small needle into almost any part of the body, guided by imaging techniques, to take a tissue biopsy</w:delText>
              </w:r>
            </w:del>
          </w:p>
        </w:tc>
      </w:tr>
      <w:tr w:rsidR="00BC2193" w:rsidRPr="00BF1B27" w:rsidDel="001129A7" w14:paraId="1CFD7516" w14:textId="13506328" w:rsidTr="00D12AB2">
        <w:trPr>
          <w:del w:id="760"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755CEDB" w14:textId="529F8846" w:rsidR="00BC2193" w:rsidRPr="00BF1B27" w:rsidDel="001129A7" w:rsidRDefault="00BC2193" w:rsidP="00BF1B27">
            <w:pPr>
              <w:spacing w:line="360" w:lineRule="auto"/>
              <w:ind w:firstLine="0"/>
              <w:jc w:val="center"/>
              <w:rPr>
                <w:del w:id="761" w:author="Laura Sitler" w:date="2023-07-07T11:25:00Z"/>
                <w:rFonts w:asciiTheme="minorHAnsi" w:hAnsiTheme="minorHAnsi" w:cstheme="minorHAnsi"/>
                <w:b w:val="0"/>
                <w:bCs w:val="0"/>
                <w:caps w:val="0"/>
              </w:rPr>
            </w:pPr>
            <w:del w:id="762" w:author="Laura Sitler" w:date="2023-07-07T11:25:00Z">
              <w:r w:rsidRPr="00BF1B27" w:rsidDel="001129A7">
                <w:rPr>
                  <w:rFonts w:asciiTheme="minorHAnsi" w:hAnsiTheme="minorHAnsi" w:cstheme="minorHAnsi"/>
                  <w:caps w:val="0"/>
                </w:rPr>
                <w:delText>IVC Filter Placement</w:delText>
              </w:r>
            </w:del>
          </w:p>
        </w:tc>
        <w:tc>
          <w:tcPr>
            <w:tcW w:w="4675" w:type="dxa"/>
            <w:vAlign w:val="center"/>
          </w:tcPr>
          <w:p w14:paraId="51ED7063" w14:textId="785FEE93" w:rsidR="00BC2193" w:rsidRPr="00BF1B27" w:rsidDel="001129A7" w:rsidRDefault="0097282E"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63" w:author="Laura Sitler" w:date="2023-07-07T11:25:00Z"/>
                <w:rFonts w:asciiTheme="minorHAnsi" w:hAnsiTheme="minorHAnsi" w:cstheme="minorHAnsi"/>
              </w:rPr>
            </w:pPr>
            <w:del w:id="764" w:author="Laura Sitler" w:date="2023-07-07T11:25:00Z">
              <w:r w:rsidRPr="00BF1B27" w:rsidDel="001129A7">
                <w:rPr>
                  <w:rFonts w:asciiTheme="minorHAnsi" w:hAnsiTheme="minorHAnsi" w:cstheme="minorHAnsi"/>
                </w:rPr>
                <w:delText>Insertion of a preventative tool inside the inferior vena cava to trap any blood clots that may break free from the veins in the legs and potentially reach the heart or the lungs</w:delText>
              </w:r>
            </w:del>
          </w:p>
        </w:tc>
      </w:tr>
      <w:tr w:rsidR="00824C62" w:rsidRPr="00BF1B27" w:rsidDel="001129A7" w14:paraId="3D2EE7BE" w14:textId="1373CBAD" w:rsidTr="00D12AB2">
        <w:trPr>
          <w:cnfStyle w:val="000000100000" w:firstRow="0" w:lastRow="0" w:firstColumn="0" w:lastColumn="0" w:oddVBand="0" w:evenVBand="0" w:oddHBand="1" w:evenHBand="0" w:firstRowFirstColumn="0" w:firstRowLastColumn="0" w:lastRowFirstColumn="0" w:lastRowLastColumn="0"/>
          <w:del w:id="765"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2DBE0BD" w14:textId="33F403D5" w:rsidR="00824C62" w:rsidRPr="00BF1B27" w:rsidDel="001129A7" w:rsidRDefault="00824C62" w:rsidP="00BF1B27">
            <w:pPr>
              <w:spacing w:line="360" w:lineRule="auto"/>
              <w:ind w:firstLine="0"/>
              <w:jc w:val="center"/>
              <w:rPr>
                <w:del w:id="766" w:author="Laura Sitler" w:date="2023-07-07T11:25:00Z"/>
                <w:rFonts w:asciiTheme="minorHAnsi" w:hAnsiTheme="minorHAnsi" w:cstheme="minorHAnsi"/>
                <w:b w:val="0"/>
                <w:bCs w:val="0"/>
                <w:caps w:val="0"/>
              </w:rPr>
            </w:pPr>
            <w:del w:id="767" w:author="Laura Sitler" w:date="2023-07-07T11:25:00Z">
              <w:r w:rsidRPr="00BF1B27" w:rsidDel="001129A7">
                <w:rPr>
                  <w:rFonts w:asciiTheme="minorHAnsi" w:hAnsiTheme="minorHAnsi" w:cstheme="minorHAnsi"/>
                  <w:caps w:val="0"/>
                </w:rPr>
                <w:delText>Percutaneous Drainage</w:delText>
              </w:r>
            </w:del>
          </w:p>
        </w:tc>
        <w:tc>
          <w:tcPr>
            <w:tcW w:w="4675" w:type="dxa"/>
            <w:vAlign w:val="center"/>
          </w:tcPr>
          <w:p w14:paraId="7849AAEB" w14:textId="4DB77E44" w:rsidR="00824C62" w:rsidRPr="00BF1B27" w:rsidDel="001129A7" w:rsidRDefault="0097282E"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68" w:author="Laura Sitler" w:date="2023-07-07T11:25:00Z"/>
                <w:rFonts w:asciiTheme="minorHAnsi" w:hAnsiTheme="minorHAnsi" w:cstheme="minorHAnsi"/>
              </w:rPr>
            </w:pPr>
            <w:del w:id="769" w:author="Laura Sitler" w:date="2023-07-07T11:25:00Z">
              <w:r w:rsidRPr="00BF1B27" w:rsidDel="001129A7">
                <w:rPr>
                  <w:rFonts w:asciiTheme="minorHAnsi" w:hAnsiTheme="minorHAnsi" w:cstheme="minorHAnsi"/>
                </w:rPr>
                <w:delText>Insertion of a catheter through a small nick in the skin to the site of an infection or abscess to collect and drain the fluid</w:delText>
              </w:r>
            </w:del>
          </w:p>
        </w:tc>
      </w:tr>
      <w:tr w:rsidR="00BC2193" w:rsidRPr="00BF1B27" w:rsidDel="001129A7" w14:paraId="4E75AC8F" w14:textId="75CBF5AB" w:rsidTr="00D12AB2">
        <w:trPr>
          <w:del w:id="770"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C3F077C" w14:textId="428D8923" w:rsidR="00BC2193" w:rsidRPr="00BF1B27" w:rsidDel="001129A7" w:rsidRDefault="00BC2193" w:rsidP="00BF1B27">
            <w:pPr>
              <w:spacing w:line="360" w:lineRule="auto"/>
              <w:ind w:firstLine="0"/>
              <w:jc w:val="center"/>
              <w:rPr>
                <w:del w:id="771" w:author="Laura Sitler" w:date="2023-07-07T11:25:00Z"/>
                <w:rFonts w:asciiTheme="minorHAnsi" w:hAnsiTheme="minorHAnsi" w:cstheme="minorHAnsi"/>
                <w:b w:val="0"/>
                <w:bCs w:val="0"/>
                <w:caps w:val="0"/>
              </w:rPr>
            </w:pPr>
            <w:del w:id="772" w:author="Laura Sitler" w:date="2023-07-07T11:25:00Z">
              <w:r w:rsidRPr="00BF1B27" w:rsidDel="001129A7">
                <w:rPr>
                  <w:rFonts w:asciiTheme="minorHAnsi" w:hAnsiTheme="minorHAnsi" w:cstheme="minorHAnsi"/>
                  <w:caps w:val="0"/>
                </w:rPr>
                <w:delText>Stent Placement</w:delText>
              </w:r>
            </w:del>
          </w:p>
        </w:tc>
        <w:tc>
          <w:tcPr>
            <w:tcW w:w="4675" w:type="dxa"/>
            <w:vAlign w:val="center"/>
          </w:tcPr>
          <w:p w14:paraId="790EF90F" w14:textId="143FFCA5" w:rsidR="00BC2193" w:rsidRPr="00BF1B27" w:rsidDel="001129A7" w:rsidRDefault="0097282E"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73" w:author="Laura Sitler" w:date="2023-07-07T11:25:00Z"/>
                <w:rFonts w:asciiTheme="minorHAnsi" w:hAnsiTheme="minorHAnsi" w:cstheme="minorHAnsi"/>
              </w:rPr>
            </w:pPr>
            <w:del w:id="774" w:author="Laura Sitler" w:date="2023-07-07T11:25:00Z">
              <w:r w:rsidRPr="00BF1B27" w:rsidDel="001129A7">
                <w:rPr>
                  <w:rFonts w:asciiTheme="minorHAnsi" w:hAnsiTheme="minorHAnsi" w:cstheme="minorHAnsi"/>
                </w:rPr>
                <w:delText>Placement of a woven tube covered by a metal mesh at the site of weakness to reinforce the arterial wall</w:delText>
              </w:r>
            </w:del>
          </w:p>
        </w:tc>
      </w:tr>
      <w:tr w:rsidR="00BC2193" w:rsidRPr="00BF1B27" w:rsidDel="001129A7" w14:paraId="7E4BC2F7" w14:textId="35F1ABEB" w:rsidTr="00D12AB2">
        <w:trPr>
          <w:cnfStyle w:val="000000100000" w:firstRow="0" w:lastRow="0" w:firstColumn="0" w:lastColumn="0" w:oddVBand="0" w:evenVBand="0" w:oddHBand="1" w:evenHBand="0" w:firstRowFirstColumn="0" w:firstRowLastColumn="0" w:lastRowFirstColumn="0" w:lastRowLastColumn="0"/>
          <w:del w:id="775"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F8B626E" w14:textId="704E088D" w:rsidR="00BC2193" w:rsidRPr="00BF1B27" w:rsidDel="001129A7" w:rsidRDefault="00BC2193" w:rsidP="00BF1B27">
            <w:pPr>
              <w:spacing w:line="360" w:lineRule="auto"/>
              <w:ind w:firstLine="0"/>
              <w:jc w:val="center"/>
              <w:rPr>
                <w:del w:id="776" w:author="Laura Sitler" w:date="2023-07-07T11:25:00Z"/>
                <w:rFonts w:asciiTheme="minorHAnsi" w:hAnsiTheme="minorHAnsi" w:cstheme="minorHAnsi"/>
                <w:b w:val="0"/>
                <w:bCs w:val="0"/>
                <w:caps w:val="0"/>
              </w:rPr>
            </w:pPr>
            <w:del w:id="777" w:author="Laura Sitler" w:date="2023-07-07T11:25:00Z">
              <w:r w:rsidRPr="00BF1B27" w:rsidDel="001129A7">
                <w:rPr>
                  <w:rFonts w:asciiTheme="minorHAnsi" w:hAnsiTheme="minorHAnsi" w:cstheme="minorHAnsi"/>
                  <w:caps w:val="0"/>
                </w:rPr>
                <w:delText>Thrombolysis</w:delText>
              </w:r>
            </w:del>
          </w:p>
        </w:tc>
        <w:tc>
          <w:tcPr>
            <w:tcW w:w="4675" w:type="dxa"/>
            <w:vAlign w:val="center"/>
          </w:tcPr>
          <w:p w14:paraId="214C1198" w14:textId="441D5FD1" w:rsidR="00BC2193" w:rsidRPr="00BF1B27" w:rsidDel="001129A7" w:rsidRDefault="0097282E"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78" w:author="Laura Sitler" w:date="2023-07-07T11:25:00Z"/>
                <w:rFonts w:asciiTheme="minorHAnsi" w:hAnsiTheme="minorHAnsi" w:cstheme="minorHAnsi"/>
              </w:rPr>
            </w:pPr>
            <w:del w:id="779" w:author="Laura Sitler" w:date="2023-07-07T11:25:00Z">
              <w:r w:rsidRPr="00BF1B27" w:rsidDel="001129A7">
                <w:rPr>
                  <w:rFonts w:asciiTheme="minorHAnsi" w:hAnsiTheme="minorHAnsi" w:cstheme="minorHAnsi"/>
                </w:rPr>
                <w:delText>Treats vascular blockages and improves blood flow by dissolving abnormal blood clots</w:delText>
              </w:r>
            </w:del>
          </w:p>
        </w:tc>
      </w:tr>
      <w:tr w:rsidR="00BC2193" w:rsidRPr="00BF1B27" w:rsidDel="001129A7" w14:paraId="0A600884" w14:textId="050DE9A1" w:rsidTr="00D12AB2">
        <w:trPr>
          <w:del w:id="780"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219F360" w14:textId="0694E0D8" w:rsidR="00C803CB" w:rsidRPr="00BF1B27" w:rsidDel="001129A7" w:rsidRDefault="00BC2193" w:rsidP="00BF1B27">
            <w:pPr>
              <w:spacing w:line="360" w:lineRule="auto"/>
              <w:ind w:firstLine="0"/>
              <w:jc w:val="center"/>
              <w:rPr>
                <w:del w:id="781" w:author="Laura Sitler" w:date="2023-07-07T11:25:00Z"/>
                <w:rFonts w:asciiTheme="minorHAnsi" w:hAnsiTheme="minorHAnsi" w:cstheme="minorHAnsi"/>
                <w:caps w:val="0"/>
              </w:rPr>
            </w:pPr>
            <w:del w:id="782" w:author="Laura Sitler" w:date="2023-07-07T11:25:00Z">
              <w:r w:rsidRPr="00BF1B27" w:rsidDel="001129A7">
                <w:rPr>
                  <w:rFonts w:asciiTheme="minorHAnsi" w:hAnsiTheme="minorHAnsi" w:cstheme="minorHAnsi"/>
                  <w:caps w:val="0"/>
                </w:rPr>
                <w:delText>Tumor Ablation</w:delText>
              </w:r>
              <w:r w:rsidR="00C803CB" w:rsidRPr="00BF1B27" w:rsidDel="001129A7">
                <w:rPr>
                  <w:rFonts w:asciiTheme="minorHAnsi" w:hAnsiTheme="minorHAnsi" w:cstheme="minorHAnsi"/>
                  <w:caps w:val="0"/>
                </w:rPr>
                <w:delText xml:space="preserve"> </w:delText>
              </w:r>
            </w:del>
          </w:p>
          <w:p w14:paraId="2F4B1958" w14:textId="61BB872B" w:rsidR="00BC2193" w:rsidRPr="00BF1B27" w:rsidDel="001129A7" w:rsidRDefault="00C803CB" w:rsidP="00BF1B27">
            <w:pPr>
              <w:spacing w:line="360" w:lineRule="auto"/>
              <w:ind w:firstLine="0"/>
              <w:jc w:val="center"/>
              <w:rPr>
                <w:del w:id="783" w:author="Laura Sitler" w:date="2023-07-07T11:25:00Z"/>
                <w:rFonts w:asciiTheme="minorHAnsi" w:hAnsiTheme="minorHAnsi" w:cstheme="minorHAnsi"/>
                <w:b w:val="0"/>
                <w:bCs w:val="0"/>
                <w:i/>
                <w:iCs/>
                <w:caps w:val="0"/>
              </w:rPr>
            </w:pPr>
            <w:del w:id="784" w:author="Laura Sitler" w:date="2023-07-07T11:25:00Z">
              <w:r w:rsidRPr="00BF1B27" w:rsidDel="001129A7">
                <w:rPr>
                  <w:rFonts w:asciiTheme="minorHAnsi" w:hAnsiTheme="minorHAnsi" w:cstheme="minorHAnsi"/>
                  <w:i/>
                  <w:iCs/>
                  <w:caps w:val="0"/>
                </w:rPr>
                <w:delText>Microwave or Radiofrequency</w:delText>
              </w:r>
            </w:del>
          </w:p>
        </w:tc>
        <w:tc>
          <w:tcPr>
            <w:tcW w:w="4675" w:type="dxa"/>
            <w:vAlign w:val="center"/>
          </w:tcPr>
          <w:p w14:paraId="535D84D6" w14:textId="3766F050" w:rsidR="00BC2193" w:rsidRPr="00BF1B27" w:rsidDel="001129A7" w:rsidRDefault="00C803CB"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85" w:author="Laura Sitler" w:date="2023-07-07T11:25:00Z"/>
                <w:rFonts w:asciiTheme="minorHAnsi" w:hAnsiTheme="minorHAnsi" w:cstheme="minorHAnsi"/>
              </w:rPr>
            </w:pPr>
            <w:del w:id="786" w:author="Laura Sitler" w:date="2023-07-07T11:25:00Z">
              <w:r w:rsidRPr="00BF1B27" w:rsidDel="001129A7">
                <w:rPr>
                  <w:rFonts w:asciiTheme="minorHAnsi" w:hAnsiTheme="minorHAnsi" w:cstheme="minorHAnsi"/>
                </w:rPr>
                <w:delText>Microwave ablation uses electromagnetic waves to destroy a tumor</w:delText>
              </w:r>
            </w:del>
          </w:p>
          <w:p w14:paraId="6F181810" w14:textId="32F89236" w:rsidR="00C803CB" w:rsidRPr="00BF1B27" w:rsidDel="001129A7" w:rsidRDefault="00C803CB" w:rsidP="00BF1B2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del w:id="787" w:author="Laura Sitler" w:date="2023-07-07T11:25:00Z"/>
                <w:rFonts w:asciiTheme="minorHAnsi" w:hAnsiTheme="minorHAnsi" w:cstheme="minorHAnsi"/>
              </w:rPr>
            </w:pPr>
            <w:del w:id="788" w:author="Laura Sitler" w:date="2023-07-07T11:25:00Z">
              <w:r w:rsidRPr="00BF1B27" w:rsidDel="001129A7">
                <w:rPr>
                  <w:rFonts w:asciiTheme="minorHAnsi" w:hAnsiTheme="minorHAnsi" w:cstheme="minorHAnsi"/>
                </w:rPr>
                <w:delText>Radiofrequency ablation (RFA) uses radio waves to create heat and damage tissue to decrease pain by damaging pain-sensing nerves or to treat cancer by damaging tumor cells</w:delText>
              </w:r>
            </w:del>
          </w:p>
        </w:tc>
      </w:tr>
      <w:tr w:rsidR="0062739D" w:rsidRPr="00BF1B27" w:rsidDel="001129A7" w14:paraId="7D7A34CF" w14:textId="4E2F32BE" w:rsidTr="00D12AB2">
        <w:trPr>
          <w:cnfStyle w:val="000000100000" w:firstRow="0" w:lastRow="0" w:firstColumn="0" w:lastColumn="0" w:oddVBand="0" w:evenVBand="0" w:oddHBand="1" w:evenHBand="0" w:firstRowFirstColumn="0" w:firstRowLastColumn="0" w:lastRowFirstColumn="0" w:lastRowLastColumn="0"/>
          <w:del w:id="789" w:author="Laura Sitler" w:date="2023-07-07T11:25:00Z"/>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161501D" w14:textId="15BFDB28" w:rsidR="0062739D" w:rsidRPr="00BF1B27" w:rsidDel="001129A7" w:rsidRDefault="0062739D" w:rsidP="00BF1B27">
            <w:pPr>
              <w:spacing w:line="360" w:lineRule="auto"/>
              <w:ind w:firstLine="0"/>
              <w:jc w:val="center"/>
              <w:rPr>
                <w:del w:id="790" w:author="Laura Sitler" w:date="2023-07-07T11:25:00Z"/>
                <w:rFonts w:asciiTheme="minorHAnsi" w:hAnsiTheme="minorHAnsi" w:cstheme="minorHAnsi"/>
                <w:b w:val="0"/>
                <w:bCs w:val="0"/>
                <w:caps w:val="0"/>
              </w:rPr>
            </w:pPr>
            <w:del w:id="791" w:author="Laura Sitler" w:date="2023-07-07T11:25:00Z">
              <w:r w:rsidRPr="00BF1B27" w:rsidDel="001129A7">
                <w:rPr>
                  <w:rFonts w:asciiTheme="minorHAnsi" w:hAnsiTheme="minorHAnsi" w:cstheme="minorHAnsi"/>
                  <w:caps w:val="0"/>
                </w:rPr>
                <w:delText>Vertebroplasty/Kyphoplasty</w:delText>
              </w:r>
            </w:del>
          </w:p>
        </w:tc>
        <w:tc>
          <w:tcPr>
            <w:tcW w:w="4675" w:type="dxa"/>
            <w:vAlign w:val="center"/>
          </w:tcPr>
          <w:p w14:paraId="6D4B5148" w14:textId="7CEDE9CC" w:rsidR="0062739D" w:rsidRPr="00BF1B27" w:rsidDel="001129A7" w:rsidRDefault="00AE1EF4" w:rsidP="00BF1B2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del w:id="792" w:author="Laura Sitler" w:date="2023-07-07T11:25:00Z"/>
                <w:rFonts w:asciiTheme="minorHAnsi" w:hAnsiTheme="minorHAnsi" w:cstheme="minorHAnsi"/>
              </w:rPr>
            </w:pPr>
            <w:del w:id="793" w:author="Laura Sitler" w:date="2023-07-07T11:25:00Z">
              <w:r w:rsidRPr="00BF1B27" w:rsidDel="001129A7">
                <w:rPr>
                  <w:rFonts w:asciiTheme="minorHAnsi" w:hAnsiTheme="minorHAnsi" w:cstheme="minorHAnsi"/>
                </w:rPr>
                <w:delText>Fluoroscopy-guided treatment of fractured vertebrae by injecting a cement mixture into the fractured bone through a hollow needle with (kyphoplasty) or without (vertebroplasty) the use of a balloon</w:delText>
              </w:r>
            </w:del>
          </w:p>
        </w:tc>
      </w:tr>
    </w:tbl>
    <w:p w14:paraId="2577C148" w14:textId="243C4625" w:rsidR="00AC4DC1" w:rsidRPr="00BF1B27" w:rsidDel="001129A7" w:rsidRDefault="00DE1461">
      <w:pPr>
        <w:pStyle w:val="Heading2"/>
        <w:spacing w:line="360" w:lineRule="auto"/>
        <w:rPr>
          <w:del w:id="794" w:author="Laura Sitler" w:date="2023-07-07T11:25:00Z"/>
          <w:rFonts w:asciiTheme="minorHAnsi" w:hAnsiTheme="minorHAnsi" w:cstheme="minorHAnsi"/>
          <w:color w:val="000000" w:themeColor="text1"/>
        </w:rPr>
        <w:pPrChange w:id="795" w:author="Laura Sitler" w:date="2023-07-07T11:25:00Z">
          <w:pPr>
            <w:spacing w:line="360" w:lineRule="auto"/>
            <w:ind w:firstLine="0"/>
          </w:pPr>
        </w:pPrChange>
      </w:pPr>
      <w:del w:id="796" w:author="Laura Sitler" w:date="2023-07-07T11:25:00Z">
        <w:r w:rsidRPr="00BF1B27" w:rsidDel="001129A7">
          <w:rPr>
            <w:rFonts w:asciiTheme="minorHAnsi" w:hAnsiTheme="minorHAnsi" w:cstheme="minorHAnsi"/>
            <w:color w:val="000000" w:themeColor="text1"/>
          </w:rPr>
          <w:delText xml:space="preserve">Table </w:delText>
        </w:r>
        <w:r w:rsidRPr="00BF1B27" w:rsidDel="001129A7">
          <w:rPr>
            <w:rFonts w:asciiTheme="minorHAnsi" w:hAnsiTheme="minorHAnsi" w:cstheme="minorHAnsi"/>
            <w:color w:val="000000" w:themeColor="text1"/>
          </w:rPr>
          <w:fldChar w:fldCharType="begin"/>
        </w:r>
        <w:r w:rsidRPr="00BF1B27" w:rsidDel="001129A7">
          <w:rPr>
            <w:rFonts w:asciiTheme="minorHAnsi" w:hAnsiTheme="minorHAnsi" w:cstheme="minorHAnsi"/>
            <w:color w:val="000000" w:themeColor="text1"/>
          </w:rPr>
          <w:delInstrText xml:space="preserve"> SEQ Table \* ARABIC </w:delInstrText>
        </w:r>
        <w:r w:rsidRPr="00BF1B27" w:rsidDel="001129A7">
          <w:rPr>
            <w:rFonts w:asciiTheme="minorHAnsi" w:hAnsiTheme="minorHAnsi" w:cstheme="minorHAnsi"/>
            <w:color w:val="000000" w:themeColor="text1"/>
          </w:rPr>
          <w:fldChar w:fldCharType="separate"/>
        </w:r>
        <w:r w:rsidRPr="00BF1B27" w:rsidDel="001129A7">
          <w:rPr>
            <w:rFonts w:asciiTheme="minorHAnsi" w:hAnsiTheme="minorHAnsi" w:cstheme="minorHAnsi"/>
            <w:noProof/>
            <w:color w:val="000000" w:themeColor="text1"/>
          </w:rPr>
          <w:delText>5</w:delText>
        </w:r>
        <w:r w:rsidRPr="00BF1B27" w:rsidDel="001129A7">
          <w:rPr>
            <w:rFonts w:asciiTheme="minorHAnsi" w:hAnsiTheme="minorHAnsi" w:cstheme="minorHAnsi"/>
            <w:color w:val="000000" w:themeColor="text1"/>
          </w:rPr>
          <w:fldChar w:fldCharType="end"/>
        </w:r>
        <w:r w:rsidRPr="00BF1B27" w:rsidDel="001129A7">
          <w:rPr>
            <w:rFonts w:asciiTheme="minorHAnsi" w:hAnsiTheme="minorHAnsi" w:cstheme="minorHAnsi"/>
            <w:color w:val="000000" w:themeColor="text1"/>
          </w:rPr>
          <w:delText xml:space="preserve">. Most Commonly Performed </w:delText>
        </w:r>
        <w:r w:rsidR="00460C6D" w:rsidRPr="00BF1B27" w:rsidDel="001129A7">
          <w:rPr>
            <w:rFonts w:asciiTheme="minorHAnsi" w:hAnsiTheme="minorHAnsi" w:cstheme="minorHAnsi"/>
            <w:color w:val="000000" w:themeColor="text1"/>
          </w:rPr>
          <w:delText>Cardiovascular and Interventional Fluoroscopy Procedures</w:delText>
        </w:r>
      </w:del>
    </w:p>
    <w:p w14:paraId="0C4FA5DC" w14:textId="1D7B1C32" w:rsidR="00DE1461" w:rsidRPr="00BF1B27" w:rsidDel="001129A7" w:rsidRDefault="00DE1461">
      <w:pPr>
        <w:pStyle w:val="Heading2"/>
        <w:spacing w:line="360" w:lineRule="auto"/>
        <w:rPr>
          <w:del w:id="797" w:author="Laura Sitler" w:date="2023-07-07T11:25:00Z"/>
          <w:rFonts w:asciiTheme="minorHAnsi" w:hAnsiTheme="minorHAnsi" w:cstheme="minorHAnsi"/>
        </w:rPr>
        <w:pPrChange w:id="798" w:author="Laura Sitler" w:date="2023-07-07T11:25:00Z">
          <w:pPr>
            <w:spacing w:line="360" w:lineRule="auto"/>
            <w:ind w:firstLine="0"/>
          </w:pPr>
        </w:pPrChange>
      </w:pPr>
    </w:p>
    <w:bookmarkEnd w:id="324"/>
    <w:p w14:paraId="310C2BC2" w14:textId="6D5E025D" w:rsidR="00C803CB" w:rsidRPr="00BF1B27" w:rsidDel="00796785" w:rsidRDefault="00C803CB" w:rsidP="00BF1B27">
      <w:pPr>
        <w:pStyle w:val="Heading1"/>
        <w:spacing w:line="360" w:lineRule="auto"/>
        <w:jc w:val="left"/>
        <w:rPr>
          <w:del w:id="799" w:author="Laura Sitler" w:date="2023-07-07T12:03:00Z"/>
          <w:rFonts w:asciiTheme="minorHAnsi" w:hAnsiTheme="minorHAnsi" w:cstheme="minorHAnsi"/>
        </w:rPr>
      </w:pPr>
      <w:del w:id="800" w:author="Laura Sitler" w:date="2023-07-06T13:40:00Z">
        <w:r w:rsidRPr="00BF1B27" w:rsidDel="007C144E">
          <w:rPr>
            <w:rFonts w:asciiTheme="minorHAnsi" w:hAnsiTheme="minorHAnsi" w:cstheme="minorHAnsi"/>
          </w:rPr>
          <w:delText xml:space="preserve">Pediatric </w:delText>
        </w:r>
      </w:del>
      <w:del w:id="801" w:author="Laura Sitler" w:date="2023-07-07T12:03:00Z">
        <w:r w:rsidRPr="00BF1B27" w:rsidDel="00796785">
          <w:rPr>
            <w:rFonts w:asciiTheme="minorHAnsi" w:hAnsiTheme="minorHAnsi" w:cstheme="minorHAnsi"/>
          </w:rPr>
          <w:delText>Fluoroscopic Procedures</w:delText>
        </w:r>
      </w:del>
    </w:p>
    <w:p w14:paraId="7811A2CE" w14:textId="238C6400" w:rsidR="00E717E5" w:rsidRPr="00BF1B27" w:rsidDel="00796785" w:rsidRDefault="00C803CB" w:rsidP="00BF1B27">
      <w:pPr>
        <w:spacing w:line="360" w:lineRule="auto"/>
        <w:ind w:firstLine="0"/>
        <w:rPr>
          <w:del w:id="802" w:author="Laura Sitler" w:date="2023-07-07T12:03:00Z"/>
          <w:rFonts w:asciiTheme="minorHAnsi" w:hAnsiTheme="minorHAnsi" w:cstheme="minorHAnsi"/>
        </w:rPr>
      </w:pPr>
      <w:del w:id="803" w:author="Laura Sitler" w:date="2023-07-07T12:03:00Z">
        <w:r w:rsidRPr="00BF1B27" w:rsidDel="00796785">
          <w:rPr>
            <w:rFonts w:asciiTheme="minorHAnsi" w:hAnsiTheme="minorHAnsi" w:cstheme="minorHAnsi"/>
          </w:rPr>
          <w:delText xml:space="preserve">The most common pediatric fluoroscopic procedures include </w:delText>
        </w:r>
        <w:r w:rsidR="00C8367B" w:rsidRPr="00BF1B27" w:rsidDel="00796785">
          <w:rPr>
            <w:rFonts w:asciiTheme="minorHAnsi" w:hAnsiTheme="minorHAnsi" w:cstheme="minorHAnsi"/>
          </w:rPr>
          <w:delText>the evaluation</w:delText>
        </w:r>
        <w:r w:rsidRPr="00BF1B27" w:rsidDel="00796785">
          <w:rPr>
            <w:rFonts w:asciiTheme="minorHAnsi" w:hAnsiTheme="minorHAnsi" w:cstheme="minorHAnsi"/>
          </w:rPr>
          <w:delText xml:space="preserve"> of</w:delText>
        </w:r>
        <w:r w:rsidR="00C8367B" w:rsidRPr="00BF1B27" w:rsidDel="00796785">
          <w:rPr>
            <w:rFonts w:asciiTheme="minorHAnsi" w:hAnsiTheme="minorHAnsi" w:cstheme="minorHAnsi"/>
          </w:rPr>
          <w:delText xml:space="preserve"> swallowing and</w:delText>
        </w:r>
        <w:r w:rsidRPr="00BF1B27" w:rsidDel="00796785">
          <w:rPr>
            <w:rFonts w:asciiTheme="minorHAnsi" w:hAnsiTheme="minorHAnsi" w:cstheme="minorHAnsi"/>
          </w:rPr>
          <w:delText xml:space="preserve"> the </w:delText>
        </w:r>
      </w:del>
      <w:del w:id="804" w:author="Laura Sitler" w:date="2023-06-30T13:27:00Z">
        <w:r w:rsidRPr="00BF1B27" w:rsidDel="00D1151D">
          <w:rPr>
            <w:rFonts w:asciiTheme="minorHAnsi" w:hAnsiTheme="minorHAnsi" w:cstheme="minorHAnsi"/>
          </w:rPr>
          <w:delText xml:space="preserve">gastrointestinal </w:delText>
        </w:r>
      </w:del>
      <w:del w:id="805" w:author="Laura Sitler" w:date="2023-07-07T12:03:00Z">
        <w:r w:rsidRPr="00BF1B27" w:rsidDel="00796785">
          <w:rPr>
            <w:rFonts w:asciiTheme="minorHAnsi" w:hAnsiTheme="minorHAnsi" w:cstheme="minorHAnsi"/>
          </w:rPr>
          <w:delText xml:space="preserve">tract </w:delText>
        </w:r>
        <w:r w:rsidR="00C8367B" w:rsidRPr="00BF1B27" w:rsidDel="00796785">
          <w:rPr>
            <w:rFonts w:asciiTheme="minorHAnsi" w:hAnsiTheme="minorHAnsi" w:cstheme="minorHAnsi"/>
          </w:rPr>
          <w:delText>using a</w:delText>
        </w:r>
        <w:r w:rsidRPr="00BF1B27" w:rsidDel="00796785">
          <w:rPr>
            <w:rFonts w:asciiTheme="minorHAnsi" w:hAnsiTheme="minorHAnsi" w:cstheme="minorHAnsi"/>
          </w:rPr>
          <w:delText xml:space="preserve"> barium swallow (esophagram), upper GI</w:delText>
        </w:r>
        <w:r w:rsidR="00C8367B" w:rsidRPr="00BF1B27" w:rsidDel="00796785">
          <w:rPr>
            <w:rFonts w:asciiTheme="minorHAnsi" w:hAnsiTheme="minorHAnsi" w:cstheme="minorHAnsi"/>
          </w:rPr>
          <w:delText xml:space="preserve"> with or without </w:delText>
        </w:r>
      </w:del>
      <w:del w:id="806" w:author="Laura Sitler" w:date="2023-06-30T13:28:00Z">
        <w:r w:rsidR="00C8367B" w:rsidRPr="00BF1B27" w:rsidDel="00D1151D">
          <w:rPr>
            <w:rFonts w:asciiTheme="minorHAnsi" w:hAnsiTheme="minorHAnsi" w:cstheme="minorHAnsi"/>
          </w:rPr>
          <w:delText>SBFT</w:delText>
        </w:r>
      </w:del>
      <w:del w:id="807" w:author="Laura Sitler" w:date="2023-07-07T12:03:00Z">
        <w:r w:rsidRPr="00BF1B27" w:rsidDel="00796785">
          <w:rPr>
            <w:rFonts w:asciiTheme="minorHAnsi" w:hAnsiTheme="minorHAnsi" w:cstheme="minorHAnsi"/>
          </w:rPr>
          <w:delText xml:space="preserve">, </w:delText>
        </w:r>
        <w:r w:rsidR="00C8367B" w:rsidRPr="00BF1B27" w:rsidDel="00796785">
          <w:rPr>
            <w:rFonts w:asciiTheme="minorHAnsi" w:hAnsiTheme="minorHAnsi" w:cstheme="minorHAnsi"/>
          </w:rPr>
          <w:delText xml:space="preserve">and </w:delText>
        </w:r>
        <w:r w:rsidRPr="00BF1B27" w:rsidDel="00796785">
          <w:rPr>
            <w:rFonts w:asciiTheme="minorHAnsi" w:hAnsiTheme="minorHAnsi" w:cstheme="minorHAnsi"/>
          </w:rPr>
          <w:delText>single or double contrast barium enema</w:delText>
        </w:r>
        <w:r w:rsidR="00C8367B" w:rsidRPr="00BF1B27" w:rsidDel="00796785">
          <w:rPr>
            <w:rFonts w:asciiTheme="minorHAnsi" w:hAnsiTheme="minorHAnsi" w:cstheme="minorHAnsi"/>
          </w:rPr>
          <w:delText>; evaluation of the urinary tract with an intravenous pyelogram/intravenous urogram</w:delText>
        </w:r>
      </w:del>
      <w:del w:id="808" w:author="Laura Sitler" w:date="2023-06-30T13:30:00Z">
        <w:r w:rsidR="00C8367B" w:rsidRPr="00BF1B27" w:rsidDel="00D1151D">
          <w:rPr>
            <w:rFonts w:asciiTheme="minorHAnsi" w:hAnsiTheme="minorHAnsi" w:cstheme="minorHAnsi"/>
          </w:rPr>
          <w:delText xml:space="preserve"> (IVP/IVU)</w:delText>
        </w:r>
      </w:del>
      <w:del w:id="809" w:author="Laura Sitler" w:date="2023-07-07T12:03:00Z">
        <w:r w:rsidR="003A66F4" w:rsidRPr="00BF1B27" w:rsidDel="00796785">
          <w:rPr>
            <w:rFonts w:asciiTheme="minorHAnsi" w:hAnsiTheme="minorHAnsi" w:cstheme="minorHAnsi"/>
          </w:rPr>
          <w:delText>, retrograde urogram,</w:delText>
        </w:r>
        <w:r w:rsidR="00C8367B" w:rsidRPr="00BF1B27" w:rsidDel="00796785">
          <w:rPr>
            <w:rFonts w:asciiTheme="minorHAnsi" w:hAnsiTheme="minorHAnsi" w:cstheme="minorHAnsi"/>
          </w:rPr>
          <w:delText xml:space="preserve"> and voiding cystourethrogram</w:delText>
        </w:r>
      </w:del>
      <w:del w:id="810" w:author="Laura Sitler" w:date="2023-06-30T13:31:00Z">
        <w:r w:rsidR="00C8367B" w:rsidRPr="00BF1B27" w:rsidDel="00D1151D">
          <w:rPr>
            <w:rFonts w:asciiTheme="minorHAnsi" w:hAnsiTheme="minorHAnsi" w:cstheme="minorHAnsi"/>
          </w:rPr>
          <w:delText xml:space="preserve"> (VCUG)</w:delText>
        </w:r>
      </w:del>
      <w:del w:id="811" w:author="Laura Sitler" w:date="2023-07-07T12:03:00Z">
        <w:r w:rsidR="00C8367B" w:rsidRPr="00BF1B27" w:rsidDel="00796785">
          <w:rPr>
            <w:rFonts w:asciiTheme="minorHAnsi" w:hAnsiTheme="minorHAnsi" w:cstheme="minorHAnsi"/>
          </w:rPr>
          <w:delText>; and guidance of interventional procedures.</w:delText>
        </w:r>
      </w:del>
      <w:del w:id="812" w:author="Laura Sitler" w:date="2023-06-29T13:45:00Z">
        <w:r w:rsidR="00366E03" w:rsidRPr="00BF1B27" w:rsidDel="00F31F6F">
          <w:rPr>
            <w:rFonts w:asciiTheme="minorHAnsi" w:hAnsiTheme="minorHAnsi" w:cstheme="minorHAnsi"/>
            <w:vertAlign w:val="superscript"/>
          </w:rPr>
          <w:delText xml:space="preserve"> </w:delText>
        </w:r>
        <w:r w:rsidR="00E717E5" w:rsidRPr="00BF1B27" w:rsidDel="00F31F6F">
          <w:rPr>
            <w:rFonts w:asciiTheme="minorHAnsi" w:hAnsiTheme="minorHAnsi" w:cstheme="minorHAnsi"/>
          </w:rPr>
          <w:delText xml:space="preserve"> </w:delText>
        </w:r>
      </w:del>
      <w:del w:id="813" w:author="Laura Sitler" w:date="2023-07-07T12:03:00Z">
        <w:r w:rsidR="00E717E5" w:rsidRPr="00BF1B27" w:rsidDel="00796785">
          <w:rPr>
            <w:rFonts w:asciiTheme="minorHAnsi" w:hAnsiTheme="minorHAnsi" w:cstheme="minorHAnsi"/>
          </w:rPr>
          <w:delText xml:space="preserve">These procedures </w:delText>
        </w:r>
      </w:del>
      <w:del w:id="814" w:author="Laura Sitler" w:date="2023-06-30T13:34:00Z">
        <w:r w:rsidR="00E717E5" w:rsidRPr="00BF1B27" w:rsidDel="00D1151D">
          <w:rPr>
            <w:rFonts w:asciiTheme="minorHAnsi" w:hAnsiTheme="minorHAnsi" w:cstheme="minorHAnsi"/>
          </w:rPr>
          <w:delText xml:space="preserve">are </w:delText>
        </w:r>
      </w:del>
      <w:del w:id="815" w:author="Laura Sitler" w:date="2023-07-07T12:03:00Z">
        <w:r w:rsidR="00E717E5" w:rsidRPr="00BF1B27" w:rsidDel="00796785">
          <w:rPr>
            <w:rFonts w:asciiTheme="minorHAnsi" w:hAnsiTheme="minorHAnsi" w:cstheme="minorHAnsi"/>
          </w:rPr>
          <w:delText xml:space="preserve">typically </w:delText>
        </w:r>
      </w:del>
      <w:del w:id="816" w:author="Laura Sitler" w:date="2023-06-30T13:34:00Z">
        <w:r w:rsidR="00E717E5" w:rsidRPr="00BF1B27" w:rsidDel="00D1151D">
          <w:rPr>
            <w:rFonts w:asciiTheme="minorHAnsi" w:hAnsiTheme="minorHAnsi" w:cstheme="minorHAnsi"/>
          </w:rPr>
          <w:delText xml:space="preserve">performed </w:delText>
        </w:r>
        <w:r w:rsidR="00E717E5" w:rsidRPr="00BF1B27" w:rsidDel="00B37801">
          <w:rPr>
            <w:rFonts w:asciiTheme="minorHAnsi" w:hAnsiTheme="minorHAnsi" w:cstheme="minorHAnsi"/>
          </w:rPr>
          <w:delText>much the same way</w:delText>
        </w:r>
      </w:del>
      <w:del w:id="817" w:author="Laura Sitler" w:date="2023-07-07T12:03:00Z">
        <w:r w:rsidR="00E717E5" w:rsidRPr="00BF1B27" w:rsidDel="00796785">
          <w:rPr>
            <w:rFonts w:asciiTheme="minorHAnsi" w:hAnsiTheme="minorHAnsi" w:cstheme="minorHAnsi"/>
          </w:rPr>
          <w:delText>; however, pediatric patients often require additional measures</w:delText>
        </w:r>
      </w:del>
      <w:del w:id="818" w:author="Laura Sitler" w:date="2023-06-30T13:36:00Z">
        <w:r w:rsidR="00E717E5" w:rsidRPr="00BF1B27" w:rsidDel="00B37801">
          <w:rPr>
            <w:rFonts w:asciiTheme="minorHAnsi" w:hAnsiTheme="minorHAnsi" w:cstheme="minorHAnsi"/>
          </w:rPr>
          <w:delText xml:space="preserve">, such as </w:delText>
        </w:r>
      </w:del>
      <w:del w:id="819" w:author="Laura Sitler" w:date="2023-07-07T12:03:00Z">
        <w:r w:rsidR="00E717E5" w:rsidRPr="00BF1B27" w:rsidDel="00796785">
          <w:rPr>
            <w:rFonts w:asciiTheme="minorHAnsi" w:hAnsiTheme="minorHAnsi" w:cstheme="minorHAnsi"/>
          </w:rPr>
          <w:delText xml:space="preserve">immobilization, </w:delText>
        </w:r>
        <w:r w:rsidR="00AE564F" w:rsidRPr="00BF1B27" w:rsidDel="00796785">
          <w:rPr>
            <w:rFonts w:asciiTheme="minorHAnsi" w:hAnsiTheme="minorHAnsi" w:cstheme="minorHAnsi"/>
          </w:rPr>
          <w:delText xml:space="preserve">changes in preparation, </w:delText>
        </w:r>
        <w:r w:rsidR="00E717E5" w:rsidRPr="00BF1B27" w:rsidDel="00796785">
          <w:rPr>
            <w:rFonts w:asciiTheme="minorHAnsi" w:hAnsiTheme="minorHAnsi" w:cstheme="minorHAnsi"/>
          </w:rPr>
          <w:delText>change</w:delText>
        </w:r>
        <w:r w:rsidR="00AE564F" w:rsidRPr="00BF1B27" w:rsidDel="00796785">
          <w:rPr>
            <w:rFonts w:asciiTheme="minorHAnsi" w:hAnsiTheme="minorHAnsi" w:cstheme="minorHAnsi"/>
          </w:rPr>
          <w:delText>s</w:delText>
        </w:r>
        <w:r w:rsidR="00E717E5" w:rsidRPr="00BF1B27" w:rsidDel="00796785">
          <w:rPr>
            <w:rFonts w:asciiTheme="minorHAnsi" w:hAnsiTheme="minorHAnsi" w:cstheme="minorHAnsi"/>
          </w:rPr>
          <w:delText xml:space="preserve"> in contrast dosage, change</w:delText>
        </w:r>
        <w:r w:rsidR="00AE564F" w:rsidRPr="00BF1B27" w:rsidDel="00796785">
          <w:rPr>
            <w:rFonts w:asciiTheme="minorHAnsi" w:hAnsiTheme="minorHAnsi" w:cstheme="minorHAnsi"/>
          </w:rPr>
          <w:delText>s</w:delText>
        </w:r>
        <w:r w:rsidR="00E717E5" w:rsidRPr="00BF1B27" w:rsidDel="00796785">
          <w:rPr>
            <w:rFonts w:asciiTheme="minorHAnsi" w:hAnsiTheme="minorHAnsi" w:cstheme="minorHAnsi"/>
          </w:rPr>
          <w:delText xml:space="preserve"> in technical factors, and </w:delText>
        </w:r>
        <w:r w:rsidR="00AE564F" w:rsidRPr="00BF1B27" w:rsidDel="00796785">
          <w:rPr>
            <w:rFonts w:asciiTheme="minorHAnsi" w:hAnsiTheme="minorHAnsi" w:cstheme="minorHAnsi"/>
          </w:rPr>
          <w:delText>bringing in additional</w:delText>
        </w:r>
        <w:r w:rsidR="00E717E5" w:rsidRPr="00BF1B27" w:rsidDel="00796785">
          <w:rPr>
            <w:rFonts w:asciiTheme="minorHAnsi" w:hAnsiTheme="minorHAnsi" w:cstheme="minorHAnsi"/>
          </w:rPr>
          <w:delText xml:space="preserve"> personnel to complete the examination quickly and efficiently.</w:delText>
        </w:r>
      </w:del>
    </w:p>
    <w:p w14:paraId="54AF37DF" w14:textId="4C47620A" w:rsidR="00572A9B" w:rsidRPr="00BF1B27" w:rsidDel="007C144E" w:rsidRDefault="00572A9B" w:rsidP="00BF1B27">
      <w:pPr>
        <w:spacing w:line="360" w:lineRule="auto"/>
        <w:ind w:firstLine="0"/>
        <w:rPr>
          <w:del w:id="820" w:author="Laura Sitler" w:date="2023-07-06T13:41:00Z"/>
          <w:rFonts w:asciiTheme="minorHAnsi" w:hAnsiTheme="minorHAnsi" w:cstheme="minorHAnsi"/>
        </w:rPr>
      </w:pPr>
    </w:p>
    <w:p w14:paraId="510D5A57" w14:textId="77F90ACC" w:rsidR="00D4208A" w:rsidRPr="00BF1B27" w:rsidDel="00796785" w:rsidRDefault="00E717E5" w:rsidP="00BF1B27">
      <w:pPr>
        <w:pStyle w:val="Heading1"/>
        <w:spacing w:line="360" w:lineRule="auto"/>
        <w:jc w:val="left"/>
        <w:rPr>
          <w:del w:id="821" w:author="Laura Sitler" w:date="2023-07-07T12:03:00Z"/>
          <w:rFonts w:asciiTheme="minorHAnsi" w:hAnsiTheme="minorHAnsi" w:cstheme="minorHAnsi"/>
        </w:rPr>
      </w:pPr>
      <w:del w:id="822" w:author="Laura Sitler" w:date="2023-07-06T13:41:00Z">
        <w:r w:rsidRPr="00BF1B27" w:rsidDel="007C144E">
          <w:rPr>
            <w:rFonts w:asciiTheme="minorHAnsi" w:hAnsiTheme="minorHAnsi" w:cstheme="minorHAnsi"/>
          </w:rPr>
          <w:delText>Indications and Considerations for Pediatric Fluoroscopy</w:delText>
        </w:r>
      </w:del>
    </w:p>
    <w:p w14:paraId="5E302699" w14:textId="3DECCDED" w:rsidR="00570359" w:rsidRPr="00BF1B27" w:rsidRDefault="00570359">
      <w:pPr>
        <w:pStyle w:val="Heading1"/>
        <w:spacing w:line="360" w:lineRule="auto"/>
        <w:jc w:val="left"/>
        <w:rPr>
          <w:rFonts w:asciiTheme="minorHAnsi" w:hAnsiTheme="minorHAnsi" w:cstheme="minorHAnsi"/>
        </w:rPr>
        <w:pPrChange w:id="823" w:author="Laura Sitler" w:date="2023-07-07T12:03:00Z">
          <w:pPr>
            <w:pStyle w:val="Heading2"/>
            <w:spacing w:line="360" w:lineRule="auto"/>
          </w:pPr>
        </w:pPrChange>
      </w:pPr>
      <w:r w:rsidRPr="00BF1B27">
        <w:rPr>
          <w:rFonts w:asciiTheme="minorHAnsi" w:hAnsiTheme="minorHAnsi" w:cstheme="minorHAnsi"/>
        </w:rPr>
        <w:t>Indications</w:t>
      </w:r>
      <w:ins w:id="824" w:author="Laura Sitler" w:date="2023-07-06T13:40:00Z">
        <w:r w:rsidR="007C144E" w:rsidRPr="00BF1B27">
          <w:rPr>
            <w:rFonts w:asciiTheme="minorHAnsi" w:hAnsiTheme="minorHAnsi" w:cstheme="minorHAnsi"/>
          </w:rPr>
          <w:t xml:space="preserve"> for </w:t>
        </w:r>
      </w:ins>
      <w:ins w:id="825" w:author="Laura Sitler" w:date="2023-07-07T18:41:00Z">
        <w:r w:rsidR="00FE3D82">
          <w:rPr>
            <w:rFonts w:asciiTheme="minorHAnsi" w:hAnsiTheme="minorHAnsi" w:cstheme="minorHAnsi"/>
          </w:rPr>
          <w:t xml:space="preserve">Using </w:t>
        </w:r>
      </w:ins>
      <w:ins w:id="826" w:author="Laura Sitler" w:date="2023-07-06T13:40:00Z">
        <w:r w:rsidR="007C144E" w:rsidRPr="00BF1B27">
          <w:rPr>
            <w:rFonts w:asciiTheme="minorHAnsi" w:hAnsiTheme="minorHAnsi" w:cstheme="minorHAnsi"/>
          </w:rPr>
          <w:t xml:space="preserve">Fluoroscopy </w:t>
        </w:r>
      </w:ins>
      <w:ins w:id="827" w:author="Laura Sitler" w:date="2023-07-06T13:41:00Z">
        <w:r w:rsidR="007C144E" w:rsidRPr="00BF1B27">
          <w:rPr>
            <w:rFonts w:asciiTheme="minorHAnsi" w:hAnsiTheme="minorHAnsi" w:cstheme="minorHAnsi"/>
          </w:rPr>
          <w:t xml:space="preserve">in Pediatric Patients </w:t>
        </w:r>
      </w:ins>
      <w:del w:id="828" w:author="Laura Sitler" w:date="2023-07-06T13:40:00Z">
        <w:r w:rsidRPr="00BF1B27" w:rsidDel="007C144E">
          <w:rPr>
            <w:rFonts w:asciiTheme="minorHAnsi" w:hAnsiTheme="minorHAnsi" w:cstheme="minorHAnsi"/>
          </w:rPr>
          <w:delText xml:space="preserve"> </w:delText>
        </w:r>
      </w:del>
      <w:r w:rsidRPr="00BF1B27">
        <w:rPr>
          <w:rFonts w:asciiTheme="minorHAnsi" w:hAnsiTheme="minorHAnsi" w:cstheme="minorHAnsi"/>
        </w:rPr>
        <w:t xml:space="preserve">by </w:t>
      </w:r>
      <w:commentRangeStart w:id="829"/>
      <w:r w:rsidRPr="00BF1B27">
        <w:rPr>
          <w:rFonts w:asciiTheme="minorHAnsi" w:hAnsiTheme="minorHAnsi" w:cstheme="minorHAnsi"/>
        </w:rPr>
        <w:t>Procedure</w:t>
      </w:r>
      <w:commentRangeEnd w:id="829"/>
      <w:r w:rsidR="00712A51">
        <w:rPr>
          <w:rStyle w:val="CommentReference"/>
          <w:rFonts w:cstheme="minorBidi"/>
          <w:b w:val="0"/>
          <w:bCs w:val="0"/>
        </w:rPr>
        <w:commentReference w:id="829"/>
      </w:r>
    </w:p>
    <w:p w14:paraId="7EFA60C6" w14:textId="115A40F6" w:rsidR="00E717E5" w:rsidRPr="00BF1B27" w:rsidRDefault="00024D05" w:rsidP="00BF1B27">
      <w:pPr>
        <w:spacing w:line="360" w:lineRule="auto"/>
        <w:ind w:firstLine="0"/>
        <w:rPr>
          <w:rFonts w:asciiTheme="minorHAnsi" w:hAnsiTheme="minorHAnsi" w:cstheme="minorHAnsi"/>
        </w:rPr>
      </w:pPr>
      <w:commentRangeStart w:id="830"/>
      <w:ins w:id="831" w:author="Laura Sitler" w:date="2023-07-07T13:19:00Z">
        <w:r>
          <w:rPr>
            <w:rFonts w:asciiTheme="minorHAnsi" w:hAnsiTheme="minorHAnsi" w:cstheme="minorHAnsi"/>
          </w:rPr>
          <w:t>While</w:t>
        </w:r>
      </w:ins>
      <w:commentRangeEnd w:id="830"/>
      <w:ins w:id="832" w:author="Laura Sitler" w:date="2023-07-07T18:45:00Z">
        <w:r w:rsidR="00FE3D82">
          <w:rPr>
            <w:rStyle w:val="CommentReference"/>
          </w:rPr>
          <w:commentReference w:id="830"/>
        </w:r>
      </w:ins>
      <w:ins w:id="833" w:author="Laura Sitler" w:date="2023-07-07T13:19:00Z">
        <w:r>
          <w:rPr>
            <w:rFonts w:asciiTheme="minorHAnsi" w:hAnsiTheme="minorHAnsi" w:cstheme="minorHAnsi"/>
          </w:rPr>
          <w:t xml:space="preserve"> most </w:t>
        </w:r>
      </w:ins>
      <w:del w:id="834" w:author="Laura Sitler" w:date="2023-07-07T13:19:00Z">
        <w:r w:rsidR="00E717E5" w:rsidRPr="00BF1B27" w:rsidDel="00024D05">
          <w:rPr>
            <w:rFonts w:asciiTheme="minorHAnsi" w:hAnsiTheme="minorHAnsi" w:cstheme="minorHAnsi"/>
          </w:rPr>
          <w:delText xml:space="preserve">Indications </w:delText>
        </w:r>
      </w:del>
      <w:ins w:id="835" w:author="Laura Sitler" w:date="2023-07-07T13:19:00Z">
        <w:r>
          <w:rPr>
            <w:rFonts w:asciiTheme="minorHAnsi" w:hAnsiTheme="minorHAnsi" w:cstheme="minorHAnsi"/>
          </w:rPr>
          <w:t>i</w:t>
        </w:r>
        <w:r w:rsidRPr="00BF1B27">
          <w:rPr>
            <w:rFonts w:asciiTheme="minorHAnsi" w:hAnsiTheme="minorHAnsi" w:cstheme="minorHAnsi"/>
          </w:rPr>
          <w:t xml:space="preserve">ndications </w:t>
        </w:r>
      </w:ins>
      <w:r w:rsidR="00E717E5" w:rsidRPr="00BF1B27">
        <w:rPr>
          <w:rFonts w:asciiTheme="minorHAnsi" w:hAnsiTheme="minorHAnsi" w:cstheme="minorHAnsi"/>
        </w:rPr>
        <w:t>for pediatric fluoroscopy exam</w:t>
      </w:r>
      <w:ins w:id="836" w:author="Laura Sitler" w:date="2023-06-30T13:38:00Z">
        <w:r w:rsidR="00C312A8" w:rsidRPr="00BF1B27">
          <w:rPr>
            <w:rFonts w:asciiTheme="minorHAnsi" w:hAnsiTheme="minorHAnsi" w:cstheme="minorHAnsi"/>
          </w:rPr>
          <w:t>ination</w:t>
        </w:r>
      </w:ins>
      <w:r w:rsidR="00E717E5" w:rsidRPr="00BF1B27">
        <w:rPr>
          <w:rFonts w:asciiTheme="minorHAnsi" w:hAnsiTheme="minorHAnsi" w:cstheme="minorHAnsi"/>
        </w:rPr>
        <w:t xml:space="preserve">s </w:t>
      </w:r>
      <w:del w:id="837" w:author="Laura Sitler" w:date="2023-06-30T13:48:00Z">
        <w:r w:rsidR="00E717E5" w:rsidRPr="00BF1B27" w:rsidDel="003933E6">
          <w:rPr>
            <w:rFonts w:asciiTheme="minorHAnsi" w:hAnsiTheme="minorHAnsi" w:cstheme="minorHAnsi"/>
          </w:rPr>
          <w:delText xml:space="preserve">are sometimes </w:delText>
        </w:r>
      </w:del>
      <w:ins w:id="838" w:author="Laura Sitler" w:date="2023-07-07T13:19:00Z">
        <w:r>
          <w:rPr>
            <w:rFonts w:asciiTheme="minorHAnsi" w:hAnsiTheme="minorHAnsi" w:cstheme="minorHAnsi"/>
          </w:rPr>
          <w:t xml:space="preserve">are the same as in </w:t>
        </w:r>
      </w:ins>
      <w:del w:id="839" w:author="Laura Sitler" w:date="2023-07-07T13:19:00Z">
        <w:r w:rsidR="00E717E5" w:rsidRPr="00BF1B27" w:rsidDel="00024D05">
          <w:rPr>
            <w:rFonts w:asciiTheme="minorHAnsi" w:hAnsiTheme="minorHAnsi" w:cstheme="minorHAnsi"/>
          </w:rPr>
          <w:delText xml:space="preserve">the same as </w:delText>
        </w:r>
      </w:del>
      <w:del w:id="840" w:author="Laura Sitler" w:date="2023-06-30T13:38:00Z">
        <w:r w:rsidR="00E717E5" w:rsidRPr="00BF1B27" w:rsidDel="00C312A8">
          <w:rPr>
            <w:rFonts w:asciiTheme="minorHAnsi" w:hAnsiTheme="minorHAnsi" w:cstheme="minorHAnsi"/>
          </w:rPr>
          <w:delText xml:space="preserve">the indications </w:delText>
        </w:r>
      </w:del>
      <w:del w:id="841" w:author="Laura Sitler" w:date="2023-07-07T13:19:00Z">
        <w:r w:rsidR="00E717E5" w:rsidRPr="00BF1B27" w:rsidDel="00024D05">
          <w:rPr>
            <w:rFonts w:asciiTheme="minorHAnsi" w:hAnsiTheme="minorHAnsi" w:cstheme="minorHAnsi"/>
          </w:rPr>
          <w:delText xml:space="preserve">for </w:delText>
        </w:r>
      </w:del>
      <w:r w:rsidR="00E717E5" w:rsidRPr="00BF1B27">
        <w:rPr>
          <w:rFonts w:asciiTheme="minorHAnsi" w:hAnsiTheme="minorHAnsi" w:cstheme="minorHAnsi"/>
        </w:rPr>
        <w:t>adult patients</w:t>
      </w:r>
      <w:del w:id="842" w:author="Laura Sitler" w:date="2023-07-07T13:19:00Z">
        <w:r w:rsidR="00E717E5" w:rsidRPr="00BF1B27" w:rsidDel="00024D05">
          <w:rPr>
            <w:rFonts w:asciiTheme="minorHAnsi" w:hAnsiTheme="minorHAnsi" w:cstheme="minorHAnsi"/>
          </w:rPr>
          <w:delText>; however</w:delText>
        </w:r>
      </w:del>
      <w:r w:rsidR="00E717E5" w:rsidRPr="00BF1B27">
        <w:rPr>
          <w:rFonts w:asciiTheme="minorHAnsi" w:hAnsiTheme="minorHAnsi" w:cstheme="minorHAnsi"/>
        </w:rPr>
        <w:t xml:space="preserve">, there are </w:t>
      </w:r>
      <w:ins w:id="843" w:author="Laura Sitler" w:date="2023-06-30T13:38:00Z">
        <w:r w:rsidR="00C312A8" w:rsidRPr="00BF1B27">
          <w:rPr>
            <w:rFonts w:asciiTheme="minorHAnsi" w:hAnsiTheme="minorHAnsi" w:cstheme="minorHAnsi"/>
          </w:rPr>
          <w:t xml:space="preserve">some indications that are </w:t>
        </w:r>
      </w:ins>
      <w:del w:id="844" w:author="Laura Sitler" w:date="2023-06-30T13:38:00Z">
        <w:r w:rsidR="00E717E5" w:rsidRPr="00BF1B27" w:rsidDel="00C312A8">
          <w:rPr>
            <w:rFonts w:asciiTheme="minorHAnsi" w:hAnsiTheme="minorHAnsi" w:cstheme="minorHAnsi"/>
          </w:rPr>
          <w:delText xml:space="preserve">also </w:delText>
        </w:r>
        <w:r w:rsidR="00AE564F" w:rsidRPr="00BF1B27" w:rsidDel="00C312A8">
          <w:rPr>
            <w:rFonts w:asciiTheme="minorHAnsi" w:hAnsiTheme="minorHAnsi" w:cstheme="minorHAnsi"/>
          </w:rPr>
          <w:delText xml:space="preserve">those </w:delText>
        </w:r>
      </w:del>
      <w:r w:rsidR="00AE564F" w:rsidRPr="00BF1B27">
        <w:rPr>
          <w:rFonts w:asciiTheme="minorHAnsi" w:hAnsiTheme="minorHAnsi" w:cstheme="minorHAnsi"/>
        </w:rPr>
        <w:t>unique to</w:t>
      </w:r>
      <w:r w:rsidR="00E717E5" w:rsidRPr="00BF1B27">
        <w:rPr>
          <w:rFonts w:asciiTheme="minorHAnsi" w:hAnsiTheme="minorHAnsi" w:cstheme="minorHAnsi"/>
        </w:rPr>
        <w:t xml:space="preserve"> pediatric patients. </w:t>
      </w:r>
      <w:r w:rsidR="00396081" w:rsidRPr="00BF1B27">
        <w:rPr>
          <w:rFonts w:asciiTheme="minorHAnsi" w:hAnsiTheme="minorHAnsi" w:cstheme="minorHAnsi"/>
        </w:rPr>
        <w:t>Common indications for pediatric</w:t>
      </w:r>
      <w:r w:rsidR="00E717E5" w:rsidRPr="00BF1B27">
        <w:rPr>
          <w:rFonts w:asciiTheme="minorHAnsi" w:hAnsiTheme="minorHAnsi" w:cstheme="minorHAnsi"/>
        </w:rPr>
        <w:t xml:space="preserve"> </w:t>
      </w:r>
      <w:r w:rsidR="00396081" w:rsidRPr="00BF1B27">
        <w:rPr>
          <w:rFonts w:asciiTheme="minorHAnsi" w:hAnsiTheme="minorHAnsi" w:cstheme="minorHAnsi"/>
        </w:rPr>
        <w:t xml:space="preserve">barium swallow studies include </w:t>
      </w:r>
      <w:del w:id="845" w:author="Laura Sitler" w:date="2023-06-30T13:40:00Z">
        <w:r w:rsidR="00396081" w:rsidRPr="00BF1B27" w:rsidDel="00C312A8">
          <w:rPr>
            <w:rFonts w:asciiTheme="minorHAnsi" w:hAnsiTheme="minorHAnsi" w:cstheme="minorHAnsi"/>
          </w:rPr>
          <w:delText xml:space="preserve">but are not limited to </w:delText>
        </w:r>
      </w:del>
      <w:r w:rsidR="00396081" w:rsidRPr="00BF1B27">
        <w:rPr>
          <w:rFonts w:asciiTheme="minorHAnsi" w:hAnsiTheme="minorHAnsi" w:cstheme="minorHAnsi"/>
        </w:rPr>
        <w:t xml:space="preserve">dysphagia, odynophagia, noncardiac chest pain, </w:t>
      </w:r>
      <w:commentRangeStart w:id="846"/>
      <w:r w:rsidR="00396081" w:rsidRPr="00BF1B27">
        <w:rPr>
          <w:rFonts w:asciiTheme="minorHAnsi" w:hAnsiTheme="minorHAnsi" w:cstheme="minorHAnsi"/>
        </w:rPr>
        <w:t>recurrent pneumonia or chronic tracheobronchial inflammation, possible esophageal stricture or esophageal foreign body</w:t>
      </w:r>
      <w:ins w:id="847" w:author="Laura Sitler" w:date="2023-06-30T13:40:00Z">
        <w:r w:rsidR="00C312A8" w:rsidRPr="00BF1B27">
          <w:rPr>
            <w:rFonts w:asciiTheme="minorHAnsi" w:hAnsiTheme="minorHAnsi" w:cstheme="minorHAnsi"/>
          </w:rPr>
          <w:t>,</w:t>
        </w:r>
      </w:ins>
      <w:r w:rsidR="00396081" w:rsidRPr="00BF1B27">
        <w:rPr>
          <w:rFonts w:asciiTheme="minorHAnsi" w:hAnsiTheme="minorHAnsi" w:cstheme="minorHAnsi"/>
        </w:rPr>
        <w:t xml:space="preserve"> or unexplained pneumomediastinum</w:t>
      </w:r>
      <w:commentRangeEnd w:id="846"/>
      <w:r w:rsidR="00C312A8" w:rsidRPr="00BF1B27">
        <w:rPr>
          <w:rStyle w:val="CommentReference"/>
          <w:rFonts w:asciiTheme="minorHAnsi" w:hAnsiTheme="minorHAnsi" w:cstheme="minorHAnsi"/>
          <w:sz w:val="22"/>
          <w:szCs w:val="22"/>
        </w:rPr>
        <w:commentReference w:id="846"/>
      </w:r>
      <w:r w:rsidR="00396081" w:rsidRPr="00BF1B27">
        <w:rPr>
          <w:rFonts w:asciiTheme="minorHAnsi" w:hAnsiTheme="minorHAnsi" w:cstheme="minorHAnsi"/>
        </w:rPr>
        <w:t>.</w:t>
      </w:r>
      <w:bookmarkStart w:id="848" w:name="_Ref136454522"/>
      <w:ins w:id="849" w:author="Laura Sitler" w:date="2023-07-06T13:43:00Z">
        <w:r w:rsidR="007C144E" w:rsidRPr="00BF1B27">
          <w:rPr>
            <w:rFonts w:asciiTheme="minorHAnsi" w:hAnsiTheme="minorHAnsi" w:cstheme="minorHAnsi"/>
            <w:highlight w:val="cyan"/>
            <w:vertAlign w:val="superscript"/>
          </w:rPr>
          <w:t>35,36</w:t>
        </w:r>
        <w:r w:rsidR="007C144E" w:rsidRPr="00BF1B27">
          <w:rPr>
            <w:rFonts w:asciiTheme="minorHAnsi" w:hAnsiTheme="minorHAnsi" w:cstheme="minorHAnsi"/>
          </w:rPr>
          <w:t xml:space="preserve"> </w:t>
        </w:r>
      </w:ins>
      <w:bookmarkEnd w:id="848"/>
      <w:del w:id="850" w:author="Laura Sitler" w:date="2023-06-30T13:49:00Z">
        <w:r w:rsidR="00396081" w:rsidRPr="00BF1B27" w:rsidDel="003933E6">
          <w:rPr>
            <w:rFonts w:asciiTheme="minorHAnsi" w:hAnsiTheme="minorHAnsi" w:cstheme="minorHAnsi"/>
          </w:rPr>
          <w:delText>Common indications f</w:delText>
        </w:r>
      </w:del>
      <w:ins w:id="851" w:author="Laura Sitler" w:date="2023-06-30T13:49:00Z">
        <w:r w:rsidR="003933E6" w:rsidRPr="00BF1B27">
          <w:rPr>
            <w:rFonts w:asciiTheme="minorHAnsi" w:hAnsiTheme="minorHAnsi" w:cstheme="minorHAnsi"/>
          </w:rPr>
          <w:t>F</w:t>
        </w:r>
      </w:ins>
      <w:r w:rsidR="00396081" w:rsidRPr="00BF1B27">
        <w:rPr>
          <w:rFonts w:asciiTheme="minorHAnsi" w:hAnsiTheme="minorHAnsi" w:cstheme="minorHAnsi"/>
        </w:rPr>
        <w:t xml:space="preserve">or pediatric upper </w:t>
      </w:r>
      <w:del w:id="852" w:author="Laura Sitler" w:date="2023-06-30T13:44:00Z">
        <w:r w:rsidR="00396081" w:rsidRPr="00BF1B27" w:rsidDel="00C312A8">
          <w:rPr>
            <w:rFonts w:asciiTheme="minorHAnsi" w:hAnsiTheme="minorHAnsi" w:cstheme="minorHAnsi"/>
          </w:rPr>
          <w:delText xml:space="preserve">gastrointestinal </w:delText>
        </w:r>
      </w:del>
      <w:ins w:id="853" w:author="Laura Sitler" w:date="2023-06-30T13:44:00Z">
        <w:r w:rsidR="00C312A8" w:rsidRPr="00BF1B27">
          <w:rPr>
            <w:rFonts w:asciiTheme="minorHAnsi" w:hAnsiTheme="minorHAnsi" w:cstheme="minorHAnsi"/>
          </w:rPr>
          <w:t xml:space="preserve">GI </w:t>
        </w:r>
      </w:ins>
      <w:del w:id="854" w:author="Laura Sitler" w:date="2023-06-30T13:44:00Z">
        <w:r w:rsidR="00396081" w:rsidRPr="00BF1B27" w:rsidDel="00C312A8">
          <w:rPr>
            <w:rFonts w:asciiTheme="minorHAnsi" w:hAnsiTheme="minorHAnsi" w:cstheme="minorHAnsi"/>
          </w:rPr>
          <w:delText xml:space="preserve">(UGI) </w:delText>
        </w:r>
      </w:del>
      <w:r w:rsidR="00396081" w:rsidRPr="00BF1B27">
        <w:rPr>
          <w:rFonts w:asciiTheme="minorHAnsi" w:hAnsiTheme="minorHAnsi" w:cstheme="minorHAnsi"/>
        </w:rPr>
        <w:t xml:space="preserve">studies </w:t>
      </w:r>
      <w:ins w:id="855" w:author="Laura Sitler" w:date="2023-06-30T13:44:00Z">
        <w:r w:rsidR="00C312A8" w:rsidRPr="00BF1B27">
          <w:rPr>
            <w:rFonts w:asciiTheme="minorHAnsi" w:hAnsiTheme="minorHAnsi" w:cstheme="minorHAnsi"/>
          </w:rPr>
          <w:t>(</w:t>
        </w:r>
      </w:ins>
      <w:r w:rsidR="00396081" w:rsidRPr="00BF1B27">
        <w:rPr>
          <w:rFonts w:asciiTheme="minorHAnsi" w:hAnsiTheme="minorHAnsi" w:cstheme="minorHAnsi"/>
        </w:rPr>
        <w:t xml:space="preserve">with or without </w:t>
      </w:r>
      <w:r w:rsidR="00814343" w:rsidRPr="00BF1B27">
        <w:rPr>
          <w:rFonts w:asciiTheme="minorHAnsi" w:hAnsiTheme="minorHAnsi" w:cstheme="minorHAnsi"/>
        </w:rPr>
        <w:t>small bowel follow</w:t>
      </w:r>
      <w:ins w:id="856" w:author="Laura Sitler" w:date="2023-06-30T13:29:00Z">
        <w:r w:rsidR="00D1151D" w:rsidRPr="00BF1B27">
          <w:rPr>
            <w:rFonts w:asciiTheme="minorHAnsi" w:hAnsiTheme="minorHAnsi" w:cstheme="minorHAnsi"/>
          </w:rPr>
          <w:t>-</w:t>
        </w:r>
      </w:ins>
      <w:del w:id="857" w:author="Laura Sitler" w:date="2023-06-30T13:29:00Z">
        <w:r w:rsidR="00814343" w:rsidRPr="00BF1B27" w:rsidDel="00D1151D">
          <w:rPr>
            <w:rFonts w:asciiTheme="minorHAnsi" w:hAnsiTheme="minorHAnsi" w:cstheme="minorHAnsi"/>
          </w:rPr>
          <w:delText xml:space="preserve"> </w:delText>
        </w:r>
      </w:del>
      <w:r w:rsidR="00814343" w:rsidRPr="00BF1B27">
        <w:rPr>
          <w:rFonts w:asciiTheme="minorHAnsi" w:hAnsiTheme="minorHAnsi" w:cstheme="minorHAnsi"/>
        </w:rPr>
        <w:t>through</w:t>
      </w:r>
      <w:ins w:id="858" w:author="Laura Sitler" w:date="2023-06-30T13:44:00Z">
        <w:r w:rsidR="00C312A8" w:rsidRPr="00BF1B27">
          <w:rPr>
            <w:rFonts w:asciiTheme="minorHAnsi" w:hAnsiTheme="minorHAnsi" w:cstheme="minorHAnsi"/>
          </w:rPr>
          <w:t>)</w:t>
        </w:r>
      </w:ins>
      <w:ins w:id="859" w:author="Laura Sitler" w:date="2023-06-30T13:49:00Z">
        <w:r w:rsidR="003933E6" w:rsidRPr="00BF1B27">
          <w:rPr>
            <w:rFonts w:asciiTheme="minorHAnsi" w:hAnsiTheme="minorHAnsi" w:cstheme="minorHAnsi"/>
          </w:rPr>
          <w:t>, common indications</w:t>
        </w:r>
      </w:ins>
      <w:r w:rsidR="00814343" w:rsidRPr="00BF1B27">
        <w:rPr>
          <w:rFonts w:asciiTheme="minorHAnsi" w:hAnsiTheme="minorHAnsi" w:cstheme="minorHAnsi"/>
        </w:rPr>
        <w:t xml:space="preserve"> </w:t>
      </w:r>
      <w:del w:id="860" w:author="Laura Sitler" w:date="2023-06-30T13:29:00Z">
        <w:r w:rsidR="00814343" w:rsidRPr="00BF1B27" w:rsidDel="00D1151D">
          <w:rPr>
            <w:rFonts w:asciiTheme="minorHAnsi" w:hAnsiTheme="minorHAnsi" w:cstheme="minorHAnsi"/>
          </w:rPr>
          <w:delText>(</w:delText>
        </w:r>
        <w:r w:rsidR="00396081" w:rsidRPr="00BF1B27" w:rsidDel="00D1151D">
          <w:rPr>
            <w:rFonts w:asciiTheme="minorHAnsi" w:hAnsiTheme="minorHAnsi" w:cstheme="minorHAnsi"/>
          </w:rPr>
          <w:delText>SBFT</w:delText>
        </w:r>
        <w:r w:rsidR="00814343" w:rsidRPr="00BF1B27" w:rsidDel="00D1151D">
          <w:rPr>
            <w:rFonts w:asciiTheme="minorHAnsi" w:hAnsiTheme="minorHAnsi" w:cstheme="minorHAnsi"/>
          </w:rPr>
          <w:delText>)</w:delText>
        </w:r>
        <w:r w:rsidR="00396081" w:rsidRPr="00BF1B27" w:rsidDel="00D1151D">
          <w:rPr>
            <w:rFonts w:asciiTheme="minorHAnsi" w:hAnsiTheme="minorHAnsi" w:cstheme="minorHAnsi"/>
          </w:rPr>
          <w:delText xml:space="preserve"> </w:delText>
        </w:r>
      </w:del>
      <w:r w:rsidR="00396081" w:rsidRPr="00BF1B27">
        <w:rPr>
          <w:rFonts w:asciiTheme="minorHAnsi" w:hAnsiTheme="minorHAnsi" w:cstheme="minorHAnsi"/>
        </w:rPr>
        <w:t>include</w:t>
      </w:r>
      <w:del w:id="861" w:author="Laura Sitler" w:date="2023-06-30T13:44:00Z">
        <w:r w:rsidR="00396081" w:rsidRPr="00BF1B27" w:rsidDel="00C312A8">
          <w:rPr>
            <w:rFonts w:asciiTheme="minorHAnsi" w:hAnsiTheme="minorHAnsi" w:cstheme="minorHAnsi"/>
          </w:rPr>
          <w:delText xml:space="preserve"> but are not limited </w:delText>
        </w:r>
      </w:del>
      <w:ins w:id="862" w:author="Laura Sitler" w:date="2023-06-30T13:44:00Z">
        <w:r w:rsidR="00C312A8" w:rsidRPr="00BF1B27">
          <w:rPr>
            <w:rFonts w:asciiTheme="minorHAnsi" w:hAnsiTheme="minorHAnsi" w:cstheme="minorHAnsi"/>
          </w:rPr>
          <w:t xml:space="preserve"> </w:t>
        </w:r>
      </w:ins>
      <w:del w:id="863" w:author="Laura Sitler" w:date="2023-06-30T13:44:00Z">
        <w:r w:rsidR="00396081" w:rsidRPr="00BF1B27" w:rsidDel="003933E6">
          <w:rPr>
            <w:rFonts w:asciiTheme="minorHAnsi" w:hAnsiTheme="minorHAnsi" w:cstheme="minorHAnsi"/>
          </w:rPr>
          <w:delText xml:space="preserve">to </w:delText>
        </w:r>
      </w:del>
      <w:r w:rsidR="00396081" w:rsidRPr="00BF1B27">
        <w:rPr>
          <w:rFonts w:asciiTheme="minorHAnsi" w:hAnsiTheme="minorHAnsi" w:cstheme="minorHAnsi"/>
        </w:rPr>
        <w:t xml:space="preserve">vomiting, abdominal pain, weight loss or failure to thrive, congenital syndromes or anomalies associated with intestinal malrotation, </w:t>
      </w:r>
      <w:r w:rsidR="00ED0818" w:rsidRPr="00BF1B27">
        <w:rPr>
          <w:rFonts w:asciiTheme="minorHAnsi" w:hAnsiTheme="minorHAnsi" w:cstheme="minorHAnsi"/>
        </w:rPr>
        <w:t>chronic</w:t>
      </w:r>
      <w:r w:rsidR="00396081" w:rsidRPr="00BF1B27">
        <w:rPr>
          <w:rFonts w:asciiTheme="minorHAnsi" w:hAnsiTheme="minorHAnsi" w:cstheme="minorHAnsi"/>
        </w:rPr>
        <w:t xml:space="preserve"> respiratory disease</w:t>
      </w:r>
      <w:del w:id="864" w:author="Laura Sitler" w:date="2023-06-30T13:45:00Z">
        <w:r w:rsidR="00396081" w:rsidRPr="00BF1B27" w:rsidDel="003933E6">
          <w:rPr>
            <w:rFonts w:asciiTheme="minorHAnsi" w:hAnsiTheme="minorHAnsi" w:cstheme="minorHAnsi"/>
          </w:rPr>
          <w:delText xml:space="preserve">, </w:delText>
        </w:r>
      </w:del>
      <w:ins w:id="865" w:author="Laura Sitler" w:date="2023-06-30T13:45:00Z">
        <w:r w:rsidR="003933E6" w:rsidRPr="00BF1B27">
          <w:rPr>
            <w:rFonts w:asciiTheme="minorHAnsi" w:hAnsiTheme="minorHAnsi" w:cstheme="minorHAnsi"/>
          </w:rPr>
          <w:t xml:space="preserve"> (</w:t>
        </w:r>
      </w:ins>
      <w:r w:rsidR="00396081" w:rsidRPr="00BF1B27">
        <w:rPr>
          <w:rFonts w:asciiTheme="minorHAnsi" w:hAnsiTheme="minorHAnsi" w:cstheme="minorHAnsi"/>
        </w:rPr>
        <w:t>including cough</w:t>
      </w:r>
      <w:ins w:id="866" w:author="Laura Sitler" w:date="2023-06-30T13:45:00Z">
        <w:r w:rsidR="003933E6" w:rsidRPr="00BF1B27">
          <w:rPr>
            <w:rFonts w:asciiTheme="minorHAnsi" w:hAnsiTheme="minorHAnsi" w:cstheme="minorHAnsi"/>
          </w:rPr>
          <w:t>)</w:t>
        </w:r>
      </w:ins>
      <w:r w:rsidR="00396081" w:rsidRPr="00BF1B27">
        <w:rPr>
          <w:rFonts w:asciiTheme="minorHAnsi" w:hAnsiTheme="minorHAnsi" w:cstheme="minorHAnsi"/>
        </w:rPr>
        <w:t xml:space="preserve">, preoperative evaluation prior to gastrostomy tube placement, postoperative evaluation </w:t>
      </w:r>
      <w:ins w:id="867" w:author="Laura Sitler" w:date="2023-06-30T13:45:00Z">
        <w:r w:rsidR="003933E6" w:rsidRPr="00BF1B27">
          <w:rPr>
            <w:rFonts w:asciiTheme="minorHAnsi" w:hAnsiTheme="minorHAnsi" w:cstheme="minorHAnsi"/>
          </w:rPr>
          <w:t>(</w:t>
        </w:r>
      </w:ins>
      <w:r w:rsidR="00396081" w:rsidRPr="00BF1B27">
        <w:rPr>
          <w:rFonts w:asciiTheme="minorHAnsi" w:hAnsiTheme="minorHAnsi" w:cstheme="minorHAnsi"/>
        </w:rPr>
        <w:t xml:space="preserve">such as to </w:t>
      </w:r>
      <w:ins w:id="868" w:author="Laura Sitler" w:date="2023-06-30T13:45:00Z">
        <w:r w:rsidR="003933E6" w:rsidRPr="00BF1B27">
          <w:rPr>
            <w:rFonts w:asciiTheme="minorHAnsi" w:hAnsiTheme="minorHAnsi" w:cstheme="minorHAnsi"/>
          </w:rPr>
          <w:t>confirm ther</w:t>
        </w:r>
      </w:ins>
      <w:ins w:id="869" w:author="Laura Sitler" w:date="2023-06-30T13:46:00Z">
        <w:r w:rsidR="003933E6" w:rsidRPr="00BF1B27">
          <w:rPr>
            <w:rFonts w:asciiTheme="minorHAnsi" w:hAnsiTheme="minorHAnsi" w:cstheme="minorHAnsi"/>
          </w:rPr>
          <w:t xml:space="preserve">e is no </w:t>
        </w:r>
      </w:ins>
      <w:del w:id="870" w:author="Laura Sitler" w:date="2023-06-30T13:46:00Z">
        <w:r w:rsidR="00396081" w:rsidRPr="00BF1B27" w:rsidDel="003933E6">
          <w:rPr>
            <w:rFonts w:asciiTheme="minorHAnsi" w:hAnsiTheme="minorHAnsi" w:cstheme="minorHAnsi"/>
          </w:rPr>
          <w:delText xml:space="preserve">exclude </w:delText>
        </w:r>
      </w:del>
      <w:r w:rsidR="00396081" w:rsidRPr="00BF1B27">
        <w:rPr>
          <w:rFonts w:asciiTheme="minorHAnsi" w:hAnsiTheme="minorHAnsi" w:cstheme="minorHAnsi"/>
        </w:rPr>
        <w:t>leak or obstruction</w:t>
      </w:r>
      <w:ins w:id="871" w:author="Laura Sitler" w:date="2023-06-30T13:45:00Z">
        <w:r w:rsidR="003933E6" w:rsidRPr="00BF1B27">
          <w:rPr>
            <w:rFonts w:asciiTheme="minorHAnsi" w:hAnsiTheme="minorHAnsi" w:cstheme="minorHAnsi"/>
          </w:rPr>
          <w:t>)</w:t>
        </w:r>
      </w:ins>
      <w:r w:rsidR="00396081" w:rsidRPr="00BF1B27">
        <w:rPr>
          <w:rFonts w:asciiTheme="minorHAnsi" w:hAnsiTheme="minorHAnsi" w:cstheme="minorHAnsi"/>
        </w:rPr>
        <w:t xml:space="preserve">, </w:t>
      </w:r>
      <w:r w:rsidR="00ED0818" w:rsidRPr="00BF1B27">
        <w:rPr>
          <w:rFonts w:asciiTheme="minorHAnsi" w:hAnsiTheme="minorHAnsi" w:cstheme="minorHAnsi"/>
        </w:rPr>
        <w:t>and small</w:t>
      </w:r>
      <w:r w:rsidR="00396081" w:rsidRPr="00BF1B27">
        <w:rPr>
          <w:rFonts w:asciiTheme="minorHAnsi" w:hAnsiTheme="minorHAnsi" w:cstheme="minorHAnsi"/>
        </w:rPr>
        <w:t xml:space="preserve"> bowel obstruction.</w:t>
      </w:r>
      <w:ins w:id="872" w:author="Laura Sitler" w:date="2023-07-06T13:43:00Z">
        <w:r w:rsidR="007C144E" w:rsidRPr="00BF1B27">
          <w:rPr>
            <w:rFonts w:asciiTheme="minorHAnsi" w:hAnsiTheme="minorHAnsi" w:cstheme="minorHAnsi"/>
            <w:highlight w:val="cyan"/>
            <w:vertAlign w:val="superscript"/>
          </w:rPr>
          <w:t>35,36</w:t>
        </w:r>
      </w:ins>
      <w:r w:rsidR="00FC5D40" w:rsidRPr="00BF1B27">
        <w:rPr>
          <w:rFonts w:asciiTheme="minorHAnsi" w:hAnsiTheme="minorHAnsi" w:cstheme="minorHAnsi"/>
        </w:rPr>
        <w:t xml:space="preserve"> </w:t>
      </w:r>
      <w:r w:rsidR="00396081" w:rsidRPr="00BF1B27">
        <w:rPr>
          <w:rFonts w:asciiTheme="minorHAnsi" w:hAnsiTheme="minorHAnsi" w:cstheme="minorHAnsi"/>
        </w:rPr>
        <w:t xml:space="preserve">Common indications for pediatric barium enema studies include </w:t>
      </w:r>
      <w:del w:id="873" w:author="Laura Sitler" w:date="2023-06-30T13:46:00Z">
        <w:r w:rsidR="00396081" w:rsidRPr="00BF1B27" w:rsidDel="003933E6">
          <w:rPr>
            <w:rFonts w:asciiTheme="minorHAnsi" w:hAnsiTheme="minorHAnsi" w:cstheme="minorHAnsi"/>
          </w:rPr>
          <w:delText>but are not limited to</w:delText>
        </w:r>
        <w:r w:rsidR="00814343" w:rsidRPr="00BF1B27" w:rsidDel="003933E6">
          <w:rPr>
            <w:rFonts w:asciiTheme="minorHAnsi" w:hAnsiTheme="minorHAnsi" w:cstheme="minorHAnsi"/>
          </w:rPr>
          <w:delText xml:space="preserve"> </w:delText>
        </w:r>
      </w:del>
      <w:r w:rsidR="00814343" w:rsidRPr="00BF1B27">
        <w:rPr>
          <w:rFonts w:asciiTheme="minorHAnsi" w:hAnsiTheme="minorHAnsi" w:cstheme="minorHAnsi"/>
        </w:rPr>
        <w:t>intussusception reduction,</w:t>
      </w:r>
      <w:r w:rsidR="00396081" w:rsidRPr="00BF1B27">
        <w:rPr>
          <w:rFonts w:asciiTheme="minorHAnsi" w:hAnsiTheme="minorHAnsi" w:cstheme="minorHAnsi"/>
        </w:rPr>
        <w:t xml:space="preserve"> neonatal distal bowel obstruction, </w:t>
      </w:r>
      <w:ins w:id="874" w:author="Laura Sitler" w:date="2023-06-30T13:51:00Z">
        <w:r w:rsidR="003933E6" w:rsidRPr="00BF1B27">
          <w:rPr>
            <w:rFonts w:asciiTheme="minorHAnsi" w:hAnsiTheme="minorHAnsi" w:cstheme="minorHAnsi"/>
          </w:rPr>
          <w:t xml:space="preserve">to </w:t>
        </w:r>
      </w:ins>
      <w:del w:id="875" w:author="Laura Sitler" w:date="2023-06-30T13:51:00Z">
        <w:r w:rsidR="00396081" w:rsidRPr="00BF1B27" w:rsidDel="003933E6">
          <w:rPr>
            <w:rFonts w:asciiTheme="minorHAnsi" w:hAnsiTheme="minorHAnsi" w:cstheme="minorHAnsi"/>
          </w:rPr>
          <w:delText xml:space="preserve">evaluation </w:delText>
        </w:r>
      </w:del>
      <w:ins w:id="876" w:author="Laura Sitler" w:date="2023-06-30T13:51:00Z">
        <w:r w:rsidR="003933E6" w:rsidRPr="00BF1B27">
          <w:rPr>
            <w:rFonts w:asciiTheme="minorHAnsi" w:hAnsiTheme="minorHAnsi" w:cstheme="minorHAnsi"/>
          </w:rPr>
          <w:t xml:space="preserve">evaluate </w:t>
        </w:r>
      </w:ins>
      <w:del w:id="877" w:author="Laura Sitler" w:date="2023-06-30T13:51:00Z">
        <w:r w:rsidR="00396081" w:rsidRPr="00BF1B27" w:rsidDel="003933E6">
          <w:rPr>
            <w:rFonts w:asciiTheme="minorHAnsi" w:hAnsiTheme="minorHAnsi" w:cstheme="minorHAnsi"/>
          </w:rPr>
          <w:delText xml:space="preserve">of </w:delText>
        </w:r>
      </w:del>
      <w:ins w:id="878" w:author="Laura Sitler" w:date="2023-06-30T13:50:00Z">
        <w:r w:rsidR="003933E6" w:rsidRPr="00BF1B27">
          <w:rPr>
            <w:rFonts w:asciiTheme="minorHAnsi" w:hAnsiTheme="minorHAnsi" w:cstheme="minorHAnsi"/>
          </w:rPr>
          <w:t>the</w:t>
        </w:r>
      </w:ins>
      <w:del w:id="879" w:author="Laura Sitler" w:date="2023-06-30T13:50:00Z">
        <w:r w:rsidR="00396081" w:rsidRPr="00BF1B27" w:rsidDel="003933E6">
          <w:rPr>
            <w:rFonts w:asciiTheme="minorHAnsi" w:hAnsiTheme="minorHAnsi" w:cstheme="minorHAnsi"/>
          </w:rPr>
          <w:delText>cecal</w:delText>
        </w:r>
      </w:del>
      <w:r w:rsidR="00396081" w:rsidRPr="00BF1B27">
        <w:rPr>
          <w:rFonts w:asciiTheme="minorHAnsi" w:hAnsiTheme="minorHAnsi" w:cstheme="minorHAnsi"/>
        </w:rPr>
        <w:t xml:space="preserve"> position </w:t>
      </w:r>
      <w:ins w:id="880" w:author="Laura Sitler" w:date="2023-06-30T13:50:00Z">
        <w:r w:rsidR="003933E6" w:rsidRPr="00BF1B27">
          <w:rPr>
            <w:rFonts w:asciiTheme="minorHAnsi" w:hAnsiTheme="minorHAnsi" w:cstheme="minorHAnsi"/>
          </w:rPr>
          <w:t xml:space="preserve">of the cecum </w:t>
        </w:r>
      </w:ins>
      <w:r w:rsidR="00396081" w:rsidRPr="00BF1B27">
        <w:rPr>
          <w:rFonts w:asciiTheme="minorHAnsi" w:hAnsiTheme="minorHAnsi" w:cstheme="minorHAnsi"/>
        </w:rPr>
        <w:t xml:space="preserve">in </w:t>
      </w:r>
      <w:del w:id="881" w:author="Laura Sitler" w:date="2023-06-30T13:47:00Z">
        <w:r w:rsidR="00396081" w:rsidRPr="00BF1B27" w:rsidDel="003933E6">
          <w:rPr>
            <w:rFonts w:asciiTheme="minorHAnsi" w:hAnsiTheme="minorHAnsi" w:cstheme="minorHAnsi"/>
          </w:rPr>
          <w:delText xml:space="preserve">neonate </w:delText>
        </w:r>
      </w:del>
      <w:ins w:id="882" w:author="Laura Sitler" w:date="2023-06-30T13:47:00Z">
        <w:r w:rsidR="003933E6" w:rsidRPr="00BF1B27">
          <w:rPr>
            <w:rFonts w:asciiTheme="minorHAnsi" w:hAnsiTheme="minorHAnsi" w:cstheme="minorHAnsi"/>
          </w:rPr>
          <w:t xml:space="preserve">a newborn </w:t>
        </w:r>
      </w:ins>
      <w:r w:rsidR="00396081" w:rsidRPr="00BF1B27">
        <w:rPr>
          <w:rFonts w:asciiTheme="minorHAnsi" w:hAnsiTheme="minorHAnsi" w:cstheme="minorHAnsi"/>
        </w:rPr>
        <w:t xml:space="preserve">with equivocal upper GI </w:t>
      </w:r>
      <w:ins w:id="883" w:author="Laura Sitler" w:date="2023-06-30T13:50:00Z">
        <w:r w:rsidR="003933E6" w:rsidRPr="00BF1B27">
          <w:rPr>
            <w:rFonts w:asciiTheme="minorHAnsi" w:hAnsiTheme="minorHAnsi" w:cstheme="minorHAnsi"/>
          </w:rPr>
          <w:t xml:space="preserve">study </w:t>
        </w:r>
      </w:ins>
      <w:r w:rsidR="00396081" w:rsidRPr="00BF1B27">
        <w:rPr>
          <w:rFonts w:asciiTheme="minorHAnsi" w:hAnsiTheme="minorHAnsi" w:cstheme="minorHAnsi"/>
        </w:rPr>
        <w:t xml:space="preserve">and potential malrotation, </w:t>
      </w:r>
      <w:ins w:id="884" w:author="Laura Sitler" w:date="2023-06-30T13:51:00Z">
        <w:r w:rsidR="003933E6" w:rsidRPr="00BF1B27">
          <w:rPr>
            <w:rFonts w:asciiTheme="minorHAnsi" w:hAnsiTheme="minorHAnsi" w:cstheme="minorHAnsi"/>
          </w:rPr>
          <w:t xml:space="preserve">to </w:t>
        </w:r>
      </w:ins>
      <w:del w:id="885" w:author="Laura Sitler" w:date="2023-06-30T13:51:00Z">
        <w:r w:rsidR="00396081" w:rsidRPr="00BF1B27" w:rsidDel="003933E6">
          <w:rPr>
            <w:rFonts w:asciiTheme="minorHAnsi" w:hAnsiTheme="minorHAnsi" w:cstheme="minorHAnsi"/>
          </w:rPr>
          <w:delText xml:space="preserve">evaluation </w:delText>
        </w:r>
      </w:del>
      <w:ins w:id="886" w:author="Laura Sitler" w:date="2023-06-30T13:51:00Z">
        <w:r w:rsidR="003933E6" w:rsidRPr="00BF1B27">
          <w:rPr>
            <w:rFonts w:asciiTheme="minorHAnsi" w:hAnsiTheme="minorHAnsi" w:cstheme="minorHAnsi"/>
          </w:rPr>
          <w:t xml:space="preserve">evaluate </w:t>
        </w:r>
      </w:ins>
      <w:r w:rsidR="00396081" w:rsidRPr="00BF1B27">
        <w:rPr>
          <w:rFonts w:asciiTheme="minorHAnsi" w:hAnsiTheme="minorHAnsi" w:cstheme="minorHAnsi"/>
        </w:rPr>
        <w:t>for stricture after necrotizing enterocolitis, presurgical planning and possible Hirschsprung disease in infants or older children</w:t>
      </w:r>
      <w:r w:rsidR="007A11FC" w:rsidRPr="00BF1B27">
        <w:rPr>
          <w:rFonts w:asciiTheme="minorHAnsi" w:hAnsiTheme="minorHAnsi" w:cstheme="minorHAnsi"/>
        </w:rPr>
        <w:t>.</w:t>
      </w:r>
      <w:ins w:id="887" w:author="Laura Sitler" w:date="2023-07-06T13:43:00Z">
        <w:r w:rsidR="007C144E" w:rsidRPr="00BF1B27">
          <w:rPr>
            <w:rFonts w:asciiTheme="minorHAnsi" w:hAnsiTheme="minorHAnsi" w:cstheme="minorHAnsi"/>
            <w:highlight w:val="cyan"/>
            <w:vertAlign w:val="superscript"/>
          </w:rPr>
          <w:t>36</w:t>
        </w:r>
      </w:ins>
    </w:p>
    <w:p w14:paraId="3A031D13" w14:textId="77777777" w:rsidR="00AC4DC1" w:rsidRPr="00BF1B27" w:rsidRDefault="00AC4DC1" w:rsidP="00BF1B27">
      <w:pPr>
        <w:spacing w:line="360" w:lineRule="auto"/>
        <w:ind w:firstLine="0"/>
        <w:rPr>
          <w:rFonts w:asciiTheme="minorHAnsi" w:hAnsiTheme="minorHAnsi" w:cstheme="minorHAnsi"/>
        </w:rPr>
      </w:pPr>
    </w:p>
    <w:p w14:paraId="72F37D37" w14:textId="19956D33" w:rsidR="00396081" w:rsidRPr="00BF1B27" w:rsidRDefault="00814343" w:rsidP="00BF1B27">
      <w:pPr>
        <w:spacing w:line="360" w:lineRule="auto"/>
        <w:ind w:firstLine="0"/>
        <w:rPr>
          <w:rFonts w:asciiTheme="minorHAnsi" w:hAnsiTheme="minorHAnsi" w:cstheme="minorHAnsi"/>
          <w:b/>
          <w:bCs/>
        </w:rPr>
      </w:pPr>
      <w:del w:id="888" w:author="Laura Sitler" w:date="2023-07-07T14:06:00Z">
        <w:r w:rsidRPr="00BF1B27" w:rsidDel="00FD734D">
          <w:rPr>
            <w:rFonts w:asciiTheme="minorHAnsi" w:hAnsiTheme="minorHAnsi" w:cstheme="minorHAnsi"/>
          </w:rPr>
          <w:delText xml:space="preserve">While </w:delText>
        </w:r>
      </w:del>
      <w:ins w:id="889" w:author="Laura Sitler" w:date="2023-07-07T14:06:00Z">
        <w:r w:rsidR="00FD734D">
          <w:rPr>
            <w:rFonts w:asciiTheme="minorHAnsi" w:hAnsiTheme="minorHAnsi" w:cstheme="minorHAnsi"/>
          </w:rPr>
          <w:t xml:space="preserve">Although </w:t>
        </w:r>
      </w:ins>
      <w:r w:rsidRPr="00BF1B27">
        <w:rPr>
          <w:rFonts w:asciiTheme="minorHAnsi" w:hAnsiTheme="minorHAnsi" w:cstheme="minorHAnsi"/>
        </w:rPr>
        <w:t xml:space="preserve">less common in pediatric patients, an intravenous pyelogram/intravenous urogram </w:t>
      </w:r>
      <w:ins w:id="890" w:author="Laura Sitler" w:date="2023-07-03T06:41:00Z">
        <w:r w:rsidR="00A84ED0" w:rsidRPr="00BF1B27">
          <w:rPr>
            <w:rFonts w:asciiTheme="minorHAnsi" w:hAnsiTheme="minorHAnsi" w:cstheme="minorHAnsi"/>
          </w:rPr>
          <w:t>small bowel follow-through</w:t>
        </w:r>
      </w:ins>
      <w:ins w:id="891" w:author="Laura Sitler" w:date="2023-06-30T13:31:00Z">
        <w:r w:rsidR="00D1151D" w:rsidRPr="00BF1B27" w:rsidDel="00D1151D">
          <w:rPr>
            <w:rFonts w:asciiTheme="minorHAnsi" w:hAnsiTheme="minorHAnsi" w:cstheme="minorHAnsi"/>
          </w:rPr>
          <w:t xml:space="preserve"> </w:t>
        </w:r>
      </w:ins>
      <w:del w:id="892" w:author="Laura Sitler" w:date="2023-06-30T13:31:00Z">
        <w:r w:rsidRPr="00BF1B27" w:rsidDel="00D1151D">
          <w:rPr>
            <w:rFonts w:asciiTheme="minorHAnsi" w:hAnsiTheme="minorHAnsi" w:cstheme="minorHAnsi"/>
          </w:rPr>
          <w:delText xml:space="preserve">(IVP/IVU) </w:delText>
        </w:r>
      </w:del>
      <w:r w:rsidRPr="00BF1B27">
        <w:rPr>
          <w:rFonts w:asciiTheme="minorHAnsi" w:hAnsiTheme="minorHAnsi" w:cstheme="minorHAnsi"/>
        </w:rPr>
        <w:t>may be performed to evaluate ureter course and integrity.</w:t>
      </w:r>
      <w:ins w:id="893" w:author="Laura Sitler" w:date="2023-07-06T13:43:00Z">
        <w:r w:rsidR="007C144E" w:rsidRPr="00BF1B27">
          <w:rPr>
            <w:rFonts w:asciiTheme="minorHAnsi" w:hAnsiTheme="minorHAnsi" w:cstheme="minorHAnsi"/>
            <w:highlight w:val="cyan"/>
            <w:vertAlign w:val="superscript"/>
          </w:rPr>
          <w:t>36</w:t>
        </w:r>
      </w:ins>
      <w:r w:rsidRPr="00BF1B27">
        <w:rPr>
          <w:rFonts w:asciiTheme="minorHAnsi" w:hAnsiTheme="minorHAnsi" w:cstheme="minorHAnsi"/>
        </w:rPr>
        <w:t xml:space="preserve"> </w:t>
      </w:r>
      <w:r w:rsidR="003A66F4" w:rsidRPr="00BF1B27">
        <w:rPr>
          <w:rFonts w:asciiTheme="minorHAnsi" w:hAnsiTheme="minorHAnsi" w:cstheme="minorHAnsi"/>
        </w:rPr>
        <w:t xml:space="preserve">Retrograde urethrograms, while also less common in pediatric patients, </w:t>
      </w:r>
      <w:r w:rsidR="00570359" w:rsidRPr="00BF1B27">
        <w:rPr>
          <w:rFonts w:asciiTheme="minorHAnsi" w:hAnsiTheme="minorHAnsi" w:cstheme="minorHAnsi"/>
        </w:rPr>
        <w:t>can evaluate</w:t>
      </w:r>
      <w:r w:rsidR="003A66F4" w:rsidRPr="00BF1B27">
        <w:rPr>
          <w:rFonts w:asciiTheme="minorHAnsi" w:hAnsiTheme="minorHAnsi" w:cstheme="minorHAnsi"/>
        </w:rPr>
        <w:t xml:space="preserve"> urethral injury or stricture.</w:t>
      </w:r>
      <w:ins w:id="894" w:author="Laura Sitler" w:date="2023-07-06T13:43:00Z">
        <w:r w:rsidR="007C144E" w:rsidRPr="00BF1B27">
          <w:rPr>
            <w:rFonts w:asciiTheme="minorHAnsi" w:hAnsiTheme="minorHAnsi" w:cstheme="minorHAnsi"/>
            <w:highlight w:val="cyan"/>
            <w:vertAlign w:val="superscript"/>
          </w:rPr>
          <w:t>3</w:t>
        </w:r>
      </w:ins>
      <w:ins w:id="895" w:author="Laura Sitler" w:date="2023-07-06T13:44:00Z">
        <w:r w:rsidR="007C144E" w:rsidRPr="00BF1B27">
          <w:rPr>
            <w:rFonts w:asciiTheme="minorHAnsi" w:hAnsiTheme="minorHAnsi" w:cstheme="minorHAnsi"/>
            <w:highlight w:val="cyan"/>
            <w:vertAlign w:val="superscript"/>
          </w:rPr>
          <w:t>6</w:t>
        </w:r>
      </w:ins>
      <w:r w:rsidR="003A66F4" w:rsidRPr="00BF1B27">
        <w:rPr>
          <w:rFonts w:asciiTheme="minorHAnsi" w:hAnsiTheme="minorHAnsi" w:cstheme="minorHAnsi"/>
        </w:rPr>
        <w:t xml:space="preserve"> </w:t>
      </w:r>
      <w:commentRangeStart w:id="896"/>
      <w:r w:rsidR="003A66F4" w:rsidRPr="00BF1B27">
        <w:rPr>
          <w:rFonts w:asciiTheme="minorHAnsi" w:hAnsiTheme="minorHAnsi" w:cstheme="minorHAnsi"/>
          <w:highlight w:val="green"/>
        </w:rPr>
        <w:t>The most common genitourinary study performed in pediatric patients is the voiding cystourethrogram</w:t>
      </w:r>
      <w:del w:id="897" w:author="Laura Sitler" w:date="2023-06-30T13:31:00Z">
        <w:r w:rsidR="003A66F4" w:rsidRPr="00BF1B27" w:rsidDel="00D1151D">
          <w:rPr>
            <w:rFonts w:asciiTheme="minorHAnsi" w:hAnsiTheme="minorHAnsi" w:cstheme="minorHAnsi"/>
            <w:highlight w:val="green"/>
          </w:rPr>
          <w:delText xml:space="preserve"> (VCUG)</w:delText>
        </w:r>
      </w:del>
      <w:r w:rsidR="003A66F4" w:rsidRPr="00BF1B27">
        <w:rPr>
          <w:rFonts w:asciiTheme="minorHAnsi" w:hAnsiTheme="minorHAnsi" w:cstheme="minorHAnsi"/>
          <w:highlight w:val="green"/>
        </w:rPr>
        <w:t>.</w:t>
      </w:r>
      <w:r w:rsidR="003A66F4" w:rsidRPr="00BF1B27">
        <w:rPr>
          <w:rFonts w:asciiTheme="minorHAnsi" w:hAnsiTheme="minorHAnsi" w:cstheme="minorHAnsi"/>
        </w:rPr>
        <w:t xml:space="preserve"> </w:t>
      </w:r>
      <w:commentRangeEnd w:id="896"/>
      <w:r w:rsidR="00C41225" w:rsidRPr="00BF1B27">
        <w:rPr>
          <w:rStyle w:val="CommentReference"/>
          <w:rFonts w:asciiTheme="minorHAnsi" w:hAnsiTheme="minorHAnsi" w:cstheme="minorHAnsi"/>
          <w:sz w:val="22"/>
          <w:szCs w:val="22"/>
        </w:rPr>
        <w:commentReference w:id="896"/>
      </w:r>
      <w:r w:rsidRPr="00BF1B27">
        <w:rPr>
          <w:rFonts w:asciiTheme="minorHAnsi" w:hAnsiTheme="minorHAnsi" w:cstheme="minorHAnsi"/>
        </w:rPr>
        <w:t xml:space="preserve">Common indications for </w:t>
      </w:r>
      <w:r w:rsidR="003A66F4" w:rsidRPr="00BF1B27">
        <w:rPr>
          <w:rFonts w:asciiTheme="minorHAnsi" w:hAnsiTheme="minorHAnsi" w:cstheme="minorHAnsi"/>
        </w:rPr>
        <w:t>this exam</w:t>
      </w:r>
      <w:ins w:id="898" w:author="Laura Sitler" w:date="2023-07-03T06:42:00Z">
        <w:r w:rsidR="00A84ED0" w:rsidRPr="00BF1B27">
          <w:rPr>
            <w:rFonts w:asciiTheme="minorHAnsi" w:hAnsiTheme="minorHAnsi" w:cstheme="minorHAnsi"/>
          </w:rPr>
          <w:t>ination</w:t>
        </w:r>
      </w:ins>
      <w:r w:rsidRPr="00BF1B27">
        <w:rPr>
          <w:rFonts w:asciiTheme="minorHAnsi" w:hAnsiTheme="minorHAnsi" w:cstheme="minorHAnsi"/>
        </w:rPr>
        <w:t xml:space="preserve"> include but are not limited to prenatal hydronephrosis and urinary tract infection, pelvi</w:t>
      </w:r>
      <w:ins w:id="899" w:author="Laura Sitler" w:date="2023-07-03T06:42:00Z">
        <w:r w:rsidR="00A84ED0" w:rsidRPr="00BF1B27">
          <w:rPr>
            <w:rFonts w:asciiTheme="minorHAnsi" w:hAnsiTheme="minorHAnsi" w:cstheme="minorHAnsi"/>
          </w:rPr>
          <w:t>c</w:t>
        </w:r>
      </w:ins>
      <w:del w:id="900" w:author="Laura Sitler" w:date="2023-07-03T06:42:00Z">
        <w:r w:rsidRPr="00BF1B27" w:rsidDel="00A84ED0">
          <w:rPr>
            <w:rFonts w:asciiTheme="minorHAnsi" w:hAnsiTheme="minorHAnsi" w:cstheme="minorHAnsi"/>
          </w:rPr>
          <w:delText>s</w:delText>
        </w:r>
      </w:del>
      <w:r w:rsidRPr="00BF1B27">
        <w:rPr>
          <w:rFonts w:asciiTheme="minorHAnsi" w:hAnsiTheme="minorHAnsi" w:cstheme="minorHAnsi"/>
        </w:rPr>
        <w:t xml:space="preserve"> fracture with </w:t>
      </w:r>
      <w:ins w:id="901" w:author="Laura Sitler" w:date="2023-07-03T06:42:00Z">
        <w:r w:rsidR="00A84ED0" w:rsidRPr="00BF1B27">
          <w:rPr>
            <w:rFonts w:asciiTheme="minorHAnsi" w:hAnsiTheme="minorHAnsi" w:cstheme="minorHAnsi"/>
          </w:rPr>
          <w:t xml:space="preserve">a </w:t>
        </w:r>
      </w:ins>
      <w:r w:rsidRPr="00BF1B27">
        <w:rPr>
          <w:rFonts w:asciiTheme="minorHAnsi" w:hAnsiTheme="minorHAnsi" w:cstheme="minorHAnsi"/>
        </w:rPr>
        <w:t xml:space="preserve">possible bladder injury, evaluation of neurogenic bladder, ambiguous genitalia, and fistula evaluation in boys with </w:t>
      </w:r>
      <w:ins w:id="902" w:author="Laura Sitler" w:date="2023-07-03T06:43:00Z">
        <w:r w:rsidR="00A84ED0" w:rsidRPr="00BF1B27">
          <w:rPr>
            <w:rFonts w:asciiTheme="minorHAnsi" w:hAnsiTheme="minorHAnsi" w:cstheme="minorHAnsi"/>
          </w:rPr>
          <w:t xml:space="preserve">a </w:t>
        </w:r>
      </w:ins>
      <w:r w:rsidRPr="00BF1B27">
        <w:rPr>
          <w:rFonts w:asciiTheme="minorHAnsi" w:hAnsiTheme="minorHAnsi" w:cstheme="minorHAnsi"/>
        </w:rPr>
        <w:t>high imperforate anus.</w:t>
      </w:r>
      <w:ins w:id="903" w:author="Laura Sitler" w:date="2023-07-06T13:44:00Z">
        <w:r w:rsidR="007C144E" w:rsidRPr="00BF1B27">
          <w:rPr>
            <w:rFonts w:asciiTheme="minorHAnsi" w:hAnsiTheme="minorHAnsi" w:cstheme="minorHAnsi"/>
            <w:highlight w:val="cyan"/>
            <w:vertAlign w:val="superscript"/>
          </w:rPr>
          <w:t>36</w:t>
        </w:r>
      </w:ins>
      <w:r w:rsidRPr="00BF1B27">
        <w:rPr>
          <w:rFonts w:asciiTheme="minorHAnsi" w:hAnsiTheme="minorHAnsi" w:cstheme="minorHAnsi"/>
        </w:rPr>
        <w:t xml:space="preserve"> </w:t>
      </w:r>
      <w:r w:rsidR="003A66F4" w:rsidRPr="00BF1B27">
        <w:rPr>
          <w:rFonts w:asciiTheme="minorHAnsi" w:hAnsiTheme="minorHAnsi" w:cstheme="minorHAnsi"/>
        </w:rPr>
        <w:t xml:space="preserve">Fluoroscopy can also be used in pediatric patients to check </w:t>
      </w:r>
      <w:ins w:id="904" w:author="Laura Sitler" w:date="2023-07-03T06:44:00Z">
        <w:r w:rsidR="00A84ED0" w:rsidRPr="00BF1B27">
          <w:rPr>
            <w:rFonts w:asciiTheme="minorHAnsi" w:hAnsiTheme="minorHAnsi" w:cstheme="minorHAnsi"/>
          </w:rPr>
          <w:t xml:space="preserve">the placement of a </w:t>
        </w:r>
      </w:ins>
      <w:del w:id="905" w:author="Laura Sitler" w:date="2023-07-03T06:44:00Z">
        <w:r w:rsidR="003A66F4" w:rsidRPr="00BF1B27" w:rsidDel="00A84ED0">
          <w:rPr>
            <w:rFonts w:asciiTheme="minorHAnsi" w:hAnsiTheme="minorHAnsi" w:cstheme="minorHAnsi"/>
          </w:rPr>
          <w:delText>g-</w:delText>
        </w:r>
      </w:del>
      <w:ins w:id="906" w:author="Laura Sitler" w:date="2023-07-03T06:44:00Z">
        <w:r w:rsidR="00A84ED0" w:rsidRPr="00BF1B27">
          <w:rPr>
            <w:rFonts w:asciiTheme="minorHAnsi" w:hAnsiTheme="minorHAnsi" w:cstheme="minorHAnsi"/>
          </w:rPr>
          <w:t xml:space="preserve">gastrostomy </w:t>
        </w:r>
      </w:ins>
      <w:r w:rsidR="003A66F4" w:rsidRPr="00BF1B27">
        <w:rPr>
          <w:rFonts w:asciiTheme="minorHAnsi" w:hAnsiTheme="minorHAnsi" w:cstheme="minorHAnsi"/>
        </w:rPr>
        <w:t>tube, port</w:t>
      </w:r>
      <w:del w:id="907" w:author="Laura Sitler" w:date="2023-07-03T06:44:00Z">
        <w:r w:rsidR="003A66F4" w:rsidRPr="00BF1B27" w:rsidDel="00A84ED0">
          <w:rPr>
            <w:rFonts w:asciiTheme="minorHAnsi" w:hAnsiTheme="minorHAnsi" w:cstheme="minorHAnsi"/>
          </w:rPr>
          <w:delText>s</w:delText>
        </w:r>
      </w:del>
      <w:r w:rsidR="003A66F4" w:rsidRPr="00BF1B27">
        <w:rPr>
          <w:rFonts w:asciiTheme="minorHAnsi" w:hAnsiTheme="minorHAnsi" w:cstheme="minorHAnsi"/>
        </w:rPr>
        <w:t xml:space="preserve">, </w:t>
      </w:r>
      <w:del w:id="908" w:author="Laura Sitler" w:date="2023-07-03T06:44:00Z">
        <w:r w:rsidR="003A66F4" w:rsidRPr="00BF1B27" w:rsidDel="00A84ED0">
          <w:rPr>
            <w:rFonts w:asciiTheme="minorHAnsi" w:hAnsiTheme="minorHAnsi" w:cstheme="minorHAnsi"/>
          </w:rPr>
          <w:delText xml:space="preserve">and </w:delText>
        </w:r>
      </w:del>
      <w:ins w:id="909" w:author="Laura Sitler" w:date="2023-07-03T06:44:00Z">
        <w:r w:rsidR="00A84ED0" w:rsidRPr="00BF1B27">
          <w:rPr>
            <w:rFonts w:asciiTheme="minorHAnsi" w:hAnsiTheme="minorHAnsi" w:cstheme="minorHAnsi"/>
          </w:rPr>
          <w:t xml:space="preserve">or </w:t>
        </w:r>
      </w:ins>
      <w:r w:rsidR="003A66F4" w:rsidRPr="00BF1B27">
        <w:rPr>
          <w:rFonts w:asciiTheme="minorHAnsi" w:hAnsiTheme="minorHAnsi" w:cstheme="minorHAnsi"/>
        </w:rPr>
        <w:t>central line</w:t>
      </w:r>
      <w:del w:id="910" w:author="Laura Sitler" w:date="2023-07-03T06:44:00Z">
        <w:r w:rsidR="003A66F4" w:rsidRPr="00BF1B27" w:rsidDel="00A84ED0">
          <w:rPr>
            <w:rFonts w:asciiTheme="minorHAnsi" w:hAnsiTheme="minorHAnsi" w:cstheme="minorHAnsi"/>
          </w:rPr>
          <w:delText>s,</w:delText>
        </w:r>
      </w:del>
      <w:r w:rsidR="003A66F4" w:rsidRPr="00BF1B27">
        <w:rPr>
          <w:rFonts w:asciiTheme="minorHAnsi" w:hAnsiTheme="minorHAnsi" w:cstheme="minorHAnsi"/>
        </w:rPr>
        <w:t xml:space="preserve"> or </w:t>
      </w:r>
      <w:ins w:id="911" w:author="Laura Sitler" w:date="2023-07-03T06:44:00Z">
        <w:r w:rsidR="00A84ED0" w:rsidRPr="00BF1B27">
          <w:rPr>
            <w:rFonts w:asciiTheme="minorHAnsi" w:hAnsiTheme="minorHAnsi" w:cstheme="minorHAnsi"/>
          </w:rPr>
          <w:t xml:space="preserve">to </w:t>
        </w:r>
      </w:ins>
      <w:r w:rsidR="003A66F4" w:rsidRPr="00BF1B27">
        <w:rPr>
          <w:rFonts w:asciiTheme="minorHAnsi" w:hAnsiTheme="minorHAnsi" w:cstheme="minorHAnsi"/>
        </w:rPr>
        <w:t xml:space="preserve">guide interventional procedures such as </w:t>
      </w:r>
      <w:r w:rsidR="00570359" w:rsidRPr="00BF1B27">
        <w:rPr>
          <w:rFonts w:asciiTheme="minorHAnsi" w:hAnsiTheme="minorHAnsi" w:cstheme="minorHAnsi"/>
        </w:rPr>
        <w:t>those already listed above.</w:t>
      </w:r>
      <w:ins w:id="912" w:author="Laura Sitler" w:date="2023-07-06T13:44:00Z">
        <w:r w:rsidR="007C144E" w:rsidRPr="00BF1B27">
          <w:rPr>
            <w:rFonts w:asciiTheme="minorHAnsi" w:hAnsiTheme="minorHAnsi" w:cstheme="minorHAnsi"/>
            <w:highlight w:val="cyan"/>
            <w:vertAlign w:val="superscript"/>
          </w:rPr>
          <w:t>36</w:t>
        </w:r>
      </w:ins>
      <w:r w:rsidR="00570359" w:rsidRPr="00BF1B27">
        <w:rPr>
          <w:rFonts w:asciiTheme="minorHAnsi" w:hAnsiTheme="minorHAnsi" w:cstheme="minorHAnsi"/>
        </w:rPr>
        <w:t xml:space="preserve"> Most interventional procedures require little to no change for pediatric patients other than</w:t>
      </w:r>
      <w:ins w:id="913" w:author="Laura Sitler" w:date="2023-07-03T06:45:00Z">
        <w:r w:rsidR="00A84ED0" w:rsidRPr="00BF1B27">
          <w:rPr>
            <w:rFonts w:asciiTheme="minorHAnsi" w:hAnsiTheme="minorHAnsi" w:cstheme="minorHAnsi"/>
          </w:rPr>
          <w:t xml:space="preserve"> to</w:t>
        </w:r>
      </w:ins>
      <w:r w:rsidR="00570359" w:rsidRPr="00BF1B27">
        <w:rPr>
          <w:rFonts w:asciiTheme="minorHAnsi" w:hAnsiTheme="minorHAnsi" w:cstheme="minorHAnsi"/>
        </w:rPr>
        <w:t xml:space="preserve"> </w:t>
      </w:r>
      <w:commentRangeStart w:id="914"/>
      <w:r w:rsidR="00570359" w:rsidRPr="00BF1B27">
        <w:rPr>
          <w:rFonts w:asciiTheme="minorHAnsi" w:hAnsiTheme="minorHAnsi" w:cstheme="minorHAnsi"/>
        </w:rPr>
        <w:t>accommodat</w:t>
      </w:r>
      <w:ins w:id="915" w:author="Laura Sitler" w:date="2023-07-03T06:45:00Z">
        <w:r w:rsidR="00A84ED0" w:rsidRPr="00BF1B27">
          <w:rPr>
            <w:rFonts w:asciiTheme="minorHAnsi" w:hAnsiTheme="minorHAnsi" w:cstheme="minorHAnsi"/>
          </w:rPr>
          <w:t>e</w:t>
        </w:r>
      </w:ins>
      <w:del w:id="916" w:author="Laura Sitler" w:date="2023-07-03T06:45:00Z">
        <w:r w:rsidR="00570359" w:rsidRPr="00BF1B27" w:rsidDel="00A84ED0">
          <w:rPr>
            <w:rFonts w:asciiTheme="minorHAnsi" w:hAnsiTheme="minorHAnsi" w:cstheme="minorHAnsi"/>
          </w:rPr>
          <w:delText>ing</w:delText>
        </w:r>
      </w:del>
      <w:r w:rsidR="00570359" w:rsidRPr="00BF1B27">
        <w:rPr>
          <w:rFonts w:asciiTheme="minorHAnsi" w:hAnsiTheme="minorHAnsi" w:cstheme="minorHAnsi"/>
        </w:rPr>
        <w:t xml:space="preserve"> their smaller size</w:t>
      </w:r>
      <w:commentRangeEnd w:id="914"/>
      <w:r w:rsidR="00A84ED0" w:rsidRPr="00BF1B27">
        <w:rPr>
          <w:rStyle w:val="CommentReference"/>
          <w:rFonts w:asciiTheme="minorHAnsi" w:hAnsiTheme="minorHAnsi" w:cstheme="minorHAnsi"/>
          <w:sz w:val="22"/>
          <w:szCs w:val="22"/>
        </w:rPr>
        <w:commentReference w:id="914"/>
      </w:r>
      <w:r w:rsidR="00570359" w:rsidRPr="00BF1B27">
        <w:rPr>
          <w:rFonts w:asciiTheme="minorHAnsi" w:hAnsiTheme="minorHAnsi" w:cstheme="minorHAnsi"/>
        </w:rPr>
        <w:t>.</w:t>
      </w:r>
      <w:bookmarkStart w:id="917" w:name="_Ref136454623"/>
      <w:ins w:id="918" w:author="Laura Sitler" w:date="2023-07-06T13:44:00Z">
        <w:r w:rsidR="007C144E" w:rsidRPr="00BF1B27">
          <w:rPr>
            <w:rFonts w:asciiTheme="minorHAnsi" w:hAnsiTheme="minorHAnsi" w:cstheme="minorHAnsi"/>
            <w:highlight w:val="cyan"/>
            <w:vertAlign w:val="superscript"/>
          </w:rPr>
          <w:t>37</w:t>
        </w:r>
      </w:ins>
      <w:bookmarkEnd w:id="917"/>
      <w:r w:rsidR="00570359" w:rsidRPr="00BF1B27">
        <w:rPr>
          <w:rFonts w:asciiTheme="minorHAnsi" w:hAnsiTheme="minorHAnsi" w:cstheme="minorHAnsi"/>
        </w:rPr>
        <w:t xml:space="preserve"> Indications for pediatric interventional procedures are numerous and can vary from patient to patient. The sheer number of procedures and indications goes beyond the scope of this </w:t>
      </w:r>
      <w:del w:id="919" w:author="Laura Sitler" w:date="2023-07-03T06:45:00Z">
        <w:r w:rsidR="00570359" w:rsidRPr="00BF1B27" w:rsidDel="00A84ED0">
          <w:rPr>
            <w:rFonts w:asciiTheme="minorHAnsi" w:hAnsiTheme="minorHAnsi" w:cstheme="minorHAnsi"/>
          </w:rPr>
          <w:delText>paper</w:delText>
        </w:r>
      </w:del>
      <w:ins w:id="920" w:author="Laura Sitler" w:date="2023-07-03T06:45:00Z">
        <w:r w:rsidR="00A84ED0" w:rsidRPr="00BF1B27">
          <w:rPr>
            <w:rFonts w:asciiTheme="minorHAnsi" w:hAnsiTheme="minorHAnsi" w:cstheme="minorHAnsi"/>
          </w:rPr>
          <w:t>article</w:t>
        </w:r>
      </w:ins>
      <w:r w:rsidR="00570359" w:rsidRPr="00BF1B27">
        <w:rPr>
          <w:rFonts w:asciiTheme="minorHAnsi" w:hAnsiTheme="minorHAnsi" w:cstheme="minorHAnsi"/>
        </w:rPr>
        <w:t>.</w:t>
      </w:r>
    </w:p>
    <w:p w14:paraId="69611BE3" w14:textId="77777777" w:rsidR="00AC4DC1" w:rsidRPr="00BF1B27" w:rsidRDefault="00AC4DC1" w:rsidP="00BF1B27">
      <w:pPr>
        <w:spacing w:line="360" w:lineRule="auto"/>
        <w:ind w:firstLine="0"/>
        <w:rPr>
          <w:rFonts w:asciiTheme="minorHAnsi" w:hAnsiTheme="minorHAnsi" w:cstheme="minorHAnsi"/>
          <w:b/>
          <w:bCs/>
        </w:rPr>
      </w:pPr>
    </w:p>
    <w:p w14:paraId="1D54EFB2" w14:textId="44EF1E61" w:rsidR="00D12AB2" w:rsidRPr="00BF1B27" w:rsidRDefault="00D12AB2" w:rsidP="00BF1B27">
      <w:pPr>
        <w:pStyle w:val="Heading2"/>
        <w:spacing w:line="360" w:lineRule="auto"/>
        <w:rPr>
          <w:rFonts w:asciiTheme="minorHAnsi" w:hAnsiTheme="minorHAnsi" w:cstheme="minorHAnsi"/>
        </w:rPr>
      </w:pPr>
      <w:r w:rsidRPr="00BF1B27">
        <w:rPr>
          <w:rFonts w:asciiTheme="minorHAnsi" w:hAnsiTheme="minorHAnsi" w:cstheme="minorHAnsi"/>
        </w:rPr>
        <w:t xml:space="preserve">General </w:t>
      </w:r>
      <w:del w:id="921" w:author="Laura Sitler" w:date="2023-07-03T06:46:00Z">
        <w:r w:rsidRPr="00BF1B27" w:rsidDel="00A84ED0">
          <w:rPr>
            <w:rFonts w:asciiTheme="minorHAnsi" w:hAnsiTheme="minorHAnsi" w:cstheme="minorHAnsi"/>
          </w:rPr>
          <w:delText xml:space="preserve">Pediatric </w:delText>
        </w:r>
      </w:del>
      <w:r w:rsidRPr="00BF1B27">
        <w:rPr>
          <w:rFonts w:asciiTheme="minorHAnsi" w:hAnsiTheme="minorHAnsi" w:cstheme="minorHAnsi"/>
        </w:rPr>
        <w:t>Considerations</w:t>
      </w:r>
      <w:ins w:id="922" w:author="Laura Sitler" w:date="2023-07-03T06:46:00Z">
        <w:r w:rsidR="00A84ED0" w:rsidRPr="00BF1B27">
          <w:rPr>
            <w:rFonts w:asciiTheme="minorHAnsi" w:hAnsiTheme="minorHAnsi" w:cstheme="minorHAnsi"/>
          </w:rPr>
          <w:t xml:space="preserve"> fo</w:t>
        </w:r>
      </w:ins>
      <w:ins w:id="923" w:author="Laura Sitler" w:date="2023-07-03T06:47:00Z">
        <w:r w:rsidR="00A84ED0" w:rsidRPr="00BF1B27">
          <w:rPr>
            <w:rFonts w:asciiTheme="minorHAnsi" w:hAnsiTheme="minorHAnsi" w:cstheme="minorHAnsi"/>
          </w:rPr>
          <w:t>r Pediatric Imaging</w:t>
        </w:r>
      </w:ins>
    </w:p>
    <w:p w14:paraId="1C9C0240" w14:textId="207E3A90" w:rsidR="00732A54" w:rsidRPr="00BF1B27" w:rsidRDefault="00732A54" w:rsidP="00BF1B27">
      <w:pPr>
        <w:spacing w:line="360" w:lineRule="auto"/>
        <w:ind w:firstLine="0"/>
        <w:rPr>
          <w:rFonts w:asciiTheme="minorHAnsi" w:hAnsiTheme="minorHAnsi" w:cstheme="minorHAnsi"/>
        </w:rPr>
      </w:pPr>
      <w:r w:rsidRPr="00BF1B27">
        <w:rPr>
          <w:rFonts w:asciiTheme="minorHAnsi" w:hAnsiTheme="minorHAnsi" w:cstheme="minorHAnsi"/>
        </w:rPr>
        <w:t xml:space="preserve">In 2016, </w:t>
      </w:r>
      <w:del w:id="924" w:author="Laura Sitler" w:date="2023-07-03T06:47:00Z">
        <w:r w:rsidRPr="00BF1B27" w:rsidDel="00A84ED0">
          <w:rPr>
            <w:rFonts w:asciiTheme="minorHAnsi" w:hAnsiTheme="minorHAnsi" w:cstheme="minorHAnsi"/>
          </w:rPr>
          <w:delText xml:space="preserve">in </w:delText>
        </w:r>
      </w:del>
      <w:r w:rsidRPr="00BF1B27">
        <w:rPr>
          <w:rFonts w:asciiTheme="minorHAnsi" w:hAnsiTheme="minorHAnsi" w:cstheme="minorHAnsi"/>
        </w:rPr>
        <w:t xml:space="preserve">the </w:t>
      </w:r>
      <w:del w:id="925" w:author="Laura Sitler" w:date="2023-07-03T06:47:00Z">
        <w:r w:rsidRPr="00BF1B27" w:rsidDel="00A84ED0">
          <w:rPr>
            <w:rFonts w:asciiTheme="minorHAnsi" w:hAnsiTheme="minorHAnsi" w:cstheme="minorHAnsi"/>
          </w:rPr>
          <w:delText xml:space="preserve">United States, the </w:delText>
        </w:r>
      </w:del>
      <w:ins w:id="926" w:author="Laura Sitler" w:date="2023-07-03T06:47:00Z">
        <w:r w:rsidR="00A84ED0" w:rsidRPr="00BF1B27">
          <w:rPr>
            <w:rFonts w:asciiTheme="minorHAnsi" w:hAnsiTheme="minorHAnsi" w:cstheme="minorHAnsi"/>
          </w:rPr>
          <w:t xml:space="preserve">US </w:t>
        </w:r>
      </w:ins>
      <w:r w:rsidRPr="00BF1B27">
        <w:rPr>
          <w:rFonts w:asciiTheme="minorHAnsi" w:hAnsiTheme="minorHAnsi" w:cstheme="minorHAnsi"/>
        </w:rPr>
        <w:t xml:space="preserve">National </w:t>
      </w:r>
      <w:del w:id="927" w:author="Laura Sitler" w:date="2023-07-03T06:47:00Z">
        <w:r w:rsidRPr="00BF1B27" w:rsidDel="00A84ED0">
          <w:rPr>
            <w:rFonts w:asciiTheme="minorHAnsi" w:hAnsiTheme="minorHAnsi" w:cstheme="minorHAnsi"/>
          </w:rPr>
          <w:delText xml:space="preserve">Commission </w:delText>
        </w:r>
      </w:del>
      <w:ins w:id="928" w:author="Laura Sitler" w:date="2023-07-03T06:47:00Z">
        <w:r w:rsidR="00A84ED0" w:rsidRPr="00BF1B27">
          <w:rPr>
            <w:rFonts w:asciiTheme="minorHAnsi" w:hAnsiTheme="minorHAnsi" w:cstheme="minorHAnsi"/>
          </w:rPr>
          <w:t xml:space="preserve">Council </w:t>
        </w:r>
      </w:ins>
      <w:r w:rsidRPr="00BF1B27">
        <w:rPr>
          <w:rFonts w:asciiTheme="minorHAnsi" w:hAnsiTheme="minorHAnsi" w:cstheme="minorHAnsi"/>
        </w:rPr>
        <w:t>on Radiation Protection and Measurements</w:t>
      </w:r>
      <w:del w:id="929" w:author="Laura Sitler" w:date="2023-07-03T06:47:00Z">
        <w:r w:rsidRPr="00BF1B27" w:rsidDel="00A84ED0">
          <w:rPr>
            <w:rFonts w:asciiTheme="minorHAnsi" w:hAnsiTheme="minorHAnsi" w:cstheme="minorHAnsi"/>
          </w:rPr>
          <w:delText xml:space="preserve"> (NCRP)</w:delText>
        </w:r>
      </w:del>
      <w:r w:rsidRPr="00BF1B27">
        <w:rPr>
          <w:rFonts w:asciiTheme="minorHAnsi" w:hAnsiTheme="minorHAnsi" w:cstheme="minorHAnsi"/>
        </w:rPr>
        <w:t xml:space="preserve"> released a report stating that 16% of radiation dose to children comes from medical imaging</w:t>
      </w:r>
      <w:ins w:id="930" w:author="Laura Sitler" w:date="2023-07-03T06:48:00Z">
        <w:r w:rsidR="00A84ED0" w:rsidRPr="00BF1B27">
          <w:rPr>
            <w:rFonts w:asciiTheme="minorHAnsi" w:hAnsiTheme="minorHAnsi" w:cstheme="minorHAnsi"/>
          </w:rPr>
          <w:t xml:space="preserve"> procedures</w:t>
        </w:r>
      </w:ins>
      <w:r w:rsidRPr="00BF1B27">
        <w:rPr>
          <w:rFonts w:asciiTheme="minorHAnsi" w:hAnsiTheme="minorHAnsi" w:cstheme="minorHAnsi"/>
        </w:rPr>
        <w:t>, with 3% coming from fluoroscopy.</w:t>
      </w:r>
      <w:ins w:id="931" w:author="Laura Sitler" w:date="2023-07-06T13:44:00Z">
        <w:r w:rsidR="007C144E" w:rsidRPr="00BF1B27">
          <w:rPr>
            <w:rFonts w:asciiTheme="minorHAnsi" w:hAnsiTheme="minorHAnsi" w:cstheme="minorHAnsi"/>
            <w:highlight w:val="cyan"/>
            <w:vertAlign w:val="superscript"/>
          </w:rPr>
          <w:t>38</w:t>
        </w:r>
      </w:ins>
      <w:r w:rsidRPr="00BF1B27">
        <w:rPr>
          <w:rFonts w:asciiTheme="minorHAnsi" w:hAnsiTheme="minorHAnsi" w:cstheme="minorHAnsi"/>
        </w:rPr>
        <w:t xml:space="preserve"> This is an increase from </w:t>
      </w:r>
      <w:ins w:id="932" w:author="Laura Sitler" w:date="2023-07-03T06:51:00Z">
        <w:r w:rsidR="00A84ED0" w:rsidRPr="00BF1B27">
          <w:rPr>
            <w:rFonts w:asciiTheme="minorHAnsi" w:hAnsiTheme="minorHAnsi" w:cstheme="minorHAnsi"/>
          </w:rPr>
          <w:t xml:space="preserve">2009, in which the estimated </w:t>
        </w:r>
      </w:ins>
      <w:del w:id="933" w:author="Laura Sitler" w:date="2023-07-03T06:51:00Z">
        <w:r w:rsidRPr="00BF1B27" w:rsidDel="00A84ED0">
          <w:rPr>
            <w:rFonts w:asciiTheme="minorHAnsi" w:hAnsiTheme="minorHAnsi" w:cstheme="minorHAnsi"/>
          </w:rPr>
          <w:delText xml:space="preserve">9% </w:delText>
        </w:r>
      </w:del>
      <w:r w:rsidRPr="00BF1B27">
        <w:rPr>
          <w:rFonts w:asciiTheme="minorHAnsi" w:hAnsiTheme="minorHAnsi" w:cstheme="minorHAnsi"/>
        </w:rPr>
        <w:t xml:space="preserve">total medical radiation dose </w:t>
      </w:r>
      <w:ins w:id="934" w:author="Laura Sitler" w:date="2023-07-03T06:51:00Z">
        <w:r w:rsidR="00A84ED0" w:rsidRPr="00BF1B27">
          <w:rPr>
            <w:rFonts w:asciiTheme="minorHAnsi" w:hAnsiTheme="minorHAnsi" w:cstheme="minorHAnsi"/>
          </w:rPr>
          <w:t>for children was 9%</w:t>
        </w:r>
      </w:ins>
      <w:del w:id="935" w:author="Laura Sitler" w:date="2023-07-03T06:51:00Z">
        <w:r w:rsidRPr="00BF1B27" w:rsidDel="00A84ED0">
          <w:rPr>
            <w:rFonts w:asciiTheme="minorHAnsi" w:hAnsiTheme="minorHAnsi" w:cstheme="minorHAnsi"/>
          </w:rPr>
          <w:delText>in 2009</w:delText>
        </w:r>
      </w:del>
      <w:r w:rsidRPr="00BF1B27">
        <w:rPr>
          <w:rFonts w:asciiTheme="minorHAnsi" w:hAnsiTheme="minorHAnsi" w:cstheme="minorHAnsi"/>
        </w:rPr>
        <w:t>.</w:t>
      </w:r>
      <w:ins w:id="936" w:author="Laura Sitler" w:date="2023-07-06T13:44:00Z">
        <w:r w:rsidR="007C144E" w:rsidRPr="00BF1B27">
          <w:rPr>
            <w:rFonts w:asciiTheme="minorHAnsi" w:hAnsiTheme="minorHAnsi" w:cstheme="minorHAnsi"/>
            <w:highlight w:val="cyan"/>
            <w:vertAlign w:val="superscript"/>
          </w:rPr>
          <w:t>38</w:t>
        </w:r>
      </w:ins>
    </w:p>
    <w:p w14:paraId="47F7E9A0" w14:textId="77777777" w:rsidR="00A84ED0" w:rsidRPr="00BF1B27" w:rsidRDefault="00A84ED0" w:rsidP="00BF1B27">
      <w:pPr>
        <w:spacing w:line="360" w:lineRule="auto"/>
        <w:ind w:firstLine="0"/>
        <w:textAlignment w:val="baseline"/>
        <w:rPr>
          <w:ins w:id="937" w:author="Laura Sitler" w:date="2023-07-03T06:47:00Z"/>
          <w:rFonts w:asciiTheme="minorHAnsi" w:eastAsia="Times New Roman" w:hAnsiTheme="minorHAnsi" w:cstheme="minorHAnsi"/>
          <w:kern w:val="0"/>
          <w14:ligatures w14:val="none"/>
        </w:rPr>
      </w:pPr>
    </w:p>
    <w:p w14:paraId="3C9591A5" w14:textId="30BD16F4" w:rsidR="006A11E4" w:rsidRPr="00BF1B27" w:rsidRDefault="0093008E" w:rsidP="00BF1B27">
      <w:pPr>
        <w:spacing w:line="360" w:lineRule="auto"/>
        <w:ind w:firstLine="0"/>
        <w:textAlignment w:val="baseline"/>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14:ligatures w14:val="none"/>
        </w:rPr>
        <w:t xml:space="preserve">Pediatric patients are not just small adults. Patients in this population have </w:t>
      </w:r>
      <w:commentRangeStart w:id="938"/>
      <w:r w:rsidRPr="00BF1B27">
        <w:rPr>
          <w:rFonts w:asciiTheme="minorHAnsi" w:eastAsia="Times New Roman" w:hAnsiTheme="minorHAnsi" w:cstheme="minorHAnsi"/>
          <w:kern w:val="0"/>
          <w14:ligatures w14:val="none"/>
        </w:rPr>
        <w:t>unique</w:t>
      </w:r>
      <w:commentRangeEnd w:id="938"/>
      <w:r w:rsidR="00712A51">
        <w:rPr>
          <w:rStyle w:val="CommentReference"/>
        </w:rPr>
        <w:commentReference w:id="938"/>
      </w:r>
      <w:r w:rsidRPr="00BF1B27">
        <w:rPr>
          <w:rFonts w:asciiTheme="minorHAnsi" w:eastAsia="Times New Roman" w:hAnsiTheme="minorHAnsi" w:cstheme="minorHAnsi"/>
          <w:kern w:val="0"/>
          <w14:ligatures w14:val="none"/>
        </w:rPr>
        <w:t xml:space="preserve"> characteristics and needs that should be addressed by those caring for them. For </w:t>
      </w:r>
      <w:r w:rsidR="00B40357" w:rsidRPr="00BF1B27">
        <w:rPr>
          <w:rFonts w:asciiTheme="minorHAnsi" w:eastAsia="Times New Roman" w:hAnsiTheme="minorHAnsi" w:cstheme="minorHAnsi"/>
          <w:kern w:val="0"/>
          <w14:ligatures w14:val="none"/>
        </w:rPr>
        <w:t>several</w:t>
      </w:r>
      <w:r w:rsidRPr="00BF1B27">
        <w:rPr>
          <w:rFonts w:asciiTheme="minorHAnsi" w:eastAsia="Times New Roman" w:hAnsiTheme="minorHAnsi" w:cstheme="minorHAnsi"/>
          <w:kern w:val="0"/>
          <w14:ligatures w14:val="none"/>
        </w:rPr>
        <w:t xml:space="preserve"> reasons, medical imaging </w:t>
      </w:r>
      <w:del w:id="939" w:author="Laura Sitler" w:date="2023-07-03T06:56:00Z">
        <w:r w:rsidRPr="00BF1B27" w:rsidDel="00E1544E">
          <w:rPr>
            <w:rFonts w:asciiTheme="minorHAnsi" w:eastAsia="Times New Roman" w:hAnsiTheme="minorHAnsi" w:cstheme="minorHAnsi"/>
            <w:kern w:val="0"/>
            <w14:ligatures w14:val="none"/>
          </w:rPr>
          <w:delText xml:space="preserve">should </w:delText>
        </w:r>
      </w:del>
      <w:ins w:id="940" w:author="Laura Sitler" w:date="2023-07-03T06:56:00Z">
        <w:r w:rsidR="00E1544E" w:rsidRPr="00BF1B27">
          <w:rPr>
            <w:rFonts w:asciiTheme="minorHAnsi" w:eastAsia="Times New Roman" w:hAnsiTheme="minorHAnsi" w:cstheme="minorHAnsi"/>
            <w:kern w:val="0"/>
            <w14:ligatures w14:val="none"/>
          </w:rPr>
          <w:t>can</w:t>
        </w:r>
      </w:ins>
      <w:r w:rsidRPr="00BF1B27">
        <w:rPr>
          <w:rFonts w:asciiTheme="minorHAnsi" w:eastAsia="Times New Roman" w:hAnsiTheme="minorHAnsi" w:cstheme="minorHAnsi"/>
          <w:kern w:val="0"/>
          <w14:ligatures w14:val="none"/>
        </w:rPr>
        <w:t>not be deemed “one-size-fits-all”</w:t>
      </w:r>
      <w:bookmarkStart w:id="941" w:name="_Ref136456560"/>
      <w:ins w:id="942" w:author="Laura Sitler" w:date="2023-07-03T06:56:00Z">
        <w:r w:rsidR="00E1544E" w:rsidRPr="00BF1B27">
          <w:rPr>
            <w:rFonts w:asciiTheme="minorHAnsi" w:eastAsia="Times New Roman" w:hAnsiTheme="minorHAnsi" w:cstheme="minorHAnsi"/>
            <w:kern w:val="0"/>
            <w14:ligatures w14:val="none"/>
          </w:rPr>
          <w:t>,</w:t>
        </w:r>
      </w:ins>
      <w:r w:rsidRPr="00BF1B27">
        <w:rPr>
          <w:rFonts w:asciiTheme="minorHAnsi" w:eastAsia="Times New Roman" w:hAnsiTheme="minorHAnsi" w:cstheme="minorHAnsi"/>
          <w:kern w:val="0"/>
          <w14:ligatures w14:val="none"/>
        </w:rPr>
        <w:t xml:space="preserve"> and health</w:t>
      </w:r>
      <w:ins w:id="943" w:author="Laura Sitler" w:date="2023-07-03T06:53:00Z">
        <w:r w:rsidR="00E1544E" w:rsidRPr="00BF1B27">
          <w:rPr>
            <w:rFonts w:asciiTheme="minorHAnsi" w:eastAsia="Times New Roman" w:hAnsiTheme="minorHAnsi" w:cstheme="minorHAnsi"/>
            <w:kern w:val="0"/>
            <w14:ligatures w14:val="none"/>
          </w:rPr>
          <w:t xml:space="preserve"> </w:t>
        </w:r>
      </w:ins>
      <w:r w:rsidRPr="00BF1B27">
        <w:rPr>
          <w:rFonts w:asciiTheme="minorHAnsi" w:eastAsia="Times New Roman" w:hAnsiTheme="minorHAnsi" w:cstheme="minorHAnsi"/>
          <w:kern w:val="0"/>
          <w14:ligatures w14:val="none"/>
        </w:rPr>
        <w:t xml:space="preserve">care </w:t>
      </w:r>
      <w:del w:id="944" w:author="Laura Sitler" w:date="2023-07-03T07:44:00Z">
        <w:r w:rsidRPr="00BF1B27" w:rsidDel="00787B82">
          <w:rPr>
            <w:rFonts w:asciiTheme="minorHAnsi" w:eastAsia="Times New Roman" w:hAnsiTheme="minorHAnsi" w:cstheme="minorHAnsi"/>
            <w:kern w:val="0"/>
            <w14:ligatures w14:val="none"/>
          </w:rPr>
          <w:delText xml:space="preserve">professionals </w:delText>
        </w:r>
      </w:del>
      <w:ins w:id="945" w:author="Laura Sitler" w:date="2023-07-03T07:44:00Z">
        <w:r w:rsidR="00787B82" w:rsidRPr="00BF1B27">
          <w:rPr>
            <w:rFonts w:asciiTheme="minorHAnsi" w:eastAsia="Times New Roman" w:hAnsiTheme="minorHAnsi" w:cstheme="minorHAnsi"/>
            <w:kern w:val="0"/>
            <w14:ligatures w14:val="none"/>
          </w:rPr>
          <w:t xml:space="preserve">providers </w:t>
        </w:r>
      </w:ins>
      <w:del w:id="946" w:author="Laura Sitler" w:date="2023-07-03T06:56:00Z">
        <w:r w:rsidRPr="00BF1B27" w:rsidDel="00E1544E">
          <w:rPr>
            <w:rFonts w:asciiTheme="minorHAnsi" w:eastAsia="Times New Roman" w:hAnsiTheme="minorHAnsi" w:cstheme="minorHAnsi"/>
            <w:kern w:val="0"/>
            <w14:ligatures w14:val="none"/>
          </w:rPr>
          <w:delText xml:space="preserve">working </w:delText>
        </w:r>
      </w:del>
      <w:ins w:id="947" w:author="Laura Sitler" w:date="2023-07-03T06:56:00Z">
        <w:r w:rsidR="00E1544E" w:rsidRPr="00BF1B27">
          <w:rPr>
            <w:rFonts w:asciiTheme="minorHAnsi" w:eastAsia="Times New Roman" w:hAnsiTheme="minorHAnsi" w:cstheme="minorHAnsi"/>
            <w:kern w:val="0"/>
            <w14:ligatures w14:val="none"/>
          </w:rPr>
          <w:t xml:space="preserve">who work </w:t>
        </w:r>
      </w:ins>
      <w:r w:rsidRPr="00BF1B27">
        <w:rPr>
          <w:rFonts w:asciiTheme="minorHAnsi" w:eastAsia="Times New Roman" w:hAnsiTheme="minorHAnsi" w:cstheme="minorHAnsi"/>
          <w:kern w:val="0"/>
          <w14:ligatures w14:val="none"/>
        </w:rPr>
        <w:t xml:space="preserve">in the radiology department must be aware of the unique </w:t>
      </w:r>
      <w:del w:id="948" w:author="Laura Sitler" w:date="2023-07-03T06:56:00Z">
        <w:r w:rsidRPr="00BF1B27" w:rsidDel="00E1544E">
          <w:rPr>
            <w:rFonts w:asciiTheme="minorHAnsi" w:eastAsia="Times New Roman" w:hAnsiTheme="minorHAnsi" w:cstheme="minorHAnsi"/>
            <w:kern w:val="0"/>
            <w14:ligatures w14:val="none"/>
          </w:rPr>
          <w:delText xml:space="preserve">elements </w:delText>
        </w:r>
      </w:del>
      <w:ins w:id="949" w:author="Laura Sitler" w:date="2023-07-03T06:56:00Z">
        <w:r w:rsidR="00E1544E" w:rsidRPr="00BF1B27">
          <w:rPr>
            <w:rFonts w:asciiTheme="minorHAnsi" w:eastAsia="Times New Roman" w:hAnsiTheme="minorHAnsi" w:cstheme="minorHAnsi"/>
            <w:kern w:val="0"/>
            <w14:ligatures w14:val="none"/>
          </w:rPr>
          <w:t xml:space="preserve">aspects </w:t>
        </w:r>
      </w:ins>
      <w:r w:rsidRPr="00BF1B27">
        <w:rPr>
          <w:rFonts w:asciiTheme="minorHAnsi" w:eastAsia="Times New Roman" w:hAnsiTheme="minorHAnsi" w:cstheme="minorHAnsi"/>
          <w:kern w:val="0"/>
          <w14:ligatures w14:val="none"/>
        </w:rPr>
        <w:t>of pediatric imaging.</w:t>
      </w:r>
      <w:bookmarkStart w:id="950" w:name="_Ref136460234"/>
      <w:ins w:id="951" w:author="Laura Sitler" w:date="2023-07-06T13:44:00Z">
        <w:r w:rsidR="007C144E" w:rsidRPr="00BF1B27">
          <w:rPr>
            <w:rFonts w:asciiTheme="minorHAnsi" w:hAnsiTheme="minorHAnsi" w:cstheme="minorHAnsi"/>
            <w:highlight w:val="cyan"/>
            <w:vertAlign w:val="superscript"/>
          </w:rPr>
          <w:t>38,39</w:t>
        </w:r>
      </w:ins>
      <w:bookmarkEnd w:id="941"/>
      <w:bookmarkEnd w:id="950"/>
      <w:r w:rsidRPr="00BF1B27">
        <w:rPr>
          <w:rFonts w:asciiTheme="minorHAnsi" w:eastAsia="Times New Roman" w:hAnsiTheme="minorHAnsi" w:cstheme="minorHAnsi"/>
          <w:kern w:val="0"/>
          <w14:ligatures w14:val="none"/>
        </w:rPr>
        <w:t xml:space="preserve"> </w:t>
      </w:r>
      <w:del w:id="952" w:author="Laura Sitler" w:date="2023-07-07T12:08:00Z">
        <w:r w:rsidR="006A11E4" w:rsidRPr="00BF1B27" w:rsidDel="00B371BA">
          <w:rPr>
            <w:rFonts w:asciiTheme="minorHAnsi" w:eastAsia="Times New Roman" w:hAnsiTheme="minorHAnsi" w:cstheme="minorHAnsi"/>
            <w:color w:val="000000"/>
            <w:kern w:val="0"/>
            <w:shd w:val="clear" w:color="auto" w:fill="E1E3E6"/>
            <w14:ligatures w14:val="none"/>
          </w:rPr>
          <w:delText xml:space="preserve">Table </w:delText>
        </w:r>
      </w:del>
      <w:del w:id="953" w:author="Laura Sitler" w:date="2023-06-30T10:41:00Z">
        <w:r w:rsidR="006A11E4" w:rsidRPr="00BF1B27" w:rsidDel="00454341">
          <w:rPr>
            <w:rFonts w:asciiTheme="minorHAnsi" w:eastAsia="Times New Roman" w:hAnsiTheme="minorHAnsi" w:cstheme="minorHAnsi"/>
            <w:color w:val="000000"/>
            <w:kern w:val="0"/>
            <w:shd w:val="clear" w:color="auto" w:fill="E1E3E6"/>
            <w14:ligatures w14:val="none"/>
          </w:rPr>
          <w:delText>6 - Pediatric Patient Considerations</w:delText>
        </w:r>
        <w:r w:rsidR="006A11E4" w:rsidRPr="00BF1B27" w:rsidDel="00454341">
          <w:rPr>
            <w:rFonts w:asciiTheme="minorHAnsi" w:eastAsia="Times New Roman" w:hAnsiTheme="minorHAnsi" w:cstheme="minorHAnsi"/>
            <w:kern w:val="0"/>
            <w14:ligatures w14:val="none"/>
          </w:rPr>
          <w:delText xml:space="preserve"> </w:delText>
        </w:r>
      </w:del>
      <w:del w:id="954" w:author="Laura Sitler" w:date="2023-07-07T12:08:00Z">
        <w:r w:rsidR="006A11E4" w:rsidRPr="00BF1B27" w:rsidDel="00B371BA">
          <w:rPr>
            <w:rFonts w:asciiTheme="minorHAnsi" w:eastAsia="Times New Roman" w:hAnsiTheme="minorHAnsi" w:cstheme="minorHAnsi"/>
            <w:kern w:val="0"/>
            <w14:ligatures w14:val="none"/>
          </w:rPr>
          <w:delText>h</w:delText>
        </w:r>
      </w:del>
      <w:ins w:id="955" w:author="Laura Sitler" w:date="2023-07-07T12:08:00Z">
        <w:r w:rsidR="00B371BA" w:rsidRPr="00BF1B27">
          <w:rPr>
            <w:rFonts w:asciiTheme="minorHAnsi" w:eastAsia="Times New Roman" w:hAnsiTheme="minorHAnsi" w:cstheme="minorHAnsi"/>
            <w:kern w:val="0"/>
            <w14:ligatures w14:val="none"/>
          </w:rPr>
          <w:t>Table 3 h</w:t>
        </w:r>
      </w:ins>
      <w:r w:rsidR="006A11E4" w:rsidRPr="00BF1B27">
        <w:rPr>
          <w:rFonts w:asciiTheme="minorHAnsi" w:eastAsia="Times New Roman" w:hAnsiTheme="minorHAnsi" w:cstheme="minorHAnsi"/>
          <w:kern w:val="0"/>
          <w14:ligatures w14:val="none"/>
        </w:rPr>
        <w:t xml:space="preserve">ighlights some elements </w:t>
      </w:r>
      <w:ins w:id="956" w:author="Laura Sitler" w:date="2023-07-03T06:55:00Z">
        <w:r w:rsidR="00E1544E" w:rsidRPr="00BF1B27">
          <w:rPr>
            <w:rFonts w:asciiTheme="minorHAnsi" w:eastAsia="Times New Roman" w:hAnsiTheme="minorHAnsi" w:cstheme="minorHAnsi"/>
            <w:kern w:val="0"/>
            <w14:ligatures w14:val="none"/>
          </w:rPr>
          <w:t xml:space="preserve">that are </w:t>
        </w:r>
      </w:ins>
      <w:del w:id="957" w:author="Laura Sitler" w:date="2023-07-03T06:56:00Z">
        <w:r w:rsidR="00D4208A" w:rsidRPr="00BF1B27" w:rsidDel="00E1544E">
          <w:rPr>
            <w:rFonts w:asciiTheme="minorHAnsi" w:eastAsia="Times New Roman" w:hAnsiTheme="minorHAnsi" w:cstheme="minorHAnsi"/>
            <w:kern w:val="0"/>
            <w14:ligatures w14:val="none"/>
          </w:rPr>
          <w:delText>unique</w:delText>
        </w:r>
        <w:r w:rsidR="006A11E4" w:rsidRPr="00BF1B27" w:rsidDel="00E1544E">
          <w:rPr>
            <w:rFonts w:asciiTheme="minorHAnsi" w:eastAsia="Times New Roman" w:hAnsiTheme="minorHAnsi" w:cstheme="minorHAnsi"/>
            <w:kern w:val="0"/>
            <w14:ligatures w14:val="none"/>
          </w:rPr>
          <w:delText xml:space="preserve"> </w:delText>
        </w:r>
      </w:del>
      <w:ins w:id="958" w:author="Laura Sitler" w:date="2023-07-03T06:57:00Z">
        <w:r w:rsidR="00E1544E" w:rsidRPr="00BF1B27">
          <w:rPr>
            <w:rFonts w:asciiTheme="minorHAnsi" w:eastAsia="Times New Roman" w:hAnsiTheme="minorHAnsi" w:cstheme="minorHAnsi"/>
            <w:kern w:val="0"/>
            <w14:ligatures w14:val="none"/>
          </w:rPr>
          <w:t xml:space="preserve">specific </w:t>
        </w:r>
      </w:ins>
      <w:r w:rsidR="006A11E4" w:rsidRPr="00BF1B27">
        <w:rPr>
          <w:rFonts w:asciiTheme="minorHAnsi" w:eastAsia="Times New Roman" w:hAnsiTheme="minorHAnsi" w:cstheme="minorHAnsi"/>
          <w:kern w:val="0"/>
          <w14:ligatures w14:val="none"/>
        </w:rPr>
        <w:t>to pediatric patients</w:t>
      </w:r>
      <w:ins w:id="959" w:author="Laura Sitler" w:date="2023-07-03T06:57:00Z">
        <w:r w:rsidR="00E1544E" w:rsidRPr="00BF1B27">
          <w:rPr>
            <w:rFonts w:asciiTheme="minorHAnsi" w:eastAsia="Times New Roman" w:hAnsiTheme="minorHAnsi" w:cstheme="minorHAnsi"/>
            <w:kern w:val="0"/>
            <w14:ligatures w14:val="none"/>
          </w:rPr>
          <w:t>, which</w:t>
        </w:r>
      </w:ins>
      <w:del w:id="960" w:author="Laura Sitler" w:date="2023-07-03T06:57:00Z">
        <w:r w:rsidR="00D4208A" w:rsidRPr="00BF1B27" w:rsidDel="00E1544E">
          <w:rPr>
            <w:rFonts w:asciiTheme="minorHAnsi" w:eastAsia="Times New Roman" w:hAnsiTheme="minorHAnsi" w:cstheme="minorHAnsi"/>
            <w:kern w:val="0"/>
            <w14:ligatures w14:val="none"/>
          </w:rPr>
          <w:delText xml:space="preserve"> that </w:delText>
        </w:r>
      </w:del>
      <w:ins w:id="961" w:author="Laura Sitler" w:date="2023-07-03T06:57:00Z">
        <w:r w:rsidR="00E1544E" w:rsidRPr="00BF1B27">
          <w:rPr>
            <w:rFonts w:asciiTheme="minorHAnsi" w:eastAsia="Times New Roman" w:hAnsiTheme="minorHAnsi" w:cstheme="minorHAnsi"/>
            <w:kern w:val="0"/>
            <w14:ligatures w14:val="none"/>
          </w:rPr>
          <w:t xml:space="preserve"> </w:t>
        </w:r>
      </w:ins>
      <w:ins w:id="962" w:author="Laura Sitler" w:date="2023-07-03T06:55:00Z">
        <w:r w:rsidR="00E1544E" w:rsidRPr="00BF1B27">
          <w:rPr>
            <w:rFonts w:asciiTheme="minorHAnsi" w:eastAsia="Times New Roman" w:hAnsiTheme="minorHAnsi" w:cstheme="minorHAnsi"/>
            <w:kern w:val="0"/>
            <w14:ligatures w14:val="none"/>
          </w:rPr>
          <w:t>radiol</w:t>
        </w:r>
      </w:ins>
      <w:ins w:id="963" w:author="Laura Sitler" w:date="2023-07-03T06:56:00Z">
        <w:r w:rsidR="00E1544E" w:rsidRPr="00BF1B27">
          <w:rPr>
            <w:rFonts w:asciiTheme="minorHAnsi" w:eastAsia="Times New Roman" w:hAnsiTheme="minorHAnsi" w:cstheme="minorHAnsi"/>
            <w:kern w:val="0"/>
            <w14:ligatures w14:val="none"/>
          </w:rPr>
          <w:t xml:space="preserve">ogic </w:t>
        </w:r>
      </w:ins>
      <w:r w:rsidR="00D4208A" w:rsidRPr="00BF1B27">
        <w:rPr>
          <w:rFonts w:asciiTheme="minorHAnsi" w:eastAsia="Times New Roman" w:hAnsiTheme="minorHAnsi" w:cstheme="minorHAnsi"/>
          <w:kern w:val="0"/>
          <w14:ligatures w14:val="none"/>
        </w:rPr>
        <w:t xml:space="preserve">technologists, radiology nurses, radiologists, and other medical imaging professionals should </w:t>
      </w:r>
      <w:del w:id="964" w:author="Laura Sitler" w:date="2023-07-03T06:56:00Z">
        <w:r w:rsidR="00D4208A" w:rsidRPr="00BF1B27" w:rsidDel="00E1544E">
          <w:rPr>
            <w:rFonts w:asciiTheme="minorHAnsi" w:eastAsia="Times New Roman" w:hAnsiTheme="minorHAnsi" w:cstheme="minorHAnsi"/>
            <w:kern w:val="0"/>
            <w14:ligatures w14:val="none"/>
          </w:rPr>
          <w:delText>examine</w:delText>
        </w:r>
      </w:del>
      <w:ins w:id="965" w:author="Laura Sitler" w:date="2023-07-03T06:56:00Z">
        <w:r w:rsidR="00E1544E" w:rsidRPr="00BF1B27">
          <w:rPr>
            <w:rFonts w:asciiTheme="minorHAnsi" w:eastAsia="Times New Roman" w:hAnsiTheme="minorHAnsi" w:cstheme="minorHAnsi"/>
            <w:kern w:val="0"/>
            <w14:ligatures w14:val="none"/>
          </w:rPr>
          <w:t>consider</w:t>
        </w:r>
      </w:ins>
      <w:r w:rsidR="006A11E4" w:rsidRPr="00BF1B27">
        <w:rPr>
          <w:rFonts w:asciiTheme="minorHAnsi" w:eastAsia="Times New Roman" w:hAnsiTheme="minorHAnsi" w:cstheme="minorHAnsi"/>
          <w:kern w:val="0"/>
          <w14:ligatures w14:val="none"/>
        </w:rPr>
        <w:t>.</w:t>
      </w:r>
      <w:ins w:id="966" w:author="Laura Sitler" w:date="2023-07-06T13:45:00Z">
        <w:r w:rsidR="007C144E" w:rsidRPr="00BF1B27">
          <w:rPr>
            <w:rFonts w:asciiTheme="minorHAnsi" w:hAnsiTheme="minorHAnsi" w:cstheme="minorHAnsi"/>
            <w:highlight w:val="cyan"/>
            <w:vertAlign w:val="superscript"/>
          </w:rPr>
          <w:t>38,40</w:t>
        </w:r>
      </w:ins>
      <w:r w:rsidR="006A11E4" w:rsidRPr="00BF1B27">
        <w:rPr>
          <w:rFonts w:asciiTheme="minorHAnsi" w:eastAsia="Times New Roman" w:hAnsiTheme="minorHAnsi" w:cstheme="minorHAnsi"/>
          <w:kern w:val="0"/>
          <w:vertAlign w:val="superscript"/>
          <w14:ligatures w14:val="none"/>
        </w:rPr>
        <w:t> </w:t>
      </w:r>
    </w:p>
    <w:p w14:paraId="64E3483A" w14:textId="77777777" w:rsidR="0093008E" w:rsidRPr="00BF1B27" w:rsidRDefault="0093008E" w:rsidP="00BF1B27">
      <w:pPr>
        <w:spacing w:line="360" w:lineRule="auto"/>
        <w:ind w:firstLine="0"/>
        <w:textAlignment w:val="baseline"/>
        <w:rPr>
          <w:rFonts w:asciiTheme="minorHAnsi" w:eastAsia="Times New Roman" w:hAnsiTheme="minorHAnsi" w:cstheme="minorHAnsi"/>
          <w:kern w:val="0"/>
          <w14:ligatures w14:val="none"/>
        </w:rPr>
      </w:pPr>
    </w:p>
    <w:tbl>
      <w:tblPr>
        <w:tblStyle w:val="GridTable6Colorful-Accent5"/>
        <w:tblW w:w="9344" w:type="dxa"/>
        <w:tblLook w:val="04A0" w:firstRow="1" w:lastRow="0" w:firstColumn="1" w:lastColumn="0" w:noHBand="0" w:noVBand="1"/>
      </w:tblPr>
      <w:tblGrid>
        <w:gridCol w:w="9344"/>
      </w:tblGrid>
      <w:tr w:rsidR="00E71058" w:rsidRPr="00BF1B27" w14:paraId="2207AD23" w14:textId="77777777" w:rsidTr="00876E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tcPr>
          <w:p w14:paraId="7E5BC7A9" w14:textId="2FA43D7E" w:rsidR="00E71058" w:rsidRPr="00BF1B27" w:rsidRDefault="00454341" w:rsidP="00BF1B27">
            <w:pPr>
              <w:spacing w:line="360" w:lineRule="auto"/>
              <w:ind w:firstLine="0"/>
              <w:rPr>
                <w:rFonts w:asciiTheme="minorHAnsi" w:hAnsiTheme="minorHAnsi" w:cstheme="minorHAnsi"/>
                <w:color w:val="auto"/>
              </w:rPr>
            </w:pPr>
            <w:ins w:id="967" w:author="Laura Sitler" w:date="2023-06-30T10:41:00Z">
              <w:r w:rsidRPr="00BF1B27">
                <w:rPr>
                  <w:rFonts w:asciiTheme="minorHAnsi" w:eastAsia="Times New Roman" w:hAnsiTheme="minorHAnsi" w:cstheme="minorHAnsi"/>
                  <w:color w:val="auto"/>
                  <w:kern w:val="0"/>
                  <w14:ligatures w14:val="none"/>
                </w:rPr>
                <w:t xml:space="preserve">Table </w:t>
              </w:r>
            </w:ins>
            <w:ins w:id="968" w:author="Laura Sitler" w:date="2023-07-03T06:52:00Z">
              <w:r w:rsidR="00E1544E" w:rsidRPr="00BF1B27">
                <w:rPr>
                  <w:rFonts w:asciiTheme="minorHAnsi" w:eastAsia="Times New Roman" w:hAnsiTheme="minorHAnsi" w:cstheme="minorHAnsi"/>
                  <w:color w:val="auto"/>
                  <w:kern w:val="0"/>
                  <w14:ligatures w14:val="none"/>
                </w:rPr>
                <w:t>3</w:t>
              </w:r>
            </w:ins>
            <w:ins w:id="969" w:author="Laura Sitler" w:date="2023-06-30T10:41:00Z">
              <w:r w:rsidRPr="00BF1B27">
                <w:rPr>
                  <w:rFonts w:asciiTheme="minorHAnsi" w:eastAsia="Times New Roman" w:hAnsiTheme="minorHAnsi" w:cstheme="minorHAnsi"/>
                  <w:color w:val="auto"/>
                  <w:kern w:val="0"/>
                  <w14:ligatures w14:val="none"/>
                </w:rPr>
                <w:t xml:space="preserve">. </w:t>
              </w:r>
            </w:ins>
            <w:del w:id="970" w:author="Laura Sitler" w:date="2023-07-06T13:42:00Z">
              <w:r w:rsidR="00E71058" w:rsidRPr="00BF1B27" w:rsidDel="007C144E">
                <w:rPr>
                  <w:rFonts w:asciiTheme="minorHAnsi" w:eastAsia="Times New Roman" w:hAnsiTheme="minorHAnsi" w:cstheme="minorHAnsi"/>
                  <w:color w:val="auto"/>
                  <w:kern w:val="0"/>
                  <w14:ligatures w14:val="none"/>
                </w:rPr>
                <w:delText xml:space="preserve">Pediatric Patient </w:delText>
              </w:r>
            </w:del>
            <w:r w:rsidR="00E71058" w:rsidRPr="00BF1B27">
              <w:rPr>
                <w:rFonts w:asciiTheme="minorHAnsi" w:eastAsia="Times New Roman" w:hAnsiTheme="minorHAnsi" w:cstheme="minorHAnsi"/>
                <w:color w:val="auto"/>
                <w:kern w:val="0"/>
                <w14:ligatures w14:val="none"/>
              </w:rPr>
              <w:t>Considerations</w:t>
            </w:r>
            <w:r w:rsidR="006359D3" w:rsidRPr="00BF1B27">
              <w:rPr>
                <w:rFonts w:asciiTheme="minorHAnsi" w:eastAsia="Times New Roman" w:hAnsiTheme="minorHAnsi" w:cstheme="minorHAnsi"/>
                <w:color w:val="auto"/>
                <w:kern w:val="0"/>
                <w14:ligatures w14:val="none"/>
              </w:rPr>
              <w:t xml:space="preserve"> for </w:t>
            </w:r>
            <w:r w:rsidR="0063088A" w:rsidRPr="00BF1B27">
              <w:rPr>
                <w:rFonts w:asciiTheme="minorHAnsi" w:eastAsia="Times New Roman" w:hAnsiTheme="minorHAnsi" w:cstheme="minorHAnsi"/>
                <w:color w:val="auto"/>
                <w:kern w:val="0"/>
                <w14:ligatures w14:val="none"/>
              </w:rPr>
              <w:t>Fluoroscopy Examinations</w:t>
            </w:r>
            <w:ins w:id="971" w:author="Laura Sitler" w:date="2023-07-06T13:42:00Z">
              <w:r w:rsidR="007C144E" w:rsidRPr="00BF1B27">
                <w:rPr>
                  <w:rFonts w:asciiTheme="minorHAnsi" w:eastAsia="Times New Roman" w:hAnsiTheme="minorHAnsi" w:cstheme="minorHAnsi"/>
                  <w:color w:val="auto"/>
                  <w:kern w:val="0"/>
                  <w14:ligatures w14:val="none"/>
                </w:rPr>
                <w:t xml:space="preserve"> in Pediatric Patients</w:t>
              </w:r>
            </w:ins>
          </w:p>
        </w:tc>
      </w:tr>
      <w:tr w:rsidR="006A11E4" w:rsidRPr="00BF1B27" w14:paraId="7D46CD3C"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4D602A62" w14:textId="28198A05" w:rsidR="006A11E4" w:rsidRPr="00BF1B27" w:rsidRDefault="006A11E4" w:rsidP="00BF1B27">
            <w:pPr>
              <w:pStyle w:val="ListParagraph"/>
              <w:numPr>
                <w:ilvl w:val="0"/>
                <w:numId w:val="9"/>
              </w:numPr>
              <w:spacing w:line="360" w:lineRule="auto"/>
              <w:ind w:left="335" w:hanging="270"/>
              <w:textAlignment w:val="baseline"/>
              <w:divId w:val="898588004"/>
              <w:rPr>
                <w:rFonts w:asciiTheme="minorHAnsi" w:eastAsia="Times New Roman" w:hAnsiTheme="minorHAnsi" w:cstheme="minorHAnsi"/>
                <w:b w:val="0"/>
                <w:bCs w:val="0"/>
                <w:color w:val="000000" w:themeColor="text1"/>
                <w:kern w:val="0"/>
                <w14:ligatures w14:val="none"/>
              </w:rPr>
            </w:pPr>
            <w:del w:id="972" w:author="Laura Sitler" w:date="2023-07-03T07:00:00Z">
              <w:r w:rsidRPr="00BF1B27" w:rsidDel="00E1544E">
                <w:rPr>
                  <w:rFonts w:asciiTheme="minorHAnsi" w:eastAsia="Times New Roman" w:hAnsiTheme="minorHAnsi" w:cstheme="minorHAnsi"/>
                  <w:b w:val="0"/>
                  <w:bCs w:val="0"/>
                  <w:color w:val="000000" w:themeColor="text1"/>
                  <w:kern w:val="0"/>
                  <w14:ligatures w14:val="none"/>
                </w:rPr>
                <w:delText xml:space="preserve">Decisions </w:delText>
              </w:r>
            </w:del>
            <w:ins w:id="973" w:author="Laura Sitler" w:date="2023-07-03T07:00:00Z">
              <w:r w:rsidR="00E1544E" w:rsidRPr="00BF1B27">
                <w:rPr>
                  <w:rFonts w:asciiTheme="minorHAnsi" w:eastAsia="Times New Roman" w:hAnsiTheme="minorHAnsi" w:cstheme="minorHAnsi"/>
                  <w:b w:val="0"/>
                  <w:bCs w:val="0"/>
                  <w:color w:val="000000" w:themeColor="text1"/>
                  <w:kern w:val="0"/>
                  <w14:ligatures w14:val="none"/>
                </w:rPr>
                <w:t xml:space="preserve">Medical decisions </w:t>
              </w:r>
            </w:ins>
            <w:r w:rsidRPr="00BF1B27">
              <w:rPr>
                <w:rFonts w:asciiTheme="minorHAnsi" w:eastAsia="Times New Roman" w:hAnsiTheme="minorHAnsi" w:cstheme="minorHAnsi"/>
                <w:b w:val="0"/>
                <w:bCs w:val="0"/>
                <w:color w:val="000000" w:themeColor="text1"/>
                <w:kern w:val="0"/>
                <w14:ligatures w14:val="none"/>
              </w:rPr>
              <w:t>are made by caregivers and medical professionals </w:t>
            </w:r>
          </w:p>
        </w:tc>
      </w:tr>
      <w:tr w:rsidR="006A11E4" w:rsidRPr="00BF1B27" w14:paraId="4B85A31F"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203C7C9F" w14:textId="5ECBDE68" w:rsidR="006A11E4" w:rsidRPr="00BF1B27" w:rsidRDefault="00E1544E"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ins w:id="974" w:author="Laura Sitler" w:date="2023-07-03T06:57:00Z">
              <w:r w:rsidRPr="00BF1B27">
                <w:rPr>
                  <w:rFonts w:asciiTheme="minorHAnsi" w:eastAsia="Times New Roman" w:hAnsiTheme="minorHAnsi" w:cstheme="minorHAnsi"/>
                  <w:b w:val="0"/>
                  <w:bCs w:val="0"/>
                  <w:color w:val="000000" w:themeColor="text1"/>
                  <w:kern w:val="0"/>
                  <w14:ligatures w14:val="none"/>
                </w:rPr>
                <w:t>The</w:t>
              </w:r>
            </w:ins>
            <w:ins w:id="975" w:author="Laura Sitler" w:date="2023-07-03T06:58:00Z">
              <w:r w:rsidRPr="00BF1B27">
                <w:rPr>
                  <w:rFonts w:asciiTheme="minorHAnsi" w:eastAsia="Times New Roman" w:hAnsiTheme="minorHAnsi" w:cstheme="minorHAnsi"/>
                  <w:b w:val="0"/>
                  <w:bCs w:val="0"/>
                  <w:color w:val="000000" w:themeColor="text1"/>
                  <w:kern w:val="0"/>
                  <w14:ligatures w14:val="none"/>
                </w:rPr>
                <w:t xml:space="preserve">re are </w:t>
              </w:r>
            </w:ins>
            <w:del w:id="976" w:author="Laura Sitler" w:date="2023-07-03T06:58:00Z">
              <w:r w:rsidR="006A11E4" w:rsidRPr="00BF1B27" w:rsidDel="00E1544E">
                <w:rPr>
                  <w:rFonts w:asciiTheme="minorHAnsi" w:eastAsia="Times New Roman" w:hAnsiTheme="minorHAnsi" w:cstheme="minorHAnsi"/>
                  <w:b w:val="0"/>
                  <w:bCs w:val="0"/>
                  <w:color w:val="000000" w:themeColor="text1"/>
                  <w:kern w:val="0"/>
                  <w14:ligatures w14:val="none"/>
                </w:rPr>
                <w:delText xml:space="preserve">Different </w:delText>
              </w:r>
            </w:del>
            <w:ins w:id="977" w:author="Laura Sitler" w:date="2023-07-03T06:58:00Z">
              <w:r w:rsidRPr="00BF1B27">
                <w:rPr>
                  <w:rFonts w:asciiTheme="minorHAnsi" w:eastAsia="Times New Roman" w:hAnsiTheme="minorHAnsi" w:cstheme="minorHAnsi"/>
                  <w:b w:val="0"/>
                  <w:bCs w:val="0"/>
                  <w:color w:val="000000" w:themeColor="text1"/>
                  <w:kern w:val="0"/>
                  <w14:ligatures w14:val="none"/>
                </w:rPr>
                <w:t xml:space="preserve">different </w:t>
              </w:r>
            </w:ins>
            <w:r w:rsidR="006A11E4" w:rsidRPr="00BF1B27">
              <w:rPr>
                <w:rFonts w:asciiTheme="minorHAnsi" w:eastAsia="Times New Roman" w:hAnsiTheme="minorHAnsi" w:cstheme="minorHAnsi"/>
                <w:b w:val="0"/>
                <w:bCs w:val="0"/>
                <w:color w:val="000000" w:themeColor="text1"/>
                <w:kern w:val="0"/>
                <w14:ligatures w14:val="none"/>
              </w:rPr>
              <w:t xml:space="preserve">clinical manifestations and imaging appearances for similar disorders in </w:t>
            </w:r>
            <w:commentRangeStart w:id="978"/>
            <w:commentRangeStart w:id="979"/>
            <w:del w:id="980" w:author="Laura Sitler" w:date="2023-07-03T06:58:00Z">
              <w:r w:rsidR="006A11E4" w:rsidRPr="00BF1B27" w:rsidDel="00E1544E">
                <w:rPr>
                  <w:rFonts w:asciiTheme="minorHAnsi" w:eastAsia="Times New Roman" w:hAnsiTheme="minorHAnsi" w:cstheme="minorHAnsi"/>
                  <w:b w:val="0"/>
                  <w:bCs w:val="0"/>
                  <w:color w:val="000000" w:themeColor="text1"/>
                  <w:kern w:val="0"/>
                  <w14:ligatures w14:val="none"/>
                </w:rPr>
                <w:delText>adults </w:delText>
              </w:r>
            </w:del>
            <w:ins w:id="981" w:author="Laura Sitler" w:date="2023-07-03T06:58:00Z">
              <w:r w:rsidRPr="00BF1B27">
                <w:rPr>
                  <w:rFonts w:asciiTheme="minorHAnsi" w:eastAsia="Times New Roman" w:hAnsiTheme="minorHAnsi" w:cstheme="minorHAnsi"/>
                  <w:b w:val="0"/>
                  <w:bCs w:val="0"/>
                  <w:color w:val="000000" w:themeColor="text1"/>
                  <w:kern w:val="0"/>
                  <w14:ligatures w14:val="none"/>
                </w:rPr>
                <w:t>children</w:t>
              </w:r>
            </w:ins>
            <w:commentRangeEnd w:id="978"/>
            <w:ins w:id="982" w:author="Laura Sitler" w:date="2023-07-03T06:59:00Z">
              <w:r w:rsidRPr="00BF1B27">
                <w:rPr>
                  <w:rStyle w:val="CommentReference"/>
                  <w:rFonts w:asciiTheme="minorHAnsi" w:hAnsiTheme="minorHAnsi" w:cstheme="minorHAnsi"/>
                  <w:b w:val="0"/>
                  <w:bCs w:val="0"/>
                  <w:color w:val="000000" w:themeColor="text1"/>
                  <w:sz w:val="22"/>
                  <w:szCs w:val="22"/>
                </w:rPr>
                <w:commentReference w:id="978"/>
              </w:r>
            </w:ins>
            <w:commentRangeEnd w:id="979"/>
            <w:ins w:id="983" w:author="Laura Sitler" w:date="2023-07-03T07:02:00Z">
              <w:r w:rsidR="0008380D" w:rsidRPr="00BF1B27">
                <w:rPr>
                  <w:rStyle w:val="CommentReference"/>
                  <w:rFonts w:asciiTheme="minorHAnsi" w:hAnsiTheme="minorHAnsi" w:cstheme="minorHAnsi"/>
                  <w:b w:val="0"/>
                  <w:bCs w:val="0"/>
                  <w:color w:val="000000" w:themeColor="text1"/>
                  <w:sz w:val="22"/>
                  <w:szCs w:val="22"/>
                </w:rPr>
                <w:commentReference w:id="979"/>
              </w:r>
            </w:ins>
          </w:p>
        </w:tc>
      </w:tr>
      <w:tr w:rsidR="006A11E4" w:rsidRPr="00BF1B27" w14:paraId="1D3BE197"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0CFC16A" w14:textId="61472886"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Some patients cannot talk </w:t>
            </w:r>
            <w:del w:id="984" w:author="Laura Sitler" w:date="2023-07-03T06:59:00Z">
              <w:r w:rsidRPr="00BF1B27" w:rsidDel="00E1544E">
                <w:rPr>
                  <w:rFonts w:asciiTheme="minorHAnsi" w:eastAsia="Times New Roman" w:hAnsiTheme="minorHAnsi" w:cstheme="minorHAnsi"/>
                  <w:b w:val="0"/>
                  <w:bCs w:val="0"/>
                  <w:color w:val="000000" w:themeColor="text1"/>
                  <w:kern w:val="0"/>
                  <w14:ligatures w14:val="none"/>
                </w:rPr>
                <w:delText xml:space="preserve">requiring </w:delText>
              </w:r>
            </w:del>
            <w:ins w:id="985" w:author="Laura Sitler" w:date="2023-07-03T06:59:00Z">
              <w:r w:rsidR="00E1544E" w:rsidRPr="00BF1B27">
                <w:rPr>
                  <w:rFonts w:asciiTheme="minorHAnsi" w:eastAsia="Times New Roman" w:hAnsiTheme="minorHAnsi" w:cstheme="minorHAnsi"/>
                  <w:b w:val="0"/>
                  <w:bCs w:val="0"/>
                  <w:color w:val="000000" w:themeColor="text1"/>
                  <w:kern w:val="0"/>
                  <w14:ligatures w14:val="none"/>
                </w:rPr>
                <w:t xml:space="preserve">so the health care provider needs to </w:t>
              </w:r>
            </w:ins>
            <w:del w:id="986" w:author="Laura Sitler" w:date="2023-07-03T06:59:00Z">
              <w:r w:rsidRPr="00BF1B27" w:rsidDel="00E1544E">
                <w:rPr>
                  <w:rFonts w:asciiTheme="minorHAnsi" w:eastAsia="Times New Roman" w:hAnsiTheme="minorHAnsi" w:cstheme="minorHAnsi"/>
                  <w:b w:val="0"/>
                  <w:bCs w:val="0"/>
                  <w:color w:val="000000" w:themeColor="text1"/>
                  <w:kern w:val="0"/>
                  <w14:ligatures w14:val="none"/>
                </w:rPr>
                <w:delText xml:space="preserve">engagement </w:delText>
              </w:r>
            </w:del>
            <w:ins w:id="987" w:author="Laura Sitler" w:date="2023-07-03T06:59:00Z">
              <w:r w:rsidR="00E1544E" w:rsidRPr="00BF1B27">
                <w:rPr>
                  <w:rFonts w:asciiTheme="minorHAnsi" w:eastAsia="Times New Roman" w:hAnsiTheme="minorHAnsi" w:cstheme="minorHAnsi"/>
                  <w:b w:val="0"/>
                  <w:bCs w:val="0"/>
                  <w:color w:val="000000" w:themeColor="text1"/>
                  <w:kern w:val="0"/>
                  <w14:ligatures w14:val="none"/>
                </w:rPr>
                <w:t>enga</w:t>
              </w:r>
            </w:ins>
            <w:ins w:id="988" w:author="Laura Sitler" w:date="2023-07-03T07:00:00Z">
              <w:r w:rsidR="00E1544E" w:rsidRPr="00BF1B27">
                <w:rPr>
                  <w:rFonts w:asciiTheme="minorHAnsi" w:eastAsia="Times New Roman" w:hAnsiTheme="minorHAnsi" w:cstheme="minorHAnsi"/>
                  <w:b w:val="0"/>
                  <w:bCs w:val="0"/>
                  <w:color w:val="000000" w:themeColor="text1"/>
                  <w:kern w:val="0"/>
                  <w14:ligatures w14:val="none"/>
                </w:rPr>
                <w:t xml:space="preserve">ge </w:t>
              </w:r>
            </w:ins>
            <w:r w:rsidRPr="00BF1B27">
              <w:rPr>
                <w:rFonts w:asciiTheme="minorHAnsi" w:eastAsia="Times New Roman" w:hAnsiTheme="minorHAnsi" w:cstheme="minorHAnsi"/>
                <w:b w:val="0"/>
                <w:bCs w:val="0"/>
                <w:color w:val="000000" w:themeColor="text1"/>
                <w:kern w:val="0"/>
                <w14:ligatures w14:val="none"/>
              </w:rPr>
              <w:t xml:space="preserve">with </w:t>
            </w:r>
            <w:ins w:id="989" w:author="Laura Sitler" w:date="2023-07-03T07:00:00Z">
              <w:r w:rsidR="00E1544E" w:rsidRPr="00BF1B27">
                <w:rPr>
                  <w:rFonts w:asciiTheme="minorHAnsi" w:eastAsia="Times New Roman" w:hAnsiTheme="minorHAnsi" w:cstheme="minorHAnsi"/>
                  <w:b w:val="0"/>
                  <w:bCs w:val="0"/>
                  <w:color w:val="000000" w:themeColor="text1"/>
                  <w:kern w:val="0"/>
                  <w14:ligatures w14:val="none"/>
                </w:rPr>
                <w:t xml:space="preserve">the </w:t>
              </w:r>
            </w:ins>
            <w:r w:rsidRPr="00BF1B27">
              <w:rPr>
                <w:rFonts w:asciiTheme="minorHAnsi" w:eastAsia="Times New Roman" w:hAnsiTheme="minorHAnsi" w:cstheme="minorHAnsi"/>
                <w:b w:val="0"/>
                <w:bCs w:val="0"/>
                <w:color w:val="000000" w:themeColor="text1"/>
                <w:kern w:val="0"/>
                <w14:ligatures w14:val="none"/>
              </w:rPr>
              <w:t>caregiver</w:t>
            </w:r>
            <w:del w:id="990" w:author="Laura Sitler" w:date="2023-07-03T07:00:00Z">
              <w:r w:rsidRPr="00BF1B27" w:rsidDel="00E1544E">
                <w:rPr>
                  <w:rFonts w:asciiTheme="minorHAnsi" w:eastAsia="Times New Roman" w:hAnsiTheme="minorHAnsi" w:cstheme="minorHAnsi"/>
                  <w:b w:val="0"/>
                  <w:bCs w:val="0"/>
                  <w:color w:val="000000" w:themeColor="text1"/>
                  <w:kern w:val="0"/>
                  <w14:ligatures w14:val="none"/>
                </w:rPr>
                <w:delText>s</w:delText>
              </w:r>
            </w:del>
            <w:r w:rsidRPr="00BF1B27">
              <w:rPr>
                <w:rFonts w:asciiTheme="minorHAnsi" w:eastAsia="Times New Roman" w:hAnsiTheme="minorHAnsi" w:cstheme="minorHAnsi"/>
                <w:b w:val="0"/>
                <w:bCs w:val="0"/>
                <w:color w:val="000000" w:themeColor="text1"/>
                <w:kern w:val="0"/>
                <w14:ligatures w14:val="none"/>
              </w:rPr>
              <w:t> </w:t>
            </w:r>
          </w:p>
        </w:tc>
      </w:tr>
      <w:tr w:rsidR="006A11E4" w:rsidRPr="00BF1B27" w14:paraId="41F168BA"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D4A2EC8" w14:textId="0B9CF6DD" w:rsidR="006A11E4" w:rsidRPr="00BF1B27" w:rsidRDefault="00E1544E"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ins w:id="991" w:author="Laura Sitler" w:date="2023-07-03T07:00:00Z">
              <w:r w:rsidRPr="00BF1B27">
                <w:rPr>
                  <w:rFonts w:asciiTheme="minorHAnsi" w:eastAsia="Times New Roman" w:hAnsiTheme="minorHAnsi" w:cstheme="minorHAnsi"/>
                  <w:b w:val="0"/>
                  <w:bCs w:val="0"/>
                  <w:color w:val="000000" w:themeColor="text1"/>
                  <w:kern w:val="0"/>
                  <w14:ligatures w14:val="none"/>
                </w:rPr>
                <w:t>It is beneficial to ha</w:t>
              </w:r>
            </w:ins>
            <w:ins w:id="992" w:author="Laura Sitler" w:date="2023-07-03T07:03:00Z">
              <w:r w:rsidR="0008380D" w:rsidRPr="00BF1B27">
                <w:rPr>
                  <w:rFonts w:asciiTheme="minorHAnsi" w:eastAsia="Times New Roman" w:hAnsiTheme="minorHAnsi" w:cstheme="minorHAnsi"/>
                  <w:b w:val="0"/>
                  <w:bCs w:val="0"/>
                  <w:color w:val="000000" w:themeColor="text1"/>
                  <w:kern w:val="0"/>
                  <w14:ligatures w14:val="none"/>
                </w:rPr>
                <w:t xml:space="preserve">ve a </w:t>
              </w:r>
            </w:ins>
            <w:del w:id="993" w:author="Laura Sitler" w:date="2023-07-03T07:03:00Z">
              <w:r w:rsidR="006A11E4" w:rsidRPr="00BF1B27" w:rsidDel="0008380D">
                <w:rPr>
                  <w:rFonts w:asciiTheme="minorHAnsi" w:eastAsia="Times New Roman" w:hAnsiTheme="minorHAnsi" w:cstheme="minorHAnsi"/>
                  <w:b w:val="0"/>
                  <w:bCs w:val="0"/>
                  <w:color w:val="000000" w:themeColor="text1"/>
                  <w:kern w:val="0"/>
                  <w14:ligatures w14:val="none"/>
                </w:rPr>
                <w:delText>Child</w:delText>
              </w:r>
            </w:del>
            <w:ins w:id="994" w:author="Laura Sitler" w:date="2023-07-03T07:03:00Z">
              <w:r w:rsidR="0008380D" w:rsidRPr="00BF1B27">
                <w:rPr>
                  <w:rFonts w:asciiTheme="minorHAnsi" w:eastAsia="Times New Roman" w:hAnsiTheme="minorHAnsi" w:cstheme="minorHAnsi"/>
                  <w:b w:val="0"/>
                  <w:bCs w:val="0"/>
                  <w:color w:val="000000" w:themeColor="text1"/>
                  <w:kern w:val="0"/>
                  <w14:ligatures w14:val="none"/>
                </w:rPr>
                <w:t>child</w:t>
              </w:r>
            </w:ins>
            <w:r w:rsidR="006A11E4" w:rsidRPr="00BF1B27">
              <w:rPr>
                <w:rFonts w:asciiTheme="minorHAnsi" w:eastAsia="Times New Roman" w:hAnsiTheme="minorHAnsi" w:cstheme="minorHAnsi"/>
                <w:b w:val="0"/>
                <w:bCs w:val="0"/>
                <w:color w:val="000000" w:themeColor="text1"/>
                <w:kern w:val="0"/>
                <w14:ligatures w14:val="none"/>
              </w:rPr>
              <w:t>-friendly environment</w:t>
            </w:r>
            <w:del w:id="995" w:author="Laura Sitler" w:date="2023-07-03T07:03:00Z">
              <w:r w:rsidR="006A11E4" w:rsidRPr="00BF1B27" w:rsidDel="0008380D">
                <w:rPr>
                  <w:rFonts w:asciiTheme="minorHAnsi" w:eastAsia="Times New Roman" w:hAnsiTheme="minorHAnsi" w:cstheme="minorHAnsi"/>
                  <w:b w:val="0"/>
                  <w:bCs w:val="0"/>
                  <w:color w:val="000000" w:themeColor="text1"/>
                  <w:kern w:val="0"/>
                  <w14:ligatures w14:val="none"/>
                </w:rPr>
                <w:delText xml:space="preserve">, including </w:delText>
              </w:r>
            </w:del>
            <w:ins w:id="996" w:author="Laura Sitler" w:date="2023-07-03T07:03:00Z">
              <w:r w:rsidR="0008380D" w:rsidRPr="00BF1B27">
                <w:rPr>
                  <w:rFonts w:asciiTheme="minorHAnsi" w:eastAsia="Times New Roman" w:hAnsiTheme="minorHAnsi" w:cstheme="minorHAnsi"/>
                  <w:b w:val="0"/>
                  <w:bCs w:val="0"/>
                  <w:color w:val="000000" w:themeColor="text1"/>
                  <w:kern w:val="0"/>
                  <w14:ligatures w14:val="none"/>
                </w:rPr>
                <w:t xml:space="preserve"> and </w:t>
              </w:r>
            </w:ins>
            <w:r w:rsidR="006A11E4" w:rsidRPr="00BF1B27">
              <w:rPr>
                <w:rFonts w:asciiTheme="minorHAnsi" w:eastAsia="Times New Roman" w:hAnsiTheme="minorHAnsi" w:cstheme="minorHAnsi"/>
                <w:b w:val="0"/>
                <w:bCs w:val="0"/>
                <w:color w:val="000000" w:themeColor="text1"/>
                <w:kern w:val="0"/>
                <w14:ligatures w14:val="none"/>
              </w:rPr>
              <w:t xml:space="preserve">team members </w:t>
            </w:r>
            <w:ins w:id="997" w:author="Laura Sitler" w:date="2023-07-03T07:03:00Z">
              <w:r w:rsidR="0008380D" w:rsidRPr="00BF1B27">
                <w:rPr>
                  <w:rFonts w:asciiTheme="minorHAnsi" w:eastAsia="Times New Roman" w:hAnsiTheme="minorHAnsi" w:cstheme="minorHAnsi"/>
                  <w:b w:val="0"/>
                  <w:bCs w:val="0"/>
                  <w:color w:val="000000" w:themeColor="text1"/>
                  <w:kern w:val="0"/>
                  <w14:ligatures w14:val="none"/>
                </w:rPr>
                <w:t xml:space="preserve">who are </w:t>
              </w:r>
            </w:ins>
            <w:r w:rsidR="006A11E4" w:rsidRPr="00BF1B27">
              <w:rPr>
                <w:rFonts w:asciiTheme="minorHAnsi" w:eastAsia="Times New Roman" w:hAnsiTheme="minorHAnsi" w:cstheme="minorHAnsi"/>
                <w:b w:val="0"/>
                <w:bCs w:val="0"/>
                <w:color w:val="000000" w:themeColor="text1"/>
                <w:kern w:val="0"/>
                <w14:ligatures w14:val="none"/>
              </w:rPr>
              <w:t xml:space="preserve">comfortable with and </w:t>
            </w:r>
            <w:del w:id="998" w:author="Laura Sitler" w:date="2023-07-03T07:06:00Z">
              <w:r w:rsidR="006A11E4" w:rsidRPr="00BF1B27" w:rsidDel="0008380D">
                <w:rPr>
                  <w:rFonts w:asciiTheme="minorHAnsi" w:eastAsia="Times New Roman" w:hAnsiTheme="minorHAnsi" w:cstheme="minorHAnsi"/>
                  <w:b w:val="0"/>
                  <w:bCs w:val="0"/>
                  <w:color w:val="000000" w:themeColor="text1"/>
                  <w:kern w:val="0"/>
                  <w14:ligatures w14:val="none"/>
                </w:rPr>
                <w:delText xml:space="preserve">capable </w:delText>
              </w:r>
            </w:del>
            <w:ins w:id="999" w:author="Laura Sitler" w:date="2023-07-03T07:06:00Z">
              <w:r w:rsidR="0008380D" w:rsidRPr="00BF1B27">
                <w:rPr>
                  <w:rFonts w:asciiTheme="minorHAnsi" w:eastAsia="Times New Roman" w:hAnsiTheme="minorHAnsi" w:cstheme="minorHAnsi"/>
                  <w:b w:val="0"/>
                  <w:bCs w:val="0"/>
                  <w:color w:val="000000" w:themeColor="text1"/>
                  <w:kern w:val="0"/>
                  <w14:ligatures w14:val="none"/>
                </w:rPr>
                <w:t xml:space="preserve">trained in </w:t>
              </w:r>
            </w:ins>
            <w:del w:id="1000" w:author="Laura Sitler" w:date="2023-07-03T07:06:00Z">
              <w:r w:rsidR="006A11E4" w:rsidRPr="00BF1B27" w:rsidDel="0008380D">
                <w:rPr>
                  <w:rFonts w:asciiTheme="minorHAnsi" w:eastAsia="Times New Roman" w:hAnsiTheme="minorHAnsi" w:cstheme="minorHAnsi"/>
                  <w:b w:val="0"/>
                  <w:bCs w:val="0"/>
                  <w:color w:val="000000" w:themeColor="text1"/>
                  <w:kern w:val="0"/>
                  <w14:ligatures w14:val="none"/>
                </w:rPr>
                <w:delText xml:space="preserve">of </w:delText>
              </w:r>
            </w:del>
            <w:r w:rsidR="006A11E4" w:rsidRPr="00BF1B27">
              <w:rPr>
                <w:rFonts w:asciiTheme="minorHAnsi" w:eastAsia="Times New Roman" w:hAnsiTheme="minorHAnsi" w:cstheme="minorHAnsi"/>
                <w:b w:val="0"/>
                <w:bCs w:val="0"/>
                <w:color w:val="000000" w:themeColor="text1"/>
                <w:kern w:val="0"/>
                <w14:ligatures w14:val="none"/>
              </w:rPr>
              <w:t>pediatric care </w:t>
            </w:r>
          </w:p>
        </w:tc>
      </w:tr>
      <w:tr w:rsidR="006A11E4" w:rsidRPr="00BF1B27" w14:paraId="1B6019F3"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54B78A4" w14:textId="0307DA22"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Many exam</w:t>
            </w:r>
            <w:ins w:id="1001" w:author="Laura Sitler" w:date="2023-07-03T07:03:00Z">
              <w:r w:rsidR="0008380D" w:rsidRPr="00BF1B27">
                <w:rPr>
                  <w:rFonts w:asciiTheme="minorHAnsi" w:eastAsia="Times New Roman" w:hAnsiTheme="minorHAnsi" w:cstheme="minorHAnsi"/>
                  <w:b w:val="0"/>
                  <w:bCs w:val="0"/>
                  <w:color w:val="000000" w:themeColor="text1"/>
                  <w:kern w:val="0"/>
                  <w14:ligatures w14:val="none"/>
                </w:rPr>
                <w:t>ination</w:t>
              </w:r>
            </w:ins>
            <w:r w:rsidRPr="00BF1B27">
              <w:rPr>
                <w:rFonts w:asciiTheme="minorHAnsi" w:eastAsia="Times New Roman" w:hAnsiTheme="minorHAnsi" w:cstheme="minorHAnsi"/>
                <w:b w:val="0"/>
                <w:bCs w:val="0"/>
                <w:color w:val="000000" w:themeColor="text1"/>
                <w:kern w:val="0"/>
                <w14:ligatures w14:val="none"/>
              </w:rPr>
              <w:t xml:space="preserve">s </w:t>
            </w:r>
            <w:del w:id="1002" w:author="Laura Sitler" w:date="2023-07-03T07:03:00Z">
              <w:r w:rsidRPr="00BF1B27" w:rsidDel="0008380D">
                <w:rPr>
                  <w:rFonts w:asciiTheme="minorHAnsi" w:eastAsia="Times New Roman" w:hAnsiTheme="minorHAnsi" w:cstheme="minorHAnsi"/>
                  <w:b w:val="0"/>
                  <w:bCs w:val="0"/>
                  <w:color w:val="000000" w:themeColor="text1"/>
                  <w:kern w:val="0"/>
                  <w14:ligatures w14:val="none"/>
                </w:rPr>
                <w:delText xml:space="preserve">depend </w:delText>
              </w:r>
            </w:del>
            <w:ins w:id="1003" w:author="Laura Sitler" w:date="2023-07-03T07:03:00Z">
              <w:r w:rsidR="0008380D" w:rsidRPr="00BF1B27">
                <w:rPr>
                  <w:rFonts w:asciiTheme="minorHAnsi" w:eastAsia="Times New Roman" w:hAnsiTheme="minorHAnsi" w:cstheme="minorHAnsi"/>
                  <w:b w:val="0"/>
                  <w:bCs w:val="0"/>
                  <w:color w:val="000000" w:themeColor="text1"/>
                  <w:kern w:val="0"/>
                  <w14:ligatures w14:val="none"/>
                </w:rPr>
                <w:t xml:space="preserve">require </w:t>
              </w:r>
            </w:ins>
            <w:del w:id="1004" w:author="Laura Sitler" w:date="2023-07-03T07:03:00Z">
              <w:r w:rsidRPr="00BF1B27" w:rsidDel="0008380D">
                <w:rPr>
                  <w:rFonts w:asciiTheme="minorHAnsi" w:eastAsia="Times New Roman" w:hAnsiTheme="minorHAnsi" w:cstheme="minorHAnsi"/>
                  <w:b w:val="0"/>
                  <w:bCs w:val="0"/>
                  <w:color w:val="000000" w:themeColor="text1"/>
                  <w:kern w:val="0"/>
                  <w14:ligatures w14:val="none"/>
                </w:rPr>
                <w:delText xml:space="preserve">on </w:delText>
              </w:r>
            </w:del>
            <w:r w:rsidRPr="00BF1B27">
              <w:rPr>
                <w:rFonts w:asciiTheme="minorHAnsi" w:eastAsia="Times New Roman" w:hAnsiTheme="minorHAnsi" w:cstheme="minorHAnsi"/>
                <w:b w:val="0"/>
                <w:bCs w:val="0"/>
                <w:color w:val="000000" w:themeColor="text1"/>
                <w:kern w:val="0"/>
                <w14:ligatures w14:val="none"/>
              </w:rPr>
              <w:t>sedation</w:t>
            </w:r>
            <w:ins w:id="1005" w:author="Laura Sitler" w:date="2023-07-03T07:03:00Z">
              <w:r w:rsidR="0008380D" w:rsidRPr="00BF1B27">
                <w:rPr>
                  <w:rFonts w:asciiTheme="minorHAnsi" w:eastAsia="Times New Roman" w:hAnsiTheme="minorHAnsi" w:cstheme="minorHAnsi"/>
                  <w:b w:val="0"/>
                  <w:bCs w:val="0"/>
                  <w:color w:val="000000" w:themeColor="text1"/>
                  <w:kern w:val="0"/>
                  <w14:ligatures w14:val="none"/>
                </w:rPr>
                <w:t>,</w:t>
              </w:r>
            </w:ins>
            <w:del w:id="1006" w:author="Laura Sitler" w:date="2023-07-03T07:03:00Z">
              <w:r w:rsidRPr="00BF1B27" w:rsidDel="0008380D">
                <w:rPr>
                  <w:rFonts w:asciiTheme="minorHAnsi" w:eastAsia="Times New Roman" w:hAnsiTheme="minorHAnsi" w:cstheme="minorHAnsi"/>
                  <w:b w:val="0"/>
                  <w:bCs w:val="0"/>
                  <w:color w:val="000000" w:themeColor="text1"/>
                  <w:kern w:val="0"/>
                  <w14:ligatures w14:val="none"/>
                </w:rPr>
                <w:delText xml:space="preserve"> and</w:delText>
              </w:r>
            </w:del>
            <w:r w:rsidRPr="00BF1B27">
              <w:rPr>
                <w:rFonts w:asciiTheme="minorHAnsi" w:eastAsia="Times New Roman" w:hAnsiTheme="minorHAnsi" w:cstheme="minorHAnsi"/>
                <w:b w:val="0"/>
                <w:bCs w:val="0"/>
                <w:color w:val="000000" w:themeColor="text1"/>
                <w:kern w:val="0"/>
                <w14:ligatures w14:val="none"/>
              </w:rPr>
              <w:t xml:space="preserve"> anesthesia</w:t>
            </w:r>
            <w:ins w:id="1007" w:author="Laura Sitler" w:date="2023-07-03T07:03:00Z">
              <w:r w:rsidR="0008380D" w:rsidRPr="00BF1B27">
                <w:rPr>
                  <w:rFonts w:asciiTheme="minorHAnsi" w:eastAsia="Times New Roman" w:hAnsiTheme="minorHAnsi" w:cstheme="minorHAnsi"/>
                  <w:b w:val="0"/>
                  <w:bCs w:val="0"/>
                  <w:color w:val="000000" w:themeColor="text1"/>
                  <w:kern w:val="0"/>
                  <w14:ligatures w14:val="none"/>
                </w:rPr>
                <w:t>,</w:t>
              </w:r>
            </w:ins>
            <w:r w:rsidRPr="00BF1B27">
              <w:rPr>
                <w:rFonts w:asciiTheme="minorHAnsi" w:eastAsia="Times New Roman" w:hAnsiTheme="minorHAnsi" w:cstheme="minorHAnsi"/>
                <w:b w:val="0"/>
                <w:bCs w:val="0"/>
                <w:color w:val="000000" w:themeColor="text1"/>
                <w:kern w:val="0"/>
                <w14:ligatures w14:val="none"/>
              </w:rPr>
              <w:t xml:space="preserve"> or other </w:t>
            </w:r>
            <w:ins w:id="1008" w:author="Laura Sitler" w:date="2023-07-03T07:03:00Z">
              <w:r w:rsidR="0008380D" w:rsidRPr="00BF1B27">
                <w:rPr>
                  <w:rFonts w:asciiTheme="minorHAnsi" w:eastAsia="Times New Roman" w:hAnsiTheme="minorHAnsi" w:cstheme="minorHAnsi"/>
                  <w:b w:val="0"/>
                  <w:bCs w:val="0"/>
                  <w:color w:val="000000" w:themeColor="text1"/>
                  <w:kern w:val="0"/>
                  <w14:ligatures w14:val="none"/>
                </w:rPr>
                <w:t>st</w:t>
              </w:r>
            </w:ins>
            <w:ins w:id="1009" w:author="Laura Sitler" w:date="2023-07-03T07:04:00Z">
              <w:r w:rsidR="0008380D" w:rsidRPr="00BF1B27">
                <w:rPr>
                  <w:rFonts w:asciiTheme="minorHAnsi" w:eastAsia="Times New Roman" w:hAnsiTheme="minorHAnsi" w:cstheme="minorHAnsi"/>
                  <w:b w:val="0"/>
                  <w:bCs w:val="0"/>
                  <w:color w:val="000000" w:themeColor="text1"/>
                  <w:kern w:val="0"/>
                  <w14:ligatures w14:val="none"/>
                </w:rPr>
                <w:t xml:space="preserve">rategies to </w:t>
              </w:r>
            </w:ins>
            <w:r w:rsidRPr="00BF1B27">
              <w:rPr>
                <w:rFonts w:asciiTheme="minorHAnsi" w:eastAsia="Times New Roman" w:hAnsiTheme="minorHAnsi" w:cstheme="minorHAnsi"/>
                <w:b w:val="0"/>
                <w:bCs w:val="0"/>
                <w:color w:val="000000" w:themeColor="text1"/>
                <w:kern w:val="0"/>
                <w14:ligatures w14:val="none"/>
              </w:rPr>
              <w:t>immobiliz</w:t>
            </w:r>
            <w:del w:id="1010" w:author="Laura Sitler" w:date="2023-07-03T07:04:00Z">
              <w:r w:rsidRPr="00BF1B27" w:rsidDel="0008380D">
                <w:rPr>
                  <w:rFonts w:asciiTheme="minorHAnsi" w:eastAsia="Times New Roman" w:hAnsiTheme="minorHAnsi" w:cstheme="minorHAnsi"/>
                  <w:b w:val="0"/>
                  <w:bCs w:val="0"/>
                  <w:color w:val="000000" w:themeColor="text1"/>
                  <w:kern w:val="0"/>
                  <w14:ligatures w14:val="none"/>
                </w:rPr>
                <w:delText>at</w:delText>
              </w:r>
            </w:del>
            <w:ins w:id="1011" w:author="Laura Sitler" w:date="2023-07-03T07:04:00Z">
              <w:r w:rsidR="0008380D" w:rsidRPr="00BF1B27">
                <w:rPr>
                  <w:rFonts w:asciiTheme="minorHAnsi" w:eastAsia="Times New Roman" w:hAnsiTheme="minorHAnsi" w:cstheme="minorHAnsi"/>
                  <w:b w:val="0"/>
                  <w:bCs w:val="0"/>
                  <w:color w:val="000000" w:themeColor="text1"/>
                  <w:kern w:val="0"/>
                  <w14:ligatures w14:val="none"/>
                </w:rPr>
                <w:t>e the patient</w:t>
              </w:r>
            </w:ins>
            <w:del w:id="1012" w:author="Laura Sitler" w:date="2023-07-03T07:04:00Z">
              <w:r w:rsidRPr="00BF1B27" w:rsidDel="0008380D">
                <w:rPr>
                  <w:rFonts w:asciiTheme="minorHAnsi" w:eastAsia="Times New Roman" w:hAnsiTheme="minorHAnsi" w:cstheme="minorHAnsi"/>
                  <w:b w:val="0"/>
                  <w:bCs w:val="0"/>
                  <w:color w:val="000000" w:themeColor="text1"/>
                  <w:kern w:val="0"/>
                  <w14:ligatures w14:val="none"/>
                </w:rPr>
                <w:delText>ion strategies </w:delText>
              </w:r>
            </w:del>
          </w:p>
        </w:tc>
      </w:tr>
      <w:tr w:rsidR="006A11E4" w:rsidRPr="00BF1B27" w14:paraId="616B22ED"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50D0481B" w14:textId="7EF191B5" w:rsidR="006A11E4" w:rsidRPr="00BF1B27" w:rsidRDefault="0008380D"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ins w:id="1013" w:author="Laura Sitler" w:date="2023-07-03T07:04:00Z">
              <w:r w:rsidRPr="00BF1B27">
                <w:rPr>
                  <w:rFonts w:asciiTheme="minorHAnsi" w:eastAsia="Times New Roman" w:hAnsiTheme="minorHAnsi" w:cstheme="minorHAnsi"/>
                  <w:b w:val="0"/>
                  <w:bCs w:val="0"/>
                  <w:color w:val="000000" w:themeColor="text1"/>
                  <w:kern w:val="0"/>
                  <w14:ligatures w14:val="none"/>
                </w:rPr>
                <w:t xml:space="preserve">There is a </w:t>
              </w:r>
            </w:ins>
            <w:del w:id="1014" w:author="Laura Sitler" w:date="2023-07-03T07:04:00Z">
              <w:r w:rsidR="006A11E4" w:rsidRPr="00BF1B27" w:rsidDel="0008380D">
                <w:rPr>
                  <w:rFonts w:asciiTheme="minorHAnsi" w:eastAsia="Times New Roman" w:hAnsiTheme="minorHAnsi" w:cstheme="minorHAnsi"/>
                  <w:b w:val="0"/>
                  <w:bCs w:val="0"/>
                  <w:color w:val="000000" w:themeColor="text1"/>
                  <w:kern w:val="0"/>
                  <w14:ligatures w14:val="none"/>
                </w:rPr>
                <w:delText xml:space="preserve">Wide </w:delText>
              </w:r>
            </w:del>
            <w:ins w:id="1015" w:author="Laura Sitler" w:date="2023-07-03T07:04:00Z">
              <w:r w:rsidRPr="00BF1B27">
                <w:rPr>
                  <w:rFonts w:asciiTheme="minorHAnsi" w:eastAsia="Times New Roman" w:hAnsiTheme="minorHAnsi" w:cstheme="minorHAnsi"/>
                  <w:b w:val="0"/>
                  <w:bCs w:val="0"/>
                  <w:color w:val="000000" w:themeColor="text1"/>
                  <w:kern w:val="0"/>
                  <w14:ligatures w14:val="none"/>
                </w:rPr>
                <w:t xml:space="preserve">wide </w:t>
              </w:r>
            </w:ins>
            <w:r w:rsidR="006A11E4" w:rsidRPr="00BF1B27">
              <w:rPr>
                <w:rFonts w:asciiTheme="minorHAnsi" w:eastAsia="Times New Roman" w:hAnsiTheme="minorHAnsi" w:cstheme="minorHAnsi"/>
                <w:b w:val="0"/>
                <w:bCs w:val="0"/>
                <w:color w:val="000000" w:themeColor="text1"/>
                <w:kern w:val="0"/>
                <w14:ligatures w14:val="none"/>
              </w:rPr>
              <w:t xml:space="preserve">variation </w:t>
            </w:r>
            <w:del w:id="1016" w:author="Laura Sitler" w:date="2023-07-03T07:04:00Z">
              <w:r w:rsidR="006A11E4" w:rsidRPr="00BF1B27" w:rsidDel="0008380D">
                <w:rPr>
                  <w:rFonts w:asciiTheme="minorHAnsi" w:eastAsia="Times New Roman" w:hAnsiTheme="minorHAnsi" w:cstheme="minorHAnsi"/>
                  <w:b w:val="0"/>
                  <w:bCs w:val="0"/>
                  <w:color w:val="000000" w:themeColor="text1"/>
                  <w:kern w:val="0"/>
                  <w14:ligatures w14:val="none"/>
                </w:rPr>
                <w:delText xml:space="preserve">of </w:delText>
              </w:r>
            </w:del>
            <w:ins w:id="1017" w:author="Laura Sitler" w:date="2023-07-03T07:04:00Z">
              <w:r w:rsidRPr="00BF1B27">
                <w:rPr>
                  <w:rFonts w:asciiTheme="minorHAnsi" w:eastAsia="Times New Roman" w:hAnsiTheme="minorHAnsi" w:cstheme="minorHAnsi"/>
                  <w:b w:val="0"/>
                  <w:bCs w:val="0"/>
                  <w:color w:val="000000" w:themeColor="text1"/>
                  <w:kern w:val="0"/>
                  <w14:ligatures w14:val="none"/>
                </w:rPr>
                <w:t xml:space="preserve">in </w:t>
              </w:r>
            </w:ins>
            <w:r w:rsidR="006A11E4" w:rsidRPr="00BF1B27">
              <w:rPr>
                <w:rFonts w:asciiTheme="minorHAnsi" w:eastAsia="Times New Roman" w:hAnsiTheme="minorHAnsi" w:cstheme="minorHAnsi"/>
                <w:b w:val="0"/>
                <w:bCs w:val="0"/>
                <w:color w:val="000000" w:themeColor="text1"/>
                <w:kern w:val="0"/>
                <w14:ligatures w14:val="none"/>
              </w:rPr>
              <w:t>patient size, anatomy, and physiology </w:t>
            </w:r>
            <w:ins w:id="1018" w:author="Laura Sitler" w:date="2023-07-03T07:04:00Z">
              <w:r w:rsidRPr="00BF1B27">
                <w:rPr>
                  <w:rFonts w:asciiTheme="minorHAnsi" w:eastAsia="Times New Roman" w:hAnsiTheme="minorHAnsi" w:cstheme="minorHAnsi"/>
                  <w:b w:val="0"/>
                  <w:bCs w:val="0"/>
                  <w:color w:val="000000" w:themeColor="text1"/>
                  <w:kern w:val="0"/>
                  <w14:ligatures w14:val="none"/>
                </w:rPr>
                <w:t>when imaging children</w:t>
              </w:r>
            </w:ins>
          </w:p>
        </w:tc>
      </w:tr>
      <w:tr w:rsidR="006A11E4" w:rsidRPr="00BF1B27" w14:paraId="1EED4B29"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627C63F" w14:textId="6AF1ABE5" w:rsidR="006A11E4" w:rsidRPr="00BF1B27" w:rsidRDefault="0008380D"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ins w:id="1019" w:author="Laura Sitler" w:date="2023-07-03T07:05:00Z">
              <w:r w:rsidRPr="00BF1B27">
                <w:rPr>
                  <w:rFonts w:asciiTheme="minorHAnsi" w:eastAsia="Times New Roman" w:hAnsiTheme="minorHAnsi" w:cstheme="minorHAnsi"/>
                  <w:b w:val="0"/>
                  <w:bCs w:val="0"/>
                  <w:color w:val="000000" w:themeColor="text1"/>
                  <w:kern w:val="0"/>
                  <w14:ligatures w14:val="none"/>
                </w:rPr>
                <w:t xml:space="preserve">Because </w:t>
              </w:r>
            </w:ins>
            <w:del w:id="1020" w:author="Laura Sitler" w:date="2023-07-03T07:05:00Z">
              <w:r w:rsidR="006A11E4" w:rsidRPr="00BF1B27" w:rsidDel="0008380D">
                <w:rPr>
                  <w:rFonts w:asciiTheme="minorHAnsi" w:eastAsia="Times New Roman" w:hAnsiTheme="minorHAnsi" w:cstheme="minorHAnsi"/>
                  <w:b w:val="0"/>
                  <w:bCs w:val="0"/>
                  <w:color w:val="000000" w:themeColor="text1"/>
                  <w:kern w:val="0"/>
                  <w14:ligatures w14:val="none"/>
                </w:rPr>
                <w:delText xml:space="preserve">Potentially inadequate configurations of ionizing radiation equipment for children because </w:delText>
              </w:r>
            </w:del>
            <w:r w:rsidR="006A11E4" w:rsidRPr="00BF1B27">
              <w:rPr>
                <w:rFonts w:asciiTheme="minorHAnsi" w:eastAsia="Times New Roman" w:hAnsiTheme="minorHAnsi" w:cstheme="minorHAnsi"/>
                <w:b w:val="0"/>
                <w:bCs w:val="0"/>
                <w:color w:val="000000" w:themeColor="text1"/>
                <w:kern w:val="0"/>
                <w14:ligatures w14:val="none"/>
              </w:rPr>
              <w:t xml:space="preserve">most pediatric imaging </w:t>
            </w:r>
            <w:ins w:id="1021" w:author="Laura Sitler" w:date="2023-07-03T07:05:00Z">
              <w:r w:rsidRPr="00BF1B27">
                <w:rPr>
                  <w:rFonts w:asciiTheme="minorHAnsi" w:eastAsia="Times New Roman" w:hAnsiTheme="minorHAnsi" w:cstheme="minorHAnsi"/>
                  <w:b w:val="0"/>
                  <w:bCs w:val="0"/>
                  <w:color w:val="000000" w:themeColor="text1"/>
                  <w:kern w:val="0"/>
                  <w14:ligatures w14:val="none"/>
                </w:rPr>
                <w:t xml:space="preserve">in the United States </w:t>
              </w:r>
            </w:ins>
            <w:r w:rsidR="006A11E4" w:rsidRPr="00BF1B27">
              <w:rPr>
                <w:rFonts w:asciiTheme="minorHAnsi" w:eastAsia="Times New Roman" w:hAnsiTheme="minorHAnsi" w:cstheme="minorHAnsi"/>
                <w:b w:val="0"/>
                <w:bCs w:val="0"/>
                <w:color w:val="000000" w:themeColor="text1"/>
                <w:kern w:val="0"/>
                <w14:ligatures w14:val="none"/>
              </w:rPr>
              <w:t>is not performed in pediatric centers</w:t>
            </w:r>
            <w:ins w:id="1022" w:author="Laura Sitler" w:date="2023-07-03T07:05:00Z">
              <w:r w:rsidRPr="00BF1B27">
                <w:rPr>
                  <w:rFonts w:asciiTheme="minorHAnsi" w:eastAsia="Times New Roman" w:hAnsiTheme="minorHAnsi" w:cstheme="minorHAnsi"/>
                  <w:b w:val="0"/>
                  <w:bCs w:val="0"/>
                  <w:color w:val="000000" w:themeColor="text1"/>
                  <w:kern w:val="0"/>
                  <w14:ligatures w14:val="none"/>
                </w:rPr>
                <w:t xml:space="preserve">, there is the potential for inadequate configurations of ionizing radiation equipment for children </w:t>
              </w:r>
            </w:ins>
            <w:del w:id="1023" w:author="Laura Sitler" w:date="2023-07-03T07:05:00Z">
              <w:r w:rsidR="006A11E4" w:rsidRPr="00BF1B27" w:rsidDel="0008380D">
                <w:rPr>
                  <w:rFonts w:asciiTheme="minorHAnsi" w:eastAsia="Times New Roman" w:hAnsiTheme="minorHAnsi" w:cstheme="minorHAnsi"/>
                  <w:b w:val="0"/>
                  <w:bCs w:val="0"/>
                  <w:color w:val="000000" w:themeColor="text1"/>
                  <w:kern w:val="0"/>
                  <w14:ligatures w14:val="none"/>
                </w:rPr>
                <w:delText xml:space="preserve"> in the United States </w:delText>
              </w:r>
            </w:del>
          </w:p>
        </w:tc>
      </w:tr>
      <w:tr w:rsidR="006A11E4" w:rsidRPr="00BF1B27" w14:paraId="2D672A04"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069296E" w14:textId="640085FD"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Challenges with dose estimation, radiation sensitivity, and risk estimation </w:t>
            </w:r>
            <w:ins w:id="1024" w:author="Laura Sitler" w:date="2023-07-03T07:05:00Z">
              <w:r w:rsidR="0008380D" w:rsidRPr="00BF1B27">
                <w:rPr>
                  <w:rFonts w:asciiTheme="minorHAnsi" w:eastAsia="Times New Roman" w:hAnsiTheme="minorHAnsi" w:cstheme="minorHAnsi"/>
                  <w:b w:val="0"/>
                  <w:bCs w:val="0"/>
                  <w:color w:val="000000" w:themeColor="text1"/>
                  <w:kern w:val="0"/>
                  <w14:ligatures w14:val="none"/>
                </w:rPr>
                <w:t>are present when imaging children</w:t>
              </w:r>
            </w:ins>
          </w:p>
        </w:tc>
      </w:tr>
    </w:tbl>
    <w:p w14:paraId="13476F3B" w14:textId="1FDE0F55" w:rsidR="00A11A0C" w:rsidRPr="00BF1B27" w:rsidDel="00E1544E" w:rsidRDefault="00876EA7" w:rsidP="00BF1B27">
      <w:pPr>
        <w:spacing w:line="360" w:lineRule="auto"/>
        <w:ind w:firstLine="0"/>
        <w:rPr>
          <w:del w:id="1025" w:author="Laura Sitler" w:date="2023-07-03T06:55:00Z"/>
          <w:rFonts w:asciiTheme="minorHAnsi" w:eastAsia="Times New Roman" w:hAnsiTheme="minorHAnsi" w:cstheme="minorHAnsi"/>
          <w:b/>
          <w:bCs/>
          <w:kern w:val="0"/>
          <w14:ligatures w14:val="none"/>
        </w:rPr>
      </w:pPr>
      <w:del w:id="1026" w:author="Laura Sitler" w:date="2023-07-03T06:55:00Z">
        <w:r w:rsidRPr="00BF1B27" w:rsidDel="00E1544E">
          <w:rPr>
            <w:rFonts w:asciiTheme="minorHAnsi" w:eastAsia="Times New Roman" w:hAnsiTheme="minorHAnsi" w:cstheme="minorHAnsi"/>
            <w:b/>
            <w:bCs/>
            <w:kern w:val="0"/>
            <w14:ligatures w14:val="none"/>
          </w:rPr>
          <w:delText xml:space="preserve">Box 1. Pediatric Patient Considerations for Fluoroscopy Examinations </w:delText>
        </w:r>
      </w:del>
    </w:p>
    <w:p w14:paraId="0B3655EA" w14:textId="77777777" w:rsidR="00876EA7" w:rsidRPr="00BF1B27" w:rsidRDefault="00876EA7" w:rsidP="00BF1B27">
      <w:pPr>
        <w:spacing w:line="360" w:lineRule="auto"/>
        <w:ind w:firstLine="0"/>
        <w:rPr>
          <w:rFonts w:asciiTheme="minorHAnsi" w:eastAsia="Times New Roman" w:hAnsiTheme="minorHAnsi" w:cstheme="minorHAnsi"/>
          <w:b/>
          <w:bCs/>
          <w:kern w:val="0"/>
          <w14:ligatures w14:val="none"/>
        </w:rPr>
      </w:pPr>
    </w:p>
    <w:p w14:paraId="46217CDF" w14:textId="00FBCFBE" w:rsidR="00D4208A" w:rsidRPr="00BF1B27" w:rsidRDefault="00D4208A" w:rsidP="00BF1B27">
      <w:pPr>
        <w:spacing w:line="360" w:lineRule="auto"/>
        <w:ind w:firstLine="0"/>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14:ligatures w14:val="none"/>
        </w:rPr>
        <w:t xml:space="preserve">Proper training in </w:t>
      </w:r>
      <w:commentRangeStart w:id="1027"/>
      <w:r w:rsidRPr="00BF1B27">
        <w:rPr>
          <w:rFonts w:asciiTheme="minorHAnsi" w:eastAsia="Times New Roman" w:hAnsiTheme="minorHAnsi" w:cstheme="minorHAnsi"/>
          <w:kern w:val="0"/>
          <w14:ligatures w14:val="none"/>
        </w:rPr>
        <w:t xml:space="preserve">pediatric care </w:t>
      </w:r>
      <w:commentRangeEnd w:id="1027"/>
      <w:r w:rsidR="003F4774">
        <w:rPr>
          <w:rStyle w:val="CommentReference"/>
        </w:rPr>
        <w:commentReference w:id="1027"/>
      </w:r>
      <w:r w:rsidRPr="00BF1B27">
        <w:rPr>
          <w:rFonts w:asciiTheme="minorHAnsi" w:eastAsia="Times New Roman" w:hAnsiTheme="minorHAnsi" w:cstheme="minorHAnsi"/>
          <w:kern w:val="0"/>
          <w14:ligatures w14:val="none"/>
        </w:rPr>
        <w:t>is imperative for all health</w:t>
      </w:r>
      <w:ins w:id="1028" w:author="Laura Sitler" w:date="2023-07-03T06:54:00Z">
        <w:r w:rsidR="00E1544E" w:rsidRPr="00BF1B27">
          <w:rPr>
            <w:rFonts w:asciiTheme="minorHAnsi" w:eastAsia="Times New Roman" w:hAnsiTheme="minorHAnsi" w:cstheme="minorHAnsi"/>
            <w:kern w:val="0"/>
            <w14:ligatures w14:val="none"/>
          </w:rPr>
          <w:t xml:space="preserve"> </w:t>
        </w:r>
      </w:ins>
      <w:r w:rsidRPr="00BF1B27">
        <w:rPr>
          <w:rFonts w:asciiTheme="minorHAnsi" w:eastAsia="Times New Roman" w:hAnsiTheme="minorHAnsi" w:cstheme="minorHAnsi"/>
          <w:kern w:val="0"/>
          <w14:ligatures w14:val="none"/>
        </w:rPr>
        <w:t xml:space="preserve">care </w:t>
      </w:r>
      <w:del w:id="1029" w:author="Laura Sitler" w:date="2023-07-03T07:44:00Z">
        <w:r w:rsidRPr="00BF1B27" w:rsidDel="00787B82">
          <w:rPr>
            <w:rFonts w:asciiTheme="minorHAnsi" w:eastAsia="Times New Roman" w:hAnsiTheme="minorHAnsi" w:cstheme="minorHAnsi"/>
            <w:kern w:val="0"/>
            <w14:ligatures w14:val="none"/>
          </w:rPr>
          <w:delText>professionals</w:delText>
        </w:r>
      </w:del>
      <w:ins w:id="1030" w:author="Laura Sitler" w:date="2023-07-03T07:44:00Z">
        <w:r w:rsidR="00787B82" w:rsidRPr="00BF1B27">
          <w:rPr>
            <w:rFonts w:asciiTheme="minorHAnsi" w:eastAsia="Times New Roman" w:hAnsiTheme="minorHAnsi" w:cstheme="minorHAnsi"/>
            <w:kern w:val="0"/>
            <w14:ligatures w14:val="none"/>
          </w:rPr>
          <w:t>providers</w:t>
        </w:r>
      </w:ins>
      <w:r w:rsidRPr="00BF1B27">
        <w:rPr>
          <w:rFonts w:asciiTheme="minorHAnsi" w:eastAsia="Times New Roman" w:hAnsiTheme="minorHAnsi" w:cstheme="minorHAnsi"/>
          <w:kern w:val="0"/>
          <w14:ligatures w14:val="none"/>
        </w:rPr>
        <w:t xml:space="preserve">, especially those professionals </w:t>
      </w:r>
      <w:ins w:id="1031" w:author="Laura Sitler" w:date="2023-07-03T07:06:00Z">
        <w:r w:rsidR="0008380D" w:rsidRPr="00BF1B27">
          <w:rPr>
            <w:rFonts w:asciiTheme="minorHAnsi" w:eastAsia="Times New Roman" w:hAnsiTheme="minorHAnsi" w:cstheme="minorHAnsi"/>
            <w:kern w:val="0"/>
            <w14:ligatures w14:val="none"/>
          </w:rPr>
          <w:t xml:space="preserve">who </w:t>
        </w:r>
      </w:ins>
      <w:del w:id="1032" w:author="Laura Sitler" w:date="2023-07-03T07:06:00Z">
        <w:r w:rsidRPr="00BF1B27" w:rsidDel="0008380D">
          <w:rPr>
            <w:rFonts w:asciiTheme="minorHAnsi" w:eastAsia="Times New Roman" w:hAnsiTheme="minorHAnsi" w:cstheme="minorHAnsi"/>
            <w:kern w:val="0"/>
            <w14:ligatures w14:val="none"/>
          </w:rPr>
          <w:delText xml:space="preserve">working </w:delText>
        </w:r>
      </w:del>
      <w:ins w:id="1033" w:author="Laura Sitler" w:date="2023-07-03T07:06:00Z">
        <w:r w:rsidR="0008380D" w:rsidRPr="00BF1B27">
          <w:rPr>
            <w:rFonts w:asciiTheme="minorHAnsi" w:eastAsia="Times New Roman" w:hAnsiTheme="minorHAnsi" w:cstheme="minorHAnsi"/>
            <w:kern w:val="0"/>
            <w14:ligatures w14:val="none"/>
          </w:rPr>
          <w:t xml:space="preserve">work </w:t>
        </w:r>
      </w:ins>
      <w:r w:rsidRPr="00BF1B27">
        <w:rPr>
          <w:rFonts w:asciiTheme="minorHAnsi" w:eastAsia="Times New Roman" w:hAnsiTheme="minorHAnsi" w:cstheme="minorHAnsi"/>
          <w:kern w:val="0"/>
          <w14:ligatures w14:val="none"/>
        </w:rPr>
        <w:t>in a non</w:t>
      </w:r>
      <w:del w:id="1034" w:author="Laura Sitler" w:date="2023-07-03T07:06:00Z">
        <w:r w:rsidRPr="00BF1B27" w:rsidDel="0008380D">
          <w:rPr>
            <w:rFonts w:asciiTheme="minorHAnsi" w:eastAsia="Times New Roman" w:hAnsiTheme="minorHAnsi" w:cstheme="minorHAnsi"/>
            <w:kern w:val="0"/>
            <w14:ligatures w14:val="none"/>
          </w:rPr>
          <w:delText>-</w:delText>
        </w:r>
      </w:del>
      <w:r w:rsidRPr="00BF1B27">
        <w:rPr>
          <w:rFonts w:asciiTheme="minorHAnsi" w:eastAsia="Times New Roman" w:hAnsiTheme="minorHAnsi" w:cstheme="minorHAnsi"/>
          <w:kern w:val="0"/>
          <w14:ligatures w14:val="none"/>
        </w:rPr>
        <w:t>pediatric facility.</w:t>
      </w:r>
      <w:ins w:id="1035" w:author="Laura Sitler" w:date="2023-07-06T13:45:00Z">
        <w:r w:rsidR="007C144E" w:rsidRPr="00BF1B27">
          <w:rPr>
            <w:rFonts w:asciiTheme="minorHAnsi" w:hAnsiTheme="minorHAnsi" w:cstheme="minorHAnsi"/>
            <w:highlight w:val="cyan"/>
            <w:vertAlign w:val="superscript"/>
          </w:rPr>
          <w:t>3</w:t>
        </w:r>
        <w:r w:rsidR="001E7C67" w:rsidRPr="00BF1B27">
          <w:rPr>
            <w:rFonts w:asciiTheme="minorHAnsi" w:hAnsiTheme="minorHAnsi" w:cstheme="minorHAnsi"/>
            <w:highlight w:val="cyan"/>
            <w:vertAlign w:val="superscript"/>
          </w:rPr>
          <w:t>8-40</w:t>
        </w:r>
      </w:ins>
      <w:r w:rsidRPr="00BF1B27">
        <w:rPr>
          <w:rFonts w:asciiTheme="minorHAnsi" w:eastAsia="Times New Roman" w:hAnsiTheme="minorHAnsi" w:cstheme="minorHAnsi"/>
          <w:kern w:val="0"/>
          <w14:ligatures w14:val="none"/>
        </w:rPr>
        <w:t xml:space="preserve"> </w:t>
      </w:r>
      <w:ins w:id="1036" w:author="Laura Sitler" w:date="2023-07-03T07:06:00Z">
        <w:r w:rsidR="0008380D" w:rsidRPr="00BF1B27">
          <w:rPr>
            <w:rFonts w:asciiTheme="minorHAnsi" w:eastAsia="Times New Roman" w:hAnsiTheme="minorHAnsi" w:cstheme="minorHAnsi"/>
            <w:kern w:val="0"/>
            <w14:ligatures w14:val="none"/>
          </w:rPr>
          <w:t>Radiologic t</w:t>
        </w:r>
      </w:ins>
      <w:del w:id="1037" w:author="Laura Sitler" w:date="2023-07-03T07:06:00Z">
        <w:r w:rsidRPr="00BF1B27" w:rsidDel="0008380D">
          <w:rPr>
            <w:rFonts w:asciiTheme="minorHAnsi" w:eastAsia="Times New Roman" w:hAnsiTheme="minorHAnsi" w:cstheme="minorHAnsi"/>
            <w:kern w:val="0"/>
            <w14:ligatures w14:val="none"/>
          </w:rPr>
          <w:delText>T</w:delText>
        </w:r>
      </w:del>
      <w:r w:rsidRPr="00BF1B27">
        <w:rPr>
          <w:rFonts w:asciiTheme="minorHAnsi" w:eastAsia="Times New Roman" w:hAnsiTheme="minorHAnsi" w:cstheme="minorHAnsi"/>
          <w:kern w:val="0"/>
          <w14:ligatures w14:val="none"/>
        </w:rPr>
        <w:t xml:space="preserve">echnologists and other personnel must remember </w:t>
      </w:r>
      <w:ins w:id="1038" w:author="Laura Sitler" w:date="2023-07-03T07:06:00Z">
        <w:r w:rsidR="0008380D" w:rsidRPr="00BF1B27">
          <w:rPr>
            <w:rFonts w:asciiTheme="minorHAnsi" w:eastAsia="Times New Roman" w:hAnsiTheme="minorHAnsi" w:cstheme="minorHAnsi"/>
            <w:kern w:val="0"/>
            <w14:ligatures w14:val="none"/>
          </w:rPr>
          <w:t xml:space="preserve">that </w:t>
        </w:r>
      </w:ins>
      <w:r w:rsidRPr="00BF1B27">
        <w:rPr>
          <w:rFonts w:asciiTheme="minorHAnsi" w:eastAsia="Times New Roman" w:hAnsiTheme="minorHAnsi" w:cstheme="minorHAnsi"/>
          <w:kern w:val="0"/>
          <w14:ligatures w14:val="none"/>
        </w:rPr>
        <w:t xml:space="preserve">pediatric patients often cannot communicate what is wrong or may not understand what is happening or why they are in the hospital, which can be scary. This is particularly true in the medical imaging department because of the large machines and unfamiliar environment. </w:t>
      </w:r>
      <w:del w:id="1039" w:author="Laura Sitler" w:date="2023-07-03T07:08:00Z">
        <w:r w:rsidRPr="00BF1B27" w:rsidDel="0008380D">
          <w:rPr>
            <w:rFonts w:asciiTheme="minorHAnsi" w:eastAsia="Times New Roman" w:hAnsiTheme="minorHAnsi" w:cstheme="minorHAnsi"/>
            <w:kern w:val="0"/>
            <w14:ligatures w14:val="none"/>
          </w:rPr>
          <w:delText>Not only do the h</w:delText>
        </w:r>
      </w:del>
      <w:ins w:id="1040" w:author="Laura Sitler" w:date="2023-07-03T07:08:00Z">
        <w:r w:rsidR="0008380D" w:rsidRPr="00BF1B27">
          <w:rPr>
            <w:rFonts w:asciiTheme="minorHAnsi" w:eastAsia="Times New Roman" w:hAnsiTheme="minorHAnsi" w:cstheme="minorHAnsi"/>
            <w:kern w:val="0"/>
            <w14:ligatures w14:val="none"/>
          </w:rPr>
          <w:t>H</w:t>
        </w:r>
      </w:ins>
      <w:r w:rsidRPr="00BF1B27">
        <w:rPr>
          <w:rFonts w:asciiTheme="minorHAnsi" w:eastAsia="Times New Roman" w:hAnsiTheme="minorHAnsi" w:cstheme="minorHAnsi"/>
          <w:kern w:val="0"/>
          <w14:ligatures w14:val="none"/>
        </w:rPr>
        <w:t>ealth</w:t>
      </w:r>
      <w:ins w:id="1041" w:author="Laura Sitler" w:date="2023-07-03T06:54:00Z">
        <w:r w:rsidR="00E1544E" w:rsidRPr="00BF1B27">
          <w:rPr>
            <w:rFonts w:asciiTheme="minorHAnsi" w:eastAsia="Times New Roman" w:hAnsiTheme="minorHAnsi" w:cstheme="minorHAnsi"/>
            <w:kern w:val="0"/>
            <w14:ligatures w14:val="none"/>
          </w:rPr>
          <w:t xml:space="preserve"> </w:t>
        </w:r>
      </w:ins>
      <w:r w:rsidRPr="00BF1B27">
        <w:rPr>
          <w:rFonts w:asciiTheme="minorHAnsi" w:eastAsia="Times New Roman" w:hAnsiTheme="minorHAnsi" w:cstheme="minorHAnsi"/>
          <w:kern w:val="0"/>
          <w14:ligatures w14:val="none"/>
        </w:rPr>
        <w:t xml:space="preserve">care </w:t>
      </w:r>
      <w:del w:id="1042" w:author="Laura Sitler" w:date="2023-07-03T07:44:00Z">
        <w:r w:rsidRPr="00BF1B27" w:rsidDel="00787B82">
          <w:rPr>
            <w:rFonts w:asciiTheme="minorHAnsi" w:eastAsia="Times New Roman" w:hAnsiTheme="minorHAnsi" w:cstheme="minorHAnsi"/>
            <w:kern w:val="0"/>
            <w14:ligatures w14:val="none"/>
          </w:rPr>
          <w:delText xml:space="preserve">professionals </w:delText>
        </w:r>
      </w:del>
      <w:ins w:id="1043" w:author="Laura Sitler" w:date="2023-07-03T07:44:00Z">
        <w:r w:rsidR="00787B82" w:rsidRPr="00BF1B27">
          <w:rPr>
            <w:rFonts w:asciiTheme="minorHAnsi" w:eastAsia="Times New Roman" w:hAnsiTheme="minorHAnsi" w:cstheme="minorHAnsi"/>
            <w:kern w:val="0"/>
            <w14:ligatures w14:val="none"/>
          </w:rPr>
          <w:t xml:space="preserve">providers </w:t>
        </w:r>
      </w:ins>
      <w:r w:rsidRPr="00BF1B27">
        <w:rPr>
          <w:rFonts w:asciiTheme="minorHAnsi" w:eastAsia="Times New Roman" w:hAnsiTheme="minorHAnsi" w:cstheme="minorHAnsi"/>
          <w:kern w:val="0"/>
          <w14:ligatures w14:val="none"/>
        </w:rPr>
        <w:t xml:space="preserve">in the medical imaging department </w:t>
      </w:r>
      <w:ins w:id="1044" w:author="Laura Sitler" w:date="2023-07-03T07:08:00Z">
        <w:r w:rsidR="0008380D" w:rsidRPr="00BF1B27">
          <w:rPr>
            <w:rFonts w:asciiTheme="minorHAnsi" w:eastAsia="Times New Roman" w:hAnsiTheme="minorHAnsi" w:cstheme="minorHAnsi"/>
            <w:kern w:val="0"/>
            <w14:ligatures w14:val="none"/>
          </w:rPr>
          <w:t xml:space="preserve">also </w:t>
        </w:r>
      </w:ins>
      <w:r w:rsidRPr="00BF1B27">
        <w:rPr>
          <w:rFonts w:asciiTheme="minorHAnsi" w:eastAsia="Times New Roman" w:hAnsiTheme="minorHAnsi" w:cstheme="minorHAnsi"/>
          <w:kern w:val="0"/>
          <w14:ligatures w14:val="none"/>
        </w:rPr>
        <w:t xml:space="preserve">need to be trained on ways to interact with pediatric patients </w:t>
      </w:r>
      <w:del w:id="1045" w:author="Laura Sitler" w:date="2023-07-03T07:08:00Z">
        <w:r w:rsidRPr="00BF1B27" w:rsidDel="0008380D">
          <w:rPr>
            <w:rFonts w:asciiTheme="minorHAnsi" w:eastAsia="Times New Roman" w:hAnsiTheme="minorHAnsi" w:cstheme="minorHAnsi"/>
            <w:kern w:val="0"/>
            <w14:ligatures w14:val="none"/>
          </w:rPr>
          <w:delText xml:space="preserve">and </w:delText>
        </w:r>
      </w:del>
      <w:ins w:id="1046" w:author="Laura Sitler" w:date="2023-07-03T07:08:00Z">
        <w:r w:rsidR="0008380D" w:rsidRPr="00BF1B27">
          <w:rPr>
            <w:rFonts w:asciiTheme="minorHAnsi" w:eastAsia="Times New Roman" w:hAnsiTheme="minorHAnsi" w:cstheme="minorHAnsi"/>
            <w:kern w:val="0"/>
            <w14:ligatures w14:val="none"/>
          </w:rPr>
          <w:t xml:space="preserve">to </w:t>
        </w:r>
      </w:ins>
      <w:r w:rsidRPr="00BF1B27">
        <w:rPr>
          <w:rFonts w:asciiTheme="minorHAnsi" w:eastAsia="Times New Roman" w:hAnsiTheme="minorHAnsi" w:cstheme="minorHAnsi"/>
          <w:kern w:val="0"/>
          <w14:ligatures w14:val="none"/>
        </w:rPr>
        <w:t xml:space="preserve">earn their trust and cooperation </w:t>
      </w:r>
      <w:del w:id="1047" w:author="Laura Sitler" w:date="2023-07-03T07:08:00Z">
        <w:r w:rsidRPr="00BF1B27" w:rsidDel="0008380D">
          <w:rPr>
            <w:rFonts w:asciiTheme="minorHAnsi" w:eastAsia="Times New Roman" w:hAnsiTheme="minorHAnsi" w:cstheme="minorHAnsi"/>
            <w:kern w:val="0"/>
            <w14:ligatures w14:val="none"/>
          </w:rPr>
          <w:delText xml:space="preserve">to </w:delText>
        </w:r>
      </w:del>
      <w:ins w:id="1048" w:author="Laura Sitler" w:date="2023-07-03T07:08:00Z">
        <w:r w:rsidR="0008380D" w:rsidRPr="00BF1B27">
          <w:rPr>
            <w:rFonts w:asciiTheme="minorHAnsi" w:eastAsia="Times New Roman" w:hAnsiTheme="minorHAnsi" w:cstheme="minorHAnsi"/>
            <w:kern w:val="0"/>
            <w14:ligatures w14:val="none"/>
          </w:rPr>
          <w:t xml:space="preserve">and </w:t>
        </w:r>
      </w:ins>
      <w:r w:rsidRPr="00BF1B27">
        <w:rPr>
          <w:rFonts w:asciiTheme="minorHAnsi" w:eastAsia="Times New Roman" w:hAnsiTheme="minorHAnsi" w:cstheme="minorHAnsi"/>
          <w:kern w:val="0"/>
          <w14:ligatures w14:val="none"/>
        </w:rPr>
        <w:t>ensure quality images are obtained during the exam</w:t>
      </w:r>
      <w:ins w:id="1049" w:author="Laura Sitler" w:date="2023-07-03T07:07:00Z">
        <w:r w:rsidR="0008380D" w:rsidRPr="00BF1B27">
          <w:rPr>
            <w:rFonts w:asciiTheme="minorHAnsi" w:eastAsia="Times New Roman" w:hAnsiTheme="minorHAnsi" w:cstheme="minorHAnsi"/>
            <w:kern w:val="0"/>
            <w14:ligatures w14:val="none"/>
          </w:rPr>
          <w:t>ination</w:t>
        </w:r>
      </w:ins>
      <w:r w:rsidRPr="00BF1B27">
        <w:rPr>
          <w:rFonts w:asciiTheme="minorHAnsi" w:eastAsia="Times New Roman" w:hAnsiTheme="minorHAnsi" w:cstheme="minorHAnsi"/>
          <w:kern w:val="0"/>
          <w14:ligatures w14:val="none"/>
        </w:rPr>
        <w:t xml:space="preserve">, </w:t>
      </w:r>
      <w:del w:id="1050" w:author="Laura Sitler" w:date="2023-07-03T07:08:00Z">
        <w:r w:rsidRPr="00BF1B27" w:rsidDel="0008380D">
          <w:rPr>
            <w:rFonts w:asciiTheme="minorHAnsi" w:eastAsia="Times New Roman" w:hAnsiTheme="minorHAnsi" w:cstheme="minorHAnsi"/>
            <w:kern w:val="0"/>
            <w14:ligatures w14:val="none"/>
          </w:rPr>
          <w:delText xml:space="preserve">but </w:delText>
        </w:r>
      </w:del>
      <w:ins w:id="1051" w:author="Laura Sitler" w:date="2023-07-03T07:08:00Z">
        <w:r w:rsidR="0008380D" w:rsidRPr="00BF1B27">
          <w:rPr>
            <w:rFonts w:asciiTheme="minorHAnsi" w:eastAsia="Times New Roman" w:hAnsiTheme="minorHAnsi" w:cstheme="minorHAnsi"/>
            <w:kern w:val="0"/>
            <w14:ligatures w14:val="none"/>
          </w:rPr>
          <w:t xml:space="preserve">and </w:t>
        </w:r>
      </w:ins>
      <w:r w:rsidRPr="00BF1B27">
        <w:rPr>
          <w:rFonts w:asciiTheme="minorHAnsi" w:eastAsia="Times New Roman" w:hAnsiTheme="minorHAnsi" w:cstheme="minorHAnsi"/>
          <w:kern w:val="0"/>
          <w14:ligatures w14:val="none"/>
        </w:rPr>
        <w:t>radiologists must be trained to correctly interpret the images that are taken</w:t>
      </w:r>
      <w:ins w:id="1052" w:author="Laura Sitler" w:date="2023-07-03T07:08:00Z">
        <w:r w:rsidR="0008380D" w:rsidRPr="00BF1B27">
          <w:rPr>
            <w:rFonts w:asciiTheme="minorHAnsi" w:eastAsia="Times New Roman" w:hAnsiTheme="minorHAnsi" w:cstheme="minorHAnsi"/>
            <w:kern w:val="0"/>
            <w14:ligatures w14:val="none"/>
          </w:rPr>
          <w:t xml:space="preserve"> given the wide variation in the size, anatomy</w:t>
        </w:r>
      </w:ins>
      <w:ins w:id="1053" w:author="Laura Sitler" w:date="2023-07-03T07:09:00Z">
        <w:r w:rsidR="0008380D" w:rsidRPr="00BF1B27">
          <w:rPr>
            <w:rFonts w:asciiTheme="minorHAnsi" w:eastAsia="Times New Roman" w:hAnsiTheme="minorHAnsi" w:cstheme="minorHAnsi"/>
            <w:kern w:val="0"/>
            <w14:ligatures w14:val="none"/>
          </w:rPr>
          <w:t>, and physiology of pediatric patients</w:t>
        </w:r>
      </w:ins>
      <w:r w:rsidRPr="00BF1B27">
        <w:rPr>
          <w:rFonts w:asciiTheme="minorHAnsi" w:eastAsia="Times New Roman" w:hAnsiTheme="minorHAnsi" w:cstheme="minorHAnsi"/>
          <w:kern w:val="0"/>
          <w14:ligatures w14:val="none"/>
        </w:rPr>
        <w:t>.</w:t>
      </w:r>
      <w:ins w:id="1054" w:author="Laura Sitler" w:date="2023-07-06T13:45:00Z">
        <w:r w:rsidR="001E7C67" w:rsidRPr="00BF1B27">
          <w:rPr>
            <w:rFonts w:asciiTheme="minorHAnsi" w:hAnsiTheme="minorHAnsi" w:cstheme="minorHAnsi"/>
            <w:highlight w:val="cyan"/>
            <w:vertAlign w:val="superscript"/>
          </w:rPr>
          <w:t>40</w:t>
        </w:r>
      </w:ins>
    </w:p>
    <w:p w14:paraId="64E5816C" w14:textId="77777777" w:rsidR="0093008E" w:rsidRPr="00BF1B27" w:rsidRDefault="0093008E" w:rsidP="00BF1B27">
      <w:pPr>
        <w:spacing w:line="360" w:lineRule="auto"/>
        <w:ind w:firstLine="0"/>
        <w:rPr>
          <w:rFonts w:asciiTheme="minorHAnsi" w:eastAsia="Times New Roman" w:hAnsiTheme="minorHAnsi" w:cstheme="minorHAnsi"/>
          <w:kern w:val="0"/>
          <w14:ligatures w14:val="none"/>
        </w:rPr>
      </w:pPr>
    </w:p>
    <w:p w14:paraId="54B2AA5F" w14:textId="7BF9763F" w:rsidR="00E816DC" w:rsidRPr="00BF1B27" w:rsidRDefault="00B40357" w:rsidP="00BF1B27">
      <w:pPr>
        <w:spacing w:line="360" w:lineRule="auto"/>
        <w:ind w:firstLine="0"/>
        <w:rPr>
          <w:rFonts w:asciiTheme="minorHAnsi" w:hAnsiTheme="minorHAnsi" w:cstheme="minorHAnsi"/>
          <w:vertAlign w:val="superscript"/>
        </w:rPr>
      </w:pPr>
      <w:r w:rsidRPr="00BF1B27">
        <w:rPr>
          <w:rFonts w:asciiTheme="minorHAnsi" w:hAnsiTheme="minorHAnsi" w:cstheme="minorHAnsi"/>
        </w:rPr>
        <w:t>Often, medical imaging exam</w:t>
      </w:r>
      <w:ins w:id="1055" w:author="Laura Sitler" w:date="2023-07-03T07:09:00Z">
        <w:r w:rsidR="0008380D" w:rsidRPr="00BF1B27">
          <w:rPr>
            <w:rFonts w:asciiTheme="minorHAnsi" w:hAnsiTheme="minorHAnsi" w:cstheme="minorHAnsi"/>
          </w:rPr>
          <w:t>ination</w:t>
        </w:r>
      </w:ins>
      <w:r w:rsidRPr="00BF1B27">
        <w:rPr>
          <w:rFonts w:asciiTheme="minorHAnsi" w:hAnsiTheme="minorHAnsi" w:cstheme="minorHAnsi"/>
        </w:rPr>
        <w:t xml:space="preserve">s are long and </w:t>
      </w:r>
      <w:del w:id="1056" w:author="Laura Sitler" w:date="2023-07-03T07:09:00Z">
        <w:r w:rsidRPr="00BF1B27" w:rsidDel="0008380D">
          <w:rPr>
            <w:rFonts w:asciiTheme="minorHAnsi" w:hAnsiTheme="minorHAnsi" w:cstheme="minorHAnsi"/>
          </w:rPr>
          <w:delText xml:space="preserve">require </w:delText>
        </w:r>
      </w:del>
      <w:r w:rsidRPr="00BF1B27">
        <w:rPr>
          <w:rFonts w:asciiTheme="minorHAnsi" w:hAnsiTheme="minorHAnsi" w:cstheme="minorHAnsi"/>
        </w:rPr>
        <w:t xml:space="preserve">the patient </w:t>
      </w:r>
      <w:ins w:id="1057" w:author="Laura Sitler" w:date="2023-07-03T07:09:00Z">
        <w:r w:rsidR="0008380D" w:rsidRPr="00BF1B27">
          <w:rPr>
            <w:rFonts w:asciiTheme="minorHAnsi" w:hAnsiTheme="minorHAnsi" w:cstheme="minorHAnsi"/>
          </w:rPr>
          <w:t xml:space="preserve">needs </w:t>
        </w:r>
      </w:ins>
      <w:r w:rsidRPr="00BF1B27">
        <w:rPr>
          <w:rFonts w:asciiTheme="minorHAnsi" w:hAnsiTheme="minorHAnsi" w:cstheme="minorHAnsi"/>
        </w:rPr>
        <w:t>to remain motionless for the duration of the exam</w:t>
      </w:r>
      <w:ins w:id="1058" w:author="Laura Sitler" w:date="2023-07-03T06:54:00Z">
        <w:r w:rsidR="00E1544E" w:rsidRPr="00BF1B27">
          <w:rPr>
            <w:rFonts w:asciiTheme="minorHAnsi" w:hAnsiTheme="minorHAnsi" w:cstheme="minorHAnsi"/>
          </w:rPr>
          <w:t>ination</w:t>
        </w:r>
      </w:ins>
      <w:r w:rsidRPr="00BF1B27">
        <w:rPr>
          <w:rFonts w:asciiTheme="minorHAnsi" w:hAnsiTheme="minorHAnsi" w:cstheme="minorHAnsi"/>
        </w:rPr>
        <w:t>. This can be difficult for many patients, especially those in the pediatric population. For these patients, it may be necessary to immobilize or restrain them. Options for immobilizing pediatric patients include swaddling</w:t>
      </w:r>
      <w:ins w:id="1059" w:author="Laura Sitler" w:date="2023-07-03T07:10:00Z">
        <w:r w:rsidR="0008380D" w:rsidRPr="00BF1B27">
          <w:rPr>
            <w:rFonts w:asciiTheme="minorHAnsi" w:hAnsiTheme="minorHAnsi" w:cstheme="minorHAnsi"/>
          </w:rPr>
          <w:t xml:space="preserve"> the patient</w:t>
        </w:r>
      </w:ins>
      <w:r w:rsidRPr="00BF1B27">
        <w:rPr>
          <w:rFonts w:asciiTheme="minorHAnsi" w:hAnsiTheme="minorHAnsi" w:cstheme="minorHAnsi"/>
        </w:rPr>
        <w:t>,</w:t>
      </w:r>
      <w:r w:rsidR="00AE24B6" w:rsidRPr="00BF1B27">
        <w:rPr>
          <w:rFonts w:asciiTheme="minorHAnsi" w:hAnsiTheme="minorHAnsi" w:cstheme="minorHAnsi"/>
        </w:rPr>
        <w:t xml:space="preserve"> distract</w:t>
      </w:r>
      <w:ins w:id="1060" w:author="Laura Sitler" w:date="2023-07-03T07:10:00Z">
        <w:r w:rsidR="0008380D" w:rsidRPr="00BF1B27">
          <w:rPr>
            <w:rFonts w:asciiTheme="minorHAnsi" w:hAnsiTheme="minorHAnsi" w:cstheme="minorHAnsi"/>
          </w:rPr>
          <w:t>ing them</w:t>
        </w:r>
      </w:ins>
      <w:del w:id="1061" w:author="Laura Sitler" w:date="2023-07-03T07:10:00Z">
        <w:r w:rsidR="00AE24B6" w:rsidRPr="00BF1B27" w:rsidDel="0008380D">
          <w:rPr>
            <w:rFonts w:asciiTheme="minorHAnsi" w:hAnsiTheme="minorHAnsi" w:cstheme="minorHAnsi"/>
          </w:rPr>
          <w:delText>ion</w:delText>
        </w:r>
      </w:del>
      <w:r w:rsidR="00AE24B6" w:rsidRPr="00BF1B27">
        <w:rPr>
          <w:rFonts w:asciiTheme="minorHAnsi" w:hAnsiTheme="minorHAnsi" w:cstheme="minorHAnsi"/>
        </w:rPr>
        <w:t>, verbal techniques</w:t>
      </w:r>
      <w:ins w:id="1062" w:author="Laura Sitler" w:date="2023-07-03T07:10:00Z">
        <w:r w:rsidR="0008380D" w:rsidRPr="00BF1B27">
          <w:rPr>
            <w:rFonts w:asciiTheme="minorHAnsi" w:hAnsiTheme="minorHAnsi" w:cstheme="minorHAnsi"/>
          </w:rPr>
          <w:t xml:space="preserve"> (</w:t>
        </w:r>
        <w:commentRangeStart w:id="1063"/>
        <w:r w:rsidR="0008380D" w:rsidRPr="00BF1B27">
          <w:rPr>
            <w:rFonts w:asciiTheme="minorHAnsi" w:hAnsiTheme="minorHAnsi" w:cstheme="minorHAnsi"/>
          </w:rPr>
          <w:t>eg, xx, xx</w:t>
        </w:r>
      </w:ins>
      <w:commentRangeEnd w:id="1063"/>
      <w:ins w:id="1064" w:author="Laura Sitler" w:date="2023-07-03T07:11:00Z">
        <w:r w:rsidR="0008380D" w:rsidRPr="00BF1B27">
          <w:rPr>
            <w:rStyle w:val="CommentReference"/>
            <w:rFonts w:asciiTheme="minorHAnsi" w:hAnsiTheme="minorHAnsi" w:cstheme="minorHAnsi"/>
            <w:sz w:val="22"/>
            <w:szCs w:val="22"/>
          </w:rPr>
          <w:commentReference w:id="1063"/>
        </w:r>
      </w:ins>
      <w:ins w:id="1065" w:author="Laura Sitler" w:date="2023-07-03T07:10:00Z">
        <w:r w:rsidR="0008380D" w:rsidRPr="00BF1B27">
          <w:rPr>
            <w:rFonts w:asciiTheme="minorHAnsi" w:hAnsiTheme="minorHAnsi" w:cstheme="minorHAnsi"/>
          </w:rPr>
          <w:t>)</w:t>
        </w:r>
      </w:ins>
      <w:r w:rsidR="00AE24B6" w:rsidRPr="00BF1B27">
        <w:rPr>
          <w:rFonts w:asciiTheme="minorHAnsi" w:hAnsiTheme="minorHAnsi" w:cstheme="minorHAnsi"/>
        </w:rPr>
        <w:t xml:space="preserve">, </w:t>
      </w:r>
      <w:del w:id="1066" w:author="Laura Sitler" w:date="2023-07-03T07:11:00Z">
        <w:r w:rsidR="00AE24B6" w:rsidRPr="00BF1B27" w:rsidDel="0008380D">
          <w:rPr>
            <w:rFonts w:asciiTheme="minorHAnsi" w:hAnsiTheme="minorHAnsi" w:cstheme="minorHAnsi"/>
          </w:rPr>
          <w:delText xml:space="preserve">physical holding by </w:delText>
        </w:r>
      </w:del>
      <w:ins w:id="1067" w:author="Laura Sitler" w:date="2023-07-03T07:11:00Z">
        <w:r w:rsidR="0008380D" w:rsidRPr="00BF1B27">
          <w:rPr>
            <w:rFonts w:asciiTheme="minorHAnsi" w:hAnsiTheme="minorHAnsi" w:cstheme="minorHAnsi"/>
          </w:rPr>
          <w:t xml:space="preserve">having </w:t>
        </w:r>
      </w:ins>
      <w:r w:rsidR="00AE24B6" w:rsidRPr="00BF1B27">
        <w:rPr>
          <w:rFonts w:asciiTheme="minorHAnsi" w:hAnsiTheme="minorHAnsi" w:cstheme="minorHAnsi"/>
        </w:rPr>
        <w:t xml:space="preserve">the parent or </w:t>
      </w:r>
      <w:ins w:id="1068" w:author="Laura Sitler" w:date="2023-07-03T07:11:00Z">
        <w:r w:rsidR="0008380D" w:rsidRPr="00BF1B27">
          <w:rPr>
            <w:rFonts w:asciiTheme="minorHAnsi" w:hAnsiTheme="minorHAnsi" w:cstheme="minorHAnsi"/>
          </w:rPr>
          <w:t xml:space="preserve">radiologic </w:t>
        </w:r>
      </w:ins>
      <w:r w:rsidR="00AE24B6" w:rsidRPr="00BF1B27">
        <w:rPr>
          <w:rFonts w:asciiTheme="minorHAnsi" w:hAnsiTheme="minorHAnsi" w:cstheme="minorHAnsi"/>
        </w:rPr>
        <w:t>technologist</w:t>
      </w:r>
      <w:ins w:id="1069" w:author="Laura Sitler" w:date="2023-07-03T07:11:00Z">
        <w:r w:rsidR="0008380D" w:rsidRPr="00BF1B27">
          <w:rPr>
            <w:rFonts w:asciiTheme="minorHAnsi" w:hAnsiTheme="minorHAnsi" w:cstheme="minorHAnsi"/>
          </w:rPr>
          <w:t xml:space="preserve"> physically hold the patient</w:t>
        </w:r>
      </w:ins>
      <w:r w:rsidR="00AE24B6" w:rsidRPr="00BF1B27">
        <w:rPr>
          <w:rFonts w:asciiTheme="minorHAnsi" w:hAnsiTheme="minorHAnsi" w:cstheme="minorHAnsi"/>
        </w:rPr>
        <w:t>,</w:t>
      </w:r>
      <w:r w:rsidR="00F62E38" w:rsidRPr="00BF1B27">
        <w:rPr>
          <w:rFonts w:asciiTheme="minorHAnsi" w:hAnsiTheme="minorHAnsi" w:cstheme="minorHAnsi"/>
        </w:rPr>
        <w:t xml:space="preserve"> </w:t>
      </w:r>
      <w:r w:rsidR="00AE24B6" w:rsidRPr="00BF1B27">
        <w:rPr>
          <w:rFonts w:asciiTheme="minorHAnsi" w:hAnsiTheme="minorHAnsi" w:cstheme="minorHAnsi"/>
        </w:rPr>
        <w:t xml:space="preserve">and </w:t>
      </w:r>
      <w:ins w:id="1070" w:author="Laura Sitler" w:date="2023-07-03T07:11:00Z">
        <w:r w:rsidR="0008380D" w:rsidRPr="00BF1B27">
          <w:rPr>
            <w:rFonts w:asciiTheme="minorHAnsi" w:hAnsiTheme="minorHAnsi" w:cstheme="minorHAnsi"/>
          </w:rPr>
          <w:t xml:space="preserve">using </w:t>
        </w:r>
      </w:ins>
      <w:r w:rsidR="00AE24B6" w:rsidRPr="00BF1B27">
        <w:rPr>
          <w:rFonts w:asciiTheme="minorHAnsi" w:hAnsiTheme="minorHAnsi" w:cstheme="minorHAnsi"/>
        </w:rPr>
        <w:t>devices such as the Pigg-O-Stat, Velcro straps, and sand bags.</w:t>
      </w:r>
      <w:r w:rsidR="00AE24B6" w:rsidRPr="002F7524">
        <w:rPr>
          <w:rFonts w:asciiTheme="minorHAnsi" w:hAnsiTheme="minorHAnsi" w:cstheme="minorHAnsi"/>
          <w:highlight w:val="cyan"/>
          <w:vertAlign w:val="superscript"/>
          <w:rPrChange w:id="1071" w:author="Laura Sitler" w:date="2023-07-07T13:14:00Z">
            <w:rPr>
              <w:rFonts w:asciiTheme="minorHAnsi" w:hAnsiTheme="minorHAnsi" w:cstheme="minorHAnsi"/>
              <w:vertAlign w:val="superscript"/>
            </w:rPr>
          </w:rPrChange>
        </w:rPr>
        <w:fldChar w:fldCharType="begin"/>
      </w:r>
      <w:r w:rsidR="00AE24B6" w:rsidRPr="002F7524">
        <w:rPr>
          <w:rFonts w:asciiTheme="minorHAnsi" w:hAnsiTheme="minorHAnsi" w:cstheme="minorHAnsi"/>
          <w:highlight w:val="cyan"/>
          <w:vertAlign w:val="superscript"/>
          <w:rPrChange w:id="1072" w:author="Laura Sitler" w:date="2023-07-07T13:14:00Z">
            <w:rPr>
              <w:rFonts w:asciiTheme="minorHAnsi" w:hAnsiTheme="minorHAnsi" w:cstheme="minorHAnsi"/>
              <w:vertAlign w:val="superscript"/>
            </w:rPr>
          </w:rPrChange>
        </w:rPr>
        <w:instrText xml:space="preserve"> NOTEREF _Ref136458887 \h  \* MERGEFORMAT </w:instrText>
      </w:r>
      <w:r w:rsidR="00AE24B6" w:rsidRPr="00657683">
        <w:rPr>
          <w:rFonts w:asciiTheme="minorHAnsi" w:hAnsiTheme="minorHAnsi" w:cstheme="minorHAnsi"/>
          <w:highlight w:val="cyan"/>
          <w:vertAlign w:val="superscript"/>
        </w:rPr>
      </w:r>
      <w:r w:rsidR="00AE24B6" w:rsidRPr="002F7524">
        <w:rPr>
          <w:rFonts w:asciiTheme="minorHAnsi" w:hAnsiTheme="minorHAnsi" w:cstheme="minorHAnsi"/>
          <w:highlight w:val="cyan"/>
          <w:vertAlign w:val="superscript"/>
          <w:rPrChange w:id="1073" w:author="Laura Sitler" w:date="2023-07-07T13:14:00Z">
            <w:rPr>
              <w:rFonts w:asciiTheme="minorHAnsi" w:hAnsiTheme="minorHAnsi" w:cstheme="minorHAnsi"/>
              <w:vertAlign w:val="superscript"/>
            </w:rPr>
          </w:rPrChange>
        </w:rPr>
        <w:fldChar w:fldCharType="separate"/>
      </w:r>
      <w:r w:rsidR="00AE24B6" w:rsidRPr="002F7524">
        <w:rPr>
          <w:rFonts w:asciiTheme="minorHAnsi" w:hAnsiTheme="minorHAnsi" w:cstheme="minorHAnsi"/>
          <w:highlight w:val="cyan"/>
          <w:vertAlign w:val="superscript"/>
          <w:rPrChange w:id="1074" w:author="Laura Sitler" w:date="2023-07-07T13:14:00Z">
            <w:rPr>
              <w:rFonts w:asciiTheme="minorHAnsi" w:hAnsiTheme="minorHAnsi" w:cstheme="minorHAnsi"/>
              <w:vertAlign w:val="superscript"/>
            </w:rPr>
          </w:rPrChange>
        </w:rPr>
        <w:t>41</w:t>
      </w:r>
      <w:r w:rsidR="00AE24B6" w:rsidRPr="002F7524">
        <w:rPr>
          <w:rFonts w:asciiTheme="minorHAnsi" w:hAnsiTheme="minorHAnsi" w:cstheme="minorHAnsi"/>
          <w:highlight w:val="cyan"/>
          <w:vertAlign w:val="superscript"/>
          <w:rPrChange w:id="1075" w:author="Laura Sitler" w:date="2023-07-07T13:14:00Z">
            <w:rPr>
              <w:rFonts w:asciiTheme="minorHAnsi" w:hAnsiTheme="minorHAnsi" w:cstheme="minorHAnsi"/>
              <w:vertAlign w:val="superscript"/>
            </w:rPr>
          </w:rPrChange>
        </w:rPr>
        <w:fldChar w:fldCharType="end"/>
      </w:r>
      <w:r w:rsidR="00AE24B6" w:rsidRPr="00BF1B27">
        <w:rPr>
          <w:rFonts w:asciiTheme="minorHAnsi" w:hAnsiTheme="minorHAnsi" w:cstheme="minorHAnsi"/>
          <w:vertAlign w:val="superscript"/>
        </w:rPr>
        <w:t xml:space="preserve"> </w:t>
      </w:r>
      <w:r w:rsidR="00F62E38" w:rsidRPr="00BF1B27">
        <w:rPr>
          <w:rFonts w:asciiTheme="minorHAnsi" w:hAnsiTheme="minorHAnsi" w:cstheme="minorHAnsi"/>
        </w:rPr>
        <w:t xml:space="preserve">Sedation </w:t>
      </w:r>
      <w:del w:id="1076" w:author="Laura Sitler" w:date="2023-07-03T07:11:00Z">
        <w:r w:rsidR="00F62E38" w:rsidRPr="00BF1B27" w:rsidDel="0008380D">
          <w:rPr>
            <w:rFonts w:asciiTheme="minorHAnsi" w:hAnsiTheme="minorHAnsi" w:cstheme="minorHAnsi"/>
          </w:rPr>
          <w:delText xml:space="preserve">may </w:delText>
        </w:r>
      </w:del>
      <w:r w:rsidR="00F62E38" w:rsidRPr="00BF1B27">
        <w:rPr>
          <w:rFonts w:asciiTheme="minorHAnsi" w:hAnsiTheme="minorHAnsi" w:cstheme="minorHAnsi"/>
        </w:rPr>
        <w:t xml:space="preserve">also </w:t>
      </w:r>
      <w:ins w:id="1077" w:author="Laura Sitler" w:date="2023-07-03T07:11:00Z">
        <w:r w:rsidR="0008380D" w:rsidRPr="00BF1B27">
          <w:rPr>
            <w:rFonts w:asciiTheme="minorHAnsi" w:hAnsiTheme="minorHAnsi" w:cstheme="minorHAnsi"/>
          </w:rPr>
          <w:t xml:space="preserve">may </w:t>
        </w:r>
      </w:ins>
      <w:r w:rsidR="00F62E38" w:rsidRPr="00BF1B27">
        <w:rPr>
          <w:rFonts w:asciiTheme="minorHAnsi" w:hAnsiTheme="minorHAnsi" w:cstheme="minorHAnsi"/>
        </w:rPr>
        <w:t>be necessary for some procedures, such as MRI.</w:t>
      </w:r>
      <w:ins w:id="1078" w:author="Laura Sitler" w:date="2023-07-06T13:45:00Z">
        <w:r w:rsidR="001E7C67" w:rsidRPr="00BF1B27">
          <w:rPr>
            <w:rFonts w:asciiTheme="minorHAnsi" w:hAnsiTheme="minorHAnsi" w:cstheme="minorHAnsi"/>
            <w:highlight w:val="cyan"/>
            <w:vertAlign w:val="superscript"/>
          </w:rPr>
          <w:t>40,41</w:t>
        </w:r>
      </w:ins>
      <w:r w:rsidR="00F62E38" w:rsidRPr="00BF1B27">
        <w:rPr>
          <w:rFonts w:asciiTheme="minorHAnsi" w:hAnsiTheme="minorHAnsi" w:cstheme="minorHAnsi"/>
        </w:rPr>
        <w:t xml:space="preserve"> </w:t>
      </w:r>
      <w:commentRangeStart w:id="1079"/>
      <w:r w:rsidR="00AE24B6" w:rsidRPr="00BF1B27">
        <w:rPr>
          <w:rFonts w:asciiTheme="minorHAnsi" w:hAnsiTheme="minorHAnsi" w:cstheme="minorHAnsi"/>
          <w:highlight w:val="green"/>
        </w:rPr>
        <w:t xml:space="preserve">It is imperative for </w:t>
      </w:r>
      <w:ins w:id="1080" w:author="Laura Sitler" w:date="2023-07-03T07:12:00Z">
        <w:r w:rsidR="0008380D" w:rsidRPr="00BF1B27">
          <w:rPr>
            <w:rFonts w:asciiTheme="minorHAnsi" w:hAnsiTheme="minorHAnsi" w:cstheme="minorHAnsi"/>
            <w:highlight w:val="green"/>
          </w:rPr>
          <w:t xml:space="preserve">radiologic </w:t>
        </w:r>
      </w:ins>
      <w:r w:rsidR="00AE24B6" w:rsidRPr="00BF1B27">
        <w:rPr>
          <w:rFonts w:asciiTheme="minorHAnsi" w:hAnsiTheme="minorHAnsi" w:cstheme="minorHAnsi"/>
          <w:highlight w:val="green"/>
        </w:rPr>
        <w:t>technologists and other health</w:t>
      </w:r>
      <w:ins w:id="1081" w:author="Laura Sitler" w:date="2023-07-03T06:54:00Z">
        <w:r w:rsidR="00E1544E" w:rsidRPr="00BF1B27">
          <w:rPr>
            <w:rFonts w:asciiTheme="minorHAnsi" w:hAnsiTheme="minorHAnsi" w:cstheme="minorHAnsi"/>
            <w:highlight w:val="green"/>
          </w:rPr>
          <w:t xml:space="preserve"> </w:t>
        </w:r>
      </w:ins>
      <w:r w:rsidR="00AE24B6" w:rsidRPr="00BF1B27">
        <w:rPr>
          <w:rFonts w:asciiTheme="minorHAnsi" w:hAnsiTheme="minorHAnsi" w:cstheme="minorHAnsi"/>
          <w:highlight w:val="green"/>
        </w:rPr>
        <w:t xml:space="preserve">care </w:t>
      </w:r>
      <w:del w:id="1082" w:author="Laura Sitler" w:date="2023-07-03T07:44:00Z">
        <w:r w:rsidR="00AE24B6" w:rsidRPr="00BF1B27" w:rsidDel="00787B82">
          <w:rPr>
            <w:rFonts w:asciiTheme="minorHAnsi" w:hAnsiTheme="minorHAnsi" w:cstheme="minorHAnsi"/>
            <w:highlight w:val="green"/>
          </w:rPr>
          <w:delText xml:space="preserve">professionals </w:delText>
        </w:r>
      </w:del>
      <w:ins w:id="1083" w:author="Laura Sitler" w:date="2023-07-03T07:44:00Z">
        <w:r w:rsidR="00787B82" w:rsidRPr="00BF1B27">
          <w:rPr>
            <w:rFonts w:asciiTheme="minorHAnsi" w:hAnsiTheme="minorHAnsi" w:cstheme="minorHAnsi"/>
            <w:highlight w:val="green"/>
          </w:rPr>
          <w:t xml:space="preserve">providers </w:t>
        </w:r>
      </w:ins>
      <w:r w:rsidR="00AE24B6" w:rsidRPr="00BF1B27">
        <w:rPr>
          <w:rFonts w:asciiTheme="minorHAnsi" w:hAnsiTheme="minorHAnsi" w:cstheme="minorHAnsi"/>
          <w:highlight w:val="green"/>
        </w:rPr>
        <w:t>to obtain consent from the patient</w:t>
      </w:r>
      <w:r w:rsidR="00E816DC" w:rsidRPr="00BF1B27">
        <w:rPr>
          <w:rFonts w:asciiTheme="minorHAnsi" w:hAnsiTheme="minorHAnsi" w:cstheme="minorHAnsi"/>
          <w:highlight w:val="green"/>
        </w:rPr>
        <w:t>,</w:t>
      </w:r>
      <w:r w:rsidR="00AE24B6" w:rsidRPr="00BF1B27">
        <w:rPr>
          <w:rFonts w:asciiTheme="minorHAnsi" w:hAnsiTheme="minorHAnsi" w:cstheme="minorHAnsi"/>
          <w:highlight w:val="green"/>
        </w:rPr>
        <w:t xml:space="preserve"> if possible, before </w:t>
      </w:r>
      <w:del w:id="1084" w:author="Laura Sitler" w:date="2023-07-03T07:12:00Z">
        <w:r w:rsidR="00AE24B6" w:rsidRPr="00BF1B27" w:rsidDel="0008380D">
          <w:rPr>
            <w:rFonts w:asciiTheme="minorHAnsi" w:hAnsiTheme="minorHAnsi" w:cstheme="minorHAnsi"/>
            <w:highlight w:val="green"/>
          </w:rPr>
          <w:delText xml:space="preserve">utilizing </w:delText>
        </w:r>
      </w:del>
      <w:ins w:id="1085" w:author="Laura Sitler" w:date="2023-07-03T07:12:00Z">
        <w:r w:rsidR="0008380D" w:rsidRPr="00BF1B27">
          <w:rPr>
            <w:rFonts w:asciiTheme="minorHAnsi" w:hAnsiTheme="minorHAnsi" w:cstheme="minorHAnsi"/>
            <w:highlight w:val="green"/>
          </w:rPr>
          <w:t xml:space="preserve">using any </w:t>
        </w:r>
      </w:ins>
      <w:r w:rsidR="00AE24B6" w:rsidRPr="00BF1B27">
        <w:rPr>
          <w:rFonts w:asciiTheme="minorHAnsi" w:hAnsiTheme="minorHAnsi" w:cstheme="minorHAnsi"/>
          <w:highlight w:val="green"/>
        </w:rPr>
        <w:t>immobilization techniques</w:t>
      </w:r>
      <w:r w:rsidR="00E816DC" w:rsidRPr="00BF1B27">
        <w:rPr>
          <w:rFonts w:asciiTheme="minorHAnsi" w:hAnsiTheme="minorHAnsi" w:cstheme="minorHAnsi"/>
          <w:highlight w:val="green"/>
        </w:rPr>
        <w:t xml:space="preserve">. In this instance, even if consent is given by the parent or caregiver, failure to obtain consent from the </w:t>
      </w:r>
      <w:ins w:id="1086" w:author="Laura Sitler" w:date="2023-07-03T07:12:00Z">
        <w:r w:rsidR="007E1787" w:rsidRPr="00BF1B27">
          <w:rPr>
            <w:rFonts w:asciiTheme="minorHAnsi" w:hAnsiTheme="minorHAnsi" w:cstheme="minorHAnsi"/>
            <w:highlight w:val="green"/>
          </w:rPr>
          <w:t xml:space="preserve">pediatric </w:t>
        </w:r>
      </w:ins>
      <w:r w:rsidR="00E816DC" w:rsidRPr="00BF1B27">
        <w:rPr>
          <w:rFonts w:asciiTheme="minorHAnsi" w:hAnsiTheme="minorHAnsi" w:cstheme="minorHAnsi"/>
          <w:highlight w:val="green"/>
        </w:rPr>
        <w:t xml:space="preserve">patient changes immobilization to restraint, which can increase </w:t>
      </w:r>
      <w:ins w:id="1087" w:author="Laura Sitler" w:date="2023-07-03T07:12:00Z">
        <w:r w:rsidR="007E1787" w:rsidRPr="00BF1B27">
          <w:rPr>
            <w:rFonts w:asciiTheme="minorHAnsi" w:hAnsiTheme="minorHAnsi" w:cstheme="minorHAnsi"/>
            <w:highlight w:val="green"/>
          </w:rPr>
          <w:t>the pat</w:t>
        </w:r>
      </w:ins>
      <w:ins w:id="1088" w:author="Laura Sitler" w:date="2023-07-03T07:13:00Z">
        <w:r w:rsidR="007E1787" w:rsidRPr="00BF1B27">
          <w:rPr>
            <w:rFonts w:asciiTheme="minorHAnsi" w:hAnsiTheme="minorHAnsi" w:cstheme="minorHAnsi"/>
            <w:highlight w:val="green"/>
          </w:rPr>
          <w:t xml:space="preserve">ient’s </w:t>
        </w:r>
      </w:ins>
      <w:r w:rsidR="00E816DC" w:rsidRPr="00BF1B27">
        <w:rPr>
          <w:rFonts w:asciiTheme="minorHAnsi" w:hAnsiTheme="minorHAnsi" w:cstheme="minorHAnsi"/>
          <w:highlight w:val="green"/>
        </w:rPr>
        <w:t xml:space="preserve">anxiety and </w:t>
      </w:r>
      <w:del w:id="1089" w:author="Laura Sitler" w:date="2023-07-03T07:13:00Z">
        <w:r w:rsidR="00E816DC" w:rsidRPr="00BF1B27" w:rsidDel="007E1787">
          <w:rPr>
            <w:rFonts w:asciiTheme="minorHAnsi" w:hAnsiTheme="minorHAnsi" w:cstheme="minorHAnsi"/>
            <w:highlight w:val="green"/>
          </w:rPr>
          <w:delText xml:space="preserve">cause </w:delText>
        </w:r>
      </w:del>
      <w:ins w:id="1090" w:author="Laura Sitler" w:date="2023-07-03T07:13:00Z">
        <w:r w:rsidR="007E1787" w:rsidRPr="00BF1B27">
          <w:rPr>
            <w:rFonts w:asciiTheme="minorHAnsi" w:hAnsiTheme="minorHAnsi" w:cstheme="minorHAnsi"/>
            <w:highlight w:val="green"/>
          </w:rPr>
          <w:t xml:space="preserve">result in </w:t>
        </w:r>
      </w:ins>
      <w:r w:rsidR="00E816DC" w:rsidRPr="00BF1B27">
        <w:rPr>
          <w:rFonts w:asciiTheme="minorHAnsi" w:hAnsiTheme="minorHAnsi" w:cstheme="minorHAnsi"/>
          <w:highlight w:val="green"/>
        </w:rPr>
        <w:t xml:space="preserve">post-traumatic stress disorder </w:t>
      </w:r>
      <w:del w:id="1091" w:author="Laura Sitler" w:date="2023-07-03T07:13:00Z">
        <w:r w:rsidR="00E816DC" w:rsidRPr="00BF1B27" w:rsidDel="007E1787">
          <w:rPr>
            <w:rFonts w:asciiTheme="minorHAnsi" w:hAnsiTheme="minorHAnsi" w:cstheme="minorHAnsi"/>
            <w:highlight w:val="green"/>
          </w:rPr>
          <w:delText xml:space="preserve">(PTSD) </w:delText>
        </w:r>
      </w:del>
      <w:r w:rsidR="00E816DC" w:rsidRPr="00BF1B27">
        <w:rPr>
          <w:rFonts w:asciiTheme="minorHAnsi" w:hAnsiTheme="minorHAnsi" w:cstheme="minorHAnsi"/>
          <w:highlight w:val="green"/>
        </w:rPr>
        <w:t>for future imaging procedures.</w:t>
      </w:r>
      <w:ins w:id="1092" w:author="Laura Sitler" w:date="2023-07-06T13:45:00Z">
        <w:r w:rsidR="001E7C67" w:rsidRPr="00BF1B27">
          <w:rPr>
            <w:rFonts w:asciiTheme="minorHAnsi" w:hAnsiTheme="minorHAnsi" w:cstheme="minorHAnsi"/>
            <w:highlight w:val="cyan"/>
            <w:vertAlign w:val="superscript"/>
          </w:rPr>
          <w:t>41</w:t>
        </w:r>
      </w:ins>
      <w:r w:rsidR="00E816DC" w:rsidRPr="00BF1B27">
        <w:rPr>
          <w:rFonts w:asciiTheme="minorHAnsi" w:hAnsiTheme="minorHAnsi" w:cstheme="minorHAnsi"/>
          <w:vertAlign w:val="superscript"/>
        </w:rPr>
        <w:t xml:space="preserve"> </w:t>
      </w:r>
      <w:commentRangeEnd w:id="1079"/>
      <w:r w:rsidR="00F62E38" w:rsidRPr="00BF1B27">
        <w:rPr>
          <w:rStyle w:val="CommentReference"/>
          <w:rFonts w:asciiTheme="minorHAnsi" w:hAnsiTheme="minorHAnsi" w:cstheme="minorHAnsi"/>
          <w:sz w:val="22"/>
          <w:szCs w:val="22"/>
        </w:rPr>
        <w:commentReference w:id="1079"/>
      </w:r>
    </w:p>
    <w:p w14:paraId="2868B029" w14:textId="77777777" w:rsidR="00D4208A" w:rsidRPr="00BF1B27" w:rsidRDefault="00D4208A" w:rsidP="00BF1B27">
      <w:pPr>
        <w:spacing w:line="360" w:lineRule="auto"/>
        <w:ind w:firstLine="0"/>
        <w:rPr>
          <w:rFonts w:asciiTheme="minorHAnsi" w:hAnsiTheme="minorHAnsi" w:cstheme="minorHAnsi"/>
          <w:b/>
          <w:bCs/>
        </w:rPr>
      </w:pPr>
    </w:p>
    <w:p w14:paraId="48B708FC" w14:textId="094AB2E3" w:rsidR="00CF5B05" w:rsidRPr="00BF1B27" w:rsidRDefault="00570359" w:rsidP="00BF1B27">
      <w:pPr>
        <w:pStyle w:val="Heading2"/>
        <w:spacing w:line="360" w:lineRule="auto"/>
        <w:rPr>
          <w:rFonts w:asciiTheme="minorHAnsi" w:hAnsiTheme="minorHAnsi" w:cstheme="minorHAnsi"/>
        </w:rPr>
      </w:pPr>
      <w:r w:rsidRPr="00BF1B27">
        <w:rPr>
          <w:rFonts w:asciiTheme="minorHAnsi" w:hAnsiTheme="minorHAnsi" w:cstheme="minorHAnsi"/>
        </w:rPr>
        <w:t>Radiation Safety Considerations</w:t>
      </w:r>
    </w:p>
    <w:p w14:paraId="64A04B33" w14:textId="39C9F085" w:rsidR="00563C49" w:rsidRPr="00BF1B27" w:rsidRDefault="00EC10F8" w:rsidP="00BF1B27">
      <w:pPr>
        <w:spacing w:line="360" w:lineRule="auto"/>
        <w:ind w:firstLine="0"/>
        <w:rPr>
          <w:ins w:id="1093" w:author="Laura Sitler" w:date="2023-07-03T07:29:00Z"/>
          <w:rFonts w:asciiTheme="minorHAnsi" w:hAnsiTheme="minorHAnsi" w:cstheme="minorHAnsi"/>
        </w:rPr>
      </w:pPr>
      <w:r w:rsidRPr="00BF1B27">
        <w:rPr>
          <w:rFonts w:asciiTheme="minorHAnsi" w:hAnsiTheme="minorHAnsi" w:cstheme="minorHAnsi"/>
        </w:rPr>
        <w:t xml:space="preserve">Radiation safety should be a primary concern for </w:t>
      </w:r>
      <w:ins w:id="1094" w:author="Laura Sitler" w:date="2023-07-03T07:15:00Z">
        <w:r w:rsidR="007E1787" w:rsidRPr="00BF1B27">
          <w:rPr>
            <w:rFonts w:asciiTheme="minorHAnsi" w:hAnsiTheme="minorHAnsi" w:cstheme="minorHAnsi"/>
          </w:rPr>
          <w:t xml:space="preserve">radiologic </w:t>
        </w:r>
      </w:ins>
      <w:r w:rsidRPr="00BF1B27">
        <w:rPr>
          <w:rFonts w:asciiTheme="minorHAnsi" w:hAnsiTheme="minorHAnsi" w:cstheme="minorHAnsi"/>
        </w:rPr>
        <w:t>technologists and radiologists</w:t>
      </w:r>
      <w:ins w:id="1095" w:author="Laura Sitler" w:date="2023-07-03T07:15:00Z">
        <w:r w:rsidR="007E1787" w:rsidRPr="00BF1B27">
          <w:rPr>
            <w:rFonts w:asciiTheme="minorHAnsi" w:hAnsiTheme="minorHAnsi" w:cstheme="minorHAnsi"/>
          </w:rPr>
          <w:t>,</w:t>
        </w:r>
      </w:ins>
      <w:r w:rsidRPr="00BF1B27">
        <w:rPr>
          <w:rFonts w:asciiTheme="minorHAnsi" w:hAnsiTheme="minorHAnsi" w:cstheme="minorHAnsi"/>
        </w:rPr>
        <w:t xml:space="preserve"> regardless of </w:t>
      </w:r>
      <w:ins w:id="1096" w:author="Laura Sitler" w:date="2023-07-03T07:15:00Z">
        <w:r w:rsidR="007E1787" w:rsidRPr="00BF1B27">
          <w:rPr>
            <w:rFonts w:asciiTheme="minorHAnsi" w:hAnsiTheme="minorHAnsi" w:cstheme="minorHAnsi"/>
          </w:rPr>
          <w:t xml:space="preserve">the age of the </w:t>
        </w:r>
      </w:ins>
      <w:r w:rsidRPr="00BF1B27">
        <w:rPr>
          <w:rFonts w:asciiTheme="minorHAnsi" w:hAnsiTheme="minorHAnsi" w:cstheme="minorHAnsi"/>
        </w:rPr>
        <w:t>patient</w:t>
      </w:r>
      <w:del w:id="1097" w:author="Laura Sitler" w:date="2023-07-03T07:15:00Z">
        <w:r w:rsidRPr="00BF1B27" w:rsidDel="007E1787">
          <w:rPr>
            <w:rFonts w:asciiTheme="minorHAnsi" w:hAnsiTheme="minorHAnsi" w:cstheme="minorHAnsi"/>
          </w:rPr>
          <w:delText xml:space="preserve"> age</w:delText>
        </w:r>
      </w:del>
      <w:r w:rsidRPr="00BF1B27">
        <w:rPr>
          <w:rFonts w:asciiTheme="minorHAnsi" w:hAnsiTheme="minorHAnsi" w:cstheme="minorHAnsi"/>
        </w:rPr>
        <w:t xml:space="preserve">; however, it is especially important </w:t>
      </w:r>
      <w:del w:id="1098" w:author="Laura Sitler" w:date="2023-07-03T07:16:00Z">
        <w:r w:rsidRPr="00BF1B27" w:rsidDel="007E1787">
          <w:rPr>
            <w:rFonts w:asciiTheme="minorHAnsi" w:hAnsiTheme="minorHAnsi" w:cstheme="minorHAnsi"/>
          </w:rPr>
          <w:delText xml:space="preserve">for </w:delText>
        </w:r>
      </w:del>
      <w:ins w:id="1099" w:author="Laura Sitler" w:date="2023-07-03T07:16:00Z">
        <w:r w:rsidR="007E1787" w:rsidRPr="00BF1B27">
          <w:rPr>
            <w:rFonts w:asciiTheme="minorHAnsi" w:hAnsiTheme="minorHAnsi" w:cstheme="minorHAnsi"/>
          </w:rPr>
          <w:t xml:space="preserve">when imaging </w:t>
        </w:r>
      </w:ins>
      <w:r w:rsidRPr="00BF1B27">
        <w:rPr>
          <w:rFonts w:asciiTheme="minorHAnsi" w:hAnsiTheme="minorHAnsi" w:cstheme="minorHAnsi"/>
        </w:rPr>
        <w:t>pediatric patients because they are more radiosensitive.</w:t>
      </w:r>
      <w:ins w:id="1100" w:author="Laura Sitler" w:date="2023-07-06T13:46:00Z">
        <w:r w:rsidR="001E7C67" w:rsidRPr="00BF1B27">
          <w:rPr>
            <w:rFonts w:asciiTheme="minorHAnsi" w:hAnsiTheme="minorHAnsi" w:cstheme="minorHAnsi"/>
            <w:highlight w:val="cyan"/>
            <w:vertAlign w:val="superscript"/>
          </w:rPr>
          <w:t>37-40</w:t>
        </w:r>
      </w:ins>
      <w:r w:rsidRPr="00BF1B27">
        <w:rPr>
          <w:rFonts w:asciiTheme="minorHAnsi" w:hAnsiTheme="minorHAnsi" w:cstheme="minorHAnsi"/>
        </w:rPr>
        <w:t xml:space="preserve"> </w:t>
      </w:r>
      <w:r w:rsidR="000128C4" w:rsidRPr="00BF1B27">
        <w:rPr>
          <w:rFonts w:asciiTheme="minorHAnsi" w:hAnsiTheme="minorHAnsi" w:cstheme="minorHAnsi"/>
        </w:rPr>
        <w:t xml:space="preserve">Children are </w:t>
      </w:r>
      <w:del w:id="1101" w:author="Laura Sitler" w:date="2023-07-03T07:16:00Z">
        <w:r w:rsidR="000128C4" w:rsidRPr="00BF1B27" w:rsidDel="007E1787">
          <w:rPr>
            <w:rFonts w:asciiTheme="minorHAnsi" w:hAnsiTheme="minorHAnsi" w:cstheme="minorHAnsi"/>
          </w:rPr>
          <w:delText xml:space="preserve">two </w:delText>
        </w:r>
      </w:del>
      <w:ins w:id="1102" w:author="Laura Sitler" w:date="2023-07-03T07:16:00Z">
        <w:r w:rsidR="007E1787" w:rsidRPr="00BF1B27">
          <w:rPr>
            <w:rFonts w:asciiTheme="minorHAnsi" w:hAnsiTheme="minorHAnsi" w:cstheme="minorHAnsi"/>
          </w:rPr>
          <w:t xml:space="preserve">2 </w:t>
        </w:r>
      </w:ins>
      <w:r w:rsidR="000128C4" w:rsidRPr="00BF1B27">
        <w:rPr>
          <w:rFonts w:asciiTheme="minorHAnsi" w:hAnsiTheme="minorHAnsi" w:cstheme="minorHAnsi"/>
        </w:rPr>
        <w:t xml:space="preserve">to </w:t>
      </w:r>
      <w:del w:id="1103" w:author="Laura Sitler" w:date="2023-07-03T07:16:00Z">
        <w:r w:rsidR="000128C4" w:rsidRPr="00BF1B27" w:rsidDel="007E1787">
          <w:rPr>
            <w:rFonts w:asciiTheme="minorHAnsi" w:hAnsiTheme="minorHAnsi" w:cstheme="minorHAnsi"/>
          </w:rPr>
          <w:delText>five</w:delText>
        </w:r>
      </w:del>
      <w:ins w:id="1104" w:author="Laura Sitler" w:date="2023-07-03T07:16:00Z">
        <w:r w:rsidR="007E1787" w:rsidRPr="00BF1B27">
          <w:rPr>
            <w:rFonts w:asciiTheme="minorHAnsi" w:hAnsiTheme="minorHAnsi" w:cstheme="minorHAnsi"/>
          </w:rPr>
          <w:t xml:space="preserve">5 </w:t>
        </w:r>
      </w:ins>
      <w:del w:id="1105" w:author="Laura Sitler" w:date="2023-07-03T07:16:00Z">
        <w:r w:rsidR="00AE24B6" w:rsidRPr="00BF1B27" w:rsidDel="007E1787">
          <w:rPr>
            <w:rFonts w:asciiTheme="minorHAnsi" w:hAnsiTheme="minorHAnsi" w:cstheme="minorHAnsi"/>
          </w:rPr>
          <w:delText xml:space="preserve">, </w:delText>
        </w:r>
      </w:del>
      <w:ins w:id="1106" w:author="Laura Sitler" w:date="2023-07-03T07:16:00Z">
        <w:r w:rsidR="007E1787" w:rsidRPr="00BF1B27">
          <w:rPr>
            <w:rFonts w:asciiTheme="minorHAnsi" w:hAnsiTheme="minorHAnsi" w:cstheme="minorHAnsi"/>
          </w:rPr>
          <w:t>time (</w:t>
        </w:r>
      </w:ins>
      <w:r w:rsidR="00AE24B6" w:rsidRPr="00BF1B27">
        <w:rPr>
          <w:rFonts w:asciiTheme="minorHAnsi" w:hAnsiTheme="minorHAnsi" w:cstheme="minorHAnsi"/>
        </w:rPr>
        <w:t xml:space="preserve">some even cite </w:t>
      </w:r>
      <w:del w:id="1107" w:author="Laura Sitler" w:date="2023-07-03T07:16:00Z">
        <w:r w:rsidR="00AE24B6" w:rsidRPr="00BF1B27" w:rsidDel="007E1787">
          <w:rPr>
            <w:rFonts w:asciiTheme="minorHAnsi" w:hAnsiTheme="minorHAnsi" w:cstheme="minorHAnsi"/>
          </w:rPr>
          <w:delText>ten</w:delText>
        </w:r>
      </w:del>
      <w:ins w:id="1108" w:author="Laura Sitler" w:date="2023-07-03T07:16:00Z">
        <w:r w:rsidR="007E1787" w:rsidRPr="00BF1B27">
          <w:rPr>
            <w:rFonts w:asciiTheme="minorHAnsi" w:hAnsiTheme="minorHAnsi" w:cstheme="minorHAnsi"/>
          </w:rPr>
          <w:t>10</w:t>
        </w:r>
      </w:ins>
      <w:del w:id="1109" w:author="Laura Sitler" w:date="2023-07-03T07:16:00Z">
        <w:r w:rsidR="00AE24B6" w:rsidRPr="00BF1B27" w:rsidDel="007E1787">
          <w:rPr>
            <w:rFonts w:asciiTheme="minorHAnsi" w:hAnsiTheme="minorHAnsi" w:cstheme="minorHAnsi"/>
          </w:rPr>
          <w:delText>,</w:delText>
        </w:r>
        <w:r w:rsidR="000128C4" w:rsidRPr="00BF1B27" w:rsidDel="007E1787">
          <w:rPr>
            <w:rFonts w:asciiTheme="minorHAnsi" w:hAnsiTheme="minorHAnsi" w:cstheme="minorHAnsi"/>
          </w:rPr>
          <w:delText xml:space="preserve"> </w:delText>
        </w:r>
      </w:del>
      <w:ins w:id="1110" w:author="Laura Sitler" w:date="2023-07-03T07:16:00Z">
        <w:r w:rsidR="007E1787" w:rsidRPr="00BF1B27">
          <w:rPr>
            <w:rFonts w:asciiTheme="minorHAnsi" w:hAnsiTheme="minorHAnsi" w:cstheme="minorHAnsi"/>
          </w:rPr>
          <w:t xml:space="preserve"> </w:t>
        </w:r>
      </w:ins>
      <w:r w:rsidR="009E2627" w:rsidRPr="00BF1B27">
        <w:rPr>
          <w:rFonts w:asciiTheme="minorHAnsi" w:hAnsiTheme="minorHAnsi" w:cstheme="minorHAnsi"/>
        </w:rPr>
        <w:t>times</w:t>
      </w:r>
      <w:ins w:id="1111" w:author="Laura Sitler" w:date="2023-07-03T07:17:00Z">
        <w:r w:rsidR="007E1787" w:rsidRPr="00BF1B27">
          <w:rPr>
            <w:rFonts w:asciiTheme="minorHAnsi" w:hAnsiTheme="minorHAnsi" w:cstheme="minorHAnsi"/>
          </w:rPr>
          <w:t>)</w:t>
        </w:r>
      </w:ins>
      <w:r w:rsidR="009E2627" w:rsidRPr="00BF1B27">
        <w:rPr>
          <w:rFonts w:asciiTheme="minorHAnsi" w:hAnsiTheme="minorHAnsi" w:cstheme="minorHAnsi"/>
        </w:rPr>
        <w:t xml:space="preserve"> </w:t>
      </w:r>
      <w:r w:rsidR="000128C4" w:rsidRPr="00BF1B27">
        <w:rPr>
          <w:rFonts w:asciiTheme="minorHAnsi" w:hAnsiTheme="minorHAnsi" w:cstheme="minorHAnsi"/>
        </w:rPr>
        <w:t>more sensitive to radiation exposure than adults</w:t>
      </w:r>
      <w:ins w:id="1112" w:author="Laura Sitler" w:date="2023-07-03T07:17:00Z">
        <w:r w:rsidR="007E1787" w:rsidRPr="00BF1B27">
          <w:rPr>
            <w:rFonts w:asciiTheme="minorHAnsi" w:hAnsiTheme="minorHAnsi" w:cstheme="minorHAnsi"/>
          </w:rPr>
          <w:t xml:space="preserve"> </w:t>
        </w:r>
      </w:ins>
      <w:del w:id="1113" w:author="Laura Sitler" w:date="2023-07-03T07:17:00Z">
        <w:r w:rsidR="009E2627" w:rsidRPr="00BF1B27" w:rsidDel="007E1787">
          <w:rPr>
            <w:rFonts w:asciiTheme="minorHAnsi" w:hAnsiTheme="minorHAnsi" w:cstheme="minorHAnsi"/>
          </w:rPr>
          <w:delText xml:space="preserve">, which is </w:delText>
        </w:r>
      </w:del>
      <w:r w:rsidR="009E2627" w:rsidRPr="00BF1B27">
        <w:rPr>
          <w:rFonts w:asciiTheme="minorHAnsi" w:hAnsiTheme="minorHAnsi" w:cstheme="minorHAnsi"/>
        </w:rPr>
        <w:t xml:space="preserve">because of the large number of rapidly dividing cells </w:t>
      </w:r>
      <w:ins w:id="1114" w:author="Laura Sitler" w:date="2023-07-03T07:17:00Z">
        <w:r w:rsidR="007E1787" w:rsidRPr="00BF1B27">
          <w:rPr>
            <w:rFonts w:asciiTheme="minorHAnsi" w:hAnsiTheme="minorHAnsi" w:cstheme="minorHAnsi"/>
          </w:rPr>
          <w:t xml:space="preserve">in their bodies </w:t>
        </w:r>
      </w:ins>
      <w:r w:rsidR="009E2627" w:rsidRPr="00BF1B27">
        <w:rPr>
          <w:rFonts w:asciiTheme="minorHAnsi" w:hAnsiTheme="minorHAnsi" w:cstheme="minorHAnsi"/>
        </w:rPr>
        <w:t>and the</w:t>
      </w:r>
      <w:ins w:id="1115" w:author="Laura Sitler" w:date="2023-07-03T07:18:00Z">
        <w:r w:rsidR="007E1787" w:rsidRPr="00BF1B27">
          <w:rPr>
            <w:rFonts w:asciiTheme="minorHAnsi" w:hAnsiTheme="minorHAnsi" w:cstheme="minorHAnsi"/>
          </w:rPr>
          <w:t>ir</w:t>
        </w:r>
      </w:ins>
      <w:r w:rsidR="009E2627" w:rsidRPr="00BF1B27">
        <w:rPr>
          <w:rFonts w:asciiTheme="minorHAnsi" w:hAnsiTheme="minorHAnsi" w:cstheme="minorHAnsi"/>
        </w:rPr>
        <w:t xml:space="preserve"> longer life expectancy</w:t>
      </w:r>
      <w:del w:id="1116" w:author="Laura Sitler" w:date="2023-07-03T07:18:00Z">
        <w:r w:rsidR="009E2627" w:rsidRPr="00BF1B27" w:rsidDel="007E1787">
          <w:rPr>
            <w:rFonts w:asciiTheme="minorHAnsi" w:hAnsiTheme="minorHAnsi" w:cstheme="minorHAnsi"/>
          </w:rPr>
          <w:delText xml:space="preserve"> of children</w:delText>
        </w:r>
      </w:del>
      <w:r w:rsidR="009E2627" w:rsidRPr="00BF1B27">
        <w:rPr>
          <w:rFonts w:asciiTheme="minorHAnsi" w:hAnsiTheme="minorHAnsi" w:cstheme="minorHAnsi"/>
        </w:rPr>
        <w:t xml:space="preserve">, </w:t>
      </w:r>
      <w:del w:id="1117" w:author="Laura Sitler" w:date="2023-07-03T07:18:00Z">
        <w:r w:rsidR="009E2627" w:rsidRPr="00BF1B27" w:rsidDel="007E1787">
          <w:rPr>
            <w:rFonts w:asciiTheme="minorHAnsi" w:hAnsiTheme="minorHAnsi" w:cstheme="minorHAnsi"/>
          </w:rPr>
          <w:delText xml:space="preserve">increasing </w:delText>
        </w:r>
      </w:del>
      <w:ins w:id="1118" w:author="Laura Sitler" w:date="2023-07-03T07:18:00Z">
        <w:r w:rsidR="007E1787" w:rsidRPr="00BF1B27">
          <w:rPr>
            <w:rFonts w:asciiTheme="minorHAnsi" w:hAnsiTheme="minorHAnsi" w:cstheme="minorHAnsi"/>
          </w:rPr>
          <w:t xml:space="preserve">which increases </w:t>
        </w:r>
      </w:ins>
      <w:r w:rsidR="009E2627" w:rsidRPr="00BF1B27">
        <w:rPr>
          <w:rFonts w:asciiTheme="minorHAnsi" w:hAnsiTheme="minorHAnsi" w:cstheme="minorHAnsi"/>
        </w:rPr>
        <w:t>the likelihood of long-term effects</w:t>
      </w:r>
      <w:r w:rsidR="000128C4" w:rsidRPr="00BF1B27">
        <w:rPr>
          <w:rFonts w:asciiTheme="minorHAnsi" w:hAnsiTheme="minorHAnsi" w:cstheme="minorHAnsi"/>
        </w:rPr>
        <w:t>.</w:t>
      </w:r>
      <w:ins w:id="1119" w:author="Laura Sitler" w:date="2023-07-06T13:46:00Z">
        <w:r w:rsidR="001E7C67" w:rsidRPr="00BF1B27">
          <w:rPr>
            <w:rFonts w:asciiTheme="minorHAnsi" w:hAnsiTheme="minorHAnsi" w:cstheme="minorHAnsi"/>
            <w:highlight w:val="cyan"/>
            <w:vertAlign w:val="superscript"/>
          </w:rPr>
          <w:t>38-42</w:t>
        </w:r>
        <w:r w:rsidR="001E7C67" w:rsidRPr="00BF1B27">
          <w:rPr>
            <w:rFonts w:asciiTheme="minorHAnsi" w:hAnsiTheme="minorHAnsi" w:cstheme="minorHAnsi"/>
            <w:vertAlign w:val="superscript"/>
          </w:rPr>
          <w:t xml:space="preserve"> </w:t>
        </w:r>
      </w:ins>
    </w:p>
    <w:p w14:paraId="4C1F9BAB" w14:textId="77777777" w:rsidR="00563C49" w:rsidRPr="00BF1B27" w:rsidRDefault="00563C49" w:rsidP="00BF1B27">
      <w:pPr>
        <w:spacing w:line="360" w:lineRule="auto"/>
        <w:ind w:firstLine="0"/>
        <w:rPr>
          <w:ins w:id="1120" w:author="Laura Sitler" w:date="2023-07-03T07:29:00Z"/>
          <w:rFonts w:asciiTheme="minorHAnsi" w:hAnsiTheme="minorHAnsi" w:cstheme="minorHAnsi"/>
        </w:rPr>
      </w:pPr>
    </w:p>
    <w:p w14:paraId="20E4E683" w14:textId="6F7907A4" w:rsidR="00E816DC" w:rsidRPr="00BF1B27" w:rsidRDefault="002A7C34" w:rsidP="00BF1B27">
      <w:pPr>
        <w:spacing w:line="360" w:lineRule="auto"/>
        <w:ind w:firstLine="0"/>
        <w:rPr>
          <w:rFonts w:asciiTheme="minorHAnsi" w:hAnsiTheme="minorHAnsi" w:cstheme="minorHAnsi"/>
        </w:rPr>
      </w:pPr>
      <w:r w:rsidRPr="00BF1B27">
        <w:rPr>
          <w:rFonts w:asciiTheme="minorHAnsi" w:hAnsiTheme="minorHAnsi" w:cstheme="minorHAnsi"/>
        </w:rPr>
        <w:t xml:space="preserve">Radiation doses can vary depending on the modality being used, </w:t>
      </w:r>
      <w:ins w:id="1121" w:author="Laura Sitler" w:date="2023-07-03T07:18:00Z">
        <w:r w:rsidR="007E1787" w:rsidRPr="00BF1B27">
          <w:rPr>
            <w:rFonts w:asciiTheme="minorHAnsi" w:hAnsiTheme="minorHAnsi" w:cstheme="minorHAnsi"/>
          </w:rPr>
          <w:t xml:space="preserve">the </w:t>
        </w:r>
      </w:ins>
      <w:r w:rsidRPr="00BF1B27">
        <w:rPr>
          <w:rFonts w:asciiTheme="minorHAnsi" w:hAnsiTheme="minorHAnsi" w:cstheme="minorHAnsi"/>
        </w:rPr>
        <w:t xml:space="preserve">method of dose measurement, </w:t>
      </w:r>
      <w:ins w:id="1122" w:author="Laura Sitler" w:date="2023-07-03T07:18:00Z">
        <w:r w:rsidR="007E1787" w:rsidRPr="00BF1B27">
          <w:rPr>
            <w:rFonts w:asciiTheme="minorHAnsi" w:hAnsiTheme="minorHAnsi" w:cstheme="minorHAnsi"/>
          </w:rPr>
          <w:t xml:space="preserve">the </w:t>
        </w:r>
      </w:ins>
      <w:r w:rsidRPr="00BF1B27">
        <w:rPr>
          <w:rFonts w:asciiTheme="minorHAnsi" w:hAnsiTheme="minorHAnsi" w:cstheme="minorHAnsi"/>
        </w:rPr>
        <w:t xml:space="preserve">age and size of the patient, </w:t>
      </w:r>
      <w:ins w:id="1123" w:author="Laura Sitler" w:date="2023-07-03T07:18:00Z">
        <w:r w:rsidR="007E1787" w:rsidRPr="00BF1B27">
          <w:rPr>
            <w:rFonts w:asciiTheme="minorHAnsi" w:hAnsiTheme="minorHAnsi" w:cstheme="minorHAnsi"/>
          </w:rPr>
          <w:t xml:space="preserve">the </w:t>
        </w:r>
      </w:ins>
      <w:r w:rsidRPr="00BF1B27">
        <w:rPr>
          <w:rFonts w:asciiTheme="minorHAnsi" w:hAnsiTheme="minorHAnsi" w:cstheme="minorHAnsi"/>
        </w:rPr>
        <w:t>examination</w:t>
      </w:r>
      <w:ins w:id="1124" w:author="Laura Sitler" w:date="2023-07-03T07:18:00Z">
        <w:r w:rsidR="007E1787" w:rsidRPr="00BF1B27">
          <w:rPr>
            <w:rFonts w:asciiTheme="minorHAnsi" w:hAnsiTheme="minorHAnsi" w:cstheme="minorHAnsi"/>
          </w:rPr>
          <w:t xml:space="preserve"> being</w:t>
        </w:r>
      </w:ins>
      <w:r w:rsidRPr="00BF1B27">
        <w:rPr>
          <w:rFonts w:asciiTheme="minorHAnsi" w:hAnsiTheme="minorHAnsi" w:cstheme="minorHAnsi"/>
        </w:rPr>
        <w:t xml:space="preserve"> performed, and </w:t>
      </w:r>
      <w:ins w:id="1125" w:author="Laura Sitler" w:date="2023-07-03T07:19:00Z">
        <w:r w:rsidR="007E1787" w:rsidRPr="00BF1B27">
          <w:rPr>
            <w:rFonts w:asciiTheme="minorHAnsi" w:hAnsiTheme="minorHAnsi" w:cstheme="minorHAnsi"/>
          </w:rPr>
          <w:t xml:space="preserve">they </w:t>
        </w:r>
      </w:ins>
      <w:r w:rsidRPr="00BF1B27">
        <w:rPr>
          <w:rFonts w:asciiTheme="minorHAnsi" w:hAnsiTheme="minorHAnsi" w:cstheme="minorHAnsi"/>
        </w:rPr>
        <w:t>technical factors used</w:t>
      </w:r>
      <w:ins w:id="1126" w:author="Laura Sitler" w:date="2023-07-03T07:19:00Z">
        <w:r w:rsidR="007E1787" w:rsidRPr="00BF1B27">
          <w:rPr>
            <w:rFonts w:asciiTheme="minorHAnsi" w:hAnsiTheme="minorHAnsi" w:cstheme="minorHAnsi"/>
          </w:rPr>
          <w:t xml:space="preserve"> in the examination</w:t>
        </w:r>
      </w:ins>
      <w:r w:rsidRPr="00BF1B27">
        <w:rPr>
          <w:rFonts w:asciiTheme="minorHAnsi" w:hAnsiTheme="minorHAnsi" w:cstheme="minorHAnsi"/>
        </w:rPr>
        <w:t>.</w:t>
      </w:r>
      <w:ins w:id="1127" w:author="Laura Sitler" w:date="2023-07-06T13:46:00Z">
        <w:r w:rsidR="001E7C67" w:rsidRPr="00BF1B27">
          <w:rPr>
            <w:rFonts w:asciiTheme="minorHAnsi" w:hAnsiTheme="minorHAnsi" w:cstheme="minorHAnsi"/>
            <w:highlight w:val="cyan"/>
            <w:vertAlign w:val="superscript"/>
          </w:rPr>
          <w:t>38,39</w:t>
        </w:r>
      </w:ins>
      <w:r w:rsidRPr="00BF1B27">
        <w:rPr>
          <w:rFonts w:asciiTheme="minorHAnsi" w:hAnsiTheme="minorHAnsi" w:cstheme="minorHAnsi"/>
        </w:rPr>
        <w:t xml:space="preserve"> </w:t>
      </w:r>
      <w:commentRangeStart w:id="1128"/>
      <w:r w:rsidR="00F62E38" w:rsidRPr="00BF1B27">
        <w:rPr>
          <w:rFonts w:asciiTheme="minorHAnsi" w:hAnsiTheme="minorHAnsi" w:cstheme="minorHAnsi"/>
          <w:highlight w:val="green"/>
        </w:rPr>
        <w:t>The dose of f</w:t>
      </w:r>
      <w:r w:rsidRPr="00BF1B27">
        <w:rPr>
          <w:rFonts w:asciiTheme="minorHAnsi" w:hAnsiTheme="minorHAnsi" w:cstheme="minorHAnsi"/>
          <w:highlight w:val="green"/>
        </w:rPr>
        <w:t xml:space="preserve">luoroscopy procedures </w:t>
      </w:r>
      <w:r w:rsidR="00F62E38" w:rsidRPr="00BF1B27">
        <w:rPr>
          <w:rFonts w:asciiTheme="minorHAnsi" w:hAnsiTheme="minorHAnsi" w:cstheme="minorHAnsi"/>
          <w:highlight w:val="green"/>
        </w:rPr>
        <w:t>is</w:t>
      </w:r>
      <w:r w:rsidRPr="00BF1B27">
        <w:rPr>
          <w:rFonts w:asciiTheme="minorHAnsi" w:hAnsiTheme="minorHAnsi" w:cstheme="minorHAnsi"/>
          <w:highlight w:val="green"/>
        </w:rPr>
        <w:t xml:space="preserve"> typically described using dose rates because the dose depends on </w:t>
      </w:r>
      <w:ins w:id="1129" w:author="Laura Sitler" w:date="2023-07-03T07:19:00Z">
        <w:r w:rsidR="007E1787" w:rsidRPr="00BF1B27">
          <w:rPr>
            <w:rFonts w:asciiTheme="minorHAnsi" w:hAnsiTheme="minorHAnsi" w:cstheme="minorHAnsi"/>
            <w:highlight w:val="green"/>
          </w:rPr>
          <w:t xml:space="preserve">the </w:t>
        </w:r>
      </w:ins>
      <w:r w:rsidR="00732A54" w:rsidRPr="00BF1B27">
        <w:rPr>
          <w:rFonts w:asciiTheme="minorHAnsi" w:hAnsiTheme="minorHAnsi" w:cstheme="minorHAnsi"/>
          <w:highlight w:val="green"/>
        </w:rPr>
        <w:t>imaging time and number of images taken.</w:t>
      </w:r>
      <w:ins w:id="1130" w:author="Laura Sitler" w:date="2023-07-06T13:46:00Z">
        <w:r w:rsidR="001E7C67" w:rsidRPr="00BF1B27">
          <w:rPr>
            <w:rFonts w:asciiTheme="minorHAnsi" w:hAnsiTheme="minorHAnsi" w:cstheme="minorHAnsi"/>
            <w:highlight w:val="cyan"/>
            <w:vertAlign w:val="superscript"/>
          </w:rPr>
          <w:t>39</w:t>
        </w:r>
      </w:ins>
      <w:r w:rsidR="00732A54" w:rsidRPr="00BF1B27">
        <w:rPr>
          <w:rFonts w:asciiTheme="minorHAnsi" w:hAnsiTheme="minorHAnsi" w:cstheme="minorHAnsi"/>
        </w:rPr>
        <w:t xml:space="preserve"> </w:t>
      </w:r>
      <w:commentRangeEnd w:id="1128"/>
      <w:r w:rsidR="00F62E38" w:rsidRPr="00BF1B27">
        <w:rPr>
          <w:rStyle w:val="CommentReference"/>
          <w:rFonts w:asciiTheme="minorHAnsi" w:hAnsiTheme="minorHAnsi" w:cstheme="minorHAnsi"/>
          <w:sz w:val="22"/>
          <w:szCs w:val="22"/>
        </w:rPr>
        <w:commentReference w:id="1128"/>
      </w:r>
      <w:r w:rsidR="00E816DC" w:rsidRPr="00BF1B27">
        <w:rPr>
          <w:rFonts w:asciiTheme="minorHAnsi" w:hAnsiTheme="minorHAnsi" w:cstheme="minorHAnsi"/>
        </w:rPr>
        <w:t xml:space="preserve">Ionizing radiation can </w:t>
      </w:r>
      <w:ins w:id="1131" w:author="Laura Sitler" w:date="2023-07-03T07:20:00Z">
        <w:r w:rsidR="007E1787" w:rsidRPr="00BF1B27">
          <w:rPr>
            <w:rFonts w:asciiTheme="minorHAnsi" w:hAnsiTheme="minorHAnsi" w:cstheme="minorHAnsi"/>
          </w:rPr>
          <w:t xml:space="preserve">result in either direct or </w:t>
        </w:r>
      </w:ins>
      <w:ins w:id="1132" w:author="Laura Sitler" w:date="2023-07-03T07:38:00Z">
        <w:r w:rsidR="00563C49" w:rsidRPr="00BF1B27">
          <w:rPr>
            <w:rFonts w:asciiTheme="minorHAnsi" w:hAnsiTheme="minorHAnsi" w:cstheme="minorHAnsi"/>
          </w:rPr>
          <w:t xml:space="preserve">indirect </w:t>
        </w:r>
      </w:ins>
      <w:r w:rsidR="00E816DC" w:rsidRPr="00BF1B27">
        <w:rPr>
          <w:rFonts w:asciiTheme="minorHAnsi" w:hAnsiTheme="minorHAnsi" w:cstheme="minorHAnsi"/>
        </w:rPr>
        <w:t xml:space="preserve">damage </w:t>
      </w:r>
      <w:ins w:id="1133" w:author="Laura Sitler" w:date="2023-07-03T07:20:00Z">
        <w:r w:rsidR="007E1787" w:rsidRPr="00BF1B27">
          <w:rPr>
            <w:rFonts w:asciiTheme="minorHAnsi" w:hAnsiTheme="minorHAnsi" w:cstheme="minorHAnsi"/>
          </w:rPr>
          <w:t xml:space="preserve">to </w:t>
        </w:r>
      </w:ins>
      <w:r w:rsidR="00E816DC" w:rsidRPr="00BF1B27">
        <w:rPr>
          <w:rFonts w:asciiTheme="minorHAnsi" w:hAnsiTheme="minorHAnsi" w:cstheme="minorHAnsi"/>
        </w:rPr>
        <w:t>DNA</w:t>
      </w:r>
      <w:del w:id="1134" w:author="Laura Sitler" w:date="2023-07-03T07:20:00Z">
        <w:r w:rsidR="00E816DC" w:rsidRPr="00BF1B27" w:rsidDel="007E1787">
          <w:rPr>
            <w:rFonts w:asciiTheme="minorHAnsi" w:hAnsiTheme="minorHAnsi" w:cstheme="minorHAnsi"/>
          </w:rPr>
          <w:delText xml:space="preserve"> either directly or secondarily</w:delText>
        </w:r>
      </w:del>
      <w:r w:rsidR="00E816DC" w:rsidRPr="00BF1B27">
        <w:rPr>
          <w:rFonts w:asciiTheme="minorHAnsi" w:hAnsiTheme="minorHAnsi" w:cstheme="minorHAnsi"/>
        </w:rPr>
        <w:t>. Single-strand</w:t>
      </w:r>
      <w:ins w:id="1135" w:author="Laura Sitler" w:date="2023-07-03T07:38:00Z">
        <w:r w:rsidR="00563C49" w:rsidRPr="00BF1B27">
          <w:rPr>
            <w:rFonts w:asciiTheme="minorHAnsi" w:hAnsiTheme="minorHAnsi" w:cstheme="minorHAnsi"/>
          </w:rPr>
          <w:t>ed</w:t>
        </w:r>
      </w:ins>
      <w:r w:rsidR="00E816DC" w:rsidRPr="00BF1B27">
        <w:rPr>
          <w:rFonts w:asciiTheme="minorHAnsi" w:hAnsiTheme="minorHAnsi" w:cstheme="minorHAnsi"/>
        </w:rPr>
        <w:t xml:space="preserve"> DNA</w:t>
      </w:r>
      <w:r w:rsidRPr="00BF1B27">
        <w:rPr>
          <w:rFonts w:asciiTheme="minorHAnsi" w:hAnsiTheme="minorHAnsi" w:cstheme="minorHAnsi"/>
        </w:rPr>
        <w:t xml:space="preserve"> damage can be repaired easily; however, double-strand</w:t>
      </w:r>
      <w:ins w:id="1136" w:author="Laura Sitler" w:date="2023-07-03T07:38:00Z">
        <w:r w:rsidR="00563C49" w:rsidRPr="00BF1B27">
          <w:rPr>
            <w:rFonts w:asciiTheme="minorHAnsi" w:hAnsiTheme="minorHAnsi" w:cstheme="minorHAnsi"/>
          </w:rPr>
          <w:t>ed</w:t>
        </w:r>
      </w:ins>
      <w:r w:rsidRPr="00BF1B27">
        <w:rPr>
          <w:rFonts w:asciiTheme="minorHAnsi" w:hAnsiTheme="minorHAnsi" w:cstheme="minorHAnsi"/>
        </w:rPr>
        <w:t xml:space="preserve"> DNA damage is difficult to repair completely.</w:t>
      </w:r>
      <w:ins w:id="1137" w:author="Laura Sitler" w:date="2023-07-06T13:46:00Z">
        <w:r w:rsidR="001E7C67" w:rsidRPr="00BF1B27">
          <w:rPr>
            <w:rFonts w:asciiTheme="minorHAnsi" w:hAnsiTheme="minorHAnsi" w:cstheme="minorHAnsi"/>
            <w:highlight w:val="cyan"/>
            <w:vertAlign w:val="superscript"/>
          </w:rPr>
          <w:t>3</w:t>
        </w:r>
      </w:ins>
      <w:ins w:id="1138" w:author="Laura Sitler" w:date="2023-07-06T13:47:00Z">
        <w:r w:rsidR="001E7C67" w:rsidRPr="00BF1B27">
          <w:rPr>
            <w:rFonts w:asciiTheme="minorHAnsi" w:hAnsiTheme="minorHAnsi" w:cstheme="minorHAnsi"/>
            <w:highlight w:val="cyan"/>
            <w:vertAlign w:val="superscript"/>
          </w:rPr>
          <w:t>9</w:t>
        </w:r>
      </w:ins>
      <w:r w:rsidR="00E816DC" w:rsidRPr="00BF1B27">
        <w:rPr>
          <w:rFonts w:asciiTheme="minorHAnsi" w:hAnsiTheme="minorHAnsi" w:cstheme="minorHAnsi"/>
        </w:rPr>
        <w:t xml:space="preserve"> </w:t>
      </w:r>
      <w:r w:rsidRPr="00BF1B27">
        <w:rPr>
          <w:rFonts w:asciiTheme="minorHAnsi" w:hAnsiTheme="minorHAnsi" w:cstheme="minorHAnsi"/>
        </w:rPr>
        <w:t xml:space="preserve">Biological effects range from immediate cell necrosis, which can lead to organism death, to cell damage, which causes prolonged effects </w:t>
      </w:r>
      <w:del w:id="1139" w:author="Laura Sitler" w:date="2023-07-03T07:39:00Z">
        <w:r w:rsidRPr="00BF1B27" w:rsidDel="00563C49">
          <w:rPr>
            <w:rFonts w:asciiTheme="minorHAnsi" w:hAnsiTheme="minorHAnsi" w:cstheme="minorHAnsi"/>
          </w:rPr>
          <w:delText xml:space="preserve">like </w:delText>
        </w:r>
      </w:del>
      <w:ins w:id="1140" w:author="Laura Sitler" w:date="2023-07-03T07:39:00Z">
        <w:r w:rsidR="00563C49" w:rsidRPr="00BF1B27">
          <w:rPr>
            <w:rFonts w:asciiTheme="minorHAnsi" w:hAnsiTheme="minorHAnsi" w:cstheme="minorHAnsi"/>
          </w:rPr>
          <w:t xml:space="preserve">such as </w:t>
        </w:r>
      </w:ins>
      <w:r w:rsidRPr="00BF1B27">
        <w:rPr>
          <w:rFonts w:asciiTheme="minorHAnsi" w:hAnsiTheme="minorHAnsi" w:cstheme="minorHAnsi"/>
        </w:rPr>
        <w:t>birth defects and cancer</w:t>
      </w:r>
      <w:del w:id="1141" w:author="Laura Sitler" w:date="2023-07-03T07:39:00Z">
        <w:r w:rsidRPr="00BF1B27" w:rsidDel="00787B82">
          <w:rPr>
            <w:rFonts w:asciiTheme="minorHAnsi" w:hAnsiTheme="minorHAnsi" w:cstheme="minorHAnsi"/>
          </w:rPr>
          <w:delText xml:space="preserve">, </w:delText>
        </w:r>
      </w:del>
      <w:ins w:id="1142" w:author="Laura Sitler" w:date="2023-07-03T07:39:00Z">
        <w:r w:rsidR="00787B82" w:rsidRPr="00BF1B27">
          <w:rPr>
            <w:rFonts w:asciiTheme="minorHAnsi" w:hAnsiTheme="minorHAnsi" w:cstheme="minorHAnsi"/>
          </w:rPr>
          <w:t xml:space="preserve"> (</w:t>
        </w:r>
      </w:ins>
      <w:r w:rsidRPr="00BF1B27">
        <w:rPr>
          <w:rFonts w:asciiTheme="minorHAnsi" w:hAnsiTheme="minorHAnsi" w:cstheme="minorHAnsi"/>
        </w:rPr>
        <w:t xml:space="preserve">the most likely </w:t>
      </w:r>
      <w:ins w:id="1143" w:author="Laura Sitler" w:date="2023-07-03T07:39:00Z">
        <w:r w:rsidR="00787B82" w:rsidRPr="00BF1B27">
          <w:rPr>
            <w:rFonts w:asciiTheme="minorHAnsi" w:hAnsiTheme="minorHAnsi" w:cstheme="minorHAnsi"/>
          </w:rPr>
          <w:t xml:space="preserve">prolonged effect </w:t>
        </w:r>
      </w:ins>
      <w:r w:rsidRPr="00BF1B27">
        <w:rPr>
          <w:rFonts w:asciiTheme="minorHAnsi" w:hAnsiTheme="minorHAnsi" w:cstheme="minorHAnsi"/>
        </w:rPr>
        <w:t>to result from medical imaging exposure</w:t>
      </w:r>
      <w:ins w:id="1144" w:author="Laura Sitler" w:date="2023-07-03T07:39:00Z">
        <w:r w:rsidR="00787B82" w:rsidRPr="00BF1B27">
          <w:rPr>
            <w:rFonts w:asciiTheme="minorHAnsi" w:hAnsiTheme="minorHAnsi" w:cstheme="minorHAnsi"/>
          </w:rPr>
          <w:t>)</w:t>
        </w:r>
      </w:ins>
      <w:r w:rsidRPr="00BF1B27">
        <w:rPr>
          <w:rFonts w:asciiTheme="minorHAnsi" w:hAnsiTheme="minorHAnsi" w:cstheme="minorHAnsi"/>
        </w:rPr>
        <w:t>.</w:t>
      </w:r>
      <w:ins w:id="1145" w:author="Laura Sitler" w:date="2023-07-06T13:47:00Z">
        <w:r w:rsidR="001E7C67" w:rsidRPr="00BF1B27">
          <w:rPr>
            <w:rFonts w:asciiTheme="minorHAnsi" w:hAnsiTheme="minorHAnsi" w:cstheme="minorHAnsi"/>
            <w:highlight w:val="cyan"/>
            <w:vertAlign w:val="superscript"/>
          </w:rPr>
          <w:t>39</w:t>
        </w:r>
      </w:ins>
      <w:r w:rsidRPr="00BF1B27">
        <w:rPr>
          <w:rFonts w:asciiTheme="minorHAnsi" w:hAnsiTheme="minorHAnsi" w:cstheme="minorHAnsi"/>
        </w:rPr>
        <w:t xml:space="preserve"> </w:t>
      </w:r>
      <w:r w:rsidR="00E816DC" w:rsidRPr="00BF1B27">
        <w:rPr>
          <w:rFonts w:asciiTheme="minorHAnsi" w:hAnsiTheme="minorHAnsi" w:cstheme="minorHAnsi"/>
        </w:rPr>
        <w:t xml:space="preserve">Radiation exposure can cause </w:t>
      </w:r>
      <w:del w:id="1146" w:author="Laura Sitler" w:date="2023-07-03T07:40:00Z">
        <w:r w:rsidR="00E816DC" w:rsidRPr="00BF1B27" w:rsidDel="00787B82">
          <w:rPr>
            <w:rFonts w:asciiTheme="minorHAnsi" w:hAnsiTheme="minorHAnsi" w:cstheme="minorHAnsi"/>
          </w:rPr>
          <w:delText xml:space="preserve">two </w:delText>
        </w:r>
      </w:del>
      <w:ins w:id="1147" w:author="Laura Sitler" w:date="2023-07-03T07:40:00Z">
        <w:r w:rsidR="00787B82" w:rsidRPr="00BF1B27">
          <w:rPr>
            <w:rFonts w:asciiTheme="minorHAnsi" w:hAnsiTheme="minorHAnsi" w:cstheme="minorHAnsi"/>
          </w:rPr>
          <w:t xml:space="preserve">2 </w:t>
        </w:r>
      </w:ins>
      <w:r w:rsidR="00E816DC" w:rsidRPr="00BF1B27">
        <w:rPr>
          <w:rFonts w:asciiTheme="minorHAnsi" w:hAnsiTheme="minorHAnsi" w:cstheme="minorHAnsi"/>
        </w:rPr>
        <w:t xml:space="preserve">types of biological effects: </w:t>
      </w:r>
      <w:r w:rsidRPr="00BF1B27">
        <w:rPr>
          <w:rFonts w:asciiTheme="minorHAnsi" w:hAnsiTheme="minorHAnsi" w:cstheme="minorHAnsi"/>
        </w:rPr>
        <w:t>d</w:t>
      </w:r>
      <w:r w:rsidR="00E816DC" w:rsidRPr="00BF1B27">
        <w:rPr>
          <w:rFonts w:asciiTheme="minorHAnsi" w:hAnsiTheme="minorHAnsi" w:cstheme="minorHAnsi"/>
        </w:rPr>
        <w:t>eterministic</w:t>
      </w:r>
      <w:r w:rsidRPr="00BF1B27">
        <w:rPr>
          <w:rFonts w:asciiTheme="minorHAnsi" w:hAnsiTheme="minorHAnsi" w:cstheme="minorHAnsi"/>
        </w:rPr>
        <w:t xml:space="preserve"> and stochastic</w:t>
      </w:r>
      <w:r w:rsidR="00E816DC" w:rsidRPr="00BF1B27">
        <w:rPr>
          <w:rFonts w:asciiTheme="minorHAnsi" w:hAnsiTheme="minorHAnsi" w:cstheme="minorHAnsi"/>
        </w:rPr>
        <w:t xml:space="preserve">. </w:t>
      </w:r>
      <w:r w:rsidRPr="00BF1B27">
        <w:rPr>
          <w:rFonts w:asciiTheme="minorHAnsi" w:hAnsiTheme="minorHAnsi" w:cstheme="minorHAnsi"/>
        </w:rPr>
        <w:t xml:space="preserve">Deterministic effects occur at a threshold </w:t>
      </w:r>
      <w:del w:id="1148" w:author="Laura Sitler" w:date="2023-07-03T07:42:00Z">
        <w:r w:rsidRPr="00BF1B27" w:rsidDel="00787B82">
          <w:rPr>
            <w:rFonts w:asciiTheme="minorHAnsi" w:hAnsiTheme="minorHAnsi" w:cstheme="minorHAnsi"/>
          </w:rPr>
          <w:delText xml:space="preserve">of </w:delText>
        </w:r>
      </w:del>
      <w:r w:rsidRPr="00BF1B27">
        <w:rPr>
          <w:rFonts w:asciiTheme="minorHAnsi" w:hAnsiTheme="minorHAnsi" w:cstheme="minorHAnsi"/>
        </w:rPr>
        <w:t>dose, typically beyond that used for diagnostic imaging, and can include epilation, skin burns, and cataracts. Stochastic effects do not have a threshold dose and instead are believed to increase in risk and severity as the radiation dose increases. These effects include radiation carcinogenesis and radiation-induced genetic damage.</w:t>
      </w:r>
      <w:ins w:id="1149" w:author="Laura Sitler" w:date="2023-07-06T13:47:00Z">
        <w:r w:rsidR="001E7C67" w:rsidRPr="00BF1B27">
          <w:rPr>
            <w:rFonts w:asciiTheme="minorHAnsi" w:hAnsiTheme="minorHAnsi" w:cstheme="minorHAnsi"/>
            <w:highlight w:val="cyan"/>
            <w:vertAlign w:val="superscript"/>
          </w:rPr>
          <w:t>39</w:t>
        </w:r>
      </w:ins>
    </w:p>
    <w:p w14:paraId="005BB3BF" w14:textId="77777777" w:rsidR="00732A54" w:rsidRPr="00BF1B27" w:rsidRDefault="00732A54" w:rsidP="00BF1B27">
      <w:pPr>
        <w:spacing w:line="360" w:lineRule="auto"/>
        <w:ind w:firstLine="0"/>
        <w:rPr>
          <w:rFonts w:asciiTheme="minorHAnsi" w:hAnsiTheme="minorHAnsi" w:cstheme="minorHAnsi"/>
        </w:rPr>
      </w:pPr>
    </w:p>
    <w:p w14:paraId="60E71800" w14:textId="37259749" w:rsidR="00732A54" w:rsidRPr="00BF1B27" w:rsidRDefault="00B94103" w:rsidP="00BF1B27">
      <w:pPr>
        <w:spacing w:line="360" w:lineRule="auto"/>
        <w:ind w:firstLine="0"/>
        <w:rPr>
          <w:rFonts w:asciiTheme="minorHAnsi" w:hAnsiTheme="minorHAnsi" w:cstheme="minorHAnsi"/>
        </w:rPr>
      </w:pPr>
      <w:r w:rsidRPr="00BF1B27">
        <w:rPr>
          <w:rFonts w:asciiTheme="minorHAnsi" w:hAnsiTheme="minorHAnsi" w:cstheme="minorHAnsi"/>
        </w:rPr>
        <w:t>Before performing a fluoroscopy exam</w:t>
      </w:r>
      <w:ins w:id="1150" w:author="Laura Sitler" w:date="2023-07-03T07:44:00Z">
        <w:r w:rsidR="00787B82" w:rsidRPr="00BF1B27">
          <w:rPr>
            <w:rFonts w:asciiTheme="minorHAnsi" w:hAnsiTheme="minorHAnsi" w:cstheme="minorHAnsi"/>
          </w:rPr>
          <w:t>ination</w:t>
        </w:r>
      </w:ins>
      <w:r w:rsidRPr="00BF1B27">
        <w:rPr>
          <w:rFonts w:asciiTheme="minorHAnsi" w:hAnsiTheme="minorHAnsi" w:cstheme="minorHAnsi"/>
        </w:rPr>
        <w:t xml:space="preserve"> or other medical imaging exam</w:t>
      </w:r>
      <w:ins w:id="1151" w:author="Laura Sitler" w:date="2023-07-03T07:44:00Z">
        <w:r w:rsidR="00787B82" w:rsidRPr="00BF1B27">
          <w:rPr>
            <w:rFonts w:asciiTheme="minorHAnsi" w:hAnsiTheme="minorHAnsi" w:cstheme="minorHAnsi"/>
          </w:rPr>
          <w:t>ination</w:t>
        </w:r>
      </w:ins>
      <w:r w:rsidRPr="00BF1B27">
        <w:rPr>
          <w:rFonts w:asciiTheme="minorHAnsi" w:hAnsiTheme="minorHAnsi" w:cstheme="minorHAnsi"/>
        </w:rPr>
        <w:t xml:space="preserve"> with the potential for elevated doses of radiation, health</w:t>
      </w:r>
      <w:ins w:id="1152" w:author="Laura Sitler" w:date="2023-07-03T06:54:00Z">
        <w:r w:rsidR="00E1544E" w:rsidRPr="00BF1B27">
          <w:rPr>
            <w:rFonts w:asciiTheme="minorHAnsi" w:hAnsiTheme="minorHAnsi" w:cstheme="minorHAnsi"/>
          </w:rPr>
          <w:t xml:space="preserve"> </w:t>
        </w:r>
      </w:ins>
      <w:r w:rsidRPr="00BF1B27">
        <w:rPr>
          <w:rFonts w:asciiTheme="minorHAnsi" w:hAnsiTheme="minorHAnsi" w:cstheme="minorHAnsi"/>
        </w:rPr>
        <w:t xml:space="preserve">care </w:t>
      </w:r>
      <w:del w:id="1153" w:author="Laura Sitler" w:date="2023-07-03T07:44:00Z">
        <w:r w:rsidRPr="00BF1B27" w:rsidDel="00787B82">
          <w:rPr>
            <w:rFonts w:asciiTheme="minorHAnsi" w:hAnsiTheme="minorHAnsi" w:cstheme="minorHAnsi"/>
          </w:rPr>
          <w:delText xml:space="preserve">personnel </w:delText>
        </w:r>
      </w:del>
      <w:ins w:id="1154" w:author="Laura Sitler" w:date="2023-07-03T07:44:00Z">
        <w:r w:rsidR="00787B82" w:rsidRPr="00BF1B27">
          <w:rPr>
            <w:rFonts w:asciiTheme="minorHAnsi" w:hAnsiTheme="minorHAnsi" w:cstheme="minorHAnsi"/>
          </w:rPr>
          <w:t xml:space="preserve">providers </w:t>
        </w:r>
      </w:ins>
      <w:r w:rsidRPr="00BF1B27">
        <w:rPr>
          <w:rFonts w:asciiTheme="minorHAnsi" w:hAnsiTheme="minorHAnsi" w:cstheme="minorHAnsi"/>
        </w:rPr>
        <w:t>should check the patient’s medical record for re</w:t>
      </w:r>
      <w:r w:rsidR="00004111" w:rsidRPr="00BF1B27">
        <w:rPr>
          <w:rFonts w:asciiTheme="minorHAnsi" w:hAnsiTheme="minorHAnsi" w:cstheme="minorHAnsi"/>
        </w:rPr>
        <w:t>lated recent studies and note the date, modality, findings, and location of the images to ensure the procedure is medically necessary. Once the exam</w:t>
      </w:r>
      <w:ins w:id="1155" w:author="Laura Sitler" w:date="2023-07-03T07:45:00Z">
        <w:r w:rsidR="00787B82" w:rsidRPr="00BF1B27">
          <w:rPr>
            <w:rFonts w:asciiTheme="minorHAnsi" w:hAnsiTheme="minorHAnsi" w:cstheme="minorHAnsi"/>
          </w:rPr>
          <w:t>ination</w:t>
        </w:r>
      </w:ins>
      <w:r w:rsidR="00004111" w:rsidRPr="00BF1B27">
        <w:rPr>
          <w:rFonts w:asciiTheme="minorHAnsi" w:hAnsiTheme="minorHAnsi" w:cstheme="minorHAnsi"/>
        </w:rPr>
        <w:t xml:space="preserve"> has been performed, all available radiation dose data should be recorded in the patient’s medical record.</w:t>
      </w:r>
      <w:ins w:id="1156" w:author="Laura Sitler" w:date="2023-07-06T13:47:00Z">
        <w:r w:rsidR="001E7C67" w:rsidRPr="00BF1B27">
          <w:rPr>
            <w:rFonts w:asciiTheme="minorHAnsi" w:hAnsiTheme="minorHAnsi" w:cstheme="minorHAnsi"/>
            <w:highlight w:val="cyan"/>
            <w:vertAlign w:val="superscript"/>
          </w:rPr>
          <w:t>5</w:t>
        </w:r>
      </w:ins>
      <w:r w:rsidR="00004111" w:rsidRPr="00BF1B27">
        <w:rPr>
          <w:rFonts w:asciiTheme="minorHAnsi" w:hAnsiTheme="minorHAnsi" w:cstheme="minorHAnsi"/>
        </w:rPr>
        <w:t xml:space="preserve"> </w:t>
      </w:r>
      <w:r w:rsidR="00AA089C" w:rsidRPr="00BF1B27">
        <w:rPr>
          <w:rFonts w:asciiTheme="minorHAnsi" w:hAnsiTheme="minorHAnsi" w:cstheme="minorHAnsi"/>
        </w:rPr>
        <w:t xml:space="preserve">To limit radiation dose, the as low as reasonably achievable (ALARA) principle should always be used, </w:t>
      </w:r>
      <w:del w:id="1157" w:author="Laura Sitler" w:date="2023-07-03T07:46:00Z">
        <w:r w:rsidR="00AA089C" w:rsidRPr="00BF1B27" w:rsidDel="00787B82">
          <w:rPr>
            <w:rFonts w:asciiTheme="minorHAnsi" w:hAnsiTheme="minorHAnsi" w:cstheme="minorHAnsi"/>
          </w:rPr>
          <w:delText xml:space="preserve">as well as the use of </w:delText>
        </w:r>
      </w:del>
      <w:ins w:id="1158" w:author="Laura Sitler" w:date="2023-07-03T07:46:00Z">
        <w:r w:rsidR="00787B82" w:rsidRPr="00BF1B27">
          <w:rPr>
            <w:rFonts w:asciiTheme="minorHAnsi" w:hAnsiTheme="minorHAnsi" w:cstheme="minorHAnsi"/>
          </w:rPr>
          <w:t xml:space="preserve">along with </w:t>
        </w:r>
      </w:ins>
      <w:r w:rsidR="00AA089C" w:rsidRPr="00BF1B27">
        <w:rPr>
          <w:rFonts w:asciiTheme="minorHAnsi" w:hAnsiTheme="minorHAnsi" w:cstheme="minorHAnsi"/>
        </w:rPr>
        <w:t>time, distance, and shielding.</w:t>
      </w:r>
      <w:ins w:id="1159" w:author="Laura Sitler" w:date="2023-07-06T13:47:00Z">
        <w:r w:rsidR="001E7C67" w:rsidRPr="00BF1B27">
          <w:rPr>
            <w:rFonts w:asciiTheme="minorHAnsi" w:hAnsiTheme="minorHAnsi" w:cstheme="minorHAnsi"/>
            <w:highlight w:val="cyan"/>
            <w:vertAlign w:val="superscript"/>
          </w:rPr>
          <w:t>35,39,40,43</w:t>
        </w:r>
      </w:ins>
      <w:r w:rsidR="00AA089C" w:rsidRPr="00BF1B27">
        <w:rPr>
          <w:rFonts w:asciiTheme="minorHAnsi" w:hAnsiTheme="minorHAnsi" w:cstheme="minorHAnsi"/>
        </w:rPr>
        <w:t xml:space="preserve"> Radiation exposure </w:t>
      </w:r>
      <w:ins w:id="1160" w:author="Laura Sitler" w:date="2023-07-03T07:46:00Z">
        <w:r w:rsidR="00787B82" w:rsidRPr="00BF1B27">
          <w:rPr>
            <w:rFonts w:asciiTheme="minorHAnsi" w:hAnsiTheme="minorHAnsi" w:cstheme="minorHAnsi"/>
          </w:rPr>
          <w:t xml:space="preserve">always </w:t>
        </w:r>
      </w:ins>
      <w:r w:rsidR="00AA089C" w:rsidRPr="00BF1B27">
        <w:rPr>
          <w:rFonts w:asciiTheme="minorHAnsi" w:hAnsiTheme="minorHAnsi" w:cstheme="minorHAnsi"/>
        </w:rPr>
        <w:t xml:space="preserve">should </w:t>
      </w:r>
      <w:del w:id="1161" w:author="Laura Sitler" w:date="2023-07-03T07:46:00Z">
        <w:r w:rsidR="00AA089C" w:rsidRPr="00BF1B27" w:rsidDel="00787B82">
          <w:rPr>
            <w:rFonts w:asciiTheme="minorHAnsi" w:hAnsiTheme="minorHAnsi" w:cstheme="minorHAnsi"/>
          </w:rPr>
          <w:delText xml:space="preserve">always </w:delText>
        </w:r>
      </w:del>
      <w:r w:rsidR="00AA089C" w:rsidRPr="00BF1B27">
        <w:rPr>
          <w:rFonts w:asciiTheme="minorHAnsi" w:hAnsiTheme="minorHAnsi" w:cstheme="minorHAnsi"/>
        </w:rPr>
        <w:t>be limited to as little time as possible; health</w:t>
      </w:r>
      <w:ins w:id="1162" w:author="Laura Sitler" w:date="2023-07-03T06:54:00Z">
        <w:r w:rsidR="00E1544E" w:rsidRPr="00BF1B27">
          <w:rPr>
            <w:rFonts w:asciiTheme="minorHAnsi" w:hAnsiTheme="minorHAnsi" w:cstheme="minorHAnsi"/>
          </w:rPr>
          <w:t xml:space="preserve"> </w:t>
        </w:r>
      </w:ins>
      <w:r w:rsidR="00AA089C" w:rsidRPr="00BF1B27">
        <w:rPr>
          <w:rFonts w:asciiTheme="minorHAnsi" w:hAnsiTheme="minorHAnsi" w:cstheme="minorHAnsi"/>
        </w:rPr>
        <w:t xml:space="preserve">care </w:t>
      </w:r>
      <w:del w:id="1163" w:author="Laura Sitler" w:date="2023-07-03T07:44:00Z">
        <w:r w:rsidR="00AA089C" w:rsidRPr="00BF1B27" w:rsidDel="00787B82">
          <w:rPr>
            <w:rFonts w:asciiTheme="minorHAnsi" w:hAnsiTheme="minorHAnsi" w:cstheme="minorHAnsi"/>
          </w:rPr>
          <w:delText xml:space="preserve">personnel </w:delText>
        </w:r>
      </w:del>
      <w:ins w:id="1164" w:author="Laura Sitler" w:date="2023-07-03T07:44:00Z">
        <w:r w:rsidR="00787B82" w:rsidRPr="00BF1B27">
          <w:rPr>
            <w:rFonts w:asciiTheme="minorHAnsi" w:hAnsiTheme="minorHAnsi" w:cstheme="minorHAnsi"/>
          </w:rPr>
          <w:t xml:space="preserve">providers </w:t>
        </w:r>
      </w:ins>
      <w:r w:rsidR="00AA089C" w:rsidRPr="00BF1B27">
        <w:rPr>
          <w:rFonts w:asciiTheme="minorHAnsi" w:hAnsiTheme="minorHAnsi" w:cstheme="minorHAnsi"/>
        </w:rPr>
        <w:t>should distance themselves as far from the primary beam as possible; and appropriate technical factors, proper centering, and collimation should be used at all times. Health</w:t>
      </w:r>
      <w:ins w:id="1165" w:author="Laura Sitler" w:date="2023-07-03T06:54:00Z">
        <w:r w:rsidR="00E1544E" w:rsidRPr="00BF1B27">
          <w:rPr>
            <w:rFonts w:asciiTheme="minorHAnsi" w:hAnsiTheme="minorHAnsi" w:cstheme="minorHAnsi"/>
          </w:rPr>
          <w:t xml:space="preserve"> </w:t>
        </w:r>
      </w:ins>
      <w:r w:rsidR="00AA089C" w:rsidRPr="00BF1B27">
        <w:rPr>
          <w:rFonts w:asciiTheme="minorHAnsi" w:hAnsiTheme="minorHAnsi" w:cstheme="minorHAnsi"/>
        </w:rPr>
        <w:t xml:space="preserve">care </w:t>
      </w:r>
      <w:del w:id="1166" w:author="Laura Sitler" w:date="2023-07-03T07:44:00Z">
        <w:r w:rsidR="00AA089C" w:rsidRPr="00BF1B27" w:rsidDel="00787B82">
          <w:rPr>
            <w:rFonts w:asciiTheme="minorHAnsi" w:hAnsiTheme="minorHAnsi" w:cstheme="minorHAnsi"/>
          </w:rPr>
          <w:delText xml:space="preserve">personnel </w:delText>
        </w:r>
      </w:del>
      <w:ins w:id="1167" w:author="Laura Sitler" w:date="2023-07-03T07:44:00Z">
        <w:r w:rsidR="00787B82" w:rsidRPr="00BF1B27">
          <w:rPr>
            <w:rFonts w:asciiTheme="minorHAnsi" w:hAnsiTheme="minorHAnsi" w:cstheme="minorHAnsi"/>
          </w:rPr>
          <w:t xml:space="preserve">providers </w:t>
        </w:r>
      </w:ins>
      <w:r w:rsidR="00AA089C" w:rsidRPr="00BF1B27">
        <w:rPr>
          <w:rFonts w:asciiTheme="minorHAnsi" w:hAnsiTheme="minorHAnsi" w:cstheme="minorHAnsi"/>
        </w:rPr>
        <w:t>should also shield themselves to limit occupational exposure. The guidelines on patient shielding have recently changed and patient gonadal and fetal shielding are no longer recommended.</w:t>
      </w:r>
      <w:ins w:id="1168" w:author="Laura Sitler" w:date="2023-07-06T13:47:00Z">
        <w:r w:rsidR="001E7C67" w:rsidRPr="00BF1B27">
          <w:rPr>
            <w:rFonts w:asciiTheme="minorHAnsi" w:hAnsiTheme="minorHAnsi" w:cstheme="minorHAnsi"/>
            <w:highlight w:val="cyan"/>
            <w:vertAlign w:val="superscript"/>
          </w:rPr>
          <w:t>44</w:t>
        </w:r>
      </w:ins>
      <w:r w:rsidR="00AA089C" w:rsidRPr="00BF1B27">
        <w:rPr>
          <w:rFonts w:asciiTheme="minorHAnsi" w:hAnsiTheme="minorHAnsi" w:cstheme="minorHAnsi"/>
        </w:rPr>
        <w:t xml:space="preserve"> </w:t>
      </w:r>
      <w:r w:rsidR="00732A54" w:rsidRPr="00BF1B27">
        <w:rPr>
          <w:rFonts w:asciiTheme="minorHAnsi" w:hAnsiTheme="minorHAnsi" w:cstheme="minorHAnsi"/>
        </w:rPr>
        <w:t xml:space="preserve">Communicating with the patients and their caregivers is important, not only to aid in cooperation and </w:t>
      </w:r>
      <w:r w:rsidR="002732A1" w:rsidRPr="00BF1B27">
        <w:rPr>
          <w:rFonts w:asciiTheme="minorHAnsi" w:hAnsiTheme="minorHAnsi" w:cstheme="minorHAnsi"/>
        </w:rPr>
        <w:t>trust</w:t>
      </w:r>
      <w:ins w:id="1169" w:author="Laura Sitler" w:date="2023-07-03T07:47:00Z">
        <w:r w:rsidR="00787B82" w:rsidRPr="00BF1B27">
          <w:rPr>
            <w:rFonts w:asciiTheme="minorHAnsi" w:hAnsiTheme="minorHAnsi" w:cstheme="minorHAnsi"/>
          </w:rPr>
          <w:t>,</w:t>
        </w:r>
      </w:ins>
      <w:r w:rsidR="00732A54" w:rsidRPr="00BF1B27">
        <w:rPr>
          <w:rFonts w:asciiTheme="minorHAnsi" w:hAnsiTheme="minorHAnsi" w:cstheme="minorHAnsi"/>
        </w:rPr>
        <w:t xml:space="preserve"> but also to inform them of the risks versus benefits of the exam</w:t>
      </w:r>
      <w:ins w:id="1170" w:author="Laura Sitler" w:date="2023-07-03T07:47:00Z">
        <w:r w:rsidR="00787B82" w:rsidRPr="00BF1B27">
          <w:rPr>
            <w:rFonts w:asciiTheme="minorHAnsi" w:hAnsiTheme="minorHAnsi" w:cstheme="minorHAnsi"/>
          </w:rPr>
          <w:t>ination that is</w:t>
        </w:r>
      </w:ins>
      <w:r w:rsidR="00732A54" w:rsidRPr="00BF1B27">
        <w:rPr>
          <w:rFonts w:asciiTheme="minorHAnsi" w:hAnsiTheme="minorHAnsi" w:cstheme="minorHAnsi"/>
        </w:rPr>
        <w:t xml:space="preserve"> being performed. </w:t>
      </w:r>
    </w:p>
    <w:p w14:paraId="73821C64" w14:textId="77777777" w:rsidR="00732A54" w:rsidRPr="00BF1B27" w:rsidRDefault="00732A54" w:rsidP="00BF1B27">
      <w:pPr>
        <w:spacing w:line="360" w:lineRule="auto"/>
        <w:ind w:firstLine="0"/>
        <w:rPr>
          <w:rFonts w:asciiTheme="minorHAnsi" w:hAnsiTheme="minorHAnsi" w:cstheme="minorHAnsi"/>
        </w:rPr>
      </w:pPr>
    </w:p>
    <w:p w14:paraId="1F8E684C" w14:textId="0437D1C5" w:rsidR="00570359" w:rsidRPr="00BF1B27" w:rsidRDefault="00732A54" w:rsidP="00BF1B27">
      <w:pPr>
        <w:spacing w:line="360" w:lineRule="auto"/>
        <w:ind w:firstLine="0"/>
        <w:rPr>
          <w:rFonts w:asciiTheme="minorHAnsi" w:hAnsiTheme="minorHAnsi" w:cstheme="minorHAnsi"/>
        </w:rPr>
      </w:pPr>
      <w:r w:rsidRPr="00BF1B27">
        <w:rPr>
          <w:rFonts w:asciiTheme="minorHAnsi" w:hAnsiTheme="minorHAnsi" w:cstheme="minorHAnsi"/>
        </w:rPr>
        <w:t xml:space="preserve">There have been worldwide efforts </w:t>
      </w:r>
      <w:r w:rsidR="00050A8D" w:rsidRPr="00BF1B27">
        <w:rPr>
          <w:rFonts w:asciiTheme="minorHAnsi" w:hAnsiTheme="minorHAnsi" w:cstheme="minorHAnsi"/>
        </w:rPr>
        <w:t>to increase education about</w:t>
      </w:r>
      <w:r w:rsidRPr="00BF1B27">
        <w:rPr>
          <w:rFonts w:asciiTheme="minorHAnsi" w:hAnsiTheme="minorHAnsi" w:cstheme="minorHAnsi"/>
        </w:rPr>
        <w:t xml:space="preserve"> pediatric </w:t>
      </w:r>
      <w:r w:rsidR="00050A8D" w:rsidRPr="00BF1B27">
        <w:rPr>
          <w:rFonts w:asciiTheme="minorHAnsi" w:hAnsiTheme="minorHAnsi" w:cstheme="minorHAnsi"/>
        </w:rPr>
        <w:t xml:space="preserve">medical </w:t>
      </w:r>
      <w:r w:rsidRPr="00BF1B27">
        <w:rPr>
          <w:rFonts w:asciiTheme="minorHAnsi" w:hAnsiTheme="minorHAnsi" w:cstheme="minorHAnsi"/>
        </w:rPr>
        <w:t>imaging</w:t>
      </w:r>
      <w:r w:rsidR="00050A8D" w:rsidRPr="00BF1B27">
        <w:rPr>
          <w:rFonts w:asciiTheme="minorHAnsi" w:hAnsiTheme="minorHAnsi" w:cstheme="minorHAnsi"/>
        </w:rPr>
        <w:t xml:space="preserve"> for both consumers and health</w:t>
      </w:r>
      <w:ins w:id="1171" w:author="Laura Sitler" w:date="2023-07-03T06:54:00Z">
        <w:r w:rsidR="00E1544E" w:rsidRPr="00BF1B27">
          <w:rPr>
            <w:rFonts w:asciiTheme="minorHAnsi" w:hAnsiTheme="minorHAnsi" w:cstheme="minorHAnsi"/>
          </w:rPr>
          <w:t xml:space="preserve"> </w:t>
        </w:r>
      </w:ins>
      <w:r w:rsidR="00050A8D" w:rsidRPr="00BF1B27">
        <w:rPr>
          <w:rFonts w:asciiTheme="minorHAnsi" w:hAnsiTheme="minorHAnsi" w:cstheme="minorHAnsi"/>
        </w:rPr>
        <w:t xml:space="preserve">care </w:t>
      </w:r>
      <w:del w:id="1172" w:author="Laura Sitler" w:date="2023-07-03T07:45:00Z">
        <w:r w:rsidR="00050A8D" w:rsidRPr="00BF1B27" w:rsidDel="00787B82">
          <w:rPr>
            <w:rFonts w:asciiTheme="minorHAnsi" w:hAnsiTheme="minorHAnsi" w:cstheme="minorHAnsi"/>
          </w:rPr>
          <w:delText xml:space="preserve">professionals </w:delText>
        </w:r>
      </w:del>
      <w:ins w:id="1173" w:author="Laura Sitler" w:date="2023-07-03T07:45:00Z">
        <w:r w:rsidR="00787B82" w:rsidRPr="00BF1B27">
          <w:rPr>
            <w:rFonts w:asciiTheme="minorHAnsi" w:hAnsiTheme="minorHAnsi" w:cstheme="minorHAnsi"/>
          </w:rPr>
          <w:t xml:space="preserve">providers </w:t>
        </w:r>
      </w:ins>
      <w:r w:rsidRPr="00BF1B27">
        <w:rPr>
          <w:rFonts w:asciiTheme="minorHAnsi" w:hAnsiTheme="minorHAnsi" w:cstheme="minorHAnsi"/>
        </w:rPr>
        <w:t>through organizations such as the National Cancer Institute, the Health Physics Society, the American Academy of Pediatrics, and the American College of Radiology</w:t>
      </w:r>
      <w:r w:rsidR="00050A8D" w:rsidRPr="00BF1B27">
        <w:rPr>
          <w:rFonts w:asciiTheme="minorHAnsi" w:hAnsiTheme="minorHAnsi" w:cstheme="minorHAnsi"/>
        </w:rPr>
        <w:t>, as well as efforts to regulate pediatric radiation dose</w:t>
      </w:r>
      <w:r w:rsidRPr="00BF1B27">
        <w:rPr>
          <w:rFonts w:asciiTheme="minorHAnsi" w:hAnsiTheme="minorHAnsi" w:cstheme="minorHAnsi"/>
        </w:rPr>
        <w:t>.</w:t>
      </w:r>
      <w:ins w:id="1174" w:author="Laura Sitler" w:date="2023-07-06T13:47:00Z">
        <w:r w:rsidR="001E7C67" w:rsidRPr="00BF1B27">
          <w:rPr>
            <w:rFonts w:asciiTheme="minorHAnsi" w:hAnsiTheme="minorHAnsi" w:cstheme="minorHAnsi"/>
            <w:highlight w:val="cyan"/>
            <w:vertAlign w:val="superscript"/>
          </w:rPr>
          <w:t>3</w:t>
        </w:r>
      </w:ins>
      <w:ins w:id="1175" w:author="Laura Sitler" w:date="2023-07-06T13:48:00Z">
        <w:r w:rsidR="001E7C67" w:rsidRPr="00BF1B27">
          <w:rPr>
            <w:rFonts w:asciiTheme="minorHAnsi" w:hAnsiTheme="minorHAnsi" w:cstheme="minorHAnsi"/>
            <w:highlight w:val="cyan"/>
            <w:vertAlign w:val="superscript"/>
          </w:rPr>
          <w:t>9</w:t>
        </w:r>
      </w:ins>
      <w:r w:rsidRPr="00BF1B27">
        <w:rPr>
          <w:rFonts w:asciiTheme="minorHAnsi" w:hAnsiTheme="minorHAnsi" w:cstheme="minorHAnsi"/>
          <w:vertAlign w:val="superscript"/>
        </w:rPr>
        <w:t xml:space="preserve"> </w:t>
      </w:r>
      <w:r w:rsidR="00F85CC8" w:rsidRPr="00BF1B27">
        <w:rPr>
          <w:rFonts w:asciiTheme="minorHAnsi" w:hAnsiTheme="minorHAnsi" w:cstheme="minorHAnsi"/>
        </w:rPr>
        <w:t>In the United States, one major organization is the</w:t>
      </w:r>
      <w:r w:rsidR="00F22E63" w:rsidRPr="00BF1B27">
        <w:rPr>
          <w:rFonts w:asciiTheme="minorHAnsi" w:hAnsiTheme="minorHAnsi" w:cstheme="minorHAnsi"/>
        </w:rPr>
        <w:t xml:space="preserve"> Image Gently® Alliance</w:t>
      </w:r>
      <w:r w:rsidR="00F85CC8" w:rsidRPr="00BF1B27">
        <w:rPr>
          <w:rFonts w:asciiTheme="minorHAnsi" w:hAnsiTheme="minorHAnsi" w:cstheme="minorHAnsi"/>
        </w:rPr>
        <w:t>, which</w:t>
      </w:r>
      <w:r w:rsidR="00F22E63" w:rsidRPr="00BF1B27">
        <w:rPr>
          <w:rFonts w:asciiTheme="minorHAnsi" w:hAnsiTheme="minorHAnsi" w:cstheme="minorHAnsi"/>
        </w:rPr>
        <w:t xml:space="preserve"> is a coalition of health</w:t>
      </w:r>
      <w:ins w:id="1176" w:author="Laura Sitler" w:date="2023-07-03T06:54:00Z">
        <w:r w:rsidR="00E1544E" w:rsidRPr="00BF1B27">
          <w:rPr>
            <w:rFonts w:asciiTheme="minorHAnsi" w:hAnsiTheme="minorHAnsi" w:cstheme="minorHAnsi"/>
          </w:rPr>
          <w:t xml:space="preserve"> </w:t>
        </w:r>
      </w:ins>
      <w:r w:rsidR="00F22E63" w:rsidRPr="00BF1B27">
        <w:rPr>
          <w:rFonts w:asciiTheme="minorHAnsi" w:hAnsiTheme="minorHAnsi" w:cstheme="minorHAnsi"/>
        </w:rPr>
        <w:t xml:space="preserve">care </w:t>
      </w:r>
      <w:del w:id="1177" w:author="Laura Sitler" w:date="2023-07-03T07:45:00Z">
        <w:r w:rsidR="00F22E63" w:rsidRPr="00BF1B27" w:rsidDel="00787B82">
          <w:rPr>
            <w:rFonts w:asciiTheme="minorHAnsi" w:hAnsiTheme="minorHAnsi" w:cstheme="minorHAnsi"/>
          </w:rPr>
          <w:delText xml:space="preserve">professionals </w:delText>
        </w:r>
      </w:del>
      <w:ins w:id="1178" w:author="Laura Sitler" w:date="2023-07-03T07:45:00Z">
        <w:r w:rsidR="00787B82" w:rsidRPr="00BF1B27">
          <w:rPr>
            <w:rFonts w:asciiTheme="minorHAnsi" w:hAnsiTheme="minorHAnsi" w:cstheme="minorHAnsi"/>
          </w:rPr>
          <w:t xml:space="preserve">providers </w:t>
        </w:r>
      </w:ins>
      <w:r w:rsidR="00F22E63" w:rsidRPr="00BF1B27">
        <w:rPr>
          <w:rFonts w:asciiTheme="minorHAnsi" w:hAnsiTheme="minorHAnsi" w:cstheme="minorHAnsi"/>
        </w:rPr>
        <w:t xml:space="preserve">whose goal is to change practice to provide “safe, </w:t>
      </w:r>
      <w:del w:id="1179" w:author="Laura Sitler" w:date="2023-07-03T07:49:00Z">
        <w:r w:rsidR="00F22E63" w:rsidRPr="00BF1B27" w:rsidDel="00787B82">
          <w:rPr>
            <w:rFonts w:asciiTheme="minorHAnsi" w:hAnsiTheme="minorHAnsi" w:cstheme="minorHAnsi"/>
          </w:rPr>
          <w:delText xml:space="preserve">high </w:delText>
        </w:r>
      </w:del>
      <w:ins w:id="1180" w:author="Laura Sitler" w:date="2023-07-03T07:49:00Z">
        <w:r w:rsidR="00787B82" w:rsidRPr="00BF1B27">
          <w:rPr>
            <w:rFonts w:asciiTheme="minorHAnsi" w:hAnsiTheme="minorHAnsi" w:cstheme="minorHAnsi"/>
          </w:rPr>
          <w:t>high-</w:t>
        </w:r>
      </w:ins>
      <w:r w:rsidR="00F22E63" w:rsidRPr="00BF1B27">
        <w:rPr>
          <w:rFonts w:asciiTheme="minorHAnsi" w:hAnsiTheme="minorHAnsi" w:cstheme="minorHAnsi"/>
        </w:rPr>
        <w:t>quality pediatric imaging worldwide</w:t>
      </w:r>
      <w:ins w:id="1181" w:author="Laura Sitler" w:date="2023-07-03T07:49:00Z">
        <w:r w:rsidR="00787B82" w:rsidRPr="00BF1B27">
          <w:rPr>
            <w:rFonts w:asciiTheme="minorHAnsi" w:hAnsiTheme="minorHAnsi" w:cstheme="minorHAnsi"/>
          </w:rPr>
          <w:t>.</w:t>
        </w:r>
      </w:ins>
      <w:r w:rsidR="00F22E63" w:rsidRPr="00BF1B27">
        <w:rPr>
          <w:rFonts w:asciiTheme="minorHAnsi" w:hAnsiTheme="minorHAnsi" w:cstheme="minorHAnsi"/>
        </w:rPr>
        <w:t>”</w:t>
      </w:r>
      <w:ins w:id="1182" w:author="Laura Sitler" w:date="2023-07-06T13:48:00Z">
        <w:r w:rsidR="001E7C67" w:rsidRPr="00BF1B27">
          <w:rPr>
            <w:rFonts w:asciiTheme="minorHAnsi" w:hAnsiTheme="minorHAnsi" w:cstheme="minorHAnsi"/>
            <w:highlight w:val="cyan"/>
            <w:vertAlign w:val="superscript"/>
          </w:rPr>
          <w:t>39,45</w:t>
        </w:r>
      </w:ins>
      <w:del w:id="1183" w:author="Laura Sitler" w:date="2023-07-03T07:49:00Z">
        <w:r w:rsidR="00F22E63" w:rsidRPr="00BF1B27" w:rsidDel="00787B82">
          <w:rPr>
            <w:rFonts w:asciiTheme="minorHAnsi" w:hAnsiTheme="minorHAnsi" w:cstheme="minorHAnsi"/>
          </w:rPr>
          <w:delText>.</w:delText>
        </w:r>
      </w:del>
      <w:del w:id="1184" w:author="Laura Sitler" w:date="2023-06-29T13:45:00Z">
        <w:r w:rsidR="004002C2" w:rsidRPr="00BF1B27" w:rsidDel="00F31F6F">
          <w:rPr>
            <w:rFonts w:asciiTheme="minorHAnsi" w:hAnsiTheme="minorHAnsi" w:cstheme="minorHAnsi"/>
          </w:rPr>
          <w:delText xml:space="preserve">  </w:delText>
        </w:r>
      </w:del>
      <w:ins w:id="1185" w:author="Laura Sitler" w:date="2023-06-29T13:45:00Z">
        <w:r w:rsidR="00F31F6F" w:rsidRPr="00BF1B27">
          <w:rPr>
            <w:rFonts w:asciiTheme="minorHAnsi" w:hAnsiTheme="minorHAnsi" w:cstheme="minorHAnsi"/>
          </w:rPr>
          <w:t xml:space="preserve"> </w:t>
        </w:r>
      </w:ins>
      <w:r w:rsidR="00F22E63" w:rsidRPr="00BF1B27">
        <w:rPr>
          <w:rFonts w:asciiTheme="minorHAnsi" w:hAnsiTheme="minorHAnsi" w:cstheme="minorHAnsi"/>
        </w:rPr>
        <w:t xml:space="preserve">Image Gently® has a Pause </w:t>
      </w:r>
      <w:del w:id="1186" w:author="Laura Sitler" w:date="2023-07-03T07:49:00Z">
        <w:r w:rsidR="00F22E63" w:rsidRPr="00BF1B27" w:rsidDel="00787B82">
          <w:rPr>
            <w:rFonts w:asciiTheme="minorHAnsi" w:hAnsiTheme="minorHAnsi" w:cstheme="minorHAnsi"/>
          </w:rPr>
          <w:delText xml:space="preserve">&amp; </w:delText>
        </w:r>
      </w:del>
      <w:ins w:id="1187" w:author="Laura Sitler" w:date="2023-07-03T07:49:00Z">
        <w:r w:rsidR="00787B82" w:rsidRPr="00BF1B27">
          <w:rPr>
            <w:rFonts w:asciiTheme="minorHAnsi" w:hAnsiTheme="minorHAnsi" w:cstheme="minorHAnsi"/>
          </w:rPr>
          <w:t xml:space="preserve">and </w:t>
        </w:r>
      </w:ins>
      <w:r w:rsidR="00F22E63" w:rsidRPr="00BF1B27">
        <w:rPr>
          <w:rFonts w:asciiTheme="minorHAnsi" w:hAnsiTheme="minorHAnsi" w:cstheme="minorHAnsi"/>
        </w:rPr>
        <w:t xml:space="preserve">Pulse campaign related to fluoroscopy that reminds providers to pause and child-size the technique, use the lowest pulse rate possible, and consider ultrasound or MRI </w:t>
      </w:r>
      <w:commentRangeStart w:id="1188"/>
      <w:r w:rsidR="00F22E63" w:rsidRPr="00BF1B27">
        <w:rPr>
          <w:rFonts w:asciiTheme="minorHAnsi" w:hAnsiTheme="minorHAnsi" w:cstheme="minorHAnsi"/>
        </w:rPr>
        <w:t>when possible</w:t>
      </w:r>
      <w:commentRangeEnd w:id="1188"/>
      <w:r w:rsidR="003F4774">
        <w:rPr>
          <w:rStyle w:val="CommentReference"/>
        </w:rPr>
        <w:commentReference w:id="1188"/>
      </w:r>
      <w:r w:rsidR="00F22E63" w:rsidRPr="00BF1B27">
        <w:rPr>
          <w:rFonts w:asciiTheme="minorHAnsi" w:hAnsiTheme="minorHAnsi" w:cstheme="minorHAnsi"/>
        </w:rPr>
        <w:t xml:space="preserve">. This suggested change in modality is one primary difference between adults and children </w:t>
      </w:r>
      <w:r w:rsidR="00ED0818" w:rsidRPr="00BF1B27">
        <w:rPr>
          <w:rFonts w:asciiTheme="minorHAnsi" w:hAnsiTheme="minorHAnsi" w:cstheme="minorHAnsi"/>
        </w:rPr>
        <w:t>for</w:t>
      </w:r>
      <w:r w:rsidR="00F22E63" w:rsidRPr="00BF1B27">
        <w:rPr>
          <w:rFonts w:asciiTheme="minorHAnsi" w:hAnsiTheme="minorHAnsi" w:cstheme="minorHAnsi"/>
        </w:rPr>
        <w:t xml:space="preserve"> fluoroscopy.</w:t>
      </w:r>
      <w:ins w:id="1189" w:author="Laura Sitler" w:date="2023-07-06T13:48:00Z">
        <w:r w:rsidR="001E7C67" w:rsidRPr="00BF1B27">
          <w:rPr>
            <w:rFonts w:asciiTheme="minorHAnsi" w:hAnsiTheme="minorHAnsi" w:cstheme="minorHAnsi"/>
            <w:highlight w:val="cyan"/>
            <w:vertAlign w:val="superscript"/>
          </w:rPr>
          <w:t>40,46</w:t>
        </w:r>
      </w:ins>
      <w:r w:rsidR="00F22E63" w:rsidRPr="00BF1B27">
        <w:rPr>
          <w:rFonts w:asciiTheme="minorHAnsi" w:hAnsiTheme="minorHAnsi" w:cstheme="minorHAnsi"/>
        </w:rPr>
        <w:t xml:space="preserve"> </w:t>
      </w:r>
      <w:r w:rsidR="00F22E63" w:rsidRPr="00BF1B27">
        <w:rPr>
          <w:rFonts w:asciiTheme="minorHAnsi" w:hAnsiTheme="minorHAnsi" w:cstheme="minorHAnsi"/>
          <w:highlight w:val="yellow"/>
        </w:rPr>
        <w:t xml:space="preserve">While fluoroscopy is often recommended in adult patients over a modality with more radiation, such as CT, non-ionizing modalities such as ultrasound and </w:t>
      </w:r>
      <w:del w:id="1190" w:author="Laura Sitler" w:date="2023-07-03T07:50:00Z">
        <w:r w:rsidR="00ED0818" w:rsidRPr="00BF1B27" w:rsidDel="00787B82">
          <w:rPr>
            <w:rFonts w:asciiTheme="minorHAnsi" w:hAnsiTheme="minorHAnsi" w:cstheme="minorHAnsi"/>
            <w:highlight w:val="yellow"/>
          </w:rPr>
          <w:delText>magnetic resonance imaging (</w:delText>
        </w:r>
      </w:del>
      <w:r w:rsidR="00F22E63" w:rsidRPr="00BF1B27">
        <w:rPr>
          <w:rFonts w:asciiTheme="minorHAnsi" w:hAnsiTheme="minorHAnsi" w:cstheme="minorHAnsi"/>
          <w:highlight w:val="yellow"/>
        </w:rPr>
        <w:t>MRI</w:t>
      </w:r>
      <w:del w:id="1191" w:author="Laura Sitler" w:date="2023-07-03T07:50:00Z">
        <w:r w:rsidR="00ED0818" w:rsidRPr="00BF1B27" w:rsidDel="00787B82">
          <w:rPr>
            <w:rFonts w:asciiTheme="minorHAnsi" w:hAnsiTheme="minorHAnsi" w:cstheme="minorHAnsi"/>
            <w:highlight w:val="yellow"/>
          </w:rPr>
          <w:delText>)</w:delText>
        </w:r>
      </w:del>
      <w:r w:rsidR="00F22E63" w:rsidRPr="00BF1B27">
        <w:rPr>
          <w:rFonts w:asciiTheme="minorHAnsi" w:hAnsiTheme="minorHAnsi" w:cstheme="minorHAnsi"/>
          <w:highlight w:val="yellow"/>
        </w:rPr>
        <w:t xml:space="preserve"> are recommended </w:t>
      </w:r>
      <w:r w:rsidR="00134BD3" w:rsidRPr="00BF1B27">
        <w:rPr>
          <w:rFonts w:asciiTheme="minorHAnsi" w:hAnsiTheme="minorHAnsi" w:cstheme="minorHAnsi"/>
          <w:highlight w:val="yellow"/>
        </w:rPr>
        <w:t xml:space="preserve">for </w:t>
      </w:r>
      <w:r w:rsidR="00F22E63" w:rsidRPr="00BF1B27">
        <w:rPr>
          <w:rFonts w:asciiTheme="minorHAnsi" w:hAnsiTheme="minorHAnsi" w:cstheme="minorHAnsi"/>
          <w:highlight w:val="yellow"/>
        </w:rPr>
        <w:t>pediatric patients to eliminate dose altogether when possible.</w:t>
      </w:r>
      <w:ins w:id="1192" w:author="Laura Sitler" w:date="2023-07-06T13:48:00Z">
        <w:r w:rsidR="001E7C67" w:rsidRPr="00BF1B27">
          <w:rPr>
            <w:rFonts w:asciiTheme="minorHAnsi" w:hAnsiTheme="minorHAnsi" w:cstheme="minorHAnsi"/>
            <w:highlight w:val="cyan"/>
            <w:vertAlign w:val="superscript"/>
          </w:rPr>
          <w:t>40</w:t>
        </w:r>
        <w:r w:rsidR="001E7C67" w:rsidRPr="00BF1B27">
          <w:rPr>
            <w:rFonts w:asciiTheme="minorHAnsi" w:hAnsiTheme="minorHAnsi" w:cstheme="minorHAnsi"/>
            <w:vertAlign w:val="superscript"/>
          </w:rPr>
          <w:t xml:space="preserve"> </w:t>
        </w:r>
      </w:ins>
    </w:p>
    <w:p w14:paraId="1CA67953" w14:textId="77777777" w:rsidR="00134BD3" w:rsidRPr="00BF1B27" w:rsidRDefault="00134BD3" w:rsidP="00BF1B27">
      <w:pPr>
        <w:spacing w:line="360" w:lineRule="auto"/>
        <w:ind w:firstLine="0"/>
        <w:rPr>
          <w:rFonts w:asciiTheme="minorHAnsi" w:hAnsiTheme="minorHAnsi" w:cstheme="minorHAnsi"/>
        </w:rPr>
      </w:pPr>
    </w:p>
    <w:p w14:paraId="11D7B181" w14:textId="684B8DD0" w:rsidR="00ED0818" w:rsidRPr="00BF1B27" w:rsidRDefault="00ED0818" w:rsidP="00BF1B27">
      <w:pPr>
        <w:pStyle w:val="Heading1"/>
        <w:spacing w:line="360" w:lineRule="auto"/>
        <w:jc w:val="left"/>
        <w:rPr>
          <w:rFonts w:asciiTheme="minorHAnsi" w:hAnsiTheme="minorHAnsi" w:cstheme="minorHAnsi"/>
        </w:rPr>
      </w:pPr>
      <w:r w:rsidRPr="00BF1B27">
        <w:rPr>
          <w:rFonts w:asciiTheme="minorHAnsi" w:hAnsiTheme="minorHAnsi" w:cstheme="minorHAnsi"/>
        </w:rPr>
        <w:t>Conclusion</w:t>
      </w:r>
      <w:ins w:id="1193" w:author="Laura Sitler" w:date="2023-07-03T07:37:00Z">
        <w:r w:rsidR="00563C49" w:rsidRPr="00BF1B27">
          <w:rPr>
            <w:rFonts w:asciiTheme="minorHAnsi" w:hAnsiTheme="minorHAnsi" w:cstheme="minorHAnsi"/>
          </w:rPr>
          <w:t>s</w:t>
        </w:r>
      </w:ins>
    </w:p>
    <w:p w14:paraId="1DE8CD7A" w14:textId="1885D161" w:rsidR="00ED0818" w:rsidRPr="00BF1B27" w:rsidRDefault="00ED0818" w:rsidP="00BF1B27">
      <w:pPr>
        <w:spacing w:line="360" w:lineRule="auto"/>
        <w:ind w:firstLine="0"/>
        <w:rPr>
          <w:rFonts w:asciiTheme="minorHAnsi" w:hAnsiTheme="minorHAnsi" w:cstheme="minorHAnsi"/>
        </w:rPr>
      </w:pPr>
      <w:r w:rsidRPr="00BF1B27">
        <w:rPr>
          <w:rFonts w:asciiTheme="minorHAnsi" w:hAnsiTheme="minorHAnsi" w:cstheme="minorHAnsi"/>
        </w:rPr>
        <w:t xml:space="preserve">Fluoroscopy is a useful </w:t>
      </w:r>
      <w:ins w:id="1194" w:author="Laura Sitler" w:date="2023-07-03T07:51:00Z">
        <w:r w:rsidR="00787B82" w:rsidRPr="00BF1B27">
          <w:rPr>
            <w:rFonts w:asciiTheme="minorHAnsi" w:hAnsiTheme="minorHAnsi" w:cstheme="minorHAnsi"/>
          </w:rPr>
          <w:t xml:space="preserve">medical imaging </w:t>
        </w:r>
      </w:ins>
      <w:r w:rsidRPr="00BF1B27">
        <w:rPr>
          <w:rFonts w:asciiTheme="minorHAnsi" w:hAnsiTheme="minorHAnsi" w:cstheme="minorHAnsi"/>
        </w:rPr>
        <w:t xml:space="preserve">modality </w:t>
      </w:r>
      <w:del w:id="1195" w:author="Laura Sitler" w:date="2023-07-03T07:51:00Z">
        <w:r w:rsidRPr="00BF1B27" w:rsidDel="00787B82">
          <w:rPr>
            <w:rFonts w:asciiTheme="minorHAnsi" w:hAnsiTheme="minorHAnsi" w:cstheme="minorHAnsi"/>
          </w:rPr>
          <w:delText xml:space="preserve">in medical imaging </w:delText>
        </w:r>
      </w:del>
      <w:r w:rsidRPr="00BF1B27">
        <w:rPr>
          <w:rFonts w:asciiTheme="minorHAnsi" w:hAnsiTheme="minorHAnsi" w:cstheme="minorHAnsi"/>
        </w:rPr>
        <w:t xml:space="preserve">to aid in the detection and diagnosis of numerous diseases and injuries and to guide life-saving medical procedures. This modality is versatile and can be used </w:t>
      </w:r>
      <w:del w:id="1196" w:author="Laura Sitler" w:date="2023-07-03T07:51:00Z">
        <w:r w:rsidRPr="00BF1B27" w:rsidDel="00787B82">
          <w:rPr>
            <w:rFonts w:asciiTheme="minorHAnsi" w:hAnsiTheme="minorHAnsi" w:cstheme="minorHAnsi"/>
          </w:rPr>
          <w:delText xml:space="preserve">with </w:delText>
        </w:r>
      </w:del>
      <w:ins w:id="1197" w:author="Laura Sitler" w:date="2023-07-03T07:51:00Z">
        <w:r w:rsidR="00787B82" w:rsidRPr="00BF1B27">
          <w:rPr>
            <w:rFonts w:asciiTheme="minorHAnsi" w:hAnsiTheme="minorHAnsi" w:cstheme="minorHAnsi"/>
          </w:rPr>
          <w:t xml:space="preserve">in </w:t>
        </w:r>
      </w:ins>
      <w:r w:rsidRPr="00BF1B27">
        <w:rPr>
          <w:rFonts w:asciiTheme="minorHAnsi" w:hAnsiTheme="minorHAnsi" w:cstheme="minorHAnsi"/>
        </w:rPr>
        <w:t xml:space="preserve">patients of all ages to evaluate many systems </w:t>
      </w:r>
      <w:del w:id="1198" w:author="Laura Sitler" w:date="2023-07-03T07:51:00Z">
        <w:r w:rsidRPr="00BF1B27" w:rsidDel="00787B82">
          <w:rPr>
            <w:rFonts w:asciiTheme="minorHAnsi" w:hAnsiTheme="minorHAnsi" w:cstheme="minorHAnsi"/>
          </w:rPr>
          <w:delText xml:space="preserve">in </w:delText>
        </w:r>
      </w:del>
      <w:ins w:id="1199" w:author="Laura Sitler" w:date="2023-07-03T07:51:00Z">
        <w:r w:rsidR="00787B82" w:rsidRPr="00BF1B27">
          <w:rPr>
            <w:rFonts w:asciiTheme="minorHAnsi" w:hAnsiTheme="minorHAnsi" w:cstheme="minorHAnsi"/>
          </w:rPr>
          <w:t xml:space="preserve">of </w:t>
        </w:r>
      </w:ins>
      <w:r w:rsidRPr="00BF1B27">
        <w:rPr>
          <w:rFonts w:asciiTheme="minorHAnsi" w:hAnsiTheme="minorHAnsi" w:cstheme="minorHAnsi"/>
        </w:rPr>
        <w:t xml:space="preserve">the body, including </w:t>
      </w:r>
      <w:ins w:id="1200" w:author="Laura Sitler" w:date="2023-07-03T07:51:00Z">
        <w:r w:rsidR="00787B82" w:rsidRPr="00BF1B27">
          <w:rPr>
            <w:rFonts w:asciiTheme="minorHAnsi" w:hAnsiTheme="minorHAnsi" w:cstheme="minorHAnsi"/>
          </w:rPr>
          <w:t xml:space="preserve">the </w:t>
        </w:r>
      </w:ins>
      <w:r w:rsidRPr="00BF1B27">
        <w:rPr>
          <w:rFonts w:asciiTheme="minorHAnsi" w:hAnsiTheme="minorHAnsi" w:cstheme="minorHAnsi"/>
        </w:rPr>
        <w:t>gastrointestinal, biliary, genitourinary, musculoskeletal, neurologic</w:t>
      </w:r>
      <w:del w:id="1201" w:author="Laura Sitler" w:date="2023-07-03T07:52:00Z">
        <w:r w:rsidRPr="00BF1B27" w:rsidDel="00787B82">
          <w:rPr>
            <w:rFonts w:asciiTheme="minorHAnsi" w:hAnsiTheme="minorHAnsi" w:cstheme="minorHAnsi"/>
          </w:rPr>
          <w:delText>al</w:delText>
        </w:r>
      </w:del>
      <w:r w:rsidRPr="00BF1B27">
        <w:rPr>
          <w:rFonts w:asciiTheme="minorHAnsi" w:hAnsiTheme="minorHAnsi" w:cstheme="minorHAnsi"/>
        </w:rPr>
        <w:t xml:space="preserve"> (spinal), and cardiovascular</w:t>
      </w:r>
      <w:ins w:id="1202" w:author="Laura Sitler" w:date="2023-07-03T07:52:00Z">
        <w:r w:rsidR="00787B82" w:rsidRPr="00BF1B27">
          <w:rPr>
            <w:rFonts w:asciiTheme="minorHAnsi" w:hAnsiTheme="minorHAnsi" w:cstheme="minorHAnsi"/>
          </w:rPr>
          <w:t xml:space="preserve"> systems</w:t>
        </w:r>
      </w:ins>
      <w:r w:rsidRPr="00BF1B27">
        <w:rPr>
          <w:rFonts w:asciiTheme="minorHAnsi" w:hAnsiTheme="minorHAnsi" w:cstheme="minorHAnsi"/>
        </w:rPr>
        <w:t>. However, care must be taken when this</w:t>
      </w:r>
      <w:del w:id="1203" w:author="Laura Sitler" w:date="2023-07-03T07:52:00Z">
        <w:r w:rsidRPr="00BF1B27" w:rsidDel="00787B82">
          <w:rPr>
            <w:rFonts w:asciiTheme="minorHAnsi" w:hAnsiTheme="minorHAnsi" w:cstheme="minorHAnsi"/>
          </w:rPr>
          <w:delText xml:space="preserve">, </w:delText>
        </w:r>
      </w:del>
      <w:ins w:id="1204" w:author="Laura Sitler" w:date="2023-07-03T07:52:00Z">
        <w:r w:rsidR="00787B82" w:rsidRPr="00BF1B27">
          <w:rPr>
            <w:rFonts w:asciiTheme="minorHAnsi" w:hAnsiTheme="minorHAnsi" w:cstheme="minorHAnsi"/>
          </w:rPr>
          <w:t>—</w:t>
        </w:r>
      </w:ins>
      <w:r w:rsidRPr="00BF1B27">
        <w:rPr>
          <w:rFonts w:asciiTheme="minorHAnsi" w:hAnsiTheme="minorHAnsi" w:cstheme="minorHAnsi"/>
        </w:rPr>
        <w:t>or any medical imaging procedure that uses ionizing radiation</w:t>
      </w:r>
      <w:del w:id="1205" w:author="Laura Sitler" w:date="2023-07-03T07:52:00Z">
        <w:r w:rsidRPr="00BF1B27" w:rsidDel="00787B82">
          <w:rPr>
            <w:rFonts w:asciiTheme="minorHAnsi" w:hAnsiTheme="minorHAnsi" w:cstheme="minorHAnsi"/>
          </w:rPr>
          <w:delText xml:space="preserve">, </w:delText>
        </w:r>
      </w:del>
      <w:ins w:id="1206" w:author="Laura Sitler" w:date="2023-07-03T07:52:00Z">
        <w:r w:rsidR="00787B82" w:rsidRPr="00BF1B27">
          <w:rPr>
            <w:rFonts w:asciiTheme="minorHAnsi" w:hAnsiTheme="minorHAnsi" w:cstheme="minorHAnsi"/>
          </w:rPr>
          <w:t>—</w:t>
        </w:r>
      </w:ins>
      <w:r w:rsidRPr="00BF1B27">
        <w:rPr>
          <w:rFonts w:asciiTheme="minorHAnsi" w:hAnsiTheme="minorHAnsi" w:cstheme="minorHAnsi"/>
        </w:rPr>
        <w:t xml:space="preserve">is performed on a pediatric patient. </w:t>
      </w:r>
      <w:commentRangeStart w:id="1207"/>
      <w:del w:id="1208" w:author="Laura Sitler" w:date="2023-07-03T07:52:00Z">
        <w:r w:rsidRPr="00BF1B27" w:rsidDel="00787B82">
          <w:rPr>
            <w:rFonts w:asciiTheme="minorHAnsi" w:hAnsiTheme="minorHAnsi" w:cstheme="minorHAnsi"/>
            <w:highlight w:val="green"/>
          </w:rPr>
          <w:delText xml:space="preserve">Ultrasound </w:delText>
        </w:r>
      </w:del>
      <w:ins w:id="1209" w:author="Laura Sitler" w:date="2023-07-03T07:52:00Z">
        <w:r w:rsidR="00787B82" w:rsidRPr="00BF1B27">
          <w:rPr>
            <w:rFonts w:asciiTheme="minorHAnsi" w:hAnsiTheme="minorHAnsi" w:cstheme="minorHAnsi"/>
            <w:highlight w:val="green"/>
          </w:rPr>
          <w:t xml:space="preserve">When possible, ultrasound </w:t>
        </w:r>
      </w:ins>
      <w:r w:rsidRPr="00BF1B27">
        <w:rPr>
          <w:rFonts w:asciiTheme="minorHAnsi" w:hAnsiTheme="minorHAnsi" w:cstheme="minorHAnsi"/>
          <w:highlight w:val="green"/>
        </w:rPr>
        <w:t xml:space="preserve">and </w:t>
      </w:r>
      <w:del w:id="1210" w:author="Laura Sitler" w:date="2023-07-03T07:52:00Z">
        <w:r w:rsidRPr="00BF1B27" w:rsidDel="00787B82">
          <w:rPr>
            <w:rFonts w:asciiTheme="minorHAnsi" w:hAnsiTheme="minorHAnsi" w:cstheme="minorHAnsi"/>
            <w:highlight w:val="green"/>
          </w:rPr>
          <w:delText>magnetic resonance imaging (</w:delText>
        </w:r>
      </w:del>
      <w:r w:rsidRPr="00BF1B27">
        <w:rPr>
          <w:rFonts w:asciiTheme="minorHAnsi" w:hAnsiTheme="minorHAnsi" w:cstheme="minorHAnsi"/>
          <w:highlight w:val="green"/>
        </w:rPr>
        <w:t>MRI</w:t>
      </w:r>
      <w:del w:id="1211" w:author="Laura Sitler" w:date="2023-07-03T07:52:00Z">
        <w:r w:rsidRPr="00BF1B27" w:rsidDel="00787B82">
          <w:rPr>
            <w:rFonts w:asciiTheme="minorHAnsi" w:hAnsiTheme="minorHAnsi" w:cstheme="minorHAnsi"/>
            <w:highlight w:val="green"/>
          </w:rPr>
          <w:delText>)</w:delText>
        </w:r>
      </w:del>
      <w:r w:rsidRPr="00BF1B27">
        <w:rPr>
          <w:rFonts w:asciiTheme="minorHAnsi" w:hAnsiTheme="minorHAnsi" w:cstheme="minorHAnsi"/>
          <w:highlight w:val="green"/>
        </w:rPr>
        <w:t xml:space="preserve"> should be the modalities of choice</w:t>
      </w:r>
      <w:del w:id="1212" w:author="Laura Sitler" w:date="2023-07-03T07:52:00Z">
        <w:r w:rsidRPr="00BF1B27" w:rsidDel="00787B82">
          <w:rPr>
            <w:rFonts w:asciiTheme="minorHAnsi" w:hAnsiTheme="minorHAnsi" w:cstheme="minorHAnsi"/>
            <w:highlight w:val="green"/>
          </w:rPr>
          <w:delText xml:space="preserve"> when </w:delText>
        </w:r>
        <w:r w:rsidR="00AC4DC1" w:rsidRPr="00BF1B27" w:rsidDel="00787B82">
          <w:rPr>
            <w:rFonts w:asciiTheme="minorHAnsi" w:hAnsiTheme="minorHAnsi" w:cstheme="minorHAnsi"/>
            <w:highlight w:val="green"/>
          </w:rPr>
          <w:delText>possible,</w:delText>
        </w:r>
      </w:del>
      <w:r w:rsidRPr="00BF1B27">
        <w:rPr>
          <w:rFonts w:asciiTheme="minorHAnsi" w:hAnsiTheme="minorHAnsi" w:cstheme="minorHAnsi"/>
          <w:highlight w:val="green"/>
        </w:rPr>
        <w:t xml:space="preserve"> </w:t>
      </w:r>
      <w:del w:id="1213" w:author="Laura Sitler" w:date="2023-07-03T07:52:00Z">
        <w:r w:rsidRPr="00BF1B27" w:rsidDel="00787B82">
          <w:rPr>
            <w:rFonts w:asciiTheme="minorHAnsi" w:hAnsiTheme="minorHAnsi" w:cstheme="minorHAnsi"/>
            <w:highlight w:val="green"/>
          </w:rPr>
          <w:delText xml:space="preserve">with </w:delText>
        </w:r>
      </w:del>
      <w:ins w:id="1214" w:author="Laura Sitler" w:date="2023-07-03T07:52:00Z">
        <w:r w:rsidR="00787B82" w:rsidRPr="00BF1B27">
          <w:rPr>
            <w:rFonts w:asciiTheme="minorHAnsi" w:hAnsiTheme="minorHAnsi" w:cstheme="minorHAnsi"/>
            <w:highlight w:val="green"/>
          </w:rPr>
          <w:t>i</w:t>
        </w:r>
      </w:ins>
      <w:ins w:id="1215" w:author="Laura Sitler" w:date="2023-07-03T07:53:00Z">
        <w:r w:rsidR="00787B82" w:rsidRPr="00BF1B27">
          <w:rPr>
            <w:rFonts w:asciiTheme="minorHAnsi" w:hAnsiTheme="minorHAnsi" w:cstheme="minorHAnsi"/>
            <w:highlight w:val="green"/>
          </w:rPr>
          <w:t xml:space="preserve">n </w:t>
        </w:r>
      </w:ins>
      <w:r w:rsidRPr="00BF1B27">
        <w:rPr>
          <w:rFonts w:asciiTheme="minorHAnsi" w:hAnsiTheme="minorHAnsi" w:cstheme="minorHAnsi"/>
          <w:highlight w:val="green"/>
        </w:rPr>
        <w:t xml:space="preserve">pediatric patients to </w:t>
      </w:r>
      <w:ins w:id="1216" w:author="Laura Sitler" w:date="2023-07-07T13:36:00Z">
        <w:r w:rsidR="00440BE1">
          <w:rPr>
            <w:rFonts w:asciiTheme="minorHAnsi" w:hAnsiTheme="minorHAnsi" w:cstheme="minorHAnsi"/>
            <w:highlight w:val="green"/>
          </w:rPr>
          <w:t xml:space="preserve">limit or </w:t>
        </w:r>
      </w:ins>
      <w:r w:rsidRPr="00BF1B27">
        <w:rPr>
          <w:rFonts w:asciiTheme="minorHAnsi" w:hAnsiTheme="minorHAnsi" w:cstheme="minorHAnsi"/>
          <w:highlight w:val="green"/>
        </w:rPr>
        <w:t xml:space="preserve">eliminate </w:t>
      </w:r>
      <w:ins w:id="1217" w:author="Laura Sitler" w:date="2023-07-03T07:53:00Z">
        <w:r w:rsidR="00787B82" w:rsidRPr="00BF1B27">
          <w:rPr>
            <w:rFonts w:asciiTheme="minorHAnsi" w:hAnsiTheme="minorHAnsi" w:cstheme="minorHAnsi"/>
            <w:highlight w:val="green"/>
          </w:rPr>
          <w:t xml:space="preserve">applying </w:t>
        </w:r>
      </w:ins>
      <w:r w:rsidRPr="00BF1B27">
        <w:rPr>
          <w:rFonts w:asciiTheme="minorHAnsi" w:hAnsiTheme="minorHAnsi" w:cstheme="minorHAnsi"/>
          <w:highlight w:val="green"/>
        </w:rPr>
        <w:t>any radiation dose to their more radiosensitive tissues</w:t>
      </w:r>
      <w:del w:id="1218" w:author="Laura Sitler" w:date="2023-07-03T07:53:00Z">
        <w:r w:rsidRPr="00BF1B27" w:rsidDel="00787B82">
          <w:rPr>
            <w:rFonts w:asciiTheme="minorHAnsi" w:hAnsiTheme="minorHAnsi" w:cstheme="minorHAnsi"/>
            <w:highlight w:val="green"/>
          </w:rPr>
          <w:delText xml:space="preserve">, </w:delText>
        </w:r>
      </w:del>
      <w:ins w:id="1219" w:author="Laura Sitler" w:date="2023-07-03T07:53:00Z">
        <w:r w:rsidR="00787B82" w:rsidRPr="00BF1B27">
          <w:rPr>
            <w:rFonts w:asciiTheme="minorHAnsi" w:hAnsiTheme="minorHAnsi" w:cstheme="minorHAnsi"/>
            <w:highlight w:val="green"/>
          </w:rPr>
          <w:t xml:space="preserve"> and </w:t>
        </w:r>
      </w:ins>
      <w:r w:rsidRPr="00BF1B27">
        <w:rPr>
          <w:rFonts w:asciiTheme="minorHAnsi" w:hAnsiTheme="minorHAnsi" w:cstheme="minorHAnsi"/>
          <w:highlight w:val="green"/>
        </w:rPr>
        <w:t>lessen</w:t>
      </w:r>
      <w:del w:id="1220" w:author="Laura Sitler" w:date="2023-07-03T07:53:00Z">
        <w:r w:rsidRPr="00BF1B27" w:rsidDel="00787B82">
          <w:rPr>
            <w:rFonts w:asciiTheme="minorHAnsi" w:hAnsiTheme="minorHAnsi" w:cstheme="minorHAnsi"/>
            <w:highlight w:val="green"/>
          </w:rPr>
          <w:delText>ing</w:delText>
        </w:r>
      </w:del>
      <w:r w:rsidRPr="00BF1B27">
        <w:rPr>
          <w:rFonts w:asciiTheme="minorHAnsi" w:hAnsiTheme="minorHAnsi" w:cstheme="minorHAnsi"/>
          <w:highlight w:val="green"/>
        </w:rPr>
        <w:t xml:space="preserve"> the </w:t>
      </w:r>
      <w:r w:rsidR="004831A1" w:rsidRPr="00BF1B27">
        <w:rPr>
          <w:rFonts w:asciiTheme="minorHAnsi" w:hAnsiTheme="minorHAnsi" w:cstheme="minorHAnsi"/>
          <w:highlight w:val="green"/>
        </w:rPr>
        <w:t>potential side effects</w:t>
      </w:r>
      <w:r w:rsidRPr="00BF1B27">
        <w:rPr>
          <w:rFonts w:asciiTheme="minorHAnsi" w:hAnsiTheme="minorHAnsi" w:cstheme="minorHAnsi"/>
          <w:highlight w:val="green"/>
        </w:rPr>
        <w:t>.</w:t>
      </w:r>
      <w:r w:rsidRPr="00BF1B27">
        <w:rPr>
          <w:rFonts w:asciiTheme="minorHAnsi" w:hAnsiTheme="minorHAnsi" w:cstheme="minorHAnsi"/>
        </w:rPr>
        <w:t xml:space="preserve"> </w:t>
      </w:r>
      <w:commentRangeEnd w:id="1207"/>
      <w:r w:rsidR="00C41225" w:rsidRPr="00BF1B27">
        <w:rPr>
          <w:rStyle w:val="CommentReference"/>
          <w:rFonts w:asciiTheme="minorHAnsi" w:hAnsiTheme="minorHAnsi" w:cstheme="minorHAnsi"/>
          <w:sz w:val="22"/>
          <w:szCs w:val="22"/>
        </w:rPr>
        <w:commentReference w:id="1207"/>
      </w:r>
      <w:del w:id="1221" w:author="Laura Sitler" w:date="2023-07-03T07:53:00Z">
        <w:r w:rsidRPr="00BF1B27" w:rsidDel="00787B82">
          <w:rPr>
            <w:rFonts w:asciiTheme="minorHAnsi" w:hAnsiTheme="minorHAnsi" w:cstheme="minorHAnsi"/>
          </w:rPr>
          <w:delText>However, w</w:delText>
        </w:r>
      </w:del>
      <w:ins w:id="1222" w:author="Laura Sitler" w:date="2023-07-03T07:53:00Z">
        <w:r w:rsidR="00787B82" w:rsidRPr="00BF1B27">
          <w:rPr>
            <w:rFonts w:asciiTheme="minorHAnsi" w:hAnsiTheme="minorHAnsi" w:cstheme="minorHAnsi"/>
          </w:rPr>
          <w:t>W</w:t>
        </w:r>
      </w:ins>
      <w:r w:rsidRPr="00BF1B27">
        <w:rPr>
          <w:rFonts w:asciiTheme="minorHAnsi" w:hAnsiTheme="minorHAnsi" w:cstheme="minorHAnsi"/>
        </w:rPr>
        <w:t xml:space="preserve">hen fluoroscopy and ionizing radiation are needed, </w:t>
      </w:r>
      <w:ins w:id="1223" w:author="Laura Sitler" w:date="2023-07-03T07:53:00Z">
        <w:r w:rsidR="00787B82" w:rsidRPr="00BF1B27">
          <w:rPr>
            <w:rFonts w:asciiTheme="minorHAnsi" w:hAnsiTheme="minorHAnsi" w:cstheme="minorHAnsi"/>
          </w:rPr>
          <w:t xml:space="preserve">radiologic </w:t>
        </w:r>
      </w:ins>
      <w:r w:rsidRPr="00BF1B27">
        <w:rPr>
          <w:rFonts w:asciiTheme="minorHAnsi" w:hAnsiTheme="minorHAnsi" w:cstheme="minorHAnsi"/>
        </w:rPr>
        <w:t xml:space="preserve">technologists and radiologists should always practice the ALARA principle </w:t>
      </w:r>
      <w:del w:id="1224" w:author="Laura Sitler" w:date="2023-07-03T07:53:00Z">
        <w:r w:rsidRPr="00BF1B27" w:rsidDel="00787B82">
          <w:rPr>
            <w:rFonts w:asciiTheme="minorHAnsi" w:hAnsiTheme="minorHAnsi" w:cstheme="minorHAnsi"/>
          </w:rPr>
          <w:delText xml:space="preserve">as well as </w:delText>
        </w:r>
      </w:del>
      <w:ins w:id="1225" w:author="Laura Sitler" w:date="2023-07-03T07:53:00Z">
        <w:r w:rsidR="00787B82" w:rsidRPr="00BF1B27">
          <w:rPr>
            <w:rFonts w:asciiTheme="minorHAnsi" w:hAnsiTheme="minorHAnsi" w:cstheme="minorHAnsi"/>
          </w:rPr>
          <w:t xml:space="preserve">and </w:t>
        </w:r>
      </w:ins>
      <w:r w:rsidRPr="00BF1B27">
        <w:rPr>
          <w:rFonts w:asciiTheme="minorHAnsi" w:hAnsiTheme="minorHAnsi" w:cstheme="minorHAnsi"/>
        </w:rPr>
        <w:t>remember the rules for time, distance, and shielding to protect themselves and the patient from unnecessary radiation exposure.</w:t>
      </w:r>
    </w:p>
    <w:p w14:paraId="53851727" w14:textId="77777777" w:rsidR="001E7C67" w:rsidRPr="00BF1B27" w:rsidRDefault="001E7C67" w:rsidP="00BF1B27">
      <w:pPr>
        <w:spacing w:line="360" w:lineRule="auto"/>
        <w:ind w:firstLine="0"/>
        <w:rPr>
          <w:rFonts w:asciiTheme="minorHAnsi" w:hAnsiTheme="minorHAnsi" w:cstheme="minorHAnsi"/>
        </w:rPr>
      </w:pPr>
    </w:p>
    <w:p w14:paraId="26AB1CE3" w14:textId="2B74913E" w:rsidR="001E7C67" w:rsidRPr="00BF1B27" w:rsidRDefault="001E7C67" w:rsidP="00BF1B27">
      <w:pPr>
        <w:spacing w:line="360" w:lineRule="auto"/>
        <w:ind w:firstLine="0"/>
        <w:rPr>
          <w:rFonts w:asciiTheme="minorHAnsi" w:hAnsiTheme="minorHAnsi" w:cstheme="minorHAnsi"/>
          <w:b/>
          <w:bCs/>
        </w:rPr>
      </w:pPr>
      <w:r w:rsidRPr="00BF1B27">
        <w:rPr>
          <w:rFonts w:asciiTheme="minorHAnsi" w:hAnsiTheme="minorHAnsi" w:cstheme="minorHAnsi"/>
          <w:b/>
          <w:bCs/>
        </w:rPr>
        <w:t>References</w:t>
      </w:r>
    </w:p>
    <w:p w14:paraId="23D68DDC" w14:textId="2786E010" w:rsidR="001E7C67" w:rsidRPr="00BF1B27" w:rsidRDefault="001E7C67">
      <w:pPr>
        <w:spacing w:line="360" w:lineRule="auto"/>
        <w:ind w:firstLine="0"/>
        <w:rPr>
          <w:rFonts w:asciiTheme="minorHAnsi" w:hAnsiTheme="minorHAnsi" w:cstheme="minorHAnsi"/>
        </w:rPr>
        <w:pPrChange w:id="1226" w:author="Laura Sitler" w:date="2023-07-07T12:18:00Z">
          <w:pPr>
            <w:spacing w:line="240" w:lineRule="auto"/>
            <w:ind w:firstLine="0"/>
          </w:pPr>
        </w:pPrChange>
      </w:pPr>
      <w:r w:rsidRPr="00BF1B27">
        <w:rPr>
          <w:rFonts w:asciiTheme="minorHAnsi" w:hAnsiTheme="minorHAnsi" w:cstheme="minorHAnsi"/>
        </w:rPr>
        <w:t>1. U</w:t>
      </w:r>
      <w:del w:id="1227" w:author="Laura Sitler" w:date="2023-07-07T12:18:00Z">
        <w:r w:rsidRPr="00BF1B27" w:rsidDel="00BF1B27">
          <w:rPr>
            <w:rFonts w:asciiTheme="minorHAnsi" w:hAnsiTheme="minorHAnsi" w:cstheme="minorHAnsi"/>
          </w:rPr>
          <w:delText>.</w:delText>
        </w:r>
      </w:del>
      <w:r w:rsidRPr="00BF1B27">
        <w:rPr>
          <w:rFonts w:asciiTheme="minorHAnsi" w:hAnsiTheme="minorHAnsi" w:cstheme="minorHAnsi"/>
        </w:rPr>
        <w:t>S</w:t>
      </w:r>
      <w:del w:id="1228" w:author="Laura Sitler" w:date="2023-07-07T12:18:00Z">
        <w:r w:rsidRPr="00BF1B27" w:rsidDel="00BF1B27">
          <w:rPr>
            <w:rFonts w:asciiTheme="minorHAnsi" w:hAnsiTheme="minorHAnsi" w:cstheme="minorHAnsi"/>
          </w:rPr>
          <w:delText>.</w:delText>
        </w:r>
      </w:del>
      <w:r w:rsidRPr="00BF1B27">
        <w:rPr>
          <w:rFonts w:asciiTheme="minorHAnsi" w:hAnsiTheme="minorHAnsi" w:cstheme="minorHAnsi"/>
        </w:rPr>
        <w:t xml:space="preserve"> Food and Drug Administration. Fluoroscopy. </w:t>
      </w:r>
      <w:del w:id="1229" w:author="Laura Sitler" w:date="2023-07-07T12:19:00Z">
        <w:r w:rsidRPr="00BF1B27" w:rsidDel="00BF1B27">
          <w:rPr>
            <w:rFonts w:asciiTheme="minorHAnsi" w:hAnsiTheme="minorHAnsi" w:cstheme="minorHAnsi"/>
          </w:rPr>
          <w:delText xml:space="preserve">n.d. </w:delText>
        </w:r>
      </w:del>
      <w:r w:rsidRPr="00BF1B27">
        <w:rPr>
          <w:rFonts w:asciiTheme="minorHAnsi" w:hAnsiTheme="minorHAnsi" w:cstheme="minorHAnsi"/>
        </w:rPr>
        <w:t xml:space="preserve">Updated February 21, 2023. Accessed May 23, 2023. </w:t>
      </w:r>
      <w:del w:id="1230" w:author="Laura Sitler" w:date="2023-07-07T12:19:00Z">
        <w:r w:rsidRPr="00BF1B27" w:rsidDel="00BF1B27">
          <w:fldChar w:fldCharType="begin"/>
        </w:r>
        <w:r w:rsidRPr="00BF1B27" w:rsidDel="00BF1B27">
          <w:rPr>
            <w:rFonts w:asciiTheme="minorHAnsi" w:hAnsiTheme="minorHAnsi" w:cstheme="minorHAnsi"/>
          </w:rPr>
          <w:delInstrText>HYPERLINK "https://www.fda.gov/radiation-emitting-products/medical-x-ray-imaging/fluoroscopy"</w:delInstrText>
        </w:r>
        <w:r w:rsidRPr="00BF1B27" w:rsidDel="00BF1B27">
          <w:fldChar w:fldCharType="separate"/>
        </w:r>
        <w:r w:rsidRPr="00BF1B27" w:rsidDel="00BF1B27">
          <w:rPr>
            <w:rStyle w:val="Hyperlink"/>
            <w:rFonts w:asciiTheme="minorHAnsi" w:hAnsiTheme="minorHAnsi" w:cstheme="minorHAnsi"/>
          </w:rPr>
          <w:delText>https://www.fda.gov/radiation-emitting-products/medical-x-ray-imaging/fluoroscopy</w:delText>
        </w:r>
        <w:r w:rsidRPr="00BF1B27" w:rsidDel="00BF1B27">
          <w:rPr>
            <w:rStyle w:val="Hyperlink"/>
            <w:rFonts w:asciiTheme="minorHAnsi" w:hAnsiTheme="minorHAnsi" w:cstheme="minorHAnsi"/>
          </w:rPr>
          <w:fldChar w:fldCharType="end"/>
        </w:r>
        <w:r w:rsidRPr="00BF1B27" w:rsidDel="00BF1B27">
          <w:rPr>
            <w:rFonts w:asciiTheme="minorHAnsi" w:hAnsiTheme="minorHAnsi" w:cstheme="minorHAnsi"/>
          </w:rPr>
          <w:delText xml:space="preserve"> </w:delText>
        </w:r>
      </w:del>
      <w:ins w:id="1231" w:author="Laura Sitler" w:date="2023-07-07T12:19:00Z">
        <w:r w:rsidR="00BF1B27" w:rsidRPr="00BF1B27">
          <w:rPr>
            <w:rFonts w:asciiTheme="minorHAnsi" w:hAnsiTheme="minorHAnsi" w:cstheme="minorHAnsi"/>
          </w:rPr>
          <w:t>https://www.fda.gov/radiation-emitting-products/medical-x-ray-imaging/fluoroscopy</w:t>
        </w:r>
      </w:ins>
    </w:p>
    <w:p w14:paraId="5367DC65" w14:textId="361BB5EB" w:rsidR="001E7C67" w:rsidRPr="00BF1B27" w:rsidRDefault="001E7C67" w:rsidP="00BF1B27">
      <w:pPr>
        <w:spacing w:line="360" w:lineRule="auto"/>
        <w:ind w:firstLine="0"/>
        <w:rPr>
          <w:rStyle w:val="Hyperlink"/>
          <w:rFonts w:asciiTheme="minorHAnsi" w:hAnsiTheme="minorHAnsi" w:cstheme="minorHAnsi"/>
        </w:rPr>
      </w:pPr>
      <w:r w:rsidRPr="00BF1B27">
        <w:rPr>
          <w:rFonts w:asciiTheme="minorHAnsi" w:hAnsiTheme="minorHAnsi" w:cstheme="minorHAnsi"/>
        </w:rPr>
        <w:t xml:space="preserve">2. </w:t>
      </w:r>
      <w:del w:id="1232" w:author="Laura Sitler" w:date="2023-07-07T12:18:00Z">
        <w:r w:rsidRPr="00BF1B27" w:rsidDel="00BF1B27">
          <w:rPr>
            <w:rFonts w:asciiTheme="minorHAnsi" w:hAnsiTheme="minorHAnsi" w:cstheme="minorHAnsi"/>
          </w:rPr>
          <w:delText>U.S.</w:delText>
        </w:r>
      </w:del>
      <w:ins w:id="1233" w:author="Laura Sitler" w:date="2023-07-07T12:18:00Z">
        <w:r w:rsidR="00BF1B27" w:rsidRPr="00BF1B27">
          <w:rPr>
            <w:rFonts w:asciiTheme="minorHAnsi" w:hAnsiTheme="minorHAnsi" w:cstheme="minorHAnsi"/>
          </w:rPr>
          <w:t>US</w:t>
        </w:r>
      </w:ins>
      <w:r w:rsidRPr="00BF1B27">
        <w:rPr>
          <w:rFonts w:asciiTheme="minorHAnsi" w:hAnsiTheme="minorHAnsi" w:cstheme="minorHAnsi"/>
        </w:rPr>
        <w:t xml:space="preserve"> Centers for Disease Control and Prevention. Radiation in </w:t>
      </w:r>
      <w:del w:id="1234" w:author="Laura Sitler" w:date="2023-07-07T12:19:00Z">
        <w:r w:rsidRPr="00BF1B27" w:rsidDel="00BF1B27">
          <w:rPr>
            <w:rFonts w:asciiTheme="minorHAnsi" w:hAnsiTheme="minorHAnsi" w:cstheme="minorHAnsi"/>
          </w:rPr>
          <w:delText>Healthcare</w:delText>
        </w:r>
      </w:del>
      <w:ins w:id="1235" w:author="Laura Sitler" w:date="2023-07-07T12:19:00Z">
        <w:r w:rsidR="00BF1B27" w:rsidRPr="00BF1B27">
          <w:rPr>
            <w:rFonts w:asciiTheme="minorHAnsi" w:hAnsiTheme="minorHAnsi" w:cstheme="minorHAnsi"/>
          </w:rPr>
          <w:t>healthcare</w:t>
        </w:r>
      </w:ins>
      <w:r w:rsidRPr="00BF1B27">
        <w:rPr>
          <w:rFonts w:asciiTheme="minorHAnsi" w:hAnsiTheme="minorHAnsi" w:cstheme="minorHAnsi"/>
        </w:rPr>
        <w:t xml:space="preserve">: </w:t>
      </w:r>
      <w:del w:id="1236" w:author="Laura Sitler" w:date="2023-07-07T12:19:00Z">
        <w:r w:rsidRPr="00BF1B27" w:rsidDel="00BF1B27">
          <w:rPr>
            <w:rFonts w:asciiTheme="minorHAnsi" w:hAnsiTheme="minorHAnsi" w:cstheme="minorHAnsi"/>
          </w:rPr>
          <w:delText>Fluoroscopy</w:delText>
        </w:r>
      </w:del>
      <w:ins w:id="1237" w:author="Laura Sitler" w:date="2023-07-07T12:19:00Z">
        <w:r w:rsidR="00BF1B27" w:rsidRPr="00BF1B27">
          <w:rPr>
            <w:rFonts w:asciiTheme="minorHAnsi" w:hAnsiTheme="minorHAnsi" w:cstheme="minorHAnsi"/>
          </w:rPr>
          <w:t>fluoroscopy</w:t>
        </w:r>
      </w:ins>
      <w:r w:rsidRPr="00BF1B27">
        <w:rPr>
          <w:rFonts w:asciiTheme="minorHAnsi" w:hAnsiTheme="minorHAnsi" w:cstheme="minorHAnsi"/>
        </w:rPr>
        <w:t xml:space="preserve">. </w:t>
      </w:r>
      <w:del w:id="1238" w:author="Laura Sitler" w:date="2023-07-07T12:19:00Z">
        <w:r w:rsidRPr="00BF1B27" w:rsidDel="00BF1B27">
          <w:rPr>
            <w:rFonts w:asciiTheme="minorHAnsi" w:hAnsiTheme="minorHAnsi" w:cstheme="minorHAnsi"/>
          </w:rPr>
          <w:delText xml:space="preserve">n.d. Updated </w:delText>
        </w:r>
      </w:del>
      <w:ins w:id="1239" w:author="Laura Sitler" w:date="2023-07-07T12:19:00Z">
        <w:r w:rsidR="00BF1B27" w:rsidRPr="00BF1B27">
          <w:rPr>
            <w:rFonts w:asciiTheme="minorHAnsi" w:hAnsiTheme="minorHAnsi" w:cstheme="minorHAnsi"/>
          </w:rPr>
          <w:t xml:space="preserve">Reviewed </w:t>
        </w:r>
      </w:ins>
      <w:r w:rsidRPr="00BF1B27">
        <w:rPr>
          <w:rFonts w:asciiTheme="minorHAnsi" w:hAnsiTheme="minorHAnsi" w:cstheme="minorHAnsi"/>
        </w:rPr>
        <w:t>October 20, 2021. Accessed May 23, 2023.</w:t>
      </w:r>
      <w:ins w:id="1240" w:author="Laura Sitler" w:date="2023-07-07T12:19:00Z">
        <w:r w:rsidR="00BF1B27" w:rsidRPr="00BF1B27">
          <w:rPr>
            <w:rFonts w:asciiTheme="minorHAnsi" w:hAnsiTheme="minorHAnsi" w:cstheme="minorHAnsi"/>
          </w:rPr>
          <w:t xml:space="preserve"> https://www.cdc.gov/nceh/radiation/fluoroscopy.html</w:t>
        </w:r>
      </w:ins>
      <w:r w:rsidRPr="00BF1B27">
        <w:rPr>
          <w:rFonts w:asciiTheme="minorHAnsi" w:hAnsiTheme="minorHAnsi" w:cstheme="minorHAnsi"/>
        </w:rPr>
        <w:t xml:space="preserve"> </w:t>
      </w:r>
      <w:del w:id="1241" w:author="Laura Sitler" w:date="2023-07-07T12:19:00Z">
        <w:r w:rsidRPr="00BF1B27" w:rsidDel="00BF1B27">
          <w:fldChar w:fldCharType="begin"/>
        </w:r>
        <w:r w:rsidRPr="00BF1B27" w:rsidDel="00BF1B27">
          <w:rPr>
            <w:rFonts w:asciiTheme="minorHAnsi" w:hAnsiTheme="minorHAnsi" w:cstheme="minorHAnsi"/>
          </w:rPr>
          <w:delInstrText>HYPERLINK "https://www.cdc.gov/nceh/radiation/fluoroscopy.html"</w:delInstrText>
        </w:r>
        <w:r w:rsidRPr="00BF1B27" w:rsidDel="00BF1B27">
          <w:fldChar w:fldCharType="separate"/>
        </w:r>
        <w:r w:rsidRPr="00BF1B27" w:rsidDel="00BF1B27">
          <w:rPr>
            <w:rStyle w:val="Hyperlink"/>
            <w:rFonts w:asciiTheme="minorHAnsi" w:hAnsiTheme="minorHAnsi" w:cstheme="minorHAnsi"/>
          </w:rPr>
          <w:delText>https://www.cdc.gov/nceh/radiation/fluoroscopy.html</w:delText>
        </w:r>
        <w:r w:rsidRPr="00BF1B27" w:rsidDel="00BF1B27">
          <w:rPr>
            <w:rStyle w:val="Hyperlink"/>
            <w:rFonts w:asciiTheme="minorHAnsi" w:hAnsiTheme="minorHAnsi" w:cstheme="minorHAnsi"/>
          </w:rPr>
          <w:fldChar w:fldCharType="end"/>
        </w:r>
      </w:del>
    </w:p>
    <w:p w14:paraId="527BAF23" w14:textId="0AF6AEA6" w:rsidR="001E7C67" w:rsidRPr="00BF1B27" w:rsidDel="00BF1B27" w:rsidRDefault="001E7C67" w:rsidP="00BF1B27">
      <w:pPr>
        <w:spacing w:line="360" w:lineRule="auto"/>
        <w:ind w:firstLine="0"/>
        <w:rPr>
          <w:del w:id="1242" w:author="Laura Sitler" w:date="2023-07-07T12:22:00Z"/>
          <w:rFonts w:asciiTheme="minorHAnsi" w:hAnsiTheme="minorHAnsi" w:cstheme="minorHAnsi"/>
        </w:rPr>
      </w:pPr>
      <w:r w:rsidRPr="00BF1B27">
        <w:rPr>
          <w:rFonts w:asciiTheme="minorHAnsi" w:hAnsiTheme="minorHAnsi" w:cstheme="minorHAnsi"/>
        </w:rPr>
        <w:t xml:space="preserve">3. </w:t>
      </w:r>
      <w:del w:id="1243" w:author="Laura Sitler" w:date="2023-07-07T12:18:00Z">
        <w:r w:rsidRPr="00BF1B27" w:rsidDel="00BF1B27">
          <w:rPr>
            <w:rFonts w:asciiTheme="minorHAnsi" w:hAnsiTheme="minorHAnsi" w:cstheme="minorHAnsi"/>
          </w:rPr>
          <w:delText>U.S.</w:delText>
        </w:r>
      </w:del>
      <w:del w:id="1244" w:author="Laura Sitler" w:date="2023-07-07T12:22:00Z">
        <w:r w:rsidRPr="00BF1B27" w:rsidDel="00BF1B27">
          <w:rPr>
            <w:rFonts w:asciiTheme="minorHAnsi" w:hAnsiTheme="minorHAnsi" w:cstheme="minorHAnsi"/>
          </w:rPr>
          <w:delText xml:space="preserve"> National Library of Medicine. Fluoroscopy. Medline</w:delText>
        </w:r>
      </w:del>
      <w:del w:id="1245" w:author="Laura Sitler" w:date="2023-07-07T12:20:00Z">
        <w:r w:rsidRPr="00BF1B27" w:rsidDel="00BF1B27">
          <w:rPr>
            <w:rFonts w:asciiTheme="minorHAnsi" w:hAnsiTheme="minorHAnsi" w:cstheme="minorHAnsi"/>
          </w:rPr>
          <w:delText xml:space="preserve"> </w:delText>
        </w:r>
      </w:del>
      <w:del w:id="1246" w:author="Laura Sitler" w:date="2023-07-07T12:22:00Z">
        <w:r w:rsidRPr="00BF1B27" w:rsidDel="00BF1B27">
          <w:rPr>
            <w:rFonts w:asciiTheme="minorHAnsi" w:hAnsiTheme="minorHAnsi" w:cstheme="minorHAnsi"/>
          </w:rPr>
          <w:delText xml:space="preserve">Plus. </w:delText>
        </w:r>
      </w:del>
      <w:del w:id="1247" w:author="Laura Sitler" w:date="2023-07-07T12:20:00Z">
        <w:r w:rsidRPr="00BF1B27" w:rsidDel="00BF1B27">
          <w:rPr>
            <w:rFonts w:asciiTheme="minorHAnsi" w:hAnsiTheme="minorHAnsi" w:cstheme="minorHAnsi"/>
          </w:rPr>
          <w:delText xml:space="preserve">n.d. </w:delText>
        </w:r>
      </w:del>
      <w:del w:id="1248" w:author="Laura Sitler" w:date="2023-07-07T12:22:00Z">
        <w:r w:rsidRPr="00BF1B27" w:rsidDel="00BF1B27">
          <w:rPr>
            <w:rFonts w:asciiTheme="minorHAnsi" w:hAnsiTheme="minorHAnsi" w:cstheme="minorHAnsi"/>
          </w:rPr>
          <w:delText>Updated November 12, 2021. Accessed May 23, 2023.</w:delText>
        </w:r>
      </w:del>
      <w:del w:id="1249" w:author="Laura Sitler" w:date="2023-07-07T12:21:00Z">
        <w:r w:rsidRPr="00BF1B27" w:rsidDel="00BF1B27">
          <w:rPr>
            <w:rFonts w:asciiTheme="minorHAnsi" w:hAnsiTheme="minorHAnsi" w:cstheme="minorHAnsi"/>
          </w:rPr>
          <w:delText xml:space="preserve"> </w:delText>
        </w:r>
      </w:del>
      <w:del w:id="1250" w:author="Laura Sitler" w:date="2023-07-07T12:20:00Z">
        <w:r w:rsidRPr="00BF1B27" w:rsidDel="00BF1B27">
          <w:fldChar w:fldCharType="begin"/>
        </w:r>
        <w:r w:rsidRPr="00BF1B27" w:rsidDel="00BF1B27">
          <w:rPr>
            <w:rFonts w:asciiTheme="minorHAnsi" w:hAnsiTheme="minorHAnsi" w:cstheme="minorHAnsi"/>
          </w:rPr>
          <w:delInstrText>HYPERLINK "https://medlineplus.gov/lab-tests/fluoroscopy/"</w:delInstrText>
        </w:r>
        <w:r w:rsidRPr="00BF1B27" w:rsidDel="00BF1B27">
          <w:fldChar w:fldCharType="separate"/>
        </w:r>
        <w:r w:rsidRPr="00BF1B27" w:rsidDel="00BF1B27">
          <w:rPr>
            <w:rStyle w:val="Hyperlink"/>
            <w:rFonts w:asciiTheme="minorHAnsi" w:hAnsiTheme="minorHAnsi" w:cstheme="minorHAnsi"/>
          </w:rPr>
          <w:delText>https://medlineplus.gov/lab-tests/fluoroscopy/</w:delText>
        </w:r>
        <w:r w:rsidRPr="00BF1B27" w:rsidDel="00BF1B27">
          <w:rPr>
            <w:rStyle w:val="Hyperlink"/>
            <w:rFonts w:asciiTheme="minorHAnsi" w:hAnsiTheme="minorHAnsi" w:cstheme="minorHAnsi"/>
          </w:rPr>
          <w:fldChar w:fldCharType="end"/>
        </w:r>
        <w:r w:rsidRPr="00BF1B27" w:rsidDel="00BF1B27">
          <w:rPr>
            <w:rStyle w:val="Hyperlink"/>
            <w:rFonts w:asciiTheme="minorHAnsi" w:hAnsiTheme="minorHAnsi" w:cstheme="minorHAnsi"/>
          </w:rPr>
          <w:delText>nceh/radiation/fluoroscopy.html</w:delText>
        </w:r>
      </w:del>
    </w:p>
    <w:p w14:paraId="67BECFB3" w14:textId="7FACBE07" w:rsidR="001E7C67" w:rsidRPr="00BF1B27" w:rsidRDefault="001E7C67" w:rsidP="00BF1B27">
      <w:pPr>
        <w:spacing w:line="360" w:lineRule="auto"/>
        <w:ind w:firstLine="0"/>
        <w:rPr>
          <w:rFonts w:asciiTheme="minorHAnsi" w:hAnsiTheme="minorHAnsi" w:cstheme="minorHAnsi"/>
        </w:rPr>
      </w:pPr>
      <w:del w:id="1251" w:author="Laura Sitler" w:date="2023-07-07T12:22:00Z">
        <w:r w:rsidRPr="00BF1B27" w:rsidDel="00BF1B27">
          <w:rPr>
            <w:rFonts w:asciiTheme="minorHAnsi" w:hAnsiTheme="minorHAnsi" w:cstheme="minorHAnsi"/>
          </w:rPr>
          <w:delText xml:space="preserve">4. </w:delText>
        </w:r>
      </w:del>
      <w:del w:id="1252" w:author="Laura Sitler" w:date="2023-07-07T12:18:00Z">
        <w:r w:rsidRPr="00BF1B27" w:rsidDel="00BF1B27">
          <w:rPr>
            <w:rFonts w:asciiTheme="minorHAnsi" w:hAnsiTheme="minorHAnsi" w:cstheme="minorHAnsi"/>
          </w:rPr>
          <w:delText>U.S.</w:delText>
        </w:r>
      </w:del>
      <w:ins w:id="1253" w:author="Laura Sitler" w:date="2023-07-07T12:18:00Z">
        <w:r w:rsidR="00BF1B27" w:rsidRPr="00BF1B27">
          <w:rPr>
            <w:rFonts w:asciiTheme="minorHAnsi" w:hAnsiTheme="minorHAnsi" w:cstheme="minorHAnsi"/>
          </w:rPr>
          <w:t>US</w:t>
        </w:r>
      </w:ins>
      <w:r w:rsidRPr="00BF1B27">
        <w:rPr>
          <w:rFonts w:asciiTheme="minorHAnsi" w:hAnsiTheme="minorHAnsi" w:cstheme="minorHAnsi"/>
        </w:rPr>
        <w:t xml:space="preserve"> National Library of Medicine. Fluoroscopy. Medline Plus. </w:t>
      </w:r>
      <w:del w:id="1254"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Updated November 12, 2021. Accessed May 23, 2023.</w:t>
      </w:r>
      <w:ins w:id="1255" w:author="Laura Sitler" w:date="2023-07-07T12:22:00Z">
        <w:r w:rsidR="00BF1B27" w:rsidRPr="00BF1B27">
          <w:rPr>
            <w:rFonts w:asciiTheme="minorHAnsi" w:hAnsiTheme="minorHAnsi" w:cstheme="minorHAnsi"/>
          </w:rPr>
          <w:t xml:space="preserve"> https://medlineplus.gov/lab-tests/fluoroscopy/</w:t>
        </w:r>
      </w:ins>
      <w:r w:rsidRPr="00BF1B27">
        <w:rPr>
          <w:rFonts w:asciiTheme="minorHAnsi" w:hAnsiTheme="minorHAnsi" w:cstheme="minorHAnsi"/>
        </w:rPr>
        <w:t xml:space="preserve"> </w:t>
      </w:r>
      <w:del w:id="1256" w:author="Laura Sitler" w:date="2023-07-07T12:22:00Z">
        <w:r w:rsidRPr="00BF1B27" w:rsidDel="00BF1B27">
          <w:fldChar w:fldCharType="begin"/>
        </w:r>
        <w:r w:rsidRPr="00BF1B27" w:rsidDel="00BF1B27">
          <w:rPr>
            <w:rFonts w:asciiTheme="minorHAnsi" w:hAnsiTheme="minorHAnsi" w:cstheme="minorHAnsi"/>
          </w:rPr>
          <w:delInstrText>HYPERLINK "https://medlineplus.gov/lab-tests/fluoroscopy/"</w:delInstrText>
        </w:r>
        <w:r w:rsidRPr="00BF1B27" w:rsidDel="00BF1B27">
          <w:fldChar w:fldCharType="separate"/>
        </w:r>
        <w:r w:rsidRPr="00BF1B27" w:rsidDel="00BF1B27">
          <w:rPr>
            <w:rStyle w:val="Hyperlink"/>
            <w:rFonts w:asciiTheme="minorHAnsi" w:hAnsiTheme="minorHAnsi" w:cstheme="minorHAnsi"/>
          </w:rPr>
          <w:delText>https://medlineplus</w:delText>
        </w:r>
        <w:r w:rsidRPr="00BF1B27" w:rsidDel="00BF1B27">
          <w:rPr>
            <w:rStyle w:val="Hyperlink"/>
            <w:rFonts w:asciiTheme="minorHAnsi" w:hAnsiTheme="minorHAnsi" w:cstheme="minorHAnsi"/>
          </w:rPr>
          <w:fldChar w:fldCharType="end"/>
        </w:r>
        <w:r w:rsidRPr="00BF1B27" w:rsidDel="00BF1B27">
          <w:rPr>
            <w:rStyle w:val="Hyperlink"/>
            <w:rFonts w:asciiTheme="minorHAnsi" w:hAnsiTheme="minorHAnsi" w:cstheme="minorHAnsi"/>
          </w:rPr>
          <w:delText>.gov/lab-tests/fluoroscopy/</w:delText>
        </w:r>
      </w:del>
    </w:p>
    <w:p w14:paraId="1A970C15" w14:textId="45FF4084" w:rsidR="002F7524" w:rsidRDefault="002F7524" w:rsidP="00BF1B27">
      <w:pPr>
        <w:spacing w:line="360" w:lineRule="auto"/>
        <w:ind w:firstLine="0"/>
        <w:rPr>
          <w:ins w:id="1257" w:author="Laura Sitler" w:date="2023-07-07T13:12:00Z"/>
          <w:rFonts w:asciiTheme="minorHAnsi" w:hAnsiTheme="minorHAnsi" w:cstheme="minorHAnsi"/>
        </w:rPr>
      </w:pPr>
      <w:ins w:id="1258" w:author="Laura Sitler" w:date="2023-07-07T13:12:00Z">
        <w:r>
          <w:rPr>
            <w:rFonts w:asciiTheme="minorHAnsi" w:hAnsiTheme="minorHAnsi" w:cstheme="minorHAnsi"/>
          </w:rPr>
          <w:t xml:space="preserve">4. </w:t>
        </w:r>
        <w:r w:rsidRPr="002F7524">
          <w:rPr>
            <w:rFonts w:asciiTheme="minorHAnsi" w:hAnsiTheme="minorHAnsi" w:cstheme="minorHAnsi"/>
          </w:rPr>
          <w:t xml:space="preserve">Butler PF. Fluoroscopy </w:t>
        </w:r>
      </w:ins>
      <w:ins w:id="1259" w:author="Laura Sitler" w:date="2023-07-07T13:13:00Z">
        <w:r>
          <w:rPr>
            <w:rFonts w:asciiTheme="minorHAnsi" w:hAnsiTheme="minorHAnsi" w:cstheme="minorHAnsi"/>
          </w:rPr>
          <w:t>p</w:t>
        </w:r>
      </w:ins>
      <w:ins w:id="1260" w:author="Laura Sitler" w:date="2023-07-07T13:12:00Z">
        <w:r w:rsidRPr="002F7524">
          <w:rPr>
            <w:rFonts w:asciiTheme="minorHAnsi" w:hAnsiTheme="minorHAnsi" w:cstheme="minorHAnsi"/>
          </w:rPr>
          <w:t>rotocols. Image Wisely. Accessed May 23, 2023. https://www.imagewisely.org/Imaging-Modalities/Fluoroscopy/Protocols</w:t>
        </w:r>
      </w:ins>
    </w:p>
    <w:p w14:paraId="25BC8008" w14:textId="3CF4E8E2"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5. </w:t>
      </w:r>
      <w:ins w:id="1261" w:author="Laura Sitler" w:date="2023-07-07T12:23:00Z">
        <w:r w:rsidR="00BF1B27" w:rsidRPr="00BF1B27">
          <w:rPr>
            <w:rFonts w:asciiTheme="minorHAnsi" w:hAnsiTheme="minorHAnsi" w:cstheme="minorHAnsi"/>
          </w:rPr>
          <w:t xml:space="preserve">American College of Radiology. </w:t>
        </w:r>
      </w:ins>
      <w:r w:rsidRPr="00BF1B27">
        <w:rPr>
          <w:rFonts w:asciiTheme="minorHAnsi" w:hAnsiTheme="minorHAnsi" w:cstheme="minorHAnsi"/>
        </w:rPr>
        <w:t xml:space="preserve">ACR–AAPM </w:t>
      </w:r>
      <w:del w:id="1262" w:author="Laura Sitler" w:date="2023-07-07T12:23:00Z">
        <w:r w:rsidRPr="00BF1B27" w:rsidDel="00BF1B27">
          <w:rPr>
            <w:rFonts w:asciiTheme="minorHAnsi" w:hAnsiTheme="minorHAnsi" w:cstheme="minorHAnsi"/>
          </w:rPr>
          <w:delText xml:space="preserve">Technical </w:delText>
        </w:r>
      </w:del>
      <w:ins w:id="1263" w:author="Laura Sitler" w:date="2023-07-07T12:23:00Z">
        <w:r w:rsidR="00BF1B27" w:rsidRPr="00BF1B27">
          <w:rPr>
            <w:rFonts w:asciiTheme="minorHAnsi" w:hAnsiTheme="minorHAnsi" w:cstheme="minorHAnsi"/>
          </w:rPr>
          <w:t xml:space="preserve">technical </w:t>
        </w:r>
      </w:ins>
      <w:del w:id="1264" w:author="Laura Sitler" w:date="2023-07-07T12:23:00Z">
        <w:r w:rsidRPr="00BF1B27" w:rsidDel="00BF1B27">
          <w:rPr>
            <w:rFonts w:asciiTheme="minorHAnsi" w:hAnsiTheme="minorHAnsi" w:cstheme="minorHAnsi"/>
          </w:rPr>
          <w:delText xml:space="preserve">Standard </w:delText>
        </w:r>
      </w:del>
      <w:ins w:id="1265" w:author="Laura Sitler" w:date="2023-07-07T12:23:00Z">
        <w:r w:rsidR="00BF1B27" w:rsidRPr="00BF1B27">
          <w:rPr>
            <w:rFonts w:asciiTheme="minorHAnsi" w:hAnsiTheme="minorHAnsi" w:cstheme="minorHAnsi"/>
          </w:rPr>
          <w:t xml:space="preserve">standard </w:t>
        </w:r>
      </w:ins>
      <w:r w:rsidRPr="00BF1B27">
        <w:rPr>
          <w:rFonts w:asciiTheme="minorHAnsi" w:hAnsiTheme="minorHAnsi" w:cstheme="minorHAnsi"/>
        </w:rPr>
        <w:t xml:space="preserve">for </w:t>
      </w:r>
      <w:del w:id="1266" w:author="Laura Sitler" w:date="2023-07-07T12:23:00Z">
        <w:r w:rsidRPr="00BF1B27" w:rsidDel="00BF1B27">
          <w:rPr>
            <w:rFonts w:asciiTheme="minorHAnsi" w:hAnsiTheme="minorHAnsi" w:cstheme="minorHAnsi"/>
          </w:rPr>
          <w:delText xml:space="preserve">Management </w:delText>
        </w:r>
      </w:del>
      <w:ins w:id="1267" w:author="Laura Sitler" w:date="2023-07-07T12:23:00Z">
        <w:r w:rsidR="00BF1B27" w:rsidRPr="00BF1B27">
          <w:rPr>
            <w:rFonts w:asciiTheme="minorHAnsi" w:hAnsiTheme="minorHAnsi" w:cstheme="minorHAnsi"/>
          </w:rPr>
          <w:t xml:space="preserve">management </w:t>
        </w:r>
      </w:ins>
      <w:r w:rsidRPr="00BF1B27">
        <w:rPr>
          <w:rFonts w:asciiTheme="minorHAnsi" w:hAnsiTheme="minorHAnsi" w:cstheme="minorHAnsi"/>
        </w:rPr>
        <w:t xml:space="preserve">of the </w:t>
      </w:r>
      <w:del w:id="1268" w:author="Laura Sitler" w:date="2023-07-07T12:23:00Z">
        <w:r w:rsidRPr="00BF1B27" w:rsidDel="00BF1B27">
          <w:rPr>
            <w:rFonts w:asciiTheme="minorHAnsi" w:hAnsiTheme="minorHAnsi" w:cstheme="minorHAnsi"/>
          </w:rPr>
          <w:delText xml:space="preserve">Use </w:delText>
        </w:r>
      </w:del>
      <w:ins w:id="1269" w:author="Laura Sitler" w:date="2023-07-07T12:23:00Z">
        <w:r w:rsidR="00BF1B27" w:rsidRPr="00BF1B27">
          <w:rPr>
            <w:rFonts w:asciiTheme="minorHAnsi" w:hAnsiTheme="minorHAnsi" w:cstheme="minorHAnsi"/>
          </w:rPr>
          <w:t xml:space="preserve">use </w:t>
        </w:r>
      </w:ins>
      <w:r w:rsidRPr="00BF1B27">
        <w:rPr>
          <w:rFonts w:asciiTheme="minorHAnsi" w:hAnsiTheme="minorHAnsi" w:cstheme="minorHAnsi"/>
        </w:rPr>
        <w:t xml:space="preserve">of </w:t>
      </w:r>
      <w:del w:id="1270" w:author="Laura Sitler" w:date="2023-07-07T12:23:00Z">
        <w:r w:rsidRPr="00BF1B27" w:rsidDel="00BF1B27">
          <w:rPr>
            <w:rFonts w:asciiTheme="minorHAnsi" w:hAnsiTheme="minorHAnsi" w:cstheme="minorHAnsi"/>
          </w:rPr>
          <w:delText xml:space="preserve">Radiation </w:delText>
        </w:r>
      </w:del>
      <w:ins w:id="1271" w:author="Laura Sitler" w:date="2023-07-07T12:23:00Z">
        <w:r w:rsidR="00BF1B27" w:rsidRPr="00BF1B27">
          <w:rPr>
            <w:rFonts w:asciiTheme="minorHAnsi" w:hAnsiTheme="minorHAnsi" w:cstheme="minorHAnsi"/>
          </w:rPr>
          <w:t xml:space="preserve">radiation </w:t>
        </w:r>
      </w:ins>
      <w:r w:rsidRPr="00BF1B27">
        <w:rPr>
          <w:rFonts w:asciiTheme="minorHAnsi" w:hAnsiTheme="minorHAnsi" w:cstheme="minorHAnsi"/>
        </w:rPr>
        <w:t xml:space="preserve">in </w:t>
      </w:r>
      <w:del w:id="1272" w:author="Laura Sitler" w:date="2023-07-07T12:23:00Z">
        <w:r w:rsidRPr="00BF1B27" w:rsidDel="00BF1B27">
          <w:rPr>
            <w:rFonts w:asciiTheme="minorHAnsi" w:hAnsiTheme="minorHAnsi" w:cstheme="minorHAnsi"/>
          </w:rPr>
          <w:delText xml:space="preserve">Fluoroscopic </w:delText>
        </w:r>
      </w:del>
      <w:ins w:id="1273" w:author="Laura Sitler" w:date="2023-07-07T12:23:00Z">
        <w:r w:rsidR="00BF1B27" w:rsidRPr="00BF1B27">
          <w:rPr>
            <w:rFonts w:asciiTheme="minorHAnsi" w:hAnsiTheme="minorHAnsi" w:cstheme="minorHAnsi"/>
          </w:rPr>
          <w:t xml:space="preserve">fluoroscopic </w:t>
        </w:r>
      </w:ins>
      <w:del w:id="1274" w:author="Laura Sitler" w:date="2023-07-07T12:23:00Z">
        <w:r w:rsidRPr="00BF1B27" w:rsidDel="00BF1B27">
          <w:rPr>
            <w:rFonts w:asciiTheme="minorHAnsi" w:hAnsiTheme="minorHAnsi" w:cstheme="minorHAnsi"/>
          </w:rPr>
          <w:delText>Procedures</w:delText>
        </w:r>
      </w:del>
      <w:ins w:id="1275" w:author="Laura Sitler" w:date="2023-07-07T12:23:00Z">
        <w:r w:rsidR="00BF1B27" w:rsidRPr="00BF1B27">
          <w:rPr>
            <w:rFonts w:asciiTheme="minorHAnsi" w:hAnsiTheme="minorHAnsi" w:cstheme="minorHAnsi"/>
          </w:rPr>
          <w:t>procedures</w:t>
        </w:r>
      </w:ins>
      <w:r w:rsidRPr="00BF1B27">
        <w:rPr>
          <w:rFonts w:asciiTheme="minorHAnsi" w:hAnsiTheme="minorHAnsi" w:cstheme="minorHAnsi"/>
        </w:rPr>
        <w:t>. 2018. Accessed May 23, 2023.</w:t>
      </w:r>
      <w:ins w:id="1276" w:author="Laura Sitler" w:date="2023-07-07T12:22:00Z">
        <w:r w:rsidR="00BF1B27" w:rsidRPr="00BF1B27">
          <w:rPr>
            <w:rFonts w:asciiTheme="minorHAnsi" w:hAnsiTheme="minorHAnsi" w:cstheme="minorHAnsi"/>
          </w:rPr>
          <w:t xml:space="preserve"> </w:t>
        </w:r>
      </w:ins>
      <w:ins w:id="1277" w:author="Laura Sitler" w:date="2023-07-07T12:24:00Z">
        <w:r w:rsidR="00BF1B27" w:rsidRPr="00BF1B27">
          <w:rPr>
            <w:rFonts w:asciiTheme="minorHAnsi" w:hAnsiTheme="minorHAnsi" w:cstheme="minorHAnsi"/>
          </w:rPr>
          <w:fldChar w:fldCharType="begin"/>
        </w:r>
        <w:r w:rsidR="00BF1B27" w:rsidRPr="00BF1B27">
          <w:rPr>
            <w:rFonts w:asciiTheme="minorHAnsi" w:hAnsiTheme="minorHAnsi" w:cstheme="minorHAnsi"/>
          </w:rPr>
          <w:instrText>HYPERLINK "</w:instrText>
        </w:r>
      </w:ins>
      <w:ins w:id="1278" w:author="Laura Sitler" w:date="2023-07-07T12:22:00Z">
        <w:r w:rsidR="00BF1B27" w:rsidRPr="00BF1B27">
          <w:rPr>
            <w:rFonts w:asciiTheme="minorHAnsi" w:hAnsiTheme="minorHAnsi" w:cstheme="minorHAnsi"/>
          </w:rPr>
          <w:instrText>https://www</w:instrText>
        </w:r>
      </w:ins>
      <w:ins w:id="1279" w:author="Laura Sitler" w:date="2023-07-07T12:24:00Z">
        <w:r w:rsidR="00BF1B27" w:rsidRPr="00BF1B27">
          <w:rPr>
            <w:rFonts w:asciiTheme="minorHAnsi" w:hAnsiTheme="minorHAnsi" w:cstheme="minorHAnsi"/>
          </w:rPr>
          <w:instrText>"</w:instrText>
        </w:r>
        <w:r w:rsidR="00BF1B27" w:rsidRPr="00BF1B27">
          <w:rPr>
            <w:rFonts w:asciiTheme="minorHAnsi" w:hAnsiTheme="minorHAnsi" w:cstheme="minorHAnsi"/>
          </w:rPr>
        </w:r>
        <w:r w:rsidR="00BF1B27" w:rsidRPr="00BF1B27">
          <w:rPr>
            <w:rFonts w:asciiTheme="minorHAnsi" w:hAnsiTheme="minorHAnsi" w:cstheme="minorHAnsi"/>
          </w:rPr>
          <w:fldChar w:fldCharType="separate"/>
        </w:r>
      </w:ins>
      <w:ins w:id="1280" w:author="Laura Sitler" w:date="2023-07-07T12:22:00Z">
        <w:r w:rsidR="00BF1B27" w:rsidRPr="00BF1B27">
          <w:rPr>
            <w:rStyle w:val="Hyperlink"/>
            <w:rFonts w:asciiTheme="minorHAnsi" w:hAnsiTheme="minorHAnsi" w:cstheme="minorHAnsi"/>
          </w:rPr>
          <w:t>https://www</w:t>
        </w:r>
      </w:ins>
      <w:ins w:id="1281" w:author="Laura Sitler" w:date="2023-07-07T12:24:00Z">
        <w:r w:rsidR="00BF1B27" w:rsidRPr="00BF1B27">
          <w:rPr>
            <w:rFonts w:asciiTheme="minorHAnsi" w:hAnsiTheme="minorHAnsi" w:cstheme="minorHAnsi"/>
          </w:rPr>
          <w:fldChar w:fldCharType="end"/>
        </w:r>
      </w:ins>
      <w:ins w:id="1282" w:author="Laura Sitler" w:date="2023-07-07T12:22:00Z">
        <w:r w:rsidR="00BF1B27" w:rsidRPr="00BF1B27">
          <w:rPr>
            <w:rFonts w:asciiTheme="minorHAnsi" w:hAnsiTheme="minorHAnsi" w:cstheme="minorHAnsi"/>
          </w:rPr>
          <w:t>.acr.org/-/media/ACR/Files/Practice-Parameters/MgmtFluoroProc.pdf</w:t>
        </w:r>
      </w:ins>
      <w:r w:rsidRPr="00BF1B27">
        <w:rPr>
          <w:rFonts w:asciiTheme="minorHAnsi" w:hAnsiTheme="minorHAnsi" w:cstheme="minorHAnsi"/>
        </w:rPr>
        <w:t xml:space="preserve"> </w:t>
      </w:r>
      <w:del w:id="1283" w:author="Laura Sitler" w:date="2023-07-07T12:22:00Z">
        <w:r w:rsidRPr="00BF1B27" w:rsidDel="00BF1B27">
          <w:fldChar w:fldCharType="begin"/>
        </w:r>
        <w:r w:rsidRPr="00BF1B27" w:rsidDel="00BF1B27">
          <w:rPr>
            <w:rFonts w:asciiTheme="minorHAnsi" w:hAnsiTheme="minorHAnsi" w:cstheme="minorHAnsi"/>
          </w:rPr>
          <w:delInstrText>HYPERLINK "https://www.acr.org/-/media/ACR/Files/Practice-Parameters/MgmtFluoroProc.pdf"</w:delInstrText>
        </w:r>
        <w:r w:rsidRPr="00BF1B27" w:rsidDel="00BF1B27">
          <w:fldChar w:fldCharType="separate"/>
        </w:r>
        <w:r w:rsidRPr="00BF1B27" w:rsidDel="00BF1B27">
          <w:rPr>
            <w:rStyle w:val="Hyperlink"/>
            <w:rFonts w:asciiTheme="minorHAnsi" w:hAnsiTheme="minorHAnsi" w:cstheme="minorHAnsi"/>
          </w:rPr>
          <w:delText>https://www.acr.org/-/media/ACR/Files/Practice-Parameters/MgmtFluoroProc.pdf</w:delText>
        </w:r>
        <w:r w:rsidRPr="00BF1B27" w:rsidDel="00BF1B27">
          <w:rPr>
            <w:rStyle w:val="Hyperlink"/>
            <w:rFonts w:asciiTheme="minorHAnsi" w:hAnsiTheme="minorHAnsi" w:cstheme="minorHAnsi"/>
          </w:rPr>
          <w:fldChar w:fldCharType="end"/>
        </w:r>
      </w:del>
    </w:p>
    <w:p w14:paraId="4D19D4C3" w14:textId="2617C356"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6. University of Washington Medicine. Featured </w:t>
      </w:r>
      <w:del w:id="1284" w:author="Laura Sitler" w:date="2023-07-07T12:24:00Z">
        <w:r w:rsidRPr="00BF1B27" w:rsidDel="00BF1B27">
          <w:rPr>
            <w:rFonts w:asciiTheme="minorHAnsi" w:hAnsiTheme="minorHAnsi" w:cstheme="minorHAnsi"/>
          </w:rPr>
          <w:delText>History</w:delText>
        </w:r>
      </w:del>
      <w:ins w:id="1285" w:author="Laura Sitler" w:date="2023-07-07T12:24:00Z">
        <w:r w:rsidR="00BF1B27" w:rsidRPr="00BF1B27">
          <w:rPr>
            <w:rFonts w:asciiTheme="minorHAnsi" w:hAnsiTheme="minorHAnsi" w:cstheme="minorHAnsi"/>
          </w:rPr>
          <w:t>history</w:t>
        </w:r>
      </w:ins>
      <w:r w:rsidRPr="00BF1B27">
        <w:rPr>
          <w:rFonts w:asciiTheme="minorHAnsi" w:hAnsiTheme="minorHAnsi" w:cstheme="minorHAnsi"/>
        </w:rPr>
        <w:t xml:space="preserve">: </w:t>
      </w:r>
      <w:del w:id="1286" w:author="Laura Sitler" w:date="2023-07-07T12:24:00Z">
        <w:r w:rsidRPr="00BF1B27" w:rsidDel="00BF1B27">
          <w:rPr>
            <w:rFonts w:asciiTheme="minorHAnsi" w:hAnsiTheme="minorHAnsi" w:cstheme="minorHAnsi"/>
          </w:rPr>
          <w:delText>Fluoroscopy</w:delText>
        </w:r>
      </w:del>
      <w:ins w:id="1287" w:author="Laura Sitler" w:date="2023-07-07T12:24:00Z">
        <w:r w:rsidR="00BF1B27" w:rsidRPr="00BF1B27">
          <w:rPr>
            <w:rFonts w:asciiTheme="minorHAnsi" w:hAnsiTheme="minorHAnsi" w:cstheme="minorHAnsi"/>
          </w:rPr>
          <w:t>fluoroscopy</w:t>
        </w:r>
      </w:ins>
      <w:r w:rsidRPr="00BF1B27">
        <w:rPr>
          <w:rFonts w:asciiTheme="minorHAnsi" w:hAnsiTheme="minorHAnsi" w:cstheme="minorHAnsi"/>
        </w:rPr>
        <w:t xml:space="preserve">. Department of Radiology. </w:t>
      </w:r>
      <w:del w:id="1288"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Accessed May 23, 2023.</w:t>
      </w:r>
      <w:ins w:id="1289" w:author="Laura Sitler" w:date="2023-07-07T12:24:00Z">
        <w:r w:rsidR="00BF1B27" w:rsidRPr="00BF1B27">
          <w:rPr>
            <w:rFonts w:asciiTheme="minorHAnsi" w:hAnsiTheme="minorHAnsi" w:cstheme="minorHAnsi"/>
          </w:rPr>
          <w:t xml:space="preserve"> </w:t>
        </w:r>
        <w:r w:rsidR="00BF1B27" w:rsidRPr="00BF1B27">
          <w:rPr>
            <w:rFonts w:asciiTheme="minorHAnsi" w:hAnsiTheme="minorHAnsi" w:cstheme="minorHAnsi"/>
          </w:rPr>
          <w:fldChar w:fldCharType="begin"/>
        </w:r>
        <w:r w:rsidR="00BF1B27" w:rsidRPr="00BF1B27">
          <w:rPr>
            <w:rFonts w:asciiTheme="minorHAnsi" w:hAnsiTheme="minorHAnsi" w:cstheme="minorHAnsi"/>
          </w:rPr>
          <w:instrText>HYPERLINK "https://rad"</w:instrText>
        </w:r>
        <w:r w:rsidR="00BF1B27" w:rsidRPr="00BF1B27">
          <w:rPr>
            <w:rFonts w:asciiTheme="minorHAnsi" w:hAnsiTheme="minorHAnsi" w:cstheme="minorHAnsi"/>
          </w:rPr>
        </w:r>
        <w:r w:rsidR="00BF1B27" w:rsidRPr="00BF1B27">
          <w:rPr>
            <w:rFonts w:asciiTheme="minorHAnsi" w:hAnsiTheme="minorHAnsi" w:cstheme="minorHAnsi"/>
          </w:rPr>
          <w:fldChar w:fldCharType="separate"/>
        </w:r>
        <w:r w:rsidR="00BF1B27" w:rsidRPr="00BF1B27">
          <w:rPr>
            <w:rStyle w:val="Hyperlink"/>
            <w:rFonts w:asciiTheme="minorHAnsi" w:hAnsiTheme="minorHAnsi" w:cstheme="minorHAnsi"/>
          </w:rPr>
          <w:t>https://rad</w:t>
        </w:r>
        <w:r w:rsidR="00BF1B27" w:rsidRPr="00BF1B27">
          <w:rPr>
            <w:rFonts w:asciiTheme="minorHAnsi" w:hAnsiTheme="minorHAnsi" w:cstheme="minorHAnsi"/>
          </w:rPr>
          <w:fldChar w:fldCharType="end"/>
        </w:r>
        <w:r w:rsidR="00BF1B27" w:rsidRPr="00BF1B27">
          <w:rPr>
            <w:rFonts w:asciiTheme="minorHAnsi" w:hAnsiTheme="minorHAnsi" w:cstheme="minorHAnsi"/>
          </w:rPr>
          <w:t>.washington.edu/blog/featured-history-fluoroscopy/</w:t>
        </w:r>
      </w:ins>
      <w:r w:rsidRPr="00BF1B27">
        <w:rPr>
          <w:rFonts w:asciiTheme="minorHAnsi" w:hAnsiTheme="minorHAnsi" w:cstheme="minorHAnsi"/>
        </w:rPr>
        <w:t xml:space="preserve"> </w:t>
      </w:r>
      <w:del w:id="1290" w:author="Laura Sitler" w:date="2023-07-07T12:24:00Z">
        <w:r w:rsidRPr="00BF1B27" w:rsidDel="00BF1B27">
          <w:fldChar w:fldCharType="begin"/>
        </w:r>
        <w:r w:rsidRPr="00BF1B27" w:rsidDel="00BF1B27">
          <w:rPr>
            <w:rFonts w:asciiTheme="minorHAnsi" w:hAnsiTheme="minorHAnsi" w:cstheme="minorHAnsi"/>
          </w:rPr>
          <w:delInstrText>HYPERLINK "https://rad.washington.edu/blog/featured-history-fluoroscopy/"</w:delInstrText>
        </w:r>
        <w:r w:rsidRPr="00BF1B27" w:rsidDel="00BF1B27">
          <w:fldChar w:fldCharType="separate"/>
        </w:r>
        <w:r w:rsidRPr="00BF1B27" w:rsidDel="00BF1B27">
          <w:rPr>
            <w:rStyle w:val="Hyperlink"/>
            <w:rFonts w:asciiTheme="minorHAnsi" w:hAnsiTheme="minorHAnsi" w:cstheme="minorHAnsi"/>
          </w:rPr>
          <w:delText>https://rad.washington.edu/blog/featured-history-fluoroscopy/</w:delText>
        </w:r>
        <w:r w:rsidRPr="00BF1B27" w:rsidDel="00BF1B27">
          <w:rPr>
            <w:rStyle w:val="Hyperlink"/>
            <w:rFonts w:asciiTheme="minorHAnsi" w:hAnsiTheme="minorHAnsi" w:cstheme="minorHAnsi"/>
          </w:rPr>
          <w:fldChar w:fldCharType="end"/>
        </w:r>
      </w:del>
    </w:p>
    <w:p w14:paraId="7EB60514" w14:textId="0159FDCE"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7. </w:t>
      </w:r>
      <w:del w:id="1291" w:author="Laura Sitler" w:date="2023-07-07T12:25:00Z">
        <w:r w:rsidRPr="00BF1B27" w:rsidDel="00BF1B27">
          <w:rPr>
            <w:rFonts w:asciiTheme="minorHAnsi" w:hAnsiTheme="minorHAnsi" w:cstheme="minorHAnsi"/>
          </w:rPr>
          <w:delText xml:space="preserve">University of </w:delText>
        </w:r>
      </w:del>
      <w:r w:rsidRPr="00BF1B27">
        <w:rPr>
          <w:rFonts w:asciiTheme="minorHAnsi" w:hAnsiTheme="minorHAnsi" w:cstheme="minorHAnsi"/>
        </w:rPr>
        <w:t xml:space="preserve">Kansas </w:t>
      </w:r>
      <w:ins w:id="1292" w:author="Laura Sitler" w:date="2023-07-07T12:25:00Z">
        <w:r w:rsidR="00BF1B27" w:rsidRPr="00BF1B27">
          <w:rPr>
            <w:rFonts w:asciiTheme="minorHAnsi" w:hAnsiTheme="minorHAnsi" w:cstheme="minorHAnsi"/>
          </w:rPr>
          <w:t>State University</w:t>
        </w:r>
      </w:ins>
      <w:del w:id="1293" w:author="Laura Sitler" w:date="2023-07-07T12:25:00Z">
        <w:r w:rsidRPr="00BF1B27" w:rsidDel="00BF1B27">
          <w:rPr>
            <w:rFonts w:asciiTheme="minorHAnsi" w:hAnsiTheme="minorHAnsi" w:cstheme="minorHAnsi"/>
          </w:rPr>
          <w:delText>Department of Physics</w:delText>
        </w:r>
      </w:del>
      <w:r w:rsidRPr="00BF1B27">
        <w:rPr>
          <w:rFonts w:asciiTheme="minorHAnsi" w:hAnsiTheme="minorHAnsi" w:cstheme="minorHAnsi"/>
        </w:rPr>
        <w:t xml:space="preserve">. Physics and the </w:t>
      </w:r>
      <w:del w:id="1294" w:author="Laura Sitler" w:date="2023-07-07T12:24:00Z">
        <w:r w:rsidRPr="00BF1B27" w:rsidDel="00BF1B27">
          <w:rPr>
            <w:rFonts w:asciiTheme="minorHAnsi" w:hAnsiTheme="minorHAnsi" w:cstheme="minorHAnsi"/>
          </w:rPr>
          <w:delText xml:space="preserve">Detection </w:delText>
        </w:r>
      </w:del>
      <w:ins w:id="1295" w:author="Laura Sitler" w:date="2023-07-07T12:24:00Z">
        <w:r w:rsidR="00BF1B27" w:rsidRPr="00BF1B27">
          <w:rPr>
            <w:rFonts w:asciiTheme="minorHAnsi" w:hAnsiTheme="minorHAnsi" w:cstheme="minorHAnsi"/>
          </w:rPr>
          <w:t xml:space="preserve">detection </w:t>
        </w:r>
      </w:ins>
      <w:r w:rsidRPr="00BF1B27">
        <w:rPr>
          <w:rFonts w:asciiTheme="minorHAnsi" w:hAnsiTheme="minorHAnsi" w:cstheme="minorHAnsi"/>
        </w:rPr>
        <w:t xml:space="preserve">of </w:t>
      </w:r>
      <w:del w:id="1296" w:author="Laura Sitler" w:date="2023-07-07T12:24:00Z">
        <w:r w:rsidRPr="00BF1B27" w:rsidDel="00BF1B27">
          <w:rPr>
            <w:rFonts w:asciiTheme="minorHAnsi" w:hAnsiTheme="minorHAnsi" w:cstheme="minorHAnsi"/>
          </w:rPr>
          <w:delText xml:space="preserve">Medical </w:delText>
        </w:r>
      </w:del>
      <w:ins w:id="1297" w:author="Laura Sitler" w:date="2023-07-07T12:24:00Z">
        <w:r w:rsidR="00BF1B27" w:rsidRPr="00BF1B27">
          <w:rPr>
            <w:rFonts w:asciiTheme="minorHAnsi" w:hAnsiTheme="minorHAnsi" w:cstheme="minorHAnsi"/>
          </w:rPr>
          <w:t xml:space="preserve">medical </w:t>
        </w:r>
      </w:ins>
      <w:del w:id="1298" w:author="Laura Sitler" w:date="2023-07-07T12:24:00Z">
        <w:r w:rsidRPr="00BF1B27" w:rsidDel="00BF1B27">
          <w:rPr>
            <w:rFonts w:asciiTheme="minorHAnsi" w:hAnsiTheme="minorHAnsi" w:cstheme="minorHAnsi"/>
          </w:rPr>
          <w:delText>X</w:delText>
        </w:r>
      </w:del>
      <w:ins w:id="1299" w:author="Laura Sitler" w:date="2023-07-07T12:24:00Z">
        <w:r w:rsidR="00BF1B27" w:rsidRPr="00BF1B27">
          <w:rPr>
            <w:rFonts w:asciiTheme="minorHAnsi" w:hAnsiTheme="minorHAnsi" w:cstheme="minorHAnsi"/>
          </w:rPr>
          <w:t>x</w:t>
        </w:r>
      </w:ins>
      <w:r w:rsidRPr="00BF1B27">
        <w:rPr>
          <w:rFonts w:asciiTheme="minorHAnsi" w:hAnsiTheme="minorHAnsi" w:cstheme="minorHAnsi"/>
        </w:rPr>
        <w:t>-</w:t>
      </w:r>
      <w:del w:id="1300" w:author="Laura Sitler" w:date="2023-07-07T12:24:00Z">
        <w:r w:rsidRPr="00BF1B27" w:rsidDel="00BF1B27">
          <w:rPr>
            <w:rFonts w:asciiTheme="minorHAnsi" w:hAnsiTheme="minorHAnsi" w:cstheme="minorHAnsi"/>
          </w:rPr>
          <w:delText>Rays</w:delText>
        </w:r>
      </w:del>
      <w:ins w:id="1301" w:author="Laura Sitler" w:date="2023-07-07T12:24:00Z">
        <w:r w:rsidR="00BF1B27" w:rsidRPr="00BF1B27">
          <w:rPr>
            <w:rFonts w:asciiTheme="minorHAnsi" w:hAnsiTheme="minorHAnsi" w:cstheme="minorHAnsi"/>
          </w:rPr>
          <w:t>rays</w:t>
        </w:r>
      </w:ins>
      <w:r w:rsidRPr="00BF1B27">
        <w:rPr>
          <w:rFonts w:asciiTheme="minorHAnsi" w:hAnsiTheme="minorHAnsi" w:cstheme="minorHAnsi"/>
        </w:rPr>
        <w:t xml:space="preserve">: </w:t>
      </w:r>
      <w:del w:id="1302" w:author="Laura Sitler" w:date="2023-07-07T12:25:00Z">
        <w:r w:rsidRPr="00BF1B27" w:rsidDel="00BF1B27">
          <w:rPr>
            <w:rFonts w:asciiTheme="minorHAnsi" w:hAnsiTheme="minorHAnsi" w:cstheme="minorHAnsi"/>
          </w:rPr>
          <w:delText>Fluoroscope</w:delText>
        </w:r>
      </w:del>
      <w:ins w:id="1303" w:author="Laura Sitler" w:date="2023-07-07T12:25:00Z">
        <w:r w:rsidR="00BF1B27" w:rsidRPr="00BF1B27">
          <w:rPr>
            <w:rFonts w:asciiTheme="minorHAnsi" w:hAnsiTheme="minorHAnsi" w:cstheme="minorHAnsi"/>
          </w:rPr>
          <w:t>fluoroscope</w:t>
        </w:r>
      </w:ins>
      <w:r w:rsidRPr="00BF1B27">
        <w:rPr>
          <w:rFonts w:asciiTheme="minorHAnsi" w:hAnsiTheme="minorHAnsi" w:cstheme="minorHAnsi"/>
        </w:rPr>
        <w:t xml:space="preserve">. Physik im Kontext (PIKO). </w:t>
      </w:r>
      <w:del w:id="1304"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Accessed May 23, 2023.</w:t>
      </w:r>
      <w:ins w:id="1305" w:author="Laura Sitler" w:date="2023-07-07T12:24:00Z">
        <w:r w:rsidR="00BF1B27" w:rsidRPr="00BF1B27">
          <w:rPr>
            <w:rFonts w:asciiTheme="minorHAnsi" w:hAnsiTheme="minorHAnsi" w:cstheme="minorHAnsi"/>
          </w:rPr>
          <w:t xml:space="preserve"> https://web.phys.ksu.edu/mmmm/piko/fluor.htm#:~:text=The%20fluoroscope%20was%20invented%20in,hazard%20related%20to%20the%20fluoroscope</w:t>
        </w:r>
      </w:ins>
      <w:r w:rsidRPr="00BF1B27">
        <w:rPr>
          <w:rFonts w:asciiTheme="minorHAnsi" w:hAnsiTheme="minorHAnsi" w:cstheme="minorHAnsi"/>
        </w:rPr>
        <w:t xml:space="preserve"> </w:t>
      </w:r>
      <w:del w:id="1306" w:author="Laura Sitler" w:date="2023-07-07T12:24:00Z">
        <w:r w:rsidRPr="00BF1B27" w:rsidDel="00BF1B27">
          <w:fldChar w:fldCharType="begin"/>
        </w:r>
        <w:r w:rsidRPr="00BF1B27" w:rsidDel="00BF1B27">
          <w:rPr>
            <w:rFonts w:asciiTheme="minorHAnsi" w:hAnsiTheme="minorHAnsi" w:cstheme="minorHAnsi"/>
          </w:rPr>
          <w:delInstrText>HYPERLINK "https://web.phys.ksu.edu/mmmm/piko/fluor.htm" \l ":~:text=The%20fluoroscope%20was%20invented%20in,hazard%20related%20to%20the%20fluoroscope"</w:delInstrText>
        </w:r>
        <w:r w:rsidRPr="00BF1B27" w:rsidDel="00BF1B27">
          <w:fldChar w:fldCharType="separate"/>
        </w:r>
        <w:r w:rsidRPr="00BF1B27" w:rsidDel="00BF1B27">
          <w:rPr>
            <w:rStyle w:val="Hyperlink"/>
            <w:rFonts w:asciiTheme="minorHAnsi" w:hAnsiTheme="minorHAnsi" w:cstheme="minorHAnsi"/>
          </w:rPr>
          <w:delText>https://web.phys.ksu.edu/mmmm/piko/fluor.htm#:~:text=The%20fluoroscope%20was%20invented%20in,hazard%20related%20to%20the%20fluoroscope</w:delText>
        </w:r>
        <w:r w:rsidRPr="00BF1B27" w:rsidDel="00BF1B27">
          <w:rPr>
            <w:rStyle w:val="Hyperlink"/>
            <w:rFonts w:asciiTheme="minorHAnsi" w:hAnsiTheme="minorHAnsi" w:cstheme="minorHAnsi"/>
          </w:rPr>
          <w:fldChar w:fldCharType="end"/>
        </w:r>
      </w:del>
    </w:p>
    <w:p w14:paraId="6855297F" w14:textId="245C85BF"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8. Tharaga, Thushya, Vishnuga. Fluoroscopy: History. Idaho State University. </w:t>
      </w:r>
      <w:del w:id="1307"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 xml:space="preserve">Accessed May 23, 2023. </w:t>
      </w:r>
      <w:hyperlink r:id="rId15" w:history="1">
        <w:r w:rsidRPr="00BF1B27">
          <w:rPr>
            <w:rStyle w:val="Hyperlink"/>
            <w:rFonts w:asciiTheme="minorHAnsi" w:hAnsiTheme="minorHAnsi" w:cstheme="minorHAnsi"/>
            <w:sz w:val="22"/>
            <w:szCs w:val="22"/>
          </w:rPr>
          <w:t>https://biologyisu.wordpress.com/history-2/</w:t>
        </w:r>
      </w:hyperlink>
    </w:p>
    <w:p w14:paraId="13D904C7" w14:textId="20633933"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9. Kingu M. Fluoroscopy: </w:t>
      </w:r>
      <w:del w:id="1308" w:author="Laura Sitler" w:date="2023-07-07T12:26:00Z">
        <w:r w:rsidRPr="00BF1B27" w:rsidDel="00BF1B27">
          <w:rPr>
            <w:rFonts w:asciiTheme="minorHAnsi" w:hAnsiTheme="minorHAnsi" w:cstheme="minorHAnsi"/>
            <w:sz w:val="22"/>
            <w:szCs w:val="22"/>
          </w:rPr>
          <w:delText xml:space="preserve">A </w:delText>
        </w:r>
      </w:del>
      <w:ins w:id="1309" w:author="Laura Sitler" w:date="2023-07-07T12:26:00Z">
        <w:r w:rsidR="00BF1B27">
          <w:rPr>
            <w:rFonts w:asciiTheme="minorHAnsi" w:hAnsiTheme="minorHAnsi" w:cstheme="minorHAnsi"/>
            <w:sz w:val="22"/>
            <w:szCs w:val="22"/>
          </w:rPr>
          <w:t>a</w:t>
        </w:r>
        <w:r w:rsidR="00BF1B27" w:rsidRPr="00BF1B27">
          <w:rPr>
            <w:rFonts w:asciiTheme="minorHAnsi" w:hAnsiTheme="minorHAnsi" w:cstheme="minorHAnsi"/>
            <w:sz w:val="22"/>
            <w:szCs w:val="22"/>
          </w:rPr>
          <w:t xml:space="preserve"> </w:t>
        </w:r>
      </w:ins>
      <w:del w:id="1310" w:author="Laura Sitler" w:date="2023-07-07T12:26:00Z">
        <w:r w:rsidRPr="00BF1B27" w:rsidDel="00BF1B27">
          <w:rPr>
            <w:rFonts w:asciiTheme="minorHAnsi" w:hAnsiTheme="minorHAnsi" w:cstheme="minorHAnsi"/>
            <w:sz w:val="22"/>
            <w:szCs w:val="22"/>
          </w:rPr>
          <w:delText xml:space="preserve">History </w:delText>
        </w:r>
      </w:del>
      <w:ins w:id="1311" w:author="Laura Sitler" w:date="2023-07-07T12:26:00Z">
        <w:r w:rsidR="00BF1B27">
          <w:rPr>
            <w:rFonts w:asciiTheme="minorHAnsi" w:hAnsiTheme="minorHAnsi" w:cstheme="minorHAnsi"/>
            <w:sz w:val="22"/>
            <w:szCs w:val="22"/>
          </w:rPr>
          <w:t>h</w:t>
        </w:r>
        <w:r w:rsidR="00BF1B27" w:rsidRPr="00BF1B27">
          <w:rPr>
            <w:rFonts w:asciiTheme="minorHAnsi" w:hAnsiTheme="minorHAnsi" w:cstheme="minorHAnsi"/>
            <w:sz w:val="22"/>
            <w:szCs w:val="22"/>
          </w:rPr>
          <w:t xml:space="preserve">istory </w:t>
        </w:r>
      </w:ins>
      <w:r w:rsidRPr="00BF1B27">
        <w:rPr>
          <w:rFonts w:asciiTheme="minorHAnsi" w:hAnsiTheme="minorHAnsi" w:cstheme="minorHAnsi"/>
          <w:sz w:val="22"/>
          <w:szCs w:val="22"/>
        </w:rPr>
        <w:t xml:space="preserve">of </w:t>
      </w:r>
      <w:del w:id="1312" w:author="Laura Sitler" w:date="2023-07-07T12:26:00Z">
        <w:r w:rsidRPr="00BF1B27" w:rsidDel="00BF1B27">
          <w:rPr>
            <w:rFonts w:asciiTheme="minorHAnsi" w:hAnsiTheme="minorHAnsi" w:cstheme="minorHAnsi"/>
            <w:sz w:val="22"/>
            <w:szCs w:val="22"/>
          </w:rPr>
          <w:delText xml:space="preserve">Advancements </w:delText>
        </w:r>
      </w:del>
      <w:ins w:id="1313" w:author="Laura Sitler" w:date="2023-07-07T12:26:00Z">
        <w:r w:rsidR="00BF1B27">
          <w:rPr>
            <w:rFonts w:asciiTheme="minorHAnsi" w:hAnsiTheme="minorHAnsi" w:cstheme="minorHAnsi"/>
            <w:sz w:val="22"/>
            <w:szCs w:val="22"/>
          </w:rPr>
          <w:t>a</w:t>
        </w:r>
        <w:r w:rsidR="00BF1B27" w:rsidRPr="00BF1B27">
          <w:rPr>
            <w:rFonts w:asciiTheme="minorHAnsi" w:hAnsiTheme="minorHAnsi" w:cstheme="minorHAnsi"/>
            <w:sz w:val="22"/>
            <w:szCs w:val="22"/>
          </w:rPr>
          <w:t xml:space="preserve">dvancements </w:t>
        </w:r>
      </w:ins>
      <w:r w:rsidRPr="00BF1B27">
        <w:rPr>
          <w:rFonts w:asciiTheme="minorHAnsi" w:hAnsiTheme="minorHAnsi" w:cstheme="minorHAnsi"/>
          <w:sz w:val="22"/>
          <w:szCs w:val="22"/>
        </w:rPr>
        <w:t xml:space="preserve">and </w:t>
      </w:r>
      <w:del w:id="1314" w:author="Laura Sitler" w:date="2023-07-07T12:26:00Z">
        <w:r w:rsidRPr="00BF1B27" w:rsidDel="00BF1B27">
          <w:rPr>
            <w:rFonts w:asciiTheme="minorHAnsi" w:hAnsiTheme="minorHAnsi" w:cstheme="minorHAnsi"/>
            <w:sz w:val="22"/>
            <w:szCs w:val="22"/>
          </w:rPr>
          <w:delText>Applications</w:delText>
        </w:r>
      </w:del>
      <w:ins w:id="1315" w:author="Laura Sitler" w:date="2023-07-07T12:26:00Z">
        <w:r w:rsidR="00BF1B27">
          <w:rPr>
            <w:rFonts w:asciiTheme="minorHAnsi" w:hAnsiTheme="minorHAnsi" w:cstheme="minorHAnsi"/>
            <w:sz w:val="22"/>
            <w:szCs w:val="22"/>
          </w:rPr>
          <w:t>a</w:t>
        </w:r>
        <w:r w:rsidR="00BF1B27" w:rsidRPr="00BF1B27">
          <w:rPr>
            <w:rFonts w:asciiTheme="minorHAnsi" w:hAnsiTheme="minorHAnsi" w:cstheme="minorHAnsi"/>
            <w:sz w:val="22"/>
            <w:szCs w:val="22"/>
          </w:rPr>
          <w:t>pplications</w:t>
        </w:r>
      </w:ins>
      <w:r w:rsidRPr="00BF1B27">
        <w:rPr>
          <w:rFonts w:asciiTheme="minorHAnsi" w:hAnsiTheme="minorHAnsi" w:cstheme="minorHAnsi"/>
          <w:sz w:val="22"/>
          <w:szCs w:val="22"/>
        </w:rPr>
        <w:t>. LinkedIn. April 14, 2023. Accessed May 23, 2023.</w:t>
      </w:r>
      <w:ins w:id="1316" w:author="Laura Sitler" w:date="2023-07-07T12:26:00Z">
        <w:r w:rsidR="00BF1B27">
          <w:rPr>
            <w:rFonts w:asciiTheme="minorHAnsi" w:hAnsiTheme="minorHAnsi" w:cstheme="minorHAnsi"/>
            <w:sz w:val="22"/>
            <w:szCs w:val="22"/>
          </w:rPr>
          <w:t xml:space="preserve"> </w:t>
        </w:r>
        <w:r w:rsidR="00BF1B27" w:rsidRPr="00BF1B27">
          <w:rPr>
            <w:rFonts w:asciiTheme="minorHAnsi" w:hAnsiTheme="minorHAnsi" w:cstheme="minorHAnsi"/>
            <w:sz w:val="22"/>
            <w:szCs w:val="22"/>
          </w:rPr>
          <w:t>https://www.linkedin.com/pulse/fluoroscopy-history-advancements-applications-mkoma-kingu-/</w:t>
        </w:r>
      </w:ins>
      <w:r w:rsidRPr="00BF1B27">
        <w:rPr>
          <w:rFonts w:asciiTheme="minorHAnsi" w:hAnsiTheme="minorHAnsi" w:cstheme="minorHAnsi"/>
          <w:sz w:val="22"/>
          <w:szCs w:val="22"/>
        </w:rPr>
        <w:t xml:space="preserve"> </w:t>
      </w:r>
      <w:del w:id="1317" w:author="Laura Sitler" w:date="2023-07-07T12:26:00Z">
        <w:r w:rsidRPr="00BF1B27" w:rsidDel="00BF1B27">
          <w:fldChar w:fldCharType="begin"/>
        </w:r>
        <w:r w:rsidRPr="00BF1B27" w:rsidDel="00BF1B27">
          <w:rPr>
            <w:rFonts w:asciiTheme="minorHAnsi" w:hAnsiTheme="minorHAnsi" w:cstheme="minorHAnsi"/>
            <w:sz w:val="22"/>
            <w:szCs w:val="22"/>
          </w:rPr>
          <w:delInstrText>HYPERLINK "https://www.linkedin.com/pulse/fluoroscopy-history-advancements-applications-mkoma-kingu-/"</w:delInstrText>
        </w:r>
        <w:r w:rsidRPr="00BF1B27" w:rsidDel="00BF1B27">
          <w:fldChar w:fldCharType="separate"/>
        </w:r>
        <w:r w:rsidRPr="00BF1B27" w:rsidDel="00BF1B27">
          <w:rPr>
            <w:rStyle w:val="Hyperlink"/>
            <w:rFonts w:asciiTheme="minorHAnsi" w:hAnsiTheme="minorHAnsi" w:cstheme="minorHAnsi"/>
            <w:sz w:val="22"/>
            <w:szCs w:val="22"/>
          </w:rPr>
          <w:delText>https://www.linkedin.com/pulse/fluoroscopy-history-advancements-applications-mkoma-kingu-/</w:delText>
        </w:r>
        <w:r w:rsidRPr="00BF1B27" w:rsidDel="00BF1B27">
          <w:rPr>
            <w:rStyle w:val="Hyperlink"/>
            <w:rFonts w:asciiTheme="minorHAnsi" w:hAnsiTheme="minorHAnsi" w:cstheme="minorHAnsi"/>
            <w:sz w:val="22"/>
            <w:szCs w:val="22"/>
          </w:rPr>
          <w:fldChar w:fldCharType="end"/>
        </w:r>
      </w:del>
    </w:p>
    <w:p w14:paraId="14425A44" w14:textId="167554F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10. Gearing L. Pediatric </w:t>
      </w:r>
      <w:del w:id="1318" w:author="Laura Sitler" w:date="2023-07-07T12:27:00Z">
        <w:r w:rsidRPr="00BF1B27" w:rsidDel="00BF1B27">
          <w:rPr>
            <w:rFonts w:asciiTheme="minorHAnsi" w:hAnsiTheme="minorHAnsi" w:cstheme="minorHAnsi"/>
            <w:sz w:val="22"/>
            <w:szCs w:val="22"/>
          </w:rPr>
          <w:delText>Fluoroscopy</w:delText>
        </w:r>
      </w:del>
      <w:ins w:id="1319" w:author="Laura Sitler" w:date="2023-07-07T12:27:00Z">
        <w:r w:rsidR="00BF1B27">
          <w:rPr>
            <w:rFonts w:asciiTheme="minorHAnsi" w:hAnsiTheme="minorHAnsi" w:cstheme="minorHAnsi"/>
            <w:sz w:val="22"/>
            <w:szCs w:val="22"/>
          </w:rPr>
          <w:t>f</w:t>
        </w:r>
        <w:r w:rsidR="00BF1B27" w:rsidRPr="00BF1B27">
          <w:rPr>
            <w:rFonts w:asciiTheme="minorHAnsi" w:hAnsiTheme="minorHAnsi" w:cstheme="minorHAnsi"/>
            <w:sz w:val="22"/>
            <w:szCs w:val="22"/>
          </w:rPr>
          <w:t>luoroscopy</w:t>
        </w:r>
      </w:ins>
      <w:r w:rsidRPr="00BF1B27">
        <w:rPr>
          <w:rFonts w:asciiTheme="minorHAnsi" w:hAnsiTheme="minorHAnsi" w:cstheme="minorHAnsi"/>
          <w:sz w:val="22"/>
          <w:szCs w:val="22"/>
        </w:rPr>
        <w:t xml:space="preserve">: </w:t>
      </w:r>
      <w:del w:id="1320" w:author="Laura Sitler" w:date="2023-07-07T12:27:00Z">
        <w:r w:rsidRPr="00BF1B27" w:rsidDel="00BF1B27">
          <w:rPr>
            <w:rFonts w:asciiTheme="minorHAnsi" w:hAnsiTheme="minorHAnsi" w:cstheme="minorHAnsi"/>
            <w:sz w:val="22"/>
            <w:szCs w:val="22"/>
          </w:rPr>
          <w:delText xml:space="preserve">Clinical </w:delText>
        </w:r>
      </w:del>
      <w:ins w:id="1321" w:author="Laura Sitler" w:date="2023-07-07T12:27:00Z">
        <w:r w:rsidR="00BF1B27">
          <w:rPr>
            <w:rFonts w:asciiTheme="minorHAnsi" w:hAnsiTheme="minorHAnsi" w:cstheme="minorHAnsi"/>
            <w:sz w:val="22"/>
            <w:szCs w:val="22"/>
          </w:rPr>
          <w:t>c</w:t>
        </w:r>
        <w:r w:rsidR="00BF1B27" w:rsidRPr="00BF1B27">
          <w:rPr>
            <w:rFonts w:asciiTheme="minorHAnsi" w:hAnsiTheme="minorHAnsi" w:cstheme="minorHAnsi"/>
            <w:sz w:val="22"/>
            <w:szCs w:val="22"/>
          </w:rPr>
          <w:t xml:space="preserve">linical </w:t>
        </w:r>
      </w:ins>
      <w:r w:rsidRPr="00BF1B27">
        <w:rPr>
          <w:rFonts w:asciiTheme="minorHAnsi" w:hAnsiTheme="minorHAnsi" w:cstheme="minorHAnsi"/>
          <w:sz w:val="22"/>
          <w:szCs w:val="22"/>
        </w:rPr>
        <w:t xml:space="preserve">and </w:t>
      </w:r>
      <w:del w:id="1322" w:author="Laura Sitler" w:date="2023-07-07T12:27:00Z">
        <w:r w:rsidRPr="00BF1B27" w:rsidDel="00BF1B27">
          <w:rPr>
            <w:rFonts w:asciiTheme="minorHAnsi" w:hAnsiTheme="minorHAnsi" w:cstheme="minorHAnsi"/>
            <w:sz w:val="22"/>
            <w:szCs w:val="22"/>
          </w:rPr>
          <w:delText xml:space="preserve">Practical </w:delText>
        </w:r>
      </w:del>
      <w:ins w:id="1323" w:author="Laura Sitler" w:date="2023-07-07T12:27:00Z">
        <w:r w:rsidR="00BF1B27">
          <w:rPr>
            <w:rFonts w:asciiTheme="minorHAnsi" w:hAnsiTheme="minorHAnsi" w:cstheme="minorHAnsi"/>
            <w:sz w:val="22"/>
            <w:szCs w:val="22"/>
          </w:rPr>
          <w:t>p</w:t>
        </w:r>
        <w:r w:rsidR="00BF1B27" w:rsidRPr="00BF1B27">
          <w:rPr>
            <w:rFonts w:asciiTheme="minorHAnsi" w:hAnsiTheme="minorHAnsi" w:cstheme="minorHAnsi"/>
            <w:sz w:val="22"/>
            <w:szCs w:val="22"/>
          </w:rPr>
          <w:t xml:space="preserve">ractical </w:t>
        </w:r>
      </w:ins>
      <w:del w:id="1324" w:author="Laura Sitler" w:date="2023-07-07T12:27:00Z">
        <w:r w:rsidRPr="00BF1B27" w:rsidDel="00BF1B27">
          <w:rPr>
            <w:rFonts w:asciiTheme="minorHAnsi" w:hAnsiTheme="minorHAnsi" w:cstheme="minorHAnsi"/>
            <w:sz w:val="22"/>
            <w:szCs w:val="22"/>
          </w:rPr>
          <w:delText xml:space="preserve">Care </w:delText>
        </w:r>
      </w:del>
      <w:ins w:id="1325" w:author="Laura Sitler" w:date="2023-07-07T12:27:00Z">
        <w:r w:rsidR="00BF1B27">
          <w:rPr>
            <w:rFonts w:asciiTheme="minorHAnsi" w:hAnsiTheme="minorHAnsi" w:cstheme="minorHAnsi"/>
            <w:sz w:val="22"/>
            <w:szCs w:val="22"/>
          </w:rPr>
          <w:t>c</w:t>
        </w:r>
        <w:r w:rsidR="00BF1B27" w:rsidRPr="00BF1B27">
          <w:rPr>
            <w:rFonts w:asciiTheme="minorHAnsi" w:hAnsiTheme="minorHAnsi" w:cstheme="minorHAnsi"/>
            <w:sz w:val="22"/>
            <w:szCs w:val="22"/>
          </w:rPr>
          <w:t xml:space="preserve">are </w:t>
        </w:r>
      </w:ins>
      <w:r w:rsidRPr="00BF1B27">
        <w:rPr>
          <w:rFonts w:asciiTheme="minorHAnsi" w:hAnsiTheme="minorHAnsi" w:cstheme="minorHAnsi"/>
          <w:sz w:val="22"/>
          <w:szCs w:val="22"/>
        </w:rPr>
        <w:t xml:space="preserve">and </w:t>
      </w:r>
      <w:del w:id="1326" w:author="Laura Sitler" w:date="2023-07-07T12:27:00Z">
        <w:r w:rsidRPr="00BF1B27" w:rsidDel="00BF1B27">
          <w:rPr>
            <w:rFonts w:asciiTheme="minorHAnsi" w:hAnsiTheme="minorHAnsi" w:cstheme="minorHAnsi"/>
            <w:sz w:val="22"/>
            <w:szCs w:val="22"/>
          </w:rPr>
          <w:delText>Management</w:delText>
        </w:r>
      </w:del>
      <w:ins w:id="1327" w:author="Laura Sitler" w:date="2023-07-07T12:27:00Z">
        <w:r w:rsidR="00BF1B27">
          <w:rPr>
            <w:rFonts w:asciiTheme="minorHAnsi" w:hAnsiTheme="minorHAnsi" w:cstheme="minorHAnsi"/>
            <w:sz w:val="22"/>
            <w:szCs w:val="22"/>
          </w:rPr>
          <w:t>m</w:t>
        </w:r>
        <w:r w:rsidR="00BF1B27" w:rsidRPr="00BF1B27">
          <w:rPr>
            <w:rFonts w:asciiTheme="minorHAnsi" w:hAnsiTheme="minorHAnsi" w:cstheme="minorHAnsi"/>
            <w:sz w:val="22"/>
            <w:szCs w:val="22"/>
          </w:rPr>
          <w:t>anagement</w:t>
        </w:r>
      </w:ins>
      <w:r w:rsidRPr="00BF1B27">
        <w:rPr>
          <w:rFonts w:asciiTheme="minorHAnsi" w:hAnsiTheme="minorHAnsi" w:cstheme="minorHAnsi"/>
          <w:sz w:val="22"/>
          <w:szCs w:val="22"/>
        </w:rPr>
        <w:t xml:space="preserve">. </w:t>
      </w:r>
      <w:r w:rsidRPr="00BF1B27">
        <w:rPr>
          <w:rFonts w:asciiTheme="minorHAnsi" w:hAnsiTheme="minorHAnsi" w:cstheme="minorHAnsi"/>
          <w:i/>
          <w:iCs/>
          <w:sz w:val="22"/>
          <w:szCs w:val="22"/>
          <w:rPrChange w:id="1328" w:author="Laura Sitler" w:date="2023-07-07T12:27:00Z">
            <w:rPr>
              <w:rFonts w:asciiTheme="minorHAnsi" w:hAnsiTheme="minorHAnsi" w:cstheme="minorHAnsi"/>
              <w:sz w:val="22"/>
              <w:szCs w:val="22"/>
            </w:rPr>
          </w:rPrChange>
        </w:rPr>
        <w:t>eRadImaging</w:t>
      </w:r>
      <w:r w:rsidRPr="00BF1B27">
        <w:rPr>
          <w:rFonts w:asciiTheme="minorHAnsi" w:hAnsiTheme="minorHAnsi" w:cstheme="minorHAnsi"/>
          <w:sz w:val="22"/>
          <w:szCs w:val="22"/>
        </w:rPr>
        <w:t>. June 15, 2022. Accessed May 23, 2023.</w:t>
      </w:r>
      <w:ins w:id="1329" w:author="Laura Sitler" w:date="2023-07-07T12:27:00Z">
        <w:r w:rsidR="00BF1B27">
          <w:rPr>
            <w:rFonts w:asciiTheme="minorHAnsi" w:hAnsiTheme="minorHAnsi" w:cstheme="minorHAnsi"/>
            <w:sz w:val="22"/>
            <w:szCs w:val="22"/>
          </w:rPr>
          <w:t xml:space="preserve"> </w:t>
        </w:r>
        <w:r w:rsidR="00BF1B27" w:rsidRPr="00BF1B27">
          <w:rPr>
            <w:rFonts w:asciiTheme="minorHAnsi" w:hAnsiTheme="minorHAnsi" w:cstheme="minorHAnsi"/>
            <w:sz w:val="22"/>
            <w:szCs w:val="22"/>
          </w:rPr>
          <w:t xml:space="preserve">https://www.eradimaging.com/course/985 </w:t>
        </w:r>
      </w:ins>
      <w:del w:id="1330" w:author="Laura Sitler" w:date="2023-07-07T12:27:00Z">
        <w:r w:rsidRPr="00BF1B27" w:rsidDel="00BF1B27">
          <w:rPr>
            <w:rFonts w:asciiTheme="minorHAnsi" w:hAnsiTheme="minorHAnsi" w:cstheme="minorHAnsi"/>
            <w:sz w:val="22"/>
            <w:szCs w:val="22"/>
          </w:rPr>
          <w:delText xml:space="preserve"> </w:delText>
        </w:r>
        <w:r w:rsidRPr="00BF1B27" w:rsidDel="00BF1B27">
          <w:fldChar w:fldCharType="begin"/>
        </w:r>
        <w:r w:rsidRPr="00BF1B27" w:rsidDel="00BF1B27">
          <w:rPr>
            <w:rFonts w:asciiTheme="minorHAnsi" w:hAnsiTheme="minorHAnsi" w:cstheme="minorHAnsi"/>
            <w:sz w:val="22"/>
            <w:szCs w:val="22"/>
          </w:rPr>
          <w:delInstrText>HYPERLINK "https://www.eradimaging.com/course/985"</w:delInstrText>
        </w:r>
        <w:r w:rsidRPr="00BF1B27" w:rsidDel="00BF1B27">
          <w:fldChar w:fldCharType="separate"/>
        </w:r>
        <w:r w:rsidRPr="00BF1B27" w:rsidDel="00BF1B27">
          <w:rPr>
            <w:rStyle w:val="Hyperlink"/>
            <w:rFonts w:asciiTheme="minorHAnsi" w:hAnsiTheme="minorHAnsi" w:cstheme="minorHAnsi"/>
            <w:sz w:val="22"/>
            <w:szCs w:val="22"/>
          </w:rPr>
          <w:delText>https://www.eradimaging.com/course/985</w:delText>
        </w:r>
        <w:r w:rsidRPr="00BF1B27" w:rsidDel="00BF1B27">
          <w:rPr>
            <w:rStyle w:val="Hyperlink"/>
            <w:rFonts w:asciiTheme="minorHAnsi" w:hAnsiTheme="minorHAnsi" w:cstheme="minorHAnsi"/>
            <w:sz w:val="22"/>
            <w:szCs w:val="22"/>
          </w:rPr>
          <w:fldChar w:fldCharType="end"/>
        </w:r>
        <w:r w:rsidRPr="00BF1B27" w:rsidDel="00BF1B27">
          <w:rPr>
            <w:rFonts w:asciiTheme="minorHAnsi" w:hAnsiTheme="minorHAnsi" w:cstheme="minorHAnsi"/>
            <w:sz w:val="22"/>
            <w:szCs w:val="22"/>
          </w:rPr>
          <w:delText xml:space="preserve"> </w:delText>
        </w:r>
      </w:del>
    </w:p>
    <w:p w14:paraId="631A90A1" w14:textId="332C98C1"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11. King G. Clarence Dally – </w:t>
      </w:r>
      <w:del w:id="1331" w:author="Laura Sitler" w:date="2023-07-07T12:28:00Z">
        <w:r w:rsidRPr="00BF1B27" w:rsidDel="00E8172C">
          <w:rPr>
            <w:rFonts w:asciiTheme="minorHAnsi" w:hAnsiTheme="minorHAnsi" w:cstheme="minorHAnsi"/>
            <w:sz w:val="22"/>
            <w:szCs w:val="22"/>
          </w:rPr>
          <w:delText xml:space="preserve">The </w:delText>
        </w:r>
      </w:del>
      <w:ins w:id="1332" w:author="Laura Sitler" w:date="2023-07-07T12:28:00Z">
        <w:r w:rsidR="00E8172C">
          <w:rPr>
            <w:rFonts w:asciiTheme="minorHAnsi" w:hAnsiTheme="minorHAnsi" w:cstheme="minorHAnsi"/>
            <w:sz w:val="22"/>
            <w:szCs w:val="22"/>
          </w:rPr>
          <w:t>t</w:t>
        </w:r>
        <w:r w:rsidR="00E8172C" w:rsidRPr="00BF1B27">
          <w:rPr>
            <w:rFonts w:asciiTheme="minorHAnsi" w:hAnsiTheme="minorHAnsi" w:cstheme="minorHAnsi"/>
            <w:sz w:val="22"/>
            <w:szCs w:val="22"/>
          </w:rPr>
          <w:t xml:space="preserve">he </w:t>
        </w:r>
      </w:ins>
      <w:del w:id="1333" w:author="Laura Sitler" w:date="2023-07-07T12:28:00Z">
        <w:r w:rsidRPr="00BF1B27" w:rsidDel="00E8172C">
          <w:rPr>
            <w:rFonts w:asciiTheme="minorHAnsi" w:hAnsiTheme="minorHAnsi" w:cstheme="minorHAnsi"/>
            <w:sz w:val="22"/>
            <w:szCs w:val="22"/>
          </w:rPr>
          <w:delText xml:space="preserve">Man </w:delText>
        </w:r>
      </w:del>
      <w:ins w:id="1334" w:author="Laura Sitler" w:date="2023-07-07T12:28:00Z">
        <w:r w:rsidR="00E8172C">
          <w:rPr>
            <w:rFonts w:asciiTheme="minorHAnsi" w:hAnsiTheme="minorHAnsi" w:cstheme="minorHAnsi"/>
            <w:sz w:val="22"/>
            <w:szCs w:val="22"/>
          </w:rPr>
          <w:t>m</w:t>
        </w:r>
        <w:r w:rsidR="00E8172C" w:rsidRPr="00BF1B27">
          <w:rPr>
            <w:rFonts w:asciiTheme="minorHAnsi" w:hAnsiTheme="minorHAnsi" w:cstheme="minorHAnsi"/>
            <w:sz w:val="22"/>
            <w:szCs w:val="22"/>
          </w:rPr>
          <w:t xml:space="preserve">an </w:t>
        </w:r>
      </w:ins>
      <w:del w:id="1335" w:author="Laura Sitler" w:date="2023-07-07T12:28:00Z">
        <w:r w:rsidRPr="00BF1B27" w:rsidDel="00E8172C">
          <w:rPr>
            <w:rFonts w:asciiTheme="minorHAnsi" w:hAnsiTheme="minorHAnsi" w:cstheme="minorHAnsi"/>
            <w:sz w:val="22"/>
            <w:szCs w:val="22"/>
          </w:rPr>
          <w:delText xml:space="preserve">Who </w:delText>
        </w:r>
      </w:del>
      <w:ins w:id="1336" w:author="Laura Sitler" w:date="2023-07-07T12:28:00Z">
        <w:r w:rsidR="00E8172C">
          <w:rPr>
            <w:rFonts w:asciiTheme="minorHAnsi" w:hAnsiTheme="minorHAnsi" w:cstheme="minorHAnsi"/>
            <w:sz w:val="22"/>
            <w:szCs w:val="22"/>
          </w:rPr>
          <w:t>w</w:t>
        </w:r>
        <w:r w:rsidR="00E8172C" w:rsidRPr="00BF1B27">
          <w:rPr>
            <w:rFonts w:asciiTheme="minorHAnsi" w:hAnsiTheme="minorHAnsi" w:cstheme="minorHAnsi"/>
            <w:sz w:val="22"/>
            <w:szCs w:val="22"/>
          </w:rPr>
          <w:t xml:space="preserve">ho </w:t>
        </w:r>
      </w:ins>
      <w:del w:id="1337" w:author="Laura Sitler" w:date="2023-07-07T12:28:00Z">
        <w:r w:rsidRPr="00BF1B27" w:rsidDel="00E8172C">
          <w:rPr>
            <w:rFonts w:asciiTheme="minorHAnsi" w:hAnsiTheme="minorHAnsi" w:cstheme="minorHAnsi"/>
            <w:sz w:val="22"/>
            <w:szCs w:val="22"/>
          </w:rPr>
          <w:delText xml:space="preserve">Gave </w:delText>
        </w:r>
      </w:del>
      <w:ins w:id="1338" w:author="Laura Sitler" w:date="2023-07-07T12:28:00Z">
        <w:r w:rsidR="00E8172C">
          <w:rPr>
            <w:rFonts w:asciiTheme="minorHAnsi" w:hAnsiTheme="minorHAnsi" w:cstheme="minorHAnsi"/>
            <w:sz w:val="22"/>
            <w:szCs w:val="22"/>
          </w:rPr>
          <w:t>g</w:t>
        </w:r>
        <w:r w:rsidR="00E8172C" w:rsidRPr="00BF1B27">
          <w:rPr>
            <w:rFonts w:asciiTheme="minorHAnsi" w:hAnsiTheme="minorHAnsi" w:cstheme="minorHAnsi"/>
            <w:sz w:val="22"/>
            <w:szCs w:val="22"/>
          </w:rPr>
          <w:t xml:space="preserve">ave </w:t>
        </w:r>
      </w:ins>
      <w:r w:rsidRPr="00BF1B27">
        <w:rPr>
          <w:rFonts w:asciiTheme="minorHAnsi" w:hAnsiTheme="minorHAnsi" w:cstheme="minorHAnsi"/>
          <w:sz w:val="22"/>
          <w:szCs w:val="22"/>
        </w:rPr>
        <w:t xml:space="preserve">Thomas Edison </w:t>
      </w:r>
      <w:del w:id="1339" w:author="Laura Sitler" w:date="2023-07-07T12:28:00Z">
        <w:r w:rsidRPr="00BF1B27" w:rsidDel="00E8172C">
          <w:rPr>
            <w:rFonts w:asciiTheme="minorHAnsi" w:hAnsiTheme="minorHAnsi" w:cstheme="minorHAnsi"/>
            <w:sz w:val="22"/>
            <w:szCs w:val="22"/>
          </w:rPr>
          <w:delText>X</w:delText>
        </w:r>
      </w:del>
      <w:ins w:id="1340" w:author="Laura Sitler" w:date="2023-07-07T12:28:00Z">
        <w:r w:rsidR="00E8172C">
          <w:rPr>
            <w:rFonts w:asciiTheme="minorHAnsi" w:hAnsiTheme="minorHAnsi" w:cstheme="minorHAnsi"/>
            <w:sz w:val="22"/>
            <w:szCs w:val="22"/>
          </w:rPr>
          <w:t>x</w:t>
        </w:r>
      </w:ins>
      <w:r w:rsidRPr="00BF1B27">
        <w:rPr>
          <w:rFonts w:asciiTheme="minorHAnsi" w:hAnsiTheme="minorHAnsi" w:cstheme="minorHAnsi"/>
          <w:sz w:val="22"/>
          <w:szCs w:val="22"/>
        </w:rPr>
        <w:t>-</w:t>
      </w:r>
      <w:del w:id="1341" w:author="Laura Sitler" w:date="2023-07-07T12:28:00Z">
        <w:r w:rsidRPr="00BF1B27" w:rsidDel="00E8172C">
          <w:rPr>
            <w:rFonts w:asciiTheme="minorHAnsi" w:hAnsiTheme="minorHAnsi" w:cstheme="minorHAnsi"/>
            <w:sz w:val="22"/>
            <w:szCs w:val="22"/>
          </w:rPr>
          <w:delText xml:space="preserve">Ray </w:delText>
        </w:r>
      </w:del>
      <w:ins w:id="1342" w:author="Laura Sitler" w:date="2023-07-07T12:28:00Z">
        <w:r w:rsidR="00E8172C">
          <w:rPr>
            <w:rFonts w:asciiTheme="minorHAnsi" w:hAnsiTheme="minorHAnsi" w:cstheme="minorHAnsi"/>
            <w:sz w:val="22"/>
            <w:szCs w:val="22"/>
          </w:rPr>
          <w:t>r</w:t>
        </w:r>
        <w:r w:rsidR="00E8172C" w:rsidRPr="00BF1B27">
          <w:rPr>
            <w:rFonts w:asciiTheme="minorHAnsi" w:hAnsiTheme="minorHAnsi" w:cstheme="minorHAnsi"/>
            <w:sz w:val="22"/>
            <w:szCs w:val="22"/>
          </w:rPr>
          <w:t xml:space="preserve">ay </w:t>
        </w:r>
      </w:ins>
      <w:del w:id="1343" w:author="Laura Sitler" w:date="2023-07-07T12:28:00Z">
        <w:r w:rsidRPr="00BF1B27" w:rsidDel="00E8172C">
          <w:rPr>
            <w:rFonts w:asciiTheme="minorHAnsi" w:hAnsiTheme="minorHAnsi" w:cstheme="minorHAnsi"/>
            <w:sz w:val="22"/>
            <w:szCs w:val="22"/>
          </w:rPr>
          <w:delText>Vision</w:delText>
        </w:r>
      </w:del>
      <w:ins w:id="1344" w:author="Laura Sitler" w:date="2023-07-07T12:28:00Z">
        <w:r w:rsidR="00E8172C">
          <w:rPr>
            <w:rFonts w:asciiTheme="minorHAnsi" w:hAnsiTheme="minorHAnsi" w:cstheme="minorHAnsi"/>
            <w:sz w:val="22"/>
            <w:szCs w:val="22"/>
          </w:rPr>
          <w:t>v</w:t>
        </w:r>
        <w:r w:rsidR="00E8172C" w:rsidRPr="00BF1B27">
          <w:rPr>
            <w:rFonts w:asciiTheme="minorHAnsi" w:hAnsiTheme="minorHAnsi" w:cstheme="minorHAnsi"/>
            <w:sz w:val="22"/>
            <w:szCs w:val="22"/>
          </w:rPr>
          <w:t>ision</w:t>
        </w:r>
      </w:ins>
      <w:r w:rsidRPr="00BF1B27">
        <w:rPr>
          <w:rFonts w:asciiTheme="minorHAnsi" w:hAnsiTheme="minorHAnsi" w:cstheme="minorHAnsi"/>
          <w:sz w:val="22"/>
          <w:szCs w:val="22"/>
        </w:rPr>
        <w:t xml:space="preserve">. </w:t>
      </w:r>
      <w:r w:rsidRPr="00E8172C">
        <w:rPr>
          <w:rFonts w:asciiTheme="minorHAnsi" w:hAnsiTheme="minorHAnsi" w:cstheme="minorHAnsi"/>
          <w:i/>
          <w:iCs/>
          <w:sz w:val="22"/>
          <w:szCs w:val="22"/>
          <w:rPrChange w:id="1345" w:author="Laura Sitler" w:date="2023-07-07T12:28:00Z">
            <w:rPr>
              <w:rFonts w:asciiTheme="minorHAnsi" w:hAnsiTheme="minorHAnsi" w:cstheme="minorHAnsi"/>
              <w:sz w:val="22"/>
              <w:szCs w:val="22"/>
            </w:rPr>
          </w:rPrChange>
        </w:rPr>
        <w:t>Smithsonian Magazine</w:t>
      </w:r>
      <w:r w:rsidRPr="00BF1B27">
        <w:rPr>
          <w:rFonts w:asciiTheme="minorHAnsi" w:hAnsiTheme="minorHAnsi" w:cstheme="minorHAnsi"/>
          <w:sz w:val="22"/>
          <w:szCs w:val="22"/>
        </w:rPr>
        <w:t>. March 14, 2012. Accessed May 23, 2023.</w:t>
      </w:r>
      <w:ins w:id="1346" w:author="Laura Sitler" w:date="2023-07-07T12:28:00Z">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https://www.smithsonianmag.com/history/clarence-dally-the-man-who-gave-thomas-edison-x-ray-vision-123713565/</w:t>
        </w:r>
      </w:ins>
      <w:r w:rsidRPr="00BF1B27">
        <w:rPr>
          <w:rFonts w:asciiTheme="minorHAnsi" w:hAnsiTheme="minorHAnsi" w:cstheme="minorHAnsi"/>
          <w:sz w:val="22"/>
          <w:szCs w:val="22"/>
        </w:rPr>
        <w:t xml:space="preserve"> </w:t>
      </w:r>
      <w:del w:id="1347" w:author="Laura Sitler" w:date="2023-07-07T12:27:00Z">
        <w:r w:rsidRPr="00BF1B27" w:rsidDel="00BF1B27">
          <w:fldChar w:fldCharType="begin"/>
        </w:r>
        <w:r w:rsidRPr="00BF1B27" w:rsidDel="00BF1B27">
          <w:rPr>
            <w:rFonts w:asciiTheme="minorHAnsi" w:hAnsiTheme="minorHAnsi" w:cstheme="minorHAnsi"/>
            <w:sz w:val="22"/>
            <w:szCs w:val="22"/>
          </w:rPr>
          <w:delInstrText>HYPERLINK "https://www.smithsonianmag.com/history/clarence-dally-the-man-who-gave-thomas-edison-x-ray-vision-123713565/"</w:delInstrText>
        </w:r>
        <w:r w:rsidRPr="00BF1B27" w:rsidDel="00BF1B27">
          <w:fldChar w:fldCharType="separate"/>
        </w:r>
        <w:r w:rsidRPr="00BF1B27" w:rsidDel="00BF1B27">
          <w:rPr>
            <w:rStyle w:val="Hyperlink"/>
            <w:rFonts w:asciiTheme="minorHAnsi" w:hAnsiTheme="minorHAnsi" w:cstheme="minorHAnsi"/>
            <w:sz w:val="22"/>
            <w:szCs w:val="22"/>
          </w:rPr>
          <w:delText>https://www.smithsonianmag.com/history/clarence-dally-the-man-who-gave-thomas-edison-x-ray-vision-123713565/</w:delText>
        </w:r>
        <w:r w:rsidRPr="00BF1B27" w:rsidDel="00BF1B27">
          <w:rPr>
            <w:rStyle w:val="Hyperlink"/>
            <w:rFonts w:asciiTheme="minorHAnsi" w:hAnsiTheme="minorHAnsi" w:cstheme="minorHAnsi"/>
            <w:sz w:val="22"/>
            <w:szCs w:val="22"/>
          </w:rPr>
          <w:fldChar w:fldCharType="end"/>
        </w:r>
      </w:del>
    </w:p>
    <w:p w14:paraId="55D43061" w14:textId="20FF3705"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12.</w:t>
      </w:r>
      <w:r w:rsidRPr="00BF1B27">
        <w:rPr>
          <w:rStyle w:val="EndnoteReference"/>
          <w:rFonts w:asciiTheme="minorHAnsi" w:hAnsiTheme="minorHAnsi" w:cstheme="minorHAnsi"/>
          <w:sz w:val="22"/>
          <w:szCs w:val="22"/>
        </w:rPr>
        <w:t xml:space="preserve"> </w:t>
      </w:r>
      <w:r w:rsidRPr="00BF1B27">
        <w:rPr>
          <w:rFonts w:asciiTheme="minorHAnsi" w:hAnsiTheme="minorHAnsi" w:cstheme="minorHAnsi"/>
          <w:sz w:val="22"/>
          <w:szCs w:val="22"/>
        </w:rPr>
        <w:t>Johnston JN, Fauber TL. Fluoroscopic imaging. In</w:t>
      </w:r>
      <w:ins w:id="1348" w:author="Laura Sitler" w:date="2023-07-07T12:29:00Z">
        <w:r w:rsidR="00E8172C">
          <w:rPr>
            <w:rFonts w:asciiTheme="minorHAnsi" w:hAnsiTheme="minorHAnsi" w:cstheme="minorHAnsi"/>
            <w:sz w:val="22"/>
            <w:szCs w:val="22"/>
          </w:rPr>
          <w:t>:</w:t>
        </w:r>
      </w:ins>
      <w:r w:rsidRPr="00BF1B27">
        <w:rPr>
          <w:rFonts w:asciiTheme="minorHAnsi" w:hAnsiTheme="minorHAnsi" w:cstheme="minorHAnsi"/>
          <w:sz w:val="22"/>
          <w:szCs w:val="22"/>
        </w:rPr>
        <w:t xml:space="preserve"> </w:t>
      </w:r>
      <w:r w:rsidRPr="00BF1B27">
        <w:rPr>
          <w:rFonts w:asciiTheme="minorHAnsi" w:hAnsiTheme="minorHAnsi" w:cstheme="minorHAnsi"/>
          <w:i/>
          <w:iCs/>
          <w:sz w:val="22"/>
          <w:szCs w:val="22"/>
        </w:rPr>
        <w:t>Essentials of Radiographic Physics and Imaging.</w:t>
      </w:r>
      <w:r w:rsidRPr="00BF1B27">
        <w:rPr>
          <w:rFonts w:asciiTheme="minorHAnsi" w:hAnsiTheme="minorHAnsi" w:cstheme="minorHAnsi"/>
          <w:sz w:val="22"/>
          <w:szCs w:val="22"/>
        </w:rPr>
        <w:t xml:space="preserve"> </w:t>
      </w:r>
      <w:del w:id="1349" w:author="Laura Sitler" w:date="2023-07-07T12:29:00Z">
        <w:r w:rsidRPr="00BF1B27" w:rsidDel="00E8172C">
          <w:rPr>
            <w:rFonts w:asciiTheme="minorHAnsi" w:hAnsiTheme="minorHAnsi" w:cstheme="minorHAnsi"/>
            <w:sz w:val="22"/>
            <w:szCs w:val="22"/>
          </w:rPr>
          <w:delText>Third E</w:delText>
        </w:r>
      </w:del>
      <w:ins w:id="1350" w:author="Laura Sitler" w:date="2023-07-07T12:29:00Z">
        <w:r w:rsidR="00E8172C">
          <w:rPr>
            <w:rFonts w:asciiTheme="minorHAnsi" w:hAnsiTheme="minorHAnsi" w:cstheme="minorHAnsi"/>
            <w:sz w:val="22"/>
            <w:szCs w:val="22"/>
          </w:rPr>
          <w:t>3</w:t>
        </w:r>
        <w:r w:rsidR="00E8172C" w:rsidRPr="00E8172C">
          <w:rPr>
            <w:rFonts w:asciiTheme="minorHAnsi" w:hAnsiTheme="minorHAnsi" w:cstheme="minorHAnsi"/>
            <w:sz w:val="22"/>
            <w:szCs w:val="22"/>
            <w:vertAlign w:val="superscript"/>
            <w:rPrChange w:id="1351" w:author="Laura Sitler" w:date="2023-07-07T12:29:00Z">
              <w:rPr>
                <w:rFonts w:asciiTheme="minorHAnsi" w:hAnsiTheme="minorHAnsi" w:cstheme="minorHAnsi"/>
                <w:sz w:val="22"/>
                <w:szCs w:val="22"/>
              </w:rPr>
            </w:rPrChange>
          </w:rPr>
          <w:t>rd</w:t>
        </w:r>
        <w:r w:rsidR="00E8172C">
          <w:rPr>
            <w:rFonts w:asciiTheme="minorHAnsi" w:hAnsiTheme="minorHAnsi" w:cstheme="minorHAnsi"/>
            <w:sz w:val="22"/>
            <w:szCs w:val="22"/>
          </w:rPr>
          <w:t xml:space="preserve"> e</w:t>
        </w:r>
      </w:ins>
      <w:r w:rsidRPr="00BF1B27">
        <w:rPr>
          <w:rFonts w:asciiTheme="minorHAnsi" w:hAnsiTheme="minorHAnsi" w:cstheme="minorHAnsi"/>
          <w:sz w:val="22"/>
          <w:szCs w:val="22"/>
        </w:rPr>
        <w:t>dition. Elsevier; 2020:216-236.</w:t>
      </w:r>
      <w:ins w:id="1352" w:author="Laura Sitler" w:date="2023-07-07T12:29:00Z">
        <w:r w:rsidR="00E8172C">
          <w:rPr>
            <w:rFonts w:asciiTheme="minorHAnsi" w:hAnsiTheme="minorHAnsi" w:cstheme="minorHAnsi"/>
            <w:sz w:val="22"/>
            <w:szCs w:val="22"/>
          </w:rPr>
          <w:t xml:space="preserve"> </w:t>
        </w:r>
      </w:ins>
    </w:p>
    <w:p w14:paraId="5F9359E0" w14:textId="106F4FED"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13. Houston JD, Davis M. </w:t>
      </w:r>
      <w:r w:rsidRPr="00BF1B27">
        <w:rPr>
          <w:rFonts w:asciiTheme="minorHAnsi" w:hAnsiTheme="minorHAnsi" w:cstheme="minorHAnsi"/>
          <w:i/>
          <w:iCs/>
          <w:sz w:val="22"/>
          <w:szCs w:val="22"/>
        </w:rPr>
        <w:t>Fundamentals of Fluoroscopy.</w:t>
      </w:r>
      <w:r w:rsidRPr="00BF1B27">
        <w:rPr>
          <w:rFonts w:asciiTheme="minorHAnsi" w:hAnsiTheme="minorHAnsi" w:cstheme="minorHAnsi"/>
          <w:sz w:val="22"/>
          <w:szCs w:val="22"/>
        </w:rPr>
        <w:t xml:space="preserve"> W. B. Saunders Company; 2001. Accessed May 23, 2023.</w:t>
      </w:r>
      <w:ins w:id="1353" w:author="Laura Sitler" w:date="2023-07-07T12:30:00Z">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http://www.osumcradiology.org/resources/Rotation-Books/Fundamentals-of-Fluoroscopy.pdf</w:t>
        </w:r>
      </w:ins>
      <w:r w:rsidRPr="00BF1B27">
        <w:rPr>
          <w:rFonts w:asciiTheme="minorHAnsi" w:hAnsiTheme="minorHAnsi" w:cstheme="minorHAnsi"/>
          <w:sz w:val="22"/>
          <w:szCs w:val="22"/>
        </w:rPr>
        <w:t xml:space="preserve"> </w:t>
      </w:r>
      <w:del w:id="1354" w:author="Laura Sitler" w:date="2023-07-07T12:30:00Z">
        <w:r w:rsidRPr="00BF1B27" w:rsidDel="00E8172C">
          <w:fldChar w:fldCharType="begin"/>
        </w:r>
        <w:r w:rsidRPr="00BF1B27" w:rsidDel="00E8172C">
          <w:rPr>
            <w:rFonts w:asciiTheme="minorHAnsi" w:hAnsiTheme="minorHAnsi" w:cstheme="minorHAnsi"/>
            <w:sz w:val="22"/>
            <w:szCs w:val="22"/>
          </w:rPr>
          <w:delInstrText>HYPERLINK "http://www.osumcradiology.org/resources/Rotation-Books/Fundamentals-of-Fluoroscopy.pdf"</w:delInstrText>
        </w:r>
        <w:r w:rsidRPr="00BF1B27" w:rsidDel="00E8172C">
          <w:fldChar w:fldCharType="separate"/>
        </w:r>
        <w:r w:rsidRPr="00BF1B27" w:rsidDel="00E8172C">
          <w:rPr>
            <w:rStyle w:val="Hyperlink"/>
            <w:rFonts w:asciiTheme="minorHAnsi" w:hAnsiTheme="minorHAnsi" w:cstheme="minorHAnsi"/>
            <w:sz w:val="22"/>
            <w:szCs w:val="22"/>
          </w:rPr>
          <w:delText>http://www.osumcradiology.org/resources/Rotation-Books/Fundamentals-of-Fluoroscopy.pdf</w:delText>
        </w:r>
        <w:r w:rsidRPr="00BF1B27" w:rsidDel="00E8172C">
          <w:rPr>
            <w:rStyle w:val="Hyperlink"/>
            <w:rFonts w:asciiTheme="minorHAnsi" w:hAnsiTheme="minorHAnsi" w:cstheme="minorHAnsi"/>
            <w:sz w:val="22"/>
            <w:szCs w:val="22"/>
          </w:rPr>
          <w:fldChar w:fldCharType="end"/>
        </w:r>
      </w:del>
    </w:p>
    <w:p w14:paraId="47A5357D" w14:textId="3B2E44DC"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14. Johns Hopkins Medicine. Interventional </w:t>
      </w:r>
      <w:ins w:id="1355" w:author="Laura Sitler" w:date="2023-07-07T12:30:00Z">
        <w:r w:rsidR="00E8172C">
          <w:rPr>
            <w:rFonts w:asciiTheme="minorHAnsi" w:hAnsiTheme="minorHAnsi" w:cstheme="minorHAnsi"/>
            <w:sz w:val="22"/>
            <w:szCs w:val="22"/>
          </w:rPr>
          <w:t>r</w:t>
        </w:r>
      </w:ins>
      <w:del w:id="1356" w:author="Laura Sitler" w:date="2023-07-07T12:30:00Z">
        <w:r w:rsidRPr="00BF1B27" w:rsidDel="00E8172C">
          <w:rPr>
            <w:rFonts w:asciiTheme="minorHAnsi" w:hAnsiTheme="minorHAnsi" w:cstheme="minorHAnsi"/>
            <w:sz w:val="22"/>
            <w:szCs w:val="22"/>
          </w:rPr>
          <w:delText>R</w:delText>
        </w:r>
      </w:del>
      <w:r w:rsidRPr="00BF1B27">
        <w:rPr>
          <w:rFonts w:asciiTheme="minorHAnsi" w:hAnsiTheme="minorHAnsi" w:cstheme="minorHAnsi"/>
          <w:sz w:val="22"/>
          <w:szCs w:val="22"/>
        </w:rPr>
        <w:t xml:space="preserve">adiology. </w:t>
      </w:r>
      <w:del w:id="1357" w:author="Laura Sitler" w:date="2023-07-07T12:30:00Z">
        <w:r w:rsidRPr="00BF1B27" w:rsidDel="00E8172C">
          <w:rPr>
            <w:rFonts w:asciiTheme="minorHAnsi" w:hAnsiTheme="minorHAnsi" w:cstheme="minorHAnsi"/>
            <w:sz w:val="22"/>
            <w:szCs w:val="22"/>
          </w:rPr>
          <w:delText xml:space="preserve">Health: Treatments, Tests and Therapies. </w:delText>
        </w:r>
      </w:del>
      <w:del w:id="1358"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23, 2023.</w:t>
      </w:r>
      <w:ins w:id="1359" w:author="Laura Sitler" w:date="2023-07-07T12:30:00Z">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www.hopkinsmedicine.org/health/treatment-tests-and-therapies/interventional-radiology</w:t>
        </w:r>
      </w:ins>
      <w:r w:rsidRPr="00BF1B27">
        <w:rPr>
          <w:rFonts w:asciiTheme="minorHAnsi" w:hAnsiTheme="minorHAnsi" w:cstheme="minorHAnsi"/>
          <w:sz w:val="22"/>
          <w:szCs w:val="22"/>
        </w:rPr>
        <w:t xml:space="preserve"> </w:t>
      </w:r>
      <w:del w:id="1360" w:author="Laura Sitler" w:date="2023-07-07T12:30:00Z">
        <w:r w:rsidRPr="00BF1B27" w:rsidDel="00E8172C">
          <w:fldChar w:fldCharType="begin"/>
        </w:r>
        <w:r w:rsidRPr="00BF1B27" w:rsidDel="00E8172C">
          <w:rPr>
            <w:rFonts w:asciiTheme="minorHAnsi" w:hAnsiTheme="minorHAnsi" w:cstheme="minorHAnsi"/>
            <w:sz w:val="22"/>
            <w:szCs w:val="22"/>
          </w:rPr>
          <w:delInstrText>HYPERLINK "http://www.hopkinsmedicine.org/health/treatment-tests-and-therapies/interventional-radiology"</w:delInstrText>
        </w:r>
        <w:r w:rsidRPr="00BF1B27" w:rsidDel="00E8172C">
          <w:fldChar w:fldCharType="separate"/>
        </w:r>
        <w:r w:rsidRPr="00BF1B27" w:rsidDel="00E8172C">
          <w:rPr>
            <w:rStyle w:val="Hyperlink"/>
            <w:rFonts w:asciiTheme="minorHAnsi" w:hAnsiTheme="minorHAnsi" w:cstheme="minorHAnsi"/>
            <w:sz w:val="22"/>
            <w:szCs w:val="22"/>
          </w:rPr>
          <w:delText>www.hopkinsmedicine.org/health/treatment-tests-and-therapies/interventional-radiology</w:delText>
        </w:r>
        <w:r w:rsidRPr="00BF1B27" w:rsidDel="00E8172C">
          <w:rPr>
            <w:rStyle w:val="Hyperlink"/>
            <w:rFonts w:asciiTheme="minorHAnsi" w:hAnsiTheme="minorHAnsi" w:cstheme="minorHAnsi"/>
            <w:sz w:val="22"/>
            <w:szCs w:val="22"/>
          </w:rPr>
          <w:fldChar w:fldCharType="end"/>
        </w:r>
      </w:del>
    </w:p>
    <w:p w14:paraId="78CC22EC" w14:textId="61E57E23"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15. Shalom NE, Gong GX, Auster M. Fluoroscopy: </w:t>
      </w:r>
      <w:ins w:id="1361" w:author="Laura Sitler" w:date="2023-07-07T12:31:00Z">
        <w:r w:rsidR="00E8172C">
          <w:rPr>
            <w:rFonts w:asciiTheme="minorHAnsi" w:hAnsiTheme="minorHAnsi" w:cstheme="minorHAnsi"/>
            <w:sz w:val="22"/>
            <w:szCs w:val="22"/>
          </w:rPr>
          <w:t>a</w:t>
        </w:r>
      </w:ins>
      <w:del w:id="1362" w:author="Laura Sitler" w:date="2023-07-07T12:31:00Z">
        <w:r w:rsidRPr="00BF1B27" w:rsidDel="00E8172C">
          <w:rPr>
            <w:rFonts w:asciiTheme="minorHAnsi" w:hAnsiTheme="minorHAnsi" w:cstheme="minorHAnsi"/>
            <w:sz w:val="22"/>
            <w:szCs w:val="22"/>
          </w:rPr>
          <w:delText>A</w:delText>
        </w:r>
      </w:del>
      <w:r w:rsidRPr="00BF1B27">
        <w:rPr>
          <w:rFonts w:asciiTheme="minorHAnsi" w:hAnsiTheme="minorHAnsi" w:cstheme="minorHAnsi"/>
          <w:sz w:val="22"/>
          <w:szCs w:val="22"/>
        </w:rPr>
        <w:t xml:space="preserve">n essential diagnostic modality in the age of high-resolution cross-sectional imaging. </w:t>
      </w:r>
      <w:r w:rsidRPr="00BF1B27">
        <w:rPr>
          <w:rFonts w:asciiTheme="minorHAnsi" w:hAnsiTheme="minorHAnsi" w:cstheme="minorHAnsi"/>
          <w:i/>
          <w:iCs/>
          <w:sz w:val="22"/>
          <w:szCs w:val="22"/>
        </w:rPr>
        <w:t xml:space="preserve">World J Radiol. </w:t>
      </w:r>
      <w:r w:rsidRPr="00BF1B27">
        <w:rPr>
          <w:rFonts w:asciiTheme="minorHAnsi" w:hAnsiTheme="minorHAnsi" w:cstheme="minorHAnsi"/>
          <w:sz w:val="22"/>
          <w:szCs w:val="22"/>
        </w:rPr>
        <w:t>2020;12</w:t>
      </w:r>
      <w:del w:id="1363" w:author="Laura Sitler" w:date="2023-07-07T12:31:00Z">
        <w:r w:rsidRPr="00BF1B27" w:rsidDel="00E8172C">
          <w:rPr>
            <w:rFonts w:asciiTheme="minorHAnsi" w:hAnsiTheme="minorHAnsi" w:cstheme="minorHAnsi"/>
            <w:sz w:val="22"/>
            <w:szCs w:val="22"/>
          </w:rPr>
          <w:delText>(10)</w:delText>
        </w:r>
      </w:del>
      <w:r w:rsidRPr="00BF1B27">
        <w:rPr>
          <w:rFonts w:asciiTheme="minorHAnsi" w:hAnsiTheme="minorHAnsi" w:cstheme="minorHAnsi"/>
          <w:sz w:val="22"/>
          <w:szCs w:val="22"/>
        </w:rPr>
        <w:t>:213-230.</w:t>
      </w:r>
      <w:ins w:id="1364" w:author="Laura Sitler" w:date="2023-07-07T12:31:00Z">
        <w:r w:rsidR="00E8172C">
          <w:rPr>
            <w:rFonts w:asciiTheme="minorHAnsi" w:hAnsiTheme="minorHAnsi" w:cstheme="minorHAnsi"/>
            <w:sz w:val="22"/>
            <w:szCs w:val="22"/>
          </w:rPr>
          <w:t xml:space="preserve"> </w:t>
        </w:r>
      </w:ins>
      <w:ins w:id="1365" w:author="Laura Sitler" w:date="2023-07-07T13:38:00Z">
        <w:r w:rsidR="00B13D2A">
          <w:rPr>
            <w:rFonts w:asciiTheme="minorHAnsi" w:hAnsiTheme="minorHAnsi" w:cstheme="minorHAnsi"/>
            <w:sz w:val="22"/>
            <w:szCs w:val="22"/>
          </w:rPr>
          <w:t>doi:</w:t>
        </w:r>
      </w:ins>
      <w:ins w:id="1366" w:author="Laura Sitler" w:date="2023-07-07T12:31:00Z">
        <w:r w:rsidR="00E8172C" w:rsidRPr="00E8172C">
          <w:rPr>
            <w:rFonts w:asciiTheme="minorHAnsi" w:hAnsiTheme="minorHAnsi" w:cstheme="minorHAnsi"/>
            <w:sz w:val="22"/>
            <w:szCs w:val="22"/>
          </w:rPr>
          <w:t>10.4329/wjr.v12.i10.213</w:t>
        </w:r>
      </w:ins>
      <w:r w:rsidRPr="00BF1B27">
        <w:rPr>
          <w:rFonts w:asciiTheme="minorHAnsi" w:hAnsiTheme="minorHAnsi" w:cstheme="minorHAnsi"/>
          <w:sz w:val="22"/>
          <w:szCs w:val="22"/>
        </w:rPr>
        <w:t xml:space="preserve"> </w:t>
      </w:r>
      <w:del w:id="1367" w:author="Laura Sitler" w:date="2023-07-07T12:31:00Z">
        <w:r w:rsidRPr="00BF1B27" w:rsidDel="00E8172C">
          <w:fldChar w:fldCharType="begin"/>
        </w:r>
        <w:r w:rsidRPr="00BF1B27" w:rsidDel="00E8172C">
          <w:rPr>
            <w:rFonts w:asciiTheme="minorHAnsi" w:hAnsiTheme="minorHAnsi" w:cstheme="minorHAnsi"/>
            <w:sz w:val="22"/>
            <w:szCs w:val="22"/>
          </w:rPr>
          <w:delInstrText>HYPERLINK "https://doi.org/10.4329%2Fwjr.v12.i10.213"</w:delInstrText>
        </w:r>
        <w:r w:rsidRPr="00BF1B27" w:rsidDel="00E8172C">
          <w:fldChar w:fldCharType="separate"/>
        </w:r>
        <w:r w:rsidRPr="00BF1B27" w:rsidDel="00E8172C">
          <w:rPr>
            <w:rStyle w:val="Hyperlink"/>
            <w:rFonts w:asciiTheme="minorHAnsi" w:hAnsiTheme="minorHAnsi" w:cstheme="minorHAnsi"/>
            <w:sz w:val="22"/>
            <w:szCs w:val="22"/>
          </w:rPr>
          <w:delText>https://doi.org/10.4329%2Fwjr.v12.i10.213</w:delText>
        </w:r>
        <w:r w:rsidRPr="00BF1B27" w:rsidDel="00E8172C">
          <w:rPr>
            <w:rStyle w:val="Hyperlink"/>
            <w:rFonts w:asciiTheme="minorHAnsi" w:hAnsiTheme="minorHAnsi" w:cstheme="minorHAnsi"/>
            <w:sz w:val="22"/>
            <w:szCs w:val="22"/>
          </w:rPr>
          <w:fldChar w:fldCharType="end"/>
        </w:r>
        <w:r w:rsidRPr="00BF1B27" w:rsidDel="00E8172C">
          <w:rPr>
            <w:rStyle w:val="Hyperlink"/>
            <w:rFonts w:asciiTheme="minorHAnsi" w:hAnsiTheme="minorHAnsi" w:cstheme="minorHAnsi"/>
            <w:sz w:val="22"/>
            <w:szCs w:val="22"/>
          </w:rPr>
          <w:delText xml:space="preserve"> </w:delText>
        </w:r>
      </w:del>
    </w:p>
    <w:p w14:paraId="11C9885A" w14:textId="79A2FCBA"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16. Chen A, Tafti D, Tuma F. Barium swallow. In: </w:t>
      </w:r>
      <w:r w:rsidRPr="00BF1B27">
        <w:rPr>
          <w:rFonts w:asciiTheme="minorHAnsi" w:hAnsiTheme="minorHAnsi" w:cstheme="minorHAnsi"/>
          <w:i/>
          <w:iCs/>
          <w:sz w:val="22"/>
          <w:szCs w:val="22"/>
        </w:rPr>
        <w:t>StatPearls [Internet]</w:t>
      </w:r>
      <w:r w:rsidRPr="00BF1B27">
        <w:rPr>
          <w:rFonts w:asciiTheme="minorHAnsi" w:hAnsiTheme="minorHAnsi" w:cstheme="minorHAnsi"/>
          <w:sz w:val="22"/>
          <w:szCs w:val="22"/>
        </w:rPr>
        <w:t>. StatPearls Publishing; 202</w:t>
      </w:r>
      <w:ins w:id="1368" w:author="Laura Sitler" w:date="2023-07-07T12:34:00Z">
        <w:r w:rsidR="00E8172C">
          <w:rPr>
            <w:rFonts w:asciiTheme="minorHAnsi" w:hAnsiTheme="minorHAnsi" w:cstheme="minorHAnsi"/>
            <w:sz w:val="22"/>
            <w:szCs w:val="22"/>
          </w:rPr>
          <w:t>3</w:t>
        </w:r>
      </w:ins>
      <w:del w:id="1369" w:author="Laura Sitler" w:date="2023-07-07T12:34:00Z">
        <w:r w:rsidRPr="00BF1B27" w:rsidDel="00E8172C">
          <w:rPr>
            <w:rFonts w:asciiTheme="minorHAnsi" w:hAnsiTheme="minorHAnsi" w:cstheme="minorHAnsi"/>
            <w:sz w:val="22"/>
            <w:szCs w:val="22"/>
          </w:rPr>
          <w:delText>2:1-16</w:delText>
        </w:r>
      </w:del>
      <w:r w:rsidRPr="00BF1B27">
        <w:rPr>
          <w:rFonts w:asciiTheme="minorHAnsi" w:hAnsiTheme="minorHAnsi" w:cstheme="minorHAnsi"/>
          <w:sz w:val="22"/>
          <w:szCs w:val="22"/>
        </w:rPr>
        <w:t xml:space="preserve">. Accessed May 23, 2023. </w:t>
      </w:r>
      <w:ins w:id="1370" w:author="Laura Sitler" w:date="2023-07-07T12:34:00Z">
        <w:r w:rsidR="00E8172C" w:rsidRPr="00E8172C">
          <w:rPr>
            <w:rFonts w:asciiTheme="minorHAnsi" w:hAnsiTheme="minorHAnsi" w:cstheme="minorHAnsi"/>
            <w:sz w:val="22"/>
            <w:szCs w:val="22"/>
          </w:rPr>
          <w:t>https://www.ncbi.nlm.nih.gov/books/NBK493176/</w:t>
        </w:r>
      </w:ins>
      <w:del w:id="1371" w:author="Laura Sitler" w:date="2023-07-07T12:33:00Z">
        <w:r w:rsidRPr="00BF1B27" w:rsidDel="00E8172C">
          <w:fldChar w:fldCharType="begin"/>
        </w:r>
        <w:r w:rsidRPr="00BF1B27" w:rsidDel="00E8172C">
          <w:rPr>
            <w:rFonts w:asciiTheme="minorHAnsi" w:hAnsiTheme="minorHAnsi" w:cstheme="minorHAnsi"/>
            <w:sz w:val="22"/>
            <w:szCs w:val="22"/>
          </w:rPr>
          <w:delInstrText>HYPERLINK "https://www.ncbi.nlm.nih.gov/books/NBK493176/"</w:delInstrText>
        </w:r>
        <w:r w:rsidRPr="00BF1B27" w:rsidDel="00E8172C">
          <w:fldChar w:fldCharType="separate"/>
        </w:r>
        <w:r w:rsidRPr="00BF1B27" w:rsidDel="00E8172C">
          <w:rPr>
            <w:rStyle w:val="Hyperlink"/>
            <w:rFonts w:asciiTheme="minorHAnsi" w:hAnsiTheme="minorHAnsi" w:cstheme="minorHAnsi"/>
            <w:sz w:val="22"/>
            <w:szCs w:val="22"/>
          </w:rPr>
          <w:delText>https://www.ncbi.nlm.nih.gov/books/NBK493176/</w:delText>
        </w:r>
        <w:r w:rsidRPr="00BF1B27" w:rsidDel="00E8172C">
          <w:rPr>
            <w:rStyle w:val="Hyperlink"/>
            <w:rFonts w:asciiTheme="minorHAnsi" w:hAnsiTheme="minorHAnsi" w:cstheme="minorHAnsi"/>
            <w:sz w:val="22"/>
            <w:szCs w:val="22"/>
          </w:rPr>
          <w:fldChar w:fldCharType="end"/>
        </w:r>
        <w:r w:rsidRPr="00BF1B27" w:rsidDel="00E8172C">
          <w:rPr>
            <w:rStyle w:val="Hyperlink"/>
            <w:rFonts w:asciiTheme="minorHAnsi" w:hAnsiTheme="minorHAnsi" w:cstheme="minorHAnsi"/>
            <w:sz w:val="22"/>
            <w:szCs w:val="22"/>
          </w:rPr>
          <w:delText xml:space="preserve"> </w:delText>
        </w:r>
      </w:del>
    </w:p>
    <w:p w14:paraId="12711E18" w14:textId="386EA010"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17. RadiologyInfo.</w:t>
      </w:r>
      <w:ins w:id="1372" w:author="Laura Sitler" w:date="2023-07-07T12:35:00Z">
        <w:r w:rsidR="00E8172C">
          <w:rPr>
            <w:rFonts w:asciiTheme="minorHAnsi" w:hAnsiTheme="minorHAnsi" w:cstheme="minorHAnsi"/>
            <w:sz w:val="22"/>
            <w:szCs w:val="22"/>
          </w:rPr>
          <w:t xml:space="preserve">org </w:t>
        </w:r>
      </w:ins>
      <w:ins w:id="1373" w:author="Laura Sitler" w:date="2023-07-07T12:36:00Z">
        <w:r w:rsidR="00E8172C">
          <w:rPr>
            <w:rFonts w:asciiTheme="minorHAnsi" w:hAnsiTheme="minorHAnsi" w:cstheme="minorHAnsi"/>
            <w:sz w:val="22"/>
            <w:szCs w:val="22"/>
          </w:rPr>
          <w:t>for Patients</w:t>
        </w:r>
      </w:ins>
      <w:ins w:id="1374" w:author="Laura Sitler" w:date="2023-07-07T12:35:00Z">
        <w:r w:rsidR="00E8172C">
          <w:rPr>
            <w:rFonts w:asciiTheme="minorHAnsi" w:hAnsiTheme="minorHAnsi" w:cstheme="minorHAnsi"/>
            <w:sz w:val="22"/>
            <w:szCs w:val="22"/>
          </w:rPr>
          <w:t>.</w:t>
        </w:r>
      </w:ins>
      <w:r w:rsidRPr="00BF1B27">
        <w:rPr>
          <w:rFonts w:asciiTheme="minorHAnsi" w:hAnsiTheme="minorHAnsi" w:cstheme="minorHAnsi"/>
          <w:sz w:val="22"/>
          <w:szCs w:val="22"/>
        </w:rPr>
        <w:t xml:space="preserve"> Video </w:t>
      </w:r>
      <w:ins w:id="1375" w:author="Laura Sitler" w:date="2023-07-07T12:35:00Z">
        <w:r w:rsidR="00E8172C">
          <w:rPr>
            <w:rFonts w:asciiTheme="minorHAnsi" w:hAnsiTheme="minorHAnsi" w:cstheme="minorHAnsi"/>
            <w:sz w:val="22"/>
            <w:szCs w:val="22"/>
          </w:rPr>
          <w:t>f</w:t>
        </w:r>
      </w:ins>
      <w:del w:id="1376" w:author="Laura Sitler" w:date="2023-07-07T12:35:00Z">
        <w:r w:rsidRPr="00BF1B27" w:rsidDel="00E8172C">
          <w:rPr>
            <w:rFonts w:asciiTheme="minorHAnsi" w:hAnsiTheme="minorHAnsi" w:cstheme="minorHAnsi"/>
            <w:sz w:val="22"/>
            <w:szCs w:val="22"/>
          </w:rPr>
          <w:delText>F</w:delText>
        </w:r>
      </w:del>
      <w:r w:rsidRPr="00BF1B27">
        <w:rPr>
          <w:rFonts w:asciiTheme="minorHAnsi" w:hAnsiTheme="minorHAnsi" w:cstheme="minorHAnsi"/>
          <w:sz w:val="22"/>
          <w:szCs w:val="22"/>
        </w:rPr>
        <w:t xml:space="preserve">luoroscopic </w:t>
      </w:r>
      <w:del w:id="1377" w:author="Laura Sitler" w:date="2023-07-07T12:35:00Z">
        <w:r w:rsidRPr="00BF1B27" w:rsidDel="00E8172C">
          <w:rPr>
            <w:rFonts w:asciiTheme="minorHAnsi" w:hAnsiTheme="minorHAnsi" w:cstheme="minorHAnsi"/>
            <w:sz w:val="22"/>
            <w:szCs w:val="22"/>
          </w:rPr>
          <w:delText xml:space="preserve">Swallowing </w:delText>
        </w:r>
      </w:del>
      <w:ins w:id="1378" w:author="Laura Sitler" w:date="2023-07-07T12:35:00Z">
        <w:r w:rsidR="00E8172C">
          <w:rPr>
            <w:rFonts w:asciiTheme="minorHAnsi" w:hAnsiTheme="minorHAnsi" w:cstheme="minorHAnsi"/>
            <w:sz w:val="22"/>
            <w:szCs w:val="22"/>
          </w:rPr>
          <w:t>s</w:t>
        </w:r>
        <w:r w:rsidR="00E8172C" w:rsidRPr="00BF1B27">
          <w:rPr>
            <w:rFonts w:asciiTheme="minorHAnsi" w:hAnsiTheme="minorHAnsi" w:cstheme="minorHAnsi"/>
            <w:sz w:val="22"/>
            <w:szCs w:val="22"/>
          </w:rPr>
          <w:t xml:space="preserve">wallowing </w:t>
        </w:r>
      </w:ins>
      <w:del w:id="1379" w:author="Laura Sitler" w:date="2023-07-07T12:35:00Z">
        <w:r w:rsidRPr="00BF1B27" w:rsidDel="00E8172C">
          <w:rPr>
            <w:rFonts w:asciiTheme="minorHAnsi" w:hAnsiTheme="minorHAnsi" w:cstheme="minorHAnsi"/>
            <w:sz w:val="22"/>
            <w:szCs w:val="22"/>
          </w:rPr>
          <w:delText xml:space="preserve">Exam </w:delText>
        </w:r>
      </w:del>
      <w:ins w:id="1380" w:author="Laura Sitler" w:date="2023-07-07T12:35:00Z">
        <w:r w:rsidR="00E8172C">
          <w:rPr>
            <w:rFonts w:asciiTheme="minorHAnsi" w:hAnsiTheme="minorHAnsi" w:cstheme="minorHAnsi"/>
            <w:sz w:val="22"/>
            <w:szCs w:val="22"/>
          </w:rPr>
          <w:t>e</w:t>
        </w:r>
        <w:r w:rsidR="00E8172C" w:rsidRPr="00BF1B27">
          <w:rPr>
            <w:rFonts w:asciiTheme="minorHAnsi" w:hAnsiTheme="minorHAnsi" w:cstheme="minorHAnsi"/>
            <w:sz w:val="22"/>
            <w:szCs w:val="22"/>
          </w:rPr>
          <w:t xml:space="preserve">xam </w:t>
        </w:r>
      </w:ins>
      <w:r w:rsidRPr="00BF1B27">
        <w:rPr>
          <w:rFonts w:asciiTheme="minorHAnsi" w:hAnsiTheme="minorHAnsi" w:cstheme="minorHAnsi"/>
          <w:sz w:val="22"/>
          <w:szCs w:val="22"/>
        </w:rPr>
        <w:t>(VSFE)/</w:t>
      </w:r>
      <w:del w:id="1381" w:author="Laura Sitler" w:date="2023-07-07T12:35:00Z">
        <w:r w:rsidRPr="00BF1B27" w:rsidDel="00E8172C">
          <w:rPr>
            <w:rFonts w:asciiTheme="minorHAnsi" w:hAnsiTheme="minorHAnsi" w:cstheme="minorHAnsi"/>
            <w:sz w:val="22"/>
            <w:szCs w:val="22"/>
          </w:rPr>
          <w:delText>Esophagram</w:delText>
        </w:r>
      </w:del>
      <w:ins w:id="1382" w:author="Laura Sitler" w:date="2023-07-07T12:35:00Z">
        <w:r w:rsidR="00E8172C">
          <w:rPr>
            <w:rFonts w:asciiTheme="minorHAnsi" w:hAnsiTheme="minorHAnsi" w:cstheme="minorHAnsi"/>
            <w:sz w:val="22"/>
            <w:szCs w:val="22"/>
          </w:rPr>
          <w:t>e</w:t>
        </w:r>
        <w:r w:rsidR="00E8172C" w:rsidRPr="00BF1B27">
          <w:rPr>
            <w:rFonts w:asciiTheme="minorHAnsi" w:hAnsiTheme="minorHAnsi" w:cstheme="minorHAnsi"/>
            <w:sz w:val="22"/>
            <w:szCs w:val="22"/>
          </w:rPr>
          <w:t>sophagram</w:t>
        </w:r>
      </w:ins>
      <w:r w:rsidRPr="00BF1B27">
        <w:rPr>
          <w:rFonts w:asciiTheme="minorHAnsi" w:hAnsiTheme="minorHAnsi" w:cstheme="minorHAnsi"/>
          <w:sz w:val="22"/>
          <w:szCs w:val="22"/>
        </w:rPr>
        <w:t>.</w:t>
      </w:r>
      <w:ins w:id="1383" w:author="Laura Sitler" w:date="2023-07-07T12:36:00Z">
        <w:r w:rsidR="00E8172C">
          <w:rPr>
            <w:rFonts w:asciiTheme="minorHAnsi" w:hAnsiTheme="minorHAnsi" w:cstheme="minorHAnsi"/>
            <w:sz w:val="22"/>
            <w:szCs w:val="22"/>
          </w:rPr>
          <w:t xml:space="preserve"> Reviewed June 1, 2022.</w:t>
        </w:r>
      </w:ins>
      <w:r w:rsidRPr="00BF1B27">
        <w:rPr>
          <w:rFonts w:asciiTheme="minorHAnsi" w:hAnsiTheme="minorHAnsi" w:cstheme="minorHAnsi"/>
          <w:sz w:val="22"/>
          <w:szCs w:val="22"/>
        </w:rPr>
        <w:t xml:space="preserve"> </w:t>
      </w:r>
      <w:del w:id="1384" w:author="Laura Sitler" w:date="2023-07-07T12:35:00Z">
        <w:r w:rsidRPr="00BF1B27" w:rsidDel="00E8172C">
          <w:rPr>
            <w:rFonts w:asciiTheme="minorHAnsi" w:hAnsiTheme="minorHAnsi" w:cstheme="minorHAnsi"/>
            <w:sz w:val="22"/>
            <w:szCs w:val="22"/>
          </w:rPr>
          <w:delText xml:space="preserve">RadiologyInfo.org for Patients. </w:delText>
        </w:r>
      </w:del>
      <w:del w:id="1385"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 xml:space="preserve">Accessed May 24, 2023. </w:t>
      </w:r>
      <w:ins w:id="1386" w:author="Laura Sitler" w:date="2023-07-07T12:36:00Z">
        <w:r w:rsidR="00E8172C" w:rsidRPr="00E8172C">
          <w:rPr>
            <w:rFonts w:asciiTheme="minorHAnsi" w:hAnsiTheme="minorHAnsi" w:cstheme="minorHAnsi"/>
            <w:sz w:val="22"/>
            <w:szCs w:val="22"/>
          </w:rPr>
          <w:t xml:space="preserve">https://www.radiologyinfo.org/en/info/modbariumswallow </w:t>
        </w:r>
      </w:ins>
      <w:del w:id="1387" w:author="Laura Sitler" w:date="2023-07-07T12:36:00Z">
        <w:r w:rsidRPr="00BF1B27" w:rsidDel="00E8172C">
          <w:fldChar w:fldCharType="begin"/>
        </w:r>
        <w:r w:rsidRPr="00BF1B27" w:rsidDel="00E8172C">
          <w:rPr>
            <w:rFonts w:asciiTheme="minorHAnsi" w:hAnsiTheme="minorHAnsi" w:cstheme="minorHAnsi"/>
            <w:sz w:val="22"/>
            <w:szCs w:val="22"/>
          </w:rPr>
          <w:delInstrText>HYPERLINK "https://www.radiologyinfo.org/en/info/modbariumswallow"</w:delInstrText>
        </w:r>
        <w:r w:rsidRPr="00BF1B27" w:rsidDel="00E8172C">
          <w:fldChar w:fldCharType="separate"/>
        </w:r>
        <w:r w:rsidRPr="00BF1B27" w:rsidDel="00E8172C">
          <w:rPr>
            <w:rStyle w:val="Hyperlink"/>
            <w:rFonts w:asciiTheme="minorHAnsi" w:hAnsiTheme="minorHAnsi" w:cstheme="minorHAnsi"/>
            <w:sz w:val="22"/>
            <w:szCs w:val="22"/>
          </w:rPr>
          <w:delText>https://www.radiologyinfo.org/en/info/modbariumswallow</w:delText>
        </w:r>
        <w:r w:rsidRPr="00BF1B27" w:rsidDel="00E8172C">
          <w:rPr>
            <w:rStyle w:val="Hyperlink"/>
            <w:rFonts w:asciiTheme="minorHAnsi" w:hAnsiTheme="minorHAnsi" w:cstheme="minorHAnsi"/>
            <w:sz w:val="22"/>
            <w:szCs w:val="22"/>
          </w:rPr>
          <w:fldChar w:fldCharType="end"/>
        </w:r>
        <w:r w:rsidRPr="00BF1B27" w:rsidDel="00E8172C">
          <w:rPr>
            <w:rStyle w:val="Hyperlink"/>
            <w:rFonts w:asciiTheme="minorHAnsi" w:hAnsiTheme="minorHAnsi" w:cstheme="minorHAnsi"/>
            <w:sz w:val="22"/>
            <w:szCs w:val="22"/>
          </w:rPr>
          <w:delText xml:space="preserve"> </w:delText>
        </w:r>
      </w:del>
    </w:p>
    <w:p w14:paraId="3DD39C17" w14:textId="7C159778"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18. </w:t>
      </w:r>
      <w:ins w:id="1388" w:author="Laura Sitler" w:date="2023-07-07T12:36:00Z">
        <w:r w:rsidR="00E8172C" w:rsidRPr="00BF1B27">
          <w:rPr>
            <w:rFonts w:asciiTheme="minorHAnsi" w:hAnsiTheme="minorHAnsi" w:cstheme="minorHAnsi"/>
          </w:rPr>
          <w:t>RadiologyInfo.</w:t>
        </w:r>
        <w:r w:rsidR="00E8172C">
          <w:rPr>
            <w:rFonts w:asciiTheme="minorHAnsi" w:hAnsiTheme="minorHAnsi" w:cstheme="minorHAnsi"/>
          </w:rPr>
          <w:t>org for Patients</w:t>
        </w:r>
      </w:ins>
      <w:del w:id="1389" w:author="Laura Sitler" w:date="2023-07-07T12:36:00Z">
        <w:r w:rsidRPr="00BF1B27" w:rsidDel="00E8172C">
          <w:rPr>
            <w:rFonts w:asciiTheme="minorHAnsi" w:hAnsiTheme="minorHAnsi" w:cstheme="minorHAnsi"/>
          </w:rPr>
          <w:delText>Radiology Info</w:delText>
        </w:r>
      </w:del>
      <w:r w:rsidRPr="00BF1B27">
        <w:rPr>
          <w:rFonts w:asciiTheme="minorHAnsi" w:hAnsiTheme="minorHAnsi" w:cstheme="minorHAnsi"/>
        </w:rPr>
        <w:t xml:space="preserve">. Upper GI </w:t>
      </w:r>
      <w:ins w:id="1390" w:author="Laura Sitler" w:date="2023-07-07T12:37:00Z">
        <w:r w:rsidR="00E8172C">
          <w:rPr>
            <w:rFonts w:asciiTheme="minorHAnsi" w:hAnsiTheme="minorHAnsi" w:cstheme="minorHAnsi"/>
          </w:rPr>
          <w:t>x</w:t>
        </w:r>
      </w:ins>
      <w:del w:id="1391" w:author="Laura Sitler" w:date="2023-07-07T12:37:00Z">
        <w:r w:rsidRPr="00BF1B27" w:rsidDel="00E8172C">
          <w:rPr>
            <w:rFonts w:asciiTheme="minorHAnsi" w:hAnsiTheme="minorHAnsi" w:cstheme="minorHAnsi"/>
          </w:rPr>
          <w:delText>X</w:delText>
        </w:r>
      </w:del>
      <w:r w:rsidRPr="00BF1B27">
        <w:rPr>
          <w:rFonts w:asciiTheme="minorHAnsi" w:hAnsiTheme="minorHAnsi" w:cstheme="minorHAnsi"/>
        </w:rPr>
        <w:t>-</w:t>
      </w:r>
      <w:del w:id="1392" w:author="Laura Sitler" w:date="2023-07-07T12:37:00Z">
        <w:r w:rsidRPr="00BF1B27" w:rsidDel="00E8172C">
          <w:rPr>
            <w:rFonts w:asciiTheme="minorHAnsi" w:hAnsiTheme="minorHAnsi" w:cstheme="minorHAnsi"/>
          </w:rPr>
          <w:delText>Ray</w:delText>
        </w:r>
      </w:del>
      <w:ins w:id="1393" w:author="Laura Sitler" w:date="2023-07-07T12:37:00Z">
        <w:r w:rsidR="00E8172C">
          <w:rPr>
            <w:rFonts w:asciiTheme="minorHAnsi" w:hAnsiTheme="minorHAnsi" w:cstheme="minorHAnsi"/>
          </w:rPr>
          <w:t>r</w:t>
        </w:r>
        <w:r w:rsidR="00E8172C" w:rsidRPr="00BF1B27">
          <w:rPr>
            <w:rFonts w:asciiTheme="minorHAnsi" w:hAnsiTheme="minorHAnsi" w:cstheme="minorHAnsi"/>
          </w:rPr>
          <w:t>ay</w:t>
        </w:r>
      </w:ins>
      <w:r w:rsidRPr="00BF1B27">
        <w:rPr>
          <w:rFonts w:asciiTheme="minorHAnsi" w:hAnsiTheme="minorHAnsi" w:cstheme="minorHAnsi"/>
        </w:rPr>
        <w:t xml:space="preserve">. </w:t>
      </w:r>
      <w:ins w:id="1394" w:author="Laura Sitler" w:date="2023-07-07T12:37:00Z">
        <w:r w:rsidR="00E8172C">
          <w:rPr>
            <w:rFonts w:asciiTheme="minorHAnsi" w:hAnsiTheme="minorHAnsi" w:cstheme="minorHAnsi"/>
          </w:rPr>
          <w:t xml:space="preserve">Reviewed April 15, 2022. </w:t>
        </w:r>
      </w:ins>
      <w:del w:id="1395" w:author="Laura Sitler" w:date="2023-07-07T12:37:00Z">
        <w:r w:rsidRPr="00BF1B27" w:rsidDel="00E8172C">
          <w:rPr>
            <w:rFonts w:asciiTheme="minorHAnsi" w:hAnsiTheme="minorHAnsi" w:cstheme="minorHAnsi"/>
          </w:rPr>
          <w:delText xml:space="preserve">RadiologyInfo.org for Patients. </w:delText>
        </w:r>
      </w:del>
      <w:del w:id="1396"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 xml:space="preserve">Accessed May 24, 2023. </w:t>
      </w:r>
      <w:ins w:id="1397" w:author="Laura Sitler" w:date="2023-07-07T12:36:00Z">
        <w:r w:rsidR="00E8172C" w:rsidRPr="00E8172C">
          <w:rPr>
            <w:rFonts w:asciiTheme="minorHAnsi" w:hAnsiTheme="minorHAnsi" w:cstheme="minorHAnsi"/>
          </w:rPr>
          <w:t xml:space="preserve">https://www.radiologyinfo.org/en/info/uppergi </w:t>
        </w:r>
      </w:ins>
      <w:del w:id="1398" w:author="Laura Sitler" w:date="2023-07-07T12:36:00Z">
        <w:r w:rsidRPr="00BF1B27" w:rsidDel="00E8172C">
          <w:fldChar w:fldCharType="begin"/>
        </w:r>
        <w:r w:rsidRPr="00BF1B27" w:rsidDel="00E8172C">
          <w:rPr>
            <w:rFonts w:asciiTheme="minorHAnsi" w:hAnsiTheme="minorHAnsi" w:cstheme="minorHAnsi"/>
          </w:rPr>
          <w:delInstrText>HYPERLINK "https://www.radiologyinfo.org/en/info/uppergi"</w:delInstrText>
        </w:r>
        <w:r w:rsidRPr="00BF1B27" w:rsidDel="00E8172C">
          <w:fldChar w:fldCharType="separate"/>
        </w:r>
        <w:r w:rsidRPr="00BF1B27" w:rsidDel="00E8172C">
          <w:rPr>
            <w:rStyle w:val="Hyperlink"/>
            <w:rFonts w:asciiTheme="minorHAnsi" w:hAnsiTheme="minorHAnsi" w:cstheme="minorHAnsi"/>
          </w:rPr>
          <w:delText>https://www.radiologyinfo.org/en/info/uppergi</w:delText>
        </w:r>
        <w:r w:rsidRPr="00BF1B27" w:rsidDel="00E8172C">
          <w:rPr>
            <w:rStyle w:val="Hyperlink"/>
            <w:rFonts w:asciiTheme="minorHAnsi" w:hAnsiTheme="minorHAnsi" w:cstheme="minorHAnsi"/>
          </w:rPr>
          <w:fldChar w:fldCharType="end"/>
        </w:r>
        <w:r w:rsidRPr="00BF1B27" w:rsidDel="00E8172C">
          <w:rPr>
            <w:rStyle w:val="Hyperlink"/>
            <w:rFonts w:asciiTheme="minorHAnsi" w:hAnsiTheme="minorHAnsi" w:cstheme="minorHAnsi"/>
          </w:rPr>
          <w:delText xml:space="preserve"> </w:delText>
        </w:r>
      </w:del>
    </w:p>
    <w:p w14:paraId="06375538" w14:textId="28370A40"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19. </w:t>
      </w:r>
      <w:ins w:id="1399" w:author="Laura Sitler" w:date="2023-07-07T12:37:00Z">
        <w:r w:rsidR="00E8172C" w:rsidRPr="00BF1B27">
          <w:rPr>
            <w:rFonts w:asciiTheme="minorHAnsi" w:hAnsiTheme="minorHAnsi" w:cstheme="minorHAnsi"/>
            <w:sz w:val="22"/>
            <w:szCs w:val="22"/>
          </w:rPr>
          <w:t>RadiologyInfo.</w:t>
        </w:r>
        <w:r w:rsidR="00E8172C">
          <w:rPr>
            <w:rFonts w:asciiTheme="minorHAnsi" w:hAnsiTheme="minorHAnsi" w:cstheme="minorHAnsi"/>
            <w:sz w:val="22"/>
            <w:szCs w:val="22"/>
          </w:rPr>
          <w:t>org for Patients</w:t>
        </w:r>
      </w:ins>
      <w:del w:id="1400" w:author="Laura Sitler" w:date="2023-07-07T12:37:00Z">
        <w:r w:rsidRPr="00BF1B27" w:rsidDel="00E8172C">
          <w:rPr>
            <w:rFonts w:asciiTheme="minorHAnsi" w:hAnsiTheme="minorHAnsi" w:cstheme="minorHAnsi"/>
            <w:sz w:val="22"/>
            <w:szCs w:val="22"/>
          </w:rPr>
          <w:delText>Radiology Info</w:delText>
        </w:r>
      </w:del>
      <w:r w:rsidRPr="00BF1B27">
        <w:rPr>
          <w:rFonts w:asciiTheme="minorHAnsi" w:hAnsiTheme="minorHAnsi" w:cstheme="minorHAnsi"/>
          <w:sz w:val="22"/>
          <w:szCs w:val="22"/>
        </w:rPr>
        <w:t xml:space="preserve">. Small </w:t>
      </w:r>
      <w:ins w:id="1401" w:author="Laura Sitler" w:date="2023-07-07T12:37:00Z">
        <w:r w:rsidR="00E8172C">
          <w:rPr>
            <w:rFonts w:asciiTheme="minorHAnsi" w:hAnsiTheme="minorHAnsi" w:cstheme="minorHAnsi"/>
            <w:sz w:val="22"/>
            <w:szCs w:val="22"/>
          </w:rPr>
          <w:t>b</w:t>
        </w:r>
      </w:ins>
      <w:del w:id="1402" w:author="Laura Sitler" w:date="2023-07-07T12:37:00Z">
        <w:r w:rsidRPr="00BF1B27" w:rsidDel="00E8172C">
          <w:rPr>
            <w:rFonts w:asciiTheme="minorHAnsi" w:hAnsiTheme="minorHAnsi" w:cstheme="minorHAnsi"/>
            <w:sz w:val="22"/>
            <w:szCs w:val="22"/>
          </w:rPr>
          <w:delText>B</w:delText>
        </w:r>
      </w:del>
      <w:r w:rsidRPr="00BF1B27">
        <w:rPr>
          <w:rFonts w:asciiTheme="minorHAnsi" w:hAnsiTheme="minorHAnsi" w:cstheme="minorHAnsi"/>
          <w:sz w:val="22"/>
          <w:szCs w:val="22"/>
        </w:rPr>
        <w:t xml:space="preserve">owel </w:t>
      </w:r>
      <w:del w:id="1403" w:author="Laura Sitler" w:date="2023-07-07T12:37:00Z">
        <w:r w:rsidRPr="00BF1B27" w:rsidDel="00E8172C">
          <w:rPr>
            <w:rFonts w:asciiTheme="minorHAnsi" w:hAnsiTheme="minorHAnsi" w:cstheme="minorHAnsi"/>
            <w:sz w:val="22"/>
            <w:szCs w:val="22"/>
          </w:rPr>
          <w:delText>Follow</w:delText>
        </w:r>
      </w:del>
      <w:ins w:id="1404" w:author="Laura Sitler" w:date="2023-07-07T12:37:00Z">
        <w:r w:rsidR="00E8172C">
          <w:rPr>
            <w:rFonts w:asciiTheme="minorHAnsi" w:hAnsiTheme="minorHAnsi" w:cstheme="minorHAnsi"/>
            <w:sz w:val="22"/>
            <w:szCs w:val="22"/>
          </w:rPr>
          <w:t>f</w:t>
        </w:r>
        <w:r w:rsidR="00E8172C" w:rsidRPr="00BF1B27">
          <w:rPr>
            <w:rFonts w:asciiTheme="minorHAnsi" w:hAnsiTheme="minorHAnsi" w:cstheme="minorHAnsi"/>
            <w:sz w:val="22"/>
            <w:szCs w:val="22"/>
          </w:rPr>
          <w:t>ollow</w:t>
        </w:r>
      </w:ins>
      <w:r w:rsidRPr="00BF1B27">
        <w:rPr>
          <w:rFonts w:asciiTheme="minorHAnsi" w:hAnsiTheme="minorHAnsi" w:cstheme="minorHAnsi"/>
          <w:sz w:val="22"/>
          <w:szCs w:val="22"/>
        </w:rPr>
        <w:t>-</w:t>
      </w:r>
      <w:del w:id="1405" w:author="Laura Sitler" w:date="2023-07-07T12:37:00Z">
        <w:r w:rsidRPr="00BF1B27" w:rsidDel="00E8172C">
          <w:rPr>
            <w:rFonts w:asciiTheme="minorHAnsi" w:hAnsiTheme="minorHAnsi" w:cstheme="minorHAnsi"/>
            <w:sz w:val="22"/>
            <w:szCs w:val="22"/>
          </w:rPr>
          <w:delText>Through</w:delText>
        </w:r>
      </w:del>
      <w:ins w:id="1406" w:author="Laura Sitler" w:date="2023-07-07T12:37:00Z">
        <w:r w:rsidR="00E8172C">
          <w:rPr>
            <w:rFonts w:asciiTheme="minorHAnsi" w:hAnsiTheme="minorHAnsi" w:cstheme="minorHAnsi"/>
            <w:sz w:val="22"/>
            <w:szCs w:val="22"/>
          </w:rPr>
          <w:t>t</w:t>
        </w:r>
        <w:r w:rsidR="00E8172C" w:rsidRPr="00BF1B27">
          <w:rPr>
            <w:rFonts w:asciiTheme="minorHAnsi" w:hAnsiTheme="minorHAnsi" w:cstheme="minorHAnsi"/>
            <w:sz w:val="22"/>
            <w:szCs w:val="22"/>
          </w:rPr>
          <w:t>hrough</w:t>
        </w:r>
      </w:ins>
      <w:r w:rsidRPr="00BF1B27">
        <w:rPr>
          <w:rFonts w:asciiTheme="minorHAnsi" w:hAnsiTheme="minorHAnsi" w:cstheme="minorHAnsi"/>
          <w:sz w:val="22"/>
          <w:szCs w:val="22"/>
        </w:rPr>
        <w:t xml:space="preserve">. </w:t>
      </w:r>
      <w:del w:id="1407" w:author="Laura Sitler" w:date="2023-07-07T12:37:00Z">
        <w:r w:rsidRPr="00BF1B27" w:rsidDel="00E8172C">
          <w:rPr>
            <w:rFonts w:asciiTheme="minorHAnsi" w:hAnsiTheme="minorHAnsi" w:cstheme="minorHAnsi"/>
            <w:sz w:val="22"/>
            <w:szCs w:val="22"/>
          </w:rPr>
          <w:delText>RadiologyInfo.org for Patients.</w:delText>
        </w:r>
      </w:del>
      <w:ins w:id="1408" w:author="Laura Sitler" w:date="2023-07-07T12:37:00Z">
        <w:r w:rsidR="00E8172C">
          <w:rPr>
            <w:rFonts w:asciiTheme="minorHAnsi" w:hAnsiTheme="minorHAnsi" w:cstheme="minorHAnsi"/>
            <w:sz w:val="22"/>
            <w:szCs w:val="22"/>
          </w:rPr>
          <w:t>Reviewed April 15, 2022.</w:t>
        </w:r>
      </w:ins>
      <w:r w:rsidRPr="00BF1B27">
        <w:rPr>
          <w:rFonts w:asciiTheme="minorHAnsi" w:hAnsiTheme="minorHAnsi" w:cstheme="minorHAnsi"/>
          <w:sz w:val="22"/>
          <w:szCs w:val="22"/>
        </w:rPr>
        <w:t xml:space="preserve"> </w:t>
      </w:r>
      <w:del w:id="1409"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24, 2023.</w:t>
      </w:r>
      <w:ins w:id="1410" w:author="Laura Sitler" w:date="2023-07-07T12:38:00Z">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https://www.radiologyinfo.org/en/info/small-bowel-follow-thru</w:t>
        </w:r>
      </w:ins>
      <w:r w:rsidRPr="00BF1B27">
        <w:rPr>
          <w:rFonts w:asciiTheme="minorHAnsi" w:hAnsiTheme="minorHAnsi" w:cstheme="minorHAnsi"/>
          <w:sz w:val="22"/>
          <w:szCs w:val="22"/>
        </w:rPr>
        <w:t xml:space="preserve"> </w:t>
      </w:r>
      <w:del w:id="1411" w:author="Laura Sitler" w:date="2023-07-07T12:37:00Z">
        <w:r w:rsidRPr="00E8172C" w:rsidDel="00E8172C">
          <w:rPr>
            <w:rPrChange w:id="1412" w:author="Laura Sitler" w:date="2023-07-07T12:38:00Z">
              <w:rPr>
                <w:rStyle w:val="Hyperlink"/>
                <w:rFonts w:asciiTheme="minorHAnsi" w:hAnsiTheme="minorHAnsi" w:cstheme="minorHAnsi"/>
                <w:sz w:val="22"/>
                <w:szCs w:val="22"/>
              </w:rPr>
            </w:rPrChange>
          </w:rPr>
          <w:delText>https://www.radiologyinfo.org/en/info/small-bowel-follow-thru</w:delText>
        </w:r>
      </w:del>
    </w:p>
    <w:p w14:paraId="36B50184" w14:textId="164D1575"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20. </w:t>
      </w:r>
      <w:ins w:id="1413" w:author="Laura Sitler" w:date="2023-07-07T12:38:00Z">
        <w:r w:rsidR="00E8172C" w:rsidRPr="00BF1B27">
          <w:rPr>
            <w:rFonts w:asciiTheme="minorHAnsi" w:hAnsiTheme="minorHAnsi" w:cstheme="minorHAnsi"/>
            <w:sz w:val="22"/>
            <w:szCs w:val="22"/>
          </w:rPr>
          <w:t>RadiologyInfo.</w:t>
        </w:r>
        <w:r w:rsidR="00E8172C">
          <w:rPr>
            <w:rFonts w:asciiTheme="minorHAnsi" w:hAnsiTheme="minorHAnsi" w:cstheme="minorHAnsi"/>
            <w:sz w:val="22"/>
            <w:szCs w:val="22"/>
          </w:rPr>
          <w:t>org for Patients</w:t>
        </w:r>
      </w:ins>
      <w:del w:id="1414" w:author="Laura Sitler" w:date="2023-07-07T12:38:00Z">
        <w:r w:rsidRPr="00BF1B27" w:rsidDel="00E8172C">
          <w:rPr>
            <w:rFonts w:asciiTheme="minorHAnsi" w:hAnsiTheme="minorHAnsi" w:cstheme="minorHAnsi"/>
            <w:sz w:val="22"/>
            <w:szCs w:val="22"/>
          </w:rPr>
          <w:delText>Radiology Info</w:delText>
        </w:r>
      </w:del>
      <w:r w:rsidRPr="00BF1B27">
        <w:rPr>
          <w:rFonts w:asciiTheme="minorHAnsi" w:hAnsiTheme="minorHAnsi" w:cstheme="minorHAnsi"/>
          <w:sz w:val="22"/>
          <w:szCs w:val="22"/>
        </w:rPr>
        <w:t xml:space="preserve">. Lower GI </w:t>
      </w:r>
      <w:del w:id="1415" w:author="Laura Sitler" w:date="2023-07-07T12:38:00Z">
        <w:r w:rsidRPr="00BF1B27" w:rsidDel="00E8172C">
          <w:rPr>
            <w:rFonts w:asciiTheme="minorHAnsi" w:hAnsiTheme="minorHAnsi" w:cstheme="minorHAnsi"/>
            <w:sz w:val="22"/>
            <w:szCs w:val="22"/>
          </w:rPr>
          <w:delText>X</w:delText>
        </w:r>
      </w:del>
      <w:ins w:id="1416" w:author="Laura Sitler" w:date="2023-07-07T12:38:00Z">
        <w:r w:rsidR="00E8172C">
          <w:rPr>
            <w:rFonts w:asciiTheme="minorHAnsi" w:hAnsiTheme="minorHAnsi" w:cstheme="minorHAnsi"/>
            <w:sz w:val="22"/>
            <w:szCs w:val="22"/>
          </w:rPr>
          <w:t>x</w:t>
        </w:r>
      </w:ins>
      <w:r w:rsidRPr="00BF1B27">
        <w:rPr>
          <w:rFonts w:asciiTheme="minorHAnsi" w:hAnsiTheme="minorHAnsi" w:cstheme="minorHAnsi"/>
          <w:sz w:val="22"/>
          <w:szCs w:val="22"/>
        </w:rPr>
        <w:t>-</w:t>
      </w:r>
      <w:del w:id="1417" w:author="Laura Sitler" w:date="2023-07-07T12:38:00Z">
        <w:r w:rsidRPr="00BF1B27" w:rsidDel="00E8172C">
          <w:rPr>
            <w:rFonts w:asciiTheme="minorHAnsi" w:hAnsiTheme="minorHAnsi" w:cstheme="minorHAnsi"/>
            <w:sz w:val="22"/>
            <w:szCs w:val="22"/>
          </w:rPr>
          <w:delText>Ray</w:delText>
        </w:r>
      </w:del>
      <w:ins w:id="1418" w:author="Laura Sitler" w:date="2023-07-07T12:38:00Z">
        <w:r w:rsidR="00E8172C">
          <w:rPr>
            <w:rFonts w:asciiTheme="minorHAnsi" w:hAnsiTheme="minorHAnsi" w:cstheme="minorHAnsi"/>
            <w:sz w:val="22"/>
            <w:szCs w:val="22"/>
          </w:rPr>
          <w:t>r</w:t>
        </w:r>
        <w:r w:rsidR="00E8172C" w:rsidRPr="00BF1B27">
          <w:rPr>
            <w:rFonts w:asciiTheme="minorHAnsi" w:hAnsiTheme="minorHAnsi" w:cstheme="minorHAnsi"/>
            <w:sz w:val="22"/>
            <w:szCs w:val="22"/>
          </w:rPr>
          <w:t>ay</w:t>
        </w:r>
      </w:ins>
      <w:r w:rsidRPr="00BF1B27">
        <w:rPr>
          <w:rFonts w:asciiTheme="minorHAnsi" w:hAnsiTheme="minorHAnsi" w:cstheme="minorHAnsi"/>
          <w:sz w:val="22"/>
          <w:szCs w:val="22"/>
        </w:rPr>
        <w:t xml:space="preserve">. </w:t>
      </w:r>
      <w:ins w:id="1419" w:author="Laura Sitler" w:date="2023-07-07T12:38:00Z">
        <w:r w:rsidR="00E8172C">
          <w:rPr>
            <w:rFonts w:asciiTheme="minorHAnsi" w:hAnsiTheme="minorHAnsi" w:cstheme="minorHAnsi"/>
            <w:sz w:val="22"/>
            <w:szCs w:val="22"/>
          </w:rPr>
          <w:t>Reviewed</w:t>
        </w:r>
        <w:r w:rsidR="006F3387">
          <w:rPr>
            <w:rFonts w:asciiTheme="minorHAnsi" w:hAnsiTheme="minorHAnsi" w:cstheme="minorHAnsi"/>
            <w:sz w:val="22"/>
            <w:szCs w:val="22"/>
          </w:rPr>
          <w:t xml:space="preserve"> May 1, 2023.</w:t>
        </w:r>
        <w:r w:rsidR="00E8172C">
          <w:rPr>
            <w:rFonts w:asciiTheme="minorHAnsi" w:hAnsiTheme="minorHAnsi" w:cstheme="minorHAnsi"/>
            <w:sz w:val="22"/>
            <w:szCs w:val="22"/>
          </w:rPr>
          <w:t xml:space="preserve"> </w:t>
        </w:r>
      </w:ins>
      <w:del w:id="1420" w:author="Laura Sitler" w:date="2023-07-07T12:38:00Z">
        <w:r w:rsidRPr="00BF1B27" w:rsidDel="00E8172C">
          <w:rPr>
            <w:rFonts w:asciiTheme="minorHAnsi" w:hAnsiTheme="minorHAnsi" w:cstheme="minorHAnsi"/>
            <w:sz w:val="22"/>
            <w:szCs w:val="22"/>
          </w:rPr>
          <w:delText xml:space="preserve">RadiologyInfo.org for Patients. </w:delText>
        </w:r>
      </w:del>
      <w:del w:id="1421"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24, 2023.</w:t>
      </w:r>
      <w:ins w:id="1422" w:author="Laura Sitler" w:date="2023-07-07T12:38:00Z">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https://www.radiologyinfo.org/en/info/lowergi</w:t>
        </w:r>
      </w:ins>
      <w:r w:rsidRPr="00BF1B27">
        <w:rPr>
          <w:rFonts w:asciiTheme="minorHAnsi" w:hAnsiTheme="minorHAnsi" w:cstheme="minorHAnsi"/>
          <w:sz w:val="22"/>
          <w:szCs w:val="22"/>
        </w:rPr>
        <w:t xml:space="preserve"> </w:t>
      </w:r>
      <w:del w:id="1423" w:author="Laura Sitler" w:date="2023-07-07T12:38:00Z">
        <w:r w:rsidRPr="00BF1B27" w:rsidDel="00E8172C">
          <w:fldChar w:fldCharType="begin"/>
        </w:r>
        <w:r w:rsidRPr="00BF1B27" w:rsidDel="00E8172C">
          <w:rPr>
            <w:rFonts w:asciiTheme="minorHAnsi" w:hAnsiTheme="minorHAnsi" w:cstheme="minorHAnsi"/>
            <w:sz w:val="22"/>
            <w:szCs w:val="22"/>
          </w:rPr>
          <w:delInstrText>HYPERLINK "https://www.radiologyinfo.org/en/info/lowergi" \l "36b4740a7cba48228ca699a72e8fbeeb"</w:delInstrText>
        </w:r>
        <w:r w:rsidRPr="00BF1B27" w:rsidDel="00E8172C">
          <w:fldChar w:fldCharType="separate"/>
        </w:r>
        <w:r w:rsidRPr="00BF1B27" w:rsidDel="00E8172C">
          <w:rPr>
            <w:rStyle w:val="Hyperlink"/>
            <w:rFonts w:asciiTheme="minorHAnsi" w:hAnsiTheme="minorHAnsi" w:cstheme="minorHAnsi"/>
            <w:sz w:val="22"/>
            <w:szCs w:val="22"/>
          </w:rPr>
          <w:delText>https://www.radiologyinfo.org/en/info/lowergi</w:delText>
        </w:r>
        <w:r w:rsidRPr="00BF1B27" w:rsidDel="00E8172C">
          <w:rPr>
            <w:rStyle w:val="Hyperlink"/>
            <w:rFonts w:asciiTheme="minorHAnsi" w:hAnsiTheme="minorHAnsi" w:cstheme="minorHAnsi"/>
            <w:sz w:val="22"/>
            <w:szCs w:val="22"/>
          </w:rPr>
          <w:fldChar w:fldCharType="end"/>
        </w:r>
      </w:del>
    </w:p>
    <w:p w14:paraId="23EBB63B" w14:textId="3489B568"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21. UT Southwestern</w:t>
      </w:r>
      <w:ins w:id="1424" w:author="Laura Sitler" w:date="2023-07-07T12:38:00Z">
        <w:r w:rsidR="006F3387">
          <w:rPr>
            <w:rFonts w:asciiTheme="minorHAnsi" w:hAnsiTheme="minorHAnsi" w:cstheme="minorHAnsi"/>
          </w:rPr>
          <w:t xml:space="preserve"> </w:t>
        </w:r>
      </w:ins>
      <w:ins w:id="1425" w:author="Laura Sitler" w:date="2023-07-07T12:39:00Z">
        <w:r w:rsidR="006F3387">
          <w:rPr>
            <w:rFonts w:asciiTheme="minorHAnsi" w:hAnsiTheme="minorHAnsi" w:cstheme="minorHAnsi"/>
          </w:rPr>
          <w:t>Department of Radiology</w:t>
        </w:r>
      </w:ins>
      <w:r w:rsidRPr="00BF1B27">
        <w:rPr>
          <w:rFonts w:asciiTheme="minorHAnsi" w:hAnsiTheme="minorHAnsi" w:cstheme="minorHAnsi"/>
        </w:rPr>
        <w:t>. T-</w:t>
      </w:r>
      <w:del w:id="1426" w:author="Laura Sitler" w:date="2023-07-07T12:39:00Z">
        <w:r w:rsidRPr="00BF1B27" w:rsidDel="006F3387">
          <w:rPr>
            <w:rFonts w:asciiTheme="minorHAnsi" w:hAnsiTheme="minorHAnsi" w:cstheme="minorHAnsi"/>
          </w:rPr>
          <w:delText xml:space="preserve">Tube </w:delText>
        </w:r>
      </w:del>
      <w:ins w:id="1427" w:author="Laura Sitler" w:date="2023-07-07T12:39:00Z">
        <w:r w:rsidR="006F3387">
          <w:rPr>
            <w:rFonts w:asciiTheme="minorHAnsi" w:hAnsiTheme="minorHAnsi" w:cstheme="minorHAnsi"/>
          </w:rPr>
          <w:t>t</w:t>
        </w:r>
        <w:r w:rsidR="006F3387" w:rsidRPr="00BF1B27">
          <w:rPr>
            <w:rFonts w:asciiTheme="minorHAnsi" w:hAnsiTheme="minorHAnsi" w:cstheme="minorHAnsi"/>
          </w:rPr>
          <w:t xml:space="preserve">ube </w:t>
        </w:r>
      </w:ins>
      <w:del w:id="1428" w:author="Laura Sitler" w:date="2023-07-07T12:39:00Z">
        <w:r w:rsidRPr="00BF1B27" w:rsidDel="006F3387">
          <w:rPr>
            <w:rFonts w:asciiTheme="minorHAnsi" w:hAnsiTheme="minorHAnsi" w:cstheme="minorHAnsi"/>
          </w:rPr>
          <w:delText>Cholangiogram</w:delText>
        </w:r>
      </w:del>
      <w:ins w:id="1429" w:author="Laura Sitler" w:date="2023-07-07T12:39:00Z">
        <w:r w:rsidR="006F3387">
          <w:rPr>
            <w:rFonts w:asciiTheme="minorHAnsi" w:hAnsiTheme="minorHAnsi" w:cstheme="minorHAnsi"/>
          </w:rPr>
          <w:t>c</w:t>
        </w:r>
        <w:r w:rsidR="006F3387" w:rsidRPr="00BF1B27">
          <w:rPr>
            <w:rFonts w:asciiTheme="minorHAnsi" w:hAnsiTheme="minorHAnsi" w:cstheme="minorHAnsi"/>
          </w:rPr>
          <w:t>holangiogram</w:t>
        </w:r>
      </w:ins>
      <w:r w:rsidRPr="00BF1B27">
        <w:rPr>
          <w:rFonts w:asciiTheme="minorHAnsi" w:hAnsiTheme="minorHAnsi" w:cstheme="minorHAnsi"/>
        </w:rPr>
        <w:t xml:space="preserve">. </w:t>
      </w:r>
      <w:ins w:id="1430" w:author="Laura Sitler" w:date="2023-07-07T12:39:00Z">
        <w:r w:rsidR="006F3387">
          <w:rPr>
            <w:rFonts w:asciiTheme="minorHAnsi" w:hAnsiTheme="minorHAnsi" w:cstheme="minorHAnsi"/>
          </w:rPr>
          <w:t xml:space="preserve">Reviewed June 4, 2015. </w:t>
        </w:r>
      </w:ins>
      <w:del w:id="1431" w:author="Laura Sitler" w:date="2023-07-07T12:39:00Z">
        <w:r w:rsidRPr="00BF1B27" w:rsidDel="006F3387">
          <w:rPr>
            <w:rFonts w:asciiTheme="minorHAnsi" w:hAnsiTheme="minorHAnsi" w:cstheme="minorHAnsi"/>
          </w:rPr>
          <w:delText xml:space="preserve">UT Southwestern Department of Radiology. </w:delText>
        </w:r>
      </w:del>
      <w:del w:id="1432"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Accessed May 25, 2023.</w:t>
      </w:r>
      <w:ins w:id="1433" w:author="Laura Sitler" w:date="2023-07-07T12:39:00Z">
        <w:r w:rsidR="006F3387">
          <w:rPr>
            <w:rFonts w:asciiTheme="minorHAnsi" w:hAnsiTheme="minorHAnsi" w:cstheme="minorHAnsi"/>
          </w:rPr>
          <w:t xml:space="preserve"> </w:t>
        </w:r>
        <w:r w:rsidR="006F3387" w:rsidRPr="006F3387">
          <w:rPr>
            <w:rFonts w:asciiTheme="minorHAnsi" w:hAnsiTheme="minorHAnsi" w:cstheme="minorHAnsi"/>
          </w:rPr>
          <w:t>https://www.utsouthwestern.edu/education/medical-school/departments/radiology/protocols/assets/T-Tube%20Cholangiogram.pdf</w:t>
        </w:r>
      </w:ins>
      <w:r w:rsidRPr="00BF1B27">
        <w:rPr>
          <w:rFonts w:asciiTheme="minorHAnsi" w:hAnsiTheme="minorHAnsi" w:cstheme="minorHAnsi"/>
        </w:rPr>
        <w:t xml:space="preserve"> </w:t>
      </w:r>
      <w:del w:id="1434" w:author="Laura Sitler" w:date="2023-07-07T12:38:00Z">
        <w:r w:rsidRPr="00BF1B27" w:rsidDel="006F3387">
          <w:fldChar w:fldCharType="begin"/>
        </w:r>
        <w:r w:rsidRPr="00BF1B27" w:rsidDel="006F3387">
          <w:rPr>
            <w:rFonts w:asciiTheme="minorHAnsi" w:hAnsiTheme="minorHAnsi" w:cstheme="minorHAnsi"/>
          </w:rPr>
          <w:delInstrText>HYPERLINK "https://www.utsouthwestern.edu/education/medical-school/departments/radiology/protocols/assets/T-Tube%20Cholangiogram.pdf"</w:delInstrText>
        </w:r>
        <w:r w:rsidRPr="00BF1B27" w:rsidDel="006F3387">
          <w:fldChar w:fldCharType="separate"/>
        </w:r>
        <w:r w:rsidRPr="00BF1B27" w:rsidDel="006F3387">
          <w:rPr>
            <w:rStyle w:val="Hyperlink"/>
            <w:rFonts w:asciiTheme="minorHAnsi" w:hAnsiTheme="minorHAnsi" w:cstheme="minorHAnsi"/>
          </w:rPr>
          <w:delText>https://www.utsouthwestern.edu/education/medical-school/departments/radiology/protocols/assets/T-Tube%20Cholangiogram.pdf</w:delText>
        </w:r>
        <w:r w:rsidRPr="00BF1B27" w:rsidDel="006F3387">
          <w:rPr>
            <w:rStyle w:val="Hyperlink"/>
            <w:rFonts w:asciiTheme="minorHAnsi" w:hAnsiTheme="minorHAnsi" w:cstheme="minorHAnsi"/>
          </w:rPr>
          <w:fldChar w:fldCharType="end"/>
        </w:r>
      </w:del>
    </w:p>
    <w:p w14:paraId="281CC240" w14:textId="404C0E44"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22. </w:t>
      </w:r>
      <w:del w:id="1435" w:author="Laura Sitler" w:date="2023-07-07T12:18:00Z">
        <w:r w:rsidRPr="00BF1B27" w:rsidDel="00BF1B27">
          <w:rPr>
            <w:rFonts w:asciiTheme="minorHAnsi" w:hAnsiTheme="minorHAnsi" w:cstheme="minorHAnsi"/>
            <w:sz w:val="22"/>
            <w:szCs w:val="22"/>
          </w:rPr>
          <w:delText>U.S.</w:delText>
        </w:r>
      </w:del>
      <w:moveToRangeStart w:id="1436" w:author="Laura Sitler" w:date="2023-07-07T12:40:00Z" w:name="move139626034"/>
      <w:moveTo w:id="1437" w:author="Laura Sitler" w:date="2023-07-07T12:40:00Z">
        <w:r w:rsidR="006F3387" w:rsidRPr="00BF1B27">
          <w:rPr>
            <w:rFonts w:asciiTheme="minorHAnsi" w:hAnsiTheme="minorHAnsi" w:cstheme="minorHAnsi"/>
            <w:sz w:val="22"/>
            <w:szCs w:val="22"/>
          </w:rPr>
          <w:t>National Institute of Diabetes and Digestive and Kidney Diseases</w:t>
        </w:r>
        <w:del w:id="1438" w:author="Laura Sitler" w:date="2023-07-07T12:40:00Z">
          <w:r w:rsidR="006F3387" w:rsidRPr="00BF1B27" w:rsidDel="006F3387">
            <w:rPr>
              <w:rFonts w:asciiTheme="minorHAnsi" w:hAnsiTheme="minorHAnsi" w:cstheme="minorHAnsi"/>
              <w:sz w:val="22"/>
              <w:szCs w:val="22"/>
            </w:rPr>
            <w:delText xml:space="preserve">. </w:delText>
          </w:r>
        </w:del>
      </w:moveTo>
      <w:moveToRangeEnd w:id="1436"/>
      <w:del w:id="1439" w:author="Laura Sitler" w:date="2023-07-07T12:40:00Z">
        <w:r w:rsidRPr="00BF1B27" w:rsidDel="006F3387">
          <w:rPr>
            <w:rFonts w:asciiTheme="minorHAnsi" w:hAnsiTheme="minorHAnsi" w:cstheme="minorHAnsi"/>
            <w:sz w:val="22"/>
            <w:szCs w:val="22"/>
          </w:rPr>
          <w:delText xml:space="preserve"> Department of Health and Human Services</w:delText>
        </w:r>
      </w:del>
      <w:r w:rsidRPr="00BF1B27">
        <w:rPr>
          <w:rFonts w:asciiTheme="minorHAnsi" w:hAnsiTheme="minorHAnsi" w:cstheme="minorHAnsi"/>
          <w:sz w:val="22"/>
          <w:szCs w:val="22"/>
        </w:rPr>
        <w:t xml:space="preserve">. Endoscopic </w:t>
      </w:r>
      <w:del w:id="1440" w:author="Laura Sitler" w:date="2023-07-07T12:39:00Z">
        <w:r w:rsidRPr="00BF1B27" w:rsidDel="006F3387">
          <w:rPr>
            <w:rFonts w:asciiTheme="minorHAnsi" w:hAnsiTheme="minorHAnsi" w:cstheme="minorHAnsi"/>
            <w:sz w:val="22"/>
            <w:szCs w:val="22"/>
          </w:rPr>
          <w:delText xml:space="preserve">Retrograde </w:delText>
        </w:r>
      </w:del>
      <w:ins w:id="1441" w:author="Laura Sitler" w:date="2023-07-07T12:39:00Z">
        <w:r w:rsidR="006F3387">
          <w:rPr>
            <w:rFonts w:asciiTheme="minorHAnsi" w:hAnsiTheme="minorHAnsi" w:cstheme="minorHAnsi"/>
            <w:sz w:val="22"/>
            <w:szCs w:val="22"/>
          </w:rPr>
          <w:t>r</w:t>
        </w:r>
        <w:r w:rsidR="006F3387" w:rsidRPr="00BF1B27">
          <w:rPr>
            <w:rFonts w:asciiTheme="minorHAnsi" w:hAnsiTheme="minorHAnsi" w:cstheme="minorHAnsi"/>
            <w:sz w:val="22"/>
            <w:szCs w:val="22"/>
          </w:rPr>
          <w:t xml:space="preserve">etrograde </w:t>
        </w:r>
      </w:ins>
      <w:ins w:id="1442" w:author="Laura Sitler" w:date="2023-07-07T12:40:00Z">
        <w:r w:rsidR="006F3387">
          <w:rPr>
            <w:rFonts w:asciiTheme="minorHAnsi" w:hAnsiTheme="minorHAnsi" w:cstheme="minorHAnsi"/>
            <w:sz w:val="22"/>
            <w:szCs w:val="22"/>
          </w:rPr>
          <w:t>c</w:t>
        </w:r>
      </w:ins>
      <w:del w:id="1443" w:author="Laura Sitler" w:date="2023-07-07T12:40:00Z">
        <w:r w:rsidRPr="00BF1B27" w:rsidDel="006F3387">
          <w:rPr>
            <w:rFonts w:asciiTheme="minorHAnsi" w:hAnsiTheme="minorHAnsi" w:cstheme="minorHAnsi"/>
            <w:sz w:val="22"/>
            <w:szCs w:val="22"/>
          </w:rPr>
          <w:delText>C</w:delText>
        </w:r>
      </w:del>
      <w:r w:rsidRPr="00BF1B27">
        <w:rPr>
          <w:rFonts w:asciiTheme="minorHAnsi" w:hAnsiTheme="minorHAnsi" w:cstheme="minorHAnsi"/>
          <w:sz w:val="22"/>
          <w:szCs w:val="22"/>
        </w:rPr>
        <w:t xml:space="preserve">holangiopancreatography (ERCP). </w:t>
      </w:r>
      <w:moveFromRangeStart w:id="1444" w:author="Laura Sitler" w:date="2023-07-07T12:40:00Z" w:name="move139626034"/>
      <w:moveFrom w:id="1445" w:author="Laura Sitler" w:date="2023-07-07T12:40:00Z">
        <w:del w:id="1446" w:author="Laura Sitler" w:date="2023-07-07T12:40:00Z">
          <w:r w:rsidRPr="00BF1B27" w:rsidDel="006F3387">
            <w:rPr>
              <w:rFonts w:asciiTheme="minorHAnsi" w:hAnsiTheme="minorHAnsi" w:cstheme="minorHAnsi"/>
              <w:sz w:val="22"/>
              <w:szCs w:val="22"/>
            </w:rPr>
            <w:delText xml:space="preserve">National Institute of Diabetes and Digestive and Kidney Diseases. </w:delText>
          </w:r>
        </w:del>
      </w:moveFrom>
      <w:moveFromRangeEnd w:id="1444"/>
      <w:del w:id="1447" w:author="Laura Sitler" w:date="2023-07-07T12:40:00Z">
        <w:r w:rsidRPr="00BF1B27" w:rsidDel="006F3387">
          <w:rPr>
            <w:rFonts w:asciiTheme="minorHAnsi" w:hAnsiTheme="minorHAnsi" w:cstheme="minorHAnsi"/>
            <w:sz w:val="22"/>
            <w:szCs w:val="22"/>
          </w:rPr>
          <w:delText xml:space="preserve">Updated </w:delText>
        </w:r>
      </w:del>
      <w:ins w:id="1448" w:author="Laura Sitler" w:date="2023-07-07T12:40:00Z">
        <w:del w:id="1449" w:author="Laura Sitler" w:date="2023-07-07T12:40:00Z">
          <w:r w:rsidR="006F3387" w:rsidRPr="00BF1B27" w:rsidDel="006F3387">
            <w:rPr>
              <w:rFonts w:asciiTheme="minorHAnsi" w:hAnsiTheme="minorHAnsi" w:cstheme="minorHAnsi"/>
              <w:sz w:val="22"/>
              <w:szCs w:val="22"/>
            </w:rPr>
            <w:delText xml:space="preserve">National Institute of Diabetes and Digestive and Kidney Diseases. </w:delText>
          </w:r>
        </w:del>
        <w:r w:rsidR="006F3387">
          <w:rPr>
            <w:rFonts w:asciiTheme="minorHAnsi" w:hAnsiTheme="minorHAnsi" w:cstheme="minorHAnsi"/>
            <w:sz w:val="22"/>
            <w:szCs w:val="22"/>
          </w:rPr>
          <w:t xml:space="preserve">Reviewed </w:t>
        </w:r>
      </w:ins>
      <w:r w:rsidRPr="00BF1B27">
        <w:rPr>
          <w:rFonts w:asciiTheme="minorHAnsi" w:hAnsiTheme="minorHAnsi" w:cstheme="minorHAnsi"/>
          <w:sz w:val="22"/>
          <w:szCs w:val="22"/>
        </w:rPr>
        <w:t>June 2016. Accessed May 25, 2023.</w:t>
      </w:r>
      <w:ins w:id="1450" w:author="Laura Sitler" w:date="2023-07-07T12:40: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https://www.niddk.nih.gov/health-information/diagnostic-tests/endoscopic-retrograde-cholangiopancreatography</w:t>
        </w:r>
      </w:ins>
      <w:r w:rsidRPr="00BF1B27">
        <w:rPr>
          <w:rFonts w:asciiTheme="minorHAnsi" w:hAnsiTheme="minorHAnsi" w:cstheme="minorHAnsi"/>
          <w:sz w:val="22"/>
          <w:szCs w:val="22"/>
        </w:rPr>
        <w:t xml:space="preserve"> </w:t>
      </w:r>
      <w:del w:id="1451" w:author="Laura Sitler" w:date="2023-07-07T12:39:00Z">
        <w:r w:rsidRPr="00BF1B27" w:rsidDel="006F3387">
          <w:fldChar w:fldCharType="begin"/>
        </w:r>
        <w:r w:rsidRPr="00BF1B27" w:rsidDel="006F3387">
          <w:rPr>
            <w:rFonts w:asciiTheme="minorHAnsi" w:hAnsiTheme="minorHAnsi" w:cstheme="minorHAnsi"/>
            <w:sz w:val="22"/>
            <w:szCs w:val="22"/>
          </w:rPr>
          <w:delInstrText>HYPERLINK "https://www.niddk.nih.gov/health-information/diagnostic-tests/endoscopic-retrograde-cholangiopancreatography"</w:delInstrText>
        </w:r>
        <w:r w:rsidRPr="00BF1B27" w:rsidDel="006F3387">
          <w:fldChar w:fldCharType="separate"/>
        </w:r>
        <w:r w:rsidRPr="00BF1B27" w:rsidDel="006F3387">
          <w:rPr>
            <w:rStyle w:val="Hyperlink"/>
            <w:rFonts w:asciiTheme="minorHAnsi" w:hAnsiTheme="minorHAnsi" w:cstheme="minorHAnsi"/>
            <w:sz w:val="22"/>
            <w:szCs w:val="22"/>
          </w:rPr>
          <w:delText>https://www.niddk.nih.gov/health-information/diagnostic-tests/endoscopic-retrograde-cholangiopancreatography</w:delText>
        </w:r>
        <w:r w:rsidRPr="00BF1B27" w:rsidDel="006F3387">
          <w:rPr>
            <w:rStyle w:val="Hyperlink"/>
            <w:rFonts w:asciiTheme="minorHAnsi" w:hAnsiTheme="minorHAnsi" w:cstheme="minorHAnsi"/>
            <w:sz w:val="22"/>
            <w:szCs w:val="22"/>
          </w:rPr>
          <w:fldChar w:fldCharType="end"/>
        </w:r>
      </w:del>
    </w:p>
    <w:p w14:paraId="3A989365" w14:textId="2FD1959A"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23. Johns Hopkins Medicine. Cystography. </w:t>
      </w:r>
      <w:del w:id="1452" w:author="Laura Sitler" w:date="2023-07-07T12:41:00Z">
        <w:r w:rsidRPr="00BF1B27" w:rsidDel="006F3387">
          <w:rPr>
            <w:rFonts w:asciiTheme="minorHAnsi" w:hAnsiTheme="minorHAnsi" w:cstheme="minorHAnsi"/>
            <w:sz w:val="22"/>
            <w:szCs w:val="22"/>
          </w:rPr>
          <w:delText xml:space="preserve">Health: Treatments, Tests and Therapies. </w:delText>
        </w:r>
      </w:del>
      <w:del w:id="1453"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25, 2023.</w:t>
      </w:r>
      <w:ins w:id="1454" w:author="Laura Sitler" w:date="2023-07-07T12:40: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https://www.hopkinsmedicine.org/health/treatment-tests-and-therapies/cystography</w:t>
        </w:r>
      </w:ins>
      <w:r w:rsidRPr="00BF1B27">
        <w:rPr>
          <w:rFonts w:asciiTheme="minorHAnsi" w:hAnsiTheme="minorHAnsi" w:cstheme="minorHAnsi"/>
          <w:sz w:val="22"/>
          <w:szCs w:val="22"/>
        </w:rPr>
        <w:t xml:space="preserve"> </w:t>
      </w:r>
      <w:del w:id="1455" w:author="Laura Sitler" w:date="2023-07-07T12:40:00Z">
        <w:r w:rsidRPr="00BF1B27" w:rsidDel="006F3387">
          <w:fldChar w:fldCharType="begin"/>
        </w:r>
        <w:r w:rsidRPr="00BF1B27" w:rsidDel="006F3387">
          <w:rPr>
            <w:rFonts w:asciiTheme="minorHAnsi" w:hAnsiTheme="minorHAnsi" w:cstheme="minorHAnsi"/>
            <w:sz w:val="22"/>
            <w:szCs w:val="22"/>
          </w:rPr>
          <w:delInstrText>HYPERLINK "https://www.hopkinsmedicine.org/health/treatment-tests-and-therapies/cystography"</w:delInstrText>
        </w:r>
        <w:r w:rsidRPr="00BF1B27" w:rsidDel="006F3387">
          <w:fldChar w:fldCharType="separate"/>
        </w:r>
        <w:r w:rsidRPr="00BF1B27" w:rsidDel="006F3387">
          <w:rPr>
            <w:rStyle w:val="Hyperlink"/>
            <w:rFonts w:asciiTheme="minorHAnsi" w:hAnsiTheme="minorHAnsi" w:cstheme="minorHAnsi"/>
            <w:sz w:val="22"/>
            <w:szCs w:val="22"/>
          </w:rPr>
          <w:delText>https://www.hopkinsmedicine.org/health/treatment-tests-and-therapies/cystography</w:delText>
        </w:r>
        <w:r w:rsidRPr="00BF1B27" w:rsidDel="006F3387">
          <w:rPr>
            <w:rStyle w:val="Hyperlink"/>
            <w:rFonts w:asciiTheme="minorHAnsi" w:hAnsiTheme="minorHAnsi" w:cstheme="minorHAnsi"/>
            <w:sz w:val="22"/>
            <w:szCs w:val="22"/>
          </w:rPr>
          <w:fldChar w:fldCharType="end"/>
        </w:r>
      </w:del>
    </w:p>
    <w:p w14:paraId="6FF79F36" w14:textId="432F1A18"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24. Burks FN, Santucci RA. Urethrogram. Medscape. Updated September 24, 2018. Accessed May 25, 2023.</w:t>
      </w:r>
      <w:ins w:id="1456" w:author="Laura Sitler" w:date="2023-07-07T12:42: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https://emedicine.medscape.com/article/1893948-overview</w:t>
        </w:r>
      </w:ins>
      <w:r w:rsidRPr="00BF1B27">
        <w:rPr>
          <w:rFonts w:asciiTheme="minorHAnsi" w:hAnsiTheme="minorHAnsi" w:cstheme="minorHAnsi"/>
          <w:sz w:val="22"/>
          <w:szCs w:val="22"/>
        </w:rPr>
        <w:t xml:space="preserve"> </w:t>
      </w:r>
      <w:del w:id="1457" w:author="Laura Sitler" w:date="2023-07-07T12:41:00Z">
        <w:r w:rsidRPr="00BF1B27" w:rsidDel="006F3387">
          <w:fldChar w:fldCharType="begin"/>
        </w:r>
        <w:r w:rsidRPr="00BF1B27" w:rsidDel="006F3387">
          <w:rPr>
            <w:rFonts w:asciiTheme="minorHAnsi" w:hAnsiTheme="minorHAnsi" w:cstheme="minorHAnsi"/>
            <w:sz w:val="22"/>
            <w:szCs w:val="22"/>
          </w:rPr>
          <w:delInstrText>HYPERLINK "https://emedicine.medscape.com/article/1893948-overview"</w:delInstrText>
        </w:r>
        <w:r w:rsidRPr="00BF1B27" w:rsidDel="006F3387">
          <w:fldChar w:fldCharType="separate"/>
        </w:r>
        <w:r w:rsidRPr="00BF1B27" w:rsidDel="006F3387">
          <w:rPr>
            <w:rStyle w:val="Hyperlink"/>
            <w:rFonts w:asciiTheme="minorHAnsi" w:hAnsiTheme="minorHAnsi" w:cstheme="minorHAnsi"/>
            <w:sz w:val="22"/>
            <w:szCs w:val="22"/>
          </w:rPr>
          <w:delText>https://emedicine.medscape.com/article/1893948-overview</w:delText>
        </w:r>
        <w:r w:rsidRPr="00BF1B27" w:rsidDel="006F3387">
          <w:rPr>
            <w:rStyle w:val="Hyperlink"/>
            <w:rFonts w:asciiTheme="minorHAnsi" w:hAnsiTheme="minorHAnsi" w:cstheme="minorHAnsi"/>
            <w:sz w:val="22"/>
            <w:szCs w:val="22"/>
          </w:rPr>
          <w:fldChar w:fldCharType="end"/>
        </w:r>
      </w:del>
    </w:p>
    <w:p w14:paraId="6DDABE5C" w14:textId="78BA3C95"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25. </w:t>
      </w:r>
      <w:moveToRangeStart w:id="1458" w:author="Laura Sitler" w:date="2023-07-07T12:42:00Z" w:name="move139626166"/>
      <w:moveTo w:id="1459" w:author="Laura Sitler" w:date="2023-07-07T12:42:00Z">
        <w:r w:rsidR="006F3387" w:rsidRPr="00BF1B27">
          <w:rPr>
            <w:rFonts w:asciiTheme="minorHAnsi" w:hAnsiTheme="minorHAnsi" w:cstheme="minorHAnsi"/>
            <w:sz w:val="22"/>
            <w:szCs w:val="22"/>
          </w:rPr>
          <w:t>RadiologyInfo.org for Patients.</w:t>
        </w:r>
      </w:moveTo>
      <w:moveToRangeEnd w:id="1458"/>
      <w:del w:id="1460" w:author="Laura Sitler" w:date="2023-07-07T12:42:00Z">
        <w:r w:rsidRPr="00BF1B27" w:rsidDel="006F3387">
          <w:rPr>
            <w:rFonts w:asciiTheme="minorHAnsi" w:hAnsiTheme="minorHAnsi" w:cstheme="minorHAnsi"/>
            <w:sz w:val="22"/>
            <w:szCs w:val="22"/>
          </w:rPr>
          <w:delText>Radiology Info.</w:delText>
        </w:r>
      </w:del>
      <w:r w:rsidRPr="00BF1B27">
        <w:rPr>
          <w:rFonts w:asciiTheme="minorHAnsi" w:hAnsiTheme="minorHAnsi" w:cstheme="minorHAnsi"/>
          <w:sz w:val="22"/>
          <w:szCs w:val="22"/>
        </w:rPr>
        <w:t xml:space="preserve"> Intravenous </w:t>
      </w:r>
      <w:del w:id="1461" w:author="Laura Sitler" w:date="2023-07-07T12:42:00Z">
        <w:r w:rsidRPr="00BF1B27" w:rsidDel="006F3387">
          <w:rPr>
            <w:rFonts w:asciiTheme="minorHAnsi" w:hAnsiTheme="minorHAnsi" w:cstheme="minorHAnsi"/>
            <w:sz w:val="22"/>
            <w:szCs w:val="22"/>
          </w:rPr>
          <w:delText xml:space="preserve">Pyelogram </w:delText>
        </w:r>
      </w:del>
      <w:ins w:id="1462" w:author="Laura Sitler" w:date="2023-07-07T12:42:00Z">
        <w:r w:rsidR="006F3387">
          <w:rPr>
            <w:rFonts w:asciiTheme="minorHAnsi" w:hAnsiTheme="minorHAnsi" w:cstheme="minorHAnsi"/>
            <w:sz w:val="22"/>
            <w:szCs w:val="22"/>
          </w:rPr>
          <w:t>p</w:t>
        </w:r>
        <w:r w:rsidR="006F3387" w:rsidRPr="00BF1B27">
          <w:rPr>
            <w:rFonts w:asciiTheme="minorHAnsi" w:hAnsiTheme="minorHAnsi" w:cstheme="minorHAnsi"/>
            <w:sz w:val="22"/>
            <w:szCs w:val="22"/>
          </w:rPr>
          <w:t xml:space="preserve">yelogram </w:t>
        </w:r>
      </w:ins>
      <w:r w:rsidRPr="00BF1B27">
        <w:rPr>
          <w:rFonts w:asciiTheme="minorHAnsi" w:hAnsiTheme="minorHAnsi" w:cstheme="minorHAnsi"/>
          <w:sz w:val="22"/>
          <w:szCs w:val="22"/>
        </w:rPr>
        <w:t xml:space="preserve">(IVP). </w:t>
      </w:r>
      <w:ins w:id="1463" w:author="Laura Sitler" w:date="2023-07-07T12:42:00Z">
        <w:r w:rsidR="006F3387">
          <w:rPr>
            <w:rFonts w:asciiTheme="minorHAnsi" w:hAnsiTheme="minorHAnsi" w:cstheme="minorHAnsi"/>
            <w:sz w:val="22"/>
            <w:szCs w:val="22"/>
          </w:rPr>
          <w:t>Reviewed April 1</w:t>
        </w:r>
      </w:ins>
      <w:ins w:id="1464" w:author="Laura Sitler" w:date="2023-07-07T12:43:00Z">
        <w:r w:rsidR="006F3387">
          <w:rPr>
            <w:rFonts w:asciiTheme="minorHAnsi" w:hAnsiTheme="minorHAnsi" w:cstheme="minorHAnsi"/>
            <w:sz w:val="22"/>
            <w:szCs w:val="22"/>
          </w:rPr>
          <w:t xml:space="preserve">5, 2022. </w:t>
        </w:r>
      </w:ins>
      <w:moveFromRangeStart w:id="1465" w:author="Laura Sitler" w:date="2023-07-07T12:42:00Z" w:name="move139626166"/>
      <w:moveFrom w:id="1466" w:author="Laura Sitler" w:date="2023-07-07T12:42:00Z">
        <w:r w:rsidRPr="00BF1B27" w:rsidDel="006F3387">
          <w:rPr>
            <w:rFonts w:asciiTheme="minorHAnsi" w:hAnsiTheme="minorHAnsi" w:cstheme="minorHAnsi"/>
            <w:sz w:val="22"/>
            <w:szCs w:val="22"/>
          </w:rPr>
          <w:t xml:space="preserve">RadiologyInfo.org for Patients. </w:t>
        </w:r>
      </w:moveFrom>
      <w:moveFromRangeEnd w:id="1465"/>
      <w:del w:id="1467"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25, 2023.</w:t>
      </w:r>
      <w:ins w:id="1468" w:author="Laura Sitler" w:date="2023-07-07T12:42: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https://www.radiologyinfo.org/en/info/ivp</w:t>
        </w:r>
      </w:ins>
      <w:r w:rsidRPr="00BF1B27">
        <w:rPr>
          <w:rFonts w:asciiTheme="minorHAnsi" w:hAnsiTheme="minorHAnsi" w:cstheme="minorHAnsi"/>
          <w:sz w:val="22"/>
          <w:szCs w:val="22"/>
        </w:rPr>
        <w:t xml:space="preserve"> </w:t>
      </w:r>
      <w:del w:id="1469" w:author="Laura Sitler" w:date="2023-07-07T12:42:00Z">
        <w:r w:rsidRPr="00BF1B27" w:rsidDel="006F3387">
          <w:fldChar w:fldCharType="begin"/>
        </w:r>
        <w:r w:rsidRPr="00BF1B27" w:rsidDel="006F3387">
          <w:rPr>
            <w:rFonts w:asciiTheme="minorHAnsi" w:hAnsiTheme="minorHAnsi" w:cstheme="minorHAnsi"/>
            <w:sz w:val="22"/>
            <w:szCs w:val="22"/>
          </w:rPr>
          <w:delInstrText>HYPERLINK "https://www.radiologyinfo.org/en/info/ivp"</w:delInstrText>
        </w:r>
        <w:r w:rsidRPr="00BF1B27" w:rsidDel="006F3387">
          <w:fldChar w:fldCharType="separate"/>
        </w:r>
        <w:r w:rsidRPr="00BF1B27" w:rsidDel="006F3387">
          <w:rPr>
            <w:rStyle w:val="Hyperlink"/>
            <w:rFonts w:asciiTheme="minorHAnsi" w:hAnsiTheme="minorHAnsi" w:cstheme="minorHAnsi"/>
            <w:sz w:val="22"/>
            <w:szCs w:val="22"/>
          </w:rPr>
          <w:delText>https://www.radiologyinfo.org/en/info/ivp</w:delText>
        </w:r>
        <w:r w:rsidRPr="00BF1B27" w:rsidDel="006F3387">
          <w:rPr>
            <w:rStyle w:val="Hyperlink"/>
            <w:rFonts w:asciiTheme="minorHAnsi" w:hAnsiTheme="minorHAnsi" w:cstheme="minorHAnsi"/>
            <w:sz w:val="22"/>
            <w:szCs w:val="22"/>
          </w:rPr>
          <w:fldChar w:fldCharType="end"/>
        </w:r>
      </w:del>
    </w:p>
    <w:p w14:paraId="6F5357F1" w14:textId="28CF34B0"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26. </w:t>
      </w:r>
      <w:ins w:id="1470" w:author="Laura Sitler" w:date="2023-07-07T12:42:00Z">
        <w:r w:rsidR="006F3387" w:rsidRPr="00BF1B27">
          <w:rPr>
            <w:rFonts w:asciiTheme="minorHAnsi" w:hAnsiTheme="minorHAnsi" w:cstheme="minorHAnsi"/>
            <w:sz w:val="22"/>
            <w:szCs w:val="22"/>
          </w:rPr>
          <w:t>RadiologyInfo.org for Patients.</w:t>
        </w:r>
      </w:ins>
      <w:del w:id="1471" w:author="Laura Sitler" w:date="2023-07-07T12:42:00Z">
        <w:r w:rsidRPr="00BF1B27" w:rsidDel="006F3387">
          <w:rPr>
            <w:rFonts w:asciiTheme="minorHAnsi" w:hAnsiTheme="minorHAnsi" w:cstheme="minorHAnsi"/>
            <w:sz w:val="22"/>
            <w:szCs w:val="22"/>
          </w:rPr>
          <w:delText>Radiology Info.</w:delText>
        </w:r>
      </w:del>
      <w:r w:rsidRPr="00BF1B27">
        <w:rPr>
          <w:rFonts w:asciiTheme="minorHAnsi" w:hAnsiTheme="minorHAnsi" w:cstheme="minorHAnsi"/>
          <w:sz w:val="22"/>
          <w:szCs w:val="22"/>
        </w:rPr>
        <w:t xml:space="preserve"> Hysterosalpingography. </w:t>
      </w:r>
      <w:del w:id="1472" w:author="Laura Sitler" w:date="2023-07-07T12:43:00Z">
        <w:r w:rsidRPr="00BF1B27" w:rsidDel="006F3387">
          <w:rPr>
            <w:rFonts w:asciiTheme="minorHAnsi" w:hAnsiTheme="minorHAnsi" w:cstheme="minorHAnsi"/>
            <w:sz w:val="22"/>
            <w:szCs w:val="22"/>
          </w:rPr>
          <w:delText>RadiologyInfo.org for Patients</w:delText>
        </w:r>
      </w:del>
      <w:ins w:id="1473" w:author="Laura Sitler" w:date="2023-07-07T12:43:00Z">
        <w:r w:rsidR="006F3387">
          <w:rPr>
            <w:rFonts w:asciiTheme="minorHAnsi" w:hAnsiTheme="minorHAnsi" w:cstheme="minorHAnsi"/>
            <w:sz w:val="22"/>
            <w:szCs w:val="22"/>
          </w:rPr>
          <w:t>Reviewed June 1, 2022</w:t>
        </w:r>
      </w:ins>
      <w:r w:rsidRPr="00BF1B27">
        <w:rPr>
          <w:rFonts w:asciiTheme="minorHAnsi" w:hAnsiTheme="minorHAnsi" w:cstheme="minorHAnsi"/>
          <w:sz w:val="22"/>
          <w:szCs w:val="22"/>
        </w:rPr>
        <w:t xml:space="preserve">. </w:t>
      </w:r>
      <w:del w:id="1474"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25, 2023.</w:t>
      </w:r>
      <w:ins w:id="1475" w:author="Laura Sitler" w:date="2023-07-07T12:43: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https://www.radiologyinfo.org/en/info/hysterosalp</w:t>
        </w:r>
      </w:ins>
      <w:r w:rsidRPr="00BF1B27">
        <w:rPr>
          <w:rFonts w:asciiTheme="minorHAnsi" w:hAnsiTheme="minorHAnsi" w:cstheme="minorHAnsi"/>
          <w:sz w:val="22"/>
          <w:szCs w:val="22"/>
        </w:rPr>
        <w:t xml:space="preserve"> </w:t>
      </w:r>
      <w:del w:id="1476" w:author="Laura Sitler" w:date="2023-07-07T12:43:00Z">
        <w:r w:rsidRPr="00BF1B27" w:rsidDel="006F3387">
          <w:fldChar w:fldCharType="begin"/>
        </w:r>
        <w:r w:rsidRPr="00BF1B27" w:rsidDel="006F3387">
          <w:rPr>
            <w:rFonts w:asciiTheme="minorHAnsi" w:hAnsiTheme="minorHAnsi" w:cstheme="minorHAnsi"/>
            <w:sz w:val="22"/>
            <w:szCs w:val="22"/>
          </w:rPr>
          <w:delInstrText>HYPERLINK "https://www.radiologyinfo.org/en/info/hysterosalp"</w:delInstrText>
        </w:r>
        <w:r w:rsidRPr="00BF1B27" w:rsidDel="006F3387">
          <w:fldChar w:fldCharType="separate"/>
        </w:r>
        <w:r w:rsidRPr="00BF1B27" w:rsidDel="006F3387">
          <w:rPr>
            <w:rStyle w:val="Hyperlink"/>
            <w:rFonts w:asciiTheme="minorHAnsi" w:hAnsiTheme="minorHAnsi" w:cstheme="minorHAnsi"/>
            <w:sz w:val="22"/>
            <w:szCs w:val="22"/>
          </w:rPr>
          <w:delText>https://www.radiologyinfo.org/en/info/hysterosalp</w:delText>
        </w:r>
        <w:r w:rsidRPr="00BF1B27" w:rsidDel="006F3387">
          <w:rPr>
            <w:rStyle w:val="Hyperlink"/>
            <w:rFonts w:asciiTheme="minorHAnsi" w:hAnsiTheme="minorHAnsi" w:cstheme="minorHAnsi"/>
            <w:sz w:val="22"/>
            <w:szCs w:val="22"/>
          </w:rPr>
          <w:fldChar w:fldCharType="end"/>
        </w:r>
      </w:del>
    </w:p>
    <w:p w14:paraId="1AEEC46C" w14:textId="617258CF"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27. Murphy A. Arthrogram. Radiopaedia. </w:t>
      </w:r>
      <w:del w:id="1477" w:author="Laura Sitler" w:date="2023-07-07T12:43:00Z">
        <w:r w:rsidRPr="00BF1B27" w:rsidDel="006F3387">
          <w:rPr>
            <w:rFonts w:asciiTheme="minorHAnsi" w:hAnsiTheme="minorHAnsi" w:cstheme="minorHAnsi"/>
            <w:sz w:val="22"/>
            <w:szCs w:val="22"/>
          </w:rPr>
          <w:delText xml:space="preserve">Updated </w:delText>
        </w:r>
      </w:del>
      <w:ins w:id="1478" w:author="Laura Sitler" w:date="2023-07-07T12:43:00Z">
        <w:r w:rsidR="006F3387">
          <w:rPr>
            <w:rFonts w:asciiTheme="minorHAnsi" w:hAnsiTheme="minorHAnsi" w:cstheme="minorHAnsi"/>
            <w:sz w:val="22"/>
            <w:szCs w:val="22"/>
          </w:rPr>
          <w:t xml:space="preserve">Revised </w:t>
        </w:r>
      </w:ins>
      <w:r w:rsidRPr="00BF1B27">
        <w:rPr>
          <w:rFonts w:asciiTheme="minorHAnsi" w:hAnsiTheme="minorHAnsi" w:cstheme="minorHAnsi"/>
          <w:sz w:val="22"/>
          <w:szCs w:val="22"/>
        </w:rPr>
        <w:t>March 23, 2023. Accessed May 25, 2023.</w:t>
      </w:r>
      <w:ins w:id="1479" w:author="Laura Sitler" w:date="2023-07-07T12:44: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https://radiopaedia.org/articles/arthrogram-1?lang=us</w:t>
        </w:r>
      </w:ins>
      <w:r w:rsidRPr="00BF1B27">
        <w:rPr>
          <w:rFonts w:asciiTheme="minorHAnsi" w:hAnsiTheme="minorHAnsi" w:cstheme="minorHAnsi"/>
          <w:sz w:val="22"/>
          <w:szCs w:val="22"/>
        </w:rPr>
        <w:t xml:space="preserve"> </w:t>
      </w:r>
      <w:del w:id="1480" w:author="Laura Sitler" w:date="2023-07-07T12:43:00Z">
        <w:r w:rsidRPr="00BF1B27" w:rsidDel="006F3387">
          <w:fldChar w:fldCharType="begin"/>
        </w:r>
        <w:r w:rsidRPr="00BF1B27" w:rsidDel="006F3387">
          <w:rPr>
            <w:rFonts w:asciiTheme="minorHAnsi" w:hAnsiTheme="minorHAnsi" w:cstheme="minorHAnsi"/>
            <w:sz w:val="22"/>
            <w:szCs w:val="22"/>
          </w:rPr>
          <w:delInstrText>HYPERLINK "https://radiopaedia.org/articles/arthrogram-1?lang=us"</w:delInstrText>
        </w:r>
        <w:r w:rsidRPr="00BF1B27" w:rsidDel="006F3387">
          <w:fldChar w:fldCharType="separate"/>
        </w:r>
        <w:r w:rsidRPr="00BF1B27" w:rsidDel="006F3387">
          <w:rPr>
            <w:rStyle w:val="Hyperlink"/>
            <w:rFonts w:asciiTheme="minorHAnsi" w:hAnsiTheme="minorHAnsi" w:cstheme="minorHAnsi"/>
            <w:sz w:val="22"/>
            <w:szCs w:val="22"/>
          </w:rPr>
          <w:delText>https://radiopaedia.org/articles/arthrogram-1?lang=us</w:delText>
        </w:r>
        <w:r w:rsidRPr="00BF1B27" w:rsidDel="006F3387">
          <w:rPr>
            <w:rStyle w:val="Hyperlink"/>
            <w:rFonts w:asciiTheme="minorHAnsi" w:hAnsiTheme="minorHAnsi" w:cstheme="minorHAnsi"/>
            <w:sz w:val="22"/>
            <w:szCs w:val="22"/>
          </w:rPr>
          <w:fldChar w:fldCharType="end"/>
        </w:r>
      </w:del>
    </w:p>
    <w:p w14:paraId="65782022" w14:textId="2801E935"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28. Inside Radiology. </w:t>
      </w:r>
      <w:del w:id="1481" w:author="Laura Sitler" w:date="2023-07-07T12:44:00Z">
        <w:r w:rsidRPr="00BF1B27" w:rsidDel="006F3387">
          <w:rPr>
            <w:rFonts w:asciiTheme="minorHAnsi" w:hAnsiTheme="minorHAnsi" w:cstheme="minorHAnsi"/>
            <w:sz w:val="22"/>
            <w:szCs w:val="22"/>
          </w:rPr>
          <w:delText xml:space="preserve">For Health Professionals: </w:delText>
        </w:r>
      </w:del>
      <w:r w:rsidRPr="00BF1B27">
        <w:rPr>
          <w:rFonts w:asciiTheme="minorHAnsi" w:hAnsiTheme="minorHAnsi" w:cstheme="minorHAnsi"/>
          <w:sz w:val="22"/>
          <w:szCs w:val="22"/>
        </w:rPr>
        <w:t xml:space="preserve">Tests. </w:t>
      </w:r>
      <w:ins w:id="1482" w:author="Laura Sitler" w:date="2023-07-07T12:45:00Z">
        <w:r w:rsidR="006F3387">
          <w:rPr>
            <w:rFonts w:asciiTheme="minorHAnsi" w:hAnsiTheme="minorHAnsi" w:cstheme="minorHAnsi"/>
            <w:sz w:val="22"/>
            <w:szCs w:val="22"/>
          </w:rPr>
          <w:t xml:space="preserve">Revised March 16, 2018. </w:t>
        </w:r>
      </w:ins>
      <w:del w:id="1483"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23, 2023.</w:t>
      </w:r>
      <w:ins w:id="1484" w:author="Laura Sitler" w:date="2023-07-07T12:44: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https://www.insideradiology.com.au/for-health-professionals/tests/</w:t>
        </w:r>
      </w:ins>
      <w:r w:rsidRPr="00BF1B27">
        <w:rPr>
          <w:rFonts w:asciiTheme="minorHAnsi" w:hAnsiTheme="minorHAnsi" w:cstheme="minorHAnsi"/>
          <w:sz w:val="22"/>
          <w:szCs w:val="22"/>
        </w:rPr>
        <w:t xml:space="preserve"> </w:t>
      </w:r>
      <w:del w:id="1485" w:author="Laura Sitler" w:date="2023-07-07T12:44:00Z">
        <w:r w:rsidRPr="00BF1B27" w:rsidDel="006F3387">
          <w:fldChar w:fldCharType="begin"/>
        </w:r>
        <w:r w:rsidRPr="00BF1B27" w:rsidDel="006F3387">
          <w:rPr>
            <w:rFonts w:asciiTheme="minorHAnsi" w:hAnsiTheme="minorHAnsi" w:cstheme="minorHAnsi"/>
            <w:sz w:val="22"/>
            <w:szCs w:val="22"/>
          </w:rPr>
          <w:delInstrText>HYPERLINK "https://www.insideradiology.com.au/for-health-professionals/tests/"</w:delInstrText>
        </w:r>
        <w:r w:rsidRPr="00BF1B27" w:rsidDel="006F3387">
          <w:fldChar w:fldCharType="separate"/>
        </w:r>
        <w:r w:rsidRPr="00BF1B27" w:rsidDel="006F3387">
          <w:rPr>
            <w:rStyle w:val="Hyperlink"/>
            <w:rFonts w:asciiTheme="minorHAnsi" w:hAnsiTheme="minorHAnsi" w:cstheme="minorHAnsi"/>
            <w:sz w:val="22"/>
            <w:szCs w:val="22"/>
          </w:rPr>
          <w:delText>https://www.insideradiology.com.au/for-health-professionals/tests/</w:delText>
        </w:r>
        <w:r w:rsidRPr="00BF1B27" w:rsidDel="006F3387">
          <w:rPr>
            <w:rStyle w:val="Hyperlink"/>
            <w:rFonts w:asciiTheme="minorHAnsi" w:hAnsiTheme="minorHAnsi" w:cstheme="minorHAnsi"/>
            <w:sz w:val="22"/>
            <w:szCs w:val="22"/>
          </w:rPr>
          <w:fldChar w:fldCharType="end"/>
        </w:r>
      </w:del>
    </w:p>
    <w:p w14:paraId="58CECCEF" w14:textId="21E9FAF7"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29. </w:t>
      </w:r>
      <w:moveToRangeStart w:id="1486" w:author="Laura Sitler" w:date="2023-07-07T12:45:00Z" w:name="move139626357"/>
      <w:moveTo w:id="1487" w:author="Laura Sitler" w:date="2023-07-07T12:45:00Z">
        <w:r w:rsidR="006F3387" w:rsidRPr="00BF1B27">
          <w:rPr>
            <w:rFonts w:asciiTheme="minorHAnsi" w:hAnsiTheme="minorHAnsi" w:cstheme="minorHAnsi"/>
            <w:sz w:val="22"/>
            <w:szCs w:val="22"/>
          </w:rPr>
          <w:t>RadiologyInfo.org for Patients.</w:t>
        </w:r>
        <w:del w:id="1488" w:author="Laura Sitler" w:date="2023-07-07T12:45:00Z">
          <w:r w:rsidR="006F3387" w:rsidRPr="00BF1B27" w:rsidDel="006F3387">
            <w:rPr>
              <w:rFonts w:asciiTheme="minorHAnsi" w:hAnsiTheme="minorHAnsi" w:cstheme="minorHAnsi"/>
              <w:sz w:val="22"/>
              <w:szCs w:val="22"/>
            </w:rPr>
            <w:delText xml:space="preserve"> </w:delText>
          </w:r>
        </w:del>
      </w:moveTo>
      <w:moveToRangeEnd w:id="1486"/>
      <w:del w:id="1489" w:author="Laura Sitler" w:date="2023-07-07T12:45:00Z">
        <w:r w:rsidRPr="00BF1B27" w:rsidDel="006F3387">
          <w:rPr>
            <w:rFonts w:asciiTheme="minorHAnsi" w:hAnsiTheme="minorHAnsi" w:cstheme="minorHAnsi"/>
            <w:sz w:val="22"/>
            <w:szCs w:val="22"/>
          </w:rPr>
          <w:delText>Radiology Info.</w:delText>
        </w:r>
      </w:del>
      <w:r w:rsidRPr="00BF1B27">
        <w:rPr>
          <w:rFonts w:asciiTheme="minorHAnsi" w:hAnsiTheme="minorHAnsi" w:cstheme="minorHAnsi"/>
          <w:sz w:val="22"/>
          <w:szCs w:val="22"/>
        </w:rPr>
        <w:t xml:space="preserve"> Facet </w:t>
      </w:r>
      <w:ins w:id="1490" w:author="Laura Sitler" w:date="2023-07-07T12:45:00Z">
        <w:r w:rsidR="006F3387">
          <w:rPr>
            <w:rFonts w:asciiTheme="minorHAnsi" w:hAnsiTheme="minorHAnsi" w:cstheme="minorHAnsi"/>
            <w:sz w:val="22"/>
            <w:szCs w:val="22"/>
          </w:rPr>
          <w:t>j</w:t>
        </w:r>
      </w:ins>
      <w:del w:id="1491" w:author="Laura Sitler" w:date="2023-07-07T12:45:00Z">
        <w:r w:rsidRPr="00BF1B27" w:rsidDel="006F3387">
          <w:rPr>
            <w:rFonts w:asciiTheme="minorHAnsi" w:hAnsiTheme="minorHAnsi" w:cstheme="minorHAnsi"/>
            <w:sz w:val="22"/>
            <w:szCs w:val="22"/>
          </w:rPr>
          <w:delText>J</w:delText>
        </w:r>
      </w:del>
      <w:r w:rsidRPr="00BF1B27">
        <w:rPr>
          <w:rFonts w:asciiTheme="minorHAnsi" w:hAnsiTheme="minorHAnsi" w:cstheme="minorHAnsi"/>
          <w:sz w:val="22"/>
          <w:szCs w:val="22"/>
        </w:rPr>
        <w:t xml:space="preserve">oint </w:t>
      </w:r>
      <w:del w:id="1492" w:author="Laura Sitler" w:date="2023-07-07T12:45:00Z">
        <w:r w:rsidRPr="00BF1B27" w:rsidDel="006F3387">
          <w:rPr>
            <w:rFonts w:asciiTheme="minorHAnsi" w:hAnsiTheme="minorHAnsi" w:cstheme="minorHAnsi"/>
            <w:sz w:val="22"/>
            <w:szCs w:val="22"/>
          </w:rPr>
          <w:delText>Block</w:delText>
        </w:r>
      </w:del>
      <w:ins w:id="1493" w:author="Laura Sitler" w:date="2023-07-07T12:45:00Z">
        <w:r w:rsidR="006F3387">
          <w:rPr>
            <w:rFonts w:asciiTheme="minorHAnsi" w:hAnsiTheme="minorHAnsi" w:cstheme="minorHAnsi"/>
            <w:sz w:val="22"/>
            <w:szCs w:val="22"/>
          </w:rPr>
          <w:t>b</w:t>
        </w:r>
        <w:r w:rsidR="006F3387" w:rsidRPr="00BF1B27">
          <w:rPr>
            <w:rFonts w:asciiTheme="minorHAnsi" w:hAnsiTheme="minorHAnsi" w:cstheme="minorHAnsi"/>
            <w:sz w:val="22"/>
            <w:szCs w:val="22"/>
          </w:rPr>
          <w:t>lock</w:t>
        </w:r>
      </w:ins>
      <w:r w:rsidRPr="00BF1B27">
        <w:rPr>
          <w:rFonts w:asciiTheme="minorHAnsi" w:hAnsiTheme="minorHAnsi" w:cstheme="minorHAnsi"/>
          <w:sz w:val="22"/>
          <w:szCs w:val="22"/>
        </w:rPr>
        <w:t xml:space="preserve">. </w:t>
      </w:r>
      <w:ins w:id="1494" w:author="Laura Sitler" w:date="2023-07-07T12:45:00Z">
        <w:r w:rsidR="006F3387">
          <w:rPr>
            <w:rFonts w:asciiTheme="minorHAnsi" w:hAnsiTheme="minorHAnsi" w:cstheme="minorHAnsi"/>
            <w:sz w:val="22"/>
            <w:szCs w:val="22"/>
          </w:rPr>
          <w:t xml:space="preserve">Reviewed </w:t>
        </w:r>
      </w:ins>
      <w:ins w:id="1495" w:author="Laura Sitler" w:date="2023-07-07T12:46:00Z">
        <w:r w:rsidR="006F3387">
          <w:rPr>
            <w:rFonts w:asciiTheme="minorHAnsi" w:hAnsiTheme="minorHAnsi" w:cstheme="minorHAnsi"/>
            <w:sz w:val="22"/>
            <w:szCs w:val="22"/>
          </w:rPr>
          <w:t xml:space="preserve">May 1, 2023. </w:t>
        </w:r>
      </w:ins>
      <w:moveFromRangeStart w:id="1496" w:author="Laura Sitler" w:date="2023-07-07T12:45:00Z" w:name="move139626357"/>
      <w:moveFrom w:id="1497" w:author="Laura Sitler" w:date="2023-07-07T12:45:00Z">
        <w:r w:rsidRPr="00BF1B27" w:rsidDel="006F3387">
          <w:rPr>
            <w:rFonts w:asciiTheme="minorHAnsi" w:hAnsiTheme="minorHAnsi" w:cstheme="minorHAnsi"/>
            <w:sz w:val="22"/>
            <w:szCs w:val="22"/>
          </w:rPr>
          <w:t xml:space="preserve">RadiologyInfo.org for Patients. </w:t>
        </w:r>
      </w:moveFrom>
      <w:moveFromRangeEnd w:id="1496"/>
      <w:del w:id="1498"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25, 2023.</w:t>
      </w:r>
      <w:ins w:id="1499" w:author="Laura Sitler" w:date="2023-07-07T12:45: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https://www.radiologyinfo.org/en/info/facet-joint-block</w:t>
        </w:r>
      </w:ins>
      <w:r w:rsidRPr="00BF1B27">
        <w:rPr>
          <w:rFonts w:asciiTheme="minorHAnsi" w:hAnsiTheme="minorHAnsi" w:cstheme="minorHAnsi"/>
          <w:sz w:val="22"/>
          <w:szCs w:val="22"/>
        </w:rPr>
        <w:t xml:space="preserve"> </w:t>
      </w:r>
      <w:del w:id="1500" w:author="Laura Sitler" w:date="2023-07-07T12:45:00Z">
        <w:r w:rsidRPr="00BF1B27" w:rsidDel="006F3387">
          <w:fldChar w:fldCharType="begin"/>
        </w:r>
        <w:r w:rsidRPr="00BF1B27" w:rsidDel="006F3387">
          <w:rPr>
            <w:rFonts w:asciiTheme="minorHAnsi" w:hAnsiTheme="minorHAnsi" w:cstheme="minorHAnsi"/>
            <w:sz w:val="22"/>
            <w:szCs w:val="22"/>
          </w:rPr>
          <w:delInstrText>HYPERLINK "https://www.radiologyinfo.org/en/info/facet-joint-block"</w:delInstrText>
        </w:r>
        <w:r w:rsidRPr="00BF1B27" w:rsidDel="006F3387">
          <w:fldChar w:fldCharType="separate"/>
        </w:r>
        <w:r w:rsidRPr="00BF1B27" w:rsidDel="006F3387">
          <w:rPr>
            <w:rStyle w:val="Hyperlink"/>
            <w:rFonts w:asciiTheme="minorHAnsi" w:hAnsiTheme="minorHAnsi" w:cstheme="minorHAnsi"/>
            <w:sz w:val="22"/>
            <w:szCs w:val="22"/>
          </w:rPr>
          <w:delText>https://www.radiologyinfo.org/en/info/facet-joint-block</w:delText>
        </w:r>
        <w:r w:rsidRPr="00BF1B27" w:rsidDel="006F3387">
          <w:rPr>
            <w:rStyle w:val="Hyperlink"/>
            <w:rFonts w:asciiTheme="minorHAnsi" w:hAnsiTheme="minorHAnsi" w:cstheme="minorHAnsi"/>
            <w:sz w:val="22"/>
            <w:szCs w:val="22"/>
          </w:rPr>
          <w:fldChar w:fldCharType="end"/>
        </w:r>
      </w:del>
    </w:p>
    <w:p w14:paraId="4FE7BAFB" w14:textId="014D31EA"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30. </w:t>
      </w:r>
      <w:ins w:id="1501" w:author="Laura Sitler" w:date="2023-07-07T12:45:00Z">
        <w:r w:rsidR="006F3387" w:rsidRPr="00BF1B27">
          <w:rPr>
            <w:rFonts w:asciiTheme="minorHAnsi" w:hAnsiTheme="minorHAnsi" w:cstheme="minorHAnsi"/>
            <w:sz w:val="22"/>
            <w:szCs w:val="22"/>
          </w:rPr>
          <w:t>RadiologyInfo.org for Patients.</w:t>
        </w:r>
      </w:ins>
      <w:del w:id="1502" w:author="Laura Sitler" w:date="2023-07-07T12:45:00Z">
        <w:r w:rsidRPr="00BF1B27" w:rsidDel="006F3387">
          <w:rPr>
            <w:rFonts w:asciiTheme="minorHAnsi" w:hAnsiTheme="minorHAnsi" w:cstheme="minorHAnsi"/>
            <w:sz w:val="22"/>
            <w:szCs w:val="22"/>
          </w:rPr>
          <w:delText>Radiology Info.</w:delText>
        </w:r>
      </w:del>
      <w:r w:rsidRPr="00BF1B27">
        <w:rPr>
          <w:rFonts w:asciiTheme="minorHAnsi" w:hAnsiTheme="minorHAnsi" w:cstheme="minorHAnsi"/>
          <w:sz w:val="22"/>
          <w:szCs w:val="22"/>
        </w:rPr>
        <w:t xml:space="preserve"> Lumbar </w:t>
      </w:r>
      <w:ins w:id="1503" w:author="Laura Sitler" w:date="2023-07-07T12:46:00Z">
        <w:r w:rsidR="006F3387">
          <w:rPr>
            <w:rFonts w:asciiTheme="minorHAnsi" w:hAnsiTheme="minorHAnsi" w:cstheme="minorHAnsi"/>
            <w:sz w:val="22"/>
            <w:szCs w:val="22"/>
          </w:rPr>
          <w:t>p</w:t>
        </w:r>
      </w:ins>
      <w:del w:id="1504" w:author="Laura Sitler" w:date="2023-07-07T12:46:00Z">
        <w:r w:rsidRPr="00BF1B27" w:rsidDel="006F3387">
          <w:rPr>
            <w:rFonts w:asciiTheme="minorHAnsi" w:hAnsiTheme="minorHAnsi" w:cstheme="minorHAnsi"/>
            <w:sz w:val="22"/>
            <w:szCs w:val="22"/>
          </w:rPr>
          <w:delText>P</w:delText>
        </w:r>
      </w:del>
      <w:r w:rsidRPr="00BF1B27">
        <w:rPr>
          <w:rFonts w:asciiTheme="minorHAnsi" w:hAnsiTheme="minorHAnsi" w:cstheme="minorHAnsi"/>
          <w:sz w:val="22"/>
          <w:szCs w:val="22"/>
        </w:rPr>
        <w:t>uncture. R</w:t>
      </w:r>
      <w:ins w:id="1505" w:author="Laura Sitler" w:date="2023-07-07T12:46:00Z">
        <w:r w:rsidR="006F3387">
          <w:rPr>
            <w:rFonts w:asciiTheme="minorHAnsi" w:hAnsiTheme="minorHAnsi" w:cstheme="minorHAnsi"/>
            <w:sz w:val="22"/>
            <w:szCs w:val="22"/>
          </w:rPr>
          <w:t xml:space="preserve">eviewed April 15, 2022. </w:t>
        </w:r>
      </w:ins>
      <w:del w:id="1506" w:author="Laura Sitler" w:date="2023-07-07T12:46:00Z">
        <w:r w:rsidRPr="00BF1B27" w:rsidDel="006F3387">
          <w:rPr>
            <w:rFonts w:asciiTheme="minorHAnsi" w:hAnsiTheme="minorHAnsi" w:cstheme="minorHAnsi"/>
            <w:sz w:val="22"/>
            <w:szCs w:val="22"/>
          </w:rPr>
          <w:delText xml:space="preserve">adiologyInfo.org for Patients. </w:delText>
        </w:r>
      </w:del>
      <w:del w:id="1507"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25, 2023.</w:t>
      </w:r>
      <w:ins w:id="1508" w:author="Laura Sitler" w:date="2023-07-07T12:46:00Z">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https://www.radiologyinfo.org/en/info/spinaltap</w:t>
        </w:r>
      </w:ins>
      <w:r w:rsidRPr="00BF1B27">
        <w:rPr>
          <w:rFonts w:asciiTheme="minorHAnsi" w:hAnsiTheme="minorHAnsi" w:cstheme="minorHAnsi"/>
          <w:sz w:val="22"/>
          <w:szCs w:val="22"/>
        </w:rPr>
        <w:t xml:space="preserve"> </w:t>
      </w:r>
      <w:del w:id="1509" w:author="Laura Sitler" w:date="2023-07-07T12:46:00Z">
        <w:r w:rsidRPr="00BF1B27" w:rsidDel="006F3387">
          <w:fldChar w:fldCharType="begin"/>
        </w:r>
        <w:r w:rsidRPr="00BF1B27" w:rsidDel="006F3387">
          <w:rPr>
            <w:rFonts w:asciiTheme="minorHAnsi" w:hAnsiTheme="minorHAnsi" w:cstheme="minorHAnsi"/>
            <w:sz w:val="22"/>
            <w:szCs w:val="22"/>
          </w:rPr>
          <w:delInstrText>HYPERLINK "https://www.radiologyinfo.org/en/info/spinaltap"</w:delInstrText>
        </w:r>
        <w:r w:rsidRPr="00BF1B27" w:rsidDel="006F3387">
          <w:fldChar w:fldCharType="separate"/>
        </w:r>
        <w:r w:rsidRPr="00BF1B27" w:rsidDel="006F3387">
          <w:rPr>
            <w:rStyle w:val="Hyperlink"/>
            <w:rFonts w:asciiTheme="minorHAnsi" w:hAnsiTheme="minorHAnsi" w:cstheme="minorHAnsi"/>
            <w:sz w:val="22"/>
            <w:szCs w:val="22"/>
          </w:rPr>
          <w:delText>https://www.radiologyinfo.org/en/info/spinaltap</w:delText>
        </w:r>
        <w:r w:rsidRPr="00BF1B27" w:rsidDel="006F3387">
          <w:rPr>
            <w:rStyle w:val="Hyperlink"/>
            <w:rFonts w:asciiTheme="minorHAnsi" w:hAnsiTheme="minorHAnsi" w:cstheme="minorHAnsi"/>
            <w:sz w:val="22"/>
            <w:szCs w:val="22"/>
          </w:rPr>
          <w:fldChar w:fldCharType="end"/>
        </w:r>
      </w:del>
    </w:p>
    <w:p w14:paraId="12E82A7E" w14:textId="174B270B"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31. </w:t>
      </w:r>
      <w:ins w:id="1510" w:author="Laura Sitler" w:date="2023-07-07T12:45:00Z">
        <w:r w:rsidR="006F3387" w:rsidRPr="00BF1B27">
          <w:rPr>
            <w:rFonts w:asciiTheme="minorHAnsi" w:hAnsiTheme="minorHAnsi" w:cstheme="minorHAnsi"/>
            <w:sz w:val="22"/>
            <w:szCs w:val="22"/>
          </w:rPr>
          <w:t>RadiologyInfo.org for Patients.</w:t>
        </w:r>
      </w:ins>
      <w:del w:id="1511" w:author="Laura Sitler" w:date="2023-07-07T12:45:00Z">
        <w:r w:rsidRPr="00BF1B27" w:rsidDel="006F3387">
          <w:rPr>
            <w:rFonts w:asciiTheme="minorHAnsi" w:hAnsiTheme="minorHAnsi" w:cstheme="minorHAnsi"/>
            <w:sz w:val="22"/>
            <w:szCs w:val="22"/>
          </w:rPr>
          <w:delText>Radiology Info.</w:delText>
        </w:r>
      </w:del>
      <w:r w:rsidRPr="00BF1B27">
        <w:rPr>
          <w:rFonts w:asciiTheme="minorHAnsi" w:hAnsiTheme="minorHAnsi" w:cstheme="minorHAnsi"/>
          <w:sz w:val="22"/>
          <w:szCs w:val="22"/>
        </w:rPr>
        <w:t xml:space="preserve"> Myelography. R</w:t>
      </w:r>
      <w:ins w:id="1512" w:author="Laura Sitler" w:date="2023-07-07T12:46:00Z">
        <w:r w:rsidR="006F3387">
          <w:rPr>
            <w:rFonts w:asciiTheme="minorHAnsi" w:hAnsiTheme="minorHAnsi" w:cstheme="minorHAnsi"/>
            <w:sz w:val="22"/>
            <w:szCs w:val="22"/>
          </w:rPr>
          <w:t xml:space="preserve">eviewed May 1, 2023. </w:t>
        </w:r>
      </w:ins>
      <w:del w:id="1513" w:author="Laura Sitler" w:date="2023-07-07T12:46:00Z">
        <w:r w:rsidRPr="00BF1B27" w:rsidDel="006F3387">
          <w:rPr>
            <w:rFonts w:asciiTheme="minorHAnsi" w:hAnsiTheme="minorHAnsi" w:cstheme="minorHAnsi"/>
            <w:sz w:val="22"/>
            <w:szCs w:val="22"/>
          </w:rPr>
          <w:delText xml:space="preserve">adiologyInfo.org for Patients. </w:delText>
        </w:r>
      </w:del>
      <w:del w:id="1514" w:author="Laura Sitler" w:date="2023-07-07T12:20:00Z">
        <w:r w:rsidRPr="00BF1B27" w:rsidDel="00BF1B27">
          <w:rPr>
            <w:rFonts w:asciiTheme="minorHAnsi" w:hAnsiTheme="minorHAnsi" w:cstheme="minorHAnsi"/>
            <w:sz w:val="22"/>
            <w:szCs w:val="22"/>
          </w:rPr>
          <w:delText xml:space="preserve">n.d. </w:delText>
        </w:r>
      </w:del>
      <w:r w:rsidRPr="00BF1B27">
        <w:rPr>
          <w:rFonts w:asciiTheme="minorHAnsi" w:hAnsiTheme="minorHAnsi" w:cstheme="minorHAnsi"/>
          <w:sz w:val="22"/>
          <w:szCs w:val="22"/>
        </w:rPr>
        <w:t>Accessed May 25, 2023.</w:t>
      </w:r>
      <w:ins w:id="1515" w:author="Laura Sitler" w:date="2023-07-07T12:46:00Z">
        <w:r w:rsidR="006F3387">
          <w:rPr>
            <w:rFonts w:asciiTheme="minorHAnsi" w:hAnsiTheme="minorHAnsi" w:cstheme="minorHAnsi"/>
            <w:sz w:val="22"/>
            <w:szCs w:val="22"/>
          </w:rPr>
          <w:t xml:space="preserve"> </w:t>
        </w:r>
      </w:ins>
      <w:ins w:id="1516" w:author="Laura Sitler" w:date="2023-07-07T12:47:00Z">
        <w:r w:rsidR="006F3387" w:rsidRPr="006F3387">
          <w:rPr>
            <w:rFonts w:asciiTheme="minorHAnsi" w:hAnsiTheme="minorHAnsi" w:cstheme="minorHAnsi"/>
            <w:sz w:val="22"/>
            <w:szCs w:val="22"/>
          </w:rPr>
          <w:t>https://www.radiologyinfo.org/en/info/myelography</w:t>
        </w:r>
      </w:ins>
      <w:r w:rsidRPr="00BF1B27">
        <w:rPr>
          <w:rFonts w:asciiTheme="minorHAnsi" w:hAnsiTheme="minorHAnsi" w:cstheme="minorHAnsi"/>
          <w:sz w:val="22"/>
          <w:szCs w:val="22"/>
        </w:rPr>
        <w:t xml:space="preserve"> </w:t>
      </w:r>
      <w:del w:id="1517" w:author="Laura Sitler" w:date="2023-07-07T12:46:00Z">
        <w:r w:rsidRPr="00BF1B27" w:rsidDel="006F3387">
          <w:fldChar w:fldCharType="begin"/>
        </w:r>
        <w:r w:rsidRPr="00BF1B27" w:rsidDel="006F3387">
          <w:rPr>
            <w:rFonts w:asciiTheme="minorHAnsi" w:hAnsiTheme="minorHAnsi" w:cstheme="minorHAnsi"/>
            <w:sz w:val="22"/>
            <w:szCs w:val="22"/>
          </w:rPr>
          <w:delInstrText>HYPERLINK "https://www.radiologyinfo.org/en/info/myelography"</w:delInstrText>
        </w:r>
        <w:r w:rsidRPr="00BF1B27" w:rsidDel="006F3387">
          <w:fldChar w:fldCharType="separate"/>
        </w:r>
        <w:r w:rsidRPr="00BF1B27" w:rsidDel="006F3387">
          <w:rPr>
            <w:rStyle w:val="Hyperlink"/>
            <w:rFonts w:asciiTheme="minorHAnsi" w:hAnsiTheme="minorHAnsi" w:cstheme="minorHAnsi"/>
            <w:sz w:val="22"/>
            <w:szCs w:val="22"/>
          </w:rPr>
          <w:delText>https://www.radiologyinfo.org/en/info/myelography</w:delText>
        </w:r>
        <w:r w:rsidRPr="00BF1B27" w:rsidDel="006F3387">
          <w:rPr>
            <w:rStyle w:val="Hyperlink"/>
            <w:rFonts w:asciiTheme="minorHAnsi" w:hAnsiTheme="minorHAnsi" w:cstheme="minorHAnsi"/>
            <w:sz w:val="22"/>
            <w:szCs w:val="22"/>
          </w:rPr>
          <w:fldChar w:fldCharType="end"/>
        </w:r>
      </w:del>
    </w:p>
    <w:p w14:paraId="39719583" w14:textId="4A904DF6"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32. Society of Interventional Radiology. Glossary of </w:t>
      </w:r>
      <w:del w:id="1518" w:author="Laura Sitler" w:date="2023-07-07T12:50:00Z">
        <w:r w:rsidRPr="00BF1B27" w:rsidDel="004D17BC">
          <w:rPr>
            <w:rFonts w:asciiTheme="minorHAnsi" w:hAnsiTheme="minorHAnsi" w:cstheme="minorHAnsi"/>
          </w:rPr>
          <w:delText xml:space="preserve">Interventional </w:delText>
        </w:r>
      </w:del>
      <w:ins w:id="1519" w:author="Laura Sitler" w:date="2023-07-07T12:50:00Z">
        <w:r w:rsidR="004D17BC">
          <w:rPr>
            <w:rFonts w:asciiTheme="minorHAnsi" w:hAnsiTheme="minorHAnsi" w:cstheme="minorHAnsi"/>
          </w:rPr>
          <w:t>i</w:t>
        </w:r>
        <w:r w:rsidR="004D17BC" w:rsidRPr="00BF1B27">
          <w:rPr>
            <w:rFonts w:asciiTheme="minorHAnsi" w:hAnsiTheme="minorHAnsi" w:cstheme="minorHAnsi"/>
          </w:rPr>
          <w:t xml:space="preserve">nterventional </w:t>
        </w:r>
      </w:ins>
      <w:del w:id="1520" w:author="Laura Sitler" w:date="2023-07-07T12:50:00Z">
        <w:r w:rsidRPr="00BF1B27" w:rsidDel="004D17BC">
          <w:rPr>
            <w:rFonts w:asciiTheme="minorHAnsi" w:hAnsiTheme="minorHAnsi" w:cstheme="minorHAnsi"/>
          </w:rPr>
          <w:delText xml:space="preserve">Radiology </w:delText>
        </w:r>
      </w:del>
      <w:ins w:id="1521" w:author="Laura Sitler" w:date="2023-07-07T12:50:00Z">
        <w:r w:rsidR="004D17BC">
          <w:rPr>
            <w:rFonts w:asciiTheme="minorHAnsi" w:hAnsiTheme="minorHAnsi" w:cstheme="minorHAnsi"/>
          </w:rPr>
          <w:t>r</w:t>
        </w:r>
        <w:r w:rsidR="004D17BC" w:rsidRPr="00BF1B27">
          <w:rPr>
            <w:rFonts w:asciiTheme="minorHAnsi" w:hAnsiTheme="minorHAnsi" w:cstheme="minorHAnsi"/>
          </w:rPr>
          <w:t xml:space="preserve">adiology </w:t>
        </w:r>
      </w:ins>
      <w:del w:id="1522" w:author="Laura Sitler" w:date="2023-07-07T12:50:00Z">
        <w:r w:rsidRPr="00BF1B27" w:rsidDel="004D17BC">
          <w:rPr>
            <w:rFonts w:asciiTheme="minorHAnsi" w:hAnsiTheme="minorHAnsi" w:cstheme="minorHAnsi"/>
          </w:rPr>
          <w:delText>Treatments</w:delText>
        </w:r>
      </w:del>
      <w:ins w:id="1523" w:author="Laura Sitler" w:date="2023-07-07T12:50:00Z">
        <w:r w:rsidR="004D17BC">
          <w:rPr>
            <w:rFonts w:asciiTheme="minorHAnsi" w:hAnsiTheme="minorHAnsi" w:cstheme="minorHAnsi"/>
          </w:rPr>
          <w:t>t</w:t>
        </w:r>
        <w:r w:rsidR="004D17BC" w:rsidRPr="00BF1B27">
          <w:rPr>
            <w:rFonts w:asciiTheme="minorHAnsi" w:hAnsiTheme="minorHAnsi" w:cstheme="minorHAnsi"/>
          </w:rPr>
          <w:t>reatments</w:t>
        </w:r>
      </w:ins>
      <w:r w:rsidRPr="00BF1B27">
        <w:rPr>
          <w:rFonts w:asciiTheme="minorHAnsi" w:hAnsiTheme="minorHAnsi" w:cstheme="minorHAnsi"/>
        </w:rPr>
        <w:t xml:space="preserve">. </w:t>
      </w:r>
      <w:del w:id="1524" w:author="Laura Sitler" w:date="2023-07-07T12:51:00Z">
        <w:r w:rsidRPr="00BF1B27" w:rsidDel="004D17BC">
          <w:rPr>
            <w:rFonts w:asciiTheme="minorHAnsi" w:hAnsiTheme="minorHAnsi" w:cstheme="minorHAnsi"/>
          </w:rPr>
          <w:delText xml:space="preserve">Patient Center: Conditions and Treatments. </w:delText>
        </w:r>
      </w:del>
      <w:del w:id="1525"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Accessed May 25, 2023.</w:t>
      </w:r>
      <w:ins w:id="1526" w:author="Laura Sitler" w:date="2023-07-07T12:47:00Z">
        <w:r w:rsidR="006F3387">
          <w:rPr>
            <w:rFonts w:asciiTheme="minorHAnsi" w:hAnsiTheme="minorHAnsi" w:cstheme="minorHAnsi"/>
          </w:rPr>
          <w:t xml:space="preserve"> </w:t>
        </w:r>
        <w:r w:rsidR="006F3387" w:rsidRPr="006F3387">
          <w:rPr>
            <w:rFonts w:asciiTheme="minorHAnsi" w:hAnsiTheme="minorHAnsi" w:cstheme="minorHAnsi"/>
          </w:rPr>
          <w:t>https://www.sirweb.org/patient-center/conditions-and-treatments/glossary-of-ir-treatments/</w:t>
        </w:r>
      </w:ins>
      <w:r w:rsidRPr="00BF1B27">
        <w:rPr>
          <w:rFonts w:asciiTheme="minorHAnsi" w:hAnsiTheme="minorHAnsi" w:cstheme="minorHAnsi"/>
        </w:rPr>
        <w:t xml:space="preserve"> </w:t>
      </w:r>
      <w:del w:id="1527" w:author="Laura Sitler" w:date="2023-07-07T12:47:00Z">
        <w:r w:rsidRPr="00BF1B27" w:rsidDel="006F3387">
          <w:fldChar w:fldCharType="begin"/>
        </w:r>
        <w:r w:rsidRPr="00BF1B27" w:rsidDel="006F3387">
          <w:rPr>
            <w:rFonts w:asciiTheme="minorHAnsi" w:hAnsiTheme="minorHAnsi" w:cstheme="minorHAnsi"/>
          </w:rPr>
          <w:delInstrText>HYPERLINK "https://www.sirweb.org/patient-center/conditions-and-treatments/glossary-of-ir-treatments/"</w:delInstrText>
        </w:r>
        <w:r w:rsidRPr="00BF1B27" w:rsidDel="006F3387">
          <w:fldChar w:fldCharType="separate"/>
        </w:r>
        <w:r w:rsidRPr="00BF1B27" w:rsidDel="006F3387">
          <w:rPr>
            <w:rStyle w:val="Hyperlink"/>
            <w:rFonts w:asciiTheme="minorHAnsi" w:hAnsiTheme="minorHAnsi" w:cstheme="minorHAnsi"/>
          </w:rPr>
          <w:delText>https://www.sirweb.org/patient-center/conditions-and-treatments/glossary-of-ir-treatments/</w:delText>
        </w:r>
        <w:r w:rsidRPr="00BF1B27" w:rsidDel="006F3387">
          <w:rPr>
            <w:rStyle w:val="Hyperlink"/>
            <w:rFonts w:asciiTheme="minorHAnsi" w:hAnsiTheme="minorHAnsi" w:cstheme="minorHAnsi"/>
          </w:rPr>
          <w:fldChar w:fldCharType="end"/>
        </w:r>
      </w:del>
    </w:p>
    <w:p w14:paraId="66109403" w14:textId="25C294CC"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33. Mayo Clinic</w:t>
      </w:r>
      <w:del w:id="1528" w:author="Laura Sitler" w:date="2023-07-07T12:51:00Z">
        <w:r w:rsidRPr="00BF1B27" w:rsidDel="004D17BC">
          <w:rPr>
            <w:rFonts w:asciiTheme="minorHAnsi" w:hAnsiTheme="minorHAnsi" w:cstheme="minorHAnsi"/>
            <w:sz w:val="22"/>
            <w:szCs w:val="22"/>
          </w:rPr>
          <w:delText xml:space="preserve"> Staff</w:delText>
        </w:r>
      </w:del>
      <w:r w:rsidRPr="00BF1B27">
        <w:rPr>
          <w:rFonts w:asciiTheme="minorHAnsi" w:hAnsiTheme="minorHAnsi" w:cstheme="minorHAnsi"/>
          <w:sz w:val="22"/>
          <w:szCs w:val="22"/>
        </w:rPr>
        <w:t xml:space="preserve">. Cardiac </w:t>
      </w:r>
      <w:ins w:id="1529" w:author="Laura Sitler" w:date="2023-07-07T12:51:00Z">
        <w:r w:rsidR="004D17BC">
          <w:rPr>
            <w:rFonts w:asciiTheme="minorHAnsi" w:hAnsiTheme="minorHAnsi" w:cstheme="minorHAnsi"/>
            <w:sz w:val="22"/>
            <w:szCs w:val="22"/>
          </w:rPr>
          <w:t>c</w:t>
        </w:r>
      </w:ins>
      <w:del w:id="1530" w:author="Laura Sitler" w:date="2023-07-07T12:51:00Z">
        <w:r w:rsidRPr="00BF1B27" w:rsidDel="004D17BC">
          <w:rPr>
            <w:rFonts w:asciiTheme="minorHAnsi" w:hAnsiTheme="minorHAnsi" w:cstheme="minorHAnsi"/>
            <w:sz w:val="22"/>
            <w:szCs w:val="22"/>
          </w:rPr>
          <w:delText>C</w:delText>
        </w:r>
      </w:del>
      <w:r w:rsidRPr="00BF1B27">
        <w:rPr>
          <w:rFonts w:asciiTheme="minorHAnsi" w:hAnsiTheme="minorHAnsi" w:cstheme="minorHAnsi"/>
          <w:sz w:val="22"/>
          <w:szCs w:val="22"/>
        </w:rPr>
        <w:t xml:space="preserve">atheterization. </w:t>
      </w:r>
      <w:del w:id="1531" w:author="Laura Sitler" w:date="2023-07-07T12:51:00Z">
        <w:r w:rsidRPr="00BF1B27" w:rsidDel="004D17BC">
          <w:rPr>
            <w:rFonts w:asciiTheme="minorHAnsi" w:hAnsiTheme="minorHAnsi" w:cstheme="minorHAnsi"/>
            <w:sz w:val="22"/>
            <w:szCs w:val="22"/>
          </w:rPr>
          <w:delText xml:space="preserve">Mayo Clinic. </w:delText>
        </w:r>
      </w:del>
      <w:r w:rsidRPr="00BF1B27">
        <w:rPr>
          <w:rFonts w:asciiTheme="minorHAnsi" w:hAnsiTheme="minorHAnsi" w:cstheme="minorHAnsi"/>
          <w:sz w:val="22"/>
          <w:szCs w:val="22"/>
        </w:rPr>
        <w:t>Updated October 15, 2021. Accessed May 26, 2023.</w:t>
      </w:r>
      <w:ins w:id="1532" w:author="Laura Sitler" w:date="2023-07-07T12:51:00Z">
        <w:r w:rsidR="004D17BC">
          <w:rPr>
            <w:rFonts w:asciiTheme="minorHAnsi" w:hAnsiTheme="minorHAnsi" w:cstheme="minorHAnsi"/>
            <w:sz w:val="22"/>
            <w:szCs w:val="22"/>
          </w:rPr>
          <w:t xml:space="preserve"> </w:t>
        </w:r>
        <w:r w:rsidR="004D17BC" w:rsidRPr="004D17BC">
          <w:rPr>
            <w:rFonts w:asciiTheme="minorHAnsi" w:hAnsiTheme="minorHAnsi" w:cstheme="minorHAnsi"/>
            <w:sz w:val="22"/>
            <w:szCs w:val="22"/>
          </w:rPr>
          <w:t>https://www.mayoclinic.org/tests-procedures/cardiac-catheterization/about/pac-20384695</w:t>
        </w:r>
      </w:ins>
      <w:r w:rsidRPr="00BF1B27">
        <w:rPr>
          <w:rFonts w:asciiTheme="minorHAnsi" w:hAnsiTheme="minorHAnsi" w:cstheme="minorHAnsi"/>
          <w:sz w:val="22"/>
          <w:szCs w:val="22"/>
        </w:rPr>
        <w:t xml:space="preserve"> </w:t>
      </w:r>
      <w:del w:id="1533" w:author="Laura Sitler" w:date="2023-07-07T12:51:00Z">
        <w:r w:rsidRPr="00BF1B27" w:rsidDel="004D17BC">
          <w:fldChar w:fldCharType="begin"/>
        </w:r>
        <w:r w:rsidRPr="00BF1B27" w:rsidDel="004D17BC">
          <w:rPr>
            <w:rFonts w:asciiTheme="minorHAnsi" w:hAnsiTheme="minorHAnsi" w:cstheme="minorHAnsi"/>
            <w:sz w:val="22"/>
            <w:szCs w:val="22"/>
          </w:rPr>
          <w:delInstrText>HYPERLINK "https://www.mayoclinic.org/tests-procedures/cardiac-catheterization/about/pac-20384695"</w:delInstrText>
        </w:r>
        <w:r w:rsidRPr="00BF1B27" w:rsidDel="004D17BC">
          <w:fldChar w:fldCharType="separate"/>
        </w:r>
        <w:r w:rsidRPr="00BF1B27" w:rsidDel="004D17BC">
          <w:rPr>
            <w:rStyle w:val="Hyperlink"/>
            <w:rFonts w:asciiTheme="minorHAnsi" w:hAnsiTheme="minorHAnsi" w:cstheme="minorHAnsi"/>
            <w:sz w:val="22"/>
            <w:szCs w:val="22"/>
          </w:rPr>
          <w:delText>https://www.mayoclinic.org/tests-procedures/cardiac-catheterization/about/pac-20384695</w:delText>
        </w:r>
        <w:r w:rsidRPr="00BF1B27" w:rsidDel="004D17BC">
          <w:rPr>
            <w:rStyle w:val="Hyperlink"/>
            <w:rFonts w:asciiTheme="minorHAnsi" w:hAnsiTheme="minorHAnsi" w:cstheme="minorHAnsi"/>
            <w:sz w:val="22"/>
            <w:szCs w:val="22"/>
          </w:rPr>
          <w:fldChar w:fldCharType="end"/>
        </w:r>
      </w:del>
    </w:p>
    <w:p w14:paraId="39C55063" w14:textId="5DF92F25"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34. </w:t>
      </w:r>
      <w:moveToRangeStart w:id="1534" w:author="Laura Sitler" w:date="2023-07-07T12:52:00Z" w:name="move139626754"/>
      <w:moveTo w:id="1535" w:author="Laura Sitler" w:date="2023-07-07T12:52:00Z">
        <w:r w:rsidR="004D17BC" w:rsidRPr="00BF1B27">
          <w:rPr>
            <w:rFonts w:asciiTheme="minorHAnsi" w:hAnsiTheme="minorHAnsi" w:cstheme="minorHAnsi"/>
          </w:rPr>
          <w:t xml:space="preserve">RadiologyInfo.org for Patients. </w:t>
        </w:r>
      </w:moveTo>
      <w:moveToRangeEnd w:id="1534"/>
      <w:del w:id="1536" w:author="Laura Sitler" w:date="2023-07-07T12:52:00Z">
        <w:r w:rsidRPr="00BF1B27" w:rsidDel="004D17BC">
          <w:rPr>
            <w:rFonts w:asciiTheme="minorHAnsi" w:hAnsiTheme="minorHAnsi" w:cstheme="minorHAnsi"/>
          </w:rPr>
          <w:delText xml:space="preserve">Radiology Info. </w:delText>
        </w:r>
      </w:del>
      <w:r w:rsidRPr="00BF1B27">
        <w:rPr>
          <w:rFonts w:asciiTheme="minorHAnsi" w:hAnsiTheme="minorHAnsi" w:cstheme="minorHAnsi"/>
        </w:rPr>
        <w:t xml:space="preserve">Vertebroplasty &amp; </w:t>
      </w:r>
      <w:del w:id="1537" w:author="Laura Sitler" w:date="2023-07-07T12:52:00Z">
        <w:r w:rsidRPr="00BF1B27" w:rsidDel="004D17BC">
          <w:rPr>
            <w:rFonts w:asciiTheme="minorHAnsi" w:hAnsiTheme="minorHAnsi" w:cstheme="minorHAnsi"/>
          </w:rPr>
          <w:delText>Kyphoplasty</w:delText>
        </w:r>
      </w:del>
      <w:ins w:id="1538" w:author="Laura Sitler" w:date="2023-07-07T12:52:00Z">
        <w:r w:rsidR="004D17BC">
          <w:rPr>
            <w:rFonts w:asciiTheme="minorHAnsi" w:hAnsiTheme="minorHAnsi" w:cstheme="minorHAnsi"/>
          </w:rPr>
          <w:t>k</w:t>
        </w:r>
        <w:r w:rsidR="004D17BC" w:rsidRPr="00BF1B27">
          <w:rPr>
            <w:rFonts w:asciiTheme="minorHAnsi" w:hAnsiTheme="minorHAnsi" w:cstheme="minorHAnsi"/>
          </w:rPr>
          <w:t>yphoplasty</w:t>
        </w:r>
      </w:ins>
      <w:r w:rsidRPr="00BF1B27">
        <w:rPr>
          <w:rFonts w:asciiTheme="minorHAnsi" w:hAnsiTheme="minorHAnsi" w:cstheme="minorHAnsi"/>
        </w:rPr>
        <w:t xml:space="preserve">. </w:t>
      </w:r>
      <w:ins w:id="1539" w:author="Laura Sitler" w:date="2023-07-07T12:52:00Z">
        <w:r w:rsidR="004D17BC">
          <w:rPr>
            <w:rFonts w:asciiTheme="minorHAnsi" w:hAnsiTheme="minorHAnsi" w:cstheme="minorHAnsi"/>
          </w:rPr>
          <w:t xml:space="preserve">Reviewed May 1, 2023. </w:t>
        </w:r>
      </w:ins>
      <w:moveFromRangeStart w:id="1540" w:author="Laura Sitler" w:date="2023-07-07T12:52:00Z" w:name="move139626754"/>
      <w:moveFrom w:id="1541" w:author="Laura Sitler" w:date="2023-07-07T12:52:00Z">
        <w:r w:rsidRPr="00BF1B27" w:rsidDel="004D17BC">
          <w:rPr>
            <w:rFonts w:asciiTheme="minorHAnsi" w:hAnsiTheme="minorHAnsi" w:cstheme="minorHAnsi"/>
          </w:rPr>
          <w:t xml:space="preserve">RadiologyInfo.org for Patients. </w:t>
        </w:r>
      </w:moveFrom>
      <w:moveFromRangeEnd w:id="1540"/>
      <w:del w:id="1542"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Accessed May 26, 2023.</w:t>
      </w:r>
      <w:ins w:id="1543" w:author="Laura Sitler" w:date="2023-07-07T12:52:00Z">
        <w:r w:rsidR="004D17BC">
          <w:rPr>
            <w:rFonts w:asciiTheme="minorHAnsi" w:hAnsiTheme="minorHAnsi" w:cstheme="minorHAnsi"/>
          </w:rPr>
          <w:t xml:space="preserve"> </w:t>
        </w:r>
        <w:r w:rsidR="004D17BC" w:rsidRPr="004D17BC">
          <w:rPr>
            <w:rFonts w:asciiTheme="minorHAnsi" w:hAnsiTheme="minorHAnsi" w:cstheme="minorHAnsi"/>
          </w:rPr>
          <w:t>https://www.radiologyinfo.org/en/info/vertebro</w:t>
        </w:r>
      </w:ins>
      <w:r w:rsidRPr="00BF1B27">
        <w:rPr>
          <w:rFonts w:asciiTheme="minorHAnsi" w:hAnsiTheme="minorHAnsi" w:cstheme="minorHAnsi"/>
        </w:rPr>
        <w:t xml:space="preserve"> </w:t>
      </w:r>
      <w:del w:id="1544" w:author="Laura Sitler" w:date="2023-07-07T12:52:00Z">
        <w:r w:rsidRPr="00BF1B27" w:rsidDel="004D17BC">
          <w:fldChar w:fldCharType="begin"/>
        </w:r>
        <w:r w:rsidRPr="00BF1B27" w:rsidDel="004D17BC">
          <w:rPr>
            <w:rFonts w:asciiTheme="minorHAnsi" w:hAnsiTheme="minorHAnsi" w:cstheme="minorHAnsi"/>
          </w:rPr>
          <w:delInstrText>HYPERLINK "https://www.radiologyinfo.org/en/info/vertebro"</w:delInstrText>
        </w:r>
        <w:r w:rsidRPr="00BF1B27" w:rsidDel="004D17BC">
          <w:fldChar w:fldCharType="separate"/>
        </w:r>
        <w:r w:rsidRPr="00BF1B27" w:rsidDel="004D17BC">
          <w:rPr>
            <w:rStyle w:val="Hyperlink"/>
            <w:rFonts w:asciiTheme="minorHAnsi" w:hAnsiTheme="minorHAnsi" w:cstheme="minorHAnsi"/>
          </w:rPr>
          <w:delText>https://www.radiologyinfo.org/en/info/vertebro</w:delText>
        </w:r>
        <w:r w:rsidRPr="00BF1B27" w:rsidDel="004D17BC">
          <w:rPr>
            <w:rStyle w:val="Hyperlink"/>
            <w:rFonts w:asciiTheme="minorHAnsi" w:hAnsiTheme="minorHAnsi" w:cstheme="minorHAnsi"/>
          </w:rPr>
          <w:fldChar w:fldCharType="end"/>
        </w:r>
      </w:del>
    </w:p>
    <w:p w14:paraId="4C002043" w14:textId="29464D08"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35. American College of Radiology. ACR</w:t>
      </w:r>
      <w:del w:id="1545" w:author="Laura Sitler" w:date="2023-07-07T12:53:00Z">
        <w:r w:rsidRPr="00BF1B27" w:rsidDel="004D17BC">
          <w:rPr>
            <w:rFonts w:asciiTheme="minorHAnsi" w:hAnsiTheme="minorHAnsi" w:cstheme="minorHAnsi"/>
          </w:rPr>
          <w:delText>-</w:delText>
        </w:r>
      </w:del>
      <w:ins w:id="1546" w:author="Laura Sitler" w:date="2023-07-07T12:53:00Z">
        <w:r w:rsidR="004D17BC">
          <w:rPr>
            <w:rFonts w:asciiTheme="minorHAnsi" w:hAnsiTheme="minorHAnsi" w:cstheme="minorHAnsi"/>
          </w:rPr>
          <w:t>–</w:t>
        </w:r>
      </w:ins>
      <w:r w:rsidRPr="00BF1B27">
        <w:rPr>
          <w:rFonts w:asciiTheme="minorHAnsi" w:hAnsiTheme="minorHAnsi" w:cstheme="minorHAnsi"/>
        </w:rPr>
        <w:t xml:space="preserve">SPR </w:t>
      </w:r>
      <w:del w:id="1547" w:author="Laura Sitler" w:date="2023-07-07T12:53:00Z">
        <w:r w:rsidRPr="00BF1B27" w:rsidDel="004D17BC">
          <w:rPr>
            <w:rFonts w:asciiTheme="minorHAnsi" w:hAnsiTheme="minorHAnsi" w:cstheme="minorHAnsi"/>
          </w:rPr>
          <w:delText xml:space="preserve">Practice </w:delText>
        </w:r>
      </w:del>
      <w:ins w:id="1548" w:author="Laura Sitler" w:date="2023-07-07T12:53:00Z">
        <w:r w:rsidR="004D17BC">
          <w:rPr>
            <w:rFonts w:asciiTheme="minorHAnsi" w:hAnsiTheme="minorHAnsi" w:cstheme="minorHAnsi"/>
          </w:rPr>
          <w:t>p</w:t>
        </w:r>
        <w:r w:rsidR="004D17BC" w:rsidRPr="00BF1B27">
          <w:rPr>
            <w:rFonts w:asciiTheme="minorHAnsi" w:hAnsiTheme="minorHAnsi" w:cstheme="minorHAnsi"/>
          </w:rPr>
          <w:t xml:space="preserve">ractice </w:t>
        </w:r>
      </w:ins>
      <w:del w:id="1549" w:author="Laura Sitler" w:date="2023-07-07T12:53:00Z">
        <w:r w:rsidRPr="00BF1B27" w:rsidDel="004D17BC">
          <w:rPr>
            <w:rFonts w:asciiTheme="minorHAnsi" w:hAnsiTheme="minorHAnsi" w:cstheme="minorHAnsi"/>
          </w:rPr>
          <w:delText xml:space="preserve">Parameter </w:delText>
        </w:r>
      </w:del>
      <w:ins w:id="1550" w:author="Laura Sitler" w:date="2023-07-07T12:53:00Z">
        <w:r w:rsidR="004D17BC">
          <w:rPr>
            <w:rFonts w:asciiTheme="minorHAnsi" w:hAnsiTheme="minorHAnsi" w:cstheme="minorHAnsi"/>
          </w:rPr>
          <w:t>p</w:t>
        </w:r>
        <w:r w:rsidR="004D17BC" w:rsidRPr="00BF1B27">
          <w:rPr>
            <w:rFonts w:asciiTheme="minorHAnsi" w:hAnsiTheme="minorHAnsi" w:cstheme="minorHAnsi"/>
          </w:rPr>
          <w:t xml:space="preserve">arameter </w:t>
        </w:r>
      </w:ins>
      <w:r w:rsidRPr="00BF1B27">
        <w:rPr>
          <w:rFonts w:asciiTheme="minorHAnsi" w:hAnsiTheme="minorHAnsi" w:cstheme="minorHAnsi"/>
        </w:rPr>
        <w:t xml:space="preserve">for the </w:t>
      </w:r>
      <w:del w:id="1551" w:author="Laura Sitler" w:date="2023-07-07T12:53:00Z">
        <w:r w:rsidRPr="00BF1B27" w:rsidDel="004D17BC">
          <w:rPr>
            <w:rFonts w:asciiTheme="minorHAnsi" w:hAnsiTheme="minorHAnsi" w:cstheme="minorHAnsi"/>
          </w:rPr>
          <w:delText xml:space="preserve">Performance </w:delText>
        </w:r>
      </w:del>
      <w:ins w:id="1552" w:author="Laura Sitler" w:date="2023-07-07T12:53:00Z">
        <w:r w:rsidR="004D17BC">
          <w:rPr>
            <w:rFonts w:asciiTheme="minorHAnsi" w:hAnsiTheme="minorHAnsi" w:cstheme="minorHAnsi"/>
          </w:rPr>
          <w:t>p</w:t>
        </w:r>
        <w:r w:rsidR="004D17BC" w:rsidRPr="00BF1B27">
          <w:rPr>
            <w:rFonts w:asciiTheme="minorHAnsi" w:hAnsiTheme="minorHAnsi" w:cstheme="minorHAnsi"/>
          </w:rPr>
          <w:t xml:space="preserve">erformance </w:t>
        </w:r>
      </w:ins>
      <w:r w:rsidRPr="00BF1B27">
        <w:rPr>
          <w:rFonts w:asciiTheme="minorHAnsi" w:hAnsiTheme="minorHAnsi" w:cstheme="minorHAnsi"/>
        </w:rPr>
        <w:t xml:space="preserve">of </w:t>
      </w:r>
      <w:del w:id="1553" w:author="Laura Sitler" w:date="2023-07-07T12:53:00Z">
        <w:r w:rsidRPr="00BF1B27" w:rsidDel="004D17BC">
          <w:rPr>
            <w:rFonts w:asciiTheme="minorHAnsi" w:hAnsiTheme="minorHAnsi" w:cstheme="minorHAnsi"/>
          </w:rPr>
          <w:delText xml:space="preserve">Contrast </w:delText>
        </w:r>
      </w:del>
      <w:ins w:id="1554" w:author="Laura Sitler" w:date="2023-07-07T12:53:00Z">
        <w:r w:rsidR="004D17BC">
          <w:rPr>
            <w:rFonts w:asciiTheme="minorHAnsi" w:hAnsiTheme="minorHAnsi" w:cstheme="minorHAnsi"/>
          </w:rPr>
          <w:t>c</w:t>
        </w:r>
        <w:r w:rsidR="004D17BC" w:rsidRPr="00BF1B27">
          <w:rPr>
            <w:rFonts w:asciiTheme="minorHAnsi" w:hAnsiTheme="minorHAnsi" w:cstheme="minorHAnsi"/>
          </w:rPr>
          <w:t xml:space="preserve">ontrast </w:t>
        </w:r>
      </w:ins>
      <w:del w:id="1555" w:author="Laura Sitler" w:date="2023-07-07T12:53:00Z">
        <w:r w:rsidRPr="00BF1B27" w:rsidDel="004D17BC">
          <w:rPr>
            <w:rFonts w:asciiTheme="minorHAnsi" w:hAnsiTheme="minorHAnsi" w:cstheme="minorHAnsi"/>
          </w:rPr>
          <w:delText xml:space="preserve">Esophagrams </w:delText>
        </w:r>
      </w:del>
      <w:ins w:id="1556" w:author="Laura Sitler" w:date="2023-07-07T12:53:00Z">
        <w:r w:rsidR="004D17BC">
          <w:rPr>
            <w:rFonts w:asciiTheme="minorHAnsi" w:hAnsiTheme="minorHAnsi" w:cstheme="minorHAnsi"/>
          </w:rPr>
          <w:t>e</w:t>
        </w:r>
        <w:r w:rsidR="004D17BC" w:rsidRPr="00BF1B27">
          <w:rPr>
            <w:rFonts w:asciiTheme="minorHAnsi" w:hAnsiTheme="minorHAnsi" w:cstheme="minorHAnsi"/>
          </w:rPr>
          <w:t xml:space="preserve">sophagrams </w:t>
        </w:r>
      </w:ins>
      <w:r w:rsidRPr="00BF1B27">
        <w:rPr>
          <w:rFonts w:asciiTheme="minorHAnsi" w:hAnsiTheme="minorHAnsi" w:cstheme="minorHAnsi"/>
        </w:rPr>
        <w:t xml:space="preserve">and </w:t>
      </w:r>
      <w:del w:id="1557" w:author="Laura Sitler" w:date="2023-07-07T12:53:00Z">
        <w:r w:rsidRPr="00BF1B27" w:rsidDel="004D17BC">
          <w:rPr>
            <w:rFonts w:asciiTheme="minorHAnsi" w:hAnsiTheme="minorHAnsi" w:cstheme="minorHAnsi"/>
          </w:rPr>
          <w:delText xml:space="preserve">Upper </w:delText>
        </w:r>
      </w:del>
      <w:ins w:id="1558" w:author="Laura Sitler" w:date="2023-07-07T12:53:00Z">
        <w:r w:rsidR="004D17BC">
          <w:rPr>
            <w:rFonts w:asciiTheme="minorHAnsi" w:hAnsiTheme="minorHAnsi" w:cstheme="minorHAnsi"/>
          </w:rPr>
          <w:t>u</w:t>
        </w:r>
        <w:r w:rsidR="004D17BC" w:rsidRPr="00BF1B27">
          <w:rPr>
            <w:rFonts w:asciiTheme="minorHAnsi" w:hAnsiTheme="minorHAnsi" w:cstheme="minorHAnsi"/>
          </w:rPr>
          <w:t xml:space="preserve">pper </w:t>
        </w:r>
      </w:ins>
      <w:del w:id="1559" w:author="Laura Sitler" w:date="2023-07-07T12:53:00Z">
        <w:r w:rsidRPr="00BF1B27" w:rsidDel="004D17BC">
          <w:rPr>
            <w:rFonts w:asciiTheme="minorHAnsi" w:hAnsiTheme="minorHAnsi" w:cstheme="minorHAnsi"/>
          </w:rPr>
          <w:delText xml:space="preserve">Gastrointestinal </w:delText>
        </w:r>
      </w:del>
      <w:ins w:id="1560" w:author="Laura Sitler" w:date="2023-07-07T12:53:00Z">
        <w:r w:rsidR="004D17BC">
          <w:rPr>
            <w:rFonts w:asciiTheme="minorHAnsi" w:hAnsiTheme="minorHAnsi" w:cstheme="minorHAnsi"/>
          </w:rPr>
          <w:t>g</w:t>
        </w:r>
        <w:r w:rsidR="004D17BC" w:rsidRPr="00BF1B27">
          <w:rPr>
            <w:rFonts w:asciiTheme="minorHAnsi" w:hAnsiTheme="minorHAnsi" w:cstheme="minorHAnsi"/>
          </w:rPr>
          <w:t xml:space="preserve">astrointestinal </w:t>
        </w:r>
      </w:ins>
      <w:del w:id="1561" w:author="Laura Sitler" w:date="2023-07-07T12:53:00Z">
        <w:r w:rsidRPr="00BF1B27" w:rsidDel="004D17BC">
          <w:rPr>
            <w:rFonts w:asciiTheme="minorHAnsi" w:hAnsiTheme="minorHAnsi" w:cstheme="minorHAnsi"/>
          </w:rPr>
          <w:delText xml:space="preserve">Examinations </w:delText>
        </w:r>
      </w:del>
      <w:ins w:id="1562" w:author="Laura Sitler" w:date="2023-07-07T12:53:00Z">
        <w:r w:rsidR="004D17BC">
          <w:rPr>
            <w:rFonts w:asciiTheme="minorHAnsi" w:hAnsiTheme="minorHAnsi" w:cstheme="minorHAnsi"/>
          </w:rPr>
          <w:t>e</w:t>
        </w:r>
        <w:r w:rsidR="004D17BC" w:rsidRPr="00BF1B27">
          <w:rPr>
            <w:rFonts w:asciiTheme="minorHAnsi" w:hAnsiTheme="minorHAnsi" w:cstheme="minorHAnsi"/>
          </w:rPr>
          <w:t xml:space="preserve">xaminations </w:t>
        </w:r>
      </w:ins>
      <w:r w:rsidRPr="00BF1B27">
        <w:rPr>
          <w:rFonts w:asciiTheme="minorHAnsi" w:hAnsiTheme="minorHAnsi" w:cstheme="minorHAnsi"/>
        </w:rPr>
        <w:t xml:space="preserve">in </w:t>
      </w:r>
      <w:del w:id="1563" w:author="Laura Sitler" w:date="2023-07-07T12:53:00Z">
        <w:r w:rsidRPr="00BF1B27" w:rsidDel="004D17BC">
          <w:rPr>
            <w:rFonts w:asciiTheme="minorHAnsi" w:hAnsiTheme="minorHAnsi" w:cstheme="minorHAnsi"/>
          </w:rPr>
          <w:delText xml:space="preserve">Infants </w:delText>
        </w:r>
      </w:del>
      <w:ins w:id="1564" w:author="Laura Sitler" w:date="2023-07-07T12:53:00Z">
        <w:r w:rsidR="004D17BC">
          <w:rPr>
            <w:rFonts w:asciiTheme="minorHAnsi" w:hAnsiTheme="minorHAnsi" w:cstheme="minorHAnsi"/>
          </w:rPr>
          <w:t>i</w:t>
        </w:r>
        <w:r w:rsidR="004D17BC" w:rsidRPr="00BF1B27">
          <w:rPr>
            <w:rFonts w:asciiTheme="minorHAnsi" w:hAnsiTheme="minorHAnsi" w:cstheme="minorHAnsi"/>
          </w:rPr>
          <w:t xml:space="preserve">nfants </w:t>
        </w:r>
      </w:ins>
      <w:r w:rsidRPr="00BF1B27">
        <w:rPr>
          <w:rFonts w:asciiTheme="minorHAnsi" w:hAnsiTheme="minorHAnsi" w:cstheme="minorHAnsi"/>
        </w:rPr>
        <w:t xml:space="preserve">and </w:t>
      </w:r>
      <w:del w:id="1565" w:author="Laura Sitler" w:date="2023-07-07T12:53:00Z">
        <w:r w:rsidRPr="00BF1B27" w:rsidDel="004D17BC">
          <w:rPr>
            <w:rFonts w:asciiTheme="minorHAnsi" w:hAnsiTheme="minorHAnsi" w:cstheme="minorHAnsi"/>
          </w:rPr>
          <w:delText>Children</w:delText>
        </w:r>
      </w:del>
      <w:ins w:id="1566" w:author="Laura Sitler" w:date="2023-07-07T12:53:00Z">
        <w:r w:rsidR="004D17BC">
          <w:rPr>
            <w:rFonts w:asciiTheme="minorHAnsi" w:hAnsiTheme="minorHAnsi" w:cstheme="minorHAnsi"/>
          </w:rPr>
          <w:t>c</w:t>
        </w:r>
        <w:r w:rsidR="004D17BC" w:rsidRPr="00BF1B27">
          <w:rPr>
            <w:rFonts w:asciiTheme="minorHAnsi" w:hAnsiTheme="minorHAnsi" w:cstheme="minorHAnsi"/>
          </w:rPr>
          <w:t>hildren</w:t>
        </w:r>
      </w:ins>
      <w:r w:rsidRPr="00BF1B27">
        <w:rPr>
          <w:rFonts w:asciiTheme="minorHAnsi" w:hAnsiTheme="minorHAnsi" w:cstheme="minorHAnsi"/>
        </w:rPr>
        <w:t>. Revised 2020. Accessed May 26, 2023.</w:t>
      </w:r>
      <w:ins w:id="1567" w:author="Laura Sitler" w:date="2023-07-07T12:53:00Z">
        <w:r w:rsidR="004D17BC">
          <w:rPr>
            <w:rFonts w:asciiTheme="minorHAnsi" w:hAnsiTheme="minorHAnsi" w:cstheme="minorHAnsi"/>
          </w:rPr>
          <w:t xml:space="preserve"> </w:t>
        </w:r>
        <w:r w:rsidR="004D17BC" w:rsidRPr="004D17BC">
          <w:rPr>
            <w:rFonts w:asciiTheme="minorHAnsi" w:hAnsiTheme="minorHAnsi" w:cstheme="minorHAnsi"/>
          </w:rPr>
          <w:t>https://www.acr.org/-/media/ACR/Files/Practice-Parameters/UpperGI-Infants.pdf</w:t>
        </w:r>
      </w:ins>
      <w:r w:rsidRPr="00BF1B27">
        <w:rPr>
          <w:rFonts w:asciiTheme="minorHAnsi" w:hAnsiTheme="minorHAnsi" w:cstheme="minorHAnsi"/>
        </w:rPr>
        <w:t xml:space="preserve"> </w:t>
      </w:r>
      <w:del w:id="1568" w:author="Laura Sitler" w:date="2023-07-07T12:53:00Z">
        <w:r w:rsidRPr="00BF1B27" w:rsidDel="004D17BC">
          <w:fldChar w:fldCharType="begin"/>
        </w:r>
        <w:r w:rsidRPr="00BF1B27" w:rsidDel="004D17BC">
          <w:rPr>
            <w:rFonts w:asciiTheme="minorHAnsi" w:hAnsiTheme="minorHAnsi" w:cstheme="minorHAnsi"/>
          </w:rPr>
          <w:delInstrText>HYPERLINK "https://www.acr.org/-/media/ACR/Files/Practice-Parameters/UpperGI-Infants.pdf"</w:delInstrText>
        </w:r>
        <w:r w:rsidRPr="00BF1B27" w:rsidDel="004D17BC">
          <w:fldChar w:fldCharType="separate"/>
        </w:r>
        <w:r w:rsidRPr="00BF1B27" w:rsidDel="004D17BC">
          <w:rPr>
            <w:rStyle w:val="Hyperlink"/>
            <w:rFonts w:asciiTheme="minorHAnsi" w:hAnsiTheme="minorHAnsi" w:cstheme="minorHAnsi"/>
          </w:rPr>
          <w:delText>https://www.acr.org/-/media/ACR/Files/Practice-Parameters/UpperGI-Infants.pdf</w:delText>
        </w:r>
        <w:r w:rsidRPr="00BF1B27" w:rsidDel="004D17BC">
          <w:rPr>
            <w:rStyle w:val="Hyperlink"/>
            <w:rFonts w:asciiTheme="minorHAnsi" w:hAnsiTheme="minorHAnsi" w:cstheme="minorHAnsi"/>
          </w:rPr>
          <w:fldChar w:fldCharType="end"/>
        </w:r>
      </w:del>
    </w:p>
    <w:p w14:paraId="615A281D" w14:textId="4CE1622E"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36. University of North Carolina </w:t>
      </w:r>
      <w:del w:id="1569" w:author="Laura Sitler" w:date="2023-07-07T12:54:00Z">
        <w:r w:rsidRPr="00BF1B27" w:rsidDel="004D17BC">
          <w:rPr>
            <w:rFonts w:asciiTheme="minorHAnsi" w:hAnsiTheme="minorHAnsi" w:cstheme="minorHAnsi"/>
          </w:rPr>
          <w:delText>at Chapel Hill</w:delText>
        </w:r>
      </w:del>
      <w:ins w:id="1570" w:author="Laura Sitler" w:date="2023-07-07T12:54:00Z">
        <w:r w:rsidR="004D17BC">
          <w:rPr>
            <w:rFonts w:asciiTheme="minorHAnsi" w:hAnsiTheme="minorHAnsi" w:cstheme="minorHAnsi"/>
          </w:rPr>
          <w:t>Radiology</w:t>
        </w:r>
      </w:ins>
      <w:r w:rsidRPr="00BF1B27">
        <w:rPr>
          <w:rFonts w:asciiTheme="minorHAnsi" w:hAnsiTheme="minorHAnsi" w:cstheme="minorHAnsi"/>
        </w:rPr>
        <w:t xml:space="preserve">. Pediatric </w:t>
      </w:r>
      <w:ins w:id="1571" w:author="Laura Sitler" w:date="2023-07-07T12:54:00Z">
        <w:r w:rsidR="004D17BC">
          <w:rPr>
            <w:rFonts w:asciiTheme="minorHAnsi" w:hAnsiTheme="minorHAnsi" w:cstheme="minorHAnsi"/>
          </w:rPr>
          <w:t>f</w:t>
        </w:r>
      </w:ins>
      <w:del w:id="1572" w:author="Laura Sitler" w:date="2023-07-07T12:54:00Z">
        <w:r w:rsidRPr="00BF1B27" w:rsidDel="004D17BC">
          <w:rPr>
            <w:rFonts w:asciiTheme="minorHAnsi" w:hAnsiTheme="minorHAnsi" w:cstheme="minorHAnsi"/>
          </w:rPr>
          <w:delText>F</w:delText>
        </w:r>
      </w:del>
      <w:r w:rsidRPr="00BF1B27">
        <w:rPr>
          <w:rFonts w:asciiTheme="minorHAnsi" w:hAnsiTheme="minorHAnsi" w:cstheme="minorHAnsi"/>
        </w:rPr>
        <w:t xml:space="preserve">luoro </w:t>
      </w:r>
      <w:del w:id="1573" w:author="Laura Sitler" w:date="2023-07-07T12:54:00Z">
        <w:r w:rsidRPr="00BF1B27" w:rsidDel="004D17BC">
          <w:rPr>
            <w:rFonts w:asciiTheme="minorHAnsi" w:hAnsiTheme="minorHAnsi" w:cstheme="minorHAnsi"/>
          </w:rPr>
          <w:delText>Handbook</w:delText>
        </w:r>
      </w:del>
      <w:ins w:id="1574" w:author="Laura Sitler" w:date="2023-07-07T12:54:00Z">
        <w:r w:rsidR="004D17BC">
          <w:rPr>
            <w:rFonts w:asciiTheme="minorHAnsi" w:hAnsiTheme="minorHAnsi" w:cstheme="minorHAnsi"/>
          </w:rPr>
          <w:t>h</w:t>
        </w:r>
        <w:r w:rsidR="004D17BC" w:rsidRPr="00BF1B27">
          <w:rPr>
            <w:rFonts w:asciiTheme="minorHAnsi" w:hAnsiTheme="minorHAnsi" w:cstheme="minorHAnsi"/>
          </w:rPr>
          <w:t>andbook</w:t>
        </w:r>
      </w:ins>
      <w:r w:rsidRPr="00BF1B27">
        <w:rPr>
          <w:rFonts w:asciiTheme="minorHAnsi" w:hAnsiTheme="minorHAnsi" w:cstheme="minorHAnsi"/>
        </w:rPr>
        <w:t xml:space="preserve">. </w:t>
      </w:r>
      <w:del w:id="1575" w:author="Laura Sitler" w:date="2023-07-07T12:55:00Z">
        <w:r w:rsidRPr="00BF1B27" w:rsidDel="004D17BC">
          <w:rPr>
            <w:rFonts w:asciiTheme="minorHAnsi" w:hAnsiTheme="minorHAnsi" w:cstheme="minorHAnsi"/>
          </w:rPr>
          <w:delText xml:space="preserve">UNC Radiology Resident Education. </w:delText>
        </w:r>
      </w:del>
      <w:ins w:id="1576" w:author="Laura Sitler" w:date="2023-07-07T12:55:00Z">
        <w:r w:rsidR="004D17BC">
          <w:rPr>
            <w:rFonts w:asciiTheme="minorHAnsi" w:hAnsiTheme="minorHAnsi" w:cstheme="minorHAnsi"/>
          </w:rPr>
          <w:t xml:space="preserve">December 18, 2020. </w:t>
        </w:r>
      </w:ins>
      <w:r w:rsidRPr="00BF1B27">
        <w:rPr>
          <w:rFonts w:asciiTheme="minorHAnsi" w:hAnsiTheme="minorHAnsi" w:cstheme="minorHAnsi"/>
        </w:rPr>
        <w:t>Updated January 1, 2021. Accessed May 26, 2023.</w:t>
      </w:r>
      <w:ins w:id="1577" w:author="Laura Sitler" w:date="2023-07-07T12:53:00Z">
        <w:r w:rsidR="004D17BC">
          <w:rPr>
            <w:rFonts w:asciiTheme="minorHAnsi" w:hAnsiTheme="minorHAnsi" w:cstheme="minorHAnsi"/>
          </w:rPr>
          <w:t xml:space="preserve"> </w:t>
        </w:r>
        <w:r w:rsidR="004D17BC" w:rsidRPr="004D17BC">
          <w:rPr>
            <w:rFonts w:asciiTheme="minorHAnsi" w:hAnsiTheme="minorHAnsi" w:cstheme="minorHAnsi"/>
          </w:rPr>
          <w:t>https://rads.web.unc.edu/wp-content/uploads/sites/12234/2018/07/Peds-Fluoro-Manual-for-Residents-2020-v2.pdf</w:t>
        </w:r>
      </w:ins>
      <w:r w:rsidRPr="00BF1B27">
        <w:rPr>
          <w:rFonts w:asciiTheme="minorHAnsi" w:hAnsiTheme="minorHAnsi" w:cstheme="minorHAnsi"/>
        </w:rPr>
        <w:t xml:space="preserve"> </w:t>
      </w:r>
      <w:del w:id="1578" w:author="Laura Sitler" w:date="2023-07-07T12:53:00Z">
        <w:r w:rsidRPr="00BF1B27" w:rsidDel="004D17BC">
          <w:fldChar w:fldCharType="begin"/>
        </w:r>
        <w:r w:rsidRPr="00BF1B27" w:rsidDel="004D17BC">
          <w:rPr>
            <w:rFonts w:asciiTheme="minorHAnsi" w:hAnsiTheme="minorHAnsi" w:cstheme="minorHAnsi"/>
          </w:rPr>
          <w:delInstrText>HYPERLINK "https://rads.web.unc.edu/wp-content/uploads/sites/12234/2018/07/Peds-Fluoro-Manual-for-Residents-2020-v2.pdf"</w:delInstrText>
        </w:r>
        <w:r w:rsidRPr="00BF1B27" w:rsidDel="004D17BC">
          <w:fldChar w:fldCharType="separate"/>
        </w:r>
        <w:r w:rsidRPr="00BF1B27" w:rsidDel="004D17BC">
          <w:rPr>
            <w:rStyle w:val="Hyperlink"/>
            <w:rFonts w:asciiTheme="minorHAnsi" w:hAnsiTheme="minorHAnsi" w:cstheme="minorHAnsi"/>
          </w:rPr>
          <w:delText>https://rads.web.unc.edu/wp-content/uploads/sites/12234/2018/07/Peds-Fluoro-Manual-for-Residents-2020-v2.pdf</w:delText>
        </w:r>
        <w:r w:rsidRPr="00BF1B27" w:rsidDel="004D17BC">
          <w:rPr>
            <w:rStyle w:val="Hyperlink"/>
            <w:rFonts w:asciiTheme="minorHAnsi" w:hAnsiTheme="minorHAnsi" w:cstheme="minorHAnsi"/>
          </w:rPr>
          <w:fldChar w:fldCharType="end"/>
        </w:r>
      </w:del>
    </w:p>
    <w:p w14:paraId="595C1567" w14:textId="111D428C"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37. </w:t>
      </w:r>
      <w:ins w:id="1579" w:author="Laura Sitler" w:date="2023-07-07T12:56:00Z">
        <w:r w:rsidR="004D17BC">
          <w:rPr>
            <w:rFonts w:asciiTheme="minorHAnsi" w:hAnsiTheme="minorHAnsi" w:cstheme="minorHAnsi"/>
            <w:sz w:val="22"/>
            <w:szCs w:val="22"/>
          </w:rPr>
          <w:t xml:space="preserve">American Society of Radiologic Technologists and </w:t>
        </w:r>
      </w:ins>
      <w:r w:rsidRPr="00BF1B27">
        <w:rPr>
          <w:rFonts w:asciiTheme="minorHAnsi" w:hAnsiTheme="minorHAnsi" w:cstheme="minorHAnsi"/>
          <w:sz w:val="22"/>
          <w:szCs w:val="22"/>
        </w:rPr>
        <w:t xml:space="preserve">Image Gently®. Enhancing </w:t>
      </w:r>
      <w:del w:id="1580" w:author="Laura Sitler" w:date="2023-07-07T12:55:00Z">
        <w:r w:rsidRPr="00BF1B27" w:rsidDel="004D17BC">
          <w:rPr>
            <w:rFonts w:asciiTheme="minorHAnsi" w:hAnsiTheme="minorHAnsi" w:cstheme="minorHAnsi"/>
            <w:sz w:val="22"/>
            <w:szCs w:val="22"/>
          </w:rPr>
          <w:delText xml:space="preserve">Radiation </w:delText>
        </w:r>
      </w:del>
      <w:ins w:id="1581" w:author="Laura Sitler" w:date="2023-07-07T12:55:00Z">
        <w:r w:rsidR="004D17BC">
          <w:rPr>
            <w:rFonts w:asciiTheme="minorHAnsi" w:hAnsiTheme="minorHAnsi" w:cstheme="minorHAnsi"/>
            <w:sz w:val="22"/>
            <w:szCs w:val="22"/>
          </w:rPr>
          <w:t>r</w:t>
        </w:r>
        <w:r w:rsidR="004D17BC" w:rsidRPr="00BF1B27">
          <w:rPr>
            <w:rFonts w:asciiTheme="minorHAnsi" w:hAnsiTheme="minorHAnsi" w:cstheme="minorHAnsi"/>
            <w:sz w:val="22"/>
            <w:szCs w:val="22"/>
          </w:rPr>
          <w:t xml:space="preserve">adiation </w:t>
        </w:r>
      </w:ins>
      <w:del w:id="1582" w:author="Laura Sitler" w:date="2023-07-07T12:55:00Z">
        <w:r w:rsidRPr="00BF1B27" w:rsidDel="004D17BC">
          <w:rPr>
            <w:rFonts w:asciiTheme="minorHAnsi" w:hAnsiTheme="minorHAnsi" w:cstheme="minorHAnsi"/>
            <w:sz w:val="22"/>
            <w:szCs w:val="22"/>
          </w:rPr>
          <w:delText xml:space="preserve">Protection </w:delText>
        </w:r>
      </w:del>
      <w:ins w:id="1583" w:author="Laura Sitler" w:date="2023-07-07T12:55:00Z">
        <w:r w:rsidR="004D17BC">
          <w:rPr>
            <w:rFonts w:asciiTheme="minorHAnsi" w:hAnsiTheme="minorHAnsi" w:cstheme="minorHAnsi"/>
            <w:sz w:val="22"/>
            <w:szCs w:val="22"/>
          </w:rPr>
          <w:t>p</w:t>
        </w:r>
        <w:r w:rsidR="004D17BC" w:rsidRPr="00BF1B27">
          <w:rPr>
            <w:rFonts w:asciiTheme="minorHAnsi" w:hAnsiTheme="minorHAnsi" w:cstheme="minorHAnsi"/>
            <w:sz w:val="22"/>
            <w:szCs w:val="22"/>
          </w:rPr>
          <w:t xml:space="preserve">rotection </w:t>
        </w:r>
      </w:ins>
      <w:del w:id="1584" w:author="Laura Sitler" w:date="2023-07-07T12:55:00Z">
        <w:r w:rsidRPr="00BF1B27" w:rsidDel="004D17BC">
          <w:rPr>
            <w:rFonts w:asciiTheme="minorHAnsi" w:hAnsiTheme="minorHAnsi" w:cstheme="minorHAnsi"/>
            <w:sz w:val="22"/>
            <w:szCs w:val="22"/>
          </w:rPr>
          <w:delText xml:space="preserve">During </w:delText>
        </w:r>
      </w:del>
      <w:ins w:id="1585" w:author="Laura Sitler" w:date="2023-07-07T12:55:00Z">
        <w:r w:rsidR="004D17BC">
          <w:rPr>
            <w:rFonts w:asciiTheme="minorHAnsi" w:hAnsiTheme="minorHAnsi" w:cstheme="minorHAnsi"/>
            <w:sz w:val="22"/>
            <w:szCs w:val="22"/>
          </w:rPr>
          <w:t>d</w:t>
        </w:r>
        <w:r w:rsidR="004D17BC" w:rsidRPr="00BF1B27">
          <w:rPr>
            <w:rFonts w:asciiTheme="minorHAnsi" w:hAnsiTheme="minorHAnsi" w:cstheme="minorHAnsi"/>
            <w:sz w:val="22"/>
            <w:szCs w:val="22"/>
          </w:rPr>
          <w:t xml:space="preserve">uring </w:t>
        </w:r>
      </w:ins>
      <w:del w:id="1586" w:author="Laura Sitler" w:date="2023-07-07T12:55:00Z">
        <w:r w:rsidRPr="00BF1B27" w:rsidDel="004D17BC">
          <w:rPr>
            <w:rFonts w:asciiTheme="minorHAnsi" w:hAnsiTheme="minorHAnsi" w:cstheme="minorHAnsi"/>
            <w:sz w:val="22"/>
            <w:szCs w:val="22"/>
          </w:rPr>
          <w:delText xml:space="preserve">Pediatric </w:delText>
        </w:r>
      </w:del>
      <w:ins w:id="1587" w:author="Laura Sitler" w:date="2023-07-07T12:55:00Z">
        <w:r w:rsidR="004D17BC">
          <w:rPr>
            <w:rFonts w:asciiTheme="minorHAnsi" w:hAnsiTheme="minorHAnsi" w:cstheme="minorHAnsi"/>
            <w:sz w:val="22"/>
            <w:szCs w:val="22"/>
          </w:rPr>
          <w:t>p</w:t>
        </w:r>
        <w:r w:rsidR="004D17BC" w:rsidRPr="00BF1B27">
          <w:rPr>
            <w:rFonts w:asciiTheme="minorHAnsi" w:hAnsiTheme="minorHAnsi" w:cstheme="minorHAnsi"/>
            <w:sz w:val="22"/>
            <w:szCs w:val="22"/>
          </w:rPr>
          <w:t xml:space="preserve">ediatric </w:t>
        </w:r>
      </w:ins>
      <w:del w:id="1588" w:author="Laura Sitler" w:date="2023-07-07T12:55:00Z">
        <w:r w:rsidRPr="00BF1B27" w:rsidDel="004D17BC">
          <w:rPr>
            <w:rFonts w:asciiTheme="minorHAnsi" w:hAnsiTheme="minorHAnsi" w:cstheme="minorHAnsi"/>
            <w:sz w:val="22"/>
            <w:szCs w:val="22"/>
          </w:rPr>
          <w:delText>Fluoroscopy</w:delText>
        </w:r>
      </w:del>
      <w:ins w:id="1589" w:author="Laura Sitler" w:date="2023-07-07T12:55:00Z">
        <w:r w:rsidR="004D17BC">
          <w:rPr>
            <w:rFonts w:asciiTheme="minorHAnsi" w:hAnsiTheme="minorHAnsi" w:cstheme="minorHAnsi"/>
            <w:sz w:val="22"/>
            <w:szCs w:val="22"/>
          </w:rPr>
          <w:t>f</w:t>
        </w:r>
        <w:r w:rsidR="004D17BC" w:rsidRPr="00BF1B27">
          <w:rPr>
            <w:rFonts w:asciiTheme="minorHAnsi" w:hAnsiTheme="minorHAnsi" w:cstheme="minorHAnsi"/>
            <w:sz w:val="22"/>
            <w:szCs w:val="22"/>
          </w:rPr>
          <w:t>luoroscopy</w:t>
        </w:r>
      </w:ins>
      <w:r w:rsidRPr="00BF1B27">
        <w:rPr>
          <w:rFonts w:asciiTheme="minorHAnsi" w:hAnsiTheme="minorHAnsi" w:cstheme="minorHAnsi"/>
          <w:sz w:val="22"/>
          <w:szCs w:val="22"/>
        </w:rPr>
        <w:t>. 2013. Accessed May 26, 2023.</w:t>
      </w:r>
      <w:ins w:id="1590" w:author="Laura Sitler" w:date="2023-07-07T12:55:00Z">
        <w:r w:rsidR="004D17BC">
          <w:rPr>
            <w:rFonts w:asciiTheme="minorHAnsi" w:hAnsiTheme="minorHAnsi" w:cstheme="minorHAnsi"/>
            <w:sz w:val="22"/>
            <w:szCs w:val="22"/>
          </w:rPr>
          <w:t xml:space="preserve"> </w:t>
        </w:r>
        <w:r w:rsidR="004D17BC" w:rsidRPr="004D17BC">
          <w:rPr>
            <w:rFonts w:asciiTheme="minorHAnsi" w:hAnsiTheme="minorHAnsi" w:cstheme="minorHAnsi"/>
            <w:sz w:val="22"/>
            <w:szCs w:val="22"/>
          </w:rPr>
          <w:t>https://www.imagegently.org/Portals/6/Procedures/Module%201%20transcript.pdf</w:t>
        </w:r>
      </w:ins>
      <w:r w:rsidRPr="00BF1B27">
        <w:rPr>
          <w:rFonts w:asciiTheme="minorHAnsi" w:hAnsiTheme="minorHAnsi" w:cstheme="minorHAnsi"/>
          <w:sz w:val="22"/>
          <w:szCs w:val="22"/>
        </w:rPr>
        <w:t xml:space="preserve"> </w:t>
      </w:r>
      <w:del w:id="1591" w:author="Laura Sitler" w:date="2023-07-07T12:55:00Z">
        <w:r w:rsidRPr="00BF1B27" w:rsidDel="004D17BC">
          <w:fldChar w:fldCharType="begin"/>
        </w:r>
        <w:r w:rsidRPr="00BF1B27" w:rsidDel="004D17BC">
          <w:rPr>
            <w:rFonts w:asciiTheme="minorHAnsi" w:hAnsiTheme="minorHAnsi" w:cstheme="minorHAnsi"/>
            <w:sz w:val="22"/>
            <w:szCs w:val="22"/>
          </w:rPr>
          <w:delInstrText>HYPERLINK "https://www.imagegently.org/Portals/6/Procedures/Module%201%20transcript.pdf"</w:delInstrText>
        </w:r>
        <w:r w:rsidRPr="00BF1B27" w:rsidDel="004D17BC">
          <w:fldChar w:fldCharType="separate"/>
        </w:r>
        <w:r w:rsidRPr="00BF1B27" w:rsidDel="004D17BC">
          <w:rPr>
            <w:rStyle w:val="Hyperlink"/>
            <w:rFonts w:asciiTheme="minorHAnsi" w:hAnsiTheme="minorHAnsi" w:cstheme="minorHAnsi"/>
            <w:sz w:val="22"/>
            <w:szCs w:val="22"/>
          </w:rPr>
          <w:delText>https://www.imagegently.org/Portals/6/Procedures/Module%201%20transcript.pdf</w:delText>
        </w:r>
        <w:r w:rsidRPr="00BF1B27" w:rsidDel="004D17BC">
          <w:rPr>
            <w:rStyle w:val="Hyperlink"/>
            <w:rFonts w:asciiTheme="minorHAnsi" w:hAnsiTheme="minorHAnsi" w:cstheme="minorHAnsi"/>
            <w:sz w:val="22"/>
            <w:szCs w:val="22"/>
          </w:rPr>
          <w:fldChar w:fldCharType="end"/>
        </w:r>
      </w:del>
    </w:p>
    <w:p w14:paraId="7D39C74A" w14:textId="1EABAEEC"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38. Frush DP, Sorantin E. Radiation use in diagnostic imaging in children: approaching the value of the pediatric radiology community. </w:t>
      </w:r>
      <w:r w:rsidRPr="00BF1B27">
        <w:rPr>
          <w:rFonts w:asciiTheme="minorHAnsi" w:hAnsiTheme="minorHAnsi" w:cstheme="minorHAnsi"/>
          <w:i/>
          <w:iCs/>
        </w:rPr>
        <w:t xml:space="preserve">Pediatr Radiol. </w:t>
      </w:r>
      <w:r w:rsidRPr="00BF1B27">
        <w:rPr>
          <w:rFonts w:asciiTheme="minorHAnsi" w:hAnsiTheme="minorHAnsi" w:cstheme="minorHAnsi"/>
        </w:rPr>
        <w:t>2021;51</w:t>
      </w:r>
      <w:del w:id="1592" w:author="Laura Sitler" w:date="2023-07-07T12:57:00Z">
        <w:r w:rsidRPr="00BF1B27" w:rsidDel="004D17BC">
          <w:rPr>
            <w:rFonts w:asciiTheme="minorHAnsi" w:hAnsiTheme="minorHAnsi" w:cstheme="minorHAnsi"/>
          </w:rPr>
          <w:delText>(4)</w:delText>
        </w:r>
      </w:del>
      <w:r w:rsidRPr="00BF1B27">
        <w:rPr>
          <w:rFonts w:asciiTheme="minorHAnsi" w:hAnsiTheme="minorHAnsi" w:cstheme="minorHAnsi"/>
        </w:rPr>
        <w:t xml:space="preserve">:532-543. </w:t>
      </w:r>
      <w:ins w:id="1593" w:author="Laura Sitler" w:date="2023-07-07T13:38:00Z">
        <w:r w:rsidR="00B13D2A">
          <w:rPr>
            <w:rFonts w:asciiTheme="minorHAnsi" w:hAnsiTheme="minorHAnsi" w:cstheme="minorHAnsi"/>
          </w:rPr>
          <w:t>doi:</w:t>
        </w:r>
      </w:ins>
      <w:ins w:id="1594" w:author="Laura Sitler" w:date="2023-07-07T12:57:00Z">
        <w:r w:rsidR="004D17BC" w:rsidRPr="004D17BC">
          <w:rPr>
            <w:rFonts w:asciiTheme="minorHAnsi" w:hAnsiTheme="minorHAnsi" w:cstheme="minorHAnsi"/>
          </w:rPr>
          <w:t>10.1007/s00247-020-04924-6</w:t>
        </w:r>
        <w:r w:rsidR="004D17BC" w:rsidRPr="004D17BC" w:rsidDel="004D17BC">
          <w:rPr>
            <w:rFonts w:asciiTheme="minorHAnsi" w:hAnsiTheme="minorHAnsi" w:cstheme="minorHAnsi"/>
          </w:rPr>
          <w:t xml:space="preserve"> </w:t>
        </w:r>
      </w:ins>
      <w:del w:id="1595" w:author="Laura Sitler" w:date="2023-07-07T12:57:00Z">
        <w:r w:rsidRPr="00BF1B27" w:rsidDel="004D17BC">
          <w:fldChar w:fldCharType="begin"/>
        </w:r>
        <w:r w:rsidRPr="00BF1B27" w:rsidDel="004D17BC">
          <w:rPr>
            <w:rFonts w:asciiTheme="minorHAnsi" w:hAnsiTheme="minorHAnsi" w:cstheme="minorHAnsi"/>
          </w:rPr>
          <w:delInstrText>HYPERLINK "https://doi.org/10.1007/s00247-020-04924-6"</w:delInstrText>
        </w:r>
        <w:r w:rsidRPr="00BF1B27" w:rsidDel="004D17BC">
          <w:fldChar w:fldCharType="separate"/>
        </w:r>
        <w:r w:rsidRPr="00BF1B27" w:rsidDel="004D17BC">
          <w:rPr>
            <w:rStyle w:val="Hyperlink"/>
            <w:rFonts w:asciiTheme="minorHAnsi" w:hAnsiTheme="minorHAnsi" w:cstheme="minorHAnsi"/>
          </w:rPr>
          <w:delText>https://doi.org/10.1007/s00247-020-04924-6</w:delText>
        </w:r>
        <w:r w:rsidRPr="00BF1B27" w:rsidDel="004D17BC">
          <w:rPr>
            <w:rStyle w:val="Hyperlink"/>
            <w:rFonts w:asciiTheme="minorHAnsi" w:hAnsiTheme="minorHAnsi" w:cstheme="minorHAnsi"/>
          </w:rPr>
          <w:fldChar w:fldCharType="end"/>
        </w:r>
        <w:r w:rsidRPr="00BF1B27" w:rsidDel="004D17BC">
          <w:rPr>
            <w:rFonts w:asciiTheme="minorHAnsi" w:hAnsiTheme="minorHAnsi" w:cstheme="minorHAnsi"/>
          </w:rPr>
          <w:delText xml:space="preserve"> </w:delText>
        </w:r>
      </w:del>
    </w:p>
    <w:p w14:paraId="2C9F5067" w14:textId="458EE021"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39. Frush DP, Applegate KE. Radiation risk from medical imaging in children. In</w:t>
      </w:r>
      <w:ins w:id="1596" w:author="Laura Sitler" w:date="2023-07-07T12:58:00Z">
        <w:r w:rsidR="004D17BC">
          <w:rPr>
            <w:rFonts w:asciiTheme="minorHAnsi" w:hAnsiTheme="minorHAnsi" w:cstheme="minorHAnsi"/>
          </w:rPr>
          <w:t>:</w:t>
        </w:r>
      </w:ins>
      <w:r w:rsidRPr="00BF1B27">
        <w:rPr>
          <w:rFonts w:asciiTheme="minorHAnsi" w:hAnsiTheme="minorHAnsi" w:cstheme="minorHAnsi"/>
        </w:rPr>
        <w:t xml:space="preserve"> Medina LS, Applegate KE, Blackmore CC, eds. </w:t>
      </w:r>
      <w:r w:rsidRPr="00BF1B27">
        <w:rPr>
          <w:rFonts w:asciiTheme="minorHAnsi" w:hAnsiTheme="minorHAnsi" w:cstheme="minorHAnsi"/>
          <w:i/>
          <w:iCs/>
        </w:rPr>
        <w:t xml:space="preserve">Evidence-Based Imaging in Pediatrics: Optimizing Imaging in Pediatric Patient Care. </w:t>
      </w:r>
      <w:r w:rsidRPr="00BF1B27">
        <w:rPr>
          <w:rFonts w:asciiTheme="minorHAnsi" w:hAnsiTheme="minorHAnsi" w:cstheme="minorHAnsi"/>
        </w:rPr>
        <w:t>Springer;</w:t>
      </w:r>
      <w:ins w:id="1597" w:author="Laura Sitler" w:date="2023-07-07T13:00:00Z">
        <w:r w:rsidR="00C35C98">
          <w:rPr>
            <w:rFonts w:asciiTheme="minorHAnsi" w:hAnsiTheme="minorHAnsi" w:cstheme="minorHAnsi"/>
          </w:rPr>
          <w:t xml:space="preserve"> </w:t>
        </w:r>
      </w:ins>
      <w:r w:rsidRPr="00BF1B27">
        <w:rPr>
          <w:rFonts w:asciiTheme="minorHAnsi" w:hAnsiTheme="minorHAnsi" w:cstheme="minorHAnsi"/>
        </w:rPr>
        <w:t xml:space="preserve">2010:25-39. </w:t>
      </w:r>
      <w:del w:id="1598" w:author="Laura Sitler" w:date="2023-07-07T13:00:00Z">
        <w:r w:rsidRPr="00BF1B27" w:rsidDel="00C35C98">
          <w:rPr>
            <w:rFonts w:asciiTheme="minorHAnsi" w:hAnsiTheme="minorHAnsi" w:cstheme="minorHAnsi"/>
          </w:rPr>
          <w:delText>DOI:10.1016/S0716-8640(13)70124-X DOI:</w:delText>
        </w:r>
      </w:del>
      <w:ins w:id="1599" w:author="Laura Sitler" w:date="2023-07-07T13:00:00Z">
        <w:r w:rsidR="00C35C98">
          <w:rPr>
            <w:rFonts w:asciiTheme="minorHAnsi" w:hAnsiTheme="minorHAnsi" w:cstheme="minorHAnsi"/>
          </w:rPr>
          <w:t>doi:</w:t>
        </w:r>
      </w:ins>
      <w:del w:id="1600" w:author="Laura Sitler" w:date="2023-07-07T13:00:00Z">
        <w:r w:rsidRPr="00BF1B27" w:rsidDel="00C35C98">
          <w:rPr>
            <w:rFonts w:asciiTheme="minorHAnsi" w:hAnsiTheme="minorHAnsi" w:cstheme="minorHAnsi"/>
          </w:rPr>
          <w:delText xml:space="preserve"> </w:delText>
        </w:r>
      </w:del>
      <w:ins w:id="1601" w:author="Laura Sitler" w:date="2023-07-07T13:00:00Z">
        <w:r w:rsidR="00C35C98" w:rsidRPr="00C35C98">
          <w:rPr>
            <w:rFonts w:asciiTheme="minorHAnsi" w:hAnsiTheme="minorHAnsi" w:cstheme="minorHAnsi"/>
          </w:rPr>
          <w:t>10.1007/978-1-4419-0922-0_3</w:t>
        </w:r>
      </w:ins>
      <w:del w:id="1602" w:author="Laura Sitler" w:date="2023-07-07T13:00:00Z">
        <w:r w:rsidRPr="00BF1B27" w:rsidDel="00C35C98">
          <w:rPr>
            <w:rFonts w:asciiTheme="minorHAnsi" w:hAnsiTheme="minorHAnsi" w:cstheme="minorHAnsi"/>
          </w:rPr>
          <w:delText>10.1007/978-1-4419-0922-0_3</w:delText>
        </w:r>
      </w:del>
    </w:p>
    <w:p w14:paraId="7DE60FD1" w14:textId="4544296D"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40. Thukral BB. Problems and preferences in pediatric imaging. </w:t>
      </w:r>
      <w:r w:rsidRPr="00BF1B27">
        <w:rPr>
          <w:rFonts w:asciiTheme="minorHAnsi" w:hAnsiTheme="minorHAnsi" w:cstheme="minorHAnsi"/>
          <w:i/>
          <w:iCs/>
          <w:sz w:val="22"/>
          <w:szCs w:val="22"/>
        </w:rPr>
        <w:t xml:space="preserve">Indian J Radiol Imaging. </w:t>
      </w:r>
      <w:r w:rsidRPr="00BF1B27">
        <w:rPr>
          <w:rFonts w:asciiTheme="minorHAnsi" w:hAnsiTheme="minorHAnsi" w:cstheme="minorHAnsi"/>
          <w:sz w:val="22"/>
          <w:szCs w:val="22"/>
        </w:rPr>
        <w:t>2015;25</w:t>
      </w:r>
      <w:del w:id="1603" w:author="Laura Sitler" w:date="2023-07-07T13:00:00Z">
        <w:r w:rsidRPr="00BF1B27" w:rsidDel="00C35C98">
          <w:rPr>
            <w:rFonts w:asciiTheme="minorHAnsi" w:hAnsiTheme="minorHAnsi" w:cstheme="minorHAnsi"/>
            <w:sz w:val="22"/>
            <w:szCs w:val="22"/>
          </w:rPr>
          <w:delText>(4)</w:delText>
        </w:r>
      </w:del>
      <w:r w:rsidRPr="00BF1B27">
        <w:rPr>
          <w:rFonts w:asciiTheme="minorHAnsi" w:hAnsiTheme="minorHAnsi" w:cstheme="minorHAnsi"/>
          <w:sz w:val="22"/>
          <w:szCs w:val="22"/>
        </w:rPr>
        <w:t>:359-364.</w:t>
      </w:r>
      <w:ins w:id="1604" w:author="Laura Sitler" w:date="2023-07-07T13:01:00Z">
        <w:r w:rsidR="00C35C98">
          <w:rPr>
            <w:rFonts w:asciiTheme="minorHAnsi" w:hAnsiTheme="minorHAnsi" w:cstheme="minorHAnsi"/>
            <w:sz w:val="22"/>
            <w:szCs w:val="22"/>
          </w:rPr>
          <w:t xml:space="preserve"> </w:t>
        </w:r>
      </w:ins>
      <w:ins w:id="1605" w:author="Laura Sitler" w:date="2023-07-07T13:38:00Z">
        <w:r w:rsidR="00B13D2A">
          <w:rPr>
            <w:rFonts w:asciiTheme="minorHAnsi" w:hAnsiTheme="minorHAnsi" w:cstheme="minorHAnsi"/>
            <w:sz w:val="22"/>
            <w:szCs w:val="22"/>
          </w:rPr>
          <w:t>doi:</w:t>
        </w:r>
      </w:ins>
      <w:ins w:id="1606" w:author="Laura Sitler" w:date="2023-07-07T13:01:00Z">
        <w:r w:rsidR="00C35C98" w:rsidRPr="00C35C98">
          <w:rPr>
            <w:rFonts w:asciiTheme="minorHAnsi" w:hAnsiTheme="minorHAnsi" w:cstheme="minorHAnsi"/>
            <w:sz w:val="22"/>
            <w:szCs w:val="22"/>
          </w:rPr>
          <w:t>10.4103/0971-3026.169466</w:t>
        </w:r>
      </w:ins>
      <w:del w:id="1607" w:author="Laura Sitler" w:date="2023-07-07T13:01:00Z">
        <w:r w:rsidRPr="00BF1B27" w:rsidDel="00C35C98">
          <w:rPr>
            <w:rFonts w:asciiTheme="minorHAnsi" w:hAnsiTheme="minorHAnsi" w:cstheme="minorHAnsi"/>
            <w:sz w:val="22"/>
            <w:szCs w:val="22"/>
          </w:rPr>
          <w:delText xml:space="preserve"> </w:delText>
        </w:r>
        <w:r w:rsidRPr="00BF1B27" w:rsidDel="00C35C98">
          <w:fldChar w:fldCharType="begin"/>
        </w:r>
        <w:r w:rsidRPr="00BF1B27" w:rsidDel="00C35C98">
          <w:rPr>
            <w:rFonts w:asciiTheme="minorHAnsi" w:hAnsiTheme="minorHAnsi" w:cstheme="minorHAnsi"/>
            <w:sz w:val="22"/>
            <w:szCs w:val="22"/>
          </w:rPr>
          <w:delInstrText>HYPERLINK "https://doi.org/10.4103%2F0971-3026.169466"</w:delInstrText>
        </w:r>
        <w:r w:rsidRPr="00BF1B27" w:rsidDel="00C35C98">
          <w:fldChar w:fldCharType="separate"/>
        </w:r>
        <w:r w:rsidRPr="00BF1B27" w:rsidDel="00C35C98">
          <w:rPr>
            <w:rStyle w:val="Hyperlink"/>
            <w:rFonts w:asciiTheme="minorHAnsi" w:hAnsiTheme="minorHAnsi" w:cstheme="minorHAnsi"/>
            <w:sz w:val="22"/>
            <w:szCs w:val="22"/>
          </w:rPr>
          <w:delText>https://doi.org/10.4103%2F0971-3026.169466</w:delText>
        </w:r>
        <w:r w:rsidRPr="00BF1B27" w:rsidDel="00C35C98">
          <w:rPr>
            <w:rStyle w:val="Hyperlink"/>
            <w:rFonts w:asciiTheme="minorHAnsi" w:hAnsiTheme="minorHAnsi" w:cstheme="minorHAnsi"/>
            <w:sz w:val="22"/>
            <w:szCs w:val="22"/>
          </w:rPr>
          <w:fldChar w:fldCharType="end"/>
        </w:r>
        <w:r w:rsidRPr="00BF1B27" w:rsidDel="00C35C98">
          <w:rPr>
            <w:rFonts w:asciiTheme="minorHAnsi" w:hAnsiTheme="minorHAnsi" w:cstheme="minorHAnsi"/>
            <w:sz w:val="22"/>
            <w:szCs w:val="22"/>
          </w:rPr>
          <w:delText xml:space="preserve"> </w:delText>
        </w:r>
      </w:del>
      <w:ins w:id="1608" w:author="Laura Sitler" w:date="2023-07-07T13:01:00Z">
        <w:r w:rsidR="00C35C98">
          <w:rPr>
            <w:rFonts w:asciiTheme="minorHAnsi" w:hAnsiTheme="minorHAnsi" w:cstheme="minorHAnsi"/>
            <w:sz w:val="22"/>
            <w:szCs w:val="22"/>
          </w:rPr>
          <w:t xml:space="preserve"> </w:t>
        </w:r>
      </w:ins>
    </w:p>
    <w:p w14:paraId="73B5C198" w14:textId="7AB3BFD6"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41. Murphy A. Pediatric immobilization. Radiopaedia. </w:t>
      </w:r>
      <w:del w:id="1609" w:author="Laura Sitler" w:date="2023-07-07T13:01:00Z">
        <w:r w:rsidRPr="00BF1B27" w:rsidDel="00C35C98">
          <w:rPr>
            <w:rFonts w:asciiTheme="minorHAnsi" w:hAnsiTheme="minorHAnsi" w:cstheme="minorHAnsi"/>
            <w:sz w:val="22"/>
            <w:szCs w:val="22"/>
          </w:rPr>
          <w:delText xml:space="preserve">Updated </w:delText>
        </w:r>
      </w:del>
      <w:ins w:id="1610" w:author="Laura Sitler" w:date="2023-07-07T13:01:00Z">
        <w:r w:rsidR="00C35C98">
          <w:rPr>
            <w:rFonts w:asciiTheme="minorHAnsi" w:hAnsiTheme="minorHAnsi" w:cstheme="minorHAnsi"/>
            <w:sz w:val="22"/>
            <w:szCs w:val="22"/>
          </w:rPr>
          <w:t>Revised</w:t>
        </w:r>
        <w:r w:rsidR="00C35C98" w:rsidRPr="00BF1B27">
          <w:rPr>
            <w:rFonts w:asciiTheme="minorHAnsi" w:hAnsiTheme="minorHAnsi" w:cstheme="minorHAnsi"/>
            <w:sz w:val="22"/>
            <w:szCs w:val="22"/>
          </w:rPr>
          <w:t xml:space="preserve"> </w:t>
        </w:r>
      </w:ins>
      <w:r w:rsidRPr="00BF1B27">
        <w:rPr>
          <w:rFonts w:asciiTheme="minorHAnsi" w:hAnsiTheme="minorHAnsi" w:cstheme="minorHAnsi"/>
          <w:sz w:val="22"/>
          <w:szCs w:val="22"/>
        </w:rPr>
        <w:t>March 23, 2023. Accessed May 31, 2023.</w:t>
      </w:r>
      <w:ins w:id="1611" w:author="Laura Sitler" w:date="2023-07-07T13:01:00Z">
        <w:r w:rsidR="00C35C98">
          <w:rPr>
            <w:rFonts w:asciiTheme="minorHAnsi" w:hAnsiTheme="minorHAnsi" w:cstheme="minorHAnsi"/>
            <w:sz w:val="22"/>
            <w:szCs w:val="22"/>
          </w:rPr>
          <w:t xml:space="preserve"> </w:t>
        </w:r>
        <w:r w:rsidR="00C35C98" w:rsidRPr="00C35C98">
          <w:rPr>
            <w:rFonts w:asciiTheme="minorHAnsi" w:hAnsiTheme="minorHAnsi" w:cstheme="minorHAnsi"/>
            <w:sz w:val="22"/>
            <w:szCs w:val="22"/>
          </w:rPr>
          <w:t>https://radiopaedia.org/articles/paediatric-immobilisation?lang=us</w:t>
        </w:r>
      </w:ins>
      <w:r w:rsidRPr="00BF1B27">
        <w:rPr>
          <w:rFonts w:asciiTheme="minorHAnsi" w:hAnsiTheme="minorHAnsi" w:cstheme="minorHAnsi"/>
          <w:sz w:val="22"/>
          <w:szCs w:val="22"/>
        </w:rPr>
        <w:t xml:space="preserve"> </w:t>
      </w:r>
      <w:del w:id="1612" w:author="Laura Sitler" w:date="2023-07-07T13:01:00Z">
        <w:r w:rsidRPr="00BF1B27" w:rsidDel="00C35C98">
          <w:fldChar w:fldCharType="begin"/>
        </w:r>
        <w:r w:rsidRPr="00BF1B27" w:rsidDel="00C35C98">
          <w:rPr>
            <w:rFonts w:asciiTheme="minorHAnsi" w:hAnsiTheme="minorHAnsi" w:cstheme="minorHAnsi"/>
            <w:sz w:val="22"/>
            <w:szCs w:val="22"/>
          </w:rPr>
          <w:delInstrText>HYPERLINK "https://radiopaedia.org/articles/paediatric-immobilisation?lang=us"</w:delInstrText>
        </w:r>
        <w:r w:rsidRPr="00BF1B27" w:rsidDel="00C35C98">
          <w:fldChar w:fldCharType="separate"/>
        </w:r>
        <w:r w:rsidRPr="00BF1B27" w:rsidDel="00C35C98">
          <w:rPr>
            <w:rStyle w:val="Hyperlink"/>
            <w:rFonts w:asciiTheme="minorHAnsi" w:hAnsiTheme="minorHAnsi" w:cstheme="minorHAnsi"/>
            <w:sz w:val="22"/>
            <w:szCs w:val="22"/>
          </w:rPr>
          <w:delText>https://radiopaedia.org/articles/paediatric-immobilisation?lang=us</w:delText>
        </w:r>
        <w:r w:rsidRPr="00BF1B27" w:rsidDel="00C35C98">
          <w:rPr>
            <w:rStyle w:val="Hyperlink"/>
            <w:rFonts w:asciiTheme="minorHAnsi" w:hAnsiTheme="minorHAnsi" w:cstheme="minorHAnsi"/>
            <w:sz w:val="22"/>
            <w:szCs w:val="22"/>
          </w:rPr>
          <w:fldChar w:fldCharType="end"/>
        </w:r>
        <w:r w:rsidRPr="00BF1B27" w:rsidDel="00C35C98">
          <w:rPr>
            <w:rFonts w:asciiTheme="minorHAnsi" w:hAnsiTheme="minorHAnsi" w:cstheme="minorHAnsi"/>
            <w:sz w:val="22"/>
            <w:szCs w:val="22"/>
          </w:rPr>
          <w:delText xml:space="preserve"> </w:delText>
        </w:r>
      </w:del>
    </w:p>
    <w:p w14:paraId="1ED0C88D" w14:textId="154720B1"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42. Ploussi A, Brountzos E, Rammos S, </w:t>
      </w:r>
      <w:del w:id="1613" w:author="Laura Sitler" w:date="2023-07-07T13:02:00Z">
        <w:r w:rsidRPr="00BF1B27" w:rsidDel="00C35C98">
          <w:rPr>
            <w:rFonts w:asciiTheme="minorHAnsi" w:hAnsiTheme="minorHAnsi" w:cstheme="minorHAnsi"/>
          </w:rPr>
          <w:delText>Apostolopoulou S, Efstathopoulos E</w:delText>
        </w:r>
      </w:del>
      <w:ins w:id="1614" w:author="Laura Sitler" w:date="2023-07-07T13:02:00Z">
        <w:r w:rsidR="00C35C98">
          <w:rPr>
            <w:rFonts w:asciiTheme="minorHAnsi" w:hAnsiTheme="minorHAnsi" w:cstheme="minorHAnsi"/>
          </w:rPr>
          <w:t>et al</w:t>
        </w:r>
      </w:ins>
      <w:r w:rsidRPr="00BF1B27">
        <w:rPr>
          <w:rFonts w:asciiTheme="minorHAnsi" w:hAnsiTheme="minorHAnsi" w:cstheme="minorHAnsi"/>
        </w:rPr>
        <w:t xml:space="preserve">. Radiation exposure in pediatric interventional procedures. </w:t>
      </w:r>
      <w:r w:rsidRPr="00BF1B27">
        <w:rPr>
          <w:rFonts w:asciiTheme="minorHAnsi" w:hAnsiTheme="minorHAnsi" w:cstheme="minorHAnsi"/>
          <w:i/>
          <w:iCs/>
        </w:rPr>
        <w:t xml:space="preserve">Cardiovasc Intervent Radiol. </w:t>
      </w:r>
      <w:r w:rsidRPr="00BF1B27">
        <w:rPr>
          <w:rFonts w:asciiTheme="minorHAnsi" w:hAnsiTheme="minorHAnsi" w:cstheme="minorHAnsi"/>
        </w:rPr>
        <w:t>2021;44</w:t>
      </w:r>
      <w:del w:id="1615" w:author="Laura Sitler" w:date="2023-07-07T13:02:00Z">
        <w:r w:rsidRPr="00BF1B27" w:rsidDel="00C35C98">
          <w:rPr>
            <w:rFonts w:asciiTheme="minorHAnsi" w:hAnsiTheme="minorHAnsi" w:cstheme="minorHAnsi"/>
          </w:rPr>
          <w:delText>(6)</w:delText>
        </w:r>
      </w:del>
      <w:r w:rsidRPr="00BF1B27">
        <w:rPr>
          <w:rFonts w:asciiTheme="minorHAnsi" w:hAnsiTheme="minorHAnsi" w:cstheme="minorHAnsi"/>
        </w:rPr>
        <w:t>:857-865.</w:t>
      </w:r>
      <w:ins w:id="1616" w:author="Laura Sitler" w:date="2023-07-07T13:02:00Z">
        <w:r w:rsidR="00C35C98">
          <w:rPr>
            <w:rFonts w:asciiTheme="minorHAnsi" w:hAnsiTheme="minorHAnsi" w:cstheme="minorHAnsi"/>
          </w:rPr>
          <w:t xml:space="preserve"> </w:t>
        </w:r>
      </w:ins>
      <w:ins w:id="1617" w:author="Laura Sitler" w:date="2023-07-07T13:38:00Z">
        <w:r w:rsidR="00B13D2A">
          <w:rPr>
            <w:rFonts w:asciiTheme="minorHAnsi" w:hAnsiTheme="minorHAnsi" w:cstheme="minorHAnsi"/>
          </w:rPr>
          <w:t>doi:</w:t>
        </w:r>
      </w:ins>
      <w:ins w:id="1618" w:author="Laura Sitler" w:date="2023-07-07T13:02:00Z">
        <w:r w:rsidR="00C35C98" w:rsidRPr="00C35C98">
          <w:rPr>
            <w:rFonts w:asciiTheme="minorHAnsi" w:hAnsiTheme="minorHAnsi" w:cstheme="minorHAnsi"/>
          </w:rPr>
          <w:t>10.1007/s00270-020-02752-7</w:t>
        </w:r>
      </w:ins>
      <w:del w:id="1619" w:author="Laura Sitler" w:date="2023-07-07T13:02:00Z">
        <w:r w:rsidRPr="00BF1B27" w:rsidDel="00C35C98">
          <w:rPr>
            <w:rFonts w:asciiTheme="minorHAnsi" w:hAnsiTheme="minorHAnsi" w:cstheme="minorHAnsi"/>
          </w:rPr>
          <w:delText xml:space="preserve"> </w:delText>
        </w:r>
        <w:r w:rsidRPr="00BF1B27" w:rsidDel="00C35C98">
          <w:fldChar w:fldCharType="begin"/>
        </w:r>
        <w:r w:rsidRPr="00BF1B27" w:rsidDel="00C35C98">
          <w:rPr>
            <w:rFonts w:asciiTheme="minorHAnsi" w:hAnsiTheme="minorHAnsi" w:cstheme="minorHAnsi"/>
          </w:rPr>
          <w:delInstrText>HYPERLINK "https://doi.org/10.1007/s00270-020-02752-7"</w:delInstrText>
        </w:r>
        <w:r w:rsidRPr="00BF1B27" w:rsidDel="00C35C98">
          <w:fldChar w:fldCharType="separate"/>
        </w:r>
        <w:r w:rsidRPr="00BF1B27" w:rsidDel="00C35C98">
          <w:rPr>
            <w:rStyle w:val="Hyperlink"/>
            <w:rFonts w:asciiTheme="minorHAnsi" w:hAnsiTheme="minorHAnsi" w:cstheme="minorHAnsi"/>
          </w:rPr>
          <w:delText>https://doi.org/10.1007/s00270-020-02752-7</w:delText>
        </w:r>
        <w:r w:rsidRPr="00BF1B27" w:rsidDel="00C35C98">
          <w:rPr>
            <w:rStyle w:val="Hyperlink"/>
            <w:rFonts w:asciiTheme="minorHAnsi" w:hAnsiTheme="minorHAnsi" w:cstheme="minorHAnsi"/>
          </w:rPr>
          <w:fldChar w:fldCharType="end"/>
        </w:r>
      </w:del>
      <w:r w:rsidRPr="00BF1B27">
        <w:rPr>
          <w:rFonts w:asciiTheme="minorHAnsi" w:hAnsiTheme="minorHAnsi" w:cstheme="minorHAnsi"/>
        </w:rPr>
        <w:t xml:space="preserve"> </w:t>
      </w:r>
    </w:p>
    <w:p w14:paraId="0AC0A238" w14:textId="19DE95C5" w:rsidR="001E7C67" w:rsidRPr="00BF1B27" w:rsidRDefault="001E7C67" w:rsidP="00BF1B27">
      <w:pPr>
        <w:pStyle w:val="EndnoteText"/>
        <w:spacing w:line="360" w:lineRule="auto"/>
        <w:ind w:firstLine="0"/>
        <w:rPr>
          <w:rFonts w:asciiTheme="minorHAnsi" w:hAnsiTheme="minorHAnsi" w:cstheme="minorHAnsi"/>
          <w:kern w:val="0"/>
          <w:sz w:val="22"/>
          <w:szCs w:val="22"/>
          <w14:ligatures w14:val="none"/>
        </w:rPr>
      </w:pPr>
      <w:r w:rsidRPr="00BF1B27">
        <w:rPr>
          <w:rFonts w:asciiTheme="minorHAnsi" w:hAnsiTheme="minorHAnsi" w:cstheme="minorHAnsi"/>
          <w:sz w:val="22"/>
          <w:szCs w:val="22"/>
        </w:rPr>
        <w:t xml:space="preserve">43. </w:t>
      </w:r>
      <w:r w:rsidRPr="00BF1B27">
        <w:rPr>
          <w:rFonts w:asciiTheme="minorHAnsi" w:hAnsiTheme="minorHAnsi" w:cstheme="minorHAnsi"/>
          <w:kern w:val="0"/>
          <w:sz w:val="22"/>
          <w:szCs w:val="22"/>
          <w14:ligatures w14:val="none"/>
        </w:rPr>
        <w:t xml:space="preserve">Johnson MM. Radiation protection education in fluoroscopy. </w:t>
      </w:r>
      <w:r w:rsidRPr="00BF1B27">
        <w:rPr>
          <w:rFonts w:asciiTheme="minorHAnsi" w:hAnsiTheme="minorHAnsi" w:cstheme="minorHAnsi"/>
          <w:i/>
          <w:iCs/>
          <w:kern w:val="0"/>
          <w:sz w:val="22"/>
          <w:szCs w:val="22"/>
          <w14:ligatures w14:val="none"/>
        </w:rPr>
        <w:t xml:space="preserve">Radiol Technol. </w:t>
      </w:r>
      <w:r w:rsidRPr="00BF1B27">
        <w:rPr>
          <w:rFonts w:asciiTheme="minorHAnsi" w:hAnsiTheme="minorHAnsi" w:cstheme="minorHAnsi"/>
          <w:kern w:val="0"/>
          <w:sz w:val="22"/>
          <w:szCs w:val="22"/>
          <w14:ligatures w14:val="none"/>
        </w:rPr>
        <w:t>2015;86</w:t>
      </w:r>
      <w:del w:id="1620" w:author="Laura Sitler" w:date="2023-07-07T13:05:00Z">
        <w:r w:rsidRPr="00BF1B27" w:rsidDel="00C35C98">
          <w:rPr>
            <w:rFonts w:asciiTheme="minorHAnsi" w:hAnsiTheme="minorHAnsi" w:cstheme="minorHAnsi"/>
            <w:kern w:val="0"/>
            <w:sz w:val="22"/>
            <w:szCs w:val="22"/>
            <w14:ligatures w14:val="none"/>
          </w:rPr>
          <w:delText>(5)</w:delText>
        </w:r>
      </w:del>
      <w:r w:rsidRPr="00BF1B27">
        <w:rPr>
          <w:rFonts w:asciiTheme="minorHAnsi" w:hAnsiTheme="minorHAnsi" w:cstheme="minorHAnsi"/>
          <w:kern w:val="0"/>
          <w:sz w:val="22"/>
          <w:szCs w:val="22"/>
          <w14:ligatures w14:val="none"/>
        </w:rPr>
        <w:t>:511-528.</w:t>
      </w:r>
      <w:ins w:id="1621" w:author="Laura Sitler" w:date="2023-07-07T13:06:00Z">
        <w:r w:rsidR="00C35C98">
          <w:rPr>
            <w:rFonts w:asciiTheme="minorHAnsi" w:hAnsiTheme="minorHAnsi" w:cstheme="minorHAnsi"/>
            <w:kern w:val="0"/>
            <w:sz w:val="22"/>
            <w:szCs w:val="22"/>
            <w14:ligatures w14:val="none"/>
          </w:rPr>
          <w:t xml:space="preserve"> </w:t>
        </w:r>
        <w:commentRangeStart w:id="1622"/>
        <w:r w:rsidR="00C35C98" w:rsidRPr="00C35C98">
          <w:rPr>
            <w:rFonts w:asciiTheme="minorHAnsi" w:hAnsiTheme="minorHAnsi" w:cstheme="minorHAnsi"/>
            <w:kern w:val="0"/>
            <w:sz w:val="22"/>
            <w:szCs w:val="22"/>
            <w14:ligatures w14:val="none"/>
          </w:rPr>
          <w:t>http://www.radiologictechnology.org/content/86/5/511.abstract</w:t>
        </w:r>
        <w:commentRangeEnd w:id="1622"/>
        <w:r w:rsidR="00C35C98">
          <w:rPr>
            <w:rStyle w:val="CommentReference"/>
          </w:rPr>
          <w:commentReference w:id="1622"/>
        </w:r>
      </w:ins>
      <w:r w:rsidRPr="00BF1B27">
        <w:rPr>
          <w:rFonts w:asciiTheme="minorHAnsi" w:hAnsiTheme="minorHAnsi" w:cstheme="minorHAnsi"/>
          <w:kern w:val="0"/>
          <w:sz w:val="22"/>
          <w:szCs w:val="22"/>
          <w14:ligatures w14:val="none"/>
        </w:rPr>
        <w:t xml:space="preserve"> </w:t>
      </w:r>
      <w:del w:id="1623" w:author="Laura Sitler" w:date="2023-07-07T13:06:00Z">
        <w:r w:rsidRPr="00BF1B27" w:rsidDel="00C35C98">
          <w:rPr>
            <w:rFonts w:asciiTheme="minorHAnsi" w:hAnsiTheme="minorHAnsi" w:cstheme="minorHAnsi"/>
            <w:sz w:val="22"/>
            <w:szCs w:val="22"/>
          </w:rPr>
          <w:fldChar w:fldCharType="begin"/>
        </w:r>
        <w:r w:rsidRPr="00BF1B27" w:rsidDel="00C35C98">
          <w:rPr>
            <w:rFonts w:asciiTheme="minorHAnsi" w:hAnsiTheme="minorHAnsi" w:cstheme="minorHAnsi"/>
            <w:sz w:val="22"/>
            <w:szCs w:val="22"/>
          </w:rPr>
          <w:delInstrText>HYPERLINK "http://www.radiologictechnology.org/content/86/5/511.long"</w:delInstrText>
        </w:r>
        <w:r w:rsidRPr="00BF1B27" w:rsidDel="00C35C98">
          <w:rPr>
            <w:rFonts w:asciiTheme="minorHAnsi" w:hAnsiTheme="minorHAnsi" w:cstheme="minorHAnsi"/>
            <w:sz w:val="22"/>
            <w:szCs w:val="22"/>
          </w:rPr>
        </w:r>
        <w:r w:rsidRPr="00BF1B27" w:rsidDel="00C35C98">
          <w:rPr>
            <w:rFonts w:asciiTheme="minorHAnsi" w:hAnsiTheme="minorHAnsi" w:cstheme="minorHAnsi"/>
            <w:sz w:val="22"/>
            <w:szCs w:val="22"/>
          </w:rPr>
          <w:fldChar w:fldCharType="separate"/>
        </w:r>
        <w:r w:rsidRPr="00BF1B27" w:rsidDel="00C35C98">
          <w:rPr>
            <w:rFonts w:asciiTheme="minorHAnsi" w:hAnsiTheme="minorHAnsi" w:cstheme="minorHAnsi"/>
            <w:color w:val="0563C1" w:themeColor="hyperlink"/>
            <w:kern w:val="0"/>
            <w:sz w:val="22"/>
            <w:szCs w:val="22"/>
            <w:u w:val="single"/>
            <w14:ligatures w14:val="none"/>
          </w:rPr>
          <w:delText>http://www.radiologictechnology.org/content/86/5/511.long</w:delText>
        </w:r>
        <w:r w:rsidRPr="00BF1B27" w:rsidDel="00C35C98">
          <w:rPr>
            <w:rFonts w:asciiTheme="minorHAnsi" w:hAnsiTheme="minorHAnsi" w:cstheme="minorHAnsi"/>
            <w:color w:val="0563C1" w:themeColor="hyperlink"/>
            <w:kern w:val="0"/>
            <w:sz w:val="22"/>
            <w:szCs w:val="22"/>
            <w:u w:val="single"/>
            <w14:ligatures w14:val="none"/>
          </w:rPr>
          <w:fldChar w:fldCharType="end"/>
        </w:r>
      </w:del>
    </w:p>
    <w:p w14:paraId="19D999CF" w14:textId="7B372B12" w:rsidR="001E7C67" w:rsidRPr="00BF1B27" w:rsidRDefault="001E7C67" w:rsidP="00BF1B27">
      <w:pPr>
        <w:pStyle w:val="EndnoteText"/>
        <w:spacing w:line="360" w:lineRule="auto"/>
        <w:ind w:firstLine="0"/>
        <w:rPr>
          <w:rFonts w:asciiTheme="minorHAnsi" w:hAnsiTheme="minorHAnsi" w:cstheme="minorHAnsi"/>
          <w:kern w:val="0"/>
          <w:sz w:val="22"/>
          <w:szCs w:val="22"/>
          <w14:ligatures w14:val="none"/>
        </w:rPr>
      </w:pPr>
      <w:r w:rsidRPr="00BF1B27">
        <w:rPr>
          <w:rFonts w:asciiTheme="minorHAnsi" w:hAnsiTheme="minorHAnsi" w:cstheme="minorHAnsi"/>
          <w:sz w:val="22"/>
          <w:szCs w:val="22"/>
        </w:rPr>
        <w:t xml:space="preserve">44. </w:t>
      </w:r>
      <w:r w:rsidRPr="00BF1B27">
        <w:rPr>
          <w:rFonts w:asciiTheme="minorHAnsi" w:hAnsiTheme="minorHAnsi" w:cstheme="minorHAnsi"/>
          <w:kern w:val="0"/>
          <w:sz w:val="22"/>
          <w:szCs w:val="22"/>
          <w14:ligatures w14:val="none"/>
        </w:rPr>
        <w:t xml:space="preserve">American Association of Physicists in Medicine. </w:t>
      </w:r>
      <w:r w:rsidRPr="00C35C98">
        <w:rPr>
          <w:rFonts w:asciiTheme="minorHAnsi" w:hAnsiTheme="minorHAnsi" w:cstheme="minorHAnsi"/>
          <w:kern w:val="0"/>
          <w:sz w:val="22"/>
          <w:szCs w:val="22"/>
          <w14:ligatures w14:val="none"/>
          <w:rPrChange w:id="1624" w:author="Laura Sitler" w:date="2023-07-07T13:07:00Z">
            <w:rPr>
              <w:rFonts w:asciiTheme="minorHAnsi" w:hAnsiTheme="minorHAnsi" w:cstheme="minorHAnsi"/>
              <w:i/>
              <w:iCs/>
              <w:kern w:val="0"/>
              <w:sz w:val="22"/>
              <w:szCs w:val="22"/>
              <w14:ligatures w14:val="none"/>
            </w:rPr>
          </w:rPrChange>
        </w:rPr>
        <w:t>AAPM Position Statement on the Use of Patient Gonadal and Fetal Shielding</w:t>
      </w:r>
      <w:r w:rsidRPr="00BF1B27">
        <w:rPr>
          <w:rFonts w:asciiTheme="minorHAnsi" w:hAnsiTheme="minorHAnsi" w:cstheme="minorHAnsi"/>
          <w:kern w:val="0"/>
          <w:sz w:val="22"/>
          <w:szCs w:val="22"/>
          <w14:ligatures w14:val="none"/>
        </w:rPr>
        <w:t>. 2019. PP 32-A. Accessed May 26, 2023.</w:t>
      </w:r>
      <w:ins w:id="1625" w:author="Laura Sitler" w:date="2023-07-07T13:08:00Z">
        <w:r w:rsidR="00C35C98">
          <w:rPr>
            <w:rFonts w:asciiTheme="minorHAnsi" w:hAnsiTheme="minorHAnsi" w:cstheme="minorHAnsi"/>
            <w:kern w:val="0"/>
            <w:sz w:val="22"/>
            <w:szCs w:val="22"/>
            <w14:ligatures w14:val="none"/>
          </w:rPr>
          <w:t xml:space="preserve"> </w:t>
        </w:r>
        <w:r w:rsidR="00C35C98" w:rsidRPr="00C35C98">
          <w:rPr>
            <w:rFonts w:asciiTheme="minorHAnsi" w:hAnsiTheme="minorHAnsi" w:cstheme="minorHAnsi"/>
            <w:kern w:val="0"/>
            <w:sz w:val="22"/>
            <w:szCs w:val="22"/>
            <w14:ligatures w14:val="none"/>
          </w:rPr>
          <w:t>https://www.aapm.org/org/policies/details.asp?id=468</w:t>
        </w:r>
      </w:ins>
      <w:r w:rsidRPr="00BF1B27">
        <w:rPr>
          <w:rFonts w:asciiTheme="minorHAnsi" w:hAnsiTheme="minorHAnsi" w:cstheme="minorHAnsi"/>
          <w:kern w:val="0"/>
          <w:sz w:val="22"/>
          <w:szCs w:val="22"/>
          <w14:ligatures w14:val="none"/>
        </w:rPr>
        <w:t xml:space="preserve"> </w:t>
      </w:r>
      <w:del w:id="1626" w:author="Laura Sitler" w:date="2023-07-07T13:08:00Z">
        <w:r w:rsidRPr="00BF1B27" w:rsidDel="00C35C98">
          <w:fldChar w:fldCharType="begin"/>
        </w:r>
        <w:r w:rsidRPr="00BF1B27" w:rsidDel="00C35C98">
          <w:rPr>
            <w:rFonts w:asciiTheme="minorHAnsi" w:hAnsiTheme="minorHAnsi" w:cstheme="minorHAnsi"/>
            <w:sz w:val="22"/>
            <w:szCs w:val="22"/>
          </w:rPr>
          <w:delInstrText>HYPERLINK "https://www.aapm.org/org/policies/details.asp?id=468"</w:delInstrText>
        </w:r>
        <w:r w:rsidRPr="00BF1B27" w:rsidDel="00C35C98">
          <w:fldChar w:fldCharType="separate"/>
        </w:r>
        <w:r w:rsidRPr="00BF1B27" w:rsidDel="00C35C98">
          <w:rPr>
            <w:rStyle w:val="Hyperlink"/>
            <w:rFonts w:asciiTheme="minorHAnsi" w:hAnsiTheme="minorHAnsi" w:cstheme="minorHAnsi"/>
            <w:kern w:val="0"/>
            <w:sz w:val="22"/>
            <w:szCs w:val="22"/>
            <w14:ligatures w14:val="none"/>
          </w:rPr>
          <w:delText>https://www.aapm.org/org/policies/details.asp?id=468</w:delText>
        </w:r>
        <w:r w:rsidRPr="00BF1B27" w:rsidDel="00C35C98">
          <w:rPr>
            <w:rStyle w:val="Hyperlink"/>
            <w:rFonts w:asciiTheme="minorHAnsi" w:hAnsiTheme="minorHAnsi" w:cstheme="minorHAnsi"/>
            <w:kern w:val="0"/>
            <w:sz w:val="22"/>
            <w:szCs w:val="22"/>
            <w14:ligatures w14:val="none"/>
          </w:rPr>
          <w:fldChar w:fldCharType="end"/>
        </w:r>
      </w:del>
    </w:p>
    <w:p w14:paraId="122C203E" w14:textId="0827DBAC"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45. Image Gently®. The Alliance. </w:t>
      </w:r>
      <w:del w:id="1627"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Accessed May 26, 2023.</w:t>
      </w:r>
      <w:ins w:id="1628" w:author="Laura Sitler" w:date="2023-07-07T13:09:00Z">
        <w:r w:rsidR="0045392F">
          <w:rPr>
            <w:rFonts w:asciiTheme="minorHAnsi" w:hAnsiTheme="minorHAnsi" w:cstheme="minorHAnsi"/>
          </w:rPr>
          <w:t xml:space="preserve"> </w:t>
        </w:r>
        <w:r w:rsidR="0045392F" w:rsidRPr="0045392F">
          <w:rPr>
            <w:rFonts w:asciiTheme="minorHAnsi" w:hAnsiTheme="minorHAnsi" w:cstheme="minorHAnsi"/>
          </w:rPr>
          <w:t>https://www.imagegently.org/About-Us/The-Alliance</w:t>
        </w:r>
      </w:ins>
      <w:r w:rsidRPr="00BF1B27">
        <w:rPr>
          <w:rFonts w:asciiTheme="minorHAnsi" w:hAnsiTheme="minorHAnsi" w:cstheme="minorHAnsi"/>
        </w:rPr>
        <w:t xml:space="preserve"> </w:t>
      </w:r>
      <w:del w:id="1629" w:author="Laura Sitler" w:date="2023-07-07T13:08:00Z">
        <w:r w:rsidRPr="00BF1B27" w:rsidDel="00C35C98">
          <w:fldChar w:fldCharType="begin"/>
        </w:r>
        <w:r w:rsidRPr="00BF1B27" w:rsidDel="00C35C98">
          <w:rPr>
            <w:rFonts w:asciiTheme="minorHAnsi" w:hAnsiTheme="minorHAnsi" w:cstheme="minorHAnsi"/>
          </w:rPr>
          <w:delInstrText>HYPERLINK "https://www.imagegently.org/About-Us/The-Alliance"</w:delInstrText>
        </w:r>
        <w:r w:rsidRPr="00BF1B27" w:rsidDel="00C35C98">
          <w:fldChar w:fldCharType="separate"/>
        </w:r>
        <w:r w:rsidRPr="00BF1B27" w:rsidDel="00C35C98">
          <w:rPr>
            <w:rStyle w:val="Hyperlink"/>
            <w:rFonts w:asciiTheme="minorHAnsi" w:hAnsiTheme="minorHAnsi" w:cstheme="minorHAnsi"/>
          </w:rPr>
          <w:delText>https://www.imagegently.org/About-Us/The-Alliance</w:delText>
        </w:r>
        <w:r w:rsidRPr="00BF1B27" w:rsidDel="00C35C98">
          <w:rPr>
            <w:rStyle w:val="Hyperlink"/>
            <w:rFonts w:asciiTheme="minorHAnsi" w:hAnsiTheme="minorHAnsi" w:cstheme="minorHAnsi"/>
          </w:rPr>
          <w:fldChar w:fldCharType="end"/>
        </w:r>
      </w:del>
    </w:p>
    <w:p w14:paraId="7EDEDC91" w14:textId="6EE33A4A" w:rsidR="00BB16EA" w:rsidRPr="00BF1B27" w:rsidRDefault="001E7C67" w:rsidP="00BF1B27">
      <w:pPr>
        <w:spacing w:line="360" w:lineRule="auto"/>
        <w:ind w:firstLine="0"/>
        <w:rPr>
          <w:rFonts w:asciiTheme="minorHAnsi" w:hAnsiTheme="minorHAnsi" w:cstheme="minorHAnsi"/>
          <w:b/>
          <w:bCs/>
        </w:rPr>
      </w:pPr>
      <w:r w:rsidRPr="00BF1B27">
        <w:rPr>
          <w:rFonts w:asciiTheme="minorHAnsi" w:hAnsiTheme="minorHAnsi" w:cstheme="minorHAnsi"/>
        </w:rPr>
        <w:t xml:space="preserve">46. Image Gently®. Pause and </w:t>
      </w:r>
      <w:del w:id="1630" w:author="Laura Sitler" w:date="2023-07-07T13:09:00Z">
        <w:r w:rsidRPr="00BF1B27" w:rsidDel="0045392F">
          <w:rPr>
            <w:rFonts w:asciiTheme="minorHAnsi" w:hAnsiTheme="minorHAnsi" w:cstheme="minorHAnsi"/>
          </w:rPr>
          <w:delText>Pulse</w:delText>
        </w:r>
      </w:del>
      <w:ins w:id="1631" w:author="Laura Sitler" w:date="2023-07-07T13:09:00Z">
        <w:r w:rsidR="0045392F">
          <w:rPr>
            <w:rFonts w:asciiTheme="minorHAnsi" w:hAnsiTheme="minorHAnsi" w:cstheme="minorHAnsi"/>
          </w:rPr>
          <w:t>p</w:t>
        </w:r>
        <w:r w:rsidR="0045392F" w:rsidRPr="00BF1B27">
          <w:rPr>
            <w:rFonts w:asciiTheme="minorHAnsi" w:hAnsiTheme="minorHAnsi" w:cstheme="minorHAnsi"/>
          </w:rPr>
          <w:t>ulse</w:t>
        </w:r>
      </w:ins>
      <w:r w:rsidRPr="00BF1B27">
        <w:rPr>
          <w:rFonts w:asciiTheme="minorHAnsi" w:hAnsiTheme="minorHAnsi" w:cstheme="minorHAnsi"/>
        </w:rPr>
        <w:t xml:space="preserve">: </w:t>
      </w:r>
      <w:del w:id="1632" w:author="Laura Sitler" w:date="2023-07-07T13:09:00Z">
        <w:r w:rsidRPr="00BF1B27" w:rsidDel="0045392F">
          <w:rPr>
            <w:rFonts w:asciiTheme="minorHAnsi" w:hAnsiTheme="minorHAnsi" w:cstheme="minorHAnsi"/>
          </w:rPr>
          <w:delText xml:space="preserve">Image </w:delText>
        </w:r>
      </w:del>
      <w:ins w:id="1633" w:author="Laura Sitler" w:date="2023-07-07T13:09:00Z">
        <w:r w:rsidR="0045392F">
          <w:rPr>
            <w:rFonts w:asciiTheme="minorHAnsi" w:hAnsiTheme="minorHAnsi" w:cstheme="minorHAnsi"/>
          </w:rPr>
          <w:t>i</w:t>
        </w:r>
        <w:r w:rsidR="0045392F" w:rsidRPr="00BF1B27">
          <w:rPr>
            <w:rFonts w:asciiTheme="minorHAnsi" w:hAnsiTheme="minorHAnsi" w:cstheme="minorHAnsi"/>
          </w:rPr>
          <w:t xml:space="preserve">mage </w:t>
        </w:r>
      </w:ins>
      <w:del w:id="1634" w:author="Laura Sitler" w:date="2023-07-07T13:09:00Z">
        <w:r w:rsidRPr="00BF1B27" w:rsidDel="0045392F">
          <w:rPr>
            <w:rFonts w:asciiTheme="minorHAnsi" w:hAnsiTheme="minorHAnsi" w:cstheme="minorHAnsi"/>
          </w:rPr>
          <w:delText xml:space="preserve">Gently </w:delText>
        </w:r>
      </w:del>
      <w:ins w:id="1635" w:author="Laura Sitler" w:date="2023-07-07T13:09:00Z">
        <w:r w:rsidR="0045392F">
          <w:rPr>
            <w:rFonts w:asciiTheme="minorHAnsi" w:hAnsiTheme="minorHAnsi" w:cstheme="minorHAnsi"/>
          </w:rPr>
          <w:t>g</w:t>
        </w:r>
        <w:r w:rsidR="0045392F" w:rsidRPr="00BF1B27">
          <w:rPr>
            <w:rFonts w:asciiTheme="minorHAnsi" w:hAnsiTheme="minorHAnsi" w:cstheme="minorHAnsi"/>
          </w:rPr>
          <w:t xml:space="preserve">ently </w:t>
        </w:r>
      </w:ins>
      <w:r w:rsidRPr="00BF1B27">
        <w:rPr>
          <w:rFonts w:asciiTheme="minorHAnsi" w:hAnsiTheme="minorHAnsi" w:cstheme="minorHAnsi"/>
        </w:rPr>
        <w:t xml:space="preserve">in </w:t>
      </w:r>
      <w:del w:id="1636" w:author="Laura Sitler" w:date="2023-07-07T13:09:00Z">
        <w:r w:rsidRPr="00BF1B27" w:rsidDel="0045392F">
          <w:rPr>
            <w:rFonts w:asciiTheme="minorHAnsi" w:hAnsiTheme="minorHAnsi" w:cstheme="minorHAnsi"/>
          </w:rPr>
          <w:delText>Fluoroscopy</w:delText>
        </w:r>
      </w:del>
      <w:ins w:id="1637" w:author="Laura Sitler" w:date="2023-07-07T13:09:00Z">
        <w:r w:rsidR="0045392F">
          <w:rPr>
            <w:rFonts w:asciiTheme="minorHAnsi" w:hAnsiTheme="minorHAnsi" w:cstheme="minorHAnsi"/>
          </w:rPr>
          <w:t>f</w:t>
        </w:r>
        <w:r w:rsidR="0045392F" w:rsidRPr="00BF1B27">
          <w:rPr>
            <w:rFonts w:asciiTheme="minorHAnsi" w:hAnsiTheme="minorHAnsi" w:cstheme="minorHAnsi"/>
          </w:rPr>
          <w:t>luoroscopy</w:t>
        </w:r>
      </w:ins>
      <w:r w:rsidRPr="00BF1B27">
        <w:rPr>
          <w:rFonts w:asciiTheme="minorHAnsi" w:hAnsiTheme="minorHAnsi" w:cstheme="minorHAnsi"/>
        </w:rPr>
        <w:t xml:space="preserve">. </w:t>
      </w:r>
      <w:del w:id="1638" w:author="Laura Sitler" w:date="2023-07-07T12:20:00Z">
        <w:r w:rsidRPr="00BF1B27" w:rsidDel="00BF1B27">
          <w:rPr>
            <w:rFonts w:asciiTheme="minorHAnsi" w:hAnsiTheme="minorHAnsi" w:cstheme="minorHAnsi"/>
          </w:rPr>
          <w:delText xml:space="preserve">n.d. </w:delText>
        </w:r>
      </w:del>
      <w:r w:rsidRPr="00BF1B27">
        <w:rPr>
          <w:rFonts w:asciiTheme="minorHAnsi" w:hAnsiTheme="minorHAnsi" w:cstheme="minorHAnsi"/>
        </w:rPr>
        <w:t>Accessed May 26, 2023.</w:t>
      </w:r>
      <w:ins w:id="1639" w:author="Laura Sitler" w:date="2023-07-07T13:09:00Z">
        <w:r w:rsidR="0045392F">
          <w:rPr>
            <w:rFonts w:asciiTheme="minorHAnsi" w:hAnsiTheme="minorHAnsi" w:cstheme="minorHAnsi"/>
          </w:rPr>
          <w:t xml:space="preserve"> </w:t>
        </w:r>
        <w:r w:rsidR="0045392F" w:rsidRPr="0045392F">
          <w:rPr>
            <w:rFonts w:asciiTheme="minorHAnsi" w:hAnsiTheme="minorHAnsi" w:cstheme="minorHAnsi"/>
          </w:rPr>
          <w:t xml:space="preserve">https://www.imagegently.org/Procedures/Fluoroscopy </w:t>
        </w:r>
      </w:ins>
      <w:r w:rsidRPr="00BF1B27">
        <w:rPr>
          <w:rFonts w:asciiTheme="minorHAnsi" w:hAnsiTheme="minorHAnsi" w:cstheme="minorHAnsi"/>
        </w:rPr>
        <w:t xml:space="preserve"> </w:t>
      </w:r>
      <w:del w:id="1640" w:author="Laura Sitler" w:date="2023-07-07T13:09:00Z">
        <w:r w:rsidRPr="00BF1B27" w:rsidDel="0045392F">
          <w:fldChar w:fldCharType="begin"/>
        </w:r>
        <w:r w:rsidRPr="00BF1B27" w:rsidDel="0045392F">
          <w:rPr>
            <w:rFonts w:asciiTheme="minorHAnsi" w:hAnsiTheme="minorHAnsi" w:cstheme="minorHAnsi"/>
          </w:rPr>
          <w:delInstrText>HYPERLINK "https://www.imagegently.org/Procedures/Fluoroscopy"</w:delInstrText>
        </w:r>
        <w:r w:rsidRPr="00BF1B27" w:rsidDel="0045392F">
          <w:fldChar w:fldCharType="separate"/>
        </w:r>
        <w:r w:rsidRPr="00BF1B27" w:rsidDel="0045392F">
          <w:rPr>
            <w:rStyle w:val="Hyperlink"/>
            <w:rFonts w:asciiTheme="minorHAnsi" w:hAnsiTheme="minorHAnsi" w:cstheme="minorHAnsi"/>
          </w:rPr>
          <w:delText>https://www.imagegently.org/Procedures/Fluoroscopy</w:delText>
        </w:r>
        <w:r w:rsidRPr="00BF1B27" w:rsidDel="0045392F">
          <w:rPr>
            <w:rStyle w:val="Hyperlink"/>
            <w:rFonts w:asciiTheme="minorHAnsi" w:hAnsiTheme="minorHAnsi" w:cstheme="minorHAnsi"/>
          </w:rPr>
          <w:fldChar w:fldCharType="end"/>
        </w:r>
        <w:r w:rsidRPr="00BF1B27" w:rsidDel="0045392F">
          <w:rPr>
            <w:rFonts w:asciiTheme="minorHAnsi" w:hAnsiTheme="minorHAnsi" w:cstheme="minorHAnsi"/>
          </w:rPr>
          <w:delText xml:space="preserve"> </w:delText>
        </w:r>
      </w:del>
    </w:p>
    <w:sectPr w:rsidR="00BB16EA" w:rsidRPr="00BF1B27">
      <w:headerReference w:type="default" r:id="rId16"/>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Laura Sitler" w:date="2023-07-06T13:16:00Z" w:initials="LS">
    <w:p w14:paraId="254B1F1D" w14:textId="77777777" w:rsidR="00024D05" w:rsidRDefault="00410892" w:rsidP="00DA40CB">
      <w:pPr>
        <w:pStyle w:val="CommentText"/>
        <w:ind w:firstLine="0"/>
      </w:pPr>
      <w:r>
        <w:rPr>
          <w:rStyle w:val="CommentReference"/>
        </w:rPr>
        <w:annotationRef/>
      </w:r>
      <w:r w:rsidR="00024D05">
        <w:t>Please make this wording with the LOs consistent across articles (it wasn't included in MRI and in shielding it was "After completing this article, learners should be able to:")</w:t>
      </w:r>
    </w:p>
  </w:comment>
  <w:comment w:id="11" w:author="Laura Sitler" w:date="2023-06-29T13:36:00Z" w:initials="LS">
    <w:p w14:paraId="4ABCA0BB" w14:textId="77777777" w:rsidR="00024D05" w:rsidRDefault="00F42D50" w:rsidP="000F71FD">
      <w:pPr>
        <w:pStyle w:val="CommentText"/>
        <w:ind w:firstLine="0"/>
      </w:pPr>
      <w:r>
        <w:rPr>
          <w:rStyle w:val="CommentReference"/>
        </w:rPr>
        <w:annotationRef/>
      </w:r>
      <w:r w:rsidR="00024D05">
        <w:t>Jess - should this objective be more specific?</w:t>
      </w:r>
    </w:p>
  </w:comment>
  <w:comment w:id="34" w:author="Jessica Marshall" w:date="2023-06-02T12:03:00Z" w:initials="JM">
    <w:p w14:paraId="4DBBB310" w14:textId="00DCC984" w:rsidR="00FE4AAB" w:rsidRDefault="00FE4AAB" w:rsidP="00981577">
      <w:r>
        <w:rPr>
          <w:rStyle w:val="CommentReference"/>
        </w:rPr>
        <w:annotationRef/>
      </w:r>
      <w:r>
        <w:rPr>
          <w:color w:val="000000"/>
          <w:sz w:val="20"/>
          <w:szCs w:val="20"/>
        </w:rPr>
        <w:t>Note for editorial - I am not sure if we will need an abstract, so for abbreviations - please make sure they are defined again at first mention in the main body of the text.</w:t>
      </w:r>
    </w:p>
  </w:comment>
  <w:comment w:id="45" w:author="Laura Sitler" w:date="2023-07-06T13:55:00Z" w:initials="LS">
    <w:p w14:paraId="23029A00" w14:textId="77777777" w:rsidR="00024D05" w:rsidRDefault="001E7C67" w:rsidP="001169D0">
      <w:pPr>
        <w:pStyle w:val="CommentText"/>
        <w:ind w:firstLine="0"/>
      </w:pPr>
      <w:r>
        <w:rPr>
          <w:rStyle w:val="CommentReference"/>
        </w:rPr>
        <w:annotationRef/>
      </w:r>
      <w:r w:rsidR="00024D05">
        <w:t xml:space="preserve">I renumbered and reformatted the references per AMA style, so the references are no longer in the software. I highlighted to help find them, in case renumbering is necessary. We don't need to do this - it's just a suggestion. </w:t>
      </w:r>
    </w:p>
  </w:comment>
  <w:comment w:id="61" w:author="Jessyca Wagner" w:date="2023-05-26T14:38:00Z" w:initials="JW">
    <w:p w14:paraId="5317728F" w14:textId="26639C6F" w:rsidR="00C07135" w:rsidRDefault="00C07135" w:rsidP="00D12AB2">
      <w:pPr>
        <w:pStyle w:val="CommentText"/>
        <w:ind w:firstLine="0"/>
      </w:pPr>
      <w:r>
        <w:rPr>
          <w:rStyle w:val="CommentReference"/>
        </w:rPr>
        <w:annotationRef/>
      </w:r>
      <w:r>
        <w:t>Q1</w:t>
      </w:r>
    </w:p>
  </w:comment>
  <w:comment w:id="150" w:author="Jessyca Wagner" w:date="2023-05-26T14:41:00Z" w:initials="JW">
    <w:p w14:paraId="19BAD19C" w14:textId="77777777" w:rsidR="005975A9" w:rsidRDefault="005975A9" w:rsidP="00D12AB2">
      <w:pPr>
        <w:pStyle w:val="CommentText"/>
        <w:ind w:firstLine="0"/>
      </w:pPr>
      <w:r>
        <w:rPr>
          <w:rStyle w:val="CommentReference"/>
        </w:rPr>
        <w:annotationRef/>
      </w:r>
      <w:r>
        <w:t>Q2</w:t>
      </w:r>
    </w:p>
  </w:comment>
  <w:comment w:id="183" w:author="Laura Sitler" w:date="2023-07-09T11:00:00Z" w:initials="LS">
    <w:p w14:paraId="1E2CC3D2" w14:textId="77777777" w:rsidR="002A24CE" w:rsidRDefault="002A24CE" w:rsidP="00AC6D5D">
      <w:pPr>
        <w:pStyle w:val="CommentText"/>
        <w:ind w:firstLine="0"/>
      </w:pPr>
      <w:r>
        <w:rPr>
          <w:rStyle w:val="CommentReference"/>
        </w:rPr>
        <w:annotationRef/>
      </w:r>
      <w:r>
        <w:t>Are there any specific pediatric training requirements that could be discussed?</w:t>
      </w:r>
    </w:p>
  </w:comment>
  <w:comment w:id="204" w:author="Jessyca Wagner" w:date="2023-05-31T22:06:00Z" w:initials="JW">
    <w:p w14:paraId="38CEE830" w14:textId="4AA157F3" w:rsidR="00F62E38" w:rsidRDefault="00F62E38" w:rsidP="00382505">
      <w:pPr>
        <w:pStyle w:val="CommentText"/>
        <w:ind w:firstLine="0"/>
      </w:pPr>
      <w:r>
        <w:rPr>
          <w:rStyle w:val="CommentReference"/>
        </w:rPr>
        <w:annotationRef/>
      </w:r>
      <w:r>
        <w:t>Q8</w:t>
      </w:r>
    </w:p>
  </w:comment>
  <w:comment w:id="265" w:author="Laura Sitler" w:date="2023-07-07T13:18:00Z" w:initials="LS">
    <w:p w14:paraId="7B62633E" w14:textId="77777777" w:rsidR="00024D05" w:rsidRDefault="00024D05" w:rsidP="006B63C4">
      <w:pPr>
        <w:pStyle w:val="CommentText"/>
        <w:ind w:firstLine="0"/>
      </w:pPr>
      <w:r>
        <w:rPr>
          <w:rStyle w:val="CommentReference"/>
        </w:rPr>
        <w:annotationRef/>
      </w:r>
      <w:r>
        <w:t xml:space="preserve">FYI, Jess, I pulled the table titles into the tables because if the software can auto create the tables, this might make it easier to keep the title with the table. </w:t>
      </w:r>
    </w:p>
  </w:comment>
  <w:comment w:id="266" w:author="Laura Sitler" w:date="2023-06-30T12:25:00Z" w:initials="LS">
    <w:p w14:paraId="5A19BEE6" w14:textId="2B3DA108" w:rsidR="00024D05" w:rsidRDefault="00DB0824" w:rsidP="00946176">
      <w:pPr>
        <w:pStyle w:val="CommentText"/>
        <w:ind w:firstLine="0"/>
      </w:pPr>
      <w:r>
        <w:rPr>
          <w:rStyle w:val="CommentReference"/>
        </w:rPr>
        <w:annotationRef/>
      </w:r>
      <w:r w:rsidR="00024D05">
        <w:t>I reformatted this paragraph into a table for readability, especially since tables are included in the word count. It would be preferrable to avoid long lists as paragraphs.</w:t>
      </w:r>
    </w:p>
  </w:comment>
  <w:comment w:id="287" w:author="Jessyca Wagner" w:date="2023-05-26T14:43:00Z" w:initials="JW">
    <w:p w14:paraId="7464E22B" w14:textId="27D9B39F" w:rsidR="005975A9" w:rsidRDefault="005975A9" w:rsidP="00D12AB2">
      <w:pPr>
        <w:pStyle w:val="CommentText"/>
        <w:ind w:firstLine="0"/>
      </w:pPr>
      <w:r>
        <w:rPr>
          <w:rStyle w:val="CommentReference"/>
        </w:rPr>
        <w:annotationRef/>
      </w:r>
      <w:r>
        <w:t>Q3</w:t>
      </w:r>
    </w:p>
  </w:comment>
  <w:comment w:id="318" w:author="Laura Sitler" w:date="2023-07-07T12:06:00Z" w:initials="LS">
    <w:p w14:paraId="67AFAA25" w14:textId="77777777" w:rsidR="00024D05" w:rsidRDefault="00796785" w:rsidP="00161978">
      <w:pPr>
        <w:pStyle w:val="CommentText"/>
        <w:ind w:firstLine="0"/>
      </w:pPr>
      <w:r>
        <w:rPr>
          <w:rStyle w:val="CommentReference"/>
        </w:rPr>
        <w:annotationRef/>
      </w:r>
      <w:r w:rsidR="00024D05">
        <w:t>I pulled this paragraph up and cited the description table here. Table 2 was originally several tables and I consolidated it into one table for simplicity/clarity since they were all being cited in the same place in the text.</w:t>
      </w:r>
    </w:p>
  </w:comment>
  <w:comment w:id="322" w:author="Laura Sitler" w:date="2023-06-30T13:35:00Z" w:initials="LS">
    <w:p w14:paraId="3EC98B14" w14:textId="04B7AE0C" w:rsidR="00796785" w:rsidRDefault="00796785" w:rsidP="00796785">
      <w:pPr>
        <w:pStyle w:val="CommentText"/>
        <w:ind w:firstLine="0"/>
      </w:pPr>
      <w:r>
        <w:rPr>
          <w:rStyle w:val="CommentReference"/>
        </w:rPr>
        <w:annotationRef/>
      </w:r>
      <w:r>
        <w:t>Please confirm my revisions are accurate</w:t>
      </w:r>
    </w:p>
  </w:comment>
  <w:comment w:id="323" w:author="Laura Sitler" w:date="2023-06-30T13:36:00Z" w:initials="LS">
    <w:p w14:paraId="54E94140" w14:textId="77777777" w:rsidR="00796785" w:rsidRDefault="00796785" w:rsidP="00796785">
      <w:pPr>
        <w:pStyle w:val="CommentText"/>
        <w:ind w:firstLine="0"/>
      </w:pPr>
      <w:r>
        <w:rPr>
          <w:rStyle w:val="CommentReference"/>
        </w:rPr>
        <w:annotationRef/>
      </w:r>
      <w:r>
        <w:t>Please clarify what you mean by changes - additional preparation, lower contrast dosage, etc</w:t>
      </w:r>
    </w:p>
  </w:comment>
  <w:comment w:id="829" w:author="Laura Sitler" w:date="2023-07-09T11:15:00Z" w:initials="LS">
    <w:p w14:paraId="50724BF5" w14:textId="77777777" w:rsidR="00712A51" w:rsidRDefault="00712A51" w:rsidP="00A26878">
      <w:pPr>
        <w:pStyle w:val="CommentText"/>
        <w:ind w:firstLine="0"/>
      </w:pPr>
      <w:r>
        <w:rPr>
          <w:rStyle w:val="CommentReference"/>
        </w:rPr>
        <w:annotationRef/>
      </w:r>
      <w:r>
        <w:t xml:space="preserve">I noticed indications for musculoskeletal imaging specific to pediatric patients aren't discussed. Please add a statement clarifying why - I'm assuming there aren't any unique ones for kids? </w:t>
      </w:r>
    </w:p>
  </w:comment>
  <w:comment w:id="830" w:author="Laura Sitler" w:date="2023-07-07T18:45:00Z" w:initials="LS">
    <w:p w14:paraId="2332671A" w14:textId="77777777" w:rsidR="003F4774" w:rsidRDefault="00FE3D82" w:rsidP="00AE4ED9">
      <w:pPr>
        <w:pStyle w:val="CommentText"/>
        <w:ind w:firstLine="0"/>
      </w:pPr>
      <w:r>
        <w:rPr>
          <w:rStyle w:val="CommentReference"/>
        </w:rPr>
        <w:annotationRef/>
      </w:r>
      <w:r w:rsidR="003F4774">
        <w:t>We don't really discuss the indications for adults - are these indications different/unique for pediatrics or are they just more common? If there are unique ones, please clarify so this transition works better. If they are just more common, perhaps revise wording.</w:t>
      </w:r>
    </w:p>
  </w:comment>
  <w:comment w:id="846" w:author="Laura Sitler" w:date="2023-06-30T13:41:00Z" w:initials="LS">
    <w:p w14:paraId="32A67582" w14:textId="18E5AB96" w:rsidR="00C312A8" w:rsidRDefault="00C312A8">
      <w:pPr>
        <w:pStyle w:val="CommentText"/>
        <w:ind w:firstLine="0"/>
      </w:pPr>
      <w:r>
        <w:rPr>
          <w:rStyle w:val="CommentReference"/>
        </w:rPr>
        <w:annotationRef/>
      </w:r>
      <w:r>
        <w:t>Please confirm comma. I'm reading these last few items as being grouped this way:</w:t>
      </w:r>
      <w:r>
        <w:br/>
      </w:r>
      <w:r>
        <w:br/>
        <w:t>recurrent pneumonia or chronic tracheobronchial inflammation</w:t>
      </w:r>
    </w:p>
    <w:p w14:paraId="36F6DAF0" w14:textId="77777777" w:rsidR="00C312A8" w:rsidRDefault="00C312A8">
      <w:pPr>
        <w:pStyle w:val="CommentText"/>
        <w:ind w:firstLine="0"/>
      </w:pPr>
      <w:r>
        <w:t>possible esophageal stricture or esophageal foreign body</w:t>
      </w:r>
    </w:p>
    <w:p w14:paraId="6742E4B4" w14:textId="77777777" w:rsidR="00C312A8" w:rsidRDefault="00C312A8" w:rsidP="00380325">
      <w:pPr>
        <w:pStyle w:val="CommentText"/>
        <w:ind w:firstLine="0"/>
      </w:pPr>
      <w:r>
        <w:t>unexplained pneumomediastinum</w:t>
      </w:r>
    </w:p>
  </w:comment>
  <w:comment w:id="896" w:author="Jessyca Wagner" w:date="2023-05-26T14:46:00Z" w:initials="JW">
    <w:p w14:paraId="3A65221E" w14:textId="453D101D" w:rsidR="00C41225" w:rsidRDefault="00C41225" w:rsidP="00D12AB2">
      <w:pPr>
        <w:pStyle w:val="CommentText"/>
        <w:ind w:firstLine="0"/>
      </w:pPr>
      <w:r>
        <w:rPr>
          <w:rStyle w:val="CommentReference"/>
        </w:rPr>
        <w:annotationRef/>
      </w:r>
      <w:r>
        <w:t>Q4</w:t>
      </w:r>
    </w:p>
  </w:comment>
  <w:comment w:id="914" w:author="Laura Sitler" w:date="2023-07-03T06:45:00Z" w:initials="LS">
    <w:p w14:paraId="194F6C31" w14:textId="77777777" w:rsidR="00A84ED0" w:rsidRDefault="00A84ED0" w:rsidP="00FE1DC4">
      <w:pPr>
        <w:pStyle w:val="CommentText"/>
        <w:ind w:firstLine="0"/>
      </w:pPr>
      <w:r>
        <w:rPr>
          <w:rStyle w:val="CommentReference"/>
        </w:rPr>
        <w:annotationRef/>
      </w:r>
      <w:r>
        <w:t xml:space="preserve">Please clarify what is done to accommodate their smaller size. </w:t>
      </w:r>
    </w:p>
  </w:comment>
  <w:comment w:id="938" w:author="Laura Sitler" w:date="2023-07-09T11:17:00Z" w:initials="LS">
    <w:p w14:paraId="2E6B4DB4" w14:textId="77777777" w:rsidR="00712A51" w:rsidRDefault="00712A51" w:rsidP="00956F4D">
      <w:pPr>
        <w:pStyle w:val="CommentText"/>
        <w:ind w:firstLine="0"/>
      </w:pPr>
      <w:r>
        <w:rPr>
          <w:rStyle w:val="CommentReference"/>
        </w:rPr>
        <w:annotationRef/>
      </w:r>
      <w:r>
        <w:t>Please clarify what those unique characteristics are, even if just in parentheses (eg, size, ability to speak, need for parental consent).</w:t>
      </w:r>
    </w:p>
  </w:comment>
  <w:comment w:id="978" w:author="Laura Sitler" w:date="2023-07-03T06:59:00Z" w:initials="LS">
    <w:p w14:paraId="2DA1663B" w14:textId="2F005227" w:rsidR="00E1544E" w:rsidRDefault="00E1544E" w:rsidP="00213E46">
      <w:pPr>
        <w:pStyle w:val="CommentText"/>
        <w:ind w:firstLine="0"/>
      </w:pPr>
      <w:r>
        <w:rPr>
          <w:rStyle w:val="CommentReference"/>
        </w:rPr>
        <w:annotationRef/>
      </w:r>
      <w:r>
        <w:t>Switched this to children since we're focused on them. If they are different in adults, they are different in children, so should be okay - please confirm.</w:t>
      </w:r>
    </w:p>
  </w:comment>
  <w:comment w:id="979" w:author="Laura Sitler" w:date="2023-07-03T07:02:00Z" w:initials="LS">
    <w:p w14:paraId="4C27F92D" w14:textId="77777777" w:rsidR="00DE5CCE" w:rsidRDefault="0008380D">
      <w:pPr>
        <w:pStyle w:val="CommentText"/>
        <w:ind w:firstLine="0"/>
      </w:pPr>
      <w:r>
        <w:rPr>
          <w:rStyle w:val="CommentReference"/>
        </w:rPr>
        <w:annotationRef/>
      </w:r>
      <w:r w:rsidR="00DE5CCE">
        <w:t xml:space="preserve">Or, could this statement be revised to the statement below, with some examples added: </w:t>
      </w:r>
    </w:p>
    <w:p w14:paraId="348F14FB" w14:textId="77777777" w:rsidR="00DE5CCE" w:rsidRDefault="00DE5CCE">
      <w:pPr>
        <w:pStyle w:val="CommentText"/>
        <w:ind w:firstLine="0"/>
      </w:pPr>
    </w:p>
    <w:p w14:paraId="50BC2B8B" w14:textId="77777777" w:rsidR="00DE5CCE" w:rsidRDefault="00DE5CCE" w:rsidP="00363A15">
      <w:pPr>
        <w:pStyle w:val="CommentText"/>
        <w:ind w:firstLine="0"/>
      </w:pPr>
      <w:r>
        <w:t>Some disorders (eg, xxx, xxx, xxx) will have different clinical manifestations and present differently on imaging in children</w:t>
      </w:r>
    </w:p>
  </w:comment>
  <w:comment w:id="1027" w:author="Laura Sitler" w:date="2023-07-09T11:18:00Z" w:initials="LS">
    <w:p w14:paraId="623C0ED9" w14:textId="77777777" w:rsidR="003F4774" w:rsidRDefault="003F4774" w:rsidP="0086718A">
      <w:pPr>
        <w:pStyle w:val="CommentText"/>
        <w:ind w:firstLine="0"/>
      </w:pPr>
      <w:r>
        <w:rPr>
          <w:rStyle w:val="CommentReference"/>
        </w:rPr>
        <w:annotationRef/>
      </w:r>
      <w:r>
        <w:t>Are there any specific certifications?</w:t>
      </w:r>
    </w:p>
  </w:comment>
  <w:comment w:id="1063" w:author="Laura Sitler" w:date="2023-07-03T07:11:00Z" w:initials="LS">
    <w:p w14:paraId="60695285" w14:textId="028D01FA" w:rsidR="00DE5CCE" w:rsidRDefault="0008380D" w:rsidP="00253A4B">
      <w:pPr>
        <w:pStyle w:val="CommentText"/>
        <w:ind w:firstLine="0"/>
      </w:pPr>
      <w:r>
        <w:rPr>
          <w:rStyle w:val="CommentReference"/>
        </w:rPr>
        <w:annotationRef/>
      </w:r>
      <w:r w:rsidR="00DE5CCE">
        <w:t>Please add examples/clarify what you mean by verbal techniques (is it the same as distracting them?)</w:t>
      </w:r>
    </w:p>
  </w:comment>
  <w:comment w:id="1079" w:author="Jessyca Wagner" w:date="2023-05-31T21:58:00Z" w:initials="JW">
    <w:p w14:paraId="5A391DE6" w14:textId="7AADB0F1" w:rsidR="00F62E38" w:rsidRDefault="00F62E38" w:rsidP="00C56672">
      <w:pPr>
        <w:pStyle w:val="CommentText"/>
        <w:ind w:firstLine="0"/>
      </w:pPr>
      <w:r>
        <w:rPr>
          <w:rStyle w:val="CommentReference"/>
        </w:rPr>
        <w:annotationRef/>
      </w:r>
      <w:r>
        <w:t>Q6</w:t>
      </w:r>
    </w:p>
  </w:comment>
  <w:comment w:id="1128" w:author="Jessyca Wagner" w:date="2023-05-31T22:05:00Z" w:initials="JW">
    <w:p w14:paraId="279FFD17" w14:textId="77777777" w:rsidR="00F62E38" w:rsidRDefault="00F62E38" w:rsidP="00B54DA2">
      <w:pPr>
        <w:pStyle w:val="CommentText"/>
        <w:ind w:firstLine="0"/>
      </w:pPr>
      <w:r>
        <w:rPr>
          <w:rStyle w:val="CommentReference"/>
        </w:rPr>
        <w:annotationRef/>
      </w:r>
      <w:r>
        <w:t>Q7</w:t>
      </w:r>
    </w:p>
  </w:comment>
  <w:comment w:id="1188" w:author="Laura Sitler" w:date="2023-07-09T11:23:00Z" w:initials="LS">
    <w:p w14:paraId="5E757144" w14:textId="77777777" w:rsidR="003F4774" w:rsidRDefault="003F4774" w:rsidP="000A64AF">
      <w:pPr>
        <w:pStyle w:val="CommentText"/>
        <w:ind w:firstLine="0"/>
      </w:pPr>
      <w:r>
        <w:rPr>
          <w:rStyle w:val="CommentReference"/>
        </w:rPr>
        <w:annotationRef/>
      </w:r>
      <w:r>
        <w:t>Are there examples of when MRI/ultrasound would be preferrable to fluoroscopy in children? Perhaps add as a sentence or a table?</w:t>
      </w:r>
    </w:p>
  </w:comment>
  <w:comment w:id="1207" w:author="Jessyca Wagner" w:date="2023-05-26T14:49:00Z" w:initials="JW">
    <w:p w14:paraId="4AEDC809" w14:textId="592A355F" w:rsidR="00C41225" w:rsidRDefault="00C41225" w:rsidP="00D12AB2">
      <w:pPr>
        <w:pStyle w:val="CommentText"/>
        <w:ind w:firstLine="0"/>
      </w:pPr>
      <w:r>
        <w:rPr>
          <w:rStyle w:val="CommentReference"/>
        </w:rPr>
        <w:annotationRef/>
      </w:r>
      <w:r>
        <w:t>Q5</w:t>
      </w:r>
    </w:p>
  </w:comment>
  <w:comment w:id="1622" w:author="Laura Sitler" w:date="2023-07-07T13:06:00Z" w:initials="LS">
    <w:p w14:paraId="6E0B3305" w14:textId="77777777" w:rsidR="00C35C98" w:rsidRDefault="00C35C98" w:rsidP="00515284">
      <w:pPr>
        <w:pStyle w:val="CommentText"/>
        <w:ind w:firstLine="0"/>
      </w:pPr>
      <w:r>
        <w:rPr>
          <w:rStyle w:val="CommentReference"/>
        </w:rPr>
        <w:annotationRef/>
      </w:r>
      <w:r>
        <w:t>You need to be a member to access the full article so I linked to the abstract page, which gives you access to the article.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4B1F1D" w15:done="0"/>
  <w15:commentEx w15:paraId="4ABCA0BB" w15:done="0"/>
  <w15:commentEx w15:paraId="4DBBB310" w15:done="0"/>
  <w15:commentEx w15:paraId="23029A00" w15:done="0"/>
  <w15:commentEx w15:paraId="5317728F" w15:done="0"/>
  <w15:commentEx w15:paraId="19BAD19C" w15:done="0"/>
  <w15:commentEx w15:paraId="1E2CC3D2" w15:done="0"/>
  <w15:commentEx w15:paraId="38CEE830" w15:done="0"/>
  <w15:commentEx w15:paraId="7B62633E" w15:done="0"/>
  <w15:commentEx w15:paraId="5A19BEE6" w15:done="0"/>
  <w15:commentEx w15:paraId="7464E22B" w15:done="0"/>
  <w15:commentEx w15:paraId="67AFAA25" w15:done="0"/>
  <w15:commentEx w15:paraId="3EC98B14" w15:done="0"/>
  <w15:commentEx w15:paraId="54E94140" w15:done="0"/>
  <w15:commentEx w15:paraId="50724BF5" w15:done="0"/>
  <w15:commentEx w15:paraId="2332671A" w15:done="0"/>
  <w15:commentEx w15:paraId="6742E4B4" w15:done="0"/>
  <w15:commentEx w15:paraId="3A65221E" w15:done="0"/>
  <w15:commentEx w15:paraId="194F6C31" w15:done="0"/>
  <w15:commentEx w15:paraId="2E6B4DB4" w15:done="0"/>
  <w15:commentEx w15:paraId="2DA1663B" w15:done="0"/>
  <w15:commentEx w15:paraId="50BC2B8B" w15:paraIdParent="2DA1663B" w15:done="0"/>
  <w15:commentEx w15:paraId="623C0ED9" w15:done="0"/>
  <w15:commentEx w15:paraId="60695285" w15:done="0"/>
  <w15:commentEx w15:paraId="5A391DE6" w15:done="0"/>
  <w15:commentEx w15:paraId="279FFD17" w15:done="0"/>
  <w15:commentEx w15:paraId="5E757144" w15:done="0"/>
  <w15:commentEx w15:paraId="4AEDC809" w15:done="0"/>
  <w15:commentEx w15:paraId="6E0B33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13D46" w16cex:dateUtc="2023-07-06T17:16:00Z"/>
  <w16cex:commentExtensible w16cex:durableId="28480774" w16cex:dateUtc="2023-06-29T17:36:00Z"/>
  <w16cex:commentExtensible w16cex:durableId="28245919" w16cex:dateUtc="2023-06-02T16:03:00Z"/>
  <w16cex:commentExtensible w16cex:durableId="2851464B" w16cex:dateUtc="2023-07-06T17:55:00Z"/>
  <w16cex:commentExtensible w16cex:durableId="281B42E4" w16cex:dateUtc="2023-05-26T19:38:00Z"/>
  <w16cex:commentExtensible w16cex:durableId="281B4385" w16cex:dateUtc="2023-05-26T19:41:00Z"/>
  <w16cex:commentExtensible w16cex:durableId="285511CC" w16cex:dateUtc="2023-07-09T15:00:00Z"/>
  <w16cex:commentExtensible w16cex:durableId="2822435D" w16cex:dateUtc="2023-06-01T03:06:00Z"/>
  <w16cex:commentExtensible w16cex:durableId="28528F2B" w16cex:dateUtc="2023-07-07T17:18:00Z"/>
  <w16cex:commentExtensible w16cex:durableId="2849481C" w16cex:dateUtc="2023-06-30T16:25:00Z"/>
  <w16cex:commentExtensible w16cex:durableId="281B442C" w16cex:dateUtc="2023-05-26T19:43:00Z"/>
  <w16cex:commentExtensible w16cex:durableId="28527E30" w16cex:dateUtc="2023-07-07T16:06:00Z"/>
  <w16cex:commentExtensible w16cex:durableId="28495896" w16cex:dateUtc="2023-06-30T17:35:00Z"/>
  <w16cex:commentExtensible w16cex:durableId="28527D83" w16cex:dateUtc="2023-06-30T17:36:00Z"/>
  <w16cex:commentExtensible w16cex:durableId="2855155F" w16cex:dateUtc="2023-07-09T15:15:00Z"/>
  <w16cex:commentExtensible w16cex:durableId="2852DBB3" w16cex:dateUtc="2023-07-07T22:45:00Z"/>
  <w16cex:commentExtensible w16cex:durableId="28495A09" w16cex:dateUtc="2023-06-30T17:41:00Z"/>
  <w16cex:commentExtensible w16cex:durableId="281B44BB" w16cex:dateUtc="2023-05-26T19:46:00Z"/>
  <w16cex:commentExtensible w16cex:durableId="284CED18" w16cex:dateUtc="2023-07-03T10:45:00Z"/>
  <w16cex:commentExtensible w16cex:durableId="285515AE" w16cex:dateUtc="2023-07-09T15:17:00Z"/>
  <w16cex:commentExtensible w16cex:durableId="284CF04E" w16cex:dateUtc="2023-07-03T10:59:00Z"/>
  <w16cex:commentExtensible w16cex:durableId="284CF11C" w16cex:dateUtc="2023-07-03T11:02:00Z"/>
  <w16cex:commentExtensible w16cex:durableId="285515EA" w16cex:dateUtc="2023-07-09T15:18:00Z"/>
  <w16cex:commentExtensible w16cex:durableId="284CF30D" w16cex:dateUtc="2023-07-03T11:11:00Z"/>
  <w16cex:commentExtensible w16cex:durableId="28224188" w16cex:dateUtc="2023-06-01T02:58:00Z"/>
  <w16cex:commentExtensible w16cex:durableId="28224335" w16cex:dateUtc="2023-06-01T03:05:00Z"/>
  <w16cex:commentExtensible w16cex:durableId="28551734" w16cex:dateUtc="2023-07-09T15:23:00Z"/>
  <w16cex:commentExtensible w16cex:durableId="281B456B" w16cex:dateUtc="2023-05-26T19:49:00Z"/>
  <w16cex:commentExtensible w16cex:durableId="28528C6C" w16cex:dateUtc="2023-07-07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4B1F1D" w16cid:durableId="28513D46"/>
  <w16cid:commentId w16cid:paraId="4ABCA0BB" w16cid:durableId="28480774"/>
  <w16cid:commentId w16cid:paraId="4DBBB310" w16cid:durableId="28245919"/>
  <w16cid:commentId w16cid:paraId="23029A00" w16cid:durableId="2851464B"/>
  <w16cid:commentId w16cid:paraId="5317728F" w16cid:durableId="281B42E4"/>
  <w16cid:commentId w16cid:paraId="19BAD19C" w16cid:durableId="281B4385"/>
  <w16cid:commentId w16cid:paraId="1E2CC3D2" w16cid:durableId="285511CC"/>
  <w16cid:commentId w16cid:paraId="38CEE830" w16cid:durableId="2822435D"/>
  <w16cid:commentId w16cid:paraId="7B62633E" w16cid:durableId="28528F2B"/>
  <w16cid:commentId w16cid:paraId="5A19BEE6" w16cid:durableId="2849481C"/>
  <w16cid:commentId w16cid:paraId="7464E22B" w16cid:durableId="281B442C"/>
  <w16cid:commentId w16cid:paraId="67AFAA25" w16cid:durableId="28527E30"/>
  <w16cid:commentId w16cid:paraId="3EC98B14" w16cid:durableId="28495896"/>
  <w16cid:commentId w16cid:paraId="54E94140" w16cid:durableId="28527D83"/>
  <w16cid:commentId w16cid:paraId="50724BF5" w16cid:durableId="2855155F"/>
  <w16cid:commentId w16cid:paraId="2332671A" w16cid:durableId="2852DBB3"/>
  <w16cid:commentId w16cid:paraId="6742E4B4" w16cid:durableId="28495A09"/>
  <w16cid:commentId w16cid:paraId="3A65221E" w16cid:durableId="281B44BB"/>
  <w16cid:commentId w16cid:paraId="194F6C31" w16cid:durableId="284CED18"/>
  <w16cid:commentId w16cid:paraId="2E6B4DB4" w16cid:durableId="285515AE"/>
  <w16cid:commentId w16cid:paraId="2DA1663B" w16cid:durableId="284CF04E"/>
  <w16cid:commentId w16cid:paraId="50BC2B8B" w16cid:durableId="284CF11C"/>
  <w16cid:commentId w16cid:paraId="623C0ED9" w16cid:durableId="285515EA"/>
  <w16cid:commentId w16cid:paraId="60695285" w16cid:durableId="284CF30D"/>
  <w16cid:commentId w16cid:paraId="5A391DE6" w16cid:durableId="28224188"/>
  <w16cid:commentId w16cid:paraId="279FFD17" w16cid:durableId="28224335"/>
  <w16cid:commentId w16cid:paraId="5E757144" w16cid:durableId="28551734"/>
  <w16cid:commentId w16cid:paraId="4AEDC809" w16cid:durableId="281B456B"/>
  <w16cid:commentId w16cid:paraId="6E0B3305" w16cid:durableId="28528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D8B45" w14:textId="77777777" w:rsidR="0053282D" w:rsidRDefault="0053282D" w:rsidP="003009D2">
      <w:pPr>
        <w:spacing w:line="240" w:lineRule="auto"/>
      </w:pPr>
      <w:r>
        <w:separator/>
      </w:r>
    </w:p>
  </w:endnote>
  <w:endnote w:type="continuationSeparator" w:id="0">
    <w:p w14:paraId="504EE675" w14:textId="77777777" w:rsidR="0053282D" w:rsidRDefault="0053282D" w:rsidP="003009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44DA0" w14:textId="77777777" w:rsidR="0053282D" w:rsidRDefault="0053282D" w:rsidP="003009D2">
      <w:pPr>
        <w:spacing w:line="240" w:lineRule="auto"/>
      </w:pPr>
      <w:r>
        <w:separator/>
      </w:r>
    </w:p>
  </w:footnote>
  <w:footnote w:type="continuationSeparator" w:id="0">
    <w:p w14:paraId="66457B66" w14:textId="77777777" w:rsidR="0053282D" w:rsidRDefault="0053282D"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45663AF" w:rsidR="005002D0" w:rsidRPr="005002D0" w:rsidRDefault="005002D0" w:rsidP="005002D0">
    <w:pPr>
      <w:pStyle w:val="Header"/>
      <w:ind w:firstLine="0"/>
      <w:rPr>
        <w:rFonts w:asciiTheme="minorHAnsi" w:hAnsiTheme="minorHAnsi" w:cstheme="minorHAnsi"/>
        <w:szCs w:val="20"/>
      </w:rPr>
    </w:pPr>
    <w:r w:rsidRPr="005002D0">
      <w:rPr>
        <w:rFonts w:asciiTheme="minorHAnsi" w:hAnsiTheme="minorHAnsi" w:cstheme="minorHAnsi"/>
        <w:szCs w:val="20"/>
      </w:rPr>
      <w:t>Pediatric Fluoroscopy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56045"/>
    <w:multiLevelType w:val="multilevel"/>
    <w:tmpl w:val="EA9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F625A"/>
    <w:multiLevelType w:val="hybridMultilevel"/>
    <w:tmpl w:val="A7D0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9E7069"/>
    <w:multiLevelType w:val="hybridMultilevel"/>
    <w:tmpl w:val="72E2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036005">
    <w:abstractNumId w:val="1"/>
  </w:num>
  <w:num w:numId="2" w16cid:durableId="94637656">
    <w:abstractNumId w:val="3"/>
  </w:num>
  <w:num w:numId="3" w16cid:durableId="1891571402">
    <w:abstractNumId w:val="5"/>
  </w:num>
  <w:num w:numId="4" w16cid:durableId="1980651796">
    <w:abstractNumId w:val="0"/>
  </w:num>
  <w:num w:numId="5" w16cid:durableId="1285306320">
    <w:abstractNumId w:val="6"/>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1255212">
    <w:abstractNumId w:val="2"/>
  </w:num>
  <w:num w:numId="8" w16cid:durableId="1061296937">
    <w:abstractNumId w:val="4"/>
  </w:num>
  <w:num w:numId="9" w16cid:durableId="87157438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Jessica Marshall">
    <w15:presenceInfo w15:providerId="AD" w15:userId="S::jessica.marshall@catalystmeded.com::2e6b0e28-8cdb-4711-bc65-ec98ef6b9edf"/>
  </w15:person>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hideSpellingErrors/>
  <w:hideGrammaticalErrors/>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0AD0"/>
    <w:rsid w:val="000128C4"/>
    <w:rsid w:val="00024D05"/>
    <w:rsid w:val="00024D3C"/>
    <w:rsid w:val="00041B62"/>
    <w:rsid w:val="00047FA2"/>
    <w:rsid w:val="00050A8D"/>
    <w:rsid w:val="00053705"/>
    <w:rsid w:val="00071226"/>
    <w:rsid w:val="0008380D"/>
    <w:rsid w:val="00087427"/>
    <w:rsid w:val="000A0E84"/>
    <w:rsid w:val="000A3D5E"/>
    <w:rsid w:val="000C3C63"/>
    <w:rsid w:val="000E019C"/>
    <w:rsid w:val="000E7BB3"/>
    <w:rsid w:val="00111823"/>
    <w:rsid w:val="0011297D"/>
    <w:rsid w:val="001129A7"/>
    <w:rsid w:val="001341B3"/>
    <w:rsid w:val="0013442B"/>
    <w:rsid w:val="00134BD3"/>
    <w:rsid w:val="001441B1"/>
    <w:rsid w:val="00193F41"/>
    <w:rsid w:val="001A0CB6"/>
    <w:rsid w:val="001C6921"/>
    <w:rsid w:val="001E7C67"/>
    <w:rsid w:val="0024692F"/>
    <w:rsid w:val="0025514A"/>
    <w:rsid w:val="00256312"/>
    <w:rsid w:val="002570BD"/>
    <w:rsid w:val="00266002"/>
    <w:rsid w:val="002732A1"/>
    <w:rsid w:val="002821EC"/>
    <w:rsid w:val="002A24CE"/>
    <w:rsid w:val="002A7C34"/>
    <w:rsid w:val="002C565D"/>
    <w:rsid w:val="002E34E7"/>
    <w:rsid w:val="002E35DF"/>
    <w:rsid w:val="002F7524"/>
    <w:rsid w:val="003009D2"/>
    <w:rsid w:val="00310EB3"/>
    <w:rsid w:val="003215E8"/>
    <w:rsid w:val="00327B39"/>
    <w:rsid w:val="0034001A"/>
    <w:rsid w:val="003400DC"/>
    <w:rsid w:val="0034456B"/>
    <w:rsid w:val="00366E03"/>
    <w:rsid w:val="00375AC7"/>
    <w:rsid w:val="003933E6"/>
    <w:rsid w:val="00396081"/>
    <w:rsid w:val="003A66F4"/>
    <w:rsid w:val="003B0C2E"/>
    <w:rsid w:val="003B1B76"/>
    <w:rsid w:val="003B1CCF"/>
    <w:rsid w:val="003C06EA"/>
    <w:rsid w:val="003C4EF1"/>
    <w:rsid w:val="003F4774"/>
    <w:rsid w:val="004002C2"/>
    <w:rsid w:val="00410892"/>
    <w:rsid w:val="004145BA"/>
    <w:rsid w:val="00414DF0"/>
    <w:rsid w:val="00440BE1"/>
    <w:rsid w:val="00441DC6"/>
    <w:rsid w:val="0045392F"/>
    <w:rsid w:val="00454341"/>
    <w:rsid w:val="00460C6D"/>
    <w:rsid w:val="004831A1"/>
    <w:rsid w:val="004D17BC"/>
    <w:rsid w:val="004F511C"/>
    <w:rsid w:val="005002D0"/>
    <w:rsid w:val="00521A9C"/>
    <w:rsid w:val="0053282D"/>
    <w:rsid w:val="00553B1B"/>
    <w:rsid w:val="00554532"/>
    <w:rsid w:val="00563C49"/>
    <w:rsid w:val="00564A7B"/>
    <w:rsid w:val="00570359"/>
    <w:rsid w:val="00572A9B"/>
    <w:rsid w:val="005823F4"/>
    <w:rsid w:val="00591FA4"/>
    <w:rsid w:val="005923B3"/>
    <w:rsid w:val="00596272"/>
    <w:rsid w:val="005975A9"/>
    <w:rsid w:val="005A3C95"/>
    <w:rsid w:val="005C144A"/>
    <w:rsid w:val="005D72C2"/>
    <w:rsid w:val="005F35C0"/>
    <w:rsid w:val="005F79EF"/>
    <w:rsid w:val="005F7CED"/>
    <w:rsid w:val="006047E7"/>
    <w:rsid w:val="00611227"/>
    <w:rsid w:val="0062739D"/>
    <w:rsid w:val="0063088A"/>
    <w:rsid w:val="00631041"/>
    <w:rsid w:val="006359D3"/>
    <w:rsid w:val="00657683"/>
    <w:rsid w:val="00663752"/>
    <w:rsid w:val="00677A61"/>
    <w:rsid w:val="006841A0"/>
    <w:rsid w:val="00694382"/>
    <w:rsid w:val="006A11E4"/>
    <w:rsid w:val="006B1B3D"/>
    <w:rsid w:val="006B2580"/>
    <w:rsid w:val="006F3387"/>
    <w:rsid w:val="006F69C3"/>
    <w:rsid w:val="00712A51"/>
    <w:rsid w:val="00714B3D"/>
    <w:rsid w:val="007236BC"/>
    <w:rsid w:val="00732A54"/>
    <w:rsid w:val="00742A61"/>
    <w:rsid w:val="00761F66"/>
    <w:rsid w:val="00787B82"/>
    <w:rsid w:val="00796785"/>
    <w:rsid w:val="007A11FC"/>
    <w:rsid w:val="007C144E"/>
    <w:rsid w:val="007C2A29"/>
    <w:rsid w:val="007C7A27"/>
    <w:rsid w:val="007D7FD5"/>
    <w:rsid w:val="007E1787"/>
    <w:rsid w:val="007E7BB1"/>
    <w:rsid w:val="007F5C47"/>
    <w:rsid w:val="00814343"/>
    <w:rsid w:val="00824C62"/>
    <w:rsid w:val="00840CE0"/>
    <w:rsid w:val="00875E05"/>
    <w:rsid w:val="00876EA7"/>
    <w:rsid w:val="008A5CAB"/>
    <w:rsid w:val="008B3F21"/>
    <w:rsid w:val="0093008E"/>
    <w:rsid w:val="00945015"/>
    <w:rsid w:val="0097282E"/>
    <w:rsid w:val="00983D19"/>
    <w:rsid w:val="00995D81"/>
    <w:rsid w:val="009B3B55"/>
    <w:rsid w:val="009D7C57"/>
    <w:rsid w:val="009E2627"/>
    <w:rsid w:val="009E315D"/>
    <w:rsid w:val="00A11A0C"/>
    <w:rsid w:val="00A15340"/>
    <w:rsid w:val="00A228D9"/>
    <w:rsid w:val="00A23CE1"/>
    <w:rsid w:val="00A55CFE"/>
    <w:rsid w:val="00A827DB"/>
    <w:rsid w:val="00A84ED0"/>
    <w:rsid w:val="00AA089C"/>
    <w:rsid w:val="00AC4DC1"/>
    <w:rsid w:val="00AE1EF4"/>
    <w:rsid w:val="00AE24B6"/>
    <w:rsid w:val="00AE564F"/>
    <w:rsid w:val="00B0015A"/>
    <w:rsid w:val="00B13D2A"/>
    <w:rsid w:val="00B1484C"/>
    <w:rsid w:val="00B371BA"/>
    <w:rsid w:val="00B37801"/>
    <w:rsid w:val="00B40357"/>
    <w:rsid w:val="00B42F42"/>
    <w:rsid w:val="00B4468B"/>
    <w:rsid w:val="00B75788"/>
    <w:rsid w:val="00B93321"/>
    <w:rsid w:val="00B94103"/>
    <w:rsid w:val="00BB16EA"/>
    <w:rsid w:val="00BC2193"/>
    <w:rsid w:val="00BC45E0"/>
    <w:rsid w:val="00BD772E"/>
    <w:rsid w:val="00BF1B27"/>
    <w:rsid w:val="00BF7EA0"/>
    <w:rsid w:val="00C013B0"/>
    <w:rsid w:val="00C07135"/>
    <w:rsid w:val="00C21F85"/>
    <w:rsid w:val="00C25492"/>
    <w:rsid w:val="00C312A8"/>
    <w:rsid w:val="00C35C98"/>
    <w:rsid w:val="00C41225"/>
    <w:rsid w:val="00C54B01"/>
    <w:rsid w:val="00C60163"/>
    <w:rsid w:val="00C803CB"/>
    <w:rsid w:val="00C8367B"/>
    <w:rsid w:val="00C86A6B"/>
    <w:rsid w:val="00C97F42"/>
    <w:rsid w:val="00CC40AF"/>
    <w:rsid w:val="00CD4FE1"/>
    <w:rsid w:val="00CF5B05"/>
    <w:rsid w:val="00D0727C"/>
    <w:rsid w:val="00D1151D"/>
    <w:rsid w:val="00D12AB2"/>
    <w:rsid w:val="00D4208A"/>
    <w:rsid w:val="00D54D6F"/>
    <w:rsid w:val="00D55BAE"/>
    <w:rsid w:val="00D62AA3"/>
    <w:rsid w:val="00D92BB6"/>
    <w:rsid w:val="00DA4DDF"/>
    <w:rsid w:val="00DB0824"/>
    <w:rsid w:val="00DB4137"/>
    <w:rsid w:val="00DC3C88"/>
    <w:rsid w:val="00DC7872"/>
    <w:rsid w:val="00DE1461"/>
    <w:rsid w:val="00DE5CCE"/>
    <w:rsid w:val="00DF745B"/>
    <w:rsid w:val="00E1544E"/>
    <w:rsid w:val="00E50AB9"/>
    <w:rsid w:val="00E54517"/>
    <w:rsid w:val="00E61F3D"/>
    <w:rsid w:val="00E67201"/>
    <w:rsid w:val="00E71058"/>
    <w:rsid w:val="00E717E5"/>
    <w:rsid w:val="00E816DC"/>
    <w:rsid w:val="00E8172C"/>
    <w:rsid w:val="00E827B0"/>
    <w:rsid w:val="00E840AA"/>
    <w:rsid w:val="00EC10F8"/>
    <w:rsid w:val="00EC43C8"/>
    <w:rsid w:val="00ED0818"/>
    <w:rsid w:val="00F03454"/>
    <w:rsid w:val="00F22E63"/>
    <w:rsid w:val="00F31F6F"/>
    <w:rsid w:val="00F42D50"/>
    <w:rsid w:val="00F62E38"/>
    <w:rsid w:val="00F85CC8"/>
    <w:rsid w:val="00FB09CD"/>
    <w:rsid w:val="00FB5B46"/>
    <w:rsid w:val="00FC1ECC"/>
    <w:rsid w:val="00FC39B9"/>
    <w:rsid w:val="00FC5D40"/>
    <w:rsid w:val="00FD695D"/>
    <w:rsid w:val="00FD734D"/>
    <w:rsid w:val="00FE2B37"/>
    <w:rsid w:val="00FE3D82"/>
    <w:rsid w:val="00FE4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paragraph" w:styleId="Heading1">
    <w:name w:val="heading 1"/>
    <w:basedOn w:val="Normal"/>
    <w:next w:val="Normal"/>
    <w:link w:val="Heading1Char"/>
    <w:uiPriority w:val="9"/>
    <w:qFormat/>
    <w:rsid w:val="00714B3D"/>
    <w:pPr>
      <w:spacing w:line="240" w:lineRule="auto"/>
      <w:ind w:firstLine="0"/>
      <w:jc w:val="center"/>
      <w:outlineLvl w:val="0"/>
    </w:pPr>
    <w:rPr>
      <w:rFonts w:cs="Calibri"/>
      <w:b/>
      <w:bCs/>
    </w:rPr>
  </w:style>
  <w:style w:type="paragraph" w:styleId="Heading2">
    <w:name w:val="heading 2"/>
    <w:basedOn w:val="Normal"/>
    <w:next w:val="Normal"/>
    <w:link w:val="Heading2Char"/>
    <w:uiPriority w:val="9"/>
    <w:unhideWhenUsed/>
    <w:qFormat/>
    <w:rsid w:val="00714B3D"/>
    <w:pPr>
      <w:spacing w:line="240" w:lineRule="auto"/>
      <w:ind w:firstLine="0"/>
      <w:outlineLvl w:val="1"/>
    </w:pPr>
    <w:rPr>
      <w:rFonts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character" w:customStyle="1" w:styleId="Heading1Char">
    <w:name w:val="Heading 1 Char"/>
    <w:basedOn w:val="DefaultParagraphFont"/>
    <w:link w:val="Heading1"/>
    <w:uiPriority w:val="9"/>
    <w:rsid w:val="00714B3D"/>
    <w:rPr>
      <w:rFonts w:ascii="Calibri" w:hAnsi="Calibri" w:cs="Calibri"/>
      <w:b/>
      <w:bCs/>
    </w:rPr>
  </w:style>
  <w:style w:type="character" w:customStyle="1" w:styleId="Heading2Char">
    <w:name w:val="Heading 2 Char"/>
    <w:basedOn w:val="DefaultParagraphFont"/>
    <w:link w:val="Heading2"/>
    <w:uiPriority w:val="9"/>
    <w:rsid w:val="00714B3D"/>
    <w:rPr>
      <w:rFonts w:ascii="Calibri" w:hAnsi="Calibri" w:cs="Calibri"/>
      <w:b/>
      <w:bCs/>
    </w:rPr>
  </w:style>
  <w:style w:type="table" w:styleId="GridTable1Light-Accent1">
    <w:name w:val="Grid Table 1 Light Accent 1"/>
    <w:basedOn w:val="TableNormal"/>
    <w:uiPriority w:val="46"/>
    <w:rsid w:val="00CD4FE1"/>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D4FE1"/>
    <w:pPr>
      <w:spacing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D4FE1"/>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876EA7"/>
    <w:pPr>
      <w:spacing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8A5CAB"/>
    <w:pPr>
      <w:spacing w:line="240" w:lineRule="auto"/>
      <w:ind w:firstLine="0"/>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D54D6F"/>
    <w:pPr>
      <w:spacing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38641829">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biologyisu.wordpress.com/history-2/"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2.xml><?xml version="1.0" encoding="utf-8"?>
<ds:datastoreItem xmlns:ds="http://schemas.openxmlformats.org/officeDocument/2006/customXml" ds:itemID="{F142A3E2-1F51-4247-9400-5F6D356EC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4.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8982</Words>
  <Characters>51203</Characters>
  <Application>Microsoft Office Word</Application>
  <DocSecurity>4</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2</cp:revision>
  <dcterms:created xsi:type="dcterms:W3CDTF">2023-07-13T18:27:00Z</dcterms:created>
  <dcterms:modified xsi:type="dcterms:W3CDTF">2023-07-13T18:27:00Z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