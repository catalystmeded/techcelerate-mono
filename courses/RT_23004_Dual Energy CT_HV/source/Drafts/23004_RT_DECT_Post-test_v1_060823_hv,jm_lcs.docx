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871B49" w14:textId="36D4E48E" w:rsidR="001E0BAC" w:rsidRPr="00294366" w:rsidRDefault="001E0BAC">
      <w:pPr>
        <w:rPr>
          <w:b/>
          <w:bCs/>
        </w:rPr>
      </w:pPr>
      <w:r w:rsidRPr="00294366">
        <w:rPr>
          <w:b/>
          <w:bCs/>
        </w:rPr>
        <w:t xml:space="preserve">Dual-Energy CT </w:t>
      </w:r>
      <w:r w:rsidR="007A6A9B" w:rsidRPr="00294366">
        <w:rPr>
          <w:b/>
          <w:bCs/>
        </w:rPr>
        <w:t>Multiple-Choice</w:t>
      </w:r>
      <w:r w:rsidRPr="00294366">
        <w:rPr>
          <w:b/>
          <w:bCs/>
        </w:rPr>
        <w:t xml:space="preserve"> Questions  </w:t>
      </w:r>
    </w:p>
    <w:p w14:paraId="649BA657" w14:textId="77777777" w:rsidR="00D42BAD" w:rsidRDefault="00D42BAD"/>
    <w:p w14:paraId="11F13AED" w14:textId="6FDB5A61" w:rsidR="00D42BAD" w:rsidRDefault="006165C0" w:rsidP="00D42BAD">
      <w:pPr>
        <w:pStyle w:val="ListParagraph"/>
        <w:numPr>
          <w:ilvl w:val="0"/>
          <w:numId w:val="1"/>
        </w:numPr>
      </w:pPr>
      <w:r>
        <w:t>Which x-ray photon interaction occurs more in atoms with high</w:t>
      </w:r>
      <w:del w:id="0" w:author="Laura Sitler" w:date="2023-08-02T11:07:00Z">
        <w:r w:rsidDel="002B3232">
          <w:delText>er</w:delText>
        </w:r>
      </w:del>
      <w:r>
        <w:t xml:space="preserve"> atomic numbers?</w:t>
      </w:r>
    </w:p>
    <w:p w14:paraId="5C3E7ACE" w14:textId="24960D1A" w:rsidR="006165C0" w:rsidRDefault="006165C0" w:rsidP="006165C0">
      <w:pPr>
        <w:pStyle w:val="ListParagraph"/>
        <w:numPr>
          <w:ilvl w:val="1"/>
          <w:numId w:val="1"/>
        </w:numPr>
      </w:pPr>
      <w:r>
        <w:t>Compton scattering</w:t>
      </w:r>
    </w:p>
    <w:p w14:paraId="1E69974B" w14:textId="39C766C3" w:rsidR="006165C0" w:rsidRPr="00395956" w:rsidRDefault="006165C0" w:rsidP="006165C0">
      <w:pPr>
        <w:pStyle w:val="ListParagraph"/>
        <w:numPr>
          <w:ilvl w:val="1"/>
          <w:numId w:val="1"/>
        </w:numPr>
        <w:rPr>
          <w:highlight w:val="green"/>
        </w:rPr>
      </w:pPr>
      <w:r w:rsidRPr="00395956">
        <w:rPr>
          <w:highlight w:val="green"/>
        </w:rPr>
        <w:t xml:space="preserve">Photoelectric absorption </w:t>
      </w:r>
    </w:p>
    <w:p w14:paraId="65D32690" w14:textId="4EC81B12" w:rsidR="006165C0" w:rsidRDefault="003C0A21" w:rsidP="006165C0">
      <w:pPr>
        <w:pStyle w:val="ListParagraph"/>
        <w:numPr>
          <w:ilvl w:val="1"/>
          <w:numId w:val="1"/>
        </w:numPr>
      </w:pPr>
      <w:r>
        <w:t>Hounsfield unit</w:t>
      </w:r>
      <w:ins w:id="1" w:author="Laura Sitler" w:date="2023-08-02T11:06:00Z">
        <w:r w:rsidR="002B3232">
          <w:t xml:space="preserve"> (HU)</w:t>
        </w:r>
      </w:ins>
    </w:p>
    <w:p w14:paraId="497DE65D" w14:textId="4EF44F8F" w:rsidR="003C0A21" w:rsidRDefault="0047352E" w:rsidP="006165C0">
      <w:pPr>
        <w:pStyle w:val="ListParagraph"/>
        <w:numPr>
          <w:ilvl w:val="1"/>
          <w:numId w:val="1"/>
        </w:numPr>
      </w:pPr>
      <w:r>
        <w:t>C</w:t>
      </w:r>
      <w:ins w:id="2" w:author="Laura Sitler" w:date="2023-08-02T11:02:00Z">
        <w:r w:rsidR="003D063D">
          <w:t>omputed tomography (C</w:t>
        </w:r>
      </w:ins>
      <w:r>
        <w:t>T</w:t>
      </w:r>
      <w:ins w:id="3" w:author="Laura Sitler" w:date="2023-08-02T11:02:00Z">
        <w:r w:rsidR="003D063D">
          <w:t>)</w:t>
        </w:r>
      </w:ins>
      <w:r>
        <w:t xml:space="preserve"> number</w:t>
      </w:r>
    </w:p>
    <w:p w14:paraId="29D72E14" w14:textId="77777777" w:rsidR="006165C0" w:rsidRDefault="006165C0" w:rsidP="006165C0">
      <w:pPr>
        <w:pStyle w:val="ListParagraph"/>
      </w:pPr>
    </w:p>
    <w:p w14:paraId="7D6F8E06" w14:textId="77777777" w:rsidR="006165C0" w:rsidRDefault="006165C0" w:rsidP="00D42BAD">
      <w:pPr>
        <w:pStyle w:val="ListParagraph"/>
        <w:numPr>
          <w:ilvl w:val="0"/>
          <w:numId w:val="1"/>
        </w:numPr>
      </w:pPr>
      <w:r>
        <w:t>What measurement is used when discussing the range of energies in an x-ray spectrum?</w:t>
      </w:r>
    </w:p>
    <w:p w14:paraId="12B80A29" w14:textId="3D77CD81" w:rsidR="006165C0" w:rsidRPr="00395956" w:rsidRDefault="002B3232" w:rsidP="006165C0">
      <w:pPr>
        <w:pStyle w:val="ListParagraph"/>
        <w:numPr>
          <w:ilvl w:val="1"/>
          <w:numId w:val="1"/>
        </w:numPr>
        <w:rPr>
          <w:highlight w:val="green"/>
        </w:rPr>
      </w:pPr>
      <w:ins w:id="4" w:author="Laura Sitler" w:date="2023-08-02T11:06:00Z">
        <w:r>
          <w:rPr>
            <w:highlight w:val="green"/>
          </w:rPr>
          <w:t xml:space="preserve">Kiloelectron volt </w:t>
        </w:r>
      </w:ins>
      <w:del w:id="5" w:author="Laura Sitler" w:date="2023-08-02T11:31:00Z">
        <w:r w:rsidR="006165C0" w:rsidRPr="00395956" w:rsidDel="00621538">
          <w:rPr>
            <w:highlight w:val="green"/>
          </w:rPr>
          <w:delText>keV</w:delText>
        </w:r>
      </w:del>
    </w:p>
    <w:p w14:paraId="23ADF87A" w14:textId="4A8137FE" w:rsidR="006165C0" w:rsidRDefault="002B3232" w:rsidP="006165C0">
      <w:pPr>
        <w:pStyle w:val="ListParagraph"/>
        <w:numPr>
          <w:ilvl w:val="1"/>
          <w:numId w:val="1"/>
        </w:numPr>
      </w:pPr>
      <w:ins w:id="6" w:author="Laura Sitler" w:date="2023-08-02T11:06:00Z">
        <w:r>
          <w:t>Kilovolt (peak) (</w:t>
        </w:r>
      </w:ins>
      <w:r w:rsidR="006165C0">
        <w:t>kVp</w:t>
      </w:r>
      <w:ins w:id="7" w:author="Laura Sitler" w:date="2023-08-02T11:06:00Z">
        <w:r>
          <w:t>)</w:t>
        </w:r>
      </w:ins>
    </w:p>
    <w:p w14:paraId="74BE9F29" w14:textId="77777777" w:rsidR="006165C0" w:rsidRDefault="006165C0" w:rsidP="006165C0">
      <w:pPr>
        <w:pStyle w:val="ListParagraph"/>
        <w:numPr>
          <w:ilvl w:val="1"/>
          <w:numId w:val="1"/>
        </w:numPr>
      </w:pPr>
      <w:r>
        <w:t>K-shell</w:t>
      </w:r>
    </w:p>
    <w:p w14:paraId="5F0B2669" w14:textId="0F13F9A2" w:rsidR="006165C0" w:rsidRDefault="006165C0" w:rsidP="006165C0">
      <w:pPr>
        <w:pStyle w:val="ListParagraph"/>
        <w:numPr>
          <w:ilvl w:val="1"/>
          <w:numId w:val="1"/>
        </w:numPr>
      </w:pPr>
      <w:r>
        <w:t>H</w:t>
      </w:r>
      <w:del w:id="8" w:author="Laura Sitler" w:date="2023-08-02T11:07:00Z">
        <w:r w:rsidDel="002B3232">
          <w:delText xml:space="preserve">ounsfield Unit </w:delText>
        </w:r>
      </w:del>
      <w:ins w:id="9" w:author="Laura Sitler" w:date="2023-08-02T11:07:00Z">
        <w:r w:rsidR="002B3232">
          <w:t>U</w:t>
        </w:r>
      </w:ins>
    </w:p>
    <w:p w14:paraId="40F10EDA" w14:textId="77777777" w:rsidR="003C0A21" w:rsidRDefault="003C0A21" w:rsidP="003C0A21">
      <w:pPr>
        <w:pStyle w:val="ListParagraph"/>
        <w:ind w:left="1440"/>
      </w:pPr>
    </w:p>
    <w:p w14:paraId="354A8011" w14:textId="00F27E9A" w:rsidR="00350461" w:rsidRDefault="006165C0" w:rsidP="00D42BAD">
      <w:pPr>
        <w:pStyle w:val="ListParagraph"/>
        <w:numPr>
          <w:ilvl w:val="0"/>
          <w:numId w:val="1"/>
        </w:numPr>
      </w:pPr>
      <w:r>
        <w:t xml:space="preserve">Which type of dual-energy CT </w:t>
      </w:r>
      <w:ins w:id="10" w:author="Laura Sitler" w:date="2023-08-02T11:07:00Z">
        <w:r w:rsidR="002B3232">
          <w:t xml:space="preserve">(DECT) </w:t>
        </w:r>
      </w:ins>
      <w:r>
        <w:t xml:space="preserve">scanner </w:t>
      </w:r>
      <w:r w:rsidR="00C61D48">
        <w:t>uses</w:t>
      </w:r>
      <w:r>
        <w:t xml:space="preserve"> </w:t>
      </w:r>
      <w:del w:id="11" w:author="Laura Sitler" w:date="2023-08-02T11:07:00Z">
        <w:r w:rsidDel="002B3232">
          <w:delText xml:space="preserve">two </w:delText>
        </w:r>
      </w:del>
      <w:ins w:id="12" w:author="Laura Sitler" w:date="2023-08-02T11:07:00Z">
        <w:r w:rsidR="002B3232">
          <w:t>2</w:t>
        </w:r>
        <w:r w:rsidR="002B3232">
          <w:t xml:space="preserve"> </w:t>
        </w:r>
      </w:ins>
      <w:r>
        <w:t>x-ray tubes?</w:t>
      </w:r>
    </w:p>
    <w:p w14:paraId="36126F33" w14:textId="773F5B4F" w:rsidR="006165C0" w:rsidRPr="00395956" w:rsidRDefault="006165C0" w:rsidP="006165C0">
      <w:pPr>
        <w:pStyle w:val="ListParagraph"/>
        <w:numPr>
          <w:ilvl w:val="1"/>
          <w:numId w:val="1"/>
        </w:numPr>
        <w:rPr>
          <w:highlight w:val="green"/>
        </w:rPr>
      </w:pPr>
      <w:proofErr w:type="gramStart"/>
      <w:r w:rsidRPr="00395956">
        <w:rPr>
          <w:highlight w:val="green"/>
        </w:rPr>
        <w:t>Dual-source</w:t>
      </w:r>
      <w:proofErr w:type="gramEnd"/>
      <w:ins w:id="13" w:author="Laura Sitler" w:date="2023-08-02T11:17:00Z">
        <w:r w:rsidR="002B3232">
          <w:rPr>
            <w:highlight w:val="green"/>
          </w:rPr>
          <w:t xml:space="preserve"> </w:t>
        </w:r>
      </w:ins>
    </w:p>
    <w:p w14:paraId="07465F5E" w14:textId="09D43651" w:rsidR="006165C0" w:rsidRDefault="006165C0" w:rsidP="006165C0">
      <w:pPr>
        <w:pStyle w:val="ListParagraph"/>
        <w:numPr>
          <w:ilvl w:val="1"/>
          <w:numId w:val="1"/>
        </w:numPr>
      </w:pPr>
      <w:proofErr w:type="gramStart"/>
      <w:r>
        <w:t>Single-source</w:t>
      </w:r>
      <w:proofErr w:type="gramEnd"/>
      <w:r>
        <w:t xml:space="preserve"> with rapid kV</w:t>
      </w:r>
      <w:ins w:id="14" w:author="Laura Sitler" w:date="2023-08-02T11:17:00Z">
        <w:r w:rsidR="002B3232">
          <w:t>p</w:t>
        </w:r>
      </w:ins>
      <w:r>
        <w:t xml:space="preserve"> switching</w:t>
      </w:r>
    </w:p>
    <w:p w14:paraId="60268725" w14:textId="70FB73E0" w:rsidR="006165C0" w:rsidRDefault="006165C0" w:rsidP="006165C0">
      <w:pPr>
        <w:pStyle w:val="ListParagraph"/>
        <w:numPr>
          <w:ilvl w:val="1"/>
          <w:numId w:val="1"/>
        </w:numPr>
      </w:pPr>
      <w:r>
        <w:t>Detector-based</w:t>
      </w:r>
    </w:p>
    <w:p w14:paraId="0B974F8D" w14:textId="2D909E30" w:rsidR="006165C0" w:rsidRDefault="006165C0" w:rsidP="006165C0">
      <w:pPr>
        <w:pStyle w:val="ListParagraph"/>
        <w:numPr>
          <w:ilvl w:val="1"/>
          <w:numId w:val="1"/>
        </w:numPr>
      </w:pPr>
      <w:r>
        <w:t>Sequential scanning</w:t>
      </w:r>
    </w:p>
    <w:p w14:paraId="55CF3E03" w14:textId="24DE4CAA" w:rsidR="006165C0" w:rsidRDefault="006165C0" w:rsidP="006165C0">
      <w:pPr>
        <w:pStyle w:val="ListParagraph"/>
      </w:pPr>
    </w:p>
    <w:p w14:paraId="10325EA4" w14:textId="6ECB86B7" w:rsidR="00350461" w:rsidRDefault="006165C0" w:rsidP="00D42BAD">
      <w:pPr>
        <w:pStyle w:val="ListParagraph"/>
        <w:numPr>
          <w:ilvl w:val="0"/>
          <w:numId w:val="1"/>
        </w:numPr>
      </w:pPr>
      <w:r>
        <w:t xml:space="preserve">Which type of </w:t>
      </w:r>
      <w:del w:id="15" w:author="Laura Sitler" w:date="2023-08-02T11:17:00Z">
        <w:r w:rsidDel="002B3232">
          <w:delText xml:space="preserve">dual-energy </w:delText>
        </w:r>
      </w:del>
      <w:ins w:id="16" w:author="Laura Sitler" w:date="2023-08-02T11:17:00Z">
        <w:r w:rsidR="002B3232">
          <w:t>DE</w:t>
        </w:r>
      </w:ins>
      <w:r>
        <w:t>CT scanner can provide true conventional CT images?</w:t>
      </w:r>
    </w:p>
    <w:p w14:paraId="1C599912" w14:textId="5D32342F" w:rsidR="006165C0" w:rsidRDefault="006165C0" w:rsidP="006165C0">
      <w:pPr>
        <w:pStyle w:val="ListParagraph"/>
        <w:numPr>
          <w:ilvl w:val="1"/>
          <w:numId w:val="1"/>
        </w:numPr>
      </w:pPr>
      <w:proofErr w:type="gramStart"/>
      <w:r>
        <w:t>Dual-source</w:t>
      </w:r>
      <w:proofErr w:type="gramEnd"/>
    </w:p>
    <w:p w14:paraId="6D52D336" w14:textId="5F6F37F5" w:rsidR="006165C0" w:rsidRDefault="006165C0" w:rsidP="006165C0">
      <w:pPr>
        <w:pStyle w:val="ListParagraph"/>
        <w:numPr>
          <w:ilvl w:val="1"/>
          <w:numId w:val="1"/>
        </w:numPr>
      </w:pPr>
      <w:proofErr w:type="gramStart"/>
      <w:r>
        <w:t>Single-source</w:t>
      </w:r>
      <w:proofErr w:type="gramEnd"/>
      <w:r>
        <w:t xml:space="preserve"> with rapid kV</w:t>
      </w:r>
      <w:ins w:id="17" w:author="Laura Sitler" w:date="2023-08-02T11:17:00Z">
        <w:r w:rsidR="002B3232">
          <w:t>p</w:t>
        </w:r>
      </w:ins>
      <w:r>
        <w:t xml:space="preserve"> switching</w:t>
      </w:r>
    </w:p>
    <w:p w14:paraId="0C2E3443" w14:textId="228C2259" w:rsidR="006165C0" w:rsidRPr="00395956" w:rsidRDefault="006165C0" w:rsidP="006165C0">
      <w:pPr>
        <w:pStyle w:val="ListParagraph"/>
        <w:numPr>
          <w:ilvl w:val="1"/>
          <w:numId w:val="1"/>
        </w:numPr>
        <w:rPr>
          <w:highlight w:val="green"/>
        </w:rPr>
      </w:pPr>
      <w:r w:rsidRPr="00395956">
        <w:rPr>
          <w:highlight w:val="green"/>
        </w:rPr>
        <w:t>Detector-based</w:t>
      </w:r>
    </w:p>
    <w:p w14:paraId="47707E56" w14:textId="443A8216" w:rsidR="006165C0" w:rsidRDefault="006165C0" w:rsidP="006165C0">
      <w:pPr>
        <w:pStyle w:val="ListParagraph"/>
        <w:numPr>
          <w:ilvl w:val="1"/>
          <w:numId w:val="1"/>
        </w:numPr>
      </w:pPr>
      <w:r>
        <w:t>Sequential scanning</w:t>
      </w:r>
    </w:p>
    <w:p w14:paraId="17A5FDBA" w14:textId="77777777" w:rsidR="006165C0" w:rsidRDefault="006165C0" w:rsidP="006165C0">
      <w:pPr>
        <w:pStyle w:val="ListParagraph"/>
      </w:pPr>
    </w:p>
    <w:p w14:paraId="6D237E1B" w14:textId="0D67D20D" w:rsidR="00350461" w:rsidRDefault="003C0A21" w:rsidP="00350461">
      <w:pPr>
        <w:pStyle w:val="ListParagraph"/>
        <w:numPr>
          <w:ilvl w:val="0"/>
          <w:numId w:val="1"/>
        </w:numPr>
      </w:pPr>
      <w:r>
        <w:t xml:space="preserve">Which set of virtual monoenergetic images </w:t>
      </w:r>
      <w:del w:id="18" w:author="Laura Sitler" w:date="2023-08-02T11:19:00Z">
        <w:r w:rsidDel="002B3232">
          <w:delText xml:space="preserve">has the </w:delText>
        </w:r>
      </w:del>
      <w:ins w:id="19" w:author="Laura Sitler" w:date="2023-08-02T11:19:00Z">
        <w:r w:rsidR="002B3232">
          <w:t xml:space="preserve">provides improved (or the </w:t>
        </w:r>
      </w:ins>
      <w:r>
        <w:t>highest</w:t>
      </w:r>
      <w:ins w:id="20" w:author="Laura Sitler" w:date="2023-08-02T11:19:00Z">
        <w:r w:rsidR="002B3232">
          <w:t>)</w:t>
        </w:r>
      </w:ins>
      <w:r>
        <w:t xml:space="preserve"> contrast-to-noise ratio?</w:t>
      </w:r>
    </w:p>
    <w:p w14:paraId="41FC312E" w14:textId="526B2254" w:rsidR="003C0A21" w:rsidRPr="00395956" w:rsidRDefault="003C0A21" w:rsidP="003C0A21">
      <w:pPr>
        <w:pStyle w:val="ListParagraph"/>
        <w:numPr>
          <w:ilvl w:val="1"/>
          <w:numId w:val="1"/>
        </w:numPr>
        <w:rPr>
          <w:highlight w:val="green"/>
        </w:rPr>
      </w:pPr>
      <w:proofErr w:type="gramStart"/>
      <w:r w:rsidRPr="00395956">
        <w:rPr>
          <w:highlight w:val="green"/>
        </w:rPr>
        <w:t>Low-energy</w:t>
      </w:r>
      <w:proofErr w:type="gramEnd"/>
      <w:r w:rsidRPr="00395956">
        <w:rPr>
          <w:highlight w:val="green"/>
        </w:rPr>
        <w:t xml:space="preserve"> </w:t>
      </w:r>
    </w:p>
    <w:p w14:paraId="422059FE" w14:textId="0F3FFFC0" w:rsidR="003C0A21" w:rsidRDefault="003C0A21" w:rsidP="003C0A21">
      <w:pPr>
        <w:pStyle w:val="ListParagraph"/>
        <w:numPr>
          <w:ilvl w:val="1"/>
          <w:numId w:val="1"/>
        </w:numPr>
      </w:pPr>
      <w:r>
        <w:t xml:space="preserve">High-energy </w:t>
      </w:r>
    </w:p>
    <w:p w14:paraId="1FA983BF" w14:textId="4425286C" w:rsidR="003C0A21" w:rsidRDefault="003C0A21" w:rsidP="003C0A21">
      <w:pPr>
        <w:pStyle w:val="ListParagraph"/>
        <w:numPr>
          <w:ilvl w:val="1"/>
          <w:numId w:val="1"/>
        </w:numPr>
      </w:pPr>
      <w:r>
        <w:t xml:space="preserve">Blended </w:t>
      </w:r>
    </w:p>
    <w:p w14:paraId="4B2CE1D2" w14:textId="743EF261" w:rsidR="00131E40" w:rsidRDefault="003C0A21" w:rsidP="00131E40">
      <w:pPr>
        <w:pStyle w:val="ListParagraph"/>
        <w:numPr>
          <w:ilvl w:val="1"/>
          <w:numId w:val="1"/>
        </w:numPr>
      </w:pPr>
      <w:r>
        <w:t xml:space="preserve">Virtual non-contrast </w:t>
      </w:r>
      <w:ins w:id="21" w:author="Laura Sitler" w:date="2023-08-02T11:19:00Z">
        <w:r w:rsidR="00D0471D">
          <w:t>(VNC)</w:t>
        </w:r>
      </w:ins>
    </w:p>
    <w:p w14:paraId="13C204F8" w14:textId="77777777" w:rsidR="003C0A21" w:rsidRDefault="003C0A21" w:rsidP="003C0A21">
      <w:pPr>
        <w:pStyle w:val="ListParagraph"/>
        <w:ind w:left="1440"/>
      </w:pPr>
    </w:p>
    <w:p w14:paraId="0079F39C" w14:textId="69EF3705" w:rsidR="00350461" w:rsidRDefault="00131E40" w:rsidP="00350461">
      <w:pPr>
        <w:pStyle w:val="ListParagraph"/>
        <w:numPr>
          <w:ilvl w:val="0"/>
          <w:numId w:val="1"/>
        </w:numPr>
      </w:pPr>
      <w:r>
        <w:t>Which set of post-processed images are combined with iodine-enhanced images to create an iodine map?</w:t>
      </w:r>
    </w:p>
    <w:p w14:paraId="4E6096C0" w14:textId="06C101AF" w:rsidR="003C0A21" w:rsidRDefault="00131E40" w:rsidP="003C0A21">
      <w:pPr>
        <w:pStyle w:val="ListParagraph"/>
        <w:numPr>
          <w:ilvl w:val="1"/>
          <w:numId w:val="1"/>
        </w:numPr>
      </w:pPr>
      <w:del w:id="22" w:author="Laura Sitler" w:date="2023-08-02T11:20:00Z">
        <w:r w:rsidDel="00D0471D">
          <w:delText>Virtual non-contras</w:delText>
        </w:r>
        <w:r w:rsidR="00840EED" w:rsidDel="00D0471D">
          <w:delText>t</w:delText>
        </w:r>
      </w:del>
      <w:ins w:id="23" w:author="Laura Sitler" w:date="2023-08-02T11:20:00Z">
        <w:r w:rsidR="00D0471D">
          <w:t>VNC</w:t>
        </w:r>
      </w:ins>
    </w:p>
    <w:p w14:paraId="2BACA33B" w14:textId="58A39EC1" w:rsidR="00131E40" w:rsidRPr="00D152B9" w:rsidRDefault="003C0A21" w:rsidP="003C0A21">
      <w:pPr>
        <w:pStyle w:val="ListParagraph"/>
        <w:numPr>
          <w:ilvl w:val="1"/>
          <w:numId w:val="1"/>
        </w:numPr>
        <w:rPr>
          <w:highlight w:val="green"/>
        </w:rPr>
      </w:pPr>
      <w:r w:rsidRPr="00D152B9">
        <w:rPr>
          <w:highlight w:val="green"/>
        </w:rPr>
        <w:t>B</w:t>
      </w:r>
      <w:r w:rsidR="00131E40" w:rsidRPr="00D152B9">
        <w:rPr>
          <w:highlight w:val="green"/>
        </w:rPr>
        <w:t xml:space="preserve">lended </w:t>
      </w:r>
    </w:p>
    <w:p w14:paraId="538A2467" w14:textId="17326847" w:rsidR="00131E40" w:rsidRDefault="00131E40" w:rsidP="00131E40">
      <w:pPr>
        <w:pStyle w:val="ListParagraph"/>
        <w:numPr>
          <w:ilvl w:val="1"/>
          <w:numId w:val="1"/>
        </w:numPr>
      </w:pPr>
      <w:r>
        <w:t xml:space="preserve">Low-energy virtual monoenergetic </w:t>
      </w:r>
    </w:p>
    <w:p w14:paraId="0956FCDA" w14:textId="7096500B" w:rsidR="00131E40" w:rsidRDefault="00131E40" w:rsidP="00131E40">
      <w:pPr>
        <w:pStyle w:val="ListParagraph"/>
        <w:numPr>
          <w:ilvl w:val="1"/>
          <w:numId w:val="1"/>
        </w:numPr>
      </w:pPr>
      <w:r>
        <w:t xml:space="preserve">High-energy virtual monoenergetic </w:t>
      </w:r>
    </w:p>
    <w:p w14:paraId="43E08FC8" w14:textId="77777777" w:rsidR="00131E40" w:rsidRDefault="00131E40" w:rsidP="00131E40">
      <w:pPr>
        <w:pStyle w:val="ListParagraph"/>
        <w:ind w:left="1440"/>
      </w:pPr>
    </w:p>
    <w:p w14:paraId="6DBBA846" w14:textId="234EA4FB" w:rsidR="003C0A21" w:rsidRDefault="003C0A21" w:rsidP="00350461">
      <w:pPr>
        <w:pStyle w:val="ListParagraph"/>
        <w:numPr>
          <w:ilvl w:val="0"/>
          <w:numId w:val="1"/>
        </w:numPr>
      </w:pPr>
      <w:r>
        <w:t>What is the purpose of viewing an iodine perfusion map in a pulmonary embolism DECT chest exam</w:t>
      </w:r>
      <w:ins w:id="24" w:author="Laura Sitler" w:date="2023-08-02T11:20:00Z">
        <w:r w:rsidR="00D0471D">
          <w:t>ination</w:t>
        </w:r>
      </w:ins>
      <w:r>
        <w:t xml:space="preserve">? </w:t>
      </w:r>
    </w:p>
    <w:p w14:paraId="16449D4C" w14:textId="6971CD1D" w:rsidR="003C0A21" w:rsidRPr="00D152B9" w:rsidRDefault="00D0471D" w:rsidP="003C0A21">
      <w:pPr>
        <w:pStyle w:val="ListParagraph"/>
        <w:numPr>
          <w:ilvl w:val="1"/>
          <w:numId w:val="1"/>
        </w:numPr>
        <w:rPr>
          <w:highlight w:val="green"/>
        </w:rPr>
      </w:pPr>
      <w:ins w:id="25" w:author="Laura Sitler" w:date="2023-08-02T11:24:00Z">
        <w:r>
          <w:rPr>
            <w:highlight w:val="green"/>
          </w:rPr>
          <w:t>To s</w:t>
        </w:r>
      </w:ins>
      <w:ins w:id="26" w:author="Laura Sitler" w:date="2023-08-02T11:23:00Z">
        <w:r>
          <w:rPr>
            <w:highlight w:val="green"/>
          </w:rPr>
          <w:t xml:space="preserve">imultaneously </w:t>
        </w:r>
      </w:ins>
      <w:del w:id="27" w:author="Laura Sitler" w:date="2023-08-02T11:23:00Z">
        <w:r w:rsidR="003C0A21" w:rsidRPr="00D152B9" w:rsidDel="00D0471D">
          <w:rPr>
            <w:highlight w:val="green"/>
          </w:rPr>
          <w:delText xml:space="preserve">Visualizing </w:delText>
        </w:r>
      </w:del>
      <w:ins w:id="28" w:author="Laura Sitler" w:date="2023-08-02T11:23:00Z">
        <w:r>
          <w:rPr>
            <w:highlight w:val="green"/>
          </w:rPr>
          <w:t>v</w:t>
        </w:r>
        <w:r w:rsidRPr="00D152B9">
          <w:rPr>
            <w:highlight w:val="green"/>
          </w:rPr>
          <w:t>isualiz</w:t>
        </w:r>
        <w:r>
          <w:rPr>
            <w:highlight w:val="green"/>
          </w:rPr>
          <w:t>e</w:t>
        </w:r>
        <w:r w:rsidRPr="00D152B9">
          <w:rPr>
            <w:highlight w:val="green"/>
          </w:rPr>
          <w:t xml:space="preserve"> </w:t>
        </w:r>
      </w:ins>
      <w:r w:rsidR="003C0A21" w:rsidRPr="00D152B9">
        <w:rPr>
          <w:highlight w:val="green"/>
        </w:rPr>
        <w:t xml:space="preserve">perfusion defects in the </w:t>
      </w:r>
      <w:proofErr w:type="gramStart"/>
      <w:r w:rsidR="003C0A21" w:rsidRPr="00D152B9">
        <w:rPr>
          <w:highlight w:val="green"/>
        </w:rPr>
        <w:t>lungs</w:t>
      </w:r>
      <w:proofErr w:type="gramEnd"/>
    </w:p>
    <w:p w14:paraId="6AAED339" w14:textId="73DF5BF1" w:rsidR="003C0A21" w:rsidRDefault="003C0A21" w:rsidP="003C0A21">
      <w:pPr>
        <w:pStyle w:val="ListParagraph"/>
        <w:numPr>
          <w:ilvl w:val="1"/>
          <w:numId w:val="1"/>
        </w:numPr>
      </w:pPr>
      <w:del w:id="29" w:author="Laura Sitler" w:date="2023-08-02T11:24:00Z">
        <w:r w:rsidDel="00D0471D">
          <w:lastRenderedPageBreak/>
          <w:delText>H</w:delText>
        </w:r>
      </w:del>
      <w:ins w:id="30" w:author="Laura Sitler" w:date="2023-08-02T11:24:00Z">
        <w:r w:rsidR="00D0471D">
          <w:t>To h</w:t>
        </w:r>
      </w:ins>
      <w:r>
        <w:t>ighlight</w:t>
      </w:r>
      <w:del w:id="31" w:author="Laura Sitler" w:date="2023-08-02T11:23:00Z">
        <w:r w:rsidDel="00D0471D">
          <w:delText>ing</w:delText>
        </w:r>
      </w:del>
      <w:r>
        <w:t xml:space="preserve"> enhanced vessels</w:t>
      </w:r>
    </w:p>
    <w:p w14:paraId="5931D2A8" w14:textId="084DF2AE" w:rsidR="003C0A21" w:rsidRDefault="007720E4" w:rsidP="003C0A21">
      <w:pPr>
        <w:pStyle w:val="ListParagraph"/>
        <w:numPr>
          <w:ilvl w:val="1"/>
          <w:numId w:val="1"/>
        </w:numPr>
      </w:pPr>
      <w:del w:id="32" w:author="Laura Sitler" w:date="2023-08-02T11:24:00Z">
        <w:r w:rsidDel="00D0471D">
          <w:delText>V</w:delText>
        </w:r>
      </w:del>
      <w:ins w:id="33" w:author="Laura Sitler" w:date="2023-08-02T11:24:00Z">
        <w:r w:rsidR="00D0471D">
          <w:t>To v</w:t>
        </w:r>
      </w:ins>
      <w:r>
        <w:t>isualiz</w:t>
      </w:r>
      <w:ins w:id="34" w:author="Laura Sitler" w:date="2023-08-02T11:23:00Z">
        <w:r w:rsidR="00D0471D">
          <w:t>e</w:t>
        </w:r>
      </w:ins>
      <w:del w:id="35" w:author="Laura Sitler" w:date="2023-08-02T11:23:00Z">
        <w:r w:rsidDel="00D0471D">
          <w:delText>ing</w:delText>
        </w:r>
      </w:del>
      <w:r>
        <w:t xml:space="preserve"> the </w:t>
      </w:r>
      <w:r w:rsidR="009C30C0">
        <w:t>lungs</w:t>
      </w:r>
      <w:r>
        <w:t xml:space="preserve"> with no enhancement information</w:t>
      </w:r>
    </w:p>
    <w:p w14:paraId="01BEDA06" w14:textId="4B04C808" w:rsidR="00183DC1" w:rsidRDefault="007720E4" w:rsidP="00291D54">
      <w:pPr>
        <w:pStyle w:val="ListParagraph"/>
        <w:numPr>
          <w:ilvl w:val="1"/>
          <w:numId w:val="1"/>
        </w:numPr>
      </w:pPr>
      <w:del w:id="36" w:author="Laura Sitler" w:date="2023-08-02T11:24:00Z">
        <w:r w:rsidDel="00D0471D">
          <w:delText>R</w:delText>
        </w:r>
      </w:del>
      <w:ins w:id="37" w:author="Laura Sitler" w:date="2023-08-02T11:24:00Z">
        <w:r w:rsidR="00D0471D">
          <w:t>To r</w:t>
        </w:r>
      </w:ins>
      <w:r>
        <w:t>educ</w:t>
      </w:r>
      <w:ins w:id="38" w:author="Laura Sitler" w:date="2023-08-02T11:24:00Z">
        <w:r w:rsidR="00D0471D">
          <w:t>e</w:t>
        </w:r>
      </w:ins>
      <w:del w:id="39" w:author="Laura Sitler" w:date="2023-08-02T11:24:00Z">
        <w:r w:rsidR="00D152B9" w:rsidDel="00D0471D">
          <w:delText>ing</w:delText>
        </w:r>
      </w:del>
      <w:r>
        <w:t xml:space="preserve"> motion artifacts</w:t>
      </w:r>
      <w:r w:rsidR="00183DC1">
        <w:br/>
      </w:r>
    </w:p>
    <w:p w14:paraId="7936CFB3" w14:textId="7DB47EFC" w:rsidR="00CC636C" w:rsidRPr="00C61D48" w:rsidRDefault="00183DC1" w:rsidP="00C61D48">
      <w:pPr>
        <w:pStyle w:val="ListParagraph"/>
        <w:numPr>
          <w:ilvl w:val="0"/>
          <w:numId w:val="1"/>
        </w:numPr>
      </w:pPr>
      <w:commentRangeStart w:id="40"/>
      <w:r>
        <w:t>On</w:t>
      </w:r>
      <w:commentRangeEnd w:id="40"/>
      <w:r w:rsidR="00D0471D">
        <w:rPr>
          <w:rStyle w:val="CommentReference"/>
        </w:rPr>
        <w:commentReference w:id="40"/>
      </w:r>
      <w:r>
        <w:t xml:space="preserve"> a </w:t>
      </w:r>
      <w:r w:rsidR="00B93250">
        <w:t>post-</w:t>
      </w:r>
      <w:del w:id="41" w:author="Laura Sitler" w:date="2023-08-02T11:24:00Z">
        <w:r w:rsidR="00B93250" w:rsidDel="00D0471D">
          <w:delText xml:space="preserve">EVT </w:delText>
        </w:r>
      </w:del>
      <w:ins w:id="42" w:author="Laura Sitler" w:date="2023-08-02T11:24:00Z">
        <w:r w:rsidR="00D0471D">
          <w:t>endovascular</w:t>
        </w:r>
        <w:r w:rsidR="00D0471D">
          <w:t xml:space="preserve"> </w:t>
        </w:r>
      </w:ins>
      <w:r w:rsidR="00B93250">
        <w:t>therapy</w:t>
      </w:r>
      <w:r>
        <w:t xml:space="preserve"> head</w:t>
      </w:r>
      <w:r w:rsidR="0003413F">
        <w:t xml:space="preserve"> DECT scan, </w:t>
      </w:r>
      <w:del w:id="43" w:author="Laura Sitler" w:date="2023-08-02T11:29:00Z">
        <w:r w:rsidR="0003413F" w:rsidDel="00D0471D">
          <w:delText>an</w:delText>
        </w:r>
        <w:r w:rsidR="00CC636C" w:rsidDel="00D0471D">
          <w:delText xml:space="preserve"> area of interest </w:delText>
        </w:r>
        <w:r w:rsidR="0003413F" w:rsidDel="00D0471D">
          <w:delText xml:space="preserve">appears hyperintense to the background </w:delText>
        </w:r>
        <w:r w:rsidR="00744726" w:rsidDel="00D0471D">
          <w:delText xml:space="preserve">brain </w:delText>
        </w:r>
        <w:r w:rsidR="0003413F" w:rsidDel="00D0471D">
          <w:delText>tissue</w:delText>
        </w:r>
        <w:r w:rsidR="004F3FC2" w:rsidDel="00D0471D">
          <w:delText xml:space="preserve"> on the blended images</w:delText>
        </w:r>
        <w:r w:rsidR="0003413F" w:rsidDel="00D0471D">
          <w:delText xml:space="preserve">. On the VNC set of images, </w:delText>
        </w:r>
      </w:del>
      <w:ins w:id="44" w:author="Laura Sitler" w:date="2023-08-02T11:28:00Z">
        <w:r w:rsidR="00D0471D">
          <w:t xml:space="preserve">if </w:t>
        </w:r>
      </w:ins>
      <w:del w:id="45" w:author="Laura Sitler" w:date="2023-08-02T11:28:00Z">
        <w:r w:rsidR="0003413F" w:rsidDel="00D0471D">
          <w:delText xml:space="preserve">that </w:delText>
        </w:r>
      </w:del>
      <w:ins w:id="46" w:author="Laura Sitler" w:date="2023-08-02T11:28:00Z">
        <w:r w:rsidR="00D0471D">
          <w:t>an</w:t>
        </w:r>
        <w:r w:rsidR="00D0471D">
          <w:t xml:space="preserve"> </w:t>
        </w:r>
      </w:ins>
      <w:r w:rsidR="0003413F">
        <w:t>are</w:t>
      </w:r>
      <w:r w:rsidR="00094BD9">
        <w:t>a</w:t>
      </w:r>
      <w:r w:rsidR="0003413F">
        <w:t xml:space="preserve"> </w:t>
      </w:r>
      <w:ins w:id="47" w:author="Laura Sitler" w:date="2023-08-02T11:28:00Z">
        <w:r w:rsidR="00D0471D">
          <w:t xml:space="preserve">on the VNC </w:t>
        </w:r>
      </w:ins>
      <w:ins w:id="48" w:author="Laura Sitler" w:date="2023-08-02T11:29:00Z">
        <w:r w:rsidR="00D0471D">
          <w:t xml:space="preserve">set of images </w:t>
        </w:r>
      </w:ins>
      <w:r w:rsidR="0003413F">
        <w:t xml:space="preserve">is </w:t>
      </w:r>
      <w:r w:rsidR="002A6592">
        <w:t>iso</w:t>
      </w:r>
      <w:r w:rsidR="00023A1E">
        <w:t>dense</w:t>
      </w:r>
      <w:r w:rsidR="00E17C66">
        <w:t xml:space="preserve"> with the surrounding tissue</w:t>
      </w:r>
      <w:del w:id="49" w:author="Laura Sitler" w:date="2023-08-02T11:29:00Z">
        <w:r w:rsidR="00023A1E" w:rsidDel="00D0471D">
          <w:delText>. W</w:delText>
        </w:r>
      </w:del>
      <w:ins w:id="50" w:author="Laura Sitler" w:date="2023-08-02T11:29:00Z">
        <w:r w:rsidR="00D0471D">
          <w:t>, w</w:t>
        </w:r>
      </w:ins>
      <w:r w:rsidR="00023A1E">
        <w:t xml:space="preserve">hat material </w:t>
      </w:r>
      <w:r w:rsidR="00A93044">
        <w:t>is</w:t>
      </w:r>
      <w:r w:rsidR="00E17C66">
        <w:t xml:space="preserve"> </w:t>
      </w:r>
      <w:r w:rsidR="00F96732" w:rsidRPr="00331AB8">
        <w:rPr>
          <w:b/>
          <w:bCs/>
          <w:i/>
          <w:iCs/>
        </w:rPr>
        <w:t>MOST</w:t>
      </w:r>
      <w:r w:rsidR="00E17C66">
        <w:t xml:space="preserve"> likely</w:t>
      </w:r>
      <w:r w:rsidR="00A93044">
        <w:t xml:space="preserve"> </w:t>
      </w:r>
      <w:r w:rsidR="00CC636C">
        <w:t>in this area of interest?</w:t>
      </w:r>
    </w:p>
    <w:p w14:paraId="62A87D85" w14:textId="403EE155" w:rsidR="00CC636C" w:rsidRDefault="00CC636C" w:rsidP="00CC636C">
      <w:pPr>
        <w:pStyle w:val="ListParagraph"/>
        <w:numPr>
          <w:ilvl w:val="1"/>
          <w:numId w:val="1"/>
        </w:numPr>
      </w:pPr>
      <w:r>
        <w:t>Calcium</w:t>
      </w:r>
    </w:p>
    <w:p w14:paraId="54A59DE8" w14:textId="63F963FE" w:rsidR="0057586E" w:rsidRDefault="0057586E" w:rsidP="0057586E">
      <w:pPr>
        <w:pStyle w:val="ListParagraph"/>
        <w:numPr>
          <w:ilvl w:val="1"/>
          <w:numId w:val="1"/>
        </w:numPr>
      </w:pPr>
      <w:r>
        <w:t>Fat</w:t>
      </w:r>
    </w:p>
    <w:p w14:paraId="4DB56ED7" w14:textId="3F569249" w:rsidR="00541A13" w:rsidRDefault="00541A13" w:rsidP="0057586E">
      <w:pPr>
        <w:pStyle w:val="ListParagraph"/>
        <w:numPr>
          <w:ilvl w:val="1"/>
          <w:numId w:val="1"/>
        </w:numPr>
      </w:pPr>
      <w:r>
        <w:t>Normal brain tissue</w:t>
      </w:r>
    </w:p>
    <w:p w14:paraId="404D5B6A" w14:textId="59F8A6D5" w:rsidR="00C61D48" w:rsidRPr="00D152B9" w:rsidRDefault="00C61D48" w:rsidP="0057586E">
      <w:pPr>
        <w:pStyle w:val="ListParagraph"/>
        <w:numPr>
          <w:ilvl w:val="1"/>
          <w:numId w:val="1"/>
        </w:numPr>
        <w:rPr>
          <w:highlight w:val="green"/>
        </w:rPr>
      </w:pPr>
      <w:r w:rsidRPr="00D152B9">
        <w:rPr>
          <w:highlight w:val="green"/>
        </w:rPr>
        <w:t>Iodine</w:t>
      </w:r>
    </w:p>
    <w:p w14:paraId="6062A45A" w14:textId="77777777" w:rsidR="007720E4" w:rsidRDefault="007720E4" w:rsidP="007720E4">
      <w:pPr>
        <w:pStyle w:val="ListParagraph"/>
        <w:ind w:left="1440"/>
      </w:pPr>
    </w:p>
    <w:p w14:paraId="37BA2587" w14:textId="0205459F" w:rsidR="00131E40" w:rsidRDefault="006165C0" w:rsidP="00350461">
      <w:pPr>
        <w:pStyle w:val="ListParagraph"/>
        <w:numPr>
          <w:ilvl w:val="0"/>
          <w:numId w:val="1"/>
        </w:numPr>
      </w:pPr>
      <w:r>
        <w:t xml:space="preserve">Which post-processing application </w:t>
      </w:r>
      <w:r w:rsidR="002B2E9F">
        <w:t xml:space="preserve">is </w:t>
      </w:r>
      <w:del w:id="51" w:author="Laura Sitler" w:date="2023-08-02T11:35:00Z">
        <w:r w:rsidR="002B2E9F" w:rsidRPr="00331AB8" w:rsidDel="00982034">
          <w:rPr>
            <w:b/>
            <w:bCs/>
            <w:i/>
            <w:iCs/>
            <w:rPrChange w:id="52" w:author="Laura Sitler" w:date="2023-08-02T11:38:00Z">
              <w:rPr/>
            </w:rPrChange>
          </w:rPr>
          <w:delText>best</w:delText>
        </w:r>
        <w:r w:rsidR="007720E4" w:rsidRPr="00331AB8" w:rsidDel="00982034">
          <w:rPr>
            <w:b/>
            <w:bCs/>
            <w:i/>
            <w:iCs/>
            <w:rPrChange w:id="53" w:author="Laura Sitler" w:date="2023-08-02T11:38:00Z">
              <w:rPr/>
            </w:rPrChange>
          </w:rPr>
          <w:delText xml:space="preserve"> </w:delText>
        </w:r>
      </w:del>
      <w:ins w:id="54" w:author="Laura Sitler" w:date="2023-08-02T11:35:00Z">
        <w:r w:rsidR="00982034" w:rsidRPr="00331AB8">
          <w:rPr>
            <w:b/>
            <w:bCs/>
            <w:i/>
            <w:iCs/>
            <w:rPrChange w:id="55" w:author="Laura Sitler" w:date="2023-08-02T11:38:00Z">
              <w:rPr/>
            </w:rPrChange>
          </w:rPr>
          <w:t>BEST</w:t>
        </w:r>
        <w:r w:rsidR="00982034">
          <w:t xml:space="preserve"> </w:t>
        </w:r>
      </w:ins>
      <w:r w:rsidR="007720E4">
        <w:t xml:space="preserve">for </w:t>
      </w:r>
      <w:r w:rsidR="00131E40">
        <w:t>redu</w:t>
      </w:r>
      <w:r w:rsidR="007720E4">
        <w:t>c</w:t>
      </w:r>
      <w:r w:rsidR="00F245A1">
        <w:t xml:space="preserve">ing </w:t>
      </w:r>
      <w:r w:rsidR="00131E40">
        <w:t>metallic beam hardening artifacts?</w:t>
      </w:r>
    </w:p>
    <w:p w14:paraId="5D1FBFA9" w14:textId="7A801ADC" w:rsidR="00131E40" w:rsidRDefault="00131E40" w:rsidP="00131E40">
      <w:pPr>
        <w:pStyle w:val="ListParagraph"/>
        <w:numPr>
          <w:ilvl w:val="1"/>
          <w:numId w:val="1"/>
        </w:numPr>
      </w:pPr>
      <w:del w:id="56" w:author="Laura Sitler" w:date="2023-08-02T11:20:00Z">
        <w:r w:rsidDel="00D0471D">
          <w:delText>Virtual non-contrast</w:delText>
        </w:r>
      </w:del>
      <w:ins w:id="57" w:author="Laura Sitler" w:date="2023-08-02T11:20:00Z">
        <w:r w:rsidR="00D0471D">
          <w:t>VNC</w:t>
        </w:r>
      </w:ins>
    </w:p>
    <w:p w14:paraId="2FA7C35A" w14:textId="77777777" w:rsidR="00131E40" w:rsidRDefault="00131E40" w:rsidP="00131E40">
      <w:pPr>
        <w:pStyle w:val="ListParagraph"/>
        <w:numPr>
          <w:ilvl w:val="1"/>
          <w:numId w:val="1"/>
        </w:numPr>
      </w:pPr>
      <w:r>
        <w:t>Virtual non-calcium</w:t>
      </w:r>
    </w:p>
    <w:p w14:paraId="7974E630" w14:textId="77777777" w:rsidR="00131E40" w:rsidRDefault="00131E40" w:rsidP="00131E40">
      <w:pPr>
        <w:pStyle w:val="ListParagraph"/>
        <w:numPr>
          <w:ilvl w:val="1"/>
          <w:numId w:val="1"/>
        </w:numPr>
      </w:pPr>
      <w:r>
        <w:t>Low-energy virtual monoenergetic</w:t>
      </w:r>
    </w:p>
    <w:p w14:paraId="1B4189B2" w14:textId="790C217F" w:rsidR="00350461" w:rsidRPr="00F96732" w:rsidRDefault="00131E40" w:rsidP="00131E40">
      <w:pPr>
        <w:pStyle w:val="ListParagraph"/>
        <w:numPr>
          <w:ilvl w:val="1"/>
          <w:numId w:val="1"/>
        </w:numPr>
        <w:rPr>
          <w:highlight w:val="green"/>
        </w:rPr>
      </w:pPr>
      <w:r w:rsidRPr="00F96732">
        <w:rPr>
          <w:highlight w:val="green"/>
        </w:rPr>
        <w:t>High-energy virtual monoenergetic</w:t>
      </w:r>
    </w:p>
    <w:p w14:paraId="54D28C26" w14:textId="77777777" w:rsidR="007720E4" w:rsidRPr="007720E4" w:rsidRDefault="007720E4" w:rsidP="007720E4">
      <w:pPr>
        <w:pStyle w:val="ListParagraph"/>
        <w:ind w:left="1440"/>
        <w:rPr>
          <w:color w:val="C00000"/>
        </w:rPr>
      </w:pPr>
    </w:p>
    <w:p w14:paraId="264F0459" w14:textId="7C042C29" w:rsidR="00350461" w:rsidRDefault="007720E4" w:rsidP="00350461">
      <w:pPr>
        <w:pStyle w:val="ListParagraph"/>
        <w:numPr>
          <w:ilvl w:val="0"/>
          <w:numId w:val="1"/>
        </w:numPr>
      </w:pPr>
      <w:r>
        <w:t xml:space="preserve">How does </w:t>
      </w:r>
      <w:r w:rsidR="00B43DA7">
        <w:t xml:space="preserve">a </w:t>
      </w:r>
      <w:r w:rsidR="00C61D48">
        <w:t>photon-counting</w:t>
      </w:r>
      <w:r>
        <w:t xml:space="preserve"> CT</w:t>
      </w:r>
      <w:r w:rsidR="00B43DA7">
        <w:t xml:space="preserve"> </w:t>
      </w:r>
      <w:r w:rsidR="002A6592">
        <w:t>detector</w:t>
      </w:r>
      <w:r w:rsidR="00B43DA7">
        <w:t xml:space="preserve"> produce images with no </w:t>
      </w:r>
      <w:r w:rsidR="004D2590">
        <w:t xml:space="preserve">electronic </w:t>
      </w:r>
      <w:r w:rsidR="00B43DA7">
        <w:t>noise?</w:t>
      </w:r>
    </w:p>
    <w:p w14:paraId="2A444E1B" w14:textId="3E6B107F" w:rsidR="00B43DA7" w:rsidRDefault="00621538" w:rsidP="00B43DA7">
      <w:pPr>
        <w:pStyle w:val="ListParagraph"/>
        <w:numPr>
          <w:ilvl w:val="1"/>
          <w:numId w:val="1"/>
        </w:numPr>
      </w:pPr>
      <w:ins w:id="58" w:author="Laura Sitler" w:date="2023-08-02T11:32:00Z">
        <w:r>
          <w:t xml:space="preserve">It uses </w:t>
        </w:r>
      </w:ins>
      <w:del w:id="59" w:author="Laura Sitler" w:date="2023-08-02T11:32:00Z">
        <w:r w:rsidR="00B43DA7" w:rsidDel="00621538">
          <w:delText xml:space="preserve">Improved </w:delText>
        </w:r>
      </w:del>
      <w:ins w:id="60" w:author="Laura Sitler" w:date="2023-08-02T11:32:00Z">
        <w:r>
          <w:t>i</w:t>
        </w:r>
        <w:r>
          <w:t xml:space="preserve">mproved </w:t>
        </w:r>
      </w:ins>
      <w:r w:rsidR="00B43DA7">
        <w:t>post-processing algorithms</w:t>
      </w:r>
      <w:ins w:id="61" w:author="Laura Sitler" w:date="2023-08-02T11:32:00Z">
        <w:r>
          <w:t>.</w:t>
        </w:r>
      </w:ins>
    </w:p>
    <w:p w14:paraId="65EF59D0" w14:textId="4CE8E0A6" w:rsidR="00B43DA7" w:rsidRPr="00F96732" w:rsidRDefault="00621538" w:rsidP="00B43DA7">
      <w:pPr>
        <w:pStyle w:val="ListParagraph"/>
        <w:numPr>
          <w:ilvl w:val="1"/>
          <w:numId w:val="1"/>
        </w:numPr>
        <w:rPr>
          <w:highlight w:val="green"/>
        </w:rPr>
      </w:pPr>
      <w:proofErr w:type="gramStart"/>
      <w:ins w:id="62" w:author="Laura Sitler" w:date="2023-08-02T11:32:00Z">
        <w:r>
          <w:rPr>
            <w:highlight w:val="green"/>
          </w:rPr>
          <w:t>It</w:t>
        </w:r>
        <w:proofErr w:type="gramEnd"/>
        <w:r>
          <w:rPr>
            <w:highlight w:val="green"/>
          </w:rPr>
          <w:t xml:space="preserve"> d</w:t>
        </w:r>
      </w:ins>
      <w:del w:id="63" w:author="Laura Sitler" w:date="2023-08-02T11:32:00Z">
        <w:r w:rsidR="00294366" w:rsidDel="00621538">
          <w:rPr>
            <w:highlight w:val="green"/>
          </w:rPr>
          <w:delText>D</w:delText>
        </w:r>
      </w:del>
      <w:r w:rsidR="00294366">
        <w:rPr>
          <w:highlight w:val="green"/>
        </w:rPr>
        <w:t>irectly c</w:t>
      </w:r>
      <w:r w:rsidR="00F96732">
        <w:rPr>
          <w:highlight w:val="green"/>
        </w:rPr>
        <w:t>onvert</w:t>
      </w:r>
      <w:ins w:id="64" w:author="Laura Sitler" w:date="2023-08-02T11:32:00Z">
        <w:r>
          <w:rPr>
            <w:highlight w:val="green"/>
          </w:rPr>
          <w:t>s</w:t>
        </w:r>
      </w:ins>
      <w:del w:id="65" w:author="Laura Sitler" w:date="2023-08-02T11:32:00Z">
        <w:r w:rsidR="00F96732" w:rsidDel="00621538">
          <w:rPr>
            <w:highlight w:val="green"/>
          </w:rPr>
          <w:delText>ing</w:delText>
        </w:r>
      </w:del>
      <w:r w:rsidR="00F96732">
        <w:rPr>
          <w:highlight w:val="green"/>
        </w:rPr>
        <w:t xml:space="preserve"> x-ray photons </w:t>
      </w:r>
      <w:r w:rsidR="00294366">
        <w:rPr>
          <w:highlight w:val="green"/>
        </w:rPr>
        <w:t>into electrical signals</w:t>
      </w:r>
      <w:ins w:id="66" w:author="Laura Sitler" w:date="2023-08-02T11:32:00Z">
        <w:r>
          <w:rPr>
            <w:highlight w:val="green"/>
          </w:rPr>
          <w:t>.</w:t>
        </w:r>
      </w:ins>
    </w:p>
    <w:p w14:paraId="232DC8FB" w14:textId="4665A800" w:rsidR="00B43DA7" w:rsidRDefault="00621538" w:rsidP="00B43DA7">
      <w:pPr>
        <w:pStyle w:val="ListParagraph"/>
        <w:numPr>
          <w:ilvl w:val="1"/>
          <w:numId w:val="1"/>
        </w:numPr>
      </w:pPr>
      <w:commentRangeStart w:id="67"/>
      <w:ins w:id="68" w:author="Laura Sitler" w:date="2023-08-02T11:32:00Z">
        <w:r>
          <w:t xml:space="preserve">It </w:t>
        </w:r>
      </w:ins>
      <w:del w:id="69" w:author="Laura Sitler" w:date="2023-08-02T11:33:00Z">
        <w:r w:rsidR="00F245A1" w:rsidDel="00621538">
          <w:delText xml:space="preserve">Increased </w:delText>
        </w:r>
      </w:del>
      <w:r w:rsidR="00F245A1">
        <w:t>count</w:t>
      </w:r>
      <w:ins w:id="70" w:author="Laura Sitler" w:date="2023-08-02T11:33:00Z">
        <w:r>
          <w:t>s more</w:t>
        </w:r>
      </w:ins>
      <w:del w:id="71" w:author="Laura Sitler" w:date="2023-08-02T11:33:00Z">
        <w:r w:rsidR="00F245A1" w:rsidDel="00621538">
          <w:delText>ing of</w:delText>
        </w:r>
        <w:r w:rsidR="00B43DA7" w:rsidDel="00621538">
          <w:delText xml:space="preserve"> </w:delText>
        </w:r>
      </w:del>
      <w:ins w:id="72" w:author="Laura Sitler" w:date="2023-08-02T11:33:00Z">
        <w:r>
          <w:t xml:space="preserve"> </w:t>
        </w:r>
      </w:ins>
      <w:r w:rsidR="00B43DA7">
        <w:t>photon measurements</w:t>
      </w:r>
      <w:ins w:id="73" w:author="Laura Sitler" w:date="2023-08-02T11:33:00Z">
        <w:r>
          <w:t>.</w:t>
        </w:r>
      </w:ins>
      <w:commentRangeEnd w:id="67"/>
      <w:ins w:id="74" w:author="Laura Sitler" w:date="2023-08-02T11:36:00Z">
        <w:r w:rsidR="00982034">
          <w:rPr>
            <w:rStyle w:val="CommentReference"/>
          </w:rPr>
          <w:commentReference w:id="67"/>
        </w:r>
      </w:ins>
    </w:p>
    <w:p w14:paraId="5B707F7E" w14:textId="69F04EAC" w:rsidR="00B43DA7" w:rsidRDefault="00621538" w:rsidP="00B43DA7">
      <w:pPr>
        <w:pStyle w:val="ListParagraph"/>
        <w:numPr>
          <w:ilvl w:val="1"/>
          <w:numId w:val="1"/>
        </w:numPr>
      </w:pPr>
      <w:ins w:id="75" w:author="Laura Sitler" w:date="2023-08-02T11:33:00Z">
        <w:r>
          <w:t xml:space="preserve">It requires a reduced </w:t>
        </w:r>
      </w:ins>
      <w:del w:id="76" w:author="Laura Sitler" w:date="2023-08-02T11:33:00Z">
        <w:r w:rsidR="00B43DA7" w:rsidDel="00621538">
          <w:delText>Reduc</w:delText>
        </w:r>
        <w:r w:rsidR="00F245A1" w:rsidDel="00621538">
          <w:delText>tion in</w:delText>
        </w:r>
        <w:r w:rsidR="00B43DA7" w:rsidDel="00621538">
          <w:delText xml:space="preserve"> the required </w:delText>
        </w:r>
      </w:del>
      <w:r w:rsidR="00B43DA7">
        <w:t>contrast media dose</w:t>
      </w:r>
      <w:ins w:id="77" w:author="Laura Sitler" w:date="2023-08-02T11:33:00Z">
        <w:r>
          <w:t>.</w:t>
        </w:r>
      </w:ins>
      <w:r w:rsidR="004D2590">
        <w:br/>
      </w:r>
    </w:p>
    <w:p w14:paraId="7C00D70E" w14:textId="3DEE6A06" w:rsidR="004D2590" w:rsidRDefault="00FE208B" w:rsidP="004D2590">
      <w:pPr>
        <w:pStyle w:val="ListParagraph"/>
        <w:numPr>
          <w:ilvl w:val="0"/>
          <w:numId w:val="1"/>
        </w:numPr>
      </w:pPr>
      <w:r>
        <w:t xml:space="preserve">Which material-specific post-processing application can </w:t>
      </w:r>
      <w:del w:id="78" w:author="Laura Sitler" w:date="2023-08-02T11:38:00Z">
        <w:r w:rsidRPr="00331AB8" w:rsidDel="00331AB8">
          <w:rPr>
            <w:b/>
            <w:bCs/>
            <w:i/>
            <w:iCs/>
            <w:rPrChange w:id="79" w:author="Laura Sitler" w:date="2023-08-02T11:38:00Z">
              <w:rPr/>
            </w:rPrChange>
          </w:rPr>
          <w:delText>best</w:delText>
        </w:r>
        <w:r w:rsidRPr="00331AB8" w:rsidDel="00331AB8">
          <w:rPr>
            <w:b/>
            <w:bCs/>
            <w:rPrChange w:id="80" w:author="Laura Sitler" w:date="2023-08-02T11:38:00Z">
              <w:rPr/>
            </w:rPrChange>
          </w:rPr>
          <w:delText xml:space="preserve"> </w:delText>
        </w:r>
      </w:del>
      <w:ins w:id="81" w:author="Laura Sitler" w:date="2023-08-02T11:38:00Z">
        <w:r w:rsidR="00331AB8" w:rsidRPr="00331AB8">
          <w:rPr>
            <w:b/>
            <w:bCs/>
            <w:i/>
            <w:iCs/>
            <w:rPrChange w:id="82" w:author="Laura Sitler" w:date="2023-08-02T11:38:00Z">
              <w:rPr>
                <w:i/>
                <w:iCs/>
              </w:rPr>
            </w:rPrChange>
          </w:rPr>
          <w:t>BEST</w:t>
        </w:r>
        <w:r w:rsidR="00331AB8">
          <w:t xml:space="preserve"> </w:t>
        </w:r>
      </w:ins>
      <w:r>
        <w:t xml:space="preserve">show </w:t>
      </w:r>
      <w:r w:rsidR="00C44690">
        <w:t>the iodine content of a mass to demonstrate tumor blood volume and vascularity?</w:t>
      </w:r>
    </w:p>
    <w:p w14:paraId="06039723" w14:textId="3E5448AC" w:rsidR="00C44690" w:rsidRPr="00294366" w:rsidRDefault="00C44690" w:rsidP="00C44690">
      <w:pPr>
        <w:pStyle w:val="ListParagraph"/>
        <w:numPr>
          <w:ilvl w:val="1"/>
          <w:numId w:val="1"/>
        </w:numPr>
        <w:rPr>
          <w:highlight w:val="green"/>
        </w:rPr>
      </w:pPr>
      <w:r w:rsidRPr="00294366">
        <w:rPr>
          <w:highlight w:val="green"/>
        </w:rPr>
        <w:t>Iodine maps</w:t>
      </w:r>
    </w:p>
    <w:p w14:paraId="1216CDC8" w14:textId="740FAE68" w:rsidR="00C44690" w:rsidRDefault="00C44690" w:rsidP="00C44690">
      <w:pPr>
        <w:pStyle w:val="ListParagraph"/>
        <w:numPr>
          <w:ilvl w:val="1"/>
          <w:numId w:val="1"/>
        </w:numPr>
      </w:pPr>
      <w:r>
        <w:t>Low-energy images</w:t>
      </w:r>
    </w:p>
    <w:p w14:paraId="353999BF" w14:textId="0F319908" w:rsidR="00C44690" w:rsidRDefault="00C44690" w:rsidP="00C44690">
      <w:pPr>
        <w:pStyle w:val="ListParagraph"/>
        <w:numPr>
          <w:ilvl w:val="1"/>
          <w:numId w:val="1"/>
        </w:numPr>
      </w:pPr>
      <w:r>
        <w:t>High-energy images</w:t>
      </w:r>
    </w:p>
    <w:p w14:paraId="30CAE071" w14:textId="4B12C016" w:rsidR="00C44690" w:rsidRDefault="00C44690" w:rsidP="00C44690">
      <w:pPr>
        <w:pStyle w:val="ListParagraph"/>
        <w:numPr>
          <w:ilvl w:val="1"/>
          <w:numId w:val="1"/>
        </w:numPr>
      </w:pPr>
      <w:del w:id="83" w:author="Laura Sitler" w:date="2023-08-02T11:20:00Z">
        <w:r w:rsidDel="00D0471D">
          <w:delText>Virtual non-contrast</w:delText>
        </w:r>
      </w:del>
      <w:ins w:id="84" w:author="Laura Sitler" w:date="2023-08-02T11:20:00Z">
        <w:r w:rsidR="00D0471D">
          <w:t>VNC</w:t>
        </w:r>
      </w:ins>
      <w:r>
        <w:t xml:space="preserve"> images</w:t>
      </w:r>
    </w:p>
    <w:p w14:paraId="03D7B8FB" w14:textId="77777777" w:rsidR="00C44690" w:rsidRDefault="00C44690" w:rsidP="000A4EA3">
      <w:pPr>
        <w:pStyle w:val="ListParagraph"/>
      </w:pPr>
    </w:p>
    <w:p w14:paraId="3D786FB1" w14:textId="69EA9BAC" w:rsidR="004D2590" w:rsidRDefault="00A14364" w:rsidP="004D2590">
      <w:pPr>
        <w:pStyle w:val="ListParagraph"/>
        <w:numPr>
          <w:ilvl w:val="0"/>
          <w:numId w:val="1"/>
        </w:numPr>
      </w:pPr>
      <w:r>
        <w:t>Wh</w:t>
      </w:r>
      <w:r w:rsidR="00230468">
        <w:t xml:space="preserve">ich anatomic material </w:t>
      </w:r>
      <w:r w:rsidR="00C3456D">
        <w:t>has the highest amount of x-ray attenuation and highest CT number?</w:t>
      </w:r>
    </w:p>
    <w:p w14:paraId="3AAC653C" w14:textId="4D983A66" w:rsidR="00DC23F8" w:rsidRPr="00294366" w:rsidRDefault="005F2A3E" w:rsidP="00DC23F8">
      <w:pPr>
        <w:pStyle w:val="ListParagraph"/>
        <w:numPr>
          <w:ilvl w:val="1"/>
          <w:numId w:val="1"/>
        </w:numPr>
        <w:rPr>
          <w:highlight w:val="green"/>
        </w:rPr>
      </w:pPr>
      <w:r w:rsidRPr="00294366">
        <w:rPr>
          <w:highlight w:val="green"/>
        </w:rPr>
        <w:t>Calcium</w:t>
      </w:r>
    </w:p>
    <w:p w14:paraId="5CBCC615" w14:textId="012CB2CE" w:rsidR="005F2A3E" w:rsidRDefault="005F2A3E" w:rsidP="005F2A3E">
      <w:pPr>
        <w:pStyle w:val="ListParagraph"/>
        <w:numPr>
          <w:ilvl w:val="1"/>
          <w:numId w:val="1"/>
        </w:numPr>
      </w:pPr>
      <w:r>
        <w:t>Water</w:t>
      </w:r>
    </w:p>
    <w:p w14:paraId="2820DD02" w14:textId="70974971" w:rsidR="005F2A3E" w:rsidRDefault="005F2A3E" w:rsidP="005F2A3E">
      <w:pPr>
        <w:pStyle w:val="ListParagraph"/>
        <w:numPr>
          <w:ilvl w:val="1"/>
          <w:numId w:val="1"/>
        </w:numPr>
      </w:pPr>
      <w:r>
        <w:t>Fat</w:t>
      </w:r>
    </w:p>
    <w:p w14:paraId="72142661" w14:textId="30AEE968" w:rsidR="005F2A3E" w:rsidRDefault="005F2A3E" w:rsidP="005F2A3E">
      <w:pPr>
        <w:pStyle w:val="ListParagraph"/>
        <w:numPr>
          <w:ilvl w:val="1"/>
          <w:numId w:val="1"/>
        </w:numPr>
      </w:pPr>
      <w:r>
        <w:t xml:space="preserve">Air in </w:t>
      </w:r>
      <w:ins w:id="85" w:author="Laura Sitler" w:date="2023-08-02T11:36:00Z">
        <w:r w:rsidR="00CF4DEB">
          <w:t xml:space="preserve">the </w:t>
        </w:r>
      </w:ins>
      <w:r>
        <w:t>lungs</w:t>
      </w:r>
    </w:p>
    <w:p w14:paraId="02182D4B" w14:textId="77777777" w:rsidR="00C35ABC" w:rsidRDefault="00C35ABC" w:rsidP="00C35ABC"/>
    <w:p w14:paraId="12E71BC4" w14:textId="7616A423" w:rsidR="00D42BAD" w:rsidRDefault="00D42BAD" w:rsidP="00106FD1"/>
    <w:sectPr w:rsidR="00D42B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40" w:author="Laura Sitler" w:date="2023-08-02T11:29:00Z" w:initials="LS">
    <w:p w14:paraId="7ACF5A77" w14:textId="77777777" w:rsidR="00D0471D" w:rsidRDefault="00D0471D" w:rsidP="002C1310">
      <w:pPr>
        <w:pStyle w:val="CommentText"/>
      </w:pPr>
      <w:r>
        <w:rPr>
          <w:rStyle w:val="CommentReference"/>
        </w:rPr>
        <w:annotationRef/>
      </w:r>
      <w:r>
        <w:t>Revised to match the text, which doesn't go into the hyperintense topic. Please confirm changes.</w:t>
      </w:r>
    </w:p>
  </w:comment>
  <w:comment w:id="67" w:author="Laura Sitler" w:date="2023-08-02T11:36:00Z" w:initials="LS">
    <w:p w14:paraId="1868A197" w14:textId="77777777" w:rsidR="00982034" w:rsidRDefault="00982034" w:rsidP="003422E3">
      <w:pPr>
        <w:pStyle w:val="CommentText"/>
      </w:pPr>
      <w:r>
        <w:rPr>
          <w:rStyle w:val="CommentReference"/>
        </w:rPr>
        <w:annotationRef/>
      </w:r>
      <w:r>
        <w:t>Please confirm this change, was trying to make everything consistent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ACF5A77" w15:done="0"/>
  <w15:commentEx w15:paraId="1868A19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874BCA6" w16cex:dateUtc="2023-08-02T15:29:00Z"/>
  <w16cex:commentExtensible w16cex:durableId="2874BE29" w16cex:dateUtc="2023-08-02T15:3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ACF5A77" w16cid:durableId="2874BCA6"/>
  <w16cid:commentId w16cid:paraId="1868A197" w16cid:durableId="2874BE2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1C4902"/>
    <w:multiLevelType w:val="hybridMultilevel"/>
    <w:tmpl w:val="3820B53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88631A"/>
    <w:multiLevelType w:val="hybridMultilevel"/>
    <w:tmpl w:val="B03C874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3367736">
    <w:abstractNumId w:val="0"/>
  </w:num>
  <w:num w:numId="2" w16cid:durableId="321933028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Laura Sitler">
    <w15:presenceInfo w15:providerId="None" w15:userId="Laura Sitl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BAC"/>
    <w:rsid w:val="00023A1E"/>
    <w:rsid w:val="0003413F"/>
    <w:rsid w:val="00094BD9"/>
    <w:rsid w:val="000A4EA3"/>
    <w:rsid w:val="00106FD1"/>
    <w:rsid w:val="00131E40"/>
    <w:rsid w:val="00183DC1"/>
    <w:rsid w:val="001E0BAC"/>
    <w:rsid w:val="00230468"/>
    <w:rsid w:val="00291D54"/>
    <w:rsid w:val="00294366"/>
    <w:rsid w:val="002A6592"/>
    <w:rsid w:val="002B2E9F"/>
    <w:rsid w:val="002B3232"/>
    <w:rsid w:val="00331AB8"/>
    <w:rsid w:val="00350461"/>
    <w:rsid w:val="00395956"/>
    <w:rsid w:val="003B7903"/>
    <w:rsid w:val="003C0A21"/>
    <w:rsid w:val="003D063D"/>
    <w:rsid w:val="00452AA6"/>
    <w:rsid w:val="00452C23"/>
    <w:rsid w:val="0047352E"/>
    <w:rsid w:val="004D2590"/>
    <w:rsid w:val="004F3FC2"/>
    <w:rsid w:val="00541A13"/>
    <w:rsid w:val="0057586E"/>
    <w:rsid w:val="005A58DA"/>
    <w:rsid w:val="005F2A3E"/>
    <w:rsid w:val="00605B75"/>
    <w:rsid w:val="006165C0"/>
    <w:rsid w:val="00621538"/>
    <w:rsid w:val="00744726"/>
    <w:rsid w:val="007720E4"/>
    <w:rsid w:val="00781E3B"/>
    <w:rsid w:val="007A6A9B"/>
    <w:rsid w:val="00840EED"/>
    <w:rsid w:val="00982034"/>
    <w:rsid w:val="009C30C0"/>
    <w:rsid w:val="00A14364"/>
    <w:rsid w:val="00A93044"/>
    <w:rsid w:val="00B26007"/>
    <w:rsid w:val="00B269F6"/>
    <w:rsid w:val="00B43DA7"/>
    <w:rsid w:val="00B93250"/>
    <w:rsid w:val="00C3456D"/>
    <w:rsid w:val="00C35ABC"/>
    <w:rsid w:val="00C44690"/>
    <w:rsid w:val="00C61D48"/>
    <w:rsid w:val="00C64D5E"/>
    <w:rsid w:val="00CC636C"/>
    <w:rsid w:val="00CF4DEB"/>
    <w:rsid w:val="00D0471D"/>
    <w:rsid w:val="00D152B9"/>
    <w:rsid w:val="00D42BAD"/>
    <w:rsid w:val="00DC23F8"/>
    <w:rsid w:val="00DE0D41"/>
    <w:rsid w:val="00E17C66"/>
    <w:rsid w:val="00F245A1"/>
    <w:rsid w:val="00F96732"/>
    <w:rsid w:val="00FE208B"/>
    <w:rsid w:val="00FF1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95158"/>
  <w15:chartTrackingRefBased/>
  <w15:docId w15:val="{9EF5523B-F5B0-4B5E-A5E6-D49D66D7B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2BAD"/>
    <w:pPr>
      <w:ind w:left="720"/>
      <w:contextualSpacing/>
    </w:pPr>
  </w:style>
  <w:style w:type="paragraph" w:styleId="Revision">
    <w:name w:val="Revision"/>
    <w:hidden/>
    <w:uiPriority w:val="99"/>
    <w:semiHidden/>
    <w:rsid w:val="003D063D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D0471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0471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0471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0471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0471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8/08/relationships/commentsExtensible" Target="commentsExtensible.xml"/><Relationship Id="rId5" Type="http://schemas.openxmlformats.org/officeDocument/2006/relationships/styles" Target="styles.xml"/><Relationship Id="rId10" Type="http://schemas.microsoft.com/office/2016/09/relationships/commentsIds" Target="commentsIds.xm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2a93b1d-5067-4fc1-b8a0-a7a443505641" xsi:nil="true"/>
    <lcf76f155ced4ddcb4097134ff3c332f xmlns="a4d439a0-5a44-4000-a4bb-37fe01a10722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51824C2CE6A3498D635343E4B44909" ma:contentTypeVersion="11" ma:contentTypeDescription="Create a new document." ma:contentTypeScope="" ma:versionID="f5f5b420b41e4028f5e407a03651f48e">
  <xsd:schema xmlns:xsd="http://www.w3.org/2001/XMLSchema" xmlns:xs="http://www.w3.org/2001/XMLSchema" xmlns:p="http://schemas.microsoft.com/office/2006/metadata/properties" xmlns:ns2="a4d439a0-5a44-4000-a4bb-37fe01a10722" xmlns:ns3="92a93b1d-5067-4fc1-b8a0-a7a443505641" targetNamespace="http://schemas.microsoft.com/office/2006/metadata/properties" ma:root="true" ma:fieldsID="b5604d8342ec2b8d0086017e8dac8e42" ns2:_="" ns3:_="">
    <xsd:import namespace="a4d439a0-5a44-4000-a4bb-37fe01a10722"/>
    <xsd:import namespace="92a93b1d-5067-4fc1-b8a0-a7a4435056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439a0-5a44-4000-a4bb-37fe01a107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a710c007-53bf-43f6-9160-0aa968ac1f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a93b1d-5067-4fc1-b8a0-a7a44350564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b8840ea3-209d-43fc-8710-ececb114e745}" ma:internalName="TaxCatchAll" ma:showField="CatchAllData" ma:web="92a93b1d-5067-4fc1-b8a0-a7a4435056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84CDCD4-C939-424C-AAFE-EDD74A7102FB}">
  <ds:schemaRefs>
    <ds:schemaRef ds:uri="http://schemas.microsoft.com/office/2006/metadata/properties"/>
    <ds:schemaRef ds:uri="http://schemas.microsoft.com/office/infopath/2007/PartnerControls"/>
    <ds:schemaRef ds:uri="92a93b1d-5067-4fc1-b8a0-a7a443505641"/>
    <ds:schemaRef ds:uri="a4d439a0-5a44-4000-a4bb-37fe01a10722"/>
  </ds:schemaRefs>
</ds:datastoreItem>
</file>

<file path=customXml/itemProps2.xml><?xml version="1.0" encoding="utf-8"?>
<ds:datastoreItem xmlns:ds="http://schemas.openxmlformats.org/officeDocument/2006/customXml" ds:itemID="{0ACBCDD0-8B85-4309-BDA3-B532563AD6C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FDFF20F-E77E-4C8C-8308-33F17AB3ADD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889</TotalTime>
  <Pages>2</Pages>
  <Words>391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Heidi Veillette</dc:creator>
  <cp:keywords/>
  <dc:description/>
  <cp:lastModifiedBy>Laura Sitler</cp:lastModifiedBy>
  <cp:revision>49</cp:revision>
  <dcterms:created xsi:type="dcterms:W3CDTF">2023-05-30T16:49:00Z</dcterms:created>
  <dcterms:modified xsi:type="dcterms:W3CDTF">2023-08-02T15:38:00Z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3df6e07dab433f2449fdaa3411170d8694ccddf483d6ebdaa0322a829fd1a4d2</vt:lpwstr>
  </property>
  <property fmtid="{D5CDD505-2E9C-101B-9397-08002B2CF9AE}" pid="3" name="ContentTypeId">
    <vt:lpwstr>0x0101005F51824C2CE6A3498D635343E4B44909</vt:lpwstr>
  </property>
</Properties>
</file>