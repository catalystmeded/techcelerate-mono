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Extensible.xml" ContentType="application/vnd.openxmlformats-officedocument.wordprocessingml.commentsExtensi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594A7" w14:textId="1FDCACFF" w:rsidR="00C11F44" w:rsidRDefault="00886351" w:rsidP="00C11F44">
      <w:pPr>
        <w:pStyle w:val="EndnoteText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23005_RT_Geriatrics: Questions</w:t>
      </w:r>
    </w:p>
    <w:p w14:paraId="4F4EAF6A" w14:textId="77777777" w:rsidR="00886351" w:rsidRPr="00D9622E" w:rsidRDefault="00886351" w:rsidP="00C11F44">
      <w:pPr>
        <w:pStyle w:val="EndnoteText"/>
        <w:rPr>
          <w:rFonts w:cstheme="minorHAnsi"/>
          <w:sz w:val="22"/>
          <w:szCs w:val="22"/>
        </w:rPr>
      </w:pPr>
    </w:p>
    <w:p w14:paraId="1C5B8158" w14:textId="179EFCF9" w:rsidR="00886351" w:rsidRPr="00333DEE" w:rsidRDefault="00886351" w:rsidP="000606B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Which of the following statements is true regarding technical factors and the elderly patient? </w:t>
      </w:r>
    </w:p>
    <w:p w14:paraId="7D7DD665" w14:textId="2FBFEF24" w:rsidR="00886351" w:rsidRPr="00333DEE" w:rsidRDefault="00886351" w:rsidP="000606BA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A longer exposure time is optimal for the elderly patient.</w:t>
      </w:r>
    </w:p>
    <w:p w14:paraId="5F96E131" w14:textId="33574FBD" w:rsidR="00886351" w:rsidRPr="00333DEE" w:rsidRDefault="00886351" w:rsidP="000606BA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Breathing instructions are not relevant for the elderly patient.</w:t>
      </w:r>
    </w:p>
    <w:p w14:paraId="3A4A026C" w14:textId="379ADC6E" w:rsidR="00886351" w:rsidRPr="00333DEE" w:rsidRDefault="00886351" w:rsidP="000606BA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A lower </w:t>
      </w:r>
      <w:proofErr w:type="spellStart"/>
      <w:r w:rsidRPr="00333DEE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kVp</w:t>
      </w:r>
      <w:proofErr w:type="spellEnd"/>
      <w:r w:rsidRPr="00333DEE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 is essential due to loss of bone mass.</w:t>
      </w: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444BB91C" w14:textId="4B072879" w:rsidR="00886351" w:rsidRDefault="00886351" w:rsidP="000606BA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Clear, concise instructions are not relevant for the elderly patient.</w:t>
      </w:r>
    </w:p>
    <w:p w14:paraId="352C6E23" w14:textId="77777777" w:rsidR="000606BA" w:rsidRDefault="000606BA" w:rsidP="000606BA">
      <w:pPr>
        <w:pStyle w:val="NormalWeb"/>
        <w:spacing w:before="0" w:beforeAutospacing="0" w:after="0" w:afterAutospacing="0"/>
        <w:ind w:left="810"/>
        <w:rPr>
          <w:rFonts w:asciiTheme="minorHAnsi" w:hAnsiTheme="minorHAnsi" w:cstheme="minorHAnsi"/>
          <w:color w:val="000000"/>
          <w:sz w:val="22"/>
          <w:szCs w:val="22"/>
        </w:rPr>
      </w:pPr>
    </w:p>
    <w:p w14:paraId="3B30F0BF" w14:textId="19859545" w:rsidR="000606BA" w:rsidRDefault="00C06A3E" w:rsidP="000606BA">
      <w:pPr>
        <w:pStyle w:val="NormalWeb"/>
        <w:numPr>
          <w:ilvl w:val="0"/>
          <w:numId w:val="3"/>
        </w:numPr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commentRangeStart w:id="0"/>
      <w:r>
        <w:rPr>
          <w:rFonts w:asciiTheme="minorHAnsi" w:hAnsiTheme="minorHAnsi" w:cstheme="minorHAnsi"/>
          <w:color w:val="000000"/>
          <w:sz w:val="22"/>
          <w:szCs w:val="22"/>
        </w:rPr>
        <w:t>Which</w:t>
      </w:r>
      <w:commentRangeEnd w:id="0"/>
      <w:r w:rsidR="00906CB2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0"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of the following statements regarding the use of contrast media in geriatric patients is TRUE?</w:t>
      </w:r>
    </w:p>
    <w:p w14:paraId="36826FC2" w14:textId="3BC36F43" w:rsidR="00C06A3E" w:rsidRDefault="006B2BD5" w:rsidP="00917860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All g</w:t>
      </w:r>
      <w:r w:rsidR="00CB21A7">
        <w:rPr>
          <w:rFonts w:asciiTheme="minorHAnsi" w:hAnsiTheme="minorHAnsi" w:cstheme="minorHAnsi"/>
          <w:color w:val="000000"/>
          <w:sz w:val="22"/>
          <w:szCs w:val="22"/>
        </w:rPr>
        <w:t>eriatric patients require speci</w:t>
      </w:r>
      <w:r w:rsidR="005762A2">
        <w:rPr>
          <w:rFonts w:asciiTheme="minorHAnsi" w:hAnsiTheme="minorHAnsi" w:cstheme="minorHAnsi"/>
          <w:color w:val="000000"/>
          <w:sz w:val="22"/>
          <w:szCs w:val="22"/>
        </w:rPr>
        <w:t>fic</w:t>
      </w:r>
      <w:r w:rsidR="00AA618E">
        <w:rPr>
          <w:rFonts w:asciiTheme="minorHAnsi" w:hAnsiTheme="minorHAnsi" w:cstheme="minorHAnsi"/>
          <w:color w:val="000000"/>
          <w:sz w:val="22"/>
          <w:szCs w:val="22"/>
        </w:rPr>
        <w:t xml:space="preserve"> types of contrast media </w:t>
      </w:r>
    </w:p>
    <w:p w14:paraId="1EF2CE6F" w14:textId="4674F0D6" w:rsidR="00956F51" w:rsidRPr="00F9481E" w:rsidRDefault="005C0A52" w:rsidP="00917860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F9481E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Geriatric patients require reduced volume of contrast media</w:t>
      </w:r>
    </w:p>
    <w:p w14:paraId="5CAD30EB" w14:textId="48BE202F" w:rsidR="005C0A52" w:rsidRDefault="005C0A52" w:rsidP="00917860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The risk of contrast media in geriatric patients does not outweigh the benefits</w:t>
      </w:r>
    </w:p>
    <w:p w14:paraId="418786E7" w14:textId="77D687BE" w:rsidR="005C0A52" w:rsidRDefault="003E4FE1" w:rsidP="00917860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IV contrast media should be administered in superficial veins among geriatric patients to avoid </w:t>
      </w:r>
      <w:r w:rsidR="00B34580">
        <w:rPr>
          <w:rFonts w:asciiTheme="minorHAnsi" w:hAnsiTheme="minorHAnsi" w:cstheme="minorHAnsi"/>
          <w:color w:val="000000"/>
          <w:sz w:val="22"/>
          <w:szCs w:val="22"/>
        </w:rPr>
        <w:t>skin injury</w:t>
      </w:r>
    </w:p>
    <w:p w14:paraId="3DE9FCAF" w14:textId="77777777" w:rsidR="002D6063" w:rsidRDefault="002D6063" w:rsidP="002D606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26D1E0F0" w14:textId="53FBCBCD" w:rsidR="002D6063" w:rsidRDefault="0050460F" w:rsidP="002D6063">
      <w:pPr>
        <w:pStyle w:val="NormalWeb"/>
        <w:numPr>
          <w:ilvl w:val="0"/>
          <w:numId w:val="3"/>
        </w:numPr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commentRangeStart w:id="1"/>
      <w:r>
        <w:rPr>
          <w:rFonts w:asciiTheme="minorHAnsi" w:hAnsiTheme="minorHAnsi" w:cstheme="minorHAnsi"/>
          <w:color w:val="000000"/>
          <w:sz w:val="22"/>
          <w:szCs w:val="22"/>
        </w:rPr>
        <w:t>Which</w:t>
      </w:r>
      <w:commentRangeEnd w:id="1"/>
      <w:r w:rsidR="00DA6B7B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1"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of the following statements regarding elder abuse is </w:t>
      </w:r>
      <w:r w:rsidR="006B624D">
        <w:rPr>
          <w:rFonts w:asciiTheme="minorHAnsi" w:hAnsiTheme="minorHAnsi" w:cstheme="minorHAnsi"/>
          <w:color w:val="000000"/>
          <w:sz w:val="22"/>
          <w:szCs w:val="22"/>
        </w:rPr>
        <w:t>INCORRECT</w:t>
      </w:r>
      <w:r>
        <w:rPr>
          <w:rFonts w:asciiTheme="minorHAnsi" w:hAnsiTheme="minorHAnsi" w:cstheme="minorHAnsi"/>
          <w:color w:val="000000"/>
          <w:sz w:val="22"/>
          <w:szCs w:val="22"/>
        </w:rPr>
        <w:t>?</w:t>
      </w:r>
    </w:p>
    <w:p w14:paraId="47CB1937" w14:textId="7638BE78" w:rsidR="0050460F" w:rsidRDefault="00447C94" w:rsidP="0050460F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The prevalence of elder abuse is likely underestimated</w:t>
      </w:r>
    </w:p>
    <w:p w14:paraId="00BD4AA0" w14:textId="73CF582B" w:rsidR="00B102D9" w:rsidRDefault="003D29D3" w:rsidP="0050460F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A person’s spouse is the most likely perpetrator of elder abuse </w:t>
      </w:r>
    </w:p>
    <w:p w14:paraId="07A71F1B" w14:textId="4663E10B" w:rsidR="00447C94" w:rsidRPr="003D29D3" w:rsidRDefault="00425A0B" w:rsidP="0050460F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3D29D3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Most studies document </w:t>
      </w:r>
      <w:r w:rsidR="00B102D9" w:rsidRPr="003D29D3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a higher incidence of elder abuse among females</w:t>
      </w:r>
    </w:p>
    <w:p w14:paraId="159E4E0A" w14:textId="77777777" w:rsidR="00CB6A66" w:rsidRDefault="00906CB2" w:rsidP="00CB6A66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Neglect is a form of e</w:t>
      </w:r>
      <w:r w:rsidR="00213D5D">
        <w:rPr>
          <w:rFonts w:asciiTheme="minorHAnsi" w:hAnsiTheme="minorHAnsi" w:cstheme="minorHAnsi"/>
          <w:color w:val="000000"/>
          <w:sz w:val="22"/>
          <w:szCs w:val="22"/>
        </w:rPr>
        <w:t xml:space="preserve">lder abuse </w:t>
      </w:r>
    </w:p>
    <w:p w14:paraId="194A5F34" w14:textId="77777777" w:rsidR="00CB6A66" w:rsidRDefault="00CB6A66" w:rsidP="00CB6A66">
      <w:pPr>
        <w:pStyle w:val="NormalWeb"/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</w:p>
    <w:p w14:paraId="132386F3" w14:textId="10FD8DD0" w:rsidR="00CB6A66" w:rsidRPr="00CB6A66" w:rsidRDefault="00CB6A66" w:rsidP="00CB6A66">
      <w:pPr>
        <w:pStyle w:val="NormalWeb"/>
        <w:numPr>
          <w:ilvl w:val="0"/>
          <w:numId w:val="3"/>
        </w:numPr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CB6A66">
        <w:rPr>
          <w:rFonts w:asciiTheme="minorHAnsi" w:hAnsiTheme="minorHAnsi" w:cstheme="minorHAnsi"/>
          <w:color w:val="000000"/>
          <w:sz w:val="22"/>
          <w:szCs w:val="22"/>
        </w:rPr>
        <w:t xml:space="preserve">Which organ system </w:t>
      </w:r>
      <w:r w:rsidR="006D4313">
        <w:rPr>
          <w:rFonts w:asciiTheme="minorHAnsi" w:hAnsiTheme="minorHAnsi" w:cstheme="minorHAnsi"/>
          <w:color w:val="000000"/>
          <w:sz w:val="22"/>
          <w:szCs w:val="22"/>
        </w:rPr>
        <w:t xml:space="preserve">most typically </w:t>
      </w:r>
      <w:r w:rsidRPr="00CB6A66">
        <w:rPr>
          <w:rFonts w:asciiTheme="minorHAnsi" w:hAnsiTheme="minorHAnsi" w:cstheme="minorHAnsi"/>
          <w:color w:val="000000"/>
          <w:sz w:val="22"/>
          <w:szCs w:val="22"/>
        </w:rPr>
        <w:t xml:space="preserve">demonstrates the first apparent signs of aging? </w:t>
      </w:r>
    </w:p>
    <w:p w14:paraId="54FCD0D9" w14:textId="7E3B5A85" w:rsidR="00CB6A66" w:rsidRPr="00333DEE" w:rsidRDefault="00CB6A66" w:rsidP="00CB6A66">
      <w:pPr>
        <w:pStyle w:val="NormalWeb"/>
        <w:numPr>
          <w:ilvl w:val="1"/>
          <w:numId w:val="5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musculoskeletal</w:t>
      </w:r>
    </w:p>
    <w:p w14:paraId="01E4F3FF" w14:textId="460CA35E" w:rsidR="00CB6A66" w:rsidRPr="00333DEE" w:rsidRDefault="00CB6A66" w:rsidP="00CB6A66">
      <w:pPr>
        <w:pStyle w:val="NormalWeb"/>
        <w:numPr>
          <w:ilvl w:val="1"/>
          <w:numId w:val="5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gastrointestinal</w:t>
      </w:r>
    </w:p>
    <w:p w14:paraId="477124F9" w14:textId="6DE41B25" w:rsidR="00CB6A66" w:rsidRDefault="00CB6A66" w:rsidP="00CB6A66">
      <w:pPr>
        <w:pStyle w:val="NormalWeb"/>
        <w:numPr>
          <w:ilvl w:val="1"/>
          <w:numId w:val="5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417B9A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integumentary</w:t>
      </w: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471B04B3" w14:textId="72901733" w:rsidR="009755A7" w:rsidRDefault="009755A7" w:rsidP="00CB6A66">
      <w:pPr>
        <w:pStyle w:val="NormalWeb"/>
        <w:numPr>
          <w:ilvl w:val="1"/>
          <w:numId w:val="5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cardiovascular</w:t>
      </w:r>
    </w:p>
    <w:p w14:paraId="6FA6B7F9" w14:textId="77777777" w:rsidR="00D2179B" w:rsidRDefault="00D2179B" w:rsidP="00D2179B">
      <w:pPr>
        <w:pStyle w:val="NormalWeb"/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</w:p>
    <w:p w14:paraId="5C31039E" w14:textId="576C4597" w:rsidR="009169B6" w:rsidRDefault="0097134A" w:rsidP="00D2179B">
      <w:pPr>
        <w:pStyle w:val="NormalWeb"/>
        <w:numPr>
          <w:ilvl w:val="0"/>
          <w:numId w:val="3"/>
        </w:numPr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commentRangeStart w:id="2"/>
      <w:r>
        <w:rPr>
          <w:rFonts w:asciiTheme="minorHAnsi" w:hAnsiTheme="minorHAnsi" w:cstheme="minorHAnsi"/>
          <w:color w:val="000000"/>
          <w:sz w:val="22"/>
          <w:szCs w:val="22"/>
        </w:rPr>
        <w:t>Which</w:t>
      </w:r>
      <w:commentRangeEnd w:id="2"/>
      <w:r w:rsidR="00E50E38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2"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of the following </w:t>
      </w:r>
      <w:r w:rsidR="00BB7F5E">
        <w:rPr>
          <w:rFonts w:asciiTheme="minorHAnsi" w:hAnsiTheme="minorHAnsi" w:cstheme="minorHAnsi"/>
          <w:color w:val="000000"/>
          <w:sz w:val="22"/>
          <w:szCs w:val="22"/>
        </w:rPr>
        <w:t xml:space="preserve">recommendations for </w:t>
      </w:r>
      <w:r w:rsidR="009169B6">
        <w:rPr>
          <w:rFonts w:asciiTheme="minorHAnsi" w:hAnsiTheme="minorHAnsi" w:cstheme="minorHAnsi"/>
          <w:color w:val="000000"/>
          <w:sz w:val="22"/>
          <w:szCs w:val="22"/>
        </w:rPr>
        <w:t xml:space="preserve">positioning elderly patients for chest imaging is </w:t>
      </w:r>
      <w:r w:rsidR="00BB7F5E">
        <w:rPr>
          <w:rFonts w:asciiTheme="minorHAnsi" w:hAnsiTheme="minorHAnsi" w:cstheme="minorHAnsi"/>
          <w:color w:val="000000"/>
          <w:sz w:val="22"/>
          <w:szCs w:val="22"/>
        </w:rPr>
        <w:t>INAPPROPRIATE</w:t>
      </w:r>
      <w:r w:rsidR="009169B6">
        <w:rPr>
          <w:rFonts w:asciiTheme="minorHAnsi" w:hAnsiTheme="minorHAnsi" w:cstheme="minorHAnsi"/>
          <w:color w:val="000000"/>
          <w:sz w:val="22"/>
          <w:szCs w:val="22"/>
        </w:rPr>
        <w:t>?</w:t>
      </w:r>
    </w:p>
    <w:p w14:paraId="7B7CFE7F" w14:textId="645B0D66" w:rsidR="00DA6B7B" w:rsidRPr="00317F3A" w:rsidRDefault="00B8604F" w:rsidP="009169B6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317F3A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Patients who cannot stand should be moved from their wheelchair to a seat with no back</w:t>
      </w:r>
      <w:r w:rsidR="00C46110" w:rsidRPr="00317F3A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 to ensure th</w:t>
      </w:r>
      <w:r w:rsidR="00DA6B7B" w:rsidRPr="00317F3A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at they can lean back for </w:t>
      </w:r>
      <w:r w:rsidR="0058507E" w:rsidRPr="00317F3A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a sitting </w:t>
      </w:r>
      <w:r w:rsidR="00DA6B7B" w:rsidRPr="00317F3A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lateral imaging </w:t>
      </w:r>
    </w:p>
    <w:p w14:paraId="37AD9A56" w14:textId="0FC856C8" w:rsidR="00D2179B" w:rsidRDefault="00BE40B4" w:rsidP="009169B6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The image receptor should be positioned higher than usual in patients with kyphosis</w:t>
      </w:r>
    </w:p>
    <w:p w14:paraId="0065DC24" w14:textId="7B481607" w:rsidR="00E50BAA" w:rsidRDefault="00E50BAA" w:rsidP="009169B6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Centering may need to be lower in older patients to account for age-related </w:t>
      </w:r>
      <w:r w:rsidR="00317F3A">
        <w:rPr>
          <w:rFonts w:asciiTheme="minorHAnsi" w:hAnsiTheme="minorHAnsi" w:cstheme="minorHAnsi"/>
          <w:color w:val="000000"/>
          <w:sz w:val="22"/>
          <w:szCs w:val="22"/>
        </w:rPr>
        <w:t>changes in radiographic landmarks</w:t>
      </w:r>
    </w:p>
    <w:p w14:paraId="69D530F8" w14:textId="5CC66098" w:rsidR="00317F3A" w:rsidRDefault="00317F3A" w:rsidP="009169B6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Patients may wrap their arms around the chest stand</w:t>
      </w:r>
      <w:r w:rsidR="00E50E38">
        <w:rPr>
          <w:rFonts w:asciiTheme="minorHAnsi" w:hAnsiTheme="minorHAnsi" w:cstheme="minorHAnsi"/>
          <w:color w:val="000000"/>
          <w:sz w:val="22"/>
          <w:szCs w:val="22"/>
        </w:rPr>
        <w:t xml:space="preserve"> rather than hold them above their head for lateral standing images</w:t>
      </w:r>
    </w:p>
    <w:p w14:paraId="461E5392" w14:textId="77777777" w:rsidR="00C03D35" w:rsidRDefault="00C03D35" w:rsidP="00C03D35">
      <w:pPr>
        <w:pStyle w:val="NormalWeb"/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</w:p>
    <w:p w14:paraId="0BBAB510" w14:textId="6B4C4EA8" w:rsidR="00C03D35" w:rsidRDefault="00E43130" w:rsidP="00C03D35">
      <w:pPr>
        <w:pStyle w:val="NormalWeb"/>
        <w:numPr>
          <w:ilvl w:val="0"/>
          <w:numId w:val="3"/>
        </w:numPr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commentRangeStart w:id="3"/>
      <w:r>
        <w:rPr>
          <w:rFonts w:asciiTheme="minorHAnsi" w:hAnsiTheme="minorHAnsi" w:cstheme="minorHAnsi"/>
          <w:color w:val="000000"/>
          <w:sz w:val="22"/>
          <w:szCs w:val="22"/>
        </w:rPr>
        <w:t>All</w:t>
      </w:r>
      <w:commentRangeEnd w:id="3"/>
      <w:r w:rsidR="00EB046D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3"/>
      </w:r>
      <w:r w:rsidR="00307D83">
        <w:rPr>
          <w:rFonts w:asciiTheme="minorHAnsi" w:hAnsiTheme="minorHAnsi" w:cstheme="minorHAnsi"/>
          <w:color w:val="000000"/>
          <w:sz w:val="22"/>
          <w:szCs w:val="22"/>
        </w:rPr>
        <w:t xml:space="preserve"> the following are appropriate strategies for caring for geriatric patients in the imaging </w:t>
      </w:r>
      <w:r w:rsidR="00C5712E">
        <w:rPr>
          <w:rFonts w:asciiTheme="minorHAnsi" w:hAnsiTheme="minorHAnsi" w:cstheme="minorHAnsi"/>
          <w:color w:val="000000"/>
          <w:sz w:val="22"/>
          <w:szCs w:val="22"/>
        </w:rPr>
        <w:t>setting, EXCEPT:</w:t>
      </w:r>
    </w:p>
    <w:p w14:paraId="081278BC" w14:textId="7AFF2471" w:rsidR="00C5712E" w:rsidRDefault="00802F8B" w:rsidP="00C5712E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Dim the lights to avoid </w:t>
      </w:r>
      <w:r w:rsidR="007D397E">
        <w:rPr>
          <w:rFonts w:asciiTheme="minorHAnsi" w:hAnsiTheme="minorHAnsi" w:cstheme="minorHAnsi"/>
          <w:color w:val="000000"/>
          <w:sz w:val="22"/>
          <w:szCs w:val="22"/>
        </w:rPr>
        <w:t>visual discomfort</w:t>
      </w:r>
    </w:p>
    <w:p w14:paraId="31241420" w14:textId="681EFAF8" w:rsidR="007D397E" w:rsidRDefault="007D397E" w:rsidP="00C5712E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Provide instructions </w:t>
      </w:r>
      <w:r w:rsidR="00615B96">
        <w:rPr>
          <w:rFonts w:asciiTheme="minorHAnsi" w:hAnsiTheme="minorHAnsi" w:cstheme="minorHAnsi"/>
          <w:color w:val="000000"/>
          <w:sz w:val="22"/>
          <w:szCs w:val="22"/>
        </w:rPr>
        <w:t xml:space="preserve">directly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to </w:t>
      </w:r>
      <w:r w:rsidR="00615B96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patient </w:t>
      </w:r>
    </w:p>
    <w:p w14:paraId="3C05F82A" w14:textId="6EA92386" w:rsidR="00190009" w:rsidRPr="00D402E6" w:rsidRDefault="00550CB9" w:rsidP="00C5712E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D402E6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Proceed quickly through projections to minimize the time the patient needs to spend in the examination room</w:t>
      </w:r>
    </w:p>
    <w:p w14:paraId="0EA94F61" w14:textId="4FF47743" w:rsidR="00D402E6" w:rsidRDefault="00D402E6" w:rsidP="00C5712E">
      <w:pPr>
        <w:pStyle w:val="NormalWeb"/>
        <w:numPr>
          <w:ilvl w:val="1"/>
          <w:numId w:val="3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Avoid adhesive tape to protect skin</w:t>
      </w:r>
    </w:p>
    <w:p w14:paraId="2312AA71" w14:textId="77777777" w:rsidR="00CB6A66" w:rsidRPr="00333DEE" w:rsidRDefault="00CB6A66" w:rsidP="00CB6A66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</w:p>
    <w:p w14:paraId="6538DBBB" w14:textId="77777777" w:rsidR="00D2179B" w:rsidRDefault="00D2179B" w:rsidP="00C11F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56612616" w14:textId="77777777" w:rsidR="009004FE" w:rsidRPr="00333DEE" w:rsidRDefault="009004FE" w:rsidP="009004FE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commentRangeStart w:id="4"/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Which of the following is a benefit of patient education? </w:t>
      </w:r>
    </w:p>
    <w:p w14:paraId="67FEF960" w14:textId="77777777" w:rsidR="009004FE" w:rsidRPr="00333DEE" w:rsidRDefault="009004FE" w:rsidP="009004FE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a. </w:t>
      </w:r>
      <w:r w:rsidRPr="00CD07EB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patient is more satisfied with the experience</w:t>
      </w: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BB1BA7B" w14:textId="77777777" w:rsidR="009004FE" w:rsidRPr="00333DEE" w:rsidRDefault="009004FE" w:rsidP="009004FE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b. improved communication among health care team members</w:t>
      </w:r>
    </w:p>
    <w:p w14:paraId="2C4BDC06" w14:textId="77777777" w:rsidR="009004FE" w:rsidRPr="00333DEE" w:rsidRDefault="009004FE" w:rsidP="009004FE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c. improved speech</w:t>
      </w:r>
    </w:p>
    <w:p w14:paraId="754495C3" w14:textId="77777777" w:rsidR="009004FE" w:rsidRDefault="009004FE" w:rsidP="009004FE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>d. greater reimbursement</w:t>
      </w:r>
    </w:p>
    <w:p w14:paraId="62523FA2" w14:textId="77777777" w:rsidR="00C11F44" w:rsidRDefault="00C11F44" w:rsidP="00C11F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08601E12" w14:textId="77777777" w:rsidR="00C11F44" w:rsidRPr="00333DEE" w:rsidRDefault="00C11F44" w:rsidP="00C11F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2. Which of the following statements is true concerning successful aging? </w:t>
      </w:r>
    </w:p>
    <w:p w14:paraId="6A6E4173" w14:textId="77777777" w:rsidR="00C11F44" w:rsidRPr="00333DEE" w:rsidRDefault="00C11F44" w:rsidP="00C11F44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a. </w:t>
      </w:r>
      <w:r w:rsidRPr="00C6390F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The elderly </w:t>
      </w:r>
      <w:proofErr w:type="gramStart"/>
      <w:r w:rsidRPr="00C6390F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have</w:t>
      </w:r>
      <w:proofErr w:type="gramEnd"/>
      <w:r w:rsidRPr="00C6390F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 a decreased </w:t>
      </w:r>
      <w:proofErr w:type="spellStart"/>
      <w:r w:rsidRPr="00C6390F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self efficacy</w:t>
      </w:r>
      <w:proofErr w:type="spellEnd"/>
      <w:r w:rsidRPr="00C6390F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.</w:t>
      </w:r>
    </w:p>
    <w:p w14:paraId="22D1B95D" w14:textId="77777777" w:rsidR="00C11F44" w:rsidRPr="00333DEE" w:rsidRDefault="00C11F44" w:rsidP="00C11F44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b. The elderly </w:t>
      </w:r>
      <w:proofErr w:type="gramStart"/>
      <w:r w:rsidRPr="00333DEE">
        <w:rPr>
          <w:rFonts w:asciiTheme="minorHAnsi" w:hAnsiTheme="minorHAnsi" w:cstheme="minorHAnsi"/>
          <w:color w:val="000000"/>
          <w:sz w:val="22"/>
          <w:szCs w:val="22"/>
        </w:rPr>
        <w:t>have</w:t>
      </w:r>
      <w:proofErr w:type="gramEnd"/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 greater social contact.</w:t>
      </w:r>
    </w:p>
    <w:p w14:paraId="62C0DD6E" w14:textId="77777777" w:rsidR="00C11F44" w:rsidRPr="00333DEE" w:rsidRDefault="00C11F44" w:rsidP="00C11F44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c. The elderly </w:t>
      </w:r>
      <w:proofErr w:type="gramStart"/>
      <w:r w:rsidRPr="00333DEE">
        <w:rPr>
          <w:rFonts w:asciiTheme="minorHAnsi" w:hAnsiTheme="minorHAnsi" w:cstheme="minorHAnsi"/>
          <w:color w:val="000000"/>
          <w:sz w:val="22"/>
          <w:szCs w:val="22"/>
        </w:rPr>
        <w:t>do</w:t>
      </w:r>
      <w:proofErr w:type="gramEnd"/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 not have low vulnerable personality traits.</w:t>
      </w:r>
    </w:p>
    <w:p w14:paraId="1BFBAB17" w14:textId="77777777" w:rsidR="00C11F44" w:rsidRPr="00333DEE" w:rsidRDefault="00C11F44" w:rsidP="00C11F44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d. The elderly </w:t>
      </w:r>
      <w:proofErr w:type="gramStart"/>
      <w:r w:rsidRPr="00333DEE">
        <w:rPr>
          <w:rFonts w:asciiTheme="minorHAnsi" w:hAnsiTheme="minorHAnsi" w:cstheme="minorHAnsi"/>
          <w:color w:val="000000"/>
          <w:sz w:val="22"/>
          <w:szCs w:val="22"/>
        </w:rPr>
        <w:t>have</w:t>
      </w:r>
      <w:proofErr w:type="gramEnd"/>
      <w:r w:rsidRPr="00333DEE">
        <w:rPr>
          <w:rFonts w:asciiTheme="minorHAnsi" w:hAnsiTheme="minorHAnsi" w:cstheme="minorHAnsi"/>
          <w:color w:val="000000"/>
          <w:sz w:val="22"/>
          <w:szCs w:val="22"/>
        </w:rPr>
        <w:t xml:space="preserve"> fewer stressful life events when compared with other populations.</w:t>
      </w:r>
      <w:commentRangeEnd w:id="4"/>
      <w:r w:rsidR="00EB046D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4"/>
      </w:r>
    </w:p>
    <w:p w14:paraId="0E3833C0" w14:textId="70202CE2" w:rsidR="00C11F44" w:rsidRDefault="00C11F44" w:rsidP="000D2BE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D25FE6E" w14:textId="77777777" w:rsidR="00C11F44" w:rsidRPr="00333DEE" w:rsidRDefault="00C11F44" w:rsidP="00C11F44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</w:p>
    <w:p w14:paraId="559E85D8" w14:textId="316FBBFE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5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  <w:commentRangeStart w:id="6"/>
      <w:r w:rsidRPr="00333DEE">
        <w:rPr>
          <w:rFonts w:asciiTheme="minorHAnsi" w:hAnsiTheme="minorHAnsi" w:cstheme="minorHAnsi"/>
          <w:color w:val="000000"/>
          <w:sz w:val="22"/>
          <w:szCs w:val="22"/>
        </w:rPr>
        <w:t>4</w:t>
      </w:r>
      <w:del w:id="7" w:author="Jessica Marshall" w:date="2023-05-19T12:42:00Z">
        <w:r w:rsidRPr="00333DE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. Which organ system is the source of one of the most common causes of disability? </w:delText>
        </w:r>
      </w:del>
    </w:p>
    <w:p w14:paraId="3D819F0A" w14:textId="5D3A8909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8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9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10" w:author="Jessica Marshall" w:date="2023-05-19T12:42:00Z">
        <w:r w:rsidRPr="00333DE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a. gastrointestinal</w:delText>
        </w:r>
      </w:del>
    </w:p>
    <w:p w14:paraId="30BF07DE" w14:textId="309F63F7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11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12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13" w:author="Jessica Marshall" w:date="2023-05-19T12:42:00Z">
        <w:r w:rsidRPr="00333DE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b. </w:delText>
        </w:r>
        <w:r w:rsidRPr="00C700A5" w:rsidDel="00EB046D">
          <w:rPr>
            <w:rFonts w:asciiTheme="minorHAnsi" w:hAnsiTheme="minorHAnsi" w:cstheme="minorHAnsi"/>
            <w:color w:val="000000"/>
            <w:sz w:val="22"/>
            <w:szCs w:val="22"/>
            <w:highlight w:val="green"/>
          </w:rPr>
          <w:delText>nervous</w:delText>
        </w:r>
        <w:r w:rsidRPr="00333DE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 </w:delText>
        </w:r>
      </w:del>
    </w:p>
    <w:p w14:paraId="2B9DA332" w14:textId="164199A2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14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15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16" w:author="Jessica Marshall" w:date="2023-05-19T12:42:00Z">
        <w:r w:rsidRPr="00333DE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c. cardiovascular</w:delText>
        </w:r>
      </w:del>
    </w:p>
    <w:p w14:paraId="598A7CF2" w14:textId="030EDBB5" w:rsidR="00C11F44" w:rsidDel="00EB046D" w:rsidRDefault="00C11F44" w:rsidP="00EB046D">
      <w:pPr>
        <w:pStyle w:val="NormalWeb"/>
        <w:spacing w:before="0" w:beforeAutospacing="0" w:after="0" w:afterAutospacing="0"/>
        <w:rPr>
          <w:del w:id="17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18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19" w:author="Jessica Marshall" w:date="2023-05-19T12:42:00Z">
        <w:r w:rsidRPr="00333DE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d. musculoskeletal</w:delText>
        </w:r>
      </w:del>
    </w:p>
    <w:p w14:paraId="30E82A34" w14:textId="6C0F7269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20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</w:p>
    <w:p w14:paraId="55A7E202" w14:textId="3AB65BE5" w:rsidR="00C11F44" w:rsidRPr="00935437" w:rsidDel="00EB046D" w:rsidRDefault="00C11F44" w:rsidP="00EB046D">
      <w:pPr>
        <w:pStyle w:val="NormalWeb"/>
        <w:spacing w:before="0" w:beforeAutospacing="0" w:after="0" w:afterAutospacing="0"/>
        <w:rPr>
          <w:del w:id="21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  <w:del w:id="22" w:author="Jessica Marshall" w:date="2023-05-19T12:42:00Z">
        <w:r w:rsidRPr="00935437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5. A dysfunction of which system is the major cause of disability in the elderly? (slide 39)</w:delText>
        </w:r>
      </w:del>
    </w:p>
    <w:p w14:paraId="24964DC1" w14:textId="658C41B6" w:rsidR="00C11F44" w:rsidRPr="00935437" w:rsidDel="00EB046D" w:rsidRDefault="00C11F44" w:rsidP="00EB046D">
      <w:pPr>
        <w:pStyle w:val="NormalWeb"/>
        <w:spacing w:before="0" w:beforeAutospacing="0" w:after="0" w:afterAutospacing="0"/>
        <w:rPr>
          <w:del w:id="23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24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25" w:author="Jessica Marshall" w:date="2023-05-19T12:42:00Z">
        <w:r w:rsidRPr="00935437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a. cardiovascular</w:delText>
        </w:r>
      </w:del>
    </w:p>
    <w:p w14:paraId="3531B596" w14:textId="3467F9F8" w:rsidR="00C11F44" w:rsidRPr="00935437" w:rsidDel="00EB046D" w:rsidRDefault="00C11F44" w:rsidP="00EB046D">
      <w:pPr>
        <w:pStyle w:val="NormalWeb"/>
        <w:spacing w:before="0" w:beforeAutospacing="0" w:after="0" w:afterAutospacing="0"/>
        <w:rPr>
          <w:del w:id="26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27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28" w:author="Jessica Marshall" w:date="2023-05-19T12:42:00Z">
        <w:r w:rsidRPr="00935437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b. respiratory</w:delText>
        </w:r>
      </w:del>
    </w:p>
    <w:p w14:paraId="4F10187A" w14:textId="1878F82C" w:rsidR="00C11F44" w:rsidRPr="00935437" w:rsidDel="00EB046D" w:rsidRDefault="00C11F44" w:rsidP="00EB046D">
      <w:pPr>
        <w:pStyle w:val="NormalWeb"/>
        <w:spacing w:before="0" w:beforeAutospacing="0" w:after="0" w:afterAutospacing="0"/>
        <w:rPr>
          <w:del w:id="29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30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31" w:author="Jessica Marshall" w:date="2023-05-19T12:42:00Z">
        <w:r w:rsidRPr="00935437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c. immune</w:delText>
        </w:r>
      </w:del>
    </w:p>
    <w:p w14:paraId="3787EA1F" w14:textId="144E51D6" w:rsidR="00C11F44" w:rsidDel="00EB046D" w:rsidRDefault="00C11F44" w:rsidP="00EB046D">
      <w:pPr>
        <w:pStyle w:val="NormalWeb"/>
        <w:spacing w:before="0" w:beforeAutospacing="0" w:after="0" w:afterAutospacing="0"/>
        <w:rPr>
          <w:del w:id="32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33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34" w:author="Jessica Marshall" w:date="2023-05-19T12:42:00Z">
        <w:r w:rsidRPr="00935437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d. </w:delText>
        </w:r>
        <w:r w:rsidRPr="00935437" w:rsidDel="00EB046D">
          <w:rPr>
            <w:rFonts w:asciiTheme="minorHAnsi" w:hAnsiTheme="minorHAnsi" w:cstheme="minorHAnsi"/>
            <w:color w:val="000000"/>
            <w:sz w:val="22"/>
            <w:szCs w:val="22"/>
            <w:highlight w:val="green"/>
          </w:rPr>
          <w:delText>musculoskeletal</w:delText>
        </w:r>
        <w:commentRangeEnd w:id="6"/>
        <w:r w:rsidR="00FE472D" w:rsidDel="00EB046D">
          <w:rPr>
            <w:rStyle w:val="CommentReference"/>
            <w:rFonts w:asciiTheme="minorHAnsi" w:eastAsiaTheme="minorHAnsi" w:hAnsiTheme="minorHAnsi" w:cstheme="minorBidi"/>
            <w:kern w:val="2"/>
            <w14:ligatures w14:val="standardContextual"/>
          </w:rPr>
          <w:commentReference w:id="6"/>
        </w:r>
      </w:del>
    </w:p>
    <w:p w14:paraId="742D6D04" w14:textId="1BA62FBF" w:rsidR="00C11F44" w:rsidRPr="00935437" w:rsidDel="00EB046D" w:rsidRDefault="00C11F44" w:rsidP="00EB046D">
      <w:pPr>
        <w:pStyle w:val="NormalWeb"/>
        <w:spacing w:before="0" w:beforeAutospacing="0" w:after="0" w:afterAutospacing="0"/>
        <w:rPr>
          <w:del w:id="35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</w:p>
    <w:p w14:paraId="6B82278D" w14:textId="1719AC74" w:rsidR="00C11F44" w:rsidDel="00EB046D" w:rsidRDefault="00C11F44" w:rsidP="00EB046D">
      <w:pPr>
        <w:pStyle w:val="NormalWeb"/>
        <w:spacing w:before="0" w:beforeAutospacing="0" w:after="0" w:afterAutospacing="0"/>
        <w:rPr>
          <w:del w:id="36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  <w:del w:id="37" w:author="Jessica Marshall" w:date="2023-05-19T12:42:00Z">
        <w:r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6. </w:delText>
        </w:r>
      </w:del>
    </w:p>
    <w:p w14:paraId="7B344920" w14:textId="4EF9A001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38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39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</w:p>
    <w:p w14:paraId="13FA06EB" w14:textId="07FAF2F1" w:rsidR="002C3312" w:rsidRPr="00D9622E" w:rsidDel="00EB046D" w:rsidRDefault="002C3312" w:rsidP="00EB046D">
      <w:pPr>
        <w:pStyle w:val="NormalWeb"/>
        <w:spacing w:before="0" w:beforeAutospacing="0" w:after="0" w:afterAutospacing="0"/>
        <w:rPr>
          <w:del w:id="40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  <w:commentRangeStart w:id="41"/>
      <w:del w:id="42" w:author="Jessica Marshall" w:date="2023-05-19T12:42:00Z">
        <w:r w:rsidRPr="00D9622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Which of the following is a progressive impairment that eventually interferes with daily function? </w:delText>
        </w:r>
      </w:del>
    </w:p>
    <w:p w14:paraId="79E8322B" w14:textId="0728BE56" w:rsidR="002C3312" w:rsidRPr="00D9622E" w:rsidDel="00EB046D" w:rsidRDefault="002C3312" w:rsidP="00EB046D">
      <w:pPr>
        <w:pStyle w:val="NormalWeb"/>
        <w:spacing w:before="0" w:beforeAutospacing="0" w:after="0" w:afterAutospacing="0"/>
        <w:rPr>
          <w:del w:id="43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44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45" w:author="Jessica Marshall" w:date="2023-05-19T12:42:00Z">
        <w:r w:rsidRPr="00D9622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a. </w:delText>
        </w:r>
        <w:r w:rsidRPr="00B824AB" w:rsidDel="00EB046D">
          <w:rPr>
            <w:rFonts w:asciiTheme="minorHAnsi" w:hAnsiTheme="minorHAnsi" w:cstheme="minorHAnsi"/>
            <w:color w:val="000000"/>
            <w:sz w:val="22"/>
            <w:szCs w:val="22"/>
            <w:highlight w:val="green"/>
          </w:rPr>
          <w:delText>dementia</w:delText>
        </w:r>
        <w:r w:rsidRPr="00D9622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 </w:delText>
        </w:r>
      </w:del>
    </w:p>
    <w:p w14:paraId="5BD9A2CA" w14:textId="337701FA" w:rsidR="002C3312" w:rsidRPr="00D9622E" w:rsidDel="00EB046D" w:rsidRDefault="002C3312" w:rsidP="00EB046D">
      <w:pPr>
        <w:pStyle w:val="NormalWeb"/>
        <w:spacing w:before="0" w:beforeAutospacing="0" w:after="0" w:afterAutospacing="0"/>
        <w:rPr>
          <w:del w:id="46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47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48" w:author="Jessica Marshall" w:date="2023-05-19T12:42:00Z">
        <w:r w:rsidRPr="00D9622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b. hyposmia</w:delText>
        </w:r>
      </w:del>
    </w:p>
    <w:p w14:paraId="4747134C" w14:textId="748BBFD1" w:rsidR="002C3312" w:rsidRPr="00D9622E" w:rsidDel="00EB046D" w:rsidRDefault="002C3312" w:rsidP="00EB046D">
      <w:pPr>
        <w:pStyle w:val="NormalWeb"/>
        <w:spacing w:before="0" w:beforeAutospacing="0" w:after="0" w:afterAutospacing="0"/>
        <w:rPr>
          <w:del w:id="49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50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51" w:author="Jessica Marshall" w:date="2023-05-19T12:42:00Z">
        <w:r w:rsidRPr="00D9622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c. anemia</w:delText>
        </w:r>
      </w:del>
    </w:p>
    <w:p w14:paraId="0CBC2460" w14:textId="38B1CB20" w:rsidR="002C3312" w:rsidDel="00EB046D" w:rsidRDefault="002C3312" w:rsidP="00EB046D">
      <w:pPr>
        <w:pStyle w:val="NormalWeb"/>
        <w:spacing w:before="0" w:beforeAutospacing="0" w:after="0" w:afterAutospacing="0"/>
        <w:rPr>
          <w:del w:id="52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53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54" w:author="Jessica Marshall" w:date="2023-05-19T12:42:00Z">
        <w:r w:rsidRPr="00D9622E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d. dysphagia</w:delText>
        </w:r>
        <w:commentRangeEnd w:id="41"/>
        <w:r w:rsidR="009004FE" w:rsidDel="00EB046D">
          <w:rPr>
            <w:rStyle w:val="CommentReference"/>
            <w:rFonts w:asciiTheme="minorHAnsi" w:eastAsiaTheme="minorHAnsi" w:hAnsiTheme="minorHAnsi" w:cstheme="minorBidi"/>
            <w:kern w:val="2"/>
            <w14:ligatures w14:val="standardContextual"/>
          </w:rPr>
          <w:commentReference w:id="41"/>
        </w:r>
      </w:del>
    </w:p>
    <w:p w14:paraId="6A1E225E" w14:textId="17CA59FA" w:rsidR="00C11F44" w:rsidRPr="00333DEE" w:rsidDel="00EB046D" w:rsidRDefault="00C11F44" w:rsidP="00EB046D">
      <w:pPr>
        <w:pStyle w:val="NormalWeb"/>
        <w:spacing w:before="0" w:beforeAutospacing="0" w:after="0" w:afterAutospacing="0"/>
        <w:rPr>
          <w:del w:id="55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</w:p>
    <w:p w14:paraId="21195FCB" w14:textId="7FF74D89" w:rsidR="00C11F44" w:rsidRPr="003E2901" w:rsidDel="00EB046D" w:rsidRDefault="00C11F44" w:rsidP="00EB046D">
      <w:pPr>
        <w:pStyle w:val="NormalWeb"/>
        <w:spacing w:before="0" w:beforeAutospacing="0" w:after="0" w:afterAutospacing="0"/>
        <w:rPr>
          <w:del w:id="56" w:author="Jessica Marshall" w:date="2023-05-19T12:42:00Z"/>
          <w:rFonts w:asciiTheme="minorHAnsi" w:hAnsiTheme="minorHAnsi" w:cstheme="minorHAnsi"/>
          <w:color w:val="000000"/>
          <w:sz w:val="22"/>
          <w:szCs w:val="22"/>
        </w:rPr>
      </w:pPr>
      <w:commentRangeStart w:id="57"/>
      <w:del w:id="58" w:author="Jessica Marshall" w:date="2023-05-19T12:42:00Z">
        <w:r w:rsidRPr="003E2901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8. Damage to this system can have negative implications for the entire body. (slide 43)</w:delText>
        </w:r>
      </w:del>
    </w:p>
    <w:p w14:paraId="657CBAF2" w14:textId="6D77C458" w:rsidR="00C11F44" w:rsidRPr="003E2901" w:rsidDel="00EB046D" w:rsidRDefault="00C11F44" w:rsidP="00EB046D">
      <w:pPr>
        <w:pStyle w:val="NormalWeb"/>
        <w:spacing w:before="0" w:beforeAutospacing="0" w:after="0" w:afterAutospacing="0"/>
        <w:rPr>
          <w:del w:id="59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60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61" w:author="Jessica Marshall" w:date="2023-05-19T12:42:00Z">
        <w:r w:rsidRPr="003E2901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a. respiratory</w:delText>
        </w:r>
      </w:del>
    </w:p>
    <w:p w14:paraId="7D1CCBB3" w14:textId="2FFBBF83" w:rsidR="00C11F44" w:rsidRPr="003E2901" w:rsidDel="00EB046D" w:rsidRDefault="00C11F44" w:rsidP="00EB046D">
      <w:pPr>
        <w:pStyle w:val="NormalWeb"/>
        <w:spacing w:before="0" w:beforeAutospacing="0" w:after="0" w:afterAutospacing="0"/>
        <w:rPr>
          <w:del w:id="62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63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64" w:author="Jessica Marshall" w:date="2023-05-19T12:42:00Z">
        <w:r w:rsidRPr="003E2901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b. genitourinary</w:delText>
        </w:r>
      </w:del>
    </w:p>
    <w:p w14:paraId="54BF808C" w14:textId="529B6AD6" w:rsidR="00C11F44" w:rsidRPr="003E2901" w:rsidDel="00EB046D" w:rsidRDefault="00C11F44" w:rsidP="00EB046D">
      <w:pPr>
        <w:pStyle w:val="NormalWeb"/>
        <w:spacing w:before="0" w:beforeAutospacing="0" w:after="0" w:afterAutospacing="0"/>
        <w:rPr>
          <w:del w:id="65" w:author="Jessica Marshall" w:date="2023-05-19T12:42:00Z"/>
          <w:rFonts w:asciiTheme="minorHAnsi" w:hAnsiTheme="minorHAnsi" w:cstheme="minorHAnsi"/>
          <w:color w:val="000000"/>
          <w:sz w:val="22"/>
          <w:szCs w:val="22"/>
        </w:rPr>
        <w:pPrChange w:id="66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67" w:author="Jessica Marshall" w:date="2023-05-19T12:42:00Z">
        <w:r w:rsidRPr="003E2901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>c. gastrointestinal</w:delText>
        </w:r>
      </w:del>
    </w:p>
    <w:p w14:paraId="51B351B3" w14:textId="58C66E7A" w:rsidR="00C11F44" w:rsidRPr="003E2901" w:rsidRDefault="00C11F44" w:rsidP="00EB046D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  <w:pPrChange w:id="68" w:author="Jessica Marshall" w:date="2023-05-19T12:42:00Z">
          <w:pPr>
            <w:pStyle w:val="NormalWeb"/>
            <w:spacing w:before="0" w:beforeAutospacing="0" w:after="0" w:afterAutospacing="0"/>
            <w:ind w:firstLine="720"/>
          </w:pPr>
        </w:pPrChange>
      </w:pPr>
      <w:del w:id="69" w:author="Jessica Marshall" w:date="2023-05-19T12:42:00Z">
        <w:r w:rsidRPr="003E2901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d. </w:delText>
        </w:r>
        <w:r w:rsidRPr="00287F4E" w:rsidDel="00EB046D">
          <w:rPr>
            <w:rFonts w:asciiTheme="minorHAnsi" w:hAnsiTheme="minorHAnsi" w:cstheme="minorHAnsi"/>
            <w:color w:val="000000"/>
            <w:sz w:val="22"/>
            <w:szCs w:val="22"/>
            <w:highlight w:val="green"/>
          </w:rPr>
          <w:delText>cardiovascular</w:delText>
        </w:r>
        <w:r w:rsidRPr="003E2901" w:rsidDel="00EB046D">
          <w:rPr>
            <w:rFonts w:asciiTheme="minorHAnsi" w:hAnsiTheme="minorHAnsi" w:cstheme="minorHAnsi"/>
            <w:color w:val="000000"/>
            <w:sz w:val="22"/>
            <w:szCs w:val="22"/>
          </w:rPr>
          <w:delText xml:space="preserve"> </w:delText>
        </w:r>
        <w:commentRangeEnd w:id="57"/>
        <w:r w:rsidR="002C3312" w:rsidDel="00EB046D">
          <w:rPr>
            <w:rStyle w:val="CommentReference"/>
            <w:rFonts w:asciiTheme="minorHAnsi" w:eastAsiaTheme="minorHAnsi" w:hAnsiTheme="minorHAnsi" w:cstheme="minorBidi"/>
            <w:kern w:val="2"/>
            <w14:ligatures w14:val="standardContextual"/>
          </w:rPr>
          <w:commentReference w:id="57"/>
        </w:r>
      </w:del>
    </w:p>
    <w:p w14:paraId="67522DDF" w14:textId="77777777" w:rsidR="00C11F44" w:rsidRPr="00333DEE" w:rsidRDefault="00C11F44" w:rsidP="00C11F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6BA0BC9C" w14:textId="77777777" w:rsidR="004F4903" w:rsidRDefault="004F4903"/>
    <w:sectPr w:rsidR="004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essica Marshall" w:date="2023-05-19T11:36:00Z" w:initials="JM">
    <w:p w14:paraId="59AD5319" w14:textId="77777777" w:rsidR="00E50E38" w:rsidRDefault="00906CB2" w:rsidP="008548F8">
      <w:r>
        <w:rPr>
          <w:rStyle w:val="CommentReference"/>
        </w:rPr>
        <w:annotationRef/>
      </w:r>
      <w:r w:rsidR="00E50E38">
        <w:rPr>
          <w:sz w:val="20"/>
          <w:szCs w:val="20"/>
        </w:rPr>
        <w:t xml:space="preserve">New question. Kelli - can you check that these choices are correctly wired and that this question is clinically acceptable? </w:t>
      </w:r>
    </w:p>
  </w:comment>
  <w:comment w:id="1" w:author="Jessica Marshall" w:date="2023-05-19T12:01:00Z" w:initials="JM">
    <w:p w14:paraId="2D9240D8" w14:textId="0404098E" w:rsidR="00DA6B7B" w:rsidRDefault="00DA6B7B" w:rsidP="00533F0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New question</w:t>
      </w:r>
    </w:p>
  </w:comment>
  <w:comment w:id="2" w:author="Jessica Marshall" w:date="2023-05-19T12:07:00Z" w:initials="JM">
    <w:p w14:paraId="4174A15A" w14:textId="77777777" w:rsidR="00E50E38" w:rsidRDefault="00E50E38" w:rsidP="006F44AE">
      <w:r>
        <w:rPr>
          <w:rStyle w:val="CommentReference"/>
        </w:rPr>
        <w:annotationRef/>
      </w:r>
      <w:r>
        <w:rPr>
          <w:sz w:val="20"/>
          <w:szCs w:val="20"/>
        </w:rPr>
        <w:t xml:space="preserve">New question. Kelli - can you check that these choices are correctly worded and that this question is clinically acceptable?  </w:t>
      </w:r>
    </w:p>
  </w:comment>
  <w:comment w:id="3" w:author="Jessica Marshall" w:date="2023-05-19T12:43:00Z" w:initials="JM">
    <w:p w14:paraId="5C14A851" w14:textId="77777777" w:rsidR="00EB046D" w:rsidRDefault="00EB046D" w:rsidP="008E0B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New question.</w:t>
      </w:r>
    </w:p>
  </w:comment>
  <w:comment w:id="4" w:author="Jessica Marshall" w:date="2023-05-19T12:42:00Z" w:initials="JM">
    <w:p w14:paraId="699B66F0" w14:textId="20EA6C42" w:rsidR="00EB046D" w:rsidRDefault="00EB046D" w:rsidP="006F3A9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Kelli - the patient education question may be ambiguous - I believe B could also be an answer - could you create a different question either about patient education, or an entirely new topic not covered by the new questions above. </w:t>
      </w:r>
    </w:p>
    <w:p w14:paraId="09C8E8B2" w14:textId="77777777" w:rsidR="00EB046D" w:rsidRDefault="00EB046D" w:rsidP="006F3A95"/>
    <w:p w14:paraId="70C1F5EE" w14:textId="77777777" w:rsidR="00EB046D" w:rsidRDefault="00EB046D" w:rsidP="006F3A95">
      <w:r>
        <w:rPr>
          <w:color w:val="000000"/>
          <w:sz w:val="20"/>
          <w:szCs w:val="20"/>
        </w:rPr>
        <w:t xml:space="preserve">For this question 2 - I am not sure if there is a wording error - the inclusion of the word successful seems inappropriate. Can we make this question more clear or create a new one? </w:t>
      </w:r>
    </w:p>
  </w:comment>
  <w:comment w:id="6" w:author="Jessica Marshall" w:date="2023-05-19T12:10:00Z" w:initials="JM">
    <w:p w14:paraId="3EF1E861" w14:textId="6BE83043" w:rsidR="00FE472D" w:rsidRDefault="00FE472D" w:rsidP="0000476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These two questions are a bit ambiguous in the correctness of their answer choice. </w:t>
      </w:r>
    </w:p>
  </w:comment>
  <w:comment w:id="41" w:author="Jessica Marshall" w:date="2023-05-19T12:11:00Z" w:initials="JM">
    <w:p w14:paraId="356E9DE7" w14:textId="77777777" w:rsidR="009004FE" w:rsidRDefault="009004FE" w:rsidP="00E060D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Similar to above comment about ambiguity. </w:t>
      </w:r>
    </w:p>
  </w:comment>
  <w:comment w:id="57" w:author="Jessica Marshall" w:date="2023-05-19T12:11:00Z" w:initials="JM">
    <w:p w14:paraId="2DB9903F" w14:textId="7FB66204" w:rsidR="002C3312" w:rsidRDefault="002C3312" w:rsidP="00F1017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Similar to above comment - I think this is a bit too ambiguous. I would like to replace these 4 questions with some of the more specific new questions I proposed.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AD5319" w15:done="0"/>
  <w15:commentEx w15:paraId="2D9240D8" w15:done="0"/>
  <w15:commentEx w15:paraId="4174A15A" w15:done="0"/>
  <w15:commentEx w15:paraId="5C14A851" w15:done="0"/>
  <w15:commentEx w15:paraId="70C1F5EE" w15:done="0"/>
  <w15:commentEx w15:paraId="3EF1E861" w15:done="0"/>
  <w15:commentEx w15:paraId="356E9DE7" w15:done="0"/>
  <w15:commentEx w15:paraId="2DB990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11DDD0" w16cex:dateUtc="2023-05-19T15:36:00Z"/>
  <w16cex:commentExtensible w16cex:durableId="2811E397" w16cex:dateUtc="2023-05-19T16:01:00Z"/>
  <w16cex:commentExtensible w16cex:durableId="2811E50B" w16cex:dateUtc="2023-05-19T16:07:00Z"/>
  <w16cex:commentExtensible w16cex:durableId="2811ED5E" w16cex:dateUtc="2023-05-19T16:43:00Z"/>
  <w16cex:commentExtensible w16cex:durableId="2811ED44" w16cex:dateUtc="2023-05-19T16:42:00Z"/>
  <w16cex:commentExtensible w16cex:durableId="2811E5AB" w16cex:dateUtc="2023-05-19T16:10:00Z"/>
  <w16cex:commentExtensible w16cex:durableId="2811E5ED" w16cex:dateUtc="2023-05-19T16:11:00Z"/>
  <w16cex:commentExtensible w16cex:durableId="2811E5DF" w16cex:dateUtc="2023-05-19T1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AD5319" w16cid:durableId="2811DDD0"/>
  <w16cid:commentId w16cid:paraId="2D9240D8" w16cid:durableId="2811E397"/>
  <w16cid:commentId w16cid:paraId="4174A15A" w16cid:durableId="2811E50B"/>
  <w16cid:commentId w16cid:paraId="5C14A851" w16cid:durableId="2811ED5E"/>
  <w16cid:commentId w16cid:paraId="70C1F5EE" w16cid:durableId="2811ED44"/>
  <w16cid:commentId w16cid:paraId="3EF1E861" w16cid:durableId="2811E5AB"/>
  <w16cid:commentId w16cid:paraId="356E9DE7" w16cid:durableId="2811E5ED"/>
  <w16cid:commentId w16cid:paraId="2DB9903F" w16cid:durableId="2811E5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A4255"/>
    <w:multiLevelType w:val="hybridMultilevel"/>
    <w:tmpl w:val="589AA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0701E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91D66"/>
    <w:multiLevelType w:val="hybridMultilevel"/>
    <w:tmpl w:val="E5FE00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C7587B"/>
    <w:multiLevelType w:val="hybridMultilevel"/>
    <w:tmpl w:val="4AA6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67A8F"/>
    <w:multiLevelType w:val="hybridMultilevel"/>
    <w:tmpl w:val="47E445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886331"/>
    <w:multiLevelType w:val="hybridMultilevel"/>
    <w:tmpl w:val="1D8E4F9C"/>
    <w:lvl w:ilvl="0" w:tplc="FFFFFFFF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562696">
    <w:abstractNumId w:val="4"/>
  </w:num>
  <w:num w:numId="2" w16cid:durableId="1240359091">
    <w:abstractNumId w:val="0"/>
  </w:num>
  <w:num w:numId="3" w16cid:durableId="1686318806">
    <w:abstractNumId w:val="1"/>
  </w:num>
  <w:num w:numId="4" w16cid:durableId="1696808280">
    <w:abstractNumId w:val="2"/>
  </w:num>
  <w:num w:numId="5" w16cid:durableId="41185621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44"/>
    <w:rsid w:val="00000D88"/>
    <w:rsid w:val="000606BA"/>
    <w:rsid w:val="000D2BEF"/>
    <w:rsid w:val="00190009"/>
    <w:rsid w:val="001F7736"/>
    <w:rsid w:val="00202DD4"/>
    <w:rsid w:val="00213D5D"/>
    <w:rsid w:val="00276A78"/>
    <w:rsid w:val="002C3312"/>
    <w:rsid w:val="002D6063"/>
    <w:rsid w:val="00307D83"/>
    <w:rsid w:val="00317F3A"/>
    <w:rsid w:val="003D29D3"/>
    <w:rsid w:val="003E4FE1"/>
    <w:rsid w:val="00425A0B"/>
    <w:rsid w:val="00447C94"/>
    <w:rsid w:val="004543F7"/>
    <w:rsid w:val="00457D85"/>
    <w:rsid w:val="004F4903"/>
    <w:rsid w:val="0050460F"/>
    <w:rsid w:val="00550CB9"/>
    <w:rsid w:val="00574BB1"/>
    <w:rsid w:val="005762A2"/>
    <w:rsid w:val="0058507E"/>
    <w:rsid w:val="005C0A52"/>
    <w:rsid w:val="00611258"/>
    <w:rsid w:val="00615B96"/>
    <w:rsid w:val="006B2BD5"/>
    <w:rsid w:val="006B624D"/>
    <w:rsid w:val="006D4313"/>
    <w:rsid w:val="007D397E"/>
    <w:rsid w:val="00802F8B"/>
    <w:rsid w:val="00886351"/>
    <w:rsid w:val="008A04DD"/>
    <w:rsid w:val="008A6B7B"/>
    <w:rsid w:val="009004FE"/>
    <w:rsid w:val="00906CB2"/>
    <w:rsid w:val="009169B6"/>
    <w:rsid w:val="00917860"/>
    <w:rsid w:val="00932D43"/>
    <w:rsid w:val="00956F51"/>
    <w:rsid w:val="0097134A"/>
    <w:rsid w:val="009755A7"/>
    <w:rsid w:val="009B6000"/>
    <w:rsid w:val="00AA618E"/>
    <w:rsid w:val="00B102D9"/>
    <w:rsid w:val="00B34580"/>
    <w:rsid w:val="00B8604F"/>
    <w:rsid w:val="00BB7F5E"/>
    <w:rsid w:val="00BE40B4"/>
    <w:rsid w:val="00C03D35"/>
    <w:rsid w:val="00C06A3E"/>
    <w:rsid w:val="00C11F44"/>
    <w:rsid w:val="00C46110"/>
    <w:rsid w:val="00C5712E"/>
    <w:rsid w:val="00CB21A7"/>
    <w:rsid w:val="00CB6A66"/>
    <w:rsid w:val="00D2179B"/>
    <w:rsid w:val="00D402E6"/>
    <w:rsid w:val="00DA6B7B"/>
    <w:rsid w:val="00E3408C"/>
    <w:rsid w:val="00E43130"/>
    <w:rsid w:val="00E50BAA"/>
    <w:rsid w:val="00E50E38"/>
    <w:rsid w:val="00EB046D"/>
    <w:rsid w:val="00F83E45"/>
    <w:rsid w:val="00F9481E"/>
    <w:rsid w:val="00FA1116"/>
    <w:rsid w:val="00FE472D"/>
    <w:rsid w:val="00F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55106"/>
  <w15:chartTrackingRefBased/>
  <w15:docId w15:val="{EFEE22C7-EAC8-8F47-9A58-45C03C6E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11F4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11F44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11F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06C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6C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6C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6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6CB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B0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A4FF3F-C021-45AB-A1EA-B670486F5285}"/>
</file>

<file path=customXml/itemProps2.xml><?xml version="1.0" encoding="utf-8"?>
<ds:datastoreItem xmlns:ds="http://schemas.openxmlformats.org/officeDocument/2006/customXml" ds:itemID="{D6E02FA1-36C6-4420-A3B1-BF82CDC4CC90}"/>
</file>

<file path=customXml/itemProps3.xml><?xml version="1.0" encoding="utf-8"?>
<ds:datastoreItem xmlns:ds="http://schemas.openxmlformats.org/officeDocument/2006/customXml" ds:itemID="{EE3D22A5-788B-4A80-90E3-E1B30A073B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Marshall</dc:creator>
  <cp:keywords/>
  <dc:description/>
  <cp:lastModifiedBy>Jessica Marshall</cp:lastModifiedBy>
  <cp:revision>66</cp:revision>
  <dcterms:created xsi:type="dcterms:W3CDTF">2023-05-19T14:34:00Z</dcterms:created>
  <dcterms:modified xsi:type="dcterms:W3CDTF">2023-05-19T16:43:00Z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