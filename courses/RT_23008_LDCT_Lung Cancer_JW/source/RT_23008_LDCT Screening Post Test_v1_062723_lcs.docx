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47EB3" w14:textId="39D48F3B" w:rsidR="005823F4" w:rsidRDefault="006028C6" w:rsidP="006028C6">
      <w:pPr>
        <w:ind w:firstLine="0"/>
        <w:jc w:val="center"/>
        <w:rPr>
          <w:rFonts w:asciiTheme="minorHAnsi" w:hAnsiTheme="minorHAnsi" w:cstheme="minorHAnsi"/>
          <w:b/>
          <w:bCs/>
          <w:sz w:val="22"/>
          <w:szCs w:val="20"/>
        </w:rPr>
      </w:pPr>
      <w:r>
        <w:rPr>
          <w:rFonts w:asciiTheme="minorHAnsi" w:hAnsiTheme="minorHAnsi" w:cstheme="minorHAnsi"/>
          <w:b/>
          <w:bCs/>
          <w:sz w:val="22"/>
          <w:szCs w:val="20"/>
        </w:rPr>
        <w:t>Low-Dose CT and Lung Cancer Post-Test</w:t>
      </w:r>
    </w:p>
    <w:p w14:paraId="3034968F" w14:textId="42DD1EA8" w:rsidR="006028C6" w:rsidRDefault="006028C6" w:rsidP="006028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>Which type of lung cancer is most commonly caused by cigarette smoking?</w:t>
      </w:r>
    </w:p>
    <w:p w14:paraId="3D20BEA2" w14:textId="74548C99" w:rsidR="006028C6" w:rsidRDefault="006028C6" w:rsidP="006028C6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>Non-</w:t>
      </w:r>
      <w:r w:rsidR="004D0557">
        <w:rPr>
          <w:rFonts w:asciiTheme="minorHAnsi" w:hAnsiTheme="minorHAnsi" w:cstheme="minorHAnsi"/>
          <w:sz w:val="22"/>
          <w:szCs w:val="20"/>
        </w:rPr>
        <w:t>s</w:t>
      </w:r>
      <w:r>
        <w:rPr>
          <w:rFonts w:asciiTheme="minorHAnsi" w:hAnsiTheme="minorHAnsi" w:cstheme="minorHAnsi"/>
          <w:sz w:val="22"/>
          <w:szCs w:val="20"/>
        </w:rPr>
        <w:t xml:space="preserve">mall </w:t>
      </w:r>
      <w:r w:rsidR="004D0557">
        <w:rPr>
          <w:rFonts w:asciiTheme="minorHAnsi" w:hAnsiTheme="minorHAnsi" w:cstheme="minorHAnsi"/>
          <w:sz w:val="22"/>
          <w:szCs w:val="20"/>
        </w:rPr>
        <w:t>c</w:t>
      </w:r>
      <w:r>
        <w:rPr>
          <w:rFonts w:asciiTheme="minorHAnsi" w:hAnsiTheme="minorHAnsi" w:cstheme="minorHAnsi"/>
          <w:sz w:val="22"/>
          <w:szCs w:val="20"/>
        </w:rPr>
        <w:t xml:space="preserve">ell </w:t>
      </w:r>
      <w:r w:rsidR="004D0557">
        <w:rPr>
          <w:rFonts w:asciiTheme="minorHAnsi" w:hAnsiTheme="minorHAnsi" w:cstheme="minorHAnsi"/>
          <w:sz w:val="22"/>
          <w:szCs w:val="20"/>
        </w:rPr>
        <w:t>l</w:t>
      </w:r>
      <w:r>
        <w:rPr>
          <w:rFonts w:asciiTheme="minorHAnsi" w:hAnsiTheme="minorHAnsi" w:cstheme="minorHAnsi"/>
          <w:sz w:val="22"/>
          <w:szCs w:val="20"/>
        </w:rPr>
        <w:t xml:space="preserve">ung </w:t>
      </w:r>
      <w:r w:rsidR="004D0557">
        <w:rPr>
          <w:rFonts w:asciiTheme="minorHAnsi" w:hAnsiTheme="minorHAnsi" w:cstheme="minorHAnsi"/>
          <w:sz w:val="22"/>
          <w:szCs w:val="20"/>
        </w:rPr>
        <w:t>c</w:t>
      </w:r>
      <w:r>
        <w:rPr>
          <w:rFonts w:asciiTheme="minorHAnsi" w:hAnsiTheme="minorHAnsi" w:cstheme="minorHAnsi"/>
          <w:sz w:val="22"/>
          <w:szCs w:val="20"/>
        </w:rPr>
        <w:t>ancer</w:t>
      </w:r>
    </w:p>
    <w:p w14:paraId="2E0ED090" w14:textId="5ED096E0" w:rsidR="006028C6" w:rsidRPr="006028C6" w:rsidRDefault="006028C6" w:rsidP="006028C6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0"/>
          <w:highlight w:val="green"/>
        </w:rPr>
      </w:pPr>
      <w:r w:rsidRPr="006028C6">
        <w:rPr>
          <w:rFonts w:asciiTheme="minorHAnsi" w:hAnsiTheme="minorHAnsi" w:cstheme="minorHAnsi"/>
          <w:sz w:val="22"/>
          <w:szCs w:val="20"/>
          <w:highlight w:val="green"/>
        </w:rPr>
        <w:t xml:space="preserve">Small </w:t>
      </w:r>
      <w:r w:rsidR="004D0557">
        <w:rPr>
          <w:rFonts w:asciiTheme="minorHAnsi" w:hAnsiTheme="minorHAnsi" w:cstheme="minorHAnsi"/>
          <w:sz w:val="22"/>
          <w:szCs w:val="20"/>
          <w:highlight w:val="green"/>
        </w:rPr>
        <w:t>c</w:t>
      </w:r>
      <w:r w:rsidRPr="006028C6">
        <w:rPr>
          <w:rFonts w:asciiTheme="minorHAnsi" w:hAnsiTheme="minorHAnsi" w:cstheme="minorHAnsi"/>
          <w:sz w:val="22"/>
          <w:szCs w:val="20"/>
          <w:highlight w:val="green"/>
        </w:rPr>
        <w:t xml:space="preserve">ell </w:t>
      </w:r>
      <w:r w:rsidR="004D0557">
        <w:rPr>
          <w:rFonts w:asciiTheme="minorHAnsi" w:hAnsiTheme="minorHAnsi" w:cstheme="minorHAnsi"/>
          <w:sz w:val="22"/>
          <w:szCs w:val="20"/>
          <w:highlight w:val="green"/>
        </w:rPr>
        <w:t>l</w:t>
      </w:r>
      <w:r w:rsidRPr="006028C6">
        <w:rPr>
          <w:rFonts w:asciiTheme="minorHAnsi" w:hAnsiTheme="minorHAnsi" w:cstheme="minorHAnsi"/>
          <w:sz w:val="22"/>
          <w:szCs w:val="20"/>
          <w:highlight w:val="green"/>
        </w:rPr>
        <w:t xml:space="preserve">ung </w:t>
      </w:r>
      <w:r w:rsidR="004D0557">
        <w:rPr>
          <w:rFonts w:asciiTheme="minorHAnsi" w:hAnsiTheme="minorHAnsi" w:cstheme="minorHAnsi"/>
          <w:sz w:val="22"/>
          <w:szCs w:val="20"/>
          <w:highlight w:val="green"/>
        </w:rPr>
        <w:t>c</w:t>
      </w:r>
      <w:r w:rsidRPr="006028C6">
        <w:rPr>
          <w:rFonts w:asciiTheme="minorHAnsi" w:hAnsiTheme="minorHAnsi" w:cstheme="minorHAnsi"/>
          <w:sz w:val="22"/>
          <w:szCs w:val="20"/>
          <w:highlight w:val="green"/>
        </w:rPr>
        <w:t>ancer</w:t>
      </w:r>
    </w:p>
    <w:p w14:paraId="0C50B10E" w14:textId="3014A24D" w:rsidR="006028C6" w:rsidRDefault="006028C6" w:rsidP="006028C6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>Adenocarcinoma</w:t>
      </w:r>
    </w:p>
    <w:p w14:paraId="69F4B856" w14:textId="3C8DCED3" w:rsidR="006028C6" w:rsidRDefault="006028C6" w:rsidP="006028C6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 xml:space="preserve">Squamous </w:t>
      </w:r>
      <w:r w:rsidR="004D0557">
        <w:rPr>
          <w:rFonts w:asciiTheme="minorHAnsi" w:hAnsiTheme="minorHAnsi" w:cstheme="minorHAnsi"/>
          <w:sz w:val="22"/>
          <w:szCs w:val="20"/>
        </w:rPr>
        <w:t>c</w:t>
      </w:r>
      <w:r>
        <w:rPr>
          <w:rFonts w:asciiTheme="minorHAnsi" w:hAnsiTheme="minorHAnsi" w:cstheme="minorHAnsi"/>
          <w:sz w:val="22"/>
          <w:szCs w:val="20"/>
        </w:rPr>
        <w:t xml:space="preserve">ell </w:t>
      </w:r>
      <w:r w:rsidR="004D0557">
        <w:rPr>
          <w:rFonts w:asciiTheme="minorHAnsi" w:hAnsiTheme="minorHAnsi" w:cstheme="minorHAnsi"/>
          <w:sz w:val="22"/>
          <w:szCs w:val="20"/>
        </w:rPr>
        <w:t>c</w:t>
      </w:r>
      <w:r>
        <w:rPr>
          <w:rFonts w:asciiTheme="minorHAnsi" w:hAnsiTheme="minorHAnsi" w:cstheme="minorHAnsi"/>
          <w:sz w:val="22"/>
          <w:szCs w:val="20"/>
        </w:rPr>
        <w:t>arcinoma</w:t>
      </w:r>
    </w:p>
    <w:p w14:paraId="0D07186F" w14:textId="7E43F06E" w:rsidR="006028C6" w:rsidRDefault="006028C6" w:rsidP="006028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 xml:space="preserve">How much less radiation is used with </w:t>
      </w:r>
      <w:proofErr w:type="gramStart"/>
      <w:r>
        <w:rPr>
          <w:rFonts w:asciiTheme="minorHAnsi" w:hAnsiTheme="minorHAnsi" w:cstheme="minorHAnsi"/>
          <w:sz w:val="22"/>
          <w:szCs w:val="20"/>
        </w:rPr>
        <w:t>low-dose</w:t>
      </w:r>
      <w:proofErr w:type="gramEnd"/>
      <w:r>
        <w:rPr>
          <w:rFonts w:asciiTheme="minorHAnsi" w:hAnsiTheme="minorHAnsi" w:cstheme="minorHAnsi"/>
          <w:sz w:val="22"/>
          <w:szCs w:val="20"/>
        </w:rPr>
        <w:t xml:space="preserve"> </w:t>
      </w:r>
      <w:ins w:id="0" w:author="Laura Sitler" w:date="2023-08-22T15:04:00Z">
        <w:r w:rsidR="004A5D8A">
          <w:rPr>
            <w:rFonts w:asciiTheme="minorHAnsi" w:hAnsiTheme="minorHAnsi" w:cstheme="minorHAnsi"/>
            <w:sz w:val="22"/>
            <w:szCs w:val="20"/>
          </w:rPr>
          <w:t>computed tomography (</w:t>
        </w:r>
      </w:ins>
      <w:ins w:id="1" w:author="Laura Sitler" w:date="2023-08-22T16:36:00Z">
        <w:r w:rsidR="004F5436">
          <w:rPr>
            <w:rFonts w:asciiTheme="minorHAnsi" w:hAnsiTheme="minorHAnsi" w:cstheme="minorHAnsi"/>
            <w:sz w:val="22"/>
            <w:szCs w:val="20"/>
          </w:rPr>
          <w:t>LD</w:t>
        </w:r>
      </w:ins>
      <w:r>
        <w:rPr>
          <w:rFonts w:asciiTheme="minorHAnsi" w:hAnsiTheme="minorHAnsi" w:cstheme="minorHAnsi"/>
          <w:sz w:val="22"/>
          <w:szCs w:val="20"/>
        </w:rPr>
        <w:t>CT</w:t>
      </w:r>
      <w:ins w:id="2" w:author="Laura Sitler" w:date="2023-08-22T15:04:00Z">
        <w:r w:rsidR="004A5D8A">
          <w:rPr>
            <w:rFonts w:asciiTheme="minorHAnsi" w:hAnsiTheme="minorHAnsi" w:cstheme="minorHAnsi"/>
            <w:sz w:val="22"/>
            <w:szCs w:val="20"/>
          </w:rPr>
          <w:t>)</w:t>
        </w:r>
      </w:ins>
      <w:r>
        <w:rPr>
          <w:rFonts w:asciiTheme="minorHAnsi" w:hAnsiTheme="minorHAnsi" w:cstheme="minorHAnsi"/>
          <w:sz w:val="22"/>
          <w:szCs w:val="20"/>
        </w:rPr>
        <w:t xml:space="preserve"> compared </w:t>
      </w:r>
      <w:del w:id="3" w:author="Laura Sitler" w:date="2023-08-22T15:04:00Z">
        <w:r w:rsidDel="004A5D8A">
          <w:rPr>
            <w:rFonts w:asciiTheme="minorHAnsi" w:hAnsiTheme="minorHAnsi" w:cstheme="minorHAnsi"/>
            <w:sz w:val="22"/>
            <w:szCs w:val="20"/>
          </w:rPr>
          <w:delText xml:space="preserve">to </w:delText>
        </w:r>
      </w:del>
      <w:ins w:id="4" w:author="Laura Sitler" w:date="2023-08-22T15:04:00Z">
        <w:r w:rsidR="004A5D8A">
          <w:rPr>
            <w:rFonts w:asciiTheme="minorHAnsi" w:hAnsiTheme="minorHAnsi" w:cstheme="minorHAnsi"/>
            <w:sz w:val="22"/>
            <w:szCs w:val="20"/>
          </w:rPr>
          <w:t xml:space="preserve">with </w:t>
        </w:r>
      </w:ins>
      <w:r>
        <w:rPr>
          <w:rFonts w:asciiTheme="minorHAnsi" w:hAnsiTheme="minorHAnsi" w:cstheme="minorHAnsi"/>
          <w:sz w:val="22"/>
          <w:szCs w:val="20"/>
        </w:rPr>
        <w:t xml:space="preserve">conventional </w:t>
      </w:r>
      <w:commentRangeStart w:id="5"/>
      <w:r>
        <w:rPr>
          <w:rFonts w:asciiTheme="minorHAnsi" w:hAnsiTheme="minorHAnsi" w:cstheme="minorHAnsi"/>
          <w:sz w:val="22"/>
          <w:szCs w:val="20"/>
        </w:rPr>
        <w:t xml:space="preserve">chest </w:t>
      </w:r>
      <w:ins w:id="6" w:author="Laura Sitler" w:date="2023-08-22T16:36:00Z">
        <w:r w:rsidR="004F5436">
          <w:rPr>
            <w:rFonts w:asciiTheme="minorHAnsi" w:hAnsiTheme="minorHAnsi" w:cstheme="minorHAnsi"/>
            <w:sz w:val="22"/>
            <w:szCs w:val="20"/>
          </w:rPr>
          <w:t xml:space="preserve">computed tomography </w:t>
        </w:r>
      </w:ins>
      <w:del w:id="7" w:author="Laura Sitler" w:date="2023-08-25T12:02:00Z">
        <w:r w:rsidDel="00667560">
          <w:rPr>
            <w:rFonts w:asciiTheme="minorHAnsi" w:hAnsiTheme="minorHAnsi" w:cstheme="minorHAnsi"/>
            <w:sz w:val="22"/>
            <w:szCs w:val="20"/>
          </w:rPr>
          <w:delText xml:space="preserve">CT </w:delText>
        </w:r>
      </w:del>
      <w:r>
        <w:rPr>
          <w:rFonts w:asciiTheme="minorHAnsi" w:hAnsiTheme="minorHAnsi" w:cstheme="minorHAnsi"/>
          <w:sz w:val="22"/>
          <w:szCs w:val="20"/>
        </w:rPr>
        <w:t>scans</w:t>
      </w:r>
      <w:commentRangeEnd w:id="5"/>
      <w:r w:rsidR="004F5436">
        <w:rPr>
          <w:rStyle w:val="CommentReference"/>
        </w:rPr>
        <w:commentReference w:id="5"/>
      </w:r>
      <w:r>
        <w:rPr>
          <w:rFonts w:asciiTheme="minorHAnsi" w:hAnsiTheme="minorHAnsi" w:cstheme="minorHAnsi"/>
          <w:sz w:val="22"/>
          <w:szCs w:val="20"/>
        </w:rPr>
        <w:t>?</w:t>
      </w:r>
    </w:p>
    <w:p w14:paraId="2DEABCE5" w14:textId="71E230E2" w:rsidR="006028C6" w:rsidRDefault="006028C6" w:rsidP="006028C6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>75%</w:t>
      </w:r>
    </w:p>
    <w:p w14:paraId="267CEAB5" w14:textId="5BF9FD41" w:rsidR="006028C6" w:rsidRDefault="006028C6" w:rsidP="006028C6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>80%</w:t>
      </w:r>
    </w:p>
    <w:p w14:paraId="5A03CED3" w14:textId="772174EE" w:rsidR="006028C6" w:rsidRDefault="006028C6" w:rsidP="006028C6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>85%</w:t>
      </w:r>
    </w:p>
    <w:p w14:paraId="7D1D7FBF" w14:textId="0B531D1B" w:rsidR="006028C6" w:rsidRDefault="006028C6" w:rsidP="006028C6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0"/>
          <w:highlight w:val="green"/>
        </w:rPr>
      </w:pPr>
      <w:r w:rsidRPr="006028C6">
        <w:rPr>
          <w:rFonts w:asciiTheme="minorHAnsi" w:hAnsiTheme="minorHAnsi" w:cstheme="minorHAnsi"/>
          <w:sz w:val="22"/>
          <w:szCs w:val="20"/>
          <w:highlight w:val="green"/>
        </w:rPr>
        <w:t>90%</w:t>
      </w:r>
    </w:p>
    <w:p w14:paraId="6945948D" w14:textId="6C5625D8" w:rsidR="006028C6" w:rsidRDefault="006028C6" w:rsidP="006028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>Once a person has quit smoking for more than __________ years, they no longer need to undergo annual LDCT screenings.</w:t>
      </w:r>
    </w:p>
    <w:p w14:paraId="2042E103" w14:textId="31DBFA2B" w:rsidR="006028C6" w:rsidRDefault="006028C6" w:rsidP="006028C6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>5</w:t>
      </w:r>
    </w:p>
    <w:p w14:paraId="61AE87FC" w14:textId="4884C156" w:rsidR="006028C6" w:rsidRDefault="006028C6" w:rsidP="006028C6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>10</w:t>
      </w:r>
    </w:p>
    <w:p w14:paraId="3A3E0620" w14:textId="0CD31D2B" w:rsidR="006028C6" w:rsidRPr="006028C6" w:rsidRDefault="006028C6" w:rsidP="006028C6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0"/>
          <w:highlight w:val="green"/>
        </w:rPr>
      </w:pPr>
      <w:r w:rsidRPr="006028C6">
        <w:rPr>
          <w:rFonts w:asciiTheme="minorHAnsi" w:hAnsiTheme="minorHAnsi" w:cstheme="minorHAnsi"/>
          <w:sz w:val="22"/>
          <w:szCs w:val="20"/>
          <w:highlight w:val="green"/>
        </w:rPr>
        <w:t>15</w:t>
      </w:r>
    </w:p>
    <w:p w14:paraId="57BF5CFF" w14:textId="6029FDAE" w:rsidR="006028C6" w:rsidRDefault="006028C6" w:rsidP="006028C6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>20</w:t>
      </w:r>
    </w:p>
    <w:p w14:paraId="07C1CD1E" w14:textId="62B4A62E" w:rsidR="006028C6" w:rsidRDefault="006028C6" w:rsidP="006028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 xml:space="preserve">The </w:t>
      </w:r>
      <w:del w:id="8" w:author="Laura Sitler" w:date="2023-08-22T16:37:00Z">
        <w:r w:rsidDel="004F5436">
          <w:rPr>
            <w:rFonts w:asciiTheme="minorHAnsi" w:hAnsiTheme="minorHAnsi" w:cstheme="minorHAnsi"/>
            <w:sz w:val="22"/>
            <w:szCs w:val="20"/>
          </w:rPr>
          <w:delText xml:space="preserve">three </w:delText>
        </w:r>
      </w:del>
      <w:ins w:id="9" w:author="Laura Sitler" w:date="2023-08-22T16:37:00Z">
        <w:r w:rsidR="004F5436">
          <w:rPr>
            <w:rFonts w:asciiTheme="minorHAnsi" w:hAnsiTheme="minorHAnsi" w:cstheme="minorHAnsi"/>
            <w:sz w:val="22"/>
            <w:szCs w:val="20"/>
          </w:rPr>
          <w:t xml:space="preserve">3 </w:t>
        </w:r>
      </w:ins>
      <w:r>
        <w:rPr>
          <w:rFonts w:asciiTheme="minorHAnsi" w:hAnsiTheme="minorHAnsi" w:cstheme="minorHAnsi"/>
          <w:sz w:val="22"/>
          <w:szCs w:val="20"/>
        </w:rPr>
        <w:t>main risks of LDCT include false-positive</w:t>
      </w:r>
      <w:ins w:id="10" w:author="Laura Sitler" w:date="2023-08-22T16:37:00Z">
        <w:r w:rsidR="004F5436">
          <w:rPr>
            <w:rFonts w:asciiTheme="minorHAnsi" w:hAnsiTheme="minorHAnsi" w:cstheme="minorHAnsi"/>
            <w:sz w:val="22"/>
            <w:szCs w:val="20"/>
          </w:rPr>
          <w:t xml:space="preserve"> result</w:t>
        </w:r>
      </w:ins>
      <w:r>
        <w:rPr>
          <w:rFonts w:asciiTheme="minorHAnsi" w:hAnsiTheme="minorHAnsi" w:cstheme="minorHAnsi"/>
          <w:sz w:val="22"/>
          <w:szCs w:val="20"/>
        </w:rPr>
        <w:t>s, false-negative</w:t>
      </w:r>
      <w:ins w:id="11" w:author="Laura Sitler" w:date="2023-08-22T16:37:00Z">
        <w:r w:rsidR="004F5436">
          <w:rPr>
            <w:rFonts w:asciiTheme="minorHAnsi" w:hAnsiTheme="minorHAnsi" w:cstheme="minorHAnsi"/>
            <w:sz w:val="22"/>
            <w:szCs w:val="20"/>
          </w:rPr>
          <w:t xml:space="preserve"> result</w:t>
        </w:r>
      </w:ins>
      <w:r>
        <w:rPr>
          <w:rFonts w:asciiTheme="minorHAnsi" w:hAnsiTheme="minorHAnsi" w:cstheme="minorHAnsi"/>
          <w:sz w:val="22"/>
          <w:szCs w:val="20"/>
        </w:rPr>
        <w:t>s, and _______________.</w:t>
      </w:r>
    </w:p>
    <w:p w14:paraId="76C0D797" w14:textId="667F329E" w:rsidR="006028C6" w:rsidRPr="004D0557" w:rsidRDefault="006028C6" w:rsidP="006028C6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0"/>
          <w:highlight w:val="green"/>
        </w:rPr>
      </w:pPr>
      <w:r w:rsidRPr="004D0557">
        <w:rPr>
          <w:rFonts w:asciiTheme="minorHAnsi" w:hAnsiTheme="minorHAnsi" w:cstheme="minorHAnsi"/>
          <w:sz w:val="22"/>
          <w:szCs w:val="20"/>
          <w:highlight w:val="green"/>
        </w:rPr>
        <w:t>Overdiagnosis</w:t>
      </w:r>
    </w:p>
    <w:p w14:paraId="178E6767" w14:textId="0088EBEC" w:rsidR="006028C6" w:rsidRDefault="006028C6" w:rsidP="006028C6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>Underdiagnosis</w:t>
      </w:r>
    </w:p>
    <w:p w14:paraId="71619832" w14:textId="190F5B6E" w:rsidR="006028C6" w:rsidRDefault="004D0557" w:rsidP="006028C6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>Over radiation</w:t>
      </w:r>
    </w:p>
    <w:p w14:paraId="5E5D92E1" w14:textId="19BFB8EF" w:rsidR="004D0557" w:rsidRPr="006028C6" w:rsidRDefault="004D0557" w:rsidP="006028C6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>Anxiety</w:t>
      </w:r>
    </w:p>
    <w:sectPr w:rsidR="004D0557" w:rsidRPr="006028C6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5" w:author="Laura Sitler" w:date="2023-08-22T16:36:00Z" w:initials="LS">
    <w:p w14:paraId="2B7434C1" w14:textId="77777777" w:rsidR="004F5436" w:rsidRDefault="004F5436" w:rsidP="008757F9">
      <w:pPr>
        <w:pStyle w:val="CommentText"/>
        <w:ind w:firstLine="0"/>
      </w:pPr>
      <w:r>
        <w:rPr>
          <w:rStyle w:val="CommentReference"/>
        </w:rPr>
        <w:annotationRef/>
      </w:r>
      <w:r>
        <w:t>Per my question in the word document, please provide an appropriate reference to support this statement and make sure it is for chest CT, not chest x-ray, which seems to be the standard lung cancer imaging method.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B7434C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88F6295" w16cex:dateUtc="2023-08-22T20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B7434C1" w16cid:durableId="288F629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7F3335" w14:textId="77777777" w:rsidR="001E1AEC" w:rsidRDefault="001E1AEC" w:rsidP="006028C6">
      <w:pPr>
        <w:spacing w:line="240" w:lineRule="auto"/>
      </w:pPr>
      <w:r>
        <w:separator/>
      </w:r>
    </w:p>
  </w:endnote>
  <w:endnote w:type="continuationSeparator" w:id="0">
    <w:p w14:paraId="56B16928" w14:textId="77777777" w:rsidR="001E1AEC" w:rsidRDefault="001E1AEC" w:rsidP="006028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B45F8F" w14:textId="77777777" w:rsidR="001E1AEC" w:rsidRDefault="001E1AEC" w:rsidP="006028C6">
      <w:pPr>
        <w:spacing w:line="240" w:lineRule="auto"/>
      </w:pPr>
      <w:r>
        <w:separator/>
      </w:r>
    </w:p>
  </w:footnote>
  <w:footnote w:type="continuationSeparator" w:id="0">
    <w:p w14:paraId="333E2C53" w14:textId="77777777" w:rsidR="001E1AEC" w:rsidRDefault="001E1AEC" w:rsidP="006028C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33BD4" w14:textId="56F696F7" w:rsidR="006028C6" w:rsidRPr="006028C6" w:rsidRDefault="006028C6" w:rsidP="006028C6">
    <w:pPr>
      <w:pStyle w:val="Header"/>
      <w:ind w:firstLine="0"/>
      <w:rPr>
        <w:rFonts w:asciiTheme="minorHAnsi" w:hAnsiTheme="minorHAnsi" w:cstheme="minorHAnsi"/>
        <w:sz w:val="22"/>
        <w:szCs w:val="20"/>
      </w:rPr>
    </w:pPr>
    <w:r w:rsidRPr="006028C6">
      <w:rPr>
        <w:rFonts w:asciiTheme="minorHAnsi" w:hAnsiTheme="minorHAnsi" w:cstheme="minorHAnsi"/>
        <w:sz w:val="22"/>
        <w:szCs w:val="20"/>
      </w:rPr>
      <w:t>Low-Dose CT and Lung Cancer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8546B8"/>
    <w:multiLevelType w:val="hybridMultilevel"/>
    <w:tmpl w:val="579A44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958292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aura Sitler">
    <w15:presenceInfo w15:providerId="None" w15:userId="Laura Sitl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8C6"/>
    <w:rsid w:val="0014325B"/>
    <w:rsid w:val="001E1AEC"/>
    <w:rsid w:val="00275CBF"/>
    <w:rsid w:val="00375444"/>
    <w:rsid w:val="004A5D8A"/>
    <w:rsid w:val="004D0557"/>
    <w:rsid w:val="004F5436"/>
    <w:rsid w:val="00554532"/>
    <w:rsid w:val="005823F4"/>
    <w:rsid w:val="006028C6"/>
    <w:rsid w:val="00651D46"/>
    <w:rsid w:val="00667560"/>
    <w:rsid w:val="006703DD"/>
    <w:rsid w:val="00A55CFE"/>
    <w:rsid w:val="00B93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6DB89"/>
  <w15:chartTrackingRefBased/>
  <w15:docId w15:val="{9BD7105A-8759-4886-AB28-6DA50EF31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CBF"/>
    <w:rPr>
      <w:rFonts w:ascii="Arial" w:hAnsi="Arial"/>
      <w:sz w:val="2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703DD"/>
    <w:pPr>
      <w:keepNext/>
      <w:keepLines/>
      <w:spacing w:line="240" w:lineRule="auto"/>
      <w:ind w:firstLine="0"/>
      <w:outlineLvl w:val="1"/>
    </w:pPr>
    <w:rPr>
      <w:rFonts w:eastAsiaTheme="majorEastAsia" w:cstheme="majorBidi"/>
      <w:b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703DD"/>
    <w:rPr>
      <w:rFonts w:ascii="Arial" w:eastAsiaTheme="majorEastAsia" w:hAnsi="Arial" w:cstheme="majorBidi"/>
      <w:b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6028C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28C6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6028C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28C6"/>
    <w:rPr>
      <w:rFonts w:ascii="Arial" w:hAnsi="Arial"/>
      <w:sz w:val="24"/>
    </w:rPr>
  </w:style>
  <w:style w:type="paragraph" w:styleId="ListParagraph">
    <w:name w:val="List Paragraph"/>
    <w:basedOn w:val="Normal"/>
    <w:uiPriority w:val="34"/>
    <w:qFormat/>
    <w:rsid w:val="006028C6"/>
    <w:pPr>
      <w:ind w:left="720"/>
      <w:contextualSpacing/>
    </w:pPr>
  </w:style>
  <w:style w:type="paragraph" w:styleId="Revision">
    <w:name w:val="Revision"/>
    <w:hidden/>
    <w:uiPriority w:val="99"/>
    <w:semiHidden/>
    <w:rsid w:val="004A5D8A"/>
    <w:pPr>
      <w:spacing w:line="240" w:lineRule="auto"/>
      <w:ind w:firstLine="0"/>
    </w:pPr>
    <w:rPr>
      <w:rFonts w:ascii="Arial" w:hAnsi="Arial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F54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F543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F5436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54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5436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9" ma:contentTypeDescription="Create a new document." ma:contentTypeScope="" ma:versionID="5e7cced1577b7d6dad2c7900841512cb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a0c3e46a38820bff09c21f2e7e66f358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6F180DF-6FA0-47E9-A963-E84E4959C5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d439a0-5a44-4000-a4bb-37fe01a10722"/>
    <ds:schemaRef ds:uri="92a93b1d-5067-4fc1-b8a0-a7a4435056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474549-1675-4A5D-BE36-90F8A4AC1C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DA3B49-2E95-4452-8A35-8AC5B63987D6}">
  <ds:schemaRefs>
    <ds:schemaRef ds:uri="http://schemas.microsoft.com/office/2006/metadata/properties"/>
    <ds:schemaRef ds:uri="http://schemas.microsoft.com/office/infopath/2007/PartnerControls"/>
    <ds:schemaRef ds:uri="92a93b1d-5067-4fc1-b8a0-a7a443505641"/>
    <ds:schemaRef ds:uri="a4d439a0-5a44-4000-a4bb-37fe01a107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Jessyca Wagner</dc:creator>
  <cp:keywords/>
  <dc:description/>
  <cp:lastModifiedBy>Laura Sitler</cp:lastModifiedBy>
  <cp:revision>3</cp:revision>
  <dcterms:created xsi:type="dcterms:W3CDTF">2023-06-16T20:05:00Z</dcterms:created>
  <dcterms:modified xsi:type="dcterms:W3CDTF">2023-08-25T16:02:00Z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0x0101005F51824C2CE6A3498D635343E4B44909</vt:lpwstr>
  </property>
</Properties>
</file>