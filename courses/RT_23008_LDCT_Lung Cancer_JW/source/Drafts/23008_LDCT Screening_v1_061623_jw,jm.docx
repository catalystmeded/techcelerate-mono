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3BEC3111" w:rsidR="005002D0" w:rsidRPr="000E7BB3" w:rsidRDefault="001C73A9" w:rsidP="005002D0">
      <w:pPr>
        <w:spacing w:line="240" w:lineRule="auto"/>
        <w:ind w:firstLine="0"/>
        <w:jc w:val="center"/>
        <w:rPr>
          <w:rFonts w:asciiTheme="minorHAnsi" w:hAnsiTheme="minorHAnsi" w:cstheme="minorHAnsi"/>
          <w:b/>
          <w:bCs/>
        </w:rPr>
      </w:pPr>
      <w:r>
        <w:rPr>
          <w:rFonts w:asciiTheme="minorHAnsi" w:hAnsiTheme="minorHAnsi" w:cstheme="minorHAnsi"/>
          <w:b/>
          <w:bCs/>
        </w:rPr>
        <w:t>Using Low-Dose CT for Lung Cancer Screening</w:t>
      </w:r>
    </w:p>
    <w:p w14:paraId="5DDE2B0B" w14:textId="5CF21DDB" w:rsidR="00553B1B" w:rsidRPr="000E7BB3" w:rsidRDefault="005002D0" w:rsidP="005002D0">
      <w:pPr>
        <w:spacing w:line="240" w:lineRule="auto"/>
        <w:ind w:firstLine="0"/>
        <w:jc w:val="center"/>
        <w:rPr>
          <w:rFonts w:asciiTheme="minorHAnsi" w:hAnsiTheme="minorHAnsi" w:cstheme="minorHAnsi"/>
        </w:rPr>
      </w:pPr>
      <w:r w:rsidRPr="000E7BB3">
        <w:rPr>
          <w:rFonts w:asciiTheme="minorHAnsi" w:hAnsiTheme="minorHAnsi" w:cstheme="minorHAnsi"/>
        </w:rPr>
        <w:t>Jessyca B. Wagner, Ph.D., RT(R), CIIP</w:t>
      </w:r>
    </w:p>
    <w:p w14:paraId="4F704C00" w14:textId="77777777" w:rsidR="00553B1B" w:rsidRPr="000E7BB3" w:rsidRDefault="00553B1B">
      <w:pPr>
        <w:rPr>
          <w:rFonts w:asciiTheme="minorHAnsi" w:hAnsiTheme="minorHAnsi" w:cstheme="minorHAnsi"/>
        </w:rPr>
      </w:pPr>
      <w:r w:rsidRPr="000E7BB3">
        <w:rPr>
          <w:rFonts w:asciiTheme="minorHAnsi" w:hAnsiTheme="minorHAnsi" w:cstheme="minorHAnsi"/>
        </w:rPr>
        <w:br w:type="page"/>
      </w:r>
    </w:p>
    <w:p w14:paraId="7D1015DC" w14:textId="77777777" w:rsidR="00553B1B" w:rsidRPr="000E7BB3" w:rsidRDefault="00553B1B" w:rsidP="00F03454">
      <w:pPr>
        <w:ind w:firstLine="0"/>
        <w:rPr>
          <w:rFonts w:asciiTheme="minorHAnsi" w:hAnsiTheme="minorHAnsi" w:cstheme="minorHAnsi"/>
          <w:b/>
          <w:bCs/>
        </w:rPr>
      </w:pPr>
      <w:r w:rsidRPr="000E7BB3">
        <w:rPr>
          <w:rFonts w:asciiTheme="minorHAnsi" w:hAnsiTheme="minorHAnsi" w:cstheme="minorHAnsi"/>
          <w:b/>
          <w:bCs/>
          <w:u w:val="single"/>
        </w:rPr>
        <w:lastRenderedPageBreak/>
        <w:t>Learning Objectives</w:t>
      </w:r>
      <w:r w:rsidRPr="000E7BB3">
        <w:rPr>
          <w:rFonts w:asciiTheme="minorHAnsi" w:hAnsiTheme="minorHAnsi" w:cstheme="minorHAnsi"/>
          <w:b/>
          <w:bCs/>
        </w:rPr>
        <w:t>:</w:t>
      </w:r>
    </w:p>
    <w:p w14:paraId="6D239CF1" w14:textId="77777777" w:rsidR="00553B1B" w:rsidRPr="000E7BB3" w:rsidRDefault="00553B1B" w:rsidP="00553B1B">
      <w:pPr>
        <w:rPr>
          <w:rFonts w:asciiTheme="minorHAnsi" w:hAnsiTheme="minorHAnsi" w:cstheme="minorHAnsi"/>
        </w:rPr>
      </w:pPr>
      <w:r w:rsidRPr="000E7BB3">
        <w:rPr>
          <w:rFonts w:asciiTheme="minorHAnsi" w:hAnsiTheme="minorHAnsi" w:cstheme="minorHAnsi"/>
        </w:rPr>
        <w:t>Upon completion of this directed reading, readers will be able to:</w:t>
      </w:r>
    </w:p>
    <w:p w14:paraId="0A48CBDB" w14:textId="7424FB20" w:rsidR="00553B1B" w:rsidRPr="001C73A9" w:rsidRDefault="001C73A9" w:rsidP="00553B1B">
      <w:pPr>
        <w:numPr>
          <w:ilvl w:val="0"/>
          <w:numId w:val="4"/>
        </w:numPr>
        <w:rPr>
          <w:rFonts w:asciiTheme="minorHAnsi" w:hAnsiTheme="minorHAnsi" w:cstheme="minorHAnsi"/>
        </w:rPr>
      </w:pPr>
      <w:r>
        <w:rPr>
          <w:rFonts w:asciiTheme="minorHAnsi" w:hAnsiTheme="minorHAnsi" w:cstheme="minorHAnsi"/>
          <w:b/>
          <w:bCs/>
        </w:rPr>
        <w:t>DISCUSS</w:t>
      </w:r>
      <w:r w:rsidR="00553B1B" w:rsidRPr="00553B1B">
        <w:rPr>
          <w:rFonts w:asciiTheme="minorHAnsi" w:hAnsiTheme="minorHAnsi" w:cstheme="minorHAnsi"/>
          <w:b/>
          <w:bCs/>
        </w:rPr>
        <w:t xml:space="preserve"> </w:t>
      </w:r>
      <w:r w:rsidRPr="001C73A9">
        <w:rPr>
          <w:rFonts w:asciiTheme="minorHAnsi" w:hAnsiTheme="minorHAnsi" w:cstheme="minorHAnsi"/>
        </w:rPr>
        <w:t>types of lung cancer</w:t>
      </w:r>
      <w:r w:rsidR="00553B1B" w:rsidRPr="001C73A9">
        <w:rPr>
          <w:rFonts w:asciiTheme="minorHAnsi" w:hAnsiTheme="minorHAnsi" w:cstheme="minorHAnsi"/>
        </w:rPr>
        <w:t>.</w:t>
      </w:r>
    </w:p>
    <w:p w14:paraId="25C13F3E" w14:textId="25A50714" w:rsidR="00553B1B" w:rsidRPr="00553B1B" w:rsidRDefault="001C73A9" w:rsidP="00553B1B">
      <w:pPr>
        <w:numPr>
          <w:ilvl w:val="0"/>
          <w:numId w:val="4"/>
        </w:numPr>
        <w:rPr>
          <w:rFonts w:asciiTheme="minorHAnsi" w:hAnsiTheme="minorHAnsi" w:cstheme="minorHAnsi"/>
          <w:b/>
          <w:bCs/>
        </w:rPr>
      </w:pPr>
      <w:r>
        <w:rPr>
          <w:rFonts w:asciiTheme="minorHAnsi" w:hAnsiTheme="minorHAnsi" w:cstheme="minorHAnsi"/>
          <w:b/>
          <w:bCs/>
        </w:rPr>
        <w:t>EXPLAIN</w:t>
      </w:r>
      <w:r w:rsidR="00553B1B" w:rsidRPr="00553B1B">
        <w:rPr>
          <w:rFonts w:asciiTheme="minorHAnsi" w:hAnsiTheme="minorHAnsi" w:cstheme="minorHAnsi"/>
          <w:b/>
          <w:bCs/>
        </w:rPr>
        <w:t xml:space="preserve"> </w:t>
      </w:r>
      <w:r>
        <w:rPr>
          <w:rFonts w:asciiTheme="minorHAnsi" w:hAnsiTheme="minorHAnsi" w:cstheme="minorHAnsi"/>
        </w:rPr>
        <w:t>low-dose computed tomography (LDCT).</w:t>
      </w:r>
    </w:p>
    <w:p w14:paraId="01A3E739" w14:textId="3CB7088F" w:rsidR="00553B1B" w:rsidRPr="000E7BB3" w:rsidRDefault="001C73A9" w:rsidP="00553B1B">
      <w:pPr>
        <w:numPr>
          <w:ilvl w:val="0"/>
          <w:numId w:val="4"/>
        </w:numPr>
        <w:rPr>
          <w:rFonts w:asciiTheme="minorHAnsi" w:hAnsiTheme="minorHAnsi" w:cstheme="minorHAnsi"/>
        </w:rPr>
      </w:pPr>
      <w:r>
        <w:rPr>
          <w:rFonts w:asciiTheme="minorHAnsi" w:hAnsiTheme="minorHAnsi" w:cstheme="minorHAnsi"/>
          <w:b/>
          <w:bCs/>
        </w:rPr>
        <w:t>IDENTIFY</w:t>
      </w:r>
      <w:r w:rsidR="00553B1B" w:rsidRPr="00553B1B">
        <w:rPr>
          <w:rFonts w:asciiTheme="minorHAnsi" w:hAnsiTheme="minorHAnsi" w:cstheme="minorHAnsi"/>
          <w:b/>
          <w:bCs/>
        </w:rPr>
        <w:t xml:space="preserve"> </w:t>
      </w:r>
      <w:r>
        <w:rPr>
          <w:rFonts w:asciiTheme="minorHAnsi" w:hAnsiTheme="minorHAnsi" w:cstheme="minorHAnsi"/>
        </w:rPr>
        <w:t>recommended patient criteria for LDCT lung cancer screening.</w:t>
      </w:r>
    </w:p>
    <w:p w14:paraId="07EA23F1" w14:textId="784C259F" w:rsidR="00553B1B" w:rsidRPr="000E7BB3" w:rsidRDefault="00553B1B" w:rsidP="00553B1B">
      <w:pPr>
        <w:numPr>
          <w:ilvl w:val="0"/>
          <w:numId w:val="4"/>
        </w:numPr>
        <w:rPr>
          <w:rFonts w:asciiTheme="minorHAnsi" w:hAnsiTheme="minorHAnsi" w:cstheme="minorHAnsi"/>
        </w:rPr>
      </w:pPr>
      <w:r w:rsidRPr="00553B1B">
        <w:rPr>
          <w:rFonts w:asciiTheme="minorHAnsi" w:hAnsiTheme="minorHAnsi" w:cstheme="minorHAnsi"/>
          <w:b/>
          <w:bCs/>
        </w:rPr>
        <w:t xml:space="preserve">COMPARE </w:t>
      </w:r>
      <w:r w:rsidR="001C73A9">
        <w:rPr>
          <w:rFonts w:asciiTheme="minorHAnsi" w:hAnsiTheme="minorHAnsi" w:cstheme="minorHAnsi"/>
        </w:rPr>
        <w:t>the risks and benefits of using LDCT for lung cancer screening.</w:t>
      </w:r>
    </w:p>
    <w:p w14:paraId="6AE6ACEE" w14:textId="77777777" w:rsidR="00553B1B" w:rsidRPr="00553B1B" w:rsidRDefault="00553B1B" w:rsidP="00F03454">
      <w:pPr>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2E850F83"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Introduction</w:t>
      </w:r>
    </w:p>
    <w:p w14:paraId="4E4BF0DF" w14:textId="36CB5343" w:rsidR="00553B1B" w:rsidRPr="000E7BB3" w:rsidRDefault="001C73A9" w:rsidP="00553B1B">
      <w:pPr>
        <w:numPr>
          <w:ilvl w:val="0"/>
          <w:numId w:val="3"/>
        </w:numPr>
        <w:rPr>
          <w:rFonts w:asciiTheme="minorHAnsi" w:hAnsiTheme="minorHAnsi" w:cstheme="minorHAnsi"/>
        </w:rPr>
      </w:pPr>
      <w:r>
        <w:rPr>
          <w:rFonts w:asciiTheme="minorHAnsi" w:hAnsiTheme="minorHAnsi" w:cstheme="minorHAnsi"/>
        </w:rPr>
        <w:t>Background of Lung Cancer</w:t>
      </w:r>
    </w:p>
    <w:p w14:paraId="5F54023F" w14:textId="20049E10" w:rsidR="00553B1B" w:rsidRDefault="001C73A9" w:rsidP="00553B1B">
      <w:pPr>
        <w:numPr>
          <w:ilvl w:val="1"/>
          <w:numId w:val="3"/>
        </w:numPr>
        <w:rPr>
          <w:rFonts w:asciiTheme="minorHAnsi" w:hAnsiTheme="minorHAnsi" w:cstheme="minorHAnsi"/>
        </w:rPr>
      </w:pPr>
      <w:r>
        <w:rPr>
          <w:rFonts w:asciiTheme="minorHAnsi" w:hAnsiTheme="minorHAnsi" w:cstheme="minorHAnsi"/>
        </w:rPr>
        <w:t>Review of lung anatomy</w:t>
      </w:r>
    </w:p>
    <w:p w14:paraId="1BC3C93B" w14:textId="3606AE81" w:rsidR="001C73A9" w:rsidRDefault="001C73A9" w:rsidP="00553B1B">
      <w:pPr>
        <w:numPr>
          <w:ilvl w:val="1"/>
          <w:numId w:val="3"/>
        </w:numPr>
        <w:rPr>
          <w:rFonts w:asciiTheme="minorHAnsi" w:hAnsiTheme="minorHAnsi" w:cstheme="minorHAnsi"/>
        </w:rPr>
      </w:pPr>
      <w:r>
        <w:rPr>
          <w:rFonts w:asciiTheme="minorHAnsi" w:hAnsiTheme="minorHAnsi" w:cstheme="minorHAnsi"/>
        </w:rPr>
        <w:t>Types of lung cancer</w:t>
      </w:r>
    </w:p>
    <w:p w14:paraId="66B1F276" w14:textId="6CD570FC"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Diagnosis and prognosis of lung cancer</w:t>
      </w:r>
    </w:p>
    <w:p w14:paraId="34E71882" w14:textId="31034B35" w:rsidR="00553B1B" w:rsidRPr="000E7BB3" w:rsidRDefault="001C73A9" w:rsidP="00553B1B">
      <w:pPr>
        <w:numPr>
          <w:ilvl w:val="0"/>
          <w:numId w:val="3"/>
        </w:numPr>
        <w:rPr>
          <w:rFonts w:asciiTheme="minorHAnsi" w:hAnsiTheme="minorHAnsi" w:cstheme="minorHAnsi"/>
        </w:rPr>
      </w:pPr>
      <w:r>
        <w:rPr>
          <w:rFonts w:asciiTheme="minorHAnsi" w:hAnsiTheme="minorHAnsi" w:cstheme="minorHAnsi"/>
        </w:rPr>
        <w:t>Low-Dose CT (LDCT)</w:t>
      </w:r>
      <w:r w:rsidR="00541ECC">
        <w:rPr>
          <w:rFonts w:asciiTheme="minorHAnsi" w:hAnsiTheme="minorHAnsi" w:cstheme="minorHAnsi"/>
        </w:rPr>
        <w:t xml:space="preserve"> for Lung Cancer Screening</w:t>
      </w:r>
    </w:p>
    <w:p w14:paraId="5E6258C3" w14:textId="5D35027A" w:rsidR="00553B1B" w:rsidRDefault="001C73A9" w:rsidP="00553B1B">
      <w:pPr>
        <w:numPr>
          <w:ilvl w:val="1"/>
          <w:numId w:val="3"/>
        </w:numPr>
        <w:rPr>
          <w:rFonts w:asciiTheme="minorHAnsi" w:hAnsiTheme="minorHAnsi" w:cstheme="minorHAnsi"/>
        </w:rPr>
      </w:pPr>
      <w:r>
        <w:rPr>
          <w:rFonts w:asciiTheme="minorHAnsi" w:hAnsiTheme="minorHAnsi" w:cstheme="minorHAnsi"/>
        </w:rPr>
        <w:t xml:space="preserve">Explanation of </w:t>
      </w:r>
      <w:r w:rsidR="00541ECC">
        <w:rPr>
          <w:rFonts w:asciiTheme="minorHAnsi" w:hAnsiTheme="minorHAnsi" w:cstheme="minorHAnsi"/>
        </w:rPr>
        <w:t>LDCT</w:t>
      </w:r>
    </w:p>
    <w:p w14:paraId="4B8FFB1C" w14:textId="39432481"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Comparison of LDCT to other chest imaging</w:t>
      </w:r>
    </w:p>
    <w:p w14:paraId="1FB05CB5" w14:textId="00D60CB6" w:rsidR="007A11FC" w:rsidRDefault="001C73A9" w:rsidP="00553B1B">
      <w:pPr>
        <w:numPr>
          <w:ilvl w:val="1"/>
          <w:numId w:val="3"/>
        </w:numPr>
        <w:rPr>
          <w:rFonts w:asciiTheme="minorHAnsi" w:hAnsiTheme="minorHAnsi" w:cstheme="minorHAnsi"/>
        </w:rPr>
      </w:pPr>
      <w:r>
        <w:rPr>
          <w:rFonts w:asciiTheme="minorHAnsi" w:hAnsiTheme="minorHAnsi" w:cstheme="minorHAnsi"/>
        </w:rPr>
        <w:t>Screening guidelines for patients</w:t>
      </w:r>
    </w:p>
    <w:p w14:paraId="0AA6D48E" w14:textId="247BB29B" w:rsidR="001C73A9" w:rsidRDefault="001C73A9" w:rsidP="00553B1B">
      <w:pPr>
        <w:numPr>
          <w:ilvl w:val="1"/>
          <w:numId w:val="3"/>
        </w:numPr>
        <w:rPr>
          <w:rFonts w:asciiTheme="minorHAnsi" w:hAnsiTheme="minorHAnsi" w:cstheme="minorHAnsi"/>
        </w:rPr>
      </w:pPr>
      <w:r>
        <w:rPr>
          <w:rFonts w:asciiTheme="minorHAnsi" w:hAnsiTheme="minorHAnsi" w:cstheme="minorHAnsi"/>
        </w:rPr>
        <w:t>Benefits of using LDCT for lung cancer screening</w:t>
      </w:r>
    </w:p>
    <w:p w14:paraId="14DFE9D0" w14:textId="6CC5CFE9"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Risks of using LDCT for lung cancer screening</w:t>
      </w:r>
    </w:p>
    <w:p w14:paraId="0A890A1C"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Conclusion</w:t>
      </w:r>
    </w:p>
    <w:p w14:paraId="4D1C97A3" w14:textId="77777777" w:rsidR="00631041" w:rsidRPr="000E7BB3" w:rsidRDefault="00631041" w:rsidP="005002D0">
      <w:pPr>
        <w:spacing w:line="240" w:lineRule="auto"/>
        <w:ind w:firstLine="0"/>
        <w:jc w:val="center"/>
        <w:rPr>
          <w:rFonts w:asciiTheme="minorHAnsi" w:hAnsiTheme="minorHAnsi" w:cstheme="minorHAnsi"/>
        </w:rPr>
      </w:pPr>
    </w:p>
    <w:p w14:paraId="65A4BBF6" w14:textId="77777777" w:rsidR="00631041" w:rsidRPr="000E7BB3" w:rsidRDefault="00631041">
      <w:pPr>
        <w:rPr>
          <w:rFonts w:asciiTheme="minorHAnsi" w:hAnsiTheme="minorHAnsi" w:cstheme="minorHAnsi"/>
        </w:rPr>
      </w:pPr>
      <w:r w:rsidRPr="000E7BB3">
        <w:rPr>
          <w:rFonts w:asciiTheme="minorHAnsi" w:hAnsiTheme="minorHAnsi" w:cstheme="minorHAnsi"/>
        </w:rPr>
        <w:br w:type="page"/>
      </w:r>
    </w:p>
    <w:p w14:paraId="0BFB2E27" w14:textId="77777777" w:rsidR="001C73A9"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Abstract</w:t>
      </w:r>
    </w:p>
    <w:p w14:paraId="6F31C493" w14:textId="44547300" w:rsidR="00A515BF" w:rsidRPr="00A515BF" w:rsidRDefault="00A515BF" w:rsidP="00A515BF">
      <w:pPr>
        <w:spacing w:line="240" w:lineRule="auto"/>
        <w:ind w:firstLine="0"/>
        <w:rPr>
          <w:rFonts w:asciiTheme="minorHAnsi" w:hAnsiTheme="minorHAnsi" w:cstheme="minorHAnsi"/>
        </w:rPr>
      </w:pPr>
      <w:r>
        <w:rPr>
          <w:rFonts w:asciiTheme="minorHAnsi" w:hAnsiTheme="minorHAnsi" w:cstheme="minorHAnsi"/>
        </w:rPr>
        <w:t xml:space="preserve">Preventive measures such as mammograms and colonoscopies are in place for breast and colorectal cancer detection in patients over a certain age or at a higher risk of developing these cancers. Research has shown a need for similar preventive measures for lung cancer, the leading cause of cancer death in the United States. The approved screening method for lung cancer is </w:t>
      </w:r>
      <w:r w:rsidR="00C939B0">
        <w:rPr>
          <w:rFonts w:asciiTheme="minorHAnsi" w:hAnsiTheme="minorHAnsi" w:cstheme="minorHAnsi"/>
        </w:rPr>
        <w:t>low dose</w:t>
      </w:r>
      <w:r>
        <w:rPr>
          <w:rFonts w:asciiTheme="minorHAnsi" w:hAnsiTheme="minorHAnsi" w:cstheme="minorHAnsi"/>
        </w:rPr>
        <w:t xml:space="preserve"> computed tomography (LDCT). LDCT has shown a 20 to 26% decrease in mortality rates in current smokers and those who have quit within the last 15 years aged 50-80 who are asymptomatic but have a history of smoking at least 20 pack-years. This decrease is substantial enough for the United States Preventive Services Task Force (USPSTF) to publish recommended guidelines,</w:t>
      </w:r>
      <w:r w:rsidRPr="00A515BF">
        <w:rPr>
          <w:rFonts w:asciiTheme="minorHAnsi" w:hAnsiTheme="minorHAnsi" w:cstheme="minorHAnsi"/>
        </w:rPr>
        <w:t xml:space="preserve"> </w:t>
      </w:r>
      <w:r>
        <w:rPr>
          <w:rFonts w:asciiTheme="minorHAnsi" w:hAnsiTheme="minorHAnsi" w:cstheme="minorHAnsi"/>
        </w:rPr>
        <w:t xml:space="preserve">as well as the Center for Medicare and Medicated Services (CMS) </w:t>
      </w:r>
      <w:r w:rsidR="00C939B0">
        <w:rPr>
          <w:rFonts w:asciiTheme="minorHAnsi" w:hAnsiTheme="minorHAnsi" w:cstheme="minorHAnsi"/>
        </w:rPr>
        <w:t>to allow</w:t>
      </w:r>
      <w:r>
        <w:rPr>
          <w:rFonts w:asciiTheme="minorHAnsi" w:hAnsiTheme="minorHAnsi" w:cstheme="minorHAnsi"/>
        </w:rPr>
        <w:t xml:space="preserve"> coverage of this preventive services for those patients meeting those criteria. While there are risks of false-positives, false-negatives, and overdiagnosis, the benefit of potentially detecting lung cancer in an early stage when curative treatment is possible is worth the potential harm these risks may cause.</w:t>
      </w:r>
    </w:p>
    <w:p w14:paraId="195717B7" w14:textId="3D5F4C34" w:rsidR="005002D0" w:rsidRPr="000E7BB3" w:rsidRDefault="005002D0" w:rsidP="00631041">
      <w:pPr>
        <w:spacing w:line="240" w:lineRule="auto"/>
        <w:ind w:firstLine="0"/>
        <w:rPr>
          <w:rFonts w:asciiTheme="minorHAnsi" w:hAnsiTheme="minorHAnsi" w:cstheme="minorHAnsi"/>
          <w:b/>
          <w:bCs/>
        </w:rPr>
      </w:pPr>
      <w:r w:rsidRPr="000E7BB3">
        <w:rPr>
          <w:rFonts w:asciiTheme="minorHAnsi" w:hAnsiTheme="minorHAnsi" w:cstheme="minorHAnsi"/>
          <w:b/>
          <w:bCs/>
        </w:rPr>
        <w:br w:type="page"/>
      </w:r>
    </w:p>
    <w:p w14:paraId="23324A64" w14:textId="45948BC0" w:rsidR="005823F4" w:rsidRDefault="001C73A9" w:rsidP="003408D7">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Using Low-Dose CT for Lung Cancer Screening</w:t>
      </w:r>
    </w:p>
    <w:p w14:paraId="1AE03654" w14:textId="77777777" w:rsidR="003408D7" w:rsidRDefault="003408D7" w:rsidP="003408D7">
      <w:pPr>
        <w:spacing w:line="240" w:lineRule="auto"/>
        <w:ind w:firstLine="0"/>
        <w:rPr>
          <w:rFonts w:asciiTheme="minorHAnsi" w:hAnsiTheme="minorHAnsi" w:cstheme="minorHAnsi"/>
        </w:rPr>
      </w:pPr>
    </w:p>
    <w:p w14:paraId="10062FD2" w14:textId="712394B6" w:rsidR="003408D7" w:rsidRDefault="008A772F" w:rsidP="003408D7">
      <w:pPr>
        <w:spacing w:line="240" w:lineRule="auto"/>
        <w:ind w:firstLine="0"/>
        <w:rPr>
          <w:rFonts w:asciiTheme="minorHAnsi" w:hAnsiTheme="minorHAnsi" w:cstheme="minorHAnsi"/>
        </w:rPr>
      </w:pPr>
      <w:r>
        <w:rPr>
          <w:rFonts w:asciiTheme="minorHAnsi" w:hAnsiTheme="minorHAnsi" w:cstheme="minorHAnsi"/>
        </w:rPr>
        <w:t xml:space="preserve">Lung cancer is the </w:t>
      </w:r>
      <w:r w:rsidR="004707C2">
        <w:rPr>
          <w:rFonts w:asciiTheme="minorHAnsi" w:hAnsiTheme="minorHAnsi" w:cstheme="minorHAnsi"/>
        </w:rPr>
        <w:t>third most common cancer in the United States</w:t>
      </w:r>
      <w:del w:id="0" w:author="Jessica Marshall" w:date="2023-06-16T14:44:00Z">
        <w:r w:rsidR="004707C2" w:rsidDel="00AA0A9E">
          <w:rPr>
            <w:rFonts w:asciiTheme="minorHAnsi" w:hAnsiTheme="minorHAnsi" w:cstheme="minorHAnsi"/>
          </w:rPr>
          <w:delText>; skin cancer is most common followed by breast cancer for women and prostate cancer for men. However, it is</w:delText>
        </w:r>
      </w:del>
      <w:ins w:id="1" w:author="Jessica Marshall" w:date="2023-06-16T14:44:00Z">
        <w:r w:rsidR="00AA0A9E">
          <w:rPr>
            <w:rFonts w:asciiTheme="minorHAnsi" w:hAnsiTheme="minorHAnsi" w:cstheme="minorHAnsi"/>
          </w:rPr>
          <w:t xml:space="preserve"> and</w:t>
        </w:r>
      </w:ins>
      <w:r w:rsidR="004707C2">
        <w:rPr>
          <w:rFonts w:asciiTheme="minorHAnsi" w:hAnsiTheme="minorHAnsi" w:cstheme="minorHAnsi"/>
        </w:rPr>
        <w:t xml:space="preserve"> the </w:t>
      </w:r>
      <w:r>
        <w:rPr>
          <w:rFonts w:asciiTheme="minorHAnsi" w:hAnsiTheme="minorHAnsi" w:cstheme="minorHAnsi"/>
        </w:rPr>
        <w:t>leading cause of cancer death for</w:t>
      </w:r>
      <w:r w:rsidR="004707C2">
        <w:rPr>
          <w:rFonts w:asciiTheme="minorHAnsi" w:hAnsiTheme="minorHAnsi" w:cstheme="minorHAnsi"/>
        </w:rPr>
        <w:t xml:space="preserve"> both</w:t>
      </w:r>
      <w:r>
        <w:rPr>
          <w:rFonts w:asciiTheme="minorHAnsi" w:hAnsiTheme="minorHAnsi" w:cstheme="minorHAnsi"/>
        </w:rPr>
        <w:t xml:space="preserve"> men and women in the United States</w:t>
      </w:r>
      <w:r w:rsidR="00947DE0">
        <w:rPr>
          <w:rFonts w:asciiTheme="minorHAnsi" w:hAnsiTheme="minorHAnsi" w:cstheme="minorHAnsi"/>
        </w:rPr>
        <w:t>, accounting for approximately 1 in 5 of all cancer deaths</w:t>
      </w:r>
      <w:r>
        <w:rPr>
          <w:rFonts w:asciiTheme="minorHAnsi" w:hAnsiTheme="minorHAnsi" w:cstheme="minorHAnsi"/>
        </w:rPr>
        <w:t>.</w:t>
      </w:r>
      <w:bookmarkStart w:id="2" w:name="_Ref137660166"/>
      <w:r>
        <w:rPr>
          <w:rStyle w:val="EndnoteReference"/>
          <w:rFonts w:asciiTheme="minorHAnsi" w:hAnsiTheme="minorHAnsi" w:cstheme="minorHAnsi"/>
        </w:rPr>
        <w:endnoteReference w:id="1"/>
      </w:r>
      <w:bookmarkStart w:id="3" w:name="_Ref137580559"/>
      <w:bookmarkEnd w:id="2"/>
      <w:r w:rsidR="00994FB6" w:rsidRPr="00994FB6">
        <w:rPr>
          <w:rFonts w:asciiTheme="minorHAnsi" w:hAnsiTheme="minorHAnsi" w:cstheme="minorHAnsi"/>
          <w:vertAlign w:val="superscript"/>
        </w:rPr>
        <w:t>,</w:t>
      </w:r>
      <w:bookmarkStart w:id="4" w:name="_Ref137660158"/>
      <w:r w:rsidRPr="00994FB6">
        <w:rPr>
          <w:rStyle w:val="EndnoteReference"/>
          <w:rFonts w:asciiTheme="minorHAnsi" w:hAnsiTheme="minorHAnsi" w:cstheme="minorHAnsi"/>
        </w:rPr>
        <w:endnoteReference w:id="2"/>
      </w:r>
      <w:bookmarkStart w:id="5" w:name="_Ref137581045"/>
      <w:bookmarkEnd w:id="3"/>
      <w:bookmarkEnd w:id="4"/>
      <w:r w:rsidR="00994FB6" w:rsidRPr="00994FB6">
        <w:rPr>
          <w:rFonts w:asciiTheme="minorHAnsi" w:hAnsiTheme="minorHAnsi" w:cstheme="minorHAnsi"/>
          <w:vertAlign w:val="superscript"/>
        </w:rPr>
        <w:t>,</w:t>
      </w:r>
      <w:bookmarkStart w:id="6" w:name="_Ref137660178"/>
      <w:r w:rsidRPr="00994FB6">
        <w:rPr>
          <w:rStyle w:val="EndnoteReference"/>
          <w:rFonts w:asciiTheme="minorHAnsi" w:hAnsiTheme="minorHAnsi" w:cstheme="minorHAnsi"/>
        </w:rPr>
        <w:endnoteReference w:id="3"/>
      </w:r>
      <w:bookmarkEnd w:id="5"/>
      <w:bookmarkEnd w:id="6"/>
      <w:r w:rsidR="004707C2">
        <w:rPr>
          <w:rFonts w:asciiTheme="minorHAnsi" w:hAnsiTheme="minorHAnsi" w:cstheme="minorHAnsi"/>
          <w:vertAlign w:val="superscript"/>
        </w:rPr>
        <w:t>,</w:t>
      </w:r>
      <w:r w:rsidR="004707C2">
        <w:rPr>
          <w:rFonts w:asciiTheme="minorHAnsi" w:hAnsiTheme="minorHAnsi" w:cstheme="minorHAnsi"/>
          <w:vertAlign w:val="superscript"/>
        </w:rPr>
        <w:fldChar w:fldCharType="begin"/>
      </w:r>
      <w:r w:rsidR="004707C2">
        <w:rPr>
          <w:rFonts w:asciiTheme="minorHAnsi" w:hAnsiTheme="minorHAnsi" w:cstheme="minorHAnsi"/>
          <w:vertAlign w:val="superscript"/>
        </w:rPr>
        <w:instrText xml:space="preserve"> NOTEREF _Ref137659332 \f \h </w:instrText>
      </w:r>
      <w:r w:rsidR="004707C2">
        <w:rPr>
          <w:rFonts w:asciiTheme="minorHAnsi" w:hAnsiTheme="minorHAnsi" w:cstheme="minorHAnsi"/>
          <w:vertAlign w:val="superscript"/>
        </w:rPr>
      </w:r>
      <w:r w:rsidR="004707C2">
        <w:rPr>
          <w:rFonts w:asciiTheme="minorHAnsi" w:hAnsiTheme="minorHAnsi" w:cstheme="minorHAnsi"/>
          <w:vertAlign w:val="superscript"/>
        </w:rPr>
        <w:fldChar w:fldCharType="separate"/>
      </w:r>
      <w:r w:rsidR="004707C2" w:rsidRPr="004707C2">
        <w:rPr>
          <w:rStyle w:val="EndnoteReference"/>
        </w:rPr>
        <w:t>4</w:t>
      </w:r>
      <w:r w:rsidR="004707C2">
        <w:rPr>
          <w:rFonts w:asciiTheme="minorHAnsi" w:hAnsiTheme="minorHAnsi" w:cstheme="minorHAnsi"/>
          <w:vertAlign w:val="superscript"/>
        </w:rPr>
        <w:fldChar w:fldCharType="end"/>
      </w:r>
      <w:r w:rsidR="00947DE0">
        <w:rPr>
          <w:rFonts w:asciiTheme="minorHAnsi" w:hAnsiTheme="minorHAnsi" w:cstheme="minorHAnsi"/>
        </w:rPr>
        <w:t xml:space="preserve"> </w:t>
      </w:r>
      <w:del w:id="7" w:author="Jessica Marshall" w:date="2023-06-16T14:45:00Z">
        <w:r w:rsidR="004816D6" w:rsidDel="00AA0A9E">
          <w:rPr>
            <w:rFonts w:asciiTheme="minorHAnsi" w:hAnsiTheme="minorHAnsi" w:cstheme="minorHAnsi"/>
          </w:rPr>
          <w:delText xml:space="preserve">According to the United States Centers for Disease Control and Prevention (CDC), </w:delText>
        </w:r>
        <w:r w:rsidR="00574DB5" w:rsidDel="00AA0A9E">
          <w:rPr>
            <w:rFonts w:asciiTheme="minorHAnsi" w:hAnsiTheme="minorHAnsi" w:cstheme="minorHAnsi"/>
          </w:rPr>
          <w:delText>from 2016 to 2020</w:delText>
        </w:r>
        <w:r w:rsidR="004816D6" w:rsidDel="00AA0A9E">
          <w:rPr>
            <w:rFonts w:asciiTheme="minorHAnsi" w:hAnsiTheme="minorHAnsi" w:cstheme="minorHAnsi"/>
          </w:rPr>
          <w:delText xml:space="preserve">, there was a higher prevalence of lung cancer in males, </w:delText>
        </w:r>
        <w:r w:rsidR="000467B3" w:rsidDel="00AA0A9E">
          <w:rPr>
            <w:rFonts w:asciiTheme="minorHAnsi" w:hAnsiTheme="minorHAnsi" w:cstheme="minorHAnsi"/>
          </w:rPr>
          <w:delText>W</w:delText>
        </w:r>
        <w:r w:rsidR="004816D6" w:rsidDel="00AA0A9E">
          <w:rPr>
            <w:rFonts w:asciiTheme="minorHAnsi" w:hAnsiTheme="minorHAnsi" w:cstheme="minorHAnsi"/>
          </w:rPr>
          <w:delText xml:space="preserve">hite, non-Hispanic patients of both </w:delText>
        </w:r>
        <w:r w:rsidR="00574DB5" w:rsidDel="00AA0A9E">
          <w:rPr>
            <w:rFonts w:asciiTheme="minorHAnsi" w:hAnsiTheme="minorHAnsi" w:cstheme="minorHAnsi"/>
          </w:rPr>
          <w:delText xml:space="preserve">male and female </w:delText>
        </w:r>
        <w:r w:rsidR="004816D6" w:rsidDel="00AA0A9E">
          <w:rPr>
            <w:rFonts w:asciiTheme="minorHAnsi" w:hAnsiTheme="minorHAnsi" w:cstheme="minorHAnsi"/>
          </w:rPr>
          <w:delText>sexes, and patients over the age of 65.</w:delText>
        </w:r>
        <w:r w:rsidR="004816D6" w:rsidDel="00AA0A9E">
          <w:rPr>
            <w:rFonts w:asciiTheme="minorHAnsi" w:hAnsiTheme="minorHAnsi" w:cstheme="minorHAnsi"/>
          </w:rPr>
          <w:fldChar w:fldCharType="begin"/>
        </w:r>
        <w:r w:rsidR="004816D6" w:rsidDel="00AA0A9E">
          <w:rPr>
            <w:rFonts w:asciiTheme="minorHAnsi" w:hAnsiTheme="minorHAnsi" w:cstheme="minorHAnsi"/>
          </w:rPr>
          <w:delInstrText xml:space="preserve"> NOTEREF _Ref137659332 \f \h </w:delInstrText>
        </w:r>
        <w:r w:rsidR="004816D6" w:rsidDel="00AA0A9E">
          <w:rPr>
            <w:rFonts w:asciiTheme="minorHAnsi" w:hAnsiTheme="minorHAnsi" w:cstheme="minorHAnsi"/>
          </w:rPr>
        </w:r>
        <w:r w:rsidR="004816D6" w:rsidDel="00AA0A9E">
          <w:rPr>
            <w:rFonts w:asciiTheme="minorHAnsi" w:hAnsiTheme="minorHAnsi" w:cstheme="minorHAnsi"/>
          </w:rPr>
          <w:fldChar w:fldCharType="separate"/>
        </w:r>
        <w:r w:rsidR="004816D6" w:rsidRPr="004816D6" w:rsidDel="00AA0A9E">
          <w:rPr>
            <w:rStyle w:val="EndnoteReference"/>
          </w:rPr>
          <w:delText>4</w:delText>
        </w:r>
        <w:r w:rsidR="004816D6" w:rsidDel="00AA0A9E">
          <w:rPr>
            <w:rFonts w:asciiTheme="minorHAnsi" w:hAnsiTheme="minorHAnsi" w:cstheme="minorHAnsi"/>
          </w:rPr>
          <w:fldChar w:fldCharType="end"/>
        </w:r>
        <w:r w:rsidR="004816D6" w:rsidDel="00AA0A9E">
          <w:rPr>
            <w:rFonts w:asciiTheme="minorHAnsi" w:hAnsiTheme="minorHAnsi" w:cstheme="minorHAnsi"/>
          </w:rPr>
          <w:delText xml:space="preserve"> However, when broken down by sex, race, and ethnicity, </w:delText>
        </w:r>
        <w:r w:rsidR="000467B3" w:rsidDel="00AA0A9E">
          <w:rPr>
            <w:rFonts w:asciiTheme="minorHAnsi" w:hAnsiTheme="minorHAnsi" w:cstheme="minorHAnsi"/>
          </w:rPr>
          <w:delText>B</w:delText>
        </w:r>
        <w:r w:rsidR="004816D6" w:rsidDel="00AA0A9E">
          <w:rPr>
            <w:rFonts w:asciiTheme="minorHAnsi" w:hAnsiTheme="minorHAnsi" w:cstheme="minorHAnsi"/>
          </w:rPr>
          <w:delText>lack, non-Hispanic males had the highest incidence of new cases of lung cancer between 2016-2020.</w:delText>
        </w:r>
        <w:r w:rsidR="004816D6" w:rsidDel="00AA0A9E">
          <w:rPr>
            <w:rFonts w:asciiTheme="minorHAnsi" w:hAnsiTheme="minorHAnsi" w:cstheme="minorHAnsi"/>
          </w:rPr>
          <w:fldChar w:fldCharType="begin"/>
        </w:r>
        <w:r w:rsidR="004816D6" w:rsidDel="00AA0A9E">
          <w:rPr>
            <w:rFonts w:asciiTheme="minorHAnsi" w:hAnsiTheme="minorHAnsi" w:cstheme="minorHAnsi"/>
          </w:rPr>
          <w:delInstrText xml:space="preserve"> NOTEREF _Ref137659332 \f \h </w:delInstrText>
        </w:r>
        <w:r w:rsidR="004816D6" w:rsidDel="00AA0A9E">
          <w:rPr>
            <w:rFonts w:asciiTheme="minorHAnsi" w:hAnsiTheme="minorHAnsi" w:cstheme="minorHAnsi"/>
          </w:rPr>
        </w:r>
        <w:r w:rsidR="004816D6" w:rsidDel="00AA0A9E">
          <w:rPr>
            <w:rFonts w:asciiTheme="minorHAnsi" w:hAnsiTheme="minorHAnsi" w:cstheme="minorHAnsi"/>
          </w:rPr>
          <w:fldChar w:fldCharType="separate"/>
        </w:r>
        <w:r w:rsidR="004816D6" w:rsidRPr="004816D6" w:rsidDel="00AA0A9E">
          <w:rPr>
            <w:rStyle w:val="EndnoteReference"/>
          </w:rPr>
          <w:delText>4</w:delText>
        </w:r>
        <w:r w:rsidR="004816D6" w:rsidDel="00AA0A9E">
          <w:rPr>
            <w:rFonts w:asciiTheme="minorHAnsi" w:hAnsiTheme="minorHAnsi" w:cstheme="minorHAnsi"/>
          </w:rPr>
          <w:fldChar w:fldCharType="end"/>
        </w:r>
        <w:r w:rsidR="004816D6" w:rsidDel="00AA0A9E">
          <w:rPr>
            <w:rFonts w:asciiTheme="minorHAnsi" w:hAnsiTheme="minorHAnsi" w:cstheme="minorHAnsi"/>
          </w:rPr>
          <w:delText xml:space="preserve"> The American Cancer Society corroborates the most recent statistics from the CDC, stating that m</w:delText>
        </w:r>
        <w:r w:rsidR="00947DE0" w:rsidDel="00AA0A9E">
          <w:rPr>
            <w:rFonts w:asciiTheme="minorHAnsi" w:hAnsiTheme="minorHAnsi" w:cstheme="minorHAnsi"/>
          </w:rPr>
          <w:delText>ost lung cancer cases occur in</w:delText>
        </w:r>
        <w:r w:rsidR="000467B3" w:rsidDel="00AA0A9E">
          <w:rPr>
            <w:rFonts w:asciiTheme="minorHAnsi" w:hAnsiTheme="minorHAnsi" w:cstheme="minorHAnsi"/>
          </w:rPr>
          <w:delText xml:space="preserve"> Black male</w:delText>
        </w:r>
        <w:r w:rsidR="00947DE0" w:rsidDel="00AA0A9E">
          <w:rPr>
            <w:rFonts w:asciiTheme="minorHAnsi" w:hAnsiTheme="minorHAnsi" w:cstheme="minorHAnsi"/>
          </w:rPr>
          <w:delText xml:space="preserve"> patients aged 65 or older, with the average age being 70.</w:delText>
        </w:r>
        <w:r w:rsidR="000467B3" w:rsidDel="00AA0A9E">
          <w:rPr>
            <w:rFonts w:asciiTheme="minorHAnsi" w:hAnsiTheme="minorHAnsi" w:cstheme="minorHAnsi"/>
          </w:rPr>
          <w:fldChar w:fldCharType="begin"/>
        </w:r>
        <w:r w:rsidR="000467B3" w:rsidDel="00AA0A9E">
          <w:rPr>
            <w:rFonts w:asciiTheme="minorHAnsi" w:hAnsiTheme="minorHAnsi" w:cstheme="minorHAnsi"/>
          </w:rPr>
          <w:delInstrText xml:space="preserve"> NOTEREF _Ref137660158 \f \h </w:delInstrText>
        </w:r>
        <w:r w:rsidR="000467B3" w:rsidDel="00AA0A9E">
          <w:rPr>
            <w:rFonts w:asciiTheme="minorHAnsi" w:hAnsiTheme="minorHAnsi" w:cstheme="minorHAnsi"/>
          </w:rPr>
        </w:r>
        <w:r w:rsidR="000467B3" w:rsidDel="00AA0A9E">
          <w:rPr>
            <w:rFonts w:asciiTheme="minorHAnsi" w:hAnsiTheme="minorHAnsi" w:cstheme="minorHAnsi"/>
          </w:rPr>
          <w:fldChar w:fldCharType="separate"/>
        </w:r>
        <w:r w:rsidR="000467B3" w:rsidRPr="000467B3" w:rsidDel="00AA0A9E">
          <w:rPr>
            <w:rStyle w:val="EndnoteReference"/>
          </w:rPr>
          <w:delText>2</w:delText>
        </w:r>
        <w:r w:rsidR="000467B3" w:rsidDel="00AA0A9E">
          <w:rPr>
            <w:rFonts w:asciiTheme="minorHAnsi" w:hAnsiTheme="minorHAnsi" w:cstheme="minorHAnsi"/>
          </w:rPr>
          <w:fldChar w:fldCharType="end"/>
        </w:r>
        <w:r w:rsidR="00947DE0" w:rsidDel="00AA0A9E">
          <w:rPr>
            <w:rFonts w:asciiTheme="minorHAnsi" w:hAnsiTheme="minorHAnsi" w:cstheme="minorHAnsi"/>
          </w:rPr>
          <w:delText xml:space="preserve"> </w:delText>
        </w:r>
        <w:r w:rsidR="000467B3" w:rsidDel="00AA0A9E">
          <w:rPr>
            <w:rFonts w:asciiTheme="minorHAnsi" w:hAnsiTheme="minorHAnsi" w:cstheme="minorHAnsi"/>
          </w:rPr>
          <w:delText>A patient with a history of smoking is at an increased risk.</w:delText>
        </w:r>
        <w:r w:rsidR="000467B3" w:rsidDel="00AA0A9E">
          <w:rPr>
            <w:rFonts w:asciiTheme="minorHAnsi" w:hAnsiTheme="minorHAnsi" w:cstheme="minorHAnsi"/>
          </w:rPr>
          <w:fldChar w:fldCharType="begin"/>
        </w:r>
        <w:r w:rsidR="000467B3" w:rsidDel="00AA0A9E">
          <w:rPr>
            <w:rFonts w:asciiTheme="minorHAnsi" w:hAnsiTheme="minorHAnsi" w:cstheme="minorHAnsi"/>
          </w:rPr>
          <w:delInstrText xml:space="preserve"> NOTEREF _Ref137660166 \f \h </w:delInstrText>
        </w:r>
        <w:r w:rsidR="000467B3" w:rsidDel="00AA0A9E">
          <w:rPr>
            <w:rFonts w:asciiTheme="minorHAnsi" w:hAnsiTheme="minorHAnsi" w:cstheme="minorHAnsi"/>
          </w:rPr>
        </w:r>
        <w:r w:rsidR="000467B3" w:rsidDel="00AA0A9E">
          <w:rPr>
            <w:rFonts w:asciiTheme="minorHAnsi" w:hAnsiTheme="minorHAnsi" w:cstheme="minorHAnsi"/>
          </w:rPr>
          <w:fldChar w:fldCharType="separate"/>
        </w:r>
        <w:r w:rsidR="000467B3" w:rsidRPr="000467B3" w:rsidDel="00AA0A9E">
          <w:rPr>
            <w:rStyle w:val="EndnoteReference"/>
          </w:rPr>
          <w:delText>1</w:delText>
        </w:r>
        <w:r w:rsidR="000467B3" w:rsidDel="00AA0A9E">
          <w:rPr>
            <w:rFonts w:asciiTheme="minorHAnsi" w:hAnsiTheme="minorHAnsi" w:cstheme="minorHAnsi"/>
          </w:rPr>
          <w:fldChar w:fldCharType="end"/>
        </w:r>
        <w:r w:rsidR="000467B3" w:rsidRPr="000467B3" w:rsidDel="00AA0A9E">
          <w:rPr>
            <w:rFonts w:asciiTheme="minorHAnsi" w:hAnsiTheme="minorHAnsi" w:cstheme="minorHAnsi"/>
            <w:vertAlign w:val="superscript"/>
          </w:rPr>
          <w:delText>,</w:delText>
        </w:r>
        <w:r w:rsidR="00947DE0" w:rsidRPr="00947DE0" w:rsidDel="00AA0A9E">
          <w:rPr>
            <w:rFonts w:asciiTheme="minorHAnsi" w:hAnsiTheme="minorHAnsi" w:cstheme="minorHAnsi"/>
            <w:vertAlign w:val="superscript"/>
          </w:rPr>
          <w:fldChar w:fldCharType="begin"/>
        </w:r>
        <w:r w:rsidR="00947DE0" w:rsidRPr="00947DE0" w:rsidDel="00AA0A9E">
          <w:rPr>
            <w:rFonts w:asciiTheme="minorHAnsi" w:hAnsiTheme="minorHAnsi" w:cstheme="minorHAnsi"/>
            <w:vertAlign w:val="superscript"/>
          </w:rPr>
          <w:delInstrText xml:space="preserve"> NOTEREF _Ref137580559 \h </w:delInstrText>
        </w:r>
        <w:r w:rsidR="00947DE0" w:rsidDel="00AA0A9E">
          <w:rPr>
            <w:rFonts w:asciiTheme="minorHAnsi" w:hAnsiTheme="minorHAnsi" w:cstheme="minorHAnsi"/>
            <w:vertAlign w:val="superscript"/>
          </w:rPr>
          <w:delInstrText xml:space="preserve"> \* MERGEFORMAT </w:delInstrText>
        </w:r>
        <w:r w:rsidR="00947DE0" w:rsidRPr="00947DE0" w:rsidDel="00AA0A9E">
          <w:rPr>
            <w:rFonts w:asciiTheme="minorHAnsi" w:hAnsiTheme="minorHAnsi" w:cstheme="minorHAnsi"/>
            <w:vertAlign w:val="superscript"/>
          </w:rPr>
        </w:r>
        <w:r w:rsidR="00947DE0" w:rsidRPr="00947DE0" w:rsidDel="00AA0A9E">
          <w:rPr>
            <w:rFonts w:asciiTheme="minorHAnsi" w:hAnsiTheme="minorHAnsi" w:cstheme="minorHAnsi"/>
            <w:vertAlign w:val="superscript"/>
          </w:rPr>
          <w:fldChar w:fldCharType="separate"/>
        </w:r>
        <w:r w:rsidR="00947DE0" w:rsidRPr="00947DE0" w:rsidDel="00AA0A9E">
          <w:rPr>
            <w:rFonts w:asciiTheme="minorHAnsi" w:hAnsiTheme="minorHAnsi" w:cstheme="minorHAnsi"/>
            <w:vertAlign w:val="superscript"/>
          </w:rPr>
          <w:delText>2</w:delText>
        </w:r>
        <w:r w:rsidR="00947DE0" w:rsidRPr="00947DE0" w:rsidDel="00AA0A9E">
          <w:rPr>
            <w:rFonts w:asciiTheme="minorHAnsi" w:hAnsiTheme="minorHAnsi" w:cstheme="minorHAnsi"/>
            <w:vertAlign w:val="superscript"/>
          </w:rPr>
          <w:fldChar w:fldCharType="end"/>
        </w:r>
        <w:r w:rsidR="000467B3" w:rsidDel="00AA0A9E">
          <w:rPr>
            <w:rFonts w:asciiTheme="minorHAnsi" w:hAnsiTheme="minorHAnsi" w:cstheme="minorHAnsi"/>
            <w:vertAlign w:val="superscript"/>
          </w:rPr>
          <w:delText>,</w:delText>
        </w:r>
        <w:r w:rsidR="000467B3" w:rsidDel="00AA0A9E">
          <w:rPr>
            <w:rFonts w:asciiTheme="minorHAnsi" w:hAnsiTheme="minorHAnsi" w:cstheme="minorHAnsi"/>
            <w:vertAlign w:val="superscript"/>
          </w:rPr>
          <w:fldChar w:fldCharType="begin"/>
        </w:r>
        <w:r w:rsidR="000467B3" w:rsidDel="00AA0A9E">
          <w:rPr>
            <w:rFonts w:asciiTheme="minorHAnsi" w:hAnsiTheme="minorHAnsi" w:cstheme="minorHAnsi"/>
            <w:vertAlign w:val="superscript"/>
          </w:rPr>
          <w:delInstrText xml:space="preserve"> NOTEREF _Ref137660178 \f \h </w:delInstrText>
        </w:r>
        <w:r w:rsidR="000467B3" w:rsidDel="00AA0A9E">
          <w:rPr>
            <w:rFonts w:asciiTheme="minorHAnsi" w:hAnsiTheme="minorHAnsi" w:cstheme="minorHAnsi"/>
            <w:vertAlign w:val="superscript"/>
          </w:rPr>
        </w:r>
        <w:r w:rsidR="000467B3" w:rsidDel="00AA0A9E">
          <w:rPr>
            <w:rFonts w:asciiTheme="minorHAnsi" w:hAnsiTheme="minorHAnsi" w:cstheme="minorHAnsi"/>
            <w:vertAlign w:val="superscript"/>
          </w:rPr>
          <w:fldChar w:fldCharType="separate"/>
        </w:r>
        <w:r w:rsidR="000467B3" w:rsidRPr="000467B3" w:rsidDel="00AA0A9E">
          <w:rPr>
            <w:rStyle w:val="EndnoteReference"/>
          </w:rPr>
          <w:delText>3</w:delText>
        </w:r>
        <w:r w:rsidR="000467B3" w:rsidDel="00AA0A9E">
          <w:rPr>
            <w:rFonts w:asciiTheme="minorHAnsi" w:hAnsiTheme="minorHAnsi" w:cstheme="minorHAnsi"/>
            <w:vertAlign w:val="superscript"/>
          </w:rPr>
          <w:fldChar w:fldCharType="end"/>
        </w:r>
        <w:r w:rsidR="00947DE0" w:rsidDel="00AA0A9E">
          <w:rPr>
            <w:rFonts w:asciiTheme="minorHAnsi" w:hAnsiTheme="minorHAnsi" w:cstheme="minorHAnsi"/>
          </w:rPr>
          <w:delText xml:space="preserve"> </w:delText>
        </w:r>
      </w:del>
      <w:r w:rsidR="00947DE0">
        <w:rPr>
          <w:rFonts w:asciiTheme="minorHAnsi" w:hAnsiTheme="minorHAnsi" w:cstheme="minorHAnsi"/>
        </w:rPr>
        <w:t>The American Cancer Society’s estimates for lung cancer in the United States in 2023 are about 238,000 new cases of lung cancer in both men and women and about 127,000 deaths from lung cancer in both men and women.</w:t>
      </w:r>
      <w:r w:rsidR="00947DE0" w:rsidRPr="00947DE0">
        <w:rPr>
          <w:rFonts w:asciiTheme="minorHAnsi" w:hAnsiTheme="minorHAnsi" w:cstheme="minorHAnsi"/>
          <w:vertAlign w:val="superscript"/>
        </w:rPr>
        <w:fldChar w:fldCharType="begin"/>
      </w:r>
      <w:r w:rsidR="00947DE0" w:rsidRPr="00947DE0">
        <w:rPr>
          <w:rFonts w:asciiTheme="minorHAnsi" w:hAnsiTheme="minorHAnsi" w:cstheme="minorHAnsi"/>
          <w:vertAlign w:val="superscript"/>
        </w:rPr>
        <w:instrText xml:space="preserve"> NOTEREF _Ref137580559 \h </w:instrText>
      </w:r>
      <w:r w:rsidR="00947DE0">
        <w:rPr>
          <w:rFonts w:asciiTheme="minorHAnsi" w:hAnsiTheme="minorHAnsi" w:cstheme="minorHAnsi"/>
          <w:vertAlign w:val="superscript"/>
        </w:rPr>
        <w:instrText xml:space="preserve"> \* MERGEFORMAT </w:instrText>
      </w:r>
      <w:r w:rsidR="00947DE0" w:rsidRPr="00947DE0">
        <w:rPr>
          <w:rFonts w:asciiTheme="minorHAnsi" w:hAnsiTheme="minorHAnsi" w:cstheme="minorHAnsi"/>
          <w:vertAlign w:val="superscript"/>
        </w:rPr>
      </w:r>
      <w:r w:rsidR="00947DE0" w:rsidRPr="00947DE0">
        <w:rPr>
          <w:rFonts w:asciiTheme="minorHAnsi" w:hAnsiTheme="minorHAnsi" w:cstheme="minorHAnsi"/>
          <w:vertAlign w:val="superscript"/>
        </w:rPr>
        <w:fldChar w:fldCharType="separate"/>
      </w:r>
      <w:r w:rsidR="00947DE0" w:rsidRPr="00947DE0">
        <w:rPr>
          <w:rFonts w:asciiTheme="minorHAnsi" w:hAnsiTheme="minorHAnsi" w:cstheme="minorHAnsi"/>
          <w:vertAlign w:val="superscript"/>
        </w:rPr>
        <w:t>2</w:t>
      </w:r>
      <w:r w:rsidR="00947DE0" w:rsidRPr="00947DE0">
        <w:rPr>
          <w:rFonts w:asciiTheme="minorHAnsi" w:hAnsiTheme="minorHAnsi" w:cstheme="minorHAnsi"/>
          <w:vertAlign w:val="superscript"/>
        </w:rPr>
        <w:fldChar w:fldCharType="end"/>
      </w:r>
      <w:r w:rsidR="00947DE0">
        <w:rPr>
          <w:rFonts w:asciiTheme="minorHAnsi" w:hAnsiTheme="minorHAnsi" w:cstheme="minorHAnsi"/>
        </w:rPr>
        <w:t xml:space="preserve"> Despite these high statistics, the American Cancer Society and National Cancer Institute both allege that the number of cases overall is on the decline, citing an increase in the number of people quitting smoking</w:t>
      </w:r>
      <w:r w:rsidR="00994FB6">
        <w:rPr>
          <w:rFonts w:asciiTheme="minorHAnsi" w:hAnsiTheme="minorHAnsi" w:cstheme="minorHAnsi"/>
        </w:rPr>
        <w:t>, fewer people starting smoking,</w:t>
      </w:r>
      <w:r w:rsidR="00947DE0">
        <w:rPr>
          <w:rFonts w:asciiTheme="minorHAnsi" w:hAnsiTheme="minorHAnsi" w:cstheme="minorHAnsi"/>
        </w:rPr>
        <w:t xml:space="preserve"> </w:t>
      </w:r>
      <w:r w:rsidR="00994FB6">
        <w:rPr>
          <w:rFonts w:asciiTheme="minorHAnsi" w:hAnsiTheme="minorHAnsi" w:cstheme="minorHAnsi"/>
        </w:rPr>
        <w:t>and</w:t>
      </w:r>
      <w:r w:rsidR="00947DE0">
        <w:rPr>
          <w:rFonts w:asciiTheme="minorHAnsi" w:hAnsiTheme="minorHAnsi" w:cstheme="minorHAnsi"/>
        </w:rPr>
        <w:t xml:space="preserve"> advancements in </w:t>
      </w:r>
      <w:r w:rsidR="00994FB6">
        <w:rPr>
          <w:rFonts w:asciiTheme="minorHAnsi" w:hAnsiTheme="minorHAnsi" w:cstheme="minorHAnsi"/>
        </w:rPr>
        <w:t>early detection and treatment as the primary reasons for the decrease.</w:t>
      </w:r>
      <w:r w:rsidR="00994FB6" w:rsidRPr="00994FB6">
        <w:rPr>
          <w:rFonts w:asciiTheme="minorHAnsi" w:hAnsiTheme="minorHAnsi" w:cstheme="minorHAnsi"/>
          <w:vertAlign w:val="superscript"/>
        </w:rPr>
        <w:fldChar w:fldCharType="begin"/>
      </w:r>
      <w:r w:rsidR="00994FB6" w:rsidRPr="00994FB6">
        <w:rPr>
          <w:rFonts w:asciiTheme="minorHAnsi" w:hAnsiTheme="minorHAnsi" w:cstheme="minorHAnsi"/>
          <w:vertAlign w:val="superscript"/>
        </w:rPr>
        <w:instrText xml:space="preserve"> NOTEREF _Ref137580559 \h </w:instrText>
      </w:r>
      <w:r w:rsidR="00994FB6">
        <w:rPr>
          <w:rFonts w:asciiTheme="minorHAnsi" w:hAnsiTheme="minorHAnsi" w:cstheme="minorHAnsi"/>
          <w:vertAlign w:val="superscript"/>
        </w:rPr>
        <w:instrText xml:space="preserve"> \* MERGEFORMAT </w:instrText>
      </w:r>
      <w:r w:rsidR="00994FB6" w:rsidRPr="00994FB6">
        <w:rPr>
          <w:rFonts w:asciiTheme="minorHAnsi" w:hAnsiTheme="minorHAnsi" w:cstheme="minorHAnsi"/>
          <w:vertAlign w:val="superscript"/>
        </w:rPr>
      </w:r>
      <w:r w:rsidR="00994FB6" w:rsidRPr="00994FB6">
        <w:rPr>
          <w:rFonts w:asciiTheme="minorHAnsi" w:hAnsiTheme="minorHAnsi" w:cstheme="minorHAnsi"/>
          <w:vertAlign w:val="superscript"/>
        </w:rPr>
        <w:fldChar w:fldCharType="separate"/>
      </w:r>
      <w:r w:rsidR="00994FB6" w:rsidRPr="00994FB6">
        <w:rPr>
          <w:rFonts w:asciiTheme="minorHAnsi" w:hAnsiTheme="minorHAnsi" w:cstheme="minorHAnsi"/>
          <w:vertAlign w:val="superscript"/>
        </w:rPr>
        <w:t>2</w:t>
      </w:r>
      <w:r w:rsidR="00994FB6" w:rsidRPr="00994FB6">
        <w:rPr>
          <w:rFonts w:asciiTheme="minorHAnsi" w:hAnsiTheme="minorHAnsi" w:cstheme="minorHAnsi"/>
          <w:vertAlign w:val="superscript"/>
        </w:rPr>
        <w:fldChar w:fldCharType="end"/>
      </w:r>
      <w:r w:rsidR="00994FB6">
        <w:rPr>
          <w:rFonts w:asciiTheme="minorHAnsi" w:hAnsiTheme="minorHAnsi" w:cstheme="minorHAnsi"/>
          <w:vertAlign w:val="superscript"/>
        </w:rPr>
        <w:t>,</w:t>
      </w:r>
      <w:r w:rsidR="00994FB6" w:rsidRPr="00994FB6">
        <w:rPr>
          <w:rFonts w:asciiTheme="minorHAnsi" w:hAnsiTheme="minorHAnsi" w:cstheme="minorHAnsi"/>
          <w:vertAlign w:val="superscript"/>
        </w:rPr>
        <w:fldChar w:fldCharType="begin"/>
      </w:r>
      <w:r w:rsidR="00994FB6" w:rsidRPr="00994FB6">
        <w:rPr>
          <w:rFonts w:asciiTheme="minorHAnsi" w:hAnsiTheme="minorHAnsi" w:cstheme="minorHAnsi"/>
          <w:vertAlign w:val="superscript"/>
        </w:rPr>
        <w:instrText xml:space="preserve"> NOTEREF _Ref137581045 \h </w:instrText>
      </w:r>
      <w:r w:rsidR="00994FB6">
        <w:rPr>
          <w:rFonts w:asciiTheme="minorHAnsi" w:hAnsiTheme="minorHAnsi" w:cstheme="minorHAnsi"/>
          <w:vertAlign w:val="superscript"/>
        </w:rPr>
        <w:instrText xml:space="preserve"> \* MERGEFORMAT </w:instrText>
      </w:r>
      <w:r w:rsidR="00994FB6" w:rsidRPr="00994FB6">
        <w:rPr>
          <w:rFonts w:asciiTheme="minorHAnsi" w:hAnsiTheme="minorHAnsi" w:cstheme="minorHAnsi"/>
          <w:vertAlign w:val="superscript"/>
        </w:rPr>
      </w:r>
      <w:r w:rsidR="00994FB6" w:rsidRPr="00994FB6">
        <w:rPr>
          <w:rFonts w:asciiTheme="minorHAnsi" w:hAnsiTheme="minorHAnsi" w:cstheme="minorHAnsi"/>
          <w:vertAlign w:val="superscript"/>
        </w:rPr>
        <w:fldChar w:fldCharType="separate"/>
      </w:r>
      <w:r w:rsidR="00994FB6" w:rsidRPr="00994FB6">
        <w:rPr>
          <w:rFonts w:asciiTheme="minorHAnsi" w:hAnsiTheme="minorHAnsi" w:cstheme="minorHAnsi"/>
          <w:vertAlign w:val="superscript"/>
        </w:rPr>
        <w:t>3</w:t>
      </w:r>
      <w:r w:rsidR="00994FB6" w:rsidRPr="00994FB6">
        <w:rPr>
          <w:rFonts w:asciiTheme="minorHAnsi" w:hAnsiTheme="minorHAnsi" w:cstheme="minorHAnsi"/>
          <w:vertAlign w:val="superscript"/>
        </w:rPr>
        <w:fldChar w:fldCharType="end"/>
      </w:r>
      <w:r w:rsidR="004707C2">
        <w:rPr>
          <w:rFonts w:asciiTheme="minorHAnsi" w:hAnsiTheme="minorHAnsi" w:cstheme="minorHAnsi"/>
          <w:vertAlign w:val="superscript"/>
        </w:rPr>
        <w:t>,</w:t>
      </w:r>
      <w:bookmarkStart w:id="8" w:name="_Ref137659332"/>
      <w:r w:rsidR="004707C2">
        <w:rPr>
          <w:rStyle w:val="EndnoteReference"/>
          <w:rFonts w:asciiTheme="minorHAnsi" w:hAnsiTheme="minorHAnsi" w:cstheme="minorHAnsi"/>
        </w:rPr>
        <w:endnoteReference w:id="4"/>
      </w:r>
      <w:bookmarkEnd w:id="8"/>
      <w:r w:rsidR="00994FB6">
        <w:rPr>
          <w:rFonts w:asciiTheme="minorHAnsi" w:hAnsiTheme="minorHAnsi" w:cstheme="minorHAnsi"/>
        </w:rPr>
        <w:t xml:space="preserve"> </w:t>
      </w:r>
    </w:p>
    <w:p w14:paraId="55589D27" w14:textId="57214B8C" w:rsidR="000467B3" w:rsidRDefault="000467B3" w:rsidP="003408D7">
      <w:pPr>
        <w:spacing w:line="240" w:lineRule="auto"/>
        <w:ind w:firstLine="0"/>
        <w:rPr>
          <w:rFonts w:asciiTheme="minorHAnsi" w:hAnsiTheme="minorHAnsi" w:cstheme="minorHAnsi"/>
        </w:rPr>
      </w:pPr>
    </w:p>
    <w:p w14:paraId="2833D980" w14:textId="10DFCB33" w:rsidR="006921FA" w:rsidRDefault="000467B3" w:rsidP="003408D7">
      <w:pPr>
        <w:spacing w:line="240" w:lineRule="auto"/>
        <w:ind w:firstLine="0"/>
        <w:rPr>
          <w:rFonts w:asciiTheme="minorHAnsi" w:hAnsiTheme="minorHAnsi" w:cstheme="minorHAnsi"/>
        </w:rPr>
      </w:pPr>
      <w:del w:id="9" w:author="Jessica Marshall" w:date="2023-06-16T14:47:00Z">
        <w:r w:rsidDel="00AA0A9E">
          <w:rPr>
            <w:rFonts w:asciiTheme="minorHAnsi" w:hAnsiTheme="minorHAnsi" w:cstheme="minorHAnsi"/>
          </w:rPr>
          <w:delText>While anyone can get lung cancer, some patients are at a higher risk of developing the disease than others.</w:delText>
        </w:r>
        <w:r w:rsidR="00290197" w:rsidDel="00AA0A9E">
          <w:rPr>
            <w:rFonts w:asciiTheme="minorHAnsi" w:hAnsiTheme="minorHAnsi" w:cstheme="minorHAnsi"/>
          </w:rPr>
          <w:delText xml:space="preserve"> There are some risk factors that the patient can control and some that they cannot</w:delText>
        </w:r>
      </w:del>
      <w:ins w:id="10" w:author="Jessica Marshall" w:date="2023-06-16T14:47:00Z">
        <w:r w:rsidR="00AA0A9E">
          <w:rPr>
            <w:rFonts w:asciiTheme="minorHAnsi" w:hAnsiTheme="minorHAnsi" w:cstheme="minorHAnsi"/>
          </w:rPr>
          <w:t>There are modifiable and non-modifiable risk factors for the development of lung cancer</w:t>
        </w:r>
      </w:ins>
      <w:r w:rsidR="00290197">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rPr>
        <w:t>Smoking</w:t>
      </w:r>
      <w:del w:id="11" w:author="Jessica Marshall" w:date="2023-06-16T14:47:00Z">
        <w:r w:rsidR="00290197" w:rsidDel="00AA0A9E">
          <w:rPr>
            <w:rFonts w:asciiTheme="minorHAnsi" w:hAnsiTheme="minorHAnsi" w:cstheme="minorHAnsi"/>
          </w:rPr>
          <w:delText>, which the patient can control,</w:delText>
        </w:r>
        <w:r w:rsidDel="00AA0A9E">
          <w:rPr>
            <w:rFonts w:asciiTheme="minorHAnsi" w:hAnsiTheme="minorHAnsi" w:cstheme="minorHAnsi"/>
          </w:rPr>
          <w:delText xml:space="preserve"> </w:delText>
        </w:r>
      </w:del>
      <w:r>
        <w:rPr>
          <w:rFonts w:asciiTheme="minorHAnsi" w:hAnsiTheme="minorHAnsi" w:cstheme="minorHAnsi"/>
        </w:rPr>
        <w:t>is</w:t>
      </w:r>
      <w:proofErr w:type="spellEnd"/>
      <w:r>
        <w:rPr>
          <w:rFonts w:asciiTheme="minorHAnsi" w:hAnsiTheme="minorHAnsi" w:cstheme="minorHAnsi"/>
        </w:rPr>
        <w:t xml:space="preserve"> the number one cause of lung cancer, accounting for about 90% of all cases</w:t>
      </w:r>
      <w:r w:rsidR="00290197">
        <w:rPr>
          <w:rFonts w:asciiTheme="minorHAnsi" w:hAnsiTheme="minorHAnsi" w:cstheme="minorHAnsi"/>
        </w:rPr>
        <w:t xml:space="preserve"> and 80% of all cancer deaths</w:t>
      </w:r>
      <w:r>
        <w:rPr>
          <w:rFonts w:asciiTheme="minorHAnsi" w:hAnsiTheme="minorHAnsi" w:cstheme="minorHAnsi"/>
        </w:rPr>
        <w:t>.</w:t>
      </w:r>
      <w:bookmarkStart w:id="12" w:name="_Ref137660579"/>
      <w:r>
        <w:rPr>
          <w:rStyle w:val="EndnoteReference"/>
          <w:rFonts w:asciiTheme="minorHAnsi" w:hAnsiTheme="minorHAnsi" w:cstheme="minorHAnsi"/>
        </w:rPr>
        <w:endnoteReference w:id="5"/>
      </w:r>
      <w:bookmarkEnd w:id="12"/>
      <w:r w:rsidR="00290197">
        <w:rPr>
          <w:rFonts w:asciiTheme="minorHAnsi" w:hAnsiTheme="minorHAnsi" w:cstheme="minorHAnsi"/>
          <w:vertAlign w:val="superscript"/>
        </w:rPr>
        <w:t>,</w:t>
      </w:r>
      <w:bookmarkStart w:id="13" w:name="_Ref137661091"/>
      <w:r w:rsidR="00290197">
        <w:rPr>
          <w:rStyle w:val="EndnoteReference"/>
          <w:rFonts w:asciiTheme="minorHAnsi" w:hAnsiTheme="minorHAnsi" w:cstheme="minorHAnsi"/>
        </w:rPr>
        <w:endnoteReference w:id="6"/>
      </w:r>
      <w:bookmarkEnd w:id="13"/>
      <w:r>
        <w:rPr>
          <w:rFonts w:asciiTheme="minorHAnsi" w:hAnsiTheme="minorHAnsi" w:cstheme="minorHAnsi"/>
        </w:rPr>
        <w:t xml:space="preserve"> </w:t>
      </w:r>
      <w:del w:id="14" w:author="Jessica Marshall" w:date="2023-06-16T14:47:00Z">
        <w:r w:rsidR="00290197" w:rsidDel="00AA0A9E">
          <w:rPr>
            <w:rFonts w:asciiTheme="minorHAnsi" w:hAnsiTheme="minorHAnsi" w:cstheme="minorHAnsi"/>
          </w:rPr>
          <w:delText>The longer and more packs a day the patient has smoked increases the risk of developing lung cancer.</w:delText>
        </w:r>
        <w:r w:rsidR="00290197" w:rsidDel="00AA0A9E">
          <w:rPr>
            <w:rFonts w:asciiTheme="minorHAnsi" w:hAnsiTheme="minorHAnsi" w:cstheme="minorHAnsi"/>
          </w:rPr>
          <w:fldChar w:fldCharType="begin"/>
        </w:r>
        <w:r w:rsidR="00290197" w:rsidDel="00AA0A9E">
          <w:rPr>
            <w:rFonts w:asciiTheme="minorHAnsi" w:hAnsiTheme="minorHAnsi" w:cstheme="minorHAnsi"/>
          </w:rPr>
          <w:delInstrText xml:space="preserve"> NOTEREF _Ref137661091 \f \h </w:delInstrText>
        </w:r>
        <w:r w:rsidR="00290197" w:rsidDel="00AA0A9E">
          <w:rPr>
            <w:rFonts w:asciiTheme="minorHAnsi" w:hAnsiTheme="minorHAnsi" w:cstheme="minorHAnsi"/>
          </w:rPr>
        </w:r>
        <w:r w:rsidR="00290197" w:rsidDel="00AA0A9E">
          <w:rPr>
            <w:rFonts w:asciiTheme="minorHAnsi" w:hAnsiTheme="minorHAnsi" w:cstheme="minorHAnsi"/>
          </w:rPr>
          <w:fldChar w:fldCharType="separate"/>
        </w:r>
        <w:r w:rsidR="00290197" w:rsidRPr="00290197" w:rsidDel="00AA0A9E">
          <w:rPr>
            <w:rStyle w:val="EndnoteReference"/>
          </w:rPr>
          <w:delText>6</w:delText>
        </w:r>
        <w:r w:rsidR="00290197" w:rsidDel="00AA0A9E">
          <w:rPr>
            <w:rFonts w:asciiTheme="minorHAnsi" w:hAnsiTheme="minorHAnsi" w:cstheme="minorHAnsi"/>
          </w:rPr>
          <w:fldChar w:fldCharType="end"/>
        </w:r>
        <w:r w:rsidR="00290197" w:rsidDel="00AA0A9E">
          <w:rPr>
            <w:rFonts w:asciiTheme="minorHAnsi" w:hAnsiTheme="minorHAnsi" w:cstheme="minorHAnsi"/>
          </w:rPr>
          <w:delText xml:space="preserve"> Former smokers and those exposed to secondhand smoke are also at risk; however, the risk is less than those who actively smoke.</w:delText>
        </w:r>
        <w:r w:rsidR="00290197" w:rsidDel="00AA0A9E">
          <w:rPr>
            <w:rFonts w:asciiTheme="minorHAnsi" w:hAnsiTheme="minorHAnsi" w:cstheme="minorHAnsi"/>
          </w:rPr>
          <w:fldChar w:fldCharType="begin"/>
        </w:r>
        <w:r w:rsidR="00290197" w:rsidDel="00AA0A9E">
          <w:rPr>
            <w:rFonts w:asciiTheme="minorHAnsi" w:hAnsiTheme="minorHAnsi" w:cstheme="minorHAnsi"/>
          </w:rPr>
          <w:delInstrText xml:space="preserve"> NOTEREF _Ref137660579 \f \h </w:delInstrText>
        </w:r>
        <w:r w:rsidR="00290197" w:rsidDel="00AA0A9E">
          <w:rPr>
            <w:rFonts w:asciiTheme="minorHAnsi" w:hAnsiTheme="minorHAnsi" w:cstheme="minorHAnsi"/>
          </w:rPr>
        </w:r>
        <w:r w:rsidR="00290197" w:rsidDel="00AA0A9E">
          <w:rPr>
            <w:rFonts w:asciiTheme="minorHAnsi" w:hAnsiTheme="minorHAnsi" w:cstheme="minorHAnsi"/>
          </w:rPr>
          <w:fldChar w:fldCharType="separate"/>
        </w:r>
        <w:r w:rsidR="00290197" w:rsidRPr="00290197" w:rsidDel="00AA0A9E">
          <w:rPr>
            <w:rStyle w:val="EndnoteReference"/>
          </w:rPr>
          <w:delText>5</w:delText>
        </w:r>
        <w:r w:rsidR="00290197" w:rsidDel="00AA0A9E">
          <w:rPr>
            <w:rFonts w:asciiTheme="minorHAnsi" w:hAnsiTheme="minorHAnsi" w:cstheme="minorHAnsi"/>
          </w:rPr>
          <w:fldChar w:fldCharType="end"/>
        </w:r>
        <w:r w:rsidR="00290197" w:rsidDel="00AA0A9E">
          <w:rPr>
            <w:rFonts w:asciiTheme="minorHAnsi" w:hAnsiTheme="minorHAnsi" w:cstheme="minorHAnsi"/>
            <w:vertAlign w:val="superscript"/>
          </w:rPr>
          <w:delText>,</w:delText>
        </w:r>
        <w:r w:rsidR="00290197" w:rsidDel="00AA0A9E">
          <w:rPr>
            <w:rFonts w:asciiTheme="minorHAnsi" w:hAnsiTheme="minorHAnsi" w:cstheme="minorHAnsi"/>
          </w:rPr>
          <w:fldChar w:fldCharType="begin"/>
        </w:r>
        <w:r w:rsidR="00290197" w:rsidDel="00AA0A9E">
          <w:rPr>
            <w:rFonts w:asciiTheme="minorHAnsi" w:hAnsiTheme="minorHAnsi" w:cstheme="minorHAnsi"/>
          </w:rPr>
          <w:delInstrText xml:space="preserve"> NOTEREF _Ref137661091 \f \h </w:delInstrText>
        </w:r>
        <w:r w:rsidR="00290197" w:rsidDel="00AA0A9E">
          <w:rPr>
            <w:rFonts w:asciiTheme="minorHAnsi" w:hAnsiTheme="minorHAnsi" w:cstheme="minorHAnsi"/>
          </w:rPr>
        </w:r>
        <w:r w:rsidR="00290197" w:rsidDel="00AA0A9E">
          <w:rPr>
            <w:rFonts w:asciiTheme="minorHAnsi" w:hAnsiTheme="minorHAnsi" w:cstheme="minorHAnsi"/>
          </w:rPr>
          <w:fldChar w:fldCharType="separate"/>
        </w:r>
        <w:r w:rsidR="00290197" w:rsidRPr="00290197" w:rsidDel="00AA0A9E">
          <w:rPr>
            <w:rStyle w:val="EndnoteReference"/>
          </w:rPr>
          <w:delText>6</w:delText>
        </w:r>
        <w:r w:rsidR="00290197" w:rsidDel="00AA0A9E">
          <w:rPr>
            <w:rFonts w:asciiTheme="minorHAnsi" w:hAnsiTheme="minorHAnsi" w:cstheme="minorHAnsi"/>
          </w:rPr>
          <w:fldChar w:fldCharType="end"/>
        </w:r>
        <w:r w:rsidR="00290197" w:rsidDel="00AA0A9E">
          <w:rPr>
            <w:rFonts w:asciiTheme="minorHAnsi" w:hAnsiTheme="minorHAnsi" w:cstheme="minorHAnsi"/>
          </w:rPr>
          <w:delText xml:space="preserve"> </w:delText>
        </w:r>
      </w:del>
      <w:r w:rsidR="00290197">
        <w:rPr>
          <w:rFonts w:asciiTheme="minorHAnsi" w:hAnsiTheme="minorHAnsi" w:cstheme="minorHAnsi"/>
        </w:rPr>
        <w:t>Exposure to radon is the second leading cause of lung cancer in the United States</w:t>
      </w:r>
      <w:r w:rsidR="007F6B4A">
        <w:rPr>
          <w:rFonts w:asciiTheme="minorHAnsi" w:hAnsiTheme="minorHAnsi" w:cstheme="minorHAnsi"/>
        </w:rPr>
        <w:t>, and the leading cause in those who do not smoke</w:t>
      </w:r>
      <w:r w:rsidR="00290197">
        <w:rPr>
          <w:rFonts w:asciiTheme="minorHAnsi" w:hAnsiTheme="minorHAnsi" w:cstheme="minorHAnsi"/>
        </w:rPr>
        <w:t>.</w:t>
      </w:r>
      <w:r w:rsidR="007F6B4A">
        <w:rPr>
          <w:rFonts w:asciiTheme="minorHAnsi" w:hAnsiTheme="minorHAnsi" w:cstheme="minorHAnsi"/>
        </w:rPr>
        <w:fldChar w:fldCharType="begin"/>
      </w:r>
      <w:r w:rsidR="007F6B4A">
        <w:rPr>
          <w:rFonts w:asciiTheme="minorHAnsi" w:hAnsiTheme="minorHAnsi" w:cstheme="minorHAnsi"/>
        </w:rPr>
        <w:instrText xml:space="preserve"> NOTEREF _Ref137660579 \f \h </w:instrText>
      </w:r>
      <w:r w:rsidR="007F6B4A">
        <w:rPr>
          <w:rFonts w:asciiTheme="minorHAnsi" w:hAnsiTheme="minorHAnsi" w:cstheme="minorHAnsi"/>
        </w:rPr>
      </w:r>
      <w:r w:rsidR="007F6B4A">
        <w:rPr>
          <w:rFonts w:asciiTheme="minorHAnsi" w:hAnsiTheme="minorHAnsi" w:cstheme="minorHAnsi"/>
        </w:rPr>
        <w:fldChar w:fldCharType="separate"/>
      </w:r>
      <w:r w:rsidR="007F6B4A" w:rsidRPr="007F6B4A">
        <w:rPr>
          <w:rStyle w:val="EndnoteReference"/>
        </w:rPr>
        <w:t>5</w:t>
      </w:r>
      <w:r w:rsidR="007F6B4A">
        <w:rPr>
          <w:rFonts w:asciiTheme="minorHAnsi" w:hAnsiTheme="minorHAnsi" w:cstheme="minorHAnsi"/>
        </w:rPr>
        <w:fldChar w:fldCharType="end"/>
      </w:r>
      <w:r w:rsidR="007F6B4A">
        <w:rPr>
          <w:rFonts w:asciiTheme="minorHAnsi" w:hAnsiTheme="minorHAnsi" w:cstheme="minorHAnsi"/>
          <w:vertAlign w:val="superscript"/>
        </w:rPr>
        <w:t>,</w:t>
      </w:r>
      <w:r w:rsidR="007F6B4A">
        <w:rPr>
          <w:rFonts w:asciiTheme="minorHAnsi" w:hAnsiTheme="minorHAnsi" w:cstheme="minorHAnsi"/>
        </w:rPr>
        <w:fldChar w:fldCharType="begin"/>
      </w:r>
      <w:r w:rsidR="007F6B4A">
        <w:rPr>
          <w:rFonts w:asciiTheme="minorHAnsi" w:hAnsiTheme="minorHAnsi" w:cstheme="minorHAnsi"/>
        </w:rPr>
        <w:instrText xml:space="preserve"> NOTEREF _Ref137661091 \f \h </w:instrText>
      </w:r>
      <w:r w:rsidR="007F6B4A">
        <w:rPr>
          <w:rFonts w:asciiTheme="minorHAnsi" w:hAnsiTheme="minorHAnsi" w:cstheme="minorHAnsi"/>
        </w:rPr>
      </w:r>
      <w:r w:rsidR="007F6B4A">
        <w:rPr>
          <w:rFonts w:asciiTheme="minorHAnsi" w:hAnsiTheme="minorHAnsi" w:cstheme="minorHAnsi"/>
        </w:rPr>
        <w:fldChar w:fldCharType="separate"/>
      </w:r>
      <w:r w:rsidR="007F6B4A" w:rsidRPr="007F6B4A">
        <w:rPr>
          <w:rStyle w:val="EndnoteReference"/>
        </w:rPr>
        <w:t>6</w:t>
      </w:r>
      <w:r w:rsidR="007F6B4A">
        <w:rPr>
          <w:rFonts w:asciiTheme="minorHAnsi" w:hAnsiTheme="minorHAnsi" w:cstheme="minorHAnsi"/>
        </w:rPr>
        <w:fldChar w:fldCharType="end"/>
      </w:r>
      <w:r w:rsidR="007F6B4A">
        <w:rPr>
          <w:rFonts w:asciiTheme="minorHAnsi" w:hAnsiTheme="minorHAnsi" w:cstheme="minorHAnsi"/>
        </w:rPr>
        <w:t xml:space="preserve"> </w:t>
      </w:r>
      <w:del w:id="15" w:author="Jessica Marshall" w:date="2023-06-16T14:47:00Z">
        <w:r w:rsidR="007F6B4A" w:rsidDel="00AA0A9E">
          <w:rPr>
            <w:rFonts w:asciiTheme="minorHAnsi" w:hAnsiTheme="minorHAnsi" w:cstheme="minorHAnsi"/>
          </w:rPr>
          <w:delText>Radon, a colorless, odorless, tasteless gas, occurs naturally in soil and is relatively harmless outdoors. However, homes and other buildings can contain radon, especially in older homes and basements, which can put individuals at risk.</w:delText>
        </w:r>
        <w:r w:rsidR="007F6B4A" w:rsidDel="00AA0A9E">
          <w:rPr>
            <w:rFonts w:asciiTheme="minorHAnsi" w:hAnsiTheme="minorHAnsi" w:cstheme="minorHAnsi"/>
          </w:rPr>
          <w:fldChar w:fldCharType="begin"/>
        </w:r>
        <w:r w:rsidR="007F6B4A" w:rsidDel="00AA0A9E">
          <w:rPr>
            <w:rFonts w:asciiTheme="minorHAnsi" w:hAnsiTheme="minorHAnsi" w:cstheme="minorHAnsi"/>
          </w:rPr>
          <w:delInstrText xml:space="preserve"> NOTEREF _Ref137660579 \f \h </w:delInstrText>
        </w:r>
        <w:r w:rsidR="007F6B4A" w:rsidDel="00AA0A9E">
          <w:rPr>
            <w:rFonts w:asciiTheme="minorHAnsi" w:hAnsiTheme="minorHAnsi" w:cstheme="minorHAnsi"/>
          </w:rPr>
        </w:r>
        <w:r w:rsidR="007F6B4A" w:rsidDel="00AA0A9E">
          <w:rPr>
            <w:rFonts w:asciiTheme="minorHAnsi" w:hAnsiTheme="minorHAnsi" w:cstheme="minorHAnsi"/>
          </w:rPr>
          <w:fldChar w:fldCharType="separate"/>
        </w:r>
        <w:r w:rsidR="007F6B4A" w:rsidRPr="007F6B4A" w:rsidDel="00AA0A9E">
          <w:rPr>
            <w:rStyle w:val="EndnoteReference"/>
          </w:rPr>
          <w:delText>5</w:delText>
        </w:r>
        <w:r w:rsidR="007F6B4A" w:rsidDel="00AA0A9E">
          <w:rPr>
            <w:rFonts w:asciiTheme="minorHAnsi" w:hAnsiTheme="minorHAnsi" w:cstheme="minorHAnsi"/>
          </w:rPr>
          <w:fldChar w:fldCharType="end"/>
        </w:r>
        <w:r w:rsidR="007F6B4A" w:rsidDel="00AA0A9E">
          <w:rPr>
            <w:rFonts w:asciiTheme="minorHAnsi" w:hAnsiTheme="minorHAnsi" w:cstheme="minorHAnsi"/>
            <w:vertAlign w:val="superscript"/>
          </w:rPr>
          <w:delText>,</w:delText>
        </w:r>
        <w:r w:rsidR="007F6B4A" w:rsidDel="00AA0A9E">
          <w:rPr>
            <w:rFonts w:asciiTheme="minorHAnsi" w:hAnsiTheme="minorHAnsi" w:cstheme="minorHAnsi"/>
          </w:rPr>
          <w:fldChar w:fldCharType="begin"/>
        </w:r>
        <w:r w:rsidR="007F6B4A" w:rsidDel="00AA0A9E">
          <w:rPr>
            <w:rFonts w:asciiTheme="minorHAnsi" w:hAnsiTheme="minorHAnsi" w:cstheme="minorHAnsi"/>
          </w:rPr>
          <w:delInstrText xml:space="preserve"> NOTEREF _Ref137661091 \f \h </w:delInstrText>
        </w:r>
        <w:r w:rsidR="007F6B4A" w:rsidDel="00AA0A9E">
          <w:rPr>
            <w:rFonts w:asciiTheme="minorHAnsi" w:hAnsiTheme="minorHAnsi" w:cstheme="minorHAnsi"/>
          </w:rPr>
        </w:r>
        <w:r w:rsidR="007F6B4A" w:rsidDel="00AA0A9E">
          <w:rPr>
            <w:rFonts w:asciiTheme="minorHAnsi" w:hAnsiTheme="minorHAnsi" w:cstheme="minorHAnsi"/>
          </w:rPr>
          <w:fldChar w:fldCharType="separate"/>
        </w:r>
        <w:r w:rsidR="007F6B4A" w:rsidRPr="007F6B4A" w:rsidDel="00AA0A9E">
          <w:rPr>
            <w:rStyle w:val="EndnoteReference"/>
          </w:rPr>
          <w:delText>6</w:delText>
        </w:r>
        <w:r w:rsidR="007F6B4A" w:rsidDel="00AA0A9E">
          <w:rPr>
            <w:rFonts w:asciiTheme="minorHAnsi" w:hAnsiTheme="minorHAnsi" w:cstheme="minorHAnsi"/>
          </w:rPr>
          <w:fldChar w:fldCharType="end"/>
        </w:r>
        <w:r w:rsidR="007F6B4A" w:rsidDel="00AA0A9E">
          <w:rPr>
            <w:rFonts w:asciiTheme="minorHAnsi" w:hAnsiTheme="minorHAnsi" w:cstheme="minorHAnsi"/>
          </w:rPr>
          <w:delText xml:space="preserve"> </w:delText>
        </w:r>
      </w:del>
      <w:r w:rsidR="007F6B4A">
        <w:rPr>
          <w:rFonts w:asciiTheme="minorHAnsi" w:hAnsiTheme="minorHAnsi" w:cstheme="minorHAnsi"/>
        </w:rPr>
        <w:t>Exposure to workplace carcinogens, such as asbestos, radioactive ores, inhaled chemicals, and diesel exhaust also increase a person’s risk of developing lung cancer.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_Ref137660579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5</w:t>
      </w:r>
      <w:r w:rsidR="006921FA">
        <w:rPr>
          <w:rFonts w:asciiTheme="minorHAnsi" w:hAnsiTheme="minorHAnsi" w:cstheme="minorHAnsi"/>
        </w:rPr>
        <w:fldChar w:fldCharType="end"/>
      </w:r>
      <w:r w:rsidR="006921FA" w:rsidRPr="006921FA">
        <w:rPr>
          <w:rFonts w:asciiTheme="minorHAnsi" w:hAnsiTheme="minorHAnsi" w:cstheme="minorHAnsi"/>
          <w:vertAlign w:val="superscript"/>
        </w:rPr>
        <w:t>,</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r w:rsidR="006921FA">
        <w:rPr>
          <w:rFonts w:asciiTheme="minorHAnsi" w:hAnsiTheme="minorHAnsi" w:cstheme="minorHAnsi"/>
        </w:rPr>
        <w:t xml:space="preserve"> Factors outside the patient’s control include previous radiation therapy to the lungs, air pollution, and personal or family history of lung cancer.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r w:rsidR="006921FA">
        <w:rPr>
          <w:rFonts w:asciiTheme="minorHAnsi" w:hAnsiTheme="minorHAnsi" w:cstheme="minorHAnsi"/>
        </w:rPr>
        <w:t xml:space="preserve"> There are also some factors with uncertain or unproven risk of lung cancer that are currently being researched and investigated such as smoking marijuana, use of e-cigarettes, and exposure to talc or use of talcum powder.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p>
    <w:p w14:paraId="5014DFFB" w14:textId="77777777" w:rsidR="00994FB6" w:rsidRDefault="00994FB6" w:rsidP="003408D7">
      <w:pPr>
        <w:spacing w:line="240" w:lineRule="auto"/>
        <w:ind w:firstLine="0"/>
        <w:rPr>
          <w:rFonts w:asciiTheme="minorHAnsi" w:hAnsiTheme="minorHAnsi" w:cstheme="minorHAnsi"/>
        </w:rPr>
      </w:pPr>
    </w:p>
    <w:p w14:paraId="2B0EC16C" w14:textId="46E42F4A" w:rsidR="000F34A2" w:rsidRPr="000F34A2" w:rsidRDefault="000F34A2" w:rsidP="000F34A2">
      <w:pPr>
        <w:spacing w:line="240" w:lineRule="auto"/>
        <w:ind w:firstLine="0"/>
        <w:jc w:val="center"/>
        <w:rPr>
          <w:rFonts w:asciiTheme="minorHAnsi" w:hAnsiTheme="minorHAnsi" w:cstheme="minorHAnsi"/>
          <w:b/>
          <w:bCs/>
        </w:rPr>
      </w:pPr>
      <w:r>
        <w:rPr>
          <w:rFonts w:asciiTheme="minorHAnsi" w:hAnsiTheme="minorHAnsi" w:cstheme="minorHAnsi"/>
          <w:b/>
          <w:bCs/>
        </w:rPr>
        <w:t>Background of Lung Cancer</w:t>
      </w:r>
    </w:p>
    <w:p w14:paraId="7542A03F" w14:textId="7A580198" w:rsidR="00994FB6" w:rsidRDefault="00994FB6" w:rsidP="003408D7">
      <w:pPr>
        <w:spacing w:line="240" w:lineRule="auto"/>
        <w:ind w:firstLine="0"/>
        <w:rPr>
          <w:rFonts w:asciiTheme="minorHAnsi" w:hAnsiTheme="minorHAnsi" w:cstheme="minorHAnsi"/>
          <w:b/>
          <w:bCs/>
        </w:rPr>
      </w:pPr>
      <w:r>
        <w:rPr>
          <w:rFonts w:asciiTheme="minorHAnsi" w:hAnsiTheme="minorHAnsi" w:cstheme="minorHAnsi"/>
          <w:b/>
          <w:bCs/>
        </w:rPr>
        <w:t>Review of Lung Anatomy</w:t>
      </w:r>
    </w:p>
    <w:p w14:paraId="0CAFFE18" w14:textId="205631E2" w:rsidR="00994FB6" w:rsidRDefault="00994FB6" w:rsidP="003408D7">
      <w:pPr>
        <w:spacing w:line="240" w:lineRule="auto"/>
        <w:ind w:firstLine="0"/>
        <w:rPr>
          <w:rFonts w:asciiTheme="minorHAnsi" w:hAnsiTheme="minorHAnsi" w:cstheme="minorHAnsi"/>
        </w:rPr>
      </w:pPr>
      <w:r>
        <w:rPr>
          <w:rFonts w:asciiTheme="minorHAnsi" w:hAnsiTheme="minorHAnsi" w:cstheme="minorHAnsi"/>
        </w:rPr>
        <w:t>The lungs</w:t>
      </w:r>
      <w:del w:id="16" w:author="Jessica Marshall" w:date="2023-06-16T14:48:00Z">
        <w:r w:rsidDel="00AA0A9E">
          <w:rPr>
            <w:rFonts w:asciiTheme="minorHAnsi" w:hAnsiTheme="minorHAnsi" w:cstheme="minorHAnsi"/>
          </w:rPr>
          <w:delText xml:space="preserve">, two sponge-like organs in the chest, </w:delText>
        </w:r>
      </w:del>
      <w:ins w:id="17" w:author="Jessica Marshall" w:date="2023-06-16T14:48:00Z">
        <w:r w:rsidR="00AA0A9E">
          <w:rPr>
            <w:rFonts w:asciiTheme="minorHAnsi" w:hAnsiTheme="minorHAnsi" w:cstheme="minorHAnsi"/>
          </w:rPr>
          <w:t xml:space="preserve"> </w:t>
        </w:r>
      </w:ins>
      <w:r>
        <w:rPr>
          <w:rFonts w:asciiTheme="minorHAnsi" w:hAnsiTheme="minorHAnsi" w:cstheme="minorHAnsi"/>
        </w:rPr>
        <w:t xml:space="preserve">are the major organs of the respiratory system and </w:t>
      </w:r>
      <w:ins w:id="18" w:author="Jessica Marshall" w:date="2023-06-16T14:48:00Z">
        <w:r w:rsidR="00AA0A9E">
          <w:rPr>
            <w:rFonts w:asciiTheme="minorHAnsi" w:hAnsiTheme="minorHAnsi" w:cstheme="minorHAnsi"/>
          </w:rPr>
          <w:t xml:space="preserve">are comprised of </w:t>
        </w:r>
      </w:ins>
      <w:del w:id="19" w:author="Jessica Marshall" w:date="2023-06-16T14:48:00Z">
        <w:r w:rsidR="00C939B0" w:rsidDel="00AA0A9E">
          <w:rPr>
            <w:rFonts w:asciiTheme="minorHAnsi" w:hAnsiTheme="minorHAnsi" w:cstheme="minorHAnsi"/>
          </w:rPr>
          <w:delText>comprise</w:delText>
        </w:r>
      </w:del>
      <w:r>
        <w:rPr>
          <w:rFonts w:asciiTheme="minorHAnsi" w:hAnsiTheme="minorHAnsi" w:cstheme="minorHAnsi"/>
        </w:rPr>
        <w:t xml:space="preserve"> lobes</w:t>
      </w:r>
      <w:r w:rsidR="00270C36">
        <w:rPr>
          <w:rFonts w:asciiTheme="minorHAnsi" w:hAnsiTheme="minorHAnsi" w:cstheme="minorHAnsi"/>
        </w:rPr>
        <w:t>. The left lung has two lobes and is slightly smaller than the right lung, which has three lobes.</w:t>
      </w:r>
      <w:bookmarkStart w:id="20" w:name="_Ref137628791"/>
      <w:r w:rsidR="00270C36" w:rsidRPr="00270C36">
        <w:rPr>
          <w:rStyle w:val="EndnoteReference"/>
          <w:rFonts w:asciiTheme="minorHAnsi" w:hAnsiTheme="minorHAnsi" w:cstheme="minorHAnsi"/>
        </w:rPr>
        <w:endnoteReference w:id="7"/>
      </w:r>
      <w:bookmarkEnd w:id="20"/>
      <w:r w:rsidR="00270C36" w:rsidRPr="00270C36">
        <w:rPr>
          <w:rFonts w:asciiTheme="minorHAnsi" w:hAnsiTheme="minorHAnsi" w:cstheme="minorHAnsi"/>
          <w:vertAlign w:val="superscript"/>
        </w:rPr>
        <w:t>,</w:t>
      </w:r>
      <w:bookmarkStart w:id="21" w:name="_Ref137581847"/>
      <w:r w:rsidR="00270C36" w:rsidRPr="00270C36">
        <w:rPr>
          <w:rStyle w:val="EndnoteReference"/>
          <w:rFonts w:asciiTheme="minorHAnsi" w:hAnsiTheme="minorHAnsi" w:cstheme="minorHAnsi"/>
        </w:rPr>
        <w:endnoteReference w:id="8"/>
      </w:r>
      <w:bookmarkEnd w:id="21"/>
      <w:r w:rsidR="00270C36">
        <w:rPr>
          <w:rFonts w:asciiTheme="minorHAnsi" w:hAnsiTheme="minorHAnsi" w:cstheme="minorHAnsi"/>
        </w:rPr>
        <w:t xml:space="preserve"> The lungs are separated by the mediastinum, which contains the heart, trachea, esophagus, and several lymph nodes.</w:t>
      </w:r>
      <w:r w:rsidR="000467B3">
        <w:rPr>
          <w:rFonts w:asciiTheme="minorHAnsi" w:hAnsiTheme="minorHAnsi" w:cstheme="minorHAnsi"/>
          <w:vertAlign w:val="superscript"/>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vertAlign w:val="superscript"/>
        </w:rPr>
      </w:r>
      <w:r w:rsidR="000467B3">
        <w:rPr>
          <w:rFonts w:asciiTheme="minorHAnsi" w:hAnsiTheme="minorHAnsi" w:cstheme="minorHAnsi"/>
          <w:vertAlign w:val="superscript"/>
        </w:rPr>
        <w:fldChar w:fldCharType="separate"/>
      </w:r>
      <w:r w:rsidR="00737062">
        <w:rPr>
          <w:rStyle w:val="EndnoteReference"/>
        </w:rPr>
        <w:t>7</w:t>
      </w:r>
      <w:r w:rsidR="000467B3">
        <w:rPr>
          <w:rFonts w:asciiTheme="minorHAnsi" w:hAnsiTheme="minorHAnsi" w:cstheme="minorHAnsi"/>
          <w:vertAlign w:val="superscript"/>
        </w:rPr>
        <w:fldChar w:fldCharType="end"/>
      </w:r>
      <w:r w:rsidR="00270C36">
        <w:rPr>
          <w:rFonts w:asciiTheme="minorHAnsi" w:hAnsiTheme="minorHAnsi" w:cstheme="minorHAnsi"/>
        </w:rPr>
        <w:t xml:space="preserve"> </w:t>
      </w:r>
      <w:r w:rsidR="00786860">
        <w:rPr>
          <w:rFonts w:asciiTheme="minorHAnsi" w:hAnsiTheme="minorHAnsi" w:cstheme="minorHAnsi"/>
        </w:rPr>
        <w:t>The lungs are separated from the abdominal cavity by the diaphragm and are protected by pleura.</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786860">
        <w:rPr>
          <w:rFonts w:asciiTheme="minorHAnsi" w:hAnsiTheme="minorHAnsi" w:cstheme="minorHAnsi"/>
        </w:rPr>
        <w:t xml:space="preserve"> When a person breathes, air is inhaled through the nose or mouth, into the trachea, through the bronchi,</w:t>
      </w:r>
      <w:r w:rsidR="00430F49">
        <w:rPr>
          <w:rFonts w:asciiTheme="minorHAnsi" w:hAnsiTheme="minorHAnsi" w:cstheme="minorHAnsi"/>
        </w:rPr>
        <w:t xml:space="preserve"> which divides into smaller branches called bronchioles, and finally to the </w:t>
      </w:r>
      <w:r w:rsidR="00786860">
        <w:rPr>
          <w:rFonts w:asciiTheme="minorHAnsi" w:hAnsiTheme="minorHAnsi" w:cstheme="minorHAnsi"/>
        </w:rPr>
        <w:t>alveoli. Oxygen passes through the alveoli into the bloodstream, where a byproduct of carbon dioxide is produced, sent back to the lungs, then expelled through the bronchi, to the trachea, and out the nose or mouth on exhalation.</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430F49">
        <w:rPr>
          <w:rFonts w:asciiTheme="minorHAnsi" w:hAnsiTheme="minorHAnsi" w:cstheme="minorHAnsi"/>
        </w:rPr>
        <w:t xml:space="preserve"> Most lung cancers begin in the cells lining the bronchi, bronchioles, or alveoli.</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430F49">
        <w:rPr>
          <w:rFonts w:asciiTheme="minorHAnsi" w:hAnsiTheme="minorHAnsi" w:cstheme="minorHAnsi"/>
        </w:rPr>
        <w:t xml:space="preserve"> </w:t>
      </w:r>
    </w:p>
    <w:p w14:paraId="463E5DBA" w14:textId="77777777" w:rsidR="001E204B" w:rsidRDefault="001E204B" w:rsidP="003408D7">
      <w:pPr>
        <w:spacing w:line="240" w:lineRule="auto"/>
        <w:ind w:firstLine="0"/>
        <w:rPr>
          <w:rFonts w:asciiTheme="minorHAnsi" w:hAnsiTheme="minorHAnsi" w:cstheme="minorHAnsi"/>
        </w:rPr>
      </w:pPr>
    </w:p>
    <w:p w14:paraId="1AE0B218" w14:textId="4AF9C96B" w:rsidR="001E204B" w:rsidRPr="001E204B" w:rsidRDefault="001E204B" w:rsidP="003408D7">
      <w:pPr>
        <w:spacing w:line="240" w:lineRule="auto"/>
        <w:ind w:firstLine="0"/>
        <w:rPr>
          <w:rFonts w:asciiTheme="minorHAnsi" w:hAnsiTheme="minorHAnsi" w:cstheme="minorHAnsi"/>
          <w:b/>
          <w:bCs/>
        </w:rPr>
      </w:pPr>
      <w:r w:rsidRPr="001E204B">
        <w:rPr>
          <w:rFonts w:asciiTheme="minorHAnsi" w:hAnsiTheme="minorHAnsi" w:cstheme="minorHAnsi"/>
          <w:b/>
          <w:bCs/>
        </w:rPr>
        <w:t>Types of Lung Cancer</w:t>
      </w:r>
    </w:p>
    <w:p w14:paraId="71205000" w14:textId="77777777" w:rsidR="00AA0A9E" w:rsidRDefault="00477FF4" w:rsidP="003408D7">
      <w:pPr>
        <w:spacing w:line="240" w:lineRule="auto"/>
        <w:ind w:firstLine="0"/>
        <w:rPr>
          <w:ins w:id="22" w:author="Jessica Marshall" w:date="2023-06-16T14:49:00Z"/>
          <w:rFonts w:asciiTheme="minorHAnsi" w:hAnsiTheme="minorHAnsi" w:cstheme="minorHAnsi"/>
        </w:rPr>
      </w:pPr>
      <w:r>
        <w:rPr>
          <w:rFonts w:asciiTheme="minorHAnsi" w:hAnsiTheme="minorHAnsi" w:cstheme="minorHAnsi"/>
        </w:rPr>
        <w:t>There are two main types of lung cancer: non-small cell (NSCLC) and small cell (SCLC).</w:t>
      </w:r>
      <w:r w:rsidR="00B34E02">
        <w:rPr>
          <w:rFonts w:asciiTheme="minorHAnsi" w:hAnsiTheme="minorHAnsi" w:cstheme="minorHAnsi"/>
        </w:rPr>
        <w:t xml:space="preserve"> These cancers get their names</w:t>
      </w:r>
      <w:r w:rsidR="00737062">
        <w:rPr>
          <w:rFonts w:asciiTheme="minorHAnsi" w:hAnsiTheme="minorHAnsi" w:cstheme="minorHAnsi"/>
        </w:rPr>
        <w:t xml:space="preserve"> and grouping</w:t>
      </w:r>
      <w:r w:rsidR="00B34E02">
        <w:rPr>
          <w:rFonts w:asciiTheme="minorHAnsi" w:hAnsiTheme="minorHAnsi" w:cstheme="minorHAnsi"/>
        </w:rPr>
        <w:t xml:space="preserve"> based on how </w:t>
      </w:r>
      <w:r w:rsidR="00BB070A">
        <w:rPr>
          <w:rFonts w:asciiTheme="minorHAnsi" w:hAnsiTheme="minorHAnsi" w:cstheme="minorHAnsi"/>
        </w:rPr>
        <w:t>they</w:t>
      </w:r>
      <w:r w:rsidR="00B34E02">
        <w:rPr>
          <w:rFonts w:asciiTheme="minorHAnsi" w:hAnsiTheme="minorHAnsi" w:cstheme="minorHAnsi"/>
        </w:rPr>
        <w:t xml:space="preserve"> appear under a microscope</w:t>
      </w:r>
      <w:r w:rsidR="00BB070A">
        <w:rPr>
          <w:rFonts w:asciiTheme="minorHAnsi" w:hAnsiTheme="minorHAnsi" w:cstheme="minorHAnsi"/>
        </w:rPr>
        <w:t>, and in the case of NSCLC, the treatment and prognosis is often the same</w:t>
      </w:r>
      <w:r w:rsidR="00B34E02">
        <w:rPr>
          <w:rFonts w:asciiTheme="minorHAnsi" w:hAnsiTheme="minorHAnsi" w:cstheme="minorHAnsi"/>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737062">
        <w:rPr>
          <w:rFonts w:asciiTheme="minorHAnsi" w:hAnsiTheme="minorHAnsi" w:cstheme="minorHAnsi"/>
          <w:vertAlign w:val="superscript"/>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_Ref137642297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9</w:t>
      </w:r>
      <w:r w:rsidR="00737062">
        <w:rPr>
          <w:rFonts w:asciiTheme="minorHAnsi" w:hAnsiTheme="minorHAnsi" w:cstheme="minorHAnsi"/>
        </w:rPr>
        <w:fldChar w:fldCharType="end"/>
      </w:r>
      <w:r>
        <w:rPr>
          <w:rFonts w:asciiTheme="minorHAnsi" w:hAnsiTheme="minorHAnsi" w:cstheme="minorHAnsi"/>
        </w:rPr>
        <w:t xml:space="preserve"> </w:t>
      </w:r>
    </w:p>
    <w:p w14:paraId="718ADA96" w14:textId="77777777" w:rsidR="00AA0A9E" w:rsidRDefault="00AA0A9E" w:rsidP="003408D7">
      <w:pPr>
        <w:spacing w:line="240" w:lineRule="auto"/>
        <w:ind w:firstLine="0"/>
        <w:rPr>
          <w:ins w:id="23" w:author="Jessica Marshall" w:date="2023-06-16T14:49:00Z"/>
          <w:rFonts w:asciiTheme="minorHAnsi" w:hAnsiTheme="minorHAnsi" w:cstheme="minorHAnsi"/>
        </w:rPr>
      </w:pPr>
    </w:p>
    <w:p w14:paraId="64016224" w14:textId="77777777" w:rsidR="00AA0A9E" w:rsidRDefault="00477FF4" w:rsidP="003408D7">
      <w:pPr>
        <w:spacing w:line="240" w:lineRule="auto"/>
        <w:ind w:firstLine="0"/>
        <w:rPr>
          <w:ins w:id="24" w:author="Jessica Marshall" w:date="2023-06-16T14:49:00Z"/>
          <w:rFonts w:asciiTheme="minorHAnsi" w:hAnsiTheme="minorHAnsi" w:cstheme="minorHAnsi"/>
        </w:rPr>
      </w:pPr>
      <w:r>
        <w:rPr>
          <w:rFonts w:asciiTheme="minorHAnsi" w:hAnsiTheme="minorHAnsi" w:cstheme="minorHAnsi"/>
        </w:rPr>
        <w:t xml:space="preserve">NSCLC accounts for approximately </w:t>
      </w:r>
      <w:r w:rsidR="00F6380A">
        <w:rPr>
          <w:rFonts w:asciiTheme="minorHAnsi" w:hAnsiTheme="minorHAnsi" w:cstheme="minorHAnsi"/>
        </w:rPr>
        <w:t>80-85% of all cases</w:t>
      </w:r>
      <w:r w:rsidR="00737062">
        <w:rPr>
          <w:rFonts w:asciiTheme="minorHAnsi" w:hAnsiTheme="minorHAnsi" w:cstheme="minorHAnsi"/>
        </w:rPr>
        <w:t xml:space="preserve"> and has three main subtypes:</w:t>
      </w:r>
      <w:r w:rsidR="00737062" w:rsidRPr="00737062">
        <w:rPr>
          <w:rFonts w:asciiTheme="minorHAnsi" w:hAnsiTheme="minorHAnsi" w:cstheme="minorHAnsi"/>
        </w:rPr>
        <w:t xml:space="preserve"> </w:t>
      </w:r>
      <w:r w:rsidR="00737062">
        <w:rPr>
          <w:rFonts w:asciiTheme="minorHAnsi" w:hAnsiTheme="minorHAnsi" w:cstheme="minorHAnsi"/>
        </w:rPr>
        <w:t>adenocarcinoma, squamous cell carcinoma, and large cell carcinoma</w:t>
      </w:r>
      <w:r w:rsidR="00F6380A">
        <w:rPr>
          <w:rFonts w:asciiTheme="minorHAnsi" w:hAnsiTheme="minorHAnsi" w:cstheme="minorHAnsi"/>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737062" w:rsidRPr="00737062">
        <w:rPr>
          <w:rFonts w:asciiTheme="minorHAnsi" w:hAnsiTheme="minorHAnsi" w:cstheme="minorHAnsi"/>
          <w:vertAlign w:val="superscript"/>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_Ref137642297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9</w:t>
      </w:r>
      <w:r w:rsidR="00737062">
        <w:rPr>
          <w:rFonts w:asciiTheme="minorHAnsi" w:hAnsiTheme="minorHAnsi" w:cstheme="minorHAnsi"/>
        </w:rPr>
        <w:fldChar w:fldCharType="end"/>
      </w:r>
      <w:r w:rsidR="00F6380A">
        <w:rPr>
          <w:rFonts w:asciiTheme="minorHAnsi" w:hAnsiTheme="minorHAnsi" w:cstheme="minorHAnsi"/>
        </w:rPr>
        <w:t xml:space="preserve"> </w:t>
      </w:r>
      <w:r w:rsidR="00737062">
        <w:rPr>
          <w:rFonts w:asciiTheme="minorHAnsi" w:hAnsiTheme="minorHAnsi" w:cstheme="minorHAnsi"/>
        </w:rPr>
        <w:t>Adenocarcinoma is typically found in the outer areas of the lung, developing in epithelial cells, and is more likely to be found early. This type of NSCLC is the most commonly occurring type of lung cancer among non-smokers</w:t>
      </w:r>
      <w:r w:rsidR="00E71613">
        <w:rPr>
          <w:rFonts w:asciiTheme="minorHAnsi" w:hAnsiTheme="minorHAnsi" w:cstheme="minorHAnsi"/>
        </w:rPr>
        <w:t>,</w:t>
      </w:r>
      <w:r w:rsidR="00737062">
        <w:rPr>
          <w:rFonts w:asciiTheme="minorHAnsi" w:hAnsiTheme="minorHAnsi" w:cstheme="minorHAnsi"/>
        </w:rPr>
        <w:t xml:space="preserve"> is more prevalent in women than men</w:t>
      </w:r>
      <w:r w:rsidR="00E71613">
        <w:rPr>
          <w:rFonts w:asciiTheme="minorHAnsi" w:hAnsiTheme="minorHAnsi" w:cstheme="minorHAnsi"/>
        </w:rPr>
        <w:t>, and is more likely to occur in young people than other types of lung cancer</w:t>
      </w:r>
      <w:r w:rsidR="00737062">
        <w:rPr>
          <w:rFonts w:asciiTheme="minorHAnsi" w:hAnsiTheme="minorHAnsi" w:cstheme="minorHAnsi"/>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Squamous cell carcinoma is usually located in the center of the lung near the bronchus and occurs in squamous cells, which line the inner part of the lung. This type of NSCLC is often linked to a history of smoking.</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Large cell, or undifferentiated, cancer can appear in any part of the lung and </w:t>
      </w:r>
      <w:r w:rsidR="00C939B0">
        <w:rPr>
          <w:rFonts w:asciiTheme="minorHAnsi" w:hAnsiTheme="minorHAnsi" w:cstheme="minorHAnsi"/>
        </w:rPr>
        <w:t>grow</w:t>
      </w:r>
      <w:r w:rsidR="00E71613">
        <w:rPr>
          <w:rFonts w:asciiTheme="minorHAnsi" w:hAnsiTheme="minorHAnsi" w:cstheme="minorHAnsi"/>
        </w:rPr>
        <w:t xml:space="preserve"> and spread quickly, making it more difficult to treat.</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w:t>
      </w:r>
    </w:p>
    <w:p w14:paraId="61EBDA2A" w14:textId="77777777" w:rsidR="00AA0A9E" w:rsidRDefault="00AA0A9E" w:rsidP="003408D7">
      <w:pPr>
        <w:spacing w:line="240" w:lineRule="auto"/>
        <w:ind w:firstLine="0"/>
        <w:rPr>
          <w:ins w:id="25" w:author="Jessica Marshall" w:date="2023-06-16T14:49:00Z"/>
          <w:rFonts w:asciiTheme="minorHAnsi" w:hAnsiTheme="minorHAnsi" w:cstheme="minorHAnsi"/>
        </w:rPr>
      </w:pPr>
    </w:p>
    <w:p w14:paraId="7CB0430B" w14:textId="63C399B0" w:rsidR="001E204B" w:rsidRDefault="00E71613" w:rsidP="003408D7">
      <w:pPr>
        <w:spacing w:line="240" w:lineRule="auto"/>
        <w:ind w:firstLine="0"/>
        <w:rPr>
          <w:rFonts w:asciiTheme="minorHAnsi" w:hAnsiTheme="minorHAnsi" w:cstheme="minorHAnsi"/>
        </w:rPr>
      </w:pPr>
      <w:r>
        <w:rPr>
          <w:rFonts w:asciiTheme="minorHAnsi" w:hAnsiTheme="minorHAnsi" w:cstheme="minorHAnsi"/>
        </w:rPr>
        <w:t xml:space="preserve">Small cell lung cancer is most commonly caused by cigarette smoking. </w:t>
      </w:r>
      <w:r w:rsidR="00F6380A">
        <w:rPr>
          <w:rFonts w:asciiTheme="minorHAnsi" w:hAnsiTheme="minorHAnsi" w:cstheme="minorHAnsi"/>
        </w:rPr>
        <w:t>SCLC has two main subtypes: small cell carcinoma, sometimes called oat cell cancer, and</w:t>
      </w:r>
      <w:r w:rsidR="00D358B5">
        <w:rPr>
          <w:rFonts w:asciiTheme="minorHAnsi" w:hAnsiTheme="minorHAnsi" w:cstheme="minorHAnsi"/>
        </w:rPr>
        <w:t xml:space="preserve"> mixed small cell/large cell or</w:t>
      </w:r>
      <w:r w:rsidR="00F6380A">
        <w:rPr>
          <w:rFonts w:asciiTheme="minorHAnsi" w:hAnsiTheme="minorHAnsi" w:cstheme="minorHAnsi"/>
        </w:rPr>
        <w:t xml:space="preserve"> combined cell carcinoma.</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F6380A" w:rsidRPr="00F6380A">
        <w:rPr>
          <w:rFonts w:asciiTheme="minorHAnsi" w:hAnsiTheme="minorHAnsi" w:cstheme="minorHAnsi"/>
          <w:vertAlign w:val="superscript"/>
        </w:rPr>
        <w:t>,</w:t>
      </w:r>
      <w:bookmarkStart w:id="26" w:name="_Ref137642297"/>
      <w:r w:rsidR="00F6380A" w:rsidRPr="00F6380A">
        <w:rPr>
          <w:rStyle w:val="EndnoteReference"/>
          <w:rFonts w:asciiTheme="minorHAnsi" w:hAnsiTheme="minorHAnsi" w:cstheme="minorHAnsi"/>
        </w:rPr>
        <w:endnoteReference w:id="9"/>
      </w:r>
      <w:bookmarkEnd w:id="26"/>
      <w:r w:rsidR="00F6380A">
        <w:rPr>
          <w:rFonts w:asciiTheme="minorHAnsi" w:hAnsiTheme="minorHAnsi" w:cstheme="minorHAnsi"/>
        </w:rPr>
        <w:t xml:space="preserve"> </w:t>
      </w:r>
      <w:r>
        <w:rPr>
          <w:rFonts w:asciiTheme="minorHAnsi" w:hAnsiTheme="minorHAnsi" w:cstheme="minorHAnsi"/>
        </w:rPr>
        <w:t>Most patients with SCLC are diagnosed after the cancer has metastasized; however, since it is fast growing, it responds well to chemotherapy and radiation therapy. Unfortunately, it has a high recurrence rate.</w:t>
      </w:r>
      <w:r>
        <w:rPr>
          <w:rFonts w:asciiTheme="minorHAnsi" w:hAnsiTheme="minorHAnsi" w:cstheme="minorHAnsi"/>
        </w:rPr>
        <w:fldChar w:fldCharType="begin"/>
      </w:r>
      <w:r>
        <w:rPr>
          <w:rFonts w:asciiTheme="minorHAnsi" w:hAnsiTheme="minorHAnsi" w:cstheme="minorHAnsi"/>
        </w:rPr>
        <w:instrText xml:space="preserve"> NOTEREF _Ref137628791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7</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_Ref137642297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9</w:t>
      </w:r>
      <w:r>
        <w:rPr>
          <w:rFonts w:asciiTheme="minorHAnsi" w:hAnsiTheme="minorHAnsi" w:cstheme="minorHAnsi"/>
        </w:rPr>
        <w:fldChar w:fldCharType="end"/>
      </w:r>
      <w:r>
        <w:rPr>
          <w:rFonts w:asciiTheme="minorHAnsi" w:hAnsiTheme="minorHAnsi" w:cstheme="minorHAnsi"/>
        </w:rPr>
        <w:t xml:space="preserve"> Other types of tumors in the lung are much more rare and include carcinoid, Pancoast, </w:t>
      </w:r>
      <w:r w:rsidRPr="00E71613">
        <w:rPr>
          <w:rFonts w:asciiTheme="minorHAnsi" w:hAnsiTheme="minorHAnsi" w:cstheme="minorHAnsi"/>
        </w:rPr>
        <w:t>adenoid cystic carcinomas, lymphomas, sarcomas</w:t>
      </w:r>
      <w:r>
        <w:rPr>
          <w:rFonts w:asciiTheme="minorHAnsi" w:hAnsiTheme="minorHAnsi" w:cstheme="minorHAnsi"/>
        </w:rPr>
        <w:t xml:space="preserve">, and benign </w:t>
      </w:r>
      <w:r w:rsidRPr="00E71613">
        <w:rPr>
          <w:rFonts w:asciiTheme="minorHAnsi" w:hAnsiTheme="minorHAnsi" w:cstheme="minorHAnsi"/>
        </w:rPr>
        <w:t>hamartomas</w:t>
      </w:r>
      <w:r>
        <w:rPr>
          <w:rFonts w:asciiTheme="minorHAnsi" w:hAnsiTheme="minorHAnsi" w:cstheme="minorHAnsi"/>
        </w:rPr>
        <w:t>. The lungs can also be a site of metastatic cancer from breast, pancreas, kidney, or skin cancers.</w:t>
      </w:r>
      <w:r>
        <w:rPr>
          <w:rFonts w:asciiTheme="minorHAnsi" w:hAnsiTheme="minorHAnsi" w:cstheme="minorHAnsi"/>
        </w:rPr>
        <w:fldChar w:fldCharType="begin"/>
      </w:r>
      <w:r>
        <w:rPr>
          <w:rFonts w:asciiTheme="minorHAnsi" w:hAnsiTheme="minorHAnsi" w:cstheme="minorHAnsi"/>
        </w:rPr>
        <w:instrText xml:space="preserve"> NOTEREF _Ref137628791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7</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_Ref137642297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9</w:t>
      </w:r>
      <w:r>
        <w:rPr>
          <w:rFonts w:asciiTheme="minorHAnsi" w:hAnsiTheme="minorHAnsi" w:cstheme="minorHAnsi"/>
        </w:rPr>
        <w:fldChar w:fldCharType="end"/>
      </w:r>
    </w:p>
    <w:p w14:paraId="44A71E53" w14:textId="77777777" w:rsidR="00E71613" w:rsidRDefault="00E71613" w:rsidP="003408D7">
      <w:pPr>
        <w:spacing w:line="240" w:lineRule="auto"/>
        <w:ind w:firstLine="0"/>
        <w:rPr>
          <w:rFonts w:asciiTheme="minorHAnsi" w:hAnsiTheme="minorHAnsi" w:cstheme="minorHAnsi"/>
        </w:rPr>
      </w:pPr>
    </w:p>
    <w:p w14:paraId="5ED711F8" w14:textId="4F4AF32C" w:rsidR="00E71613" w:rsidRPr="00185979" w:rsidRDefault="00185979" w:rsidP="003408D7">
      <w:pPr>
        <w:spacing w:line="240" w:lineRule="auto"/>
        <w:ind w:firstLine="0"/>
        <w:rPr>
          <w:rFonts w:asciiTheme="minorHAnsi" w:hAnsiTheme="minorHAnsi" w:cstheme="minorHAnsi"/>
          <w:b/>
          <w:bCs/>
        </w:rPr>
      </w:pPr>
      <w:r w:rsidRPr="00185979">
        <w:rPr>
          <w:rFonts w:asciiTheme="minorHAnsi" w:hAnsiTheme="minorHAnsi" w:cstheme="minorHAnsi"/>
          <w:b/>
          <w:bCs/>
        </w:rPr>
        <w:t>Diagnosis and Prognosis of Lung Cancer</w:t>
      </w:r>
    </w:p>
    <w:p w14:paraId="377AD383" w14:textId="6EAB3270" w:rsidR="007B4589" w:rsidRPr="00786860" w:rsidRDefault="00185979" w:rsidP="007B4589">
      <w:pPr>
        <w:spacing w:line="240" w:lineRule="auto"/>
        <w:ind w:firstLine="0"/>
        <w:rPr>
          <w:rFonts w:asciiTheme="minorHAnsi" w:hAnsiTheme="minorHAnsi" w:cstheme="minorHAnsi"/>
        </w:rPr>
      </w:pPr>
      <w:r>
        <w:rPr>
          <w:rFonts w:asciiTheme="minorHAnsi" w:hAnsiTheme="minorHAnsi" w:cstheme="minorHAnsi"/>
        </w:rPr>
        <w:t>Most lung cancers do not cause symptoms until they have spread or reached an advanced stage; however, sometimes it is caught early when patients follow up on persistent symptoms. While these symptoms may not always mean the patient has lung cancer, they are still associated with many types of lung cancer</w:t>
      </w:r>
      <w:r w:rsidR="007B4589">
        <w:rPr>
          <w:rFonts w:asciiTheme="minorHAnsi" w:hAnsiTheme="minorHAnsi" w:cstheme="minorHAnsi"/>
        </w:rPr>
        <w:t>, especially if the patient presents with multiple symptoms</w:t>
      </w:r>
      <w:r>
        <w:rPr>
          <w:rFonts w:asciiTheme="minorHAnsi" w:hAnsiTheme="minorHAnsi" w:cstheme="minorHAnsi"/>
        </w:rPr>
        <w:t>.</w:t>
      </w:r>
      <w:bookmarkStart w:id="27" w:name="_Ref137667681"/>
      <w:r>
        <w:rPr>
          <w:rStyle w:val="EndnoteReference"/>
          <w:rFonts w:asciiTheme="minorHAnsi" w:hAnsiTheme="minorHAnsi" w:cstheme="minorHAnsi"/>
        </w:rPr>
        <w:endnoteReference w:id="10"/>
      </w:r>
      <w:bookmarkEnd w:id="27"/>
      <w:r>
        <w:rPr>
          <w:rFonts w:asciiTheme="minorHAnsi" w:hAnsiTheme="minorHAnsi" w:cstheme="minorHAnsi"/>
        </w:rPr>
        <w:t xml:space="preserve"> These symptoms are listed in </w:t>
      </w:r>
      <w:r w:rsidR="007B4589" w:rsidRPr="007B4589">
        <w:rPr>
          <w:rFonts w:asciiTheme="minorHAnsi" w:hAnsiTheme="minorHAnsi" w:cstheme="minorHAnsi"/>
        </w:rPr>
        <w:fldChar w:fldCharType="begin"/>
      </w:r>
      <w:r w:rsidR="007B4589" w:rsidRPr="007B4589">
        <w:rPr>
          <w:rFonts w:asciiTheme="minorHAnsi" w:hAnsiTheme="minorHAnsi" w:cstheme="minorHAnsi"/>
        </w:rPr>
        <w:instrText xml:space="preserve"> REF _Ref137667640 \h  \* MERGEFORMAT </w:instrText>
      </w:r>
      <w:r w:rsidR="007B4589" w:rsidRPr="007B4589">
        <w:rPr>
          <w:rFonts w:asciiTheme="minorHAnsi" w:hAnsiTheme="minorHAnsi" w:cstheme="minorHAnsi"/>
        </w:rPr>
      </w:r>
      <w:r w:rsidR="007B4589" w:rsidRPr="007B4589">
        <w:rPr>
          <w:rFonts w:asciiTheme="minorHAnsi" w:hAnsiTheme="minorHAnsi" w:cstheme="minorHAnsi"/>
        </w:rPr>
        <w:fldChar w:fldCharType="separate"/>
      </w:r>
      <w:r w:rsidR="007B4589" w:rsidRPr="007B4589">
        <w:rPr>
          <w:color w:val="000000" w:themeColor="text1"/>
        </w:rPr>
        <w:t xml:space="preserve">Table </w:t>
      </w:r>
      <w:r w:rsidR="007B4589" w:rsidRPr="007B4589">
        <w:rPr>
          <w:noProof/>
          <w:color w:val="000000" w:themeColor="text1"/>
        </w:rPr>
        <w:t>1</w:t>
      </w:r>
      <w:r w:rsidR="007B4589" w:rsidRPr="007B4589">
        <w:rPr>
          <w:rFonts w:asciiTheme="minorHAnsi" w:hAnsiTheme="minorHAnsi" w:cstheme="minorHAnsi"/>
        </w:rPr>
        <w:fldChar w:fldCharType="end"/>
      </w:r>
      <w:r w:rsidR="007B4589">
        <w:rPr>
          <w:rFonts w:asciiTheme="minorHAnsi" w:hAnsiTheme="minorHAnsi" w:cstheme="minorHAnsi"/>
        </w:rPr>
        <w:t>.</w:t>
      </w:r>
      <w:r w:rsidR="007B4589" w:rsidRPr="007B4589">
        <w:rPr>
          <w:rFonts w:asciiTheme="minorHAnsi" w:hAnsiTheme="minorHAnsi" w:cstheme="minorHAnsi"/>
        </w:rPr>
        <w:t xml:space="preserve"> </w:t>
      </w:r>
      <w:r w:rsidR="007B4589">
        <w:rPr>
          <w:rFonts w:asciiTheme="minorHAnsi" w:hAnsiTheme="minorHAnsi" w:cstheme="minorHAnsi"/>
        </w:rPr>
        <w:t>If lung cancer has metastasized to other parts of the body, the patient may also exhibit symptoms such as bone pain, nervous system changes, jaundice, and swelling of lymph nodes, especially those above the clavicle.</w:t>
      </w:r>
      <w:r w:rsidR="007B4589">
        <w:rPr>
          <w:rFonts w:asciiTheme="minorHAnsi" w:hAnsiTheme="minorHAnsi" w:cstheme="minorHAnsi"/>
        </w:rPr>
        <w:fldChar w:fldCharType="begin"/>
      </w:r>
      <w:r w:rsidR="007B4589">
        <w:rPr>
          <w:rFonts w:asciiTheme="minorHAnsi" w:hAnsiTheme="minorHAnsi" w:cstheme="minorHAnsi"/>
        </w:rPr>
        <w:instrText xml:space="preserve"> NOTEREF _Ref137667681 \f \h </w:instrText>
      </w:r>
      <w:r w:rsidR="007B4589">
        <w:rPr>
          <w:rFonts w:asciiTheme="minorHAnsi" w:hAnsiTheme="minorHAnsi" w:cstheme="minorHAnsi"/>
        </w:rPr>
      </w:r>
      <w:r w:rsidR="007B4589">
        <w:rPr>
          <w:rFonts w:asciiTheme="minorHAnsi" w:hAnsiTheme="minorHAnsi" w:cstheme="minorHAnsi"/>
        </w:rPr>
        <w:fldChar w:fldCharType="separate"/>
      </w:r>
      <w:r w:rsidR="007B4589" w:rsidRPr="007B4589">
        <w:rPr>
          <w:rStyle w:val="EndnoteReference"/>
        </w:rPr>
        <w:t>10</w:t>
      </w:r>
      <w:r w:rsidR="007B4589">
        <w:rPr>
          <w:rFonts w:asciiTheme="minorHAnsi" w:hAnsiTheme="minorHAnsi" w:cstheme="minorHAnsi"/>
        </w:rPr>
        <w:fldChar w:fldCharType="end"/>
      </w:r>
      <w:r w:rsidR="007B4589">
        <w:rPr>
          <w:rFonts w:asciiTheme="minorHAnsi" w:hAnsiTheme="minorHAnsi" w:cstheme="minorHAnsi"/>
          <w:vertAlign w:val="superscript"/>
        </w:rPr>
        <w:t>,</w:t>
      </w:r>
      <w:r w:rsidR="007B4589">
        <w:rPr>
          <w:rFonts w:asciiTheme="minorHAnsi" w:hAnsiTheme="minorHAnsi" w:cstheme="minorHAnsi"/>
        </w:rPr>
        <w:fldChar w:fldCharType="begin"/>
      </w:r>
      <w:r w:rsidR="007B4589">
        <w:rPr>
          <w:rFonts w:asciiTheme="minorHAnsi" w:hAnsiTheme="minorHAnsi" w:cstheme="minorHAnsi"/>
        </w:rPr>
        <w:instrText xml:space="preserve"> NOTEREF _Ref137667816 \f \h </w:instrText>
      </w:r>
      <w:r w:rsidR="007B4589">
        <w:rPr>
          <w:rFonts w:asciiTheme="minorHAnsi" w:hAnsiTheme="minorHAnsi" w:cstheme="minorHAnsi"/>
        </w:rPr>
      </w:r>
      <w:r w:rsidR="007B4589">
        <w:rPr>
          <w:rFonts w:asciiTheme="minorHAnsi" w:hAnsiTheme="minorHAnsi" w:cstheme="minorHAnsi"/>
        </w:rPr>
        <w:fldChar w:fldCharType="separate"/>
      </w:r>
      <w:r w:rsidR="007B4589" w:rsidRPr="007B4589">
        <w:rPr>
          <w:rStyle w:val="EndnoteReference"/>
        </w:rPr>
        <w:t>11</w:t>
      </w:r>
      <w:r w:rsidR="007B4589">
        <w:rPr>
          <w:rFonts w:asciiTheme="minorHAnsi" w:hAnsiTheme="minorHAnsi" w:cstheme="minorHAnsi"/>
        </w:rPr>
        <w:fldChar w:fldCharType="end"/>
      </w:r>
      <w:r w:rsidR="007B4589">
        <w:rPr>
          <w:rFonts w:asciiTheme="minorHAnsi" w:hAnsiTheme="minorHAnsi" w:cstheme="minorHAnsi"/>
        </w:rPr>
        <w:t xml:space="preserve"> </w:t>
      </w:r>
    </w:p>
    <w:p w14:paraId="14F10567" w14:textId="77777777" w:rsidR="00185979" w:rsidRDefault="00185979" w:rsidP="003408D7">
      <w:pPr>
        <w:spacing w:line="240" w:lineRule="auto"/>
        <w:ind w:firstLine="0"/>
        <w:rPr>
          <w:rFonts w:asciiTheme="minorHAnsi" w:hAnsiTheme="minorHAnsi" w:cstheme="minorHAnsi"/>
        </w:rPr>
      </w:pPr>
    </w:p>
    <w:p w14:paraId="7046930F" w14:textId="35E6BED7" w:rsidR="007B4589" w:rsidRPr="007B4589" w:rsidRDefault="007B4589" w:rsidP="007B4589">
      <w:pPr>
        <w:pStyle w:val="Caption"/>
        <w:keepNext/>
        <w:ind w:firstLine="0"/>
        <w:rPr>
          <w:b/>
          <w:bCs/>
          <w:i w:val="0"/>
          <w:iCs w:val="0"/>
          <w:color w:val="000000" w:themeColor="text1"/>
          <w:sz w:val="22"/>
          <w:szCs w:val="22"/>
        </w:rPr>
      </w:pPr>
      <w:bookmarkStart w:id="28" w:name="_Ref137667640"/>
      <w:r w:rsidRPr="007B4589">
        <w:rPr>
          <w:b/>
          <w:bCs/>
          <w:i w:val="0"/>
          <w:iCs w:val="0"/>
          <w:color w:val="000000" w:themeColor="text1"/>
          <w:sz w:val="22"/>
          <w:szCs w:val="22"/>
        </w:rPr>
        <w:t xml:space="preserve">Table </w:t>
      </w:r>
      <w:r w:rsidRPr="007B4589">
        <w:rPr>
          <w:b/>
          <w:bCs/>
          <w:i w:val="0"/>
          <w:iCs w:val="0"/>
          <w:color w:val="000000" w:themeColor="text1"/>
          <w:sz w:val="22"/>
          <w:szCs w:val="22"/>
        </w:rPr>
        <w:fldChar w:fldCharType="begin"/>
      </w:r>
      <w:r w:rsidRPr="007B4589">
        <w:rPr>
          <w:b/>
          <w:bCs/>
          <w:i w:val="0"/>
          <w:iCs w:val="0"/>
          <w:color w:val="000000" w:themeColor="text1"/>
          <w:sz w:val="22"/>
          <w:szCs w:val="22"/>
        </w:rPr>
        <w:instrText xml:space="preserve"> SEQ Table \* ARABIC </w:instrText>
      </w:r>
      <w:r w:rsidRPr="007B4589">
        <w:rPr>
          <w:b/>
          <w:bCs/>
          <w:i w:val="0"/>
          <w:iCs w:val="0"/>
          <w:color w:val="000000" w:themeColor="text1"/>
          <w:sz w:val="22"/>
          <w:szCs w:val="22"/>
        </w:rPr>
        <w:fldChar w:fldCharType="separate"/>
      </w:r>
      <w:r w:rsidR="00A22F72">
        <w:rPr>
          <w:b/>
          <w:bCs/>
          <w:i w:val="0"/>
          <w:iCs w:val="0"/>
          <w:noProof/>
          <w:color w:val="000000" w:themeColor="text1"/>
          <w:sz w:val="22"/>
          <w:szCs w:val="22"/>
        </w:rPr>
        <w:t>1</w:t>
      </w:r>
      <w:r w:rsidRPr="007B4589">
        <w:rPr>
          <w:b/>
          <w:bCs/>
          <w:i w:val="0"/>
          <w:iCs w:val="0"/>
          <w:color w:val="000000" w:themeColor="text1"/>
          <w:sz w:val="22"/>
          <w:szCs w:val="22"/>
        </w:rPr>
        <w:fldChar w:fldCharType="end"/>
      </w:r>
      <w:bookmarkEnd w:id="28"/>
      <w:r w:rsidRPr="007B4589">
        <w:rPr>
          <w:b/>
          <w:bCs/>
          <w:i w:val="0"/>
          <w:iCs w:val="0"/>
          <w:color w:val="000000" w:themeColor="text1"/>
          <w:sz w:val="22"/>
          <w:szCs w:val="22"/>
        </w:rPr>
        <w:t xml:space="preserve"> - Common Symptoms of Lung Cancer</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_Ref137667681 \f \h </w:instrText>
      </w:r>
      <w:r w:rsidR="00C969DB" w:rsidRPr="00C969DB">
        <w:rPr>
          <w:b/>
          <w:bCs/>
          <w:i w:val="0"/>
          <w:iCs w:val="0"/>
          <w:color w:val="000000" w:themeColor="text1"/>
          <w:sz w:val="22"/>
          <w:szCs w:val="22"/>
        </w:rPr>
        <w:instrText xml:space="preserve">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10</w:t>
      </w:r>
      <w:r w:rsidRPr="00C969DB">
        <w:rPr>
          <w:b/>
          <w:bCs/>
          <w:i w:val="0"/>
          <w:iCs w:val="0"/>
          <w:color w:val="000000" w:themeColor="text1"/>
          <w:sz w:val="22"/>
          <w:szCs w:val="22"/>
        </w:rPr>
        <w:fldChar w:fldCharType="end"/>
      </w:r>
      <w:bookmarkStart w:id="29" w:name="_Ref137667816"/>
      <w:r w:rsidR="00C969DB" w:rsidRPr="00C969DB">
        <w:rPr>
          <w:b/>
          <w:bCs/>
          <w:i w:val="0"/>
          <w:iCs w:val="0"/>
          <w:color w:val="000000" w:themeColor="text1"/>
          <w:sz w:val="22"/>
          <w:szCs w:val="22"/>
          <w:vertAlign w:val="superscript"/>
        </w:rPr>
        <w:t>,</w:t>
      </w:r>
      <w:r w:rsidRPr="00C969DB">
        <w:rPr>
          <w:rStyle w:val="EndnoteReference"/>
          <w:b/>
          <w:bCs/>
          <w:i w:val="0"/>
          <w:iCs w:val="0"/>
          <w:color w:val="000000" w:themeColor="text1"/>
          <w:sz w:val="22"/>
          <w:szCs w:val="22"/>
        </w:rPr>
        <w:endnoteReference w:id="11"/>
      </w:r>
      <w:bookmarkEnd w:id="29"/>
    </w:p>
    <w:tbl>
      <w:tblPr>
        <w:tblStyle w:val="TableGrid"/>
        <w:tblW w:w="0" w:type="auto"/>
        <w:tblLook w:val="04A0" w:firstRow="1" w:lastRow="0" w:firstColumn="1" w:lastColumn="0" w:noHBand="0" w:noVBand="1"/>
      </w:tblPr>
      <w:tblGrid>
        <w:gridCol w:w="9350"/>
      </w:tblGrid>
      <w:tr w:rsidR="007B4589" w14:paraId="6C1CB3FC" w14:textId="77777777" w:rsidTr="007B4589">
        <w:tc>
          <w:tcPr>
            <w:tcW w:w="9350" w:type="dxa"/>
          </w:tcPr>
          <w:p w14:paraId="44257595" w14:textId="44A02E16" w:rsidR="007B4589" w:rsidRDefault="007B4589" w:rsidP="003408D7">
            <w:pPr>
              <w:ind w:firstLine="0"/>
              <w:rPr>
                <w:rFonts w:asciiTheme="minorHAnsi" w:hAnsiTheme="minorHAnsi" w:cstheme="minorHAnsi"/>
              </w:rPr>
            </w:pPr>
            <w:r>
              <w:rPr>
                <w:rFonts w:asciiTheme="minorHAnsi" w:hAnsiTheme="minorHAnsi" w:cstheme="minorHAnsi"/>
              </w:rPr>
              <w:t>Cough that does not go away or worsens</w:t>
            </w:r>
          </w:p>
        </w:tc>
      </w:tr>
      <w:tr w:rsidR="007B4589" w14:paraId="24FCBC58" w14:textId="77777777" w:rsidTr="007B4589">
        <w:tc>
          <w:tcPr>
            <w:tcW w:w="9350" w:type="dxa"/>
          </w:tcPr>
          <w:p w14:paraId="2431C91A" w14:textId="4BB69F61" w:rsidR="007B4589" w:rsidRDefault="007B4589" w:rsidP="003408D7">
            <w:pPr>
              <w:ind w:firstLine="0"/>
              <w:rPr>
                <w:rFonts w:asciiTheme="minorHAnsi" w:hAnsiTheme="minorHAnsi" w:cstheme="minorHAnsi"/>
              </w:rPr>
            </w:pPr>
            <w:r>
              <w:rPr>
                <w:rFonts w:asciiTheme="minorHAnsi" w:hAnsiTheme="minorHAnsi" w:cstheme="minorHAnsi"/>
              </w:rPr>
              <w:t>Coughing up blood or rust-colored sputum</w:t>
            </w:r>
          </w:p>
        </w:tc>
      </w:tr>
      <w:tr w:rsidR="007B4589" w14:paraId="3383B6C8" w14:textId="77777777" w:rsidTr="007B4589">
        <w:tc>
          <w:tcPr>
            <w:tcW w:w="9350" w:type="dxa"/>
          </w:tcPr>
          <w:p w14:paraId="0ED243E7" w14:textId="691779D3" w:rsidR="007B4589" w:rsidRDefault="007B4589" w:rsidP="003408D7">
            <w:pPr>
              <w:ind w:firstLine="0"/>
              <w:rPr>
                <w:rFonts w:asciiTheme="minorHAnsi" w:hAnsiTheme="minorHAnsi" w:cstheme="minorHAnsi"/>
              </w:rPr>
            </w:pPr>
            <w:r>
              <w:rPr>
                <w:rFonts w:asciiTheme="minorHAnsi" w:hAnsiTheme="minorHAnsi" w:cstheme="minorHAnsi"/>
              </w:rPr>
              <w:t>Chest pain that worsens with deep breathing, coughing, or laughing</w:t>
            </w:r>
          </w:p>
        </w:tc>
      </w:tr>
      <w:tr w:rsidR="007B4589" w14:paraId="4CB0C02E" w14:textId="77777777" w:rsidTr="007B4589">
        <w:tc>
          <w:tcPr>
            <w:tcW w:w="9350" w:type="dxa"/>
          </w:tcPr>
          <w:p w14:paraId="5F07E388" w14:textId="40BB01C9" w:rsidR="007B4589" w:rsidRDefault="007B4589" w:rsidP="003408D7">
            <w:pPr>
              <w:ind w:firstLine="0"/>
              <w:rPr>
                <w:rFonts w:asciiTheme="minorHAnsi" w:hAnsiTheme="minorHAnsi" w:cstheme="minorHAnsi"/>
              </w:rPr>
            </w:pPr>
            <w:r>
              <w:rPr>
                <w:rFonts w:asciiTheme="minorHAnsi" w:hAnsiTheme="minorHAnsi" w:cstheme="minorHAnsi"/>
              </w:rPr>
              <w:t>Hoarseness</w:t>
            </w:r>
          </w:p>
        </w:tc>
      </w:tr>
      <w:tr w:rsidR="007B4589" w14:paraId="5752F300" w14:textId="77777777" w:rsidTr="007B4589">
        <w:tc>
          <w:tcPr>
            <w:tcW w:w="9350" w:type="dxa"/>
          </w:tcPr>
          <w:p w14:paraId="33C99481" w14:textId="20701B67" w:rsidR="007B4589" w:rsidRDefault="007B4589" w:rsidP="003408D7">
            <w:pPr>
              <w:ind w:firstLine="0"/>
              <w:rPr>
                <w:rFonts w:asciiTheme="minorHAnsi" w:hAnsiTheme="minorHAnsi" w:cstheme="minorHAnsi"/>
              </w:rPr>
            </w:pPr>
            <w:r>
              <w:rPr>
                <w:rFonts w:asciiTheme="minorHAnsi" w:hAnsiTheme="minorHAnsi" w:cstheme="minorHAnsi"/>
              </w:rPr>
              <w:t>Loss of appetite</w:t>
            </w:r>
          </w:p>
        </w:tc>
      </w:tr>
      <w:tr w:rsidR="007B4589" w14:paraId="7489A7C3" w14:textId="77777777" w:rsidTr="007B4589">
        <w:tc>
          <w:tcPr>
            <w:tcW w:w="9350" w:type="dxa"/>
          </w:tcPr>
          <w:p w14:paraId="2441348C" w14:textId="110BA9A4" w:rsidR="007B4589" w:rsidRDefault="007B4589" w:rsidP="003408D7">
            <w:pPr>
              <w:ind w:firstLine="0"/>
              <w:rPr>
                <w:rFonts w:asciiTheme="minorHAnsi" w:hAnsiTheme="minorHAnsi" w:cstheme="minorHAnsi"/>
              </w:rPr>
            </w:pPr>
            <w:r>
              <w:rPr>
                <w:rFonts w:asciiTheme="minorHAnsi" w:hAnsiTheme="minorHAnsi" w:cstheme="minorHAnsi"/>
              </w:rPr>
              <w:t>Unexplained weight loss</w:t>
            </w:r>
          </w:p>
        </w:tc>
      </w:tr>
      <w:tr w:rsidR="007B4589" w14:paraId="75B63D20" w14:textId="77777777" w:rsidTr="007B4589">
        <w:tc>
          <w:tcPr>
            <w:tcW w:w="9350" w:type="dxa"/>
          </w:tcPr>
          <w:p w14:paraId="5FF5D9ED" w14:textId="2261F943" w:rsidR="007B4589" w:rsidRDefault="007B4589" w:rsidP="003408D7">
            <w:pPr>
              <w:ind w:firstLine="0"/>
              <w:rPr>
                <w:rFonts w:asciiTheme="minorHAnsi" w:hAnsiTheme="minorHAnsi" w:cstheme="minorHAnsi"/>
              </w:rPr>
            </w:pPr>
            <w:r>
              <w:rPr>
                <w:rFonts w:asciiTheme="minorHAnsi" w:hAnsiTheme="minorHAnsi" w:cstheme="minorHAnsi"/>
              </w:rPr>
              <w:t>Shortness of breath</w:t>
            </w:r>
          </w:p>
        </w:tc>
      </w:tr>
      <w:tr w:rsidR="007B4589" w14:paraId="0BF5FC98" w14:textId="77777777" w:rsidTr="007B4589">
        <w:tc>
          <w:tcPr>
            <w:tcW w:w="9350" w:type="dxa"/>
          </w:tcPr>
          <w:p w14:paraId="6B53E145" w14:textId="7AE3AE89" w:rsidR="007B4589" w:rsidRDefault="007B4589" w:rsidP="003408D7">
            <w:pPr>
              <w:ind w:firstLine="0"/>
              <w:rPr>
                <w:rFonts w:asciiTheme="minorHAnsi" w:hAnsiTheme="minorHAnsi" w:cstheme="minorHAnsi"/>
              </w:rPr>
            </w:pPr>
            <w:r>
              <w:rPr>
                <w:rFonts w:asciiTheme="minorHAnsi" w:hAnsiTheme="minorHAnsi" w:cstheme="minorHAnsi"/>
              </w:rPr>
              <w:t>Feeling tired or weak</w:t>
            </w:r>
          </w:p>
        </w:tc>
      </w:tr>
      <w:tr w:rsidR="007B4589" w14:paraId="1EC3F2EB" w14:textId="77777777" w:rsidTr="007B4589">
        <w:tc>
          <w:tcPr>
            <w:tcW w:w="9350" w:type="dxa"/>
          </w:tcPr>
          <w:p w14:paraId="40949279" w14:textId="48787A16" w:rsidR="007B4589" w:rsidRDefault="007B4589" w:rsidP="003408D7">
            <w:pPr>
              <w:ind w:firstLine="0"/>
              <w:rPr>
                <w:rFonts w:asciiTheme="minorHAnsi" w:hAnsiTheme="minorHAnsi" w:cstheme="minorHAnsi"/>
              </w:rPr>
            </w:pPr>
            <w:r>
              <w:rPr>
                <w:rFonts w:asciiTheme="minorHAnsi" w:hAnsiTheme="minorHAnsi" w:cstheme="minorHAnsi"/>
              </w:rPr>
              <w:t>Infections such as pneumonia or bronchitis that do not go away or recur frequently</w:t>
            </w:r>
          </w:p>
        </w:tc>
      </w:tr>
      <w:tr w:rsidR="007B4589" w14:paraId="2C8DC57D" w14:textId="77777777" w:rsidTr="007B4589">
        <w:tc>
          <w:tcPr>
            <w:tcW w:w="9350" w:type="dxa"/>
          </w:tcPr>
          <w:p w14:paraId="77E87998" w14:textId="6F7D035C" w:rsidR="007B4589" w:rsidRDefault="007B4589" w:rsidP="003408D7">
            <w:pPr>
              <w:ind w:firstLine="0"/>
              <w:rPr>
                <w:rFonts w:asciiTheme="minorHAnsi" w:hAnsiTheme="minorHAnsi" w:cstheme="minorHAnsi"/>
              </w:rPr>
            </w:pPr>
            <w:r>
              <w:rPr>
                <w:rFonts w:asciiTheme="minorHAnsi" w:hAnsiTheme="minorHAnsi" w:cstheme="minorHAnsi"/>
              </w:rPr>
              <w:t>New onset of wheezing</w:t>
            </w:r>
          </w:p>
        </w:tc>
      </w:tr>
    </w:tbl>
    <w:p w14:paraId="387BC5BD" w14:textId="6DCAB790" w:rsidR="00185979" w:rsidRDefault="00185979" w:rsidP="003408D7">
      <w:pPr>
        <w:spacing w:line="240" w:lineRule="auto"/>
        <w:ind w:firstLine="0"/>
        <w:rPr>
          <w:rFonts w:asciiTheme="minorHAnsi" w:hAnsiTheme="minorHAnsi" w:cstheme="minorHAnsi"/>
        </w:rPr>
      </w:pPr>
      <w:r>
        <w:rPr>
          <w:rFonts w:asciiTheme="minorHAnsi" w:hAnsiTheme="minorHAnsi" w:cstheme="minorHAnsi"/>
        </w:rPr>
        <w:t xml:space="preserve"> </w:t>
      </w:r>
    </w:p>
    <w:p w14:paraId="3F9B3310" w14:textId="3218AD2A" w:rsidR="00030577" w:rsidRDefault="007B4589">
      <w:pPr>
        <w:spacing w:line="240" w:lineRule="auto"/>
        <w:ind w:firstLine="0"/>
        <w:rPr>
          <w:ins w:id="30" w:author="Jessica Marshall" w:date="2023-06-16T14:50:00Z"/>
          <w:rFonts w:asciiTheme="minorHAnsi" w:hAnsiTheme="minorHAnsi" w:cstheme="minorHAnsi"/>
        </w:rPr>
      </w:pPr>
      <w:r>
        <w:rPr>
          <w:rFonts w:asciiTheme="minorHAnsi" w:hAnsiTheme="minorHAnsi" w:cstheme="minorHAnsi"/>
        </w:rPr>
        <w:t xml:space="preserve">When a patient presents with symptoms associated with lung cancer, diagnostic tests are performed to determine the cause of the symptoms. The physician will start with a medical history and physical and </w:t>
      </w:r>
      <w:r>
        <w:rPr>
          <w:rFonts w:asciiTheme="minorHAnsi" w:hAnsiTheme="minorHAnsi" w:cstheme="minorHAnsi"/>
        </w:rPr>
        <w:lastRenderedPageBreak/>
        <w:t>then typically order imaging tests such as a chest x-ray, computed tomography (CT) scan, magnetic resonance imaging (MRI) scan</w:t>
      </w:r>
      <w:r w:rsidR="00030577">
        <w:rPr>
          <w:rFonts w:asciiTheme="minorHAnsi" w:hAnsiTheme="minorHAnsi" w:cstheme="minorHAnsi"/>
        </w:rPr>
        <w:t>, or positron emission tomography (PET) scan.</w:t>
      </w:r>
      <w:bookmarkStart w:id="31" w:name="_Ref137668895"/>
      <w:r w:rsidR="00030577">
        <w:rPr>
          <w:rStyle w:val="EndnoteReference"/>
          <w:rFonts w:asciiTheme="minorHAnsi" w:hAnsiTheme="minorHAnsi" w:cstheme="minorHAnsi"/>
        </w:rPr>
        <w:endnoteReference w:id="12"/>
      </w:r>
      <w:bookmarkEnd w:id="31"/>
      <w:r w:rsidR="00030577">
        <w:rPr>
          <w:rFonts w:asciiTheme="minorHAnsi" w:hAnsiTheme="minorHAnsi" w:cstheme="minorHAnsi"/>
          <w:vertAlign w:val="superscript"/>
        </w:rPr>
        <w:t>,</w:t>
      </w:r>
      <w:bookmarkStart w:id="32" w:name="_Ref137668898"/>
      <w:r w:rsidR="00030577">
        <w:rPr>
          <w:rStyle w:val="EndnoteReference"/>
          <w:rFonts w:asciiTheme="minorHAnsi" w:hAnsiTheme="minorHAnsi" w:cstheme="minorHAnsi"/>
        </w:rPr>
        <w:endnoteReference w:id="13"/>
      </w:r>
      <w:bookmarkEnd w:id="32"/>
      <w:r w:rsidR="00030577">
        <w:rPr>
          <w:rFonts w:asciiTheme="minorHAnsi" w:hAnsiTheme="minorHAnsi" w:cstheme="minorHAnsi"/>
        </w:rPr>
        <w:t xml:space="preserve"> Other procedures and exams may also be ordered to determine or confirm a diagnosis of lung cancer. These tests are categorized and </w:t>
      </w:r>
      <w:r w:rsidR="00C939B0">
        <w:rPr>
          <w:rFonts w:asciiTheme="minorHAnsi" w:hAnsiTheme="minorHAnsi" w:cstheme="minorHAnsi"/>
        </w:rPr>
        <w:t>are listed</w:t>
      </w:r>
      <w:r w:rsidR="00030577">
        <w:rPr>
          <w:rFonts w:asciiTheme="minorHAnsi" w:hAnsiTheme="minorHAnsi" w:cstheme="minorHAnsi"/>
        </w:rPr>
        <w:t xml:space="preserve"> in</w:t>
      </w:r>
      <w:r w:rsidR="00C969DB">
        <w:rPr>
          <w:rFonts w:asciiTheme="minorHAnsi" w:hAnsiTheme="minorHAnsi" w:cstheme="minorHAnsi"/>
        </w:rPr>
        <w:t xml:space="preserve"> </w:t>
      </w:r>
      <w:r w:rsidR="00C969DB" w:rsidRPr="00C969DB">
        <w:rPr>
          <w:rFonts w:asciiTheme="minorHAnsi" w:hAnsiTheme="minorHAnsi" w:cstheme="minorHAnsi"/>
        </w:rPr>
        <w:fldChar w:fldCharType="begin"/>
      </w:r>
      <w:r w:rsidR="00C969DB" w:rsidRPr="00C969DB">
        <w:rPr>
          <w:rFonts w:asciiTheme="minorHAnsi" w:hAnsiTheme="minorHAnsi" w:cstheme="minorHAnsi"/>
        </w:rPr>
        <w:instrText xml:space="preserve"> REF _Ref137668843 \h  \* MERGEFORMAT </w:instrText>
      </w:r>
      <w:r w:rsidR="00C969DB" w:rsidRPr="00C969DB">
        <w:rPr>
          <w:rFonts w:asciiTheme="minorHAnsi" w:hAnsiTheme="minorHAnsi" w:cstheme="minorHAnsi"/>
        </w:rPr>
      </w:r>
      <w:r w:rsidR="00C969DB" w:rsidRPr="00C969DB">
        <w:rPr>
          <w:rFonts w:asciiTheme="minorHAnsi" w:hAnsiTheme="minorHAnsi" w:cstheme="minorHAnsi"/>
        </w:rPr>
        <w:fldChar w:fldCharType="separate"/>
      </w:r>
      <w:r w:rsidR="00C969DB" w:rsidRPr="00C969DB">
        <w:rPr>
          <w:color w:val="000000" w:themeColor="text1"/>
        </w:rPr>
        <w:t xml:space="preserve">Table </w:t>
      </w:r>
      <w:r w:rsidR="00C969DB" w:rsidRPr="00C969DB">
        <w:rPr>
          <w:noProof/>
          <w:color w:val="000000" w:themeColor="text1"/>
        </w:rPr>
        <w:t>2</w:t>
      </w:r>
      <w:r w:rsidR="00C969DB" w:rsidRPr="00C969DB">
        <w:rPr>
          <w:rFonts w:asciiTheme="minorHAnsi" w:hAnsiTheme="minorHAnsi" w:cstheme="minorHAnsi"/>
        </w:rPr>
        <w:fldChar w:fldCharType="end"/>
      </w:r>
      <w:r w:rsidR="00C969DB">
        <w:rPr>
          <w:rFonts w:asciiTheme="minorHAnsi" w:hAnsiTheme="minorHAnsi" w:cstheme="minorHAnsi"/>
        </w:rPr>
        <w:t>.</w:t>
      </w:r>
    </w:p>
    <w:p w14:paraId="6D2728D8" w14:textId="77777777" w:rsidR="00AA0A9E" w:rsidRDefault="00AA0A9E">
      <w:pPr>
        <w:spacing w:line="240" w:lineRule="auto"/>
        <w:ind w:firstLine="0"/>
        <w:rPr>
          <w:rFonts w:asciiTheme="minorHAnsi" w:hAnsiTheme="minorHAnsi" w:cstheme="minorHAnsi"/>
        </w:rPr>
      </w:pPr>
    </w:p>
    <w:p w14:paraId="53F16B47" w14:textId="00CC1F9B" w:rsidR="00C969DB" w:rsidRPr="00C969DB" w:rsidRDefault="00C969DB" w:rsidP="00C969DB">
      <w:pPr>
        <w:pStyle w:val="Caption"/>
        <w:keepNext/>
        <w:ind w:firstLine="0"/>
        <w:rPr>
          <w:b/>
          <w:bCs/>
          <w:i w:val="0"/>
          <w:iCs w:val="0"/>
          <w:color w:val="000000" w:themeColor="text1"/>
          <w:sz w:val="22"/>
          <w:szCs w:val="22"/>
        </w:rPr>
      </w:pPr>
      <w:bookmarkStart w:id="33" w:name="_Ref137668843"/>
      <w:r w:rsidRPr="00C969DB">
        <w:rPr>
          <w:b/>
          <w:bCs/>
          <w:i w:val="0"/>
          <w:iCs w:val="0"/>
          <w:color w:val="000000" w:themeColor="text1"/>
          <w:sz w:val="22"/>
          <w:szCs w:val="22"/>
        </w:rPr>
        <w:t xml:space="preserve">Table </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SEQ Table \* ARABIC </w:instrText>
      </w:r>
      <w:r w:rsidRPr="00C969DB">
        <w:rPr>
          <w:b/>
          <w:bCs/>
          <w:i w:val="0"/>
          <w:iCs w:val="0"/>
          <w:color w:val="000000" w:themeColor="text1"/>
          <w:sz w:val="22"/>
          <w:szCs w:val="22"/>
        </w:rPr>
        <w:fldChar w:fldCharType="separate"/>
      </w:r>
      <w:r w:rsidR="00A22F72">
        <w:rPr>
          <w:b/>
          <w:bCs/>
          <w:i w:val="0"/>
          <w:iCs w:val="0"/>
          <w:noProof/>
          <w:color w:val="000000" w:themeColor="text1"/>
          <w:sz w:val="22"/>
          <w:szCs w:val="22"/>
        </w:rPr>
        <w:t>2</w:t>
      </w:r>
      <w:r w:rsidRPr="00C969DB">
        <w:rPr>
          <w:b/>
          <w:bCs/>
          <w:i w:val="0"/>
          <w:iCs w:val="0"/>
          <w:color w:val="000000" w:themeColor="text1"/>
          <w:sz w:val="22"/>
          <w:szCs w:val="22"/>
        </w:rPr>
        <w:fldChar w:fldCharType="end"/>
      </w:r>
      <w:bookmarkEnd w:id="33"/>
      <w:r w:rsidRPr="00C969DB">
        <w:rPr>
          <w:b/>
          <w:bCs/>
          <w:i w:val="0"/>
          <w:iCs w:val="0"/>
          <w:color w:val="000000" w:themeColor="text1"/>
          <w:sz w:val="22"/>
          <w:szCs w:val="22"/>
        </w:rPr>
        <w:t xml:space="preserve"> - Procedures and Exams for Lung Cancer Diagnosis</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_Ref137668895 \f \h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12</w:t>
      </w:r>
      <w:r w:rsidRPr="00C969DB">
        <w:rPr>
          <w:b/>
          <w:bCs/>
          <w:i w:val="0"/>
          <w:iCs w:val="0"/>
          <w:color w:val="000000" w:themeColor="text1"/>
          <w:sz w:val="22"/>
          <w:szCs w:val="22"/>
        </w:rPr>
        <w:fldChar w:fldCharType="end"/>
      </w:r>
      <w:r w:rsidRPr="00C969DB">
        <w:rPr>
          <w:b/>
          <w:bCs/>
          <w:i w:val="0"/>
          <w:iCs w:val="0"/>
          <w:color w:val="000000" w:themeColor="text1"/>
          <w:sz w:val="22"/>
          <w:szCs w:val="22"/>
          <w:vertAlign w:val="superscript"/>
        </w:rPr>
        <w:t>,</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_Ref137668898 \f \h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13</w:t>
      </w:r>
      <w:r w:rsidRPr="00C969DB">
        <w:rPr>
          <w:b/>
          <w:bCs/>
          <w:i w:val="0"/>
          <w:iCs w:val="0"/>
          <w:color w:val="000000" w:themeColor="text1"/>
          <w:sz w:val="22"/>
          <w:szCs w:val="22"/>
        </w:rPr>
        <w:fldChar w:fldCharType="end"/>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030577" w:rsidRPr="00030577" w14:paraId="5AE55DC6" w14:textId="77777777" w:rsidTr="00C969DB">
        <w:trPr>
          <w:jc w:val="center"/>
        </w:trPr>
        <w:tc>
          <w:tcPr>
            <w:tcW w:w="1870" w:type="dxa"/>
          </w:tcPr>
          <w:p w14:paraId="4513F185" w14:textId="3F1EC45D" w:rsidR="00030577" w:rsidRPr="00030577" w:rsidRDefault="00C969DB" w:rsidP="00030577">
            <w:pPr>
              <w:ind w:firstLine="0"/>
              <w:jc w:val="center"/>
              <w:rPr>
                <w:rFonts w:asciiTheme="minorHAnsi" w:hAnsiTheme="minorHAnsi" w:cstheme="minorHAnsi"/>
                <w:b/>
                <w:bCs/>
              </w:rPr>
            </w:pPr>
            <w:r>
              <w:rPr>
                <w:rFonts w:asciiTheme="minorHAnsi" w:hAnsiTheme="minorHAnsi" w:cstheme="minorHAnsi"/>
                <w:b/>
                <w:bCs/>
              </w:rPr>
              <w:t>Tests to Diagnose Lung Cancer</w:t>
            </w:r>
          </w:p>
        </w:tc>
        <w:tc>
          <w:tcPr>
            <w:tcW w:w="1870" w:type="dxa"/>
          </w:tcPr>
          <w:p w14:paraId="29254E57" w14:textId="1FA90A0D"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Tests to Assess Lung Cancer Spread in the Chest</w:t>
            </w:r>
          </w:p>
        </w:tc>
        <w:tc>
          <w:tcPr>
            <w:tcW w:w="1870" w:type="dxa"/>
          </w:tcPr>
          <w:p w14:paraId="173B1CF9" w14:textId="36F7EE22"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Lung Function Tests</w:t>
            </w:r>
          </w:p>
        </w:tc>
        <w:tc>
          <w:tcPr>
            <w:tcW w:w="1870" w:type="dxa"/>
          </w:tcPr>
          <w:p w14:paraId="51D34D3B" w14:textId="6A76550A"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Lab Tests of Biopsy and Other Samples</w:t>
            </w:r>
          </w:p>
        </w:tc>
        <w:tc>
          <w:tcPr>
            <w:tcW w:w="1870" w:type="dxa"/>
          </w:tcPr>
          <w:p w14:paraId="3246A2EE" w14:textId="084216EE"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Blood Tests</w:t>
            </w:r>
          </w:p>
        </w:tc>
      </w:tr>
      <w:tr w:rsidR="00030577" w14:paraId="65478CAF" w14:textId="77777777" w:rsidTr="00C969DB">
        <w:trPr>
          <w:jc w:val="center"/>
        </w:trPr>
        <w:tc>
          <w:tcPr>
            <w:tcW w:w="1870" w:type="dxa"/>
          </w:tcPr>
          <w:p w14:paraId="2C4B628D" w14:textId="023AFF5E" w:rsidR="00030577" w:rsidRDefault="00030577" w:rsidP="00483CCE">
            <w:pPr>
              <w:ind w:firstLine="0"/>
              <w:jc w:val="center"/>
              <w:rPr>
                <w:rFonts w:asciiTheme="minorHAnsi" w:hAnsiTheme="minorHAnsi" w:cstheme="minorHAnsi"/>
              </w:rPr>
            </w:pPr>
            <w:r>
              <w:rPr>
                <w:rFonts w:asciiTheme="minorHAnsi" w:hAnsiTheme="minorHAnsi" w:cstheme="minorHAnsi"/>
              </w:rPr>
              <w:t>Sputum cytology</w:t>
            </w:r>
          </w:p>
        </w:tc>
        <w:tc>
          <w:tcPr>
            <w:tcW w:w="1870" w:type="dxa"/>
          </w:tcPr>
          <w:p w14:paraId="63108B18" w14:textId="359311C9" w:rsidR="00030577" w:rsidRDefault="00030577" w:rsidP="00483CCE">
            <w:pPr>
              <w:ind w:firstLine="0"/>
              <w:jc w:val="center"/>
              <w:rPr>
                <w:rFonts w:asciiTheme="minorHAnsi" w:hAnsiTheme="minorHAnsi" w:cstheme="minorHAnsi"/>
              </w:rPr>
            </w:pPr>
            <w:r>
              <w:rPr>
                <w:rFonts w:asciiTheme="minorHAnsi" w:hAnsiTheme="minorHAnsi" w:cstheme="minorHAnsi"/>
              </w:rPr>
              <w:t>Endobronchial ultrasound</w:t>
            </w:r>
          </w:p>
        </w:tc>
        <w:tc>
          <w:tcPr>
            <w:tcW w:w="1870" w:type="dxa"/>
          </w:tcPr>
          <w:p w14:paraId="0CB509B0" w14:textId="019B5D8C" w:rsidR="00030577" w:rsidRDefault="00C969DB" w:rsidP="00483CCE">
            <w:pPr>
              <w:ind w:firstLine="0"/>
              <w:jc w:val="center"/>
              <w:rPr>
                <w:rFonts w:asciiTheme="minorHAnsi" w:hAnsiTheme="minorHAnsi" w:cstheme="minorHAnsi"/>
              </w:rPr>
            </w:pPr>
            <w:r>
              <w:rPr>
                <w:rFonts w:asciiTheme="minorHAnsi" w:hAnsiTheme="minorHAnsi" w:cstheme="minorHAnsi"/>
              </w:rPr>
              <w:t>Any form of pulmonary function test (PFT)</w:t>
            </w:r>
          </w:p>
        </w:tc>
        <w:tc>
          <w:tcPr>
            <w:tcW w:w="1870" w:type="dxa"/>
          </w:tcPr>
          <w:p w14:paraId="184162FB" w14:textId="201F8332" w:rsidR="00030577" w:rsidRDefault="00C969DB" w:rsidP="00483CCE">
            <w:pPr>
              <w:ind w:firstLine="0"/>
              <w:jc w:val="center"/>
              <w:rPr>
                <w:rFonts w:asciiTheme="minorHAnsi" w:hAnsiTheme="minorHAnsi" w:cstheme="minorHAnsi"/>
              </w:rPr>
            </w:pPr>
            <w:r>
              <w:rPr>
                <w:rFonts w:asciiTheme="minorHAnsi" w:hAnsiTheme="minorHAnsi" w:cstheme="minorHAnsi"/>
              </w:rPr>
              <w:t>Molecular tests for gene changes</w:t>
            </w:r>
          </w:p>
        </w:tc>
        <w:tc>
          <w:tcPr>
            <w:tcW w:w="1870" w:type="dxa"/>
          </w:tcPr>
          <w:p w14:paraId="1F7EF9F2" w14:textId="61E452B1" w:rsidR="00030577" w:rsidRDefault="00C969DB" w:rsidP="00483CCE">
            <w:pPr>
              <w:ind w:firstLine="0"/>
              <w:jc w:val="center"/>
              <w:rPr>
                <w:rFonts w:asciiTheme="minorHAnsi" w:hAnsiTheme="minorHAnsi" w:cstheme="minorHAnsi"/>
              </w:rPr>
            </w:pPr>
            <w:r>
              <w:rPr>
                <w:rFonts w:asciiTheme="minorHAnsi" w:hAnsiTheme="minorHAnsi" w:cstheme="minorHAnsi"/>
              </w:rPr>
              <w:t>Complete blood count (CBC)</w:t>
            </w:r>
          </w:p>
        </w:tc>
      </w:tr>
      <w:tr w:rsidR="00030577" w14:paraId="4FC16095" w14:textId="77777777" w:rsidTr="00C969DB">
        <w:trPr>
          <w:jc w:val="center"/>
        </w:trPr>
        <w:tc>
          <w:tcPr>
            <w:tcW w:w="1870" w:type="dxa"/>
          </w:tcPr>
          <w:p w14:paraId="04ECF244" w14:textId="5F1F5190" w:rsidR="00030577" w:rsidRDefault="00030577" w:rsidP="00483CCE">
            <w:pPr>
              <w:ind w:firstLine="0"/>
              <w:jc w:val="center"/>
              <w:rPr>
                <w:rFonts w:asciiTheme="minorHAnsi" w:hAnsiTheme="minorHAnsi" w:cstheme="minorHAnsi"/>
              </w:rPr>
            </w:pPr>
            <w:r>
              <w:rPr>
                <w:rFonts w:asciiTheme="minorHAnsi" w:hAnsiTheme="minorHAnsi" w:cstheme="minorHAnsi"/>
              </w:rPr>
              <w:t>Thoracentesis</w:t>
            </w:r>
          </w:p>
        </w:tc>
        <w:tc>
          <w:tcPr>
            <w:tcW w:w="1870" w:type="dxa"/>
          </w:tcPr>
          <w:p w14:paraId="1116C245" w14:textId="7143B5F1" w:rsidR="00030577" w:rsidRDefault="00030577" w:rsidP="00483CCE">
            <w:pPr>
              <w:ind w:firstLine="0"/>
              <w:jc w:val="center"/>
              <w:rPr>
                <w:rFonts w:asciiTheme="minorHAnsi" w:hAnsiTheme="minorHAnsi" w:cstheme="minorHAnsi"/>
              </w:rPr>
            </w:pPr>
            <w:r>
              <w:rPr>
                <w:rFonts w:asciiTheme="minorHAnsi" w:hAnsiTheme="minorHAnsi" w:cstheme="minorHAnsi"/>
              </w:rPr>
              <w:t>Endoscopic esophageal ultrasound</w:t>
            </w:r>
          </w:p>
        </w:tc>
        <w:tc>
          <w:tcPr>
            <w:tcW w:w="1870" w:type="dxa"/>
          </w:tcPr>
          <w:p w14:paraId="312780F2" w14:textId="77777777" w:rsidR="00030577" w:rsidRDefault="00030577" w:rsidP="00483CCE">
            <w:pPr>
              <w:ind w:firstLine="0"/>
              <w:jc w:val="center"/>
              <w:rPr>
                <w:rFonts w:asciiTheme="minorHAnsi" w:hAnsiTheme="minorHAnsi" w:cstheme="minorHAnsi"/>
              </w:rPr>
            </w:pPr>
          </w:p>
        </w:tc>
        <w:tc>
          <w:tcPr>
            <w:tcW w:w="1870" w:type="dxa"/>
          </w:tcPr>
          <w:p w14:paraId="538AA060" w14:textId="290E3537" w:rsidR="00030577" w:rsidRDefault="00C969DB" w:rsidP="00483CCE">
            <w:pPr>
              <w:ind w:firstLine="0"/>
              <w:jc w:val="center"/>
              <w:rPr>
                <w:rFonts w:asciiTheme="minorHAnsi" w:hAnsiTheme="minorHAnsi" w:cstheme="minorHAnsi"/>
              </w:rPr>
            </w:pPr>
            <w:r>
              <w:rPr>
                <w:rFonts w:asciiTheme="minorHAnsi" w:hAnsiTheme="minorHAnsi" w:cstheme="minorHAnsi"/>
              </w:rPr>
              <w:t>Tests for proteins on tumor cells</w:t>
            </w:r>
          </w:p>
        </w:tc>
        <w:tc>
          <w:tcPr>
            <w:tcW w:w="1870" w:type="dxa"/>
          </w:tcPr>
          <w:p w14:paraId="08376243" w14:textId="4DA23E6E" w:rsidR="00030577" w:rsidRDefault="00C969DB" w:rsidP="00483CCE">
            <w:pPr>
              <w:ind w:firstLine="0"/>
              <w:jc w:val="center"/>
              <w:rPr>
                <w:rFonts w:asciiTheme="minorHAnsi" w:hAnsiTheme="minorHAnsi" w:cstheme="minorHAnsi"/>
              </w:rPr>
            </w:pPr>
            <w:r>
              <w:rPr>
                <w:rFonts w:asciiTheme="minorHAnsi" w:hAnsiTheme="minorHAnsi" w:cstheme="minorHAnsi"/>
              </w:rPr>
              <w:t>Blood chemistry</w:t>
            </w:r>
          </w:p>
        </w:tc>
      </w:tr>
      <w:tr w:rsidR="00030577" w14:paraId="791F3DB9" w14:textId="77777777" w:rsidTr="00C969DB">
        <w:trPr>
          <w:jc w:val="center"/>
        </w:trPr>
        <w:tc>
          <w:tcPr>
            <w:tcW w:w="1870" w:type="dxa"/>
          </w:tcPr>
          <w:p w14:paraId="48A30F77" w14:textId="6DA624FA" w:rsidR="00030577" w:rsidRDefault="00030577" w:rsidP="00483CCE">
            <w:pPr>
              <w:ind w:firstLine="0"/>
              <w:jc w:val="center"/>
              <w:rPr>
                <w:rFonts w:asciiTheme="minorHAnsi" w:hAnsiTheme="minorHAnsi" w:cstheme="minorHAnsi"/>
              </w:rPr>
            </w:pPr>
            <w:r>
              <w:rPr>
                <w:rFonts w:asciiTheme="minorHAnsi" w:hAnsiTheme="minorHAnsi" w:cstheme="minorHAnsi"/>
              </w:rPr>
              <w:t>Needle biopsy</w:t>
            </w:r>
          </w:p>
        </w:tc>
        <w:tc>
          <w:tcPr>
            <w:tcW w:w="1870" w:type="dxa"/>
          </w:tcPr>
          <w:p w14:paraId="3295322E" w14:textId="190C2CEF" w:rsidR="00030577" w:rsidRDefault="00030577" w:rsidP="00483CCE">
            <w:pPr>
              <w:ind w:firstLine="0"/>
              <w:jc w:val="center"/>
              <w:rPr>
                <w:rFonts w:asciiTheme="minorHAnsi" w:hAnsiTheme="minorHAnsi" w:cstheme="minorHAnsi"/>
              </w:rPr>
            </w:pPr>
            <w:r>
              <w:rPr>
                <w:rFonts w:asciiTheme="minorHAnsi" w:hAnsiTheme="minorHAnsi" w:cstheme="minorHAnsi"/>
              </w:rPr>
              <w:t>Mediastinoscopy and mediastinotomy</w:t>
            </w:r>
          </w:p>
        </w:tc>
        <w:tc>
          <w:tcPr>
            <w:tcW w:w="1870" w:type="dxa"/>
          </w:tcPr>
          <w:p w14:paraId="20B2E268" w14:textId="77777777" w:rsidR="00030577" w:rsidRDefault="00030577" w:rsidP="00483CCE">
            <w:pPr>
              <w:ind w:firstLine="0"/>
              <w:jc w:val="center"/>
              <w:rPr>
                <w:rFonts w:asciiTheme="minorHAnsi" w:hAnsiTheme="minorHAnsi" w:cstheme="minorHAnsi"/>
              </w:rPr>
            </w:pPr>
          </w:p>
        </w:tc>
        <w:tc>
          <w:tcPr>
            <w:tcW w:w="1870" w:type="dxa"/>
          </w:tcPr>
          <w:p w14:paraId="09A48581" w14:textId="77777777" w:rsidR="00030577" w:rsidRDefault="00030577" w:rsidP="00483CCE">
            <w:pPr>
              <w:ind w:firstLine="0"/>
              <w:jc w:val="center"/>
              <w:rPr>
                <w:rFonts w:asciiTheme="minorHAnsi" w:hAnsiTheme="minorHAnsi" w:cstheme="minorHAnsi"/>
              </w:rPr>
            </w:pPr>
          </w:p>
        </w:tc>
        <w:tc>
          <w:tcPr>
            <w:tcW w:w="1870" w:type="dxa"/>
          </w:tcPr>
          <w:p w14:paraId="07A2518D" w14:textId="77777777" w:rsidR="00030577" w:rsidRDefault="00030577" w:rsidP="00483CCE">
            <w:pPr>
              <w:ind w:firstLine="0"/>
              <w:jc w:val="center"/>
              <w:rPr>
                <w:rFonts w:asciiTheme="minorHAnsi" w:hAnsiTheme="minorHAnsi" w:cstheme="minorHAnsi"/>
              </w:rPr>
            </w:pPr>
          </w:p>
        </w:tc>
      </w:tr>
      <w:tr w:rsidR="00030577" w14:paraId="3698D1DB" w14:textId="77777777" w:rsidTr="00C969DB">
        <w:trPr>
          <w:jc w:val="center"/>
        </w:trPr>
        <w:tc>
          <w:tcPr>
            <w:tcW w:w="1870" w:type="dxa"/>
          </w:tcPr>
          <w:p w14:paraId="3E8FE88E" w14:textId="478B6A6C" w:rsidR="00030577" w:rsidRDefault="00030577" w:rsidP="00483CCE">
            <w:pPr>
              <w:ind w:firstLine="0"/>
              <w:jc w:val="center"/>
              <w:rPr>
                <w:rFonts w:asciiTheme="minorHAnsi" w:hAnsiTheme="minorHAnsi" w:cstheme="minorHAnsi"/>
              </w:rPr>
            </w:pPr>
            <w:r>
              <w:rPr>
                <w:rFonts w:asciiTheme="minorHAnsi" w:hAnsiTheme="minorHAnsi" w:cstheme="minorHAnsi"/>
              </w:rPr>
              <w:t>Bronchoscopy</w:t>
            </w:r>
          </w:p>
        </w:tc>
        <w:tc>
          <w:tcPr>
            <w:tcW w:w="1870" w:type="dxa"/>
          </w:tcPr>
          <w:p w14:paraId="31D95D4A" w14:textId="5A475FA4" w:rsidR="00030577" w:rsidRDefault="00030577" w:rsidP="00483CCE">
            <w:pPr>
              <w:ind w:firstLine="0"/>
              <w:jc w:val="center"/>
              <w:rPr>
                <w:rFonts w:asciiTheme="minorHAnsi" w:hAnsiTheme="minorHAnsi" w:cstheme="minorHAnsi"/>
              </w:rPr>
            </w:pPr>
            <w:r>
              <w:rPr>
                <w:rFonts w:asciiTheme="minorHAnsi" w:hAnsiTheme="minorHAnsi" w:cstheme="minorHAnsi"/>
              </w:rPr>
              <w:t>Thoracoscopy</w:t>
            </w:r>
          </w:p>
        </w:tc>
        <w:tc>
          <w:tcPr>
            <w:tcW w:w="1870" w:type="dxa"/>
          </w:tcPr>
          <w:p w14:paraId="7ADCA138" w14:textId="77777777" w:rsidR="00030577" w:rsidRDefault="00030577" w:rsidP="00483CCE">
            <w:pPr>
              <w:ind w:firstLine="0"/>
              <w:jc w:val="center"/>
              <w:rPr>
                <w:rFonts w:asciiTheme="minorHAnsi" w:hAnsiTheme="minorHAnsi" w:cstheme="minorHAnsi"/>
              </w:rPr>
            </w:pPr>
          </w:p>
        </w:tc>
        <w:tc>
          <w:tcPr>
            <w:tcW w:w="1870" w:type="dxa"/>
          </w:tcPr>
          <w:p w14:paraId="7D21CA2A" w14:textId="77777777" w:rsidR="00030577" w:rsidRDefault="00030577" w:rsidP="00483CCE">
            <w:pPr>
              <w:ind w:firstLine="0"/>
              <w:jc w:val="center"/>
              <w:rPr>
                <w:rFonts w:asciiTheme="minorHAnsi" w:hAnsiTheme="minorHAnsi" w:cstheme="minorHAnsi"/>
              </w:rPr>
            </w:pPr>
          </w:p>
        </w:tc>
        <w:tc>
          <w:tcPr>
            <w:tcW w:w="1870" w:type="dxa"/>
          </w:tcPr>
          <w:p w14:paraId="1455B1F5" w14:textId="77777777" w:rsidR="00030577" w:rsidRDefault="00030577" w:rsidP="00483CCE">
            <w:pPr>
              <w:ind w:firstLine="0"/>
              <w:jc w:val="center"/>
              <w:rPr>
                <w:rFonts w:asciiTheme="minorHAnsi" w:hAnsiTheme="minorHAnsi" w:cstheme="minorHAnsi"/>
              </w:rPr>
            </w:pPr>
          </w:p>
        </w:tc>
      </w:tr>
    </w:tbl>
    <w:p w14:paraId="3DB0B0D5" w14:textId="77777777" w:rsidR="00C969DB" w:rsidRDefault="00C969DB">
      <w:pPr>
        <w:spacing w:line="240" w:lineRule="auto"/>
        <w:ind w:firstLine="0"/>
        <w:rPr>
          <w:rFonts w:asciiTheme="minorHAnsi" w:hAnsiTheme="minorHAnsi" w:cstheme="minorHAnsi"/>
        </w:rPr>
      </w:pPr>
    </w:p>
    <w:p w14:paraId="19C2B21D" w14:textId="6CD97B97" w:rsidR="007B4589" w:rsidRDefault="00C969DB">
      <w:pPr>
        <w:spacing w:line="240" w:lineRule="auto"/>
        <w:ind w:firstLine="0"/>
        <w:rPr>
          <w:rFonts w:asciiTheme="minorHAnsi" w:hAnsiTheme="minorHAnsi" w:cstheme="minorHAnsi"/>
        </w:rPr>
      </w:pPr>
      <w:r>
        <w:rPr>
          <w:rFonts w:asciiTheme="minorHAnsi" w:hAnsiTheme="minorHAnsi" w:cstheme="minorHAnsi"/>
        </w:rPr>
        <w:t xml:space="preserve">After a patient has received a diagnosis of lung cancer, it is imperative to determine </w:t>
      </w:r>
      <w:r w:rsidR="00E2098B">
        <w:rPr>
          <w:rFonts w:asciiTheme="minorHAnsi" w:hAnsiTheme="minorHAnsi" w:cstheme="minorHAnsi"/>
        </w:rPr>
        <w:t xml:space="preserve">where the cancer is located, how large the tumor is, and </w:t>
      </w:r>
      <w:r>
        <w:rPr>
          <w:rFonts w:asciiTheme="minorHAnsi" w:hAnsiTheme="minorHAnsi" w:cstheme="minorHAnsi"/>
        </w:rPr>
        <w:t xml:space="preserve">if </w:t>
      </w:r>
      <w:r w:rsidR="00E2098B">
        <w:rPr>
          <w:rFonts w:asciiTheme="minorHAnsi" w:hAnsiTheme="minorHAnsi" w:cstheme="minorHAnsi"/>
        </w:rPr>
        <w:t xml:space="preserve">and how far </w:t>
      </w:r>
      <w:r>
        <w:rPr>
          <w:rFonts w:asciiTheme="minorHAnsi" w:hAnsiTheme="minorHAnsi" w:cstheme="minorHAnsi"/>
        </w:rPr>
        <w:t xml:space="preserve">it has spread. This is called staging and helps determine </w:t>
      </w:r>
      <w:r w:rsidR="00E2098B">
        <w:rPr>
          <w:rFonts w:asciiTheme="minorHAnsi" w:hAnsiTheme="minorHAnsi" w:cstheme="minorHAnsi"/>
        </w:rPr>
        <w:t>treatment, prognosis, and severity.</w:t>
      </w:r>
      <w:bookmarkStart w:id="34" w:name="_Ref137669623"/>
      <w:r w:rsidR="00E2098B">
        <w:rPr>
          <w:rStyle w:val="EndnoteReference"/>
          <w:rFonts w:asciiTheme="minorHAnsi" w:hAnsiTheme="minorHAnsi" w:cstheme="minorHAnsi"/>
        </w:rPr>
        <w:endnoteReference w:id="14"/>
      </w:r>
      <w:bookmarkEnd w:id="34"/>
      <w:r w:rsidR="00E2098B">
        <w:rPr>
          <w:rFonts w:asciiTheme="minorHAnsi" w:hAnsiTheme="minorHAnsi" w:cstheme="minorHAnsi"/>
          <w:vertAlign w:val="superscript"/>
        </w:rPr>
        <w:t>,</w:t>
      </w:r>
      <w:bookmarkStart w:id="35" w:name="_Ref137669624"/>
      <w:r w:rsidR="00E2098B">
        <w:rPr>
          <w:rStyle w:val="EndnoteReference"/>
          <w:rFonts w:asciiTheme="minorHAnsi" w:hAnsiTheme="minorHAnsi" w:cstheme="minorHAnsi"/>
        </w:rPr>
        <w:endnoteReference w:id="15"/>
      </w:r>
      <w:bookmarkEnd w:id="35"/>
      <w:r w:rsidR="00E2098B">
        <w:rPr>
          <w:rFonts w:asciiTheme="minorHAnsi" w:hAnsiTheme="minorHAnsi" w:cstheme="minorHAnsi"/>
          <w:vertAlign w:val="superscript"/>
        </w:rPr>
        <w:t>,</w:t>
      </w:r>
      <w:bookmarkStart w:id="36" w:name="_Ref137669625"/>
      <w:r w:rsidR="00E2098B">
        <w:rPr>
          <w:rStyle w:val="EndnoteReference"/>
          <w:rFonts w:asciiTheme="minorHAnsi" w:hAnsiTheme="minorHAnsi" w:cstheme="minorHAnsi"/>
        </w:rPr>
        <w:endnoteReference w:id="16"/>
      </w:r>
      <w:bookmarkEnd w:id="36"/>
      <w:r w:rsidR="00030577">
        <w:rPr>
          <w:rFonts w:asciiTheme="minorHAnsi" w:hAnsiTheme="minorHAnsi" w:cstheme="minorHAnsi"/>
        </w:rPr>
        <w:t xml:space="preserve"> </w:t>
      </w:r>
      <w:r w:rsidR="00E2098B">
        <w:rPr>
          <w:rFonts w:asciiTheme="minorHAnsi" w:hAnsiTheme="minorHAnsi" w:cstheme="minorHAnsi"/>
        </w:rPr>
        <w:t>The most common tool used for staging lung cancer is the American Joint Committee on Cancer (AJCC) TNM system. This system assesses the tumor size and location (T), regional lymph node involvement (N), and metastasis status (M).</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_Ref137669623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14</w:t>
      </w:r>
      <w:r w:rsidR="00E2098B">
        <w:rPr>
          <w:rFonts w:asciiTheme="minorHAnsi" w:hAnsiTheme="minorHAnsi" w:cstheme="minorHAnsi"/>
        </w:rPr>
        <w:fldChar w:fldCharType="end"/>
      </w:r>
      <w:r w:rsidR="00E2098B">
        <w:rPr>
          <w:rFonts w:asciiTheme="minorHAnsi" w:hAnsiTheme="minorHAnsi" w:cstheme="minorHAnsi"/>
          <w:vertAlign w:val="superscript"/>
        </w:rPr>
        <w:t>,</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_Ref137669624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15</w:t>
      </w:r>
      <w:r w:rsidR="00E2098B">
        <w:rPr>
          <w:rFonts w:asciiTheme="minorHAnsi" w:hAnsiTheme="minorHAnsi" w:cstheme="minorHAnsi"/>
        </w:rPr>
        <w:fldChar w:fldCharType="end"/>
      </w:r>
      <w:r w:rsidR="00E2098B">
        <w:rPr>
          <w:rFonts w:asciiTheme="minorHAnsi" w:hAnsiTheme="minorHAnsi" w:cstheme="minorHAnsi"/>
          <w:vertAlign w:val="superscript"/>
        </w:rPr>
        <w:t>,</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_Ref137669625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16</w:t>
      </w:r>
      <w:r w:rsidR="00E2098B">
        <w:rPr>
          <w:rFonts w:asciiTheme="minorHAnsi" w:hAnsiTheme="minorHAnsi" w:cstheme="minorHAnsi"/>
        </w:rPr>
        <w:fldChar w:fldCharType="end"/>
      </w:r>
      <w:r w:rsidR="00030577">
        <w:rPr>
          <w:rFonts w:asciiTheme="minorHAnsi" w:hAnsiTheme="minorHAnsi" w:cstheme="minorHAnsi"/>
        </w:rPr>
        <w:t xml:space="preserve"> </w:t>
      </w:r>
      <w:r w:rsidR="00483CCE">
        <w:rPr>
          <w:rFonts w:asciiTheme="minorHAnsi" w:hAnsiTheme="minorHAnsi" w:cstheme="minorHAnsi"/>
        </w:rPr>
        <w:t>Each factor in the TNM system is associated with numbers or letters to provide more information. C</w:t>
      </w:r>
      <w:r w:rsidR="00E2098B">
        <w:rPr>
          <w:rFonts w:asciiTheme="minorHAnsi" w:hAnsiTheme="minorHAnsi" w:cstheme="minorHAnsi"/>
        </w:rPr>
        <w:t xml:space="preserve">linical staging </w:t>
      </w:r>
      <w:r w:rsidR="00483CCE">
        <w:rPr>
          <w:rFonts w:asciiTheme="minorHAnsi" w:hAnsiTheme="minorHAnsi" w:cstheme="minorHAnsi"/>
        </w:rPr>
        <w:t xml:space="preserve">is typically </w:t>
      </w:r>
      <w:r w:rsidR="00E2098B" w:rsidRPr="00E2098B">
        <w:rPr>
          <w:rFonts w:asciiTheme="minorHAnsi" w:hAnsiTheme="minorHAnsi" w:cstheme="minorHAnsi"/>
        </w:rPr>
        <w:t>based on the results of a physical exam, biopsy, and imaging tests</w:t>
      </w:r>
      <w:r w:rsidR="00E2098B">
        <w:rPr>
          <w:rFonts w:asciiTheme="minorHAnsi" w:hAnsiTheme="minorHAnsi" w:cstheme="minorHAnsi"/>
        </w:rPr>
        <w:t>.</w:t>
      </w:r>
      <w:r w:rsidR="00483CCE">
        <w:rPr>
          <w:rFonts w:asciiTheme="minorHAnsi" w:hAnsiTheme="minorHAnsi" w:cstheme="minorHAnsi"/>
        </w:rPr>
        <w:t xml:space="preserve"> If surgery has been performed, the pathologic or surgical stage is determined by examining the removed tissue.</w:t>
      </w:r>
      <w:r w:rsidR="00483CCE">
        <w:rPr>
          <w:rFonts w:asciiTheme="minorHAnsi" w:hAnsiTheme="minorHAnsi" w:cstheme="minorHAnsi"/>
        </w:rPr>
        <w:fldChar w:fldCharType="begin"/>
      </w:r>
      <w:r w:rsidR="00483CCE">
        <w:rPr>
          <w:rFonts w:asciiTheme="minorHAnsi" w:hAnsiTheme="minorHAnsi" w:cstheme="minorHAnsi"/>
        </w:rPr>
        <w:instrText xml:space="preserve"> NOTEREF _Ref137669623 \f \h </w:instrText>
      </w:r>
      <w:r w:rsidR="00483CCE">
        <w:rPr>
          <w:rFonts w:asciiTheme="minorHAnsi" w:hAnsiTheme="minorHAnsi" w:cstheme="minorHAnsi"/>
        </w:rPr>
      </w:r>
      <w:r w:rsidR="00483CCE">
        <w:rPr>
          <w:rFonts w:asciiTheme="minorHAnsi" w:hAnsiTheme="minorHAnsi" w:cstheme="minorHAnsi"/>
        </w:rPr>
        <w:fldChar w:fldCharType="separate"/>
      </w:r>
      <w:r w:rsidR="00483CCE" w:rsidRPr="00483CCE">
        <w:rPr>
          <w:rStyle w:val="EndnoteReference"/>
        </w:rPr>
        <w:t>14</w:t>
      </w:r>
      <w:r w:rsidR="00483CCE">
        <w:rPr>
          <w:rFonts w:asciiTheme="minorHAnsi" w:hAnsiTheme="minorHAnsi" w:cstheme="minorHAnsi"/>
        </w:rPr>
        <w:fldChar w:fldCharType="end"/>
      </w:r>
      <w:r w:rsidR="00483CCE">
        <w:rPr>
          <w:rFonts w:asciiTheme="minorHAnsi" w:hAnsiTheme="minorHAnsi" w:cstheme="minorHAnsi"/>
          <w:vertAlign w:val="superscript"/>
        </w:rPr>
        <w:t>,</w:t>
      </w:r>
      <w:r w:rsidR="00483CCE">
        <w:rPr>
          <w:rFonts w:asciiTheme="minorHAnsi" w:hAnsiTheme="minorHAnsi" w:cstheme="minorHAnsi"/>
        </w:rPr>
        <w:fldChar w:fldCharType="begin"/>
      </w:r>
      <w:r w:rsidR="00483CCE">
        <w:rPr>
          <w:rFonts w:asciiTheme="minorHAnsi" w:hAnsiTheme="minorHAnsi" w:cstheme="minorHAnsi"/>
        </w:rPr>
        <w:instrText xml:space="preserve"> NOTEREF _Ref137669624 \f \h </w:instrText>
      </w:r>
      <w:r w:rsidR="00483CCE">
        <w:rPr>
          <w:rFonts w:asciiTheme="minorHAnsi" w:hAnsiTheme="minorHAnsi" w:cstheme="minorHAnsi"/>
        </w:rPr>
      </w:r>
      <w:r w:rsidR="00483CCE">
        <w:rPr>
          <w:rFonts w:asciiTheme="minorHAnsi" w:hAnsiTheme="minorHAnsi" w:cstheme="minorHAnsi"/>
        </w:rPr>
        <w:fldChar w:fldCharType="separate"/>
      </w:r>
      <w:r w:rsidR="00483CCE" w:rsidRPr="00483CCE">
        <w:rPr>
          <w:rStyle w:val="EndnoteReference"/>
        </w:rPr>
        <w:t>15</w:t>
      </w:r>
      <w:r w:rsidR="00483CCE">
        <w:rPr>
          <w:rFonts w:asciiTheme="minorHAnsi" w:hAnsiTheme="minorHAnsi" w:cstheme="minorHAnsi"/>
        </w:rPr>
        <w:fldChar w:fldCharType="end"/>
      </w:r>
      <w:r w:rsidR="00483CCE">
        <w:rPr>
          <w:rFonts w:asciiTheme="minorHAnsi" w:hAnsiTheme="minorHAnsi" w:cstheme="minorHAnsi"/>
        </w:rPr>
        <w:t xml:space="preserve"> Non-small cell lung cancers are typically staged from zero to four using Roman numerals (0-IV). </w:t>
      </w:r>
      <w:r w:rsidR="00681910" w:rsidRPr="00681910">
        <w:rPr>
          <w:rFonts w:asciiTheme="minorHAnsi" w:hAnsiTheme="minorHAnsi" w:cstheme="minorHAnsi"/>
        </w:rPr>
        <w:fldChar w:fldCharType="begin"/>
      </w:r>
      <w:r w:rsidR="00681910" w:rsidRPr="00681910">
        <w:rPr>
          <w:rFonts w:asciiTheme="minorHAnsi" w:hAnsiTheme="minorHAnsi" w:cstheme="minorHAnsi"/>
        </w:rPr>
        <w:instrText xml:space="preserve"> REF _Ref137670695 \h  \* MERGEFORMAT </w:instrText>
      </w:r>
      <w:r w:rsidR="00681910" w:rsidRPr="00681910">
        <w:rPr>
          <w:rFonts w:asciiTheme="minorHAnsi" w:hAnsiTheme="minorHAnsi" w:cstheme="minorHAnsi"/>
        </w:rPr>
      </w:r>
      <w:r w:rsidR="00681910" w:rsidRPr="00681910">
        <w:rPr>
          <w:rFonts w:asciiTheme="minorHAnsi" w:hAnsiTheme="minorHAnsi" w:cstheme="minorHAnsi"/>
        </w:rPr>
        <w:fldChar w:fldCharType="separate"/>
      </w:r>
      <w:r w:rsidR="00681910" w:rsidRPr="00681910">
        <w:rPr>
          <w:color w:val="000000" w:themeColor="text1"/>
        </w:rPr>
        <w:t xml:space="preserve">Table </w:t>
      </w:r>
      <w:r w:rsidR="00681910" w:rsidRPr="00681910">
        <w:rPr>
          <w:noProof/>
          <w:color w:val="000000" w:themeColor="text1"/>
        </w:rPr>
        <w:t>3</w:t>
      </w:r>
      <w:r w:rsidR="00681910" w:rsidRPr="00681910">
        <w:rPr>
          <w:rFonts w:asciiTheme="minorHAnsi" w:hAnsiTheme="minorHAnsi" w:cstheme="minorHAnsi"/>
        </w:rPr>
        <w:fldChar w:fldCharType="end"/>
      </w:r>
      <w:r w:rsidR="00681910">
        <w:rPr>
          <w:rFonts w:asciiTheme="minorHAnsi" w:hAnsiTheme="minorHAnsi" w:cstheme="minorHAnsi"/>
        </w:rPr>
        <w:t xml:space="preserve"> </w:t>
      </w:r>
      <w:r w:rsidR="00483CCE">
        <w:rPr>
          <w:rFonts w:asciiTheme="minorHAnsi" w:hAnsiTheme="minorHAnsi" w:cstheme="minorHAnsi"/>
        </w:rPr>
        <w:t>provides a basic description of the different stages of NCSLC.</w:t>
      </w:r>
    </w:p>
    <w:p w14:paraId="3CE240A7" w14:textId="77777777" w:rsidR="00483CCE" w:rsidRDefault="00483CCE">
      <w:pPr>
        <w:spacing w:line="240" w:lineRule="auto"/>
        <w:ind w:firstLine="0"/>
        <w:rPr>
          <w:rFonts w:asciiTheme="minorHAnsi" w:hAnsiTheme="minorHAnsi" w:cstheme="minorHAnsi"/>
        </w:rPr>
      </w:pPr>
    </w:p>
    <w:p w14:paraId="418FE8B2" w14:textId="6FDF7220" w:rsidR="00681910" w:rsidRPr="00681910" w:rsidRDefault="00681910" w:rsidP="00681910">
      <w:pPr>
        <w:pStyle w:val="Caption"/>
        <w:keepNext/>
        <w:ind w:firstLine="0"/>
        <w:rPr>
          <w:b/>
          <w:bCs/>
          <w:i w:val="0"/>
          <w:iCs w:val="0"/>
          <w:color w:val="000000" w:themeColor="text1"/>
          <w:sz w:val="22"/>
          <w:szCs w:val="22"/>
        </w:rPr>
      </w:pPr>
      <w:bookmarkStart w:id="37" w:name="_Ref137670695"/>
      <w:r w:rsidRPr="00681910">
        <w:rPr>
          <w:b/>
          <w:bCs/>
          <w:i w:val="0"/>
          <w:iCs w:val="0"/>
          <w:color w:val="000000" w:themeColor="text1"/>
          <w:sz w:val="22"/>
          <w:szCs w:val="22"/>
        </w:rPr>
        <w:t xml:space="preserve">Table </w:t>
      </w:r>
      <w:r w:rsidRPr="00681910">
        <w:rPr>
          <w:b/>
          <w:bCs/>
          <w:i w:val="0"/>
          <w:iCs w:val="0"/>
          <w:color w:val="000000" w:themeColor="text1"/>
          <w:sz w:val="22"/>
          <w:szCs w:val="22"/>
        </w:rPr>
        <w:fldChar w:fldCharType="begin"/>
      </w:r>
      <w:r w:rsidRPr="00681910">
        <w:rPr>
          <w:b/>
          <w:bCs/>
          <w:i w:val="0"/>
          <w:iCs w:val="0"/>
          <w:color w:val="000000" w:themeColor="text1"/>
          <w:sz w:val="22"/>
          <w:szCs w:val="22"/>
        </w:rPr>
        <w:instrText xml:space="preserve"> SEQ Table \* ARABIC </w:instrText>
      </w:r>
      <w:r w:rsidRPr="00681910">
        <w:rPr>
          <w:b/>
          <w:bCs/>
          <w:i w:val="0"/>
          <w:iCs w:val="0"/>
          <w:color w:val="000000" w:themeColor="text1"/>
          <w:sz w:val="22"/>
          <w:szCs w:val="22"/>
        </w:rPr>
        <w:fldChar w:fldCharType="separate"/>
      </w:r>
      <w:r w:rsidR="00A22F72">
        <w:rPr>
          <w:b/>
          <w:bCs/>
          <w:i w:val="0"/>
          <w:iCs w:val="0"/>
          <w:noProof/>
          <w:color w:val="000000" w:themeColor="text1"/>
          <w:sz w:val="22"/>
          <w:szCs w:val="22"/>
        </w:rPr>
        <w:t>3</w:t>
      </w:r>
      <w:r w:rsidRPr="00681910">
        <w:rPr>
          <w:b/>
          <w:bCs/>
          <w:i w:val="0"/>
          <w:iCs w:val="0"/>
          <w:color w:val="000000" w:themeColor="text1"/>
          <w:sz w:val="22"/>
          <w:szCs w:val="22"/>
        </w:rPr>
        <w:fldChar w:fldCharType="end"/>
      </w:r>
      <w:bookmarkEnd w:id="37"/>
      <w:r w:rsidRPr="00681910">
        <w:rPr>
          <w:b/>
          <w:bCs/>
          <w:i w:val="0"/>
          <w:iCs w:val="0"/>
          <w:color w:val="000000" w:themeColor="text1"/>
          <w:sz w:val="22"/>
          <w:szCs w:val="22"/>
        </w:rPr>
        <w:t xml:space="preserve"> - </w:t>
      </w:r>
      <w:r w:rsidR="00226878">
        <w:rPr>
          <w:b/>
          <w:bCs/>
          <w:i w:val="0"/>
          <w:iCs w:val="0"/>
          <w:color w:val="000000" w:themeColor="text1"/>
          <w:sz w:val="22"/>
          <w:szCs w:val="22"/>
        </w:rPr>
        <w:t>TNM</w:t>
      </w:r>
      <w:r w:rsidRPr="00681910">
        <w:rPr>
          <w:b/>
          <w:bCs/>
          <w:i w:val="0"/>
          <w:iCs w:val="0"/>
          <w:color w:val="000000" w:themeColor="text1"/>
          <w:sz w:val="22"/>
          <w:szCs w:val="22"/>
        </w:rPr>
        <w:t xml:space="preserve"> Lung Cancer Staging</w:t>
      </w:r>
      <w:r w:rsidRPr="00681910">
        <w:rPr>
          <w:b/>
          <w:bCs/>
          <w:i w:val="0"/>
          <w:iCs w:val="0"/>
          <w:color w:val="000000" w:themeColor="text1"/>
          <w:sz w:val="22"/>
          <w:szCs w:val="22"/>
          <w:vertAlign w:val="superscript"/>
        </w:rPr>
        <w:fldChar w:fldCharType="begin"/>
      </w:r>
      <w:r w:rsidRPr="00681910">
        <w:rPr>
          <w:b/>
          <w:bCs/>
          <w:i w:val="0"/>
          <w:iCs w:val="0"/>
          <w:color w:val="000000" w:themeColor="text1"/>
          <w:sz w:val="22"/>
          <w:szCs w:val="22"/>
          <w:vertAlign w:val="superscript"/>
        </w:rPr>
        <w:instrText xml:space="preserve"> NOTEREF _Ref137669623 \f \h  \* MERGEFORMAT </w:instrText>
      </w:r>
      <w:r w:rsidRPr="00681910">
        <w:rPr>
          <w:b/>
          <w:bCs/>
          <w:i w:val="0"/>
          <w:iCs w:val="0"/>
          <w:color w:val="000000" w:themeColor="text1"/>
          <w:sz w:val="22"/>
          <w:szCs w:val="22"/>
          <w:vertAlign w:val="superscript"/>
        </w:rPr>
      </w:r>
      <w:r w:rsidRPr="00681910">
        <w:rPr>
          <w:b/>
          <w:bCs/>
          <w:i w:val="0"/>
          <w:iCs w:val="0"/>
          <w:color w:val="000000" w:themeColor="text1"/>
          <w:sz w:val="22"/>
          <w:szCs w:val="22"/>
          <w:vertAlign w:val="superscript"/>
        </w:rPr>
        <w:fldChar w:fldCharType="separate"/>
      </w:r>
      <w:r w:rsidRPr="00681910">
        <w:rPr>
          <w:rStyle w:val="EndnoteReference"/>
          <w:b/>
          <w:bCs/>
          <w:i w:val="0"/>
          <w:iCs w:val="0"/>
          <w:color w:val="000000" w:themeColor="text1"/>
          <w:sz w:val="22"/>
          <w:szCs w:val="22"/>
        </w:rPr>
        <w:t>14</w:t>
      </w:r>
      <w:r w:rsidRPr="00681910">
        <w:rPr>
          <w:b/>
          <w:bCs/>
          <w:i w:val="0"/>
          <w:iCs w:val="0"/>
          <w:color w:val="000000" w:themeColor="text1"/>
          <w:sz w:val="22"/>
          <w:szCs w:val="22"/>
          <w:vertAlign w:val="superscript"/>
        </w:rPr>
        <w:fldChar w:fldCharType="end"/>
      </w:r>
      <w:r w:rsidRPr="00681910">
        <w:rPr>
          <w:b/>
          <w:bCs/>
          <w:i w:val="0"/>
          <w:iCs w:val="0"/>
          <w:color w:val="000000" w:themeColor="text1"/>
          <w:sz w:val="22"/>
          <w:szCs w:val="22"/>
          <w:vertAlign w:val="superscript"/>
        </w:rPr>
        <w:t>,</w:t>
      </w:r>
      <w:r w:rsidRPr="00681910">
        <w:rPr>
          <w:b/>
          <w:bCs/>
          <w:i w:val="0"/>
          <w:iCs w:val="0"/>
          <w:color w:val="000000" w:themeColor="text1"/>
          <w:sz w:val="22"/>
          <w:szCs w:val="22"/>
          <w:vertAlign w:val="superscript"/>
        </w:rPr>
        <w:fldChar w:fldCharType="begin"/>
      </w:r>
      <w:r w:rsidRPr="00681910">
        <w:rPr>
          <w:b/>
          <w:bCs/>
          <w:i w:val="0"/>
          <w:iCs w:val="0"/>
          <w:color w:val="000000" w:themeColor="text1"/>
          <w:sz w:val="22"/>
          <w:szCs w:val="22"/>
          <w:vertAlign w:val="superscript"/>
        </w:rPr>
        <w:instrText xml:space="preserve"> NOTEREF _Ref137669624 \f \h  \* MERGEFORMAT </w:instrText>
      </w:r>
      <w:r w:rsidRPr="00681910">
        <w:rPr>
          <w:b/>
          <w:bCs/>
          <w:i w:val="0"/>
          <w:iCs w:val="0"/>
          <w:color w:val="000000" w:themeColor="text1"/>
          <w:sz w:val="22"/>
          <w:szCs w:val="22"/>
          <w:vertAlign w:val="superscript"/>
        </w:rPr>
      </w:r>
      <w:r w:rsidRPr="00681910">
        <w:rPr>
          <w:b/>
          <w:bCs/>
          <w:i w:val="0"/>
          <w:iCs w:val="0"/>
          <w:color w:val="000000" w:themeColor="text1"/>
          <w:sz w:val="22"/>
          <w:szCs w:val="22"/>
          <w:vertAlign w:val="superscript"/>
        </w:rPr>
        <w:fldChar w:fldCharType="separate"/>
      </w:r>
      <w:r w:rsidRPr="00681910">
        <w:rPr>
          <w:rStyle w:val="EndnoteReference"/>
          <w:b/>
          <w:bCs/>
          <w:i w:val="0"/>
          <w:iCs w:val="0"/>
          <w:color w:val="000000" w:themeColor="text1"/>
          <w:sz w:val="22"/>
          <w:szCs w:val="22"/>
        </w:rPr>
        <w:t>15</w:t>
      </w:r>
      <w:r w:rsidRPr="00681910">
        <w:rPr>
          <w:b/>
          <w:bCs/>
          <w:i w:val="0"/>
          <w:iCs w:val="0"/>
          <w:color w:val="000000" w:themeColor="text1"/>
          <w:sz w:val="22"/>
          <w:szCs w:val="22"/>
          <w:vertAlign w:val="superscript"/>
        </w:rPr>
        <w:fldChar w:fldCharType="end"/>
      </w:r>
    </w:p>
    <w:tbl>
      <w:tblPr>
        <w:tblStyle w:val="TableGrid"/>
        <w:tblW w:w="0" w:type="auto"/>
        <w:tblLook w:val="04A0" w:firstRow="1" w:lastRow="0" w:firstColumn="1" w:lastColumn="0" w:noHBand="0" w:noVBand="1"/>
      </w:tblPr>
      <w:tblGrid>
        <w:gridCol w:w="4675"/>
        <w:gridCol w:w="4675"/>
      </w:tblGrid>
      <w:tr w:rsidR="00483CCE" w:rsidRPr="00483CCE" w14:paraId="7F1534A9" w14:textId="77777777" w:rsidTr="00483CCE">
        <w:tc>
          <w:tcPr>
            <w:tcW w:w="4675" w:type="dxa"/>
          </w:tcPr>
          <w:p w14:paraId="1A40DB66" w14:textId="3091BAFF" w:rsidR="00483CCE" w:rsidRPr="00483CCE" w:rsidRDefault="00483CCE" w:rsidP="00483CCE">
            <w:pPr>
              <w:ind w:firstLine="0"/>
              <w:jc w:val="center"/>
              <w:rPr>
                <w:rFonts w:asciiTheme="minorHAnsi" w:hAnsiTheme="minorHAnsi" w:cstheme="minorHAnsi"/>
                <w:b/>
                <w:bCs/>
              </w:rPr>
            </w:pPr>
            <w:r w:rsidRPr="00483CCE">
              <w:rPr>
                <w:rFonts w:asciiTheme="minorHAnsi" w:hAnsiTheme="minorHAnsi" w:cstheme="minorHAnsi"/>
                <w:b/>
                <w:bCs/>
              </w:rPr>
              <w:t>Stage</w:t>
            </w:r>
          </w:p>
        </w:tc>
        <w:tc>
          <w:tcPr>
            <w:tcW w:w="4675" w:type="dxa"/>
          </w:tcPr>
          <w:p w14:paraId="452D8A08" w14:textId="0E82BFB1" w:rsidR="00483CCE" w:rsidRPr="00483CCE" w:rsidRDefault="00483CCE" w:rsidP="00483CCE">
            <w:pPr>
              <w:ind w:firstLine="0"/>
              <w:jc w:val="center"/>
              <w:rPr>
                <w:rFonts w:asciiTheme="minorHAnsi" w:hAnsiTheme="minorHAnsi" w:cstheme="minorHAnsi"/>
                <w:b/>
                <w:bCs/>
              </w:rPr>
            </w:pPr>
            <w:r w:rsidRPr="00483CCE">
              <w:rPr>
                <w:rFonts w:asciiTheme="minorHAnsi" w:hAnsiTheme="minorHAnsi" w:cstheme="minorHAnsi"/>
                <w:b/>
                <w:bCs/>
              </w:rPr>
              <w:t>Description</w:t>
            </w:r>
          </w:p>
        </w:tc>
      </w:tr>
      <w:tr w:rsidR="00483CCE" w14:paraId="5E18FD4B" w14:textId="77777777" w:rsidTr="00483CCE">
        <w:tc>
          <w:tcPr>
            <w:tcW w:w="4675" w:type="dxa"/>
          </w:tcPr>
          <w:p w14:paraId="6B923CD7" w14:textId="4900A2D8"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0</w:t>
            </w:r>
          </w:p>
        </w:tc>
        <w:tc>
          <w:tcPr>
            <w:tcW w:w="4675" w:type="dxa"/>
          </w:tcPr>
          <w:p w14:paraId="6434F146" w14:textId="65F26AF7" w:rsidR="00483CCE" w:rsidRDefault="00483CCE" w:rsidP="00483CCE">
            <w:pPr>
              <w:ind w:firstLine="0"/>
              <w:jc w:val="center"/>
              <w:rPr>
                <w:rFonts w:asciiTheme="minorHAnsi" w:hAnsiTheme="minorHAnsi" w:cstheme="minorHAnsi"/>
              </w:rPr>
            </w:pPr>
            <w:r>
              <w:rPr>
                <w:rFonts w:asciiTheme="minorHAnsi" w:hAnsiTheme="minorHAnsi" w:cstheme="minorHAnsi"/>
              </w:rPr>
              <w:t>Early stage found in the top lining of the lungs; has not spread outside the lungs</w:t>
            </w:r>
          </w:p>
        </w:tc>
      </w:tr>
      <w:tr w:rsidR="00483CCE" w14:paraId="4D6F3CBF" w14:textId="77777777" w:rsidTr="00483CCE">
        <w:tc>
          <w:tcPr>
            <w:tcW w:w="4675" w:type="dxa"/>
          </w:tcPr>
          <w:p w14:paraId="7FBA118A" w14:textId="3874257D"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w:t>
            </w:r>
          </w:p>
        </w:tc>
        <w:tc>
          <w:tcPr>
            <w:tcW w:w="4675" w:type="dxa"/>
          </w:tcPr>
          <w:p w14:paraId="203FDF89" w14:textId="513FA305" w:rsidR="00483CCE" w:rsidRDefault="00483CCE" w:rsidP="00483CCE">
            <w:pPr>
              <w:ind w:firstLine="0"/>
              <w:jc w:val="center"/>
              <w:rPr>
                <w:rFonts w:asciiTheme="minorHAnsi" w:hAnsiTheme="minorHAnsi" w:cstheme="minorHAnsi"/>
              </w:rPr>
            </w:pPr>
            <w:r>
              <w:rPr>
                <w:rFonts w:asciiTheme="minorHAnsi" w:hAnsiTheme="minorHAnsi" w:cstheme="minorHAnsi"/>
              </w:rPr>
              <w:t>Divided into IA and IB (including subsections) based on tumor size (1-4 cm) and bronchus involvement; has not spread outside the lungs</w:t>
            </w:r>
          </w:p>
        </w:tc>
      </w:tr>
      <w:tr w:rsidR="00483CCE" w14:paraId="41F166C7" w14:textId="77777777" w:rsidTr="00483CCE">
        <w:tc>
          <w:tcPr>
            <w:tcW w:w="4675" w:type="dxa"/>
          </w:tcPr>
          <w:p w14:paraId="3F7A4B25" w14:textId="54D623E9"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II</w:t>
            </w:r>
          </w:p>
        </w:tc>
        <w:tc>
          <w:tcPr>
            <w:tcW w:w="4675" w:type="dxa"/>
          </w:tcPr>
          <w:p w14:paraId="51A1A986" w14:textId="380BCC2A" w:rsidR="00483CCE" w:rsidRDefault="00483CCE" w:rsidP="00483CCE">
            <w:pPr>
              <w:ind w:firstLine="0"/>
              <w:jc w:val="center"/>
              <w:rPr>
                <w:rFonts w:asciiTheme="minorHAnsi" w:hAnsiTheme="minorHAnsi" w:cstheme="minorHAnsi"/>
              </w:rPr>
            </w:pPr>
            <w:r>
              <w:rPr>
                <w:rFonts w:asciiTheme="minorHAnsi" w:hAnsiTheme="minorHAnsi" w:cstheme="minorHAnsi"/>
              </w:rPr>
              <w:t>Divided into IIA and IIB (including subsections) based on tumor size and location</w:t>
            </w:r>
            <w:r w:rsidRPr="00483CCE">
              <w:rPr>
                <w:rFonts w:asciiTheme="minorHAnsi" w:hAnsiTheme="minorHAnsi" w:cstheme="minorHAnsi"/>
              </w:rPr>
              <w:t xml:space="preserve"> and </w:t>
            </w:r>
            <w:r>
              <w:rPr>
                <w:rFonts w:asciiTheme="minorHAnsi" w:hAnsiTheme="minorHAnsi" w:cstheme="minorHAnsi"/>
              </w:rPr>
              <w:t>whether</w:t>
            </w:r>
            <w:r w:rsidRPr="00483CCE">
              <w:rPr>
                <w:rFonts w:asciiTheme="minorHAnsi" w:hAnsiTheme="minorHAnsi" w:cstheme="minorHAnsi"/>
              </w:rPr>
              <w:t xml:space="preserve"> the cancer has spread to the lymph nodes</w:t>
            </w:r>
          </w:p>
        </w:tc>
      </w:tr>
      <w:tr w:rsidR="00483CCE" w14:paraId="0B5F4950" w14:textId="77777777" w:rsidTr="00483CCE">
        <w:tc>
          <w:tcPr>
            <w:tcW w:w="4675" w:type="dxa"/>
          </w:tcPr>
          <w:p w14:paraId="6500A5C0" w14:textId="4537D431"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III</w:t>
            </w:r>
          </w:p>
        </w:tc>
        <w:tc>
          <w:tcPr>
            <w:tcW w:w="4675" w:type="dxa"/>
          </w:tcPr>
          <w:p w14:paraId="64E39F33" w14:textId="28BEB144" w:rsidR="00483CCE" w:rsidRDefault="00483CCE" w:rsidP="00483CCE">
            <w:pPr>
              <w:ind w:firstLine="0"/>
              <w:jc w:val="center"/>
              <w:rPr>
                <w:rFonts w:asciiTheme="minorHAnsi" w:hAnsiTheme="minorHAnsi" w:cstheme="minorHAnsi"/>
              </w:rPr>
            </w:pPr>
            <w:r>
              <w:rPr>
                <w:rFonts w:asciiTheme="minorHAnsi" w:hAnsiTheme="minorHAnsi" w:cstheme="minorHAnsi"/>
              </w:rPr>
              <w:t>Divided into IIIA, IIIB, and IIIC (including subsections) based on</w:t>
            </w:r>
            <w:r w:rsidR="00681910">
              <w:rPr>
                <w:rFonts w:asciiTheme="minorHAnsi" w:hAnsiTheme="minorHAnsi" w:cstheme="minorHAnsi"/>
              </w:rPr>
              <w:t xml:space="preserve"> tumor size and location and how far it has spread in the body</w:t>
            </w:r>
            <w:r>
              <w:rPr>
                <w:rFonts w:asciiTheme="minorHAnsi" w:hAnsiTheme="minorHAnsi" w:cstheme="minorHAnsi"/>
              </w:rPr>
              <w:t xml:space="preserve"> </w:t>
            </w:r>
          </w:p>
        </w:tc>
      </w:tr>
      <w:tr w:rsidR="00483CCE" w14:paraId="1EC8351D" w14:textId="77777777" w:rsidTr="00483CCE">
        <w:tc>
          <w:tcPr>
            <w:tcW w:w="4675" w:type="dxa"/>
          </w:tcPr>
          <w:p w14:paraId="202E27EE" w14:textId="2B48FB34"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lastRenderedPageBreak/>
              <w:t>IV</w:t>
            </w:r>
          </w:p>
        </w:tc>
        <w:tc>
          <w:tcPr>
            <w:tcW w:w="4675" w:type="dxa"/>
          </w:tcPr>
          <w:p w14:paraId="25BEAB8E" w14:textId="7D9D3ED1" w:rsidR="00483CCE" w:rsidRDefault="00681910" w:rsidP="00483CCE">
            <w:pPr>
              <w:ind w:firstLine="0"/>
              <w:jc w:val="center"/>
              <w:rPr>
                <w:rFonts w:asciiTheme="minorHAnsi" w:hAnsiTheme="minorHAnsi" w:cstheme="minorHAnsi"/>
              </w:rPr>
            </w:pPr>
            <w:r>
              <w:rPr>
                <w:rFonts w:asciiTheme="minorHAnsi" w:hAnsiTheme="minorHAnsi" w:cstheme="minorHAnsi"/>
              </w:rPr>
              <w:t>Most advanced stage of cancer; Divided into IVA and IVB based on metastasis to the pleura or other areas of the body</w:t>
            </w:r>
          </w:p>
        </w:tc>
      </w:tr>
    </w:tbl>
    <w:p w14:paraId="300C559F" w14:textId="77777777" w:rsidR="00483CCE" w:rsidRDefault="00483CCE">
      <w:pPr>
        <w:spacing w:line="240" w:lineRule="auto"/>
        <w:ind w:firstLine="0"/>
        <w:rPr>
          <w:rFonts w:asciiTheme="minorHAnsi" w:hAnsiTheme="minorHAnsi" w:cstheme="minorHAnsi"/>
        </w:rPr>
      </w:pPr>
    </w:p>
    <w:p w14:paraId="0A54F9C6" w14:textId="3CA0713E" w:rsidR="00681910" w:rsidRDefault="00681910">
      <w:pPr>
        <w:spacing w:line="240" w:lineRule="auto"/>
        <w:ind w:firstLine="0"/>
        <w:rPr>
          <w:rFonts w:asciiTheme="minorHAnsi" w:hAnsiTheme="minorHAnsi" w:cstheme="minorHAnsi"/>
        </w:rPr>
      </w:pPr>
      <w:r>
        <w:rPr>
          <w:rFonts w:asciiTheme="minorHAnsi" w:hAnsiTheme="minorHAnsi" w:cstheme="minorHAnsi"/>
        </w:rPr>
        <w:t>Small cell lung cancer</w:t>
      </w:r>
      <w:r w:rsidR="003A2606">
        <w:rPr>
          <w:rFonts w:asciiTheme="minorHAnsi" w:hAnsiTheme="minorHAnsi" w:cstheme="minorHAnsi"/>
        </w:rPr>
        <w:t xml:space="preserve"> is typically divided into limited stage and extensive stage. Limited stage means the cancer is only present on one side of the chest and can be treated with a single radiation field. Extensive stage means the cancer has spread widely throughout the lung, to the other side of the chest, or into the lymph nodes, pleura, or other parts of the body.</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_Ref137669624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15</w:t>
      </w:r>
      <w:r w:rsidR="00226878">
        <w:rPr>
          <w:rFonts w:asciiTheme="minorHAnsi" w:hAnsiTheme="minorHAnsi" w:cstheme="minorHAnsi"/>
        </w:rPr>
        <w:fldChar w:fldCharType="end"/>
      </w:r>
      <w:r w:rsidR="00226878" w:rsidRPr="00226878">
        <w:rPr>
          <w:rFonts w:asciiTheme="minorHAnsi" w:hAnsiTheme="minorHAnsi" w:cstheme="minorHAnsi"/>
          <w:vertAlign w:val="superscript"/>
        </w:rPr>
        <w:t>,</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r w:rsidR="003A2606">
        <w:rPr>
          <w:rFonts w:asciiTheme="minorHAnsi" w:hAnsiTheme="minorHAnsi" w:cstheme="minorHAnsi"/>
        </w:rPr>
        <w:t xml:space="preserve"> 1 in 3 people have limited stage when SCLC is found and 2 in 3 have extensive stage.</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r w:rsidR="00226878">
        <w:rPr>
          <w:rFonts w:asciiTheme="minorHAnsi" w:hAnsiTheme="minorHAnsi" w:cstheme="minorHAnsi"/>
        </w:rPr>
        <w:t xml:space="preserve"> SCLC can also be classified using the same TNM system as NSCLC; however, it is not usually as important with SCLC.</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p>
    <w:p w14:paraId="116A20F4" w14:textId="77777777" w:rsidR="00226878" w:rsidRDefault="00226878">
      <w:pPr>
        <w:spacing w:line="240" w:lineRule="auto"/>
        <w:ind w:firstLine="0"/>
        <w:rPr>
          <w:rFonts w:asciiTheme="minorHAnsi" w:hAnsiTheme="minorHAnsi" w:cstheme="minorHAnsi"/>
        </w:rPr>
      </w:pPr>
    </w:p>
    <w:p w14:paraId="32E81A3A" w14:textId="36D5B5C2" w:rsidR="00226878" w:rsidRPr="00AA0A9E" w:rsidRDefault="00574DB5" w:rsidP="00CA243F">
      <w:pPr>
        <w:spacing w:line="240" w:lineRule="auto"/>
        <w:ind w:firstLine="0"/>
        <w:rPr>
          <w:rFonts w:asciiTheme="minorHAnsi" w:hAnsiTheme="minorHAnsi" w:cstheme="minorHAnsi"/>
          <w:highlight w:val="yellow"/>
          <w:rPrChange w:id="38" w:author="Jessica Marshall" w:date="2023-06-16T14:51:00Z">
            <w:rPr>
              <w:rFonts w:asciiTheme="minorHAnsi" w:hAnsiTheme="minorHAnsi" w:cstheme="minorHAnsi"/>
            </w:rPr>
          </w:rPrChange>
        </w:rPr>
      </w:pPr>
      <w:r>
        <w:rPr>
          <w:rFonts w:asciiTheme="minorHAnsi" w:hAnsiTheme="minorHAnsi" w:cstheme="minorHAnsi"/>
        </w:rPr>
        <w:t xml:space="preserve">Treatment options for both small cell and non-small cell lung cancers are chemotherapy, radiation therapy, or a combination of the two depending on type and stage. Survival rates and prognosis also vary based on type and stage. According to the </w:t>
      </w:r>
      <w:r w:rsidRPr="00574DB5">
        <w:rPr>
          <w:rFonts w:asciiTheme="minorHAnsi" w:hAnsiTheme="minorHAnsi" w:cstheme="minorHAnsi"/>
        </w:rPr>
        <w:t>Surveillance, Epidemiology, and End Results (SEER) database</w:t>
      </w:r>
      <w:r>
        <w:rPr>
          <w:rFonts w:asciiTheme="minorHAnsi" w:hAnsiTheme="minorHAnsi" w:cstheme="minorHAnsi"/>
        </w:rPr>
        <w:t xml:space="preserve"> maintained by the National Cancer Institute, in 2022, the five-year relative survival rate for patients </w:t>
      </w:r>
      <w:r w:rsidR="00A22F72">
        <w:rPr>
          <w:rFonts w:asciiTheme="minorHAnsi" w:hAnsiTheme="minorHAnsi" w:cstheme="minorHAnsi"/>
        </w:rPr>
        <w:t xml:space="preserve">(all races and sexes) </w:t>
      </w:r>
      <w:r>
        <w:rPr>
          <w:rFonts w:asciiTheme="minorHAnsi" w:hAnsiTheme="minorHAnsi" w:cstheme="minorHAnsi"/>
        </w:rPr>
        <w:t>with lung cancer from 2013 to 2019 was 25.4%.</w:t>
      </w:r>
      <w:r>
        <w:rPr>
          <w:rFonts w:asciiTheme="minorHAnsi" w:hAnsiTheme="minorHAnsi" w:cstheme="minorHAnsi"/>
        </w:rPr>
        <w:fldChar w:fldCharType="begin"/>
      </w:r>
      <w:r>
        <w:rPr>
          <w:rFonts w:asciiTheme="minorHAnsi" w:hAnsiTheme="minorHAnsi" w:cstheme="minorHAnsi"/>
        </w:rPr>
        <w:instrText xml:space="preserve"> NOTEREF _Ref137660178 \f \h </w:instrText>
      </w:r>
      <w:r>
        <w:rPr>
          <w:rFonts w:asciiTheme="minorHAnsi" w:hAnsiTheme="minorHAnsi" w:cstheme="minorHAnsi"/>
        </w:rPr>
      </w:r>
      <w:r>
        <w:rPr>
          <w:rFonts w:asciiTheme="minorHAnsi" w:hAnsiTheme="minorHAnsi" w:cstheme="minorHAnsi"/>
        </w:rPr>
        <w:fldChar w:fldCharType="separate"/>
      </w:r>
      <w:r w:rsidRPr="00574DB5">
        <w:rPr>
          <w:rStyle w:val="EndnoteReference"/>
        </w:rPr>
        <w:t>3</w:t>
      </w:r>
      <w:r>
        <w:rPr>
          <w:rFonts w:asciiTheme="minorHAnsi" w:hAnsiTheme="minorHAnsi" w:cstheme="minorHAnsi"/>
        </w:rPr>
        <w:fldChar w:fldCharType="end"/>
      </w:r>
      <w:r>
        <w:rPr>
          <w:rFonts w:asciiTheme="minorHAnsi" w:hAnsiTheme="minorHAnsi" w:cstheme="minorHAnsi"/>
        </w:rPr>
        <w:t xml:space="preserve"> </w:t>
      </w:r>
      <w:commentRangeStart w:id="39"/>
      <w:r w:rsidRPr="00AA0A9E">
        <w:rPr>
          <w:rFonts w:asciiTheme="minorHAnsi" w:hAnsiTheme="minorHAnsi" w:cstheme="minorHAnsi"/>
          <w:highlight w:val="yellow"/>
          <w:rPrChange w:id="40" w:author="Jessica Marshall" w:date="2023-06-16T14:51:00Z">
            <w:rPr>
              <w:rFonts w:asciiTheme="minorHAnsi" w:hAnsiTheme="minorHAnsi" w:cstheme="minorHAnsi"/>
            </w:rPr>
          </w:rPrChange>
        </w:rPr>
        <w:t>The</w:t>
      </w:r>
      <w:commentRangeEnd w:id="39"/>
      <w:r w:rsidR="00AA0A9E">
        <w:rPr>
          <w:rStyle w:val="CommentReference"/>
        </w:rPr>
        <w:commentReference w:id="39"/>
      </w:r>
      <w:r w:rsidRPr="00AA0A9E">
        <w:rPr>
          <w:rFonts w:asciiTheme="minorHAnsi" w:hAnsiTheme="minorHAnsi" w:cstheme="minorHAnsi"/>
          <w:highlight w:val="yellow"/>
          <w:rPrChange w:id="41" w:author="Jessica Marshall" w:date="2023-06-16T14:51:00Z">
            <w:rPr>
              <w:rFonts w:asciiTheme="minorHAnsi" w:hAnsiTheme="minorHAnsi" w:cstheme="minorHAnsi"/>
            </w:rPr>
          </w:rPrChange>
        </w:rPr>
        <w:t xml:space="preserve"> SEER 2022 report also provided relative survival rates based on stage and cancer type. These results </w:t>
      </w:r>
      <w:r w:rsidR="00A22F72" w:rsidRPr="00AA0A9E">
        <w:rPr>
          <w:rFonts w:asciiTheme="minorHAnsi" w:hAnsiTheme="minorHAnsi" w:cstheme="minorHAnsi"/>
          <w:highlight w:val="yellow"/>
          <w:rPrChange w:id="42" w:author="Jessica Marshall" w:date="2023-06-16T14:51:00Z">
            <w:rPr>
              <w:rFonts w:asciiTheme="minorHAnsi" w:hAnsiTheme="minorHAnsi" w:cstheme="minorHAnsi"/>
            </w:rPr>
          </w:rPrChange>
        </w:rPr>
        <w:t>are for all races and sexes and are showed</w:t>
      </w:r>
      <w:r w:rsidRPr="00AA0A9E">
        <w:rPr>
          <w:rFonts w:asciiTheme="minorHAnsi" w:hAnsiTheme="minorHAnsi" w:cstheme="minorHAnsi"/>
          <w:highlight w:val="yellow"/>
          <w:rPrChange w:id="43" w:author="Jessica Marshall" w:date="2023-06-16T14:51:00Z">
            <w:rPr>
              <w:rFonts w:asciiTheme="minorHAnsi" w:hAnsiTheme="minorHAnsi" w:cstheme="minorHAnsi"/>
            </w:rPr>
          </w:rPrChange>
        </w:rPr>
        <w:t xml:space="preserve"> in </w:t>
      </w:r>
      <w:r w:rsidR="00CA243F" w:rsidRPr="00AA0A9E">
        <w:rPr>
          <w:rFonts w:asciiTheme="minorHAnsi" w:hAnsiTheme="minorHAnsi" w:cstheme="minorHAnsi"/>
          <w:highlight w:val="yellow"/>
          <w:rPrChange w:id="44" w:author="Jessica Marshall" w:date="2023-06-16T14:51:00Z">
            <w:rPr>
              <w:rFonts w:asciiTheme="minorHAnsi" w:hAnsiTheme="minorHAnsi" w:cstheme="minorHAnsi"/>
            </w:rPr>
          </w:rPrChange>
        </w:rPr>
        <w:t>Tables 4 and 5.</w:t>
      </w:r>
      <w:bookmarkStart w:id="45" w:name="_Ref137733071"/>
      <w:r w:rsidR="00CA243F" w:rsidRPr="00AA0A9E">
        <w:rPr>
          <w:rStyle w:val="EndnoteReference"/>
          <w:rFonts w:asciiTheme="minorHAnsi" w:hAnsiTheme="minorHAnsi" w:cstheme="minorHAnsi"/>
          <w:highlight w:val="yellow"/>
          <w:rPrChange w:id="46" w:author="Jessica Marshall" w:date="2023-06-16T14:51:00Z">
            <w:rPr>
              <w:rStyle w:val="EndnoteReference"/>
              <w:rFonts w:asciiTheme="minorHAnsi" w:hAnsiTheme="minorHAnsi" w:cstheme="minorHAnsi"/>
            </w:rPr>
          </w:rPrChange>
        </w:rPr>
        <w:endnoteReference w:id="17"/>
      </w:r>
      <w:bookmarkEnd w:id="45"/>
      <w:r w:rsidR="00CA243F" w:rsidRPr="00AA0A9E">
        <w:rPr>
          <w:rFonts w:asciiTheme="minorHAnsi" w:hAnsiTheme="minorHAnsi" w:cstheme="minorHAnsi"/>
          <w:highlight w:val="yellow"/>
          <w:rPrChange w:id="47" w:author="Jessica Marshall" w:date="2023-06-16T14:51:00Z">
            <w:rPr>
              <w:rFonts w:asciiTheme="minorHAnsi" w:hAnsiTheme="minorHAnsi" w:cstheme="minorHAnsi"/>
            </w:rPr>
          </w:rPrChange>
        </w:rPr>
        <w:t xml:space="preserve"> It is important to note the SEER database uses a different staging than the TNM system previously discussed. The SEER stages </w:t>
      </w:r>
      <w:r w:rsidR="00A22F72" w:rsidRPr="00AA0A9E">
        <w:rPr>
          <w:rFonts w:asciiTheme="minorHAnsi" w:hAnsiTheme="minorHAnsi" w:cstheme="minorHAnsi"/>
          <w:highlight w:val="yellow"/>
          <w:rPrChange w:id="48" w:author="Jessica Marshall" w:date="2023-06-16T14:51:00Z">
            <w:rPr>
              <w:rFonts w:asciiTheme="minorHAnsi" w:hAnsiTheme="minorHAnsi" w:cstheme="minorHAnsi"/>
            </w:rPr>
          </w:rPrChange>
        </w:rPr>
        <w:t>are</w:t>
      </w:r>
      <w:r w:rsidR="00CA243F" w:rsidRPr="00AA0A9E">
        <w:rPr>
          <w:rFonts w:asciiTheme="minorHAnsi" w:hAnsiTheme="minorHAnsi" w:cstheme="minorHAnsi"/>
          <w:highlight w:val="yellow"/>
          <w:rPrChange w:id="49" w:author="Jessica Marshall" w:date="2023-06-16T14:51:00Z">
            <w:rPr>
              <w:rFonts w:asciiTheme="minorHAnsi" w:hAnsiTheme="minorHAnsi" w:cstheme="minorHAnsi"/>
            </w:rPr>
          </w:rPrChange>
        </w:rPr>
        <w:t xml:space="preserve"> localized: no sign the cancer has spread outside of the lung; regional: the cancer has spread outside the lung to nearby structures or lymph nodes; and distant: the cancer has spread to distant parts of the body, such as the brain, bones, liver, or the other lung.</w:t>
      </w:r>
    </w:p>
    <w:p w14:paraId="19E46297" w14:textId="77777777" w:rsidR="00CA243F" w:rsidRPr="00AA0A9E" w:rsidRDefault="00CA243F" w:rsidP="00CA243F">
      <w:pPr>
        <w:spacing w:line="240" w:lineRule="auto"/>
        <w:ind w:firstLine="0"/>
        <w:rPr>
          <w:rFonts w:asciiTheme="minorHAnsi" w:hAnsiTheme="minorHAnsi" w:cstheme="minorHAnsi"/>
          <w:highlight w:val="yellow"/>
          <w:rPrChange w:id="50" w:author="Jessica Marshall" w:date="2023-06-16T14:51:00Z">
            <w:rPr>
              <w:rFonts w:asciiTheme="minorHAnsi" w:hAnsiTheme="minorHAnsi" w:cstheme="minorHAnsi"/>
            </w:rPr>
          </w:rPrChange>
        </w:rPr>
      </w:pPr>
    </w:p>
    <w:p w14:paraId="7F84DC29" w14:textId="17627B14" w:rsidR="00A22F72" w:rsidRPr="00AA0A9E" w:rsidRDefault="00A22F72" w:rsidP="00A22F72">
      <w:pPr>
        <w:pStyle w:val="Caption"/>
        <w:keepNext/>
        <w:ind w:firstLine="0"/>
        <w:rPr>
          <w:b/>
          <w:bCs/>
          <w:i w:val="0"/>
          <w:iCs w:val="0"/>
          <w:color w:val="000000" w:themeColor="text1"/>
          <w:sz w:val="22"/>
          <w:szCs w:val="22"/>
          <w:highlight w:val="yellow"/>
          <w:rPrChange w:id="51" w:author="Jessica Marshall" w:date="2023-06-16T14:51:00Z">
            <w:rPr>
              <w:b/>
              <w:bCs/>
              <w:i w:val="0"/>
              <w:iCs w:val="0"/>
              <w:color w:val="000000" w:themeColor="text1"/>
              <w:sz w:val="22"/>
              <w:szCs w:val="22"/>
            </w:rPr>
          </w:rPrChange>
        </w:rPr>
      </w:pPr>
      <w:r w:rsidRPr="00AA0A9E">
        <w:rPr>
          <w:b/>
          <w:bCs/>
          <w:i w:val="0"/>
          <w:iCs w:val="0"/>
          <w:color w:val="000000" w:themeColor="text1"/>
          <w:sz w:val="22"/>
          <w:szCs w:val="22"/>
          <w:highlight w:val="yellow"/>
          <w:rPrChange w:id="52" w:author="Jessica Marshall" w:date="2023-06-16T14:51:00Z">
            <w:rPr>
              <w:b/>
              <w:bCs/>
              <w:i w:val="0"/>
              <w:iCs w:val="0"/>
              <w:color w:val="000000" w:themeColor="text1"/>
              <w:sz w:val="22"/>
              <w:szCs w:val="22"/>
            </w:rPr>
          </w:rPrChange>
        </w:rPr>
        <w:t xml:space="preserve">Table </w:t>
      </w:r>
      <w:r w:rsidRPr="00AA0A9E">
        <w:rPr>
          <w:b/>
          <w:bCs/>
          <w:i w:val="0"/>
          <w:iCs w:val="0"/>
          <w:color w:val="000000" w:themeColor="text1"/>
          <w:sz w:val="22"/>
          <w:szCs w:val="22"/>
          <w:highlight w:val="yellow"/>
          <w:rPrChange w:id="53" w:author="Jessica Marshall" w:date="2023-06-16T14:51:00Z">
            <w:rPr>
              <w:b/>
              <w:bCs/>
              <w:i w:val="0"/>
              <w:iCs w:val="0"/>
              <w:color w:val="000000" w:themeColor="text1"/>
              <w:sz w:val="22"/>
              <w:szCs w:val="22"/>
            </w:rPr>
          </w:rPrChange>
        </w:rPr>
        <w:fldChar w:fldCharType="begin"/>
      </w:r>
      <w:r w:rsidRPr="00AA0A9E">
        <w:rPr>
          <w:b/>
          <w:bCs/>
          <w:i w:val="0"/>
          <w:iCs w:val="0"/>
          <w:color w:val="000000" w:themeColor="text1"/>
          <w:sz w:val="22"/>
          <w:szCs w:val="22"/>
          <w:highlight w:val="yellow"/>
          <w:rPrChange w:id="54" w:author="Jessica Marshall" w:date="2023-06-16T14:51:00Z">
            <w:rPr>
              <w:b/>
              <w:bCs/>
              <w:i w:val="0"/>
              <w:iCs w:val="0"/>
              <w:color w:val="000000" w:themeColor="text1"/>
              <w:sz w:val="22"/>
              <w:szCs w:val="22"/>
            </w:rPr>
          </w:rPrChange>
        </w:rPr>
        <w:instrText xml:space="preserve"> SEQ Table \* ARABIC </w:instrText>
      </w:r>
      <w:r w:rsidRPr="00AA0A9E">
        <w:rPr>
          <w:b/>
          <w:bCs/>
          <w:i w:val="0"/>
          <w:iCs w:val="0"/>
          <w:color w:val="000000" w:themeColor="text1"/>
          <w:sz w:val="22"/>
          <w:szCs w:val="22"/>
          <w:highlight w:val="yellow"/>
          <w:rPrChange w:id="55" w:author="Jessica Marshall" w:date="2023-06-16T14:51:00Z">
            <w:rPr>
              <w:b/>
              <w:bCs/>
              <w:i w:val="0"/>
              <w:iCs w:val="0"/>
              <w:color w:val="000000" w:themeColor="text1"/>
              <w:sz w:val="22"/>
              <w:szCs w:val="22"/>
            </w:rPr>
          </w:rPrChange>
        </w:rPr>
        <w:fldChar w:fldCharType="separate"/>
      </w:r>
      <w:r w:rsidRPr="00AA0A9E">
        <w:rPr>
          <w:b/>
          <w:bCs/>
          <w:i w:val="0"/>
          <w:iCs w:val="0"/>
          <w:noProof/>
          <w:color w:val="000000" w:themeColor="text1"/>
          <w:sz w:val="22"/>
          <w:szCs w:val="22"/>
          <w:highlight w:val="yellow"/>
          <w:rPrChange w:id="56" w:author="Jessica Marshall" w:date="2023-06-16T14:51:00Z">
            <w:rPr>
              <w:b/>
              <w:bCs/>
              <w:i w:val="0"/>
              <w:iCs w:val="0"/>
              <w:noProof/>
              <w:color w:val="000000" w:themeColor="text1"/>
              <w:sz w:val="22"/>
              <w:szCs w:val="22"/>
            </w:rPr>
          </w:rPrChange>
        </w:rPr>
        <w:t>4</w:t>
      </w:r>
      <w:r w:rsidRPr="00AA0A9E">
        <w:rPr>
          <w:b/>
          <w:bCs/>
          <w:i w:val="0"/>
          <w:iCs w:val="0"/>
          <w:color w:val="000000" w:themeColor="text1"/>
          <w:sz w:val="22"/>
          <w:szCs w:val="22"/>
          <w:highlight w:val="yellow"/>
          <w:rPrChange w:id="57" w:author="Jessica Marshall" w:date="2023-06-16T14:51:00Z">
            <w:rPr>
              <w:b/>
              <w:bCs/>
              <w:i w:val="0"/>
              <w:iCs w:val="0"/>
              <w:color w:val="000000" w:themeColor="text1"/>
              <w:sz w:val="22"/>
              <w:szCs w:val="22"/>
            </w:rPr>
          </w:rPrChange>
        </w:rPr>
        <w:fldChar w:fldCharType="end"/>
      </w:r>
      <w:r w:rsidRPr="00AA0A9E">
        <w:rPr>
          <w:b/>
          <w:bCs/>
          <w:i w:val="0"/>
          <w:iCs w:val="0"/>
          <w:color w:val="000000" w:themeColor="text1"/>
          <w:sz w:val="22"/>
          <w:szCs w:val="22"/>
          <w:highlight w:val="yellow"/>
          <w:rPrChange w:id="58" w:author="Jessica Marshall" w:date="2023-06-16T14:51:00Z">
            <w:rPr>
              <w:b/>
              <w:bCs/>
              <w:i w:val="0"/>
              <w:iCs w:val="0"/>
              <w:color w:val="000000" w:themeColor="text1"/>
              <w:sz w:val="22"/>
              <w:szCs w:val="22"/>
            </w:rPr>
          </w:rPrChange>
        </w:rPr>
        <w:t xml:space="preserve"> - Non-Small Cell Lung Cancer Survival Rates</w:t>
      </w:r>
      <w:r w:rsidRPr="00AA0A9E">
        <w:rPr>
          <w:b/>
          <w:bCs/>
          <w:i w:val="0"/>
          <w:iCs w:val="0"/>
          <w:color w:val="000000" w:themeColor="text1"/>
          <w:sz w:val="22"/>
          <w:szCs w:val="22"/>
          <w:highlight w:val="yellow"/>
          <w:rPrChange w:id="59" w:author="Jessica Marshall" w:date="2023-06-16T14:51:00Z">
            <w:rPr>
              <w:b/>
              <w:bCs/>
              <w:i w:val="0"/>
              <w:iCs w:val="0"/>
              <w:color w:val="000000" w:themeColor="text1"/>
              <w:sz w:val="22"/>
              <w:szCs w:val="22"/>
            </w:rPr>
          </w:rPrChange>
        </w:rPr>
        <w:fldChar w:fldCharType="begin"/>
      </w:r>
      <w:r w:rsidRPr="00AA0A9E">
        <w:rPr>
          <w:b/>
          <w:bCs/>
          <w:i w:val="0"/>
          <w:iCs w:val="0"/>
          <w:color w:val="000000" w:themeColor="text1"/>
          <w:sz w:val="22"/>
          <w:szCs w:val="22"/>
          <w:highlight w:val="yellow"/>
          <w:rPrChange w:id="60" w:author="Jessica Marshall" w:date="2023-06-16T14:51:00Z">
            <w:rPr>
              <w:b/>
              <w:bCs/>
              <w:i w:val="0"/>
              <w:iCs w:val="0"/>
              <w:color w:val="000000" w:themeColor="text1"/>
              <w:sz w:val="22"/>
              <w:szCs w:val="22"/>
            </w:rPr>
          </w:rPrChange>
        </w:rPr>
        <w:instrText xml:space="preserve"> NOTEREF _Ref137733071 \f \h  \* MERGEFORMAT </w:instrText>
      </w:r>
      <w:r w:rsidRPr="00AA0A9E">
        <w:rPr>
          <w:b/>
          <w:bCs/>
          <w:i w:val="0"/>
          <w:iCs w:val="0"/>
          <w:color w:val="000000" w:themeColor="text1"/>
          <w:sz w:val="22"/>
          <w:szCs w:val="22"/>
          <w:highlight w:val="yellow"/>
          <w:rPrChange w:id="61" w:author="Jessica Marshall" w:date="2023-06-16T14:51:00Z">
            <w:rPr>
              <w:b/>
              <w:bCs/>
              <w:i w:val="0"/>
              <w:iCs w:val="0"/>
              <w:color w:val="000000" w:themeColor="text1"/>
              <w:sz w:val="22"/>
              <w:szCs w:val="22"/>
            </w:rPr>
          </w:rPrChange>
        </w:rPr>
      </w:r>
      <w:r w:rsidRPr="00AA0A9E">
        <w:rPr>
          <w:b/>
          <w:bCs/>
          <w:i w:val="0"/>
          <w:iCs w:val="0"/>
          <w:color w:val="000000" w:themeColor="text1"/>
          <w:sz w:val="22"/>
          <w:szCs w:val="22"/>
          <w:highlight w:val="yellow"/>
          <w:rPrChange w:id="62" w:author="Jessica Marshall" w:date="2023-06-16T14:51:00Z">
            <w:rPr>
              <w:b/>
              <w:bCs/>
              <w:i w:val="0"/>
              <w:iCs w:val="0"/>
              <w:color w:val="000000" w:themeColor="text1"/>
              <w:sz w:val="22"/>
              <w:szCs w:val="22"/>
            </w:rPr>
          </w:rPrChange>
        </w:rPr>
        <w:fldChar w:fldCharType="separate"/>
      </w:r>
      <w:r w:rsidRPr="00AA0A9E">
        <w:rPr>
          <w:rStyle w:val="EndnoteReference"/>
          <w:b/>
          <w:bCs/>
          <w:i w:val="0"/>
          <w:iCs w:val="0"/>
          <w:color w:val="000000" w:themeColor="text1"/>
          <w:sz w:val="22"/>
          <w:szCs w:val="22"/>
          <w:highlight w:val="yellow"/>
          <w:rPrChange w:id="63" w:author="Jessica Marshall" w:date="2023-06-16T14:51:00Z">
            <w:rPr>
              <w:rStyle w:val="EndnoteReference"/>
              <w:b/>
              <w:bCs/>
              <w:i w:val="0"/>
              <w:iCs w:val="0"/>
              <w:color w:val="000000" w:themeColor="text1"/>
              <w:sz w:val="22"/>
              <w:szCs w:val="22"/>
            </w:rPr>
          </w:rPrChange>
        </w:rPr>
        <w:t>17</w:t>
      </w:r>
      <w:r w:rsidRPr="00AA0A9E">
        <w:rPr>
          <w:b/>
          <w:bCs/>
          <w:i w:val="0"/>
          <w:iCs w:val="0"/>
          <w:color w:val="000000" w:themeColor="text1"/>
          <w:sz w:val="22"/>
          <w:szCs w:val="22"/>
          <w:highlight w:val="yellow"/>
          <w:rPrChange w:id="64" w:author="Jessica Marshall" w:date="2023-06-16T14:51:00Z">
            <w:rPr>
              <w:b/>
              <w:bCs/>
              <w:i w:val="0"/>
              <w:iCs w:val="0"/>
              <w:color w:val="000000" w:themeColor="text1"/>
              <w:sz w:val="22"/>
              <w:szCs w:val="22"/>
            </w:rPr>
          </w:rPrChange>
        </w:rPr>
        <w:fldChar w:fldCharType="end"/>
      </w:r>
    </w:p>
    <w:tbl>
      <w:tblPr>
        <w:tblStyle w:val="TableGrid"/>
        <w:tblW w:w="0" w:type="auto"/>
        <w:tblLook w:val="04A0" w:firstRow="1" w:lastRow="0" w:firstColumn="1" w:lastColumn="0" w:noHBand="0" w:noVBand="1"/>
      </w:tblPr>
      <w:tblGrid>
        <w:gridCol w:w="4675"/>
        <w:gridCol w:w="4675"/>
      </w:tblGrid>
      <w:tr w:rsidR="00CA243F" w:rsidRPr="00AA0A9E" w14:paraId="3856FFC2" w14:textId="77777777" w:rsidTr="00CA243F">
        <w:tc>
          <w:tcPr>
            <w:tcW w:w="4675" w:type="dxa"/>
            <w:vAlign w:val="center"/>
          </w:tcPr>
          <w:p w14:paraId="671303B9" w14:textId="2608B645" w:rsidR="00CA243F" w:rsidRPr="00AA0A9E" w:rsidRDefault="00CA243F" w:rsidP="00CA243F">
            <w:pPr>
              <w:ind w:firstLine="0"/>
              <w:jc w:val="center"/>
              <w:rPr>
                <w:rFonts w:asciiTheme="minorHAnsi" w:hAnsiTheme="minorHAnsi" w:cstheme="minorHAnsi"/>
                <w:b/>
                <w:bCs/>
                <w:highlight w:val="yellow"/>
                <w:rPrChange w:id="65" w:author="Jessica Marshall" w:date="2023-06-16T14:51:00Z">
                  <w:rPr>
                    <w:rFonts w:asciiTheme="minorHAnsi" w:hAnsiTheme="minorHAnsi" w:cstheme="minorHAnsi"/>
                    <w:b/>
                    <w:bCs/>
                  </w:rPr>
                </w:rPrChange>
              </w:rPr>
            </w:pPr>
            <w:r w:rsidRPr="00AA0A9E">
              <w:rPr>
                <w:rFonts w:asciiTheme="minorHAnsi" w:hAnsiTheme="minorHAnsi" w:cstheme="minorHAnsi"/>
                <w:b/>
                <w:bCs/>
                <w:highlight w:val="yellow"/>
                <w:rPrChange w:id="66" w:author="Jessica Marshall" w:date="2023-06-16T14:51:00Z">
                  <w:rPr>
                    <w:rFonts w:asciiTheme="minorHAnsi" w:hAnsiTheme="minorHAnsi" w:cstheme="minorHAnsi"/>
                    <w:b/>
                    <w:bCs/>
                  </w:rPr>
                </w:rPrChange>
              </w:rPr>
              <w:t>Stage</w:t>
            </w:r>
          </w:p>
        </w:tc>
        <w:tc>
          <w:tcPr>
            <w:tcW w:w="4675" w:type="dxa"/>
            <w:vAlign w:val="center"/>
          </w:tcPr>
          <w:p w14:paraId="5F82CF49" w14:textId="06A80752" w:rsidR="00CA243F" w:rsidRPr="00AA0A9E" w:rsidRDefault="00CA243F" w:rsidP="00CA243F">
            <w:pPr>
              <w:ind w:firstLine="0"/>
              <w:jc w:val="center"/>
              <w:rPr>
                <w:rFonts w:asciiTheme="minorHAnsi" w:hAnsiTheme="minorHAnsi" w:cstheme="minorHAnsi"/>
                <w:b/>
                <w:bCs/>
                <w:highlight w:val="yellow"/>
                <w:rPrChange w:id="67" w:author="Jessica Marshall" w:date="2023-06-16T14:51:00Z">
                  <w:rPr>
                    <w:rFonts w:asciiTheme="minorHAnsi" w:hAnsiTheme="minorHAnsi" w:cstheme="minorHAnsi"/>
                    <w:b/>
                    <w:bCs/>
                  </w:rPr>
                </w:rPrChange>
              </w:rPr>
            </w:pPr>
            <w:r w:rsidRPr="00AA0A9E">
              <w:rPr>
                <w:rFonts w:asciiTheme="minorHAnsi" w:hAnsiTheme="minorHAnsi" w:cstheme="minorHAnsi"/>
                <w:b/>
                <w:bCs/>
                <w:highlight w:val="yellow"/>
                <w:rPrChange w:id="68" w:author="Jessica Marshall" w:date="2023-06-16T14:51:00Z">
                  <w:rPr>
                    <w:rFonts w:asciiTheme="minorHAnsi" w:hAnsiTheme="minorHAnsi" w:cstheme="minorHAnsi"/>
                    <w:b/>
                    <w:bCs/>
                  </w:rPr>
                </w:rPrChange>
              </w:rPr>
              <w:t>5-Year Relative Survival Rate</w:t>
            </w:r>
          </w:p>
        </w:tc>
      </w:tr>
      <w:tr w:rsidR="00CA243F" w:rsidRPr="00AA0A9E" w14:paraId="722E14F5" w14:textId="77777777" w:rsidTr="00CA243F">
        <w:tc>
          <w:tcPr>
            <w:tcW w:w="4675" w:type="dxa"/>
            <w:vAlign w:val="center"/>
          </w:tcPr>
          <w:p w14:paraId="7C9E7FF4" w14:textId="1DD05D3F" w:rsidR="00CA243F" w:rsidRPr="00AA0A9E" w:rsidRDefault="00CA243F" w:rsidP="00CA243F">
            <w:pPr>
              <w:ind w:firstLine="0"/>
              <w:jc w:val="center"/>
              <w:rPr>
                <w:rFonts w:asciiTheme="minorHAnsi" w:hAnsiTheme="minorHAnsi" w:cstheme="minorHAnsi"/>
                <w:highlight w:val="yellow"/>
                <w:rPrChange w:id="69"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70" w:author="Jessica Marshall" w:date="2023-06-16T14:51:00Z">
                  <w:rPr>
                    <w:rFonts w:asciiTheme="minorHAnsi" w:hAnsiTheme="minorHAnsi" w:cstheme="minorHAnsi"/>
                  </w:rPr>
                </w:rPrChange>
              </w:rPr>
              <w:t>Localized</w:t>
            </w:r>
          </w:p>
        </w:tc>
        <w:tc>
          <w:tcPr>
            <w:tcW w:w="4675" w:type="dxa"/>
            <w:vAlign w:val="center"/>
          </w:tcPr>
          <w:p w14:paraId="679FA29B" w14:textId="6307B503" w:rsidR="00CA243F" w:rsidRPr="00AA0A9E" w:rsidRDefault="00CA243F" w:rsidP="00CA243F">
            <w:pPr>
              <w:ind w:firstLine="0"/>
              <w:jc w:val="center"/>
              <w:rPr>
                <w:rFonts w:asciiTheme="minorHAnsi" w:hAnsiTheme="minorHAnsi" w:cstheme="minorHAnsi"/>
                <w:highlight w:val="yellow"/>
                <w:rPrChange w:id="71"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72" w:author="Jessica Marshall" w:date="2023-06-16T14:51:00Z">
                  <w:rPr>
                    <w:rFonts w:asciiTheme="minorHAnsi" w:hAnsiTheme="minorHAnsi" w:cstheme="minorHAnsi"/>
                  </w:rPr>
                </w:rPrChange>
              </w:rPr>
              <w:t>65%</w:t>
            </w:r>
          </w:p>
        </w:tc>
      </w:tr>
      <w:tr w:rsidR="00CA243F" w:rsidRPr="00AA0A9E" w14:paraId="30DCDB74" w14:textId="77777777" w:rsidTr="00CA243F">
        <w:tc>
          <w:tcPr>
            <w:tcW w:w="4675" w:type="dxa"/>
            <w:vAlign w:val="center"/>
          </w:tcPr>
          <w:p w14:paraId="6CE6F67C" w14:textId="26DD186C" w:rsidR="00CA243F" w:rsidRPr="00AA0A9E" w:rsidRDefault="00CA243F" w:rsidP="00CA243F">
            <w:pPr>
              <w:ind w:firstLine="0"/>
              <w:jc w:val="center"/>
              <w:rPr>
                <w:rFonts w:asciiTheme="minorHAnsi" w:hAnsiTheme="minorHAnsi" w:cstheme="minorHAnsi"/>
                <w:highlight w:val="yellow"/>
                <w:rPrChange w:id="73"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74" w:author="Jessica Marshall" w:date="2023-06-16T14:51:00Z">
                  <w:rPr>
                    <w:rFonts w:asciiTheme="minorHAnsi" w:hAnsiTheme="minorHAnsi" w:cstheme="minorHAnsi"/>
                  </w:rPr>
                </w:rPrChange>
              </w:rPr>
              <w:t>Regional</w:t>
            </w:r>
          </w:p>
        </w:tc>
        <w:tc>
          <w:tcPr>
            <w:tcW w:w="4675" w:type="dxa"/>
            <w:vAlign w:val="center"/>
          </w:tcPr>
          <w:p w14:paraId="738ADA12" w14:textId="4AE881D0" w:rsidR="00CA243F" w:rsidRPr="00AA0A9E" w:rsidRDefault="00CA243F" w:rsidP="00CA243F">
            <w:pPr>
              <w:ind w:firstLine="0"/>
              <w:jc w:val="center"/>
              <w:rPr>
                <w:rFonts w:asciiTheme="minorHAnsi" w:hAnsiTheme="minorHAnsi" w:cstheme="minorHAnsi"/>
                <w:highlight w:val="yellow"/>
                <w:rPrChange w:id="75"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76" w:author="Jessica Marshall" w:date="2023-06-16T14:51:00Z">
                  <w:rPr>
                    <w:rFonts w:asciiTheme="minorHAnsi" w:hAnsiTheme="minorHAnsi" w:cstheme="minorHAnsi"/>
                  </w:rPr>
                </w:rPrChange>
              </w:rPr>
              <w:t>37%</w:t>
            </w:r>
          </w:p>
        </w:tc>
      </w:tr>
      <w:tr w:rsidR="00CA243F" w:rsidRPr="00AA0A9E" w14:paraId="231BB410" w14:textId="77777777" w:rsidTr="00CA243F">
        <w:tc>
          <w:tcPr>
            <w:tcW w:w="4675" w:type="dxa"/>
            <w:vAlign w:val="center"/>
          </w:tcPr>
          <w:p w14:paraId="23DBAECF" w14:textId="5EA3C7F6" w:rsidR="00CA243F" w:rsidRPr="00AA0A9E" w:rsidRDefault="00CA243F" w:rsidP="00CA243F">
            <w:pPr>
              <w:ind w:firstLine="0"/>
              <w:jc w:val="center"/>
              <w:rPr>
                <w:rFonts w:asciiTheme="minorHAnsi" w:hAnsiTheme="minorHAnsi" w:cstheme="minorHAnsi"/>
                <w:highlight w:val="yellow"/>
                <w:rPrChange w:id="77"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78" w:author="Jessica Marshall" w:date="2023-06-16T14:51:00Z">
                  <w:rPr>
                    <w:rFonts w:asciiTheme="minorHAnsi" w:hAnsiTheme="minorHAnsi" w:cstheme="minorHAnsi"/>
                  </w:rPr>
                </w:rPrChange>
              </w:rPr>
              <w:t>Distant</w:t>
            </w:r>
          </w:p>
        </w:tc>
        <w:tc>
          <w:tcPr>
            <w:tcW w:w="4675" w:type="dxa"/>
            <w:vAlign w:val="center"/>
          </w:tcPr>
          <w:p w14:paraId="3DCE017B" w14:textId="39324022" w:rsidR="00CA243F" w:rsidRPr="00AA0A9E" w:rsidRDefault="00CA243F" w:rsidP="00CA243F">
            <w:pPr>
              <w:ind w:firstLine="0"/>
              <w:jc w:val="center"/>
              <w:rPr>
                <w:rFonts w:asciiTheme="minorHAnsi" w:hAnsiTheme="minorHAnsi" w:cstheme="minorHAnsi"/>
                <w:highlight w:val="yellow"/>
                <w:rPrChange w:id="79"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80" w:author="Jessica Marshall" w:date="2023-06-16T14:51:00Z">
                  <w:rPr>
                    <w:rFonts w:asciiTheme="minorHAnsi" w:hAnsiTheme="minorHAnsi" w:cstheme="minorHAnsi"/>
                  </w:rPr>
                </w:rPrChange>
              </w:rPr>
              <w:t>9%</w:t>
            </w:r>
          </w:p>
        </w:tc>
      </w:tr>
      <w:tr w:rsidR="00CA243F" w:rsidRPr="00AA0A9E" w14:paraId="1B9A84CD" w14:textId="77777777" w:rsidTr="00CA243F">
        <w:tc>
          <w:tcPr>
            <w:tcW w:w="4675" w:type="dxa"/>
            <w:vAlign w:val="center"/>
          </w:tcPr>
          <w:p w14:paraId="64B27B1D" w14:textId="2290AC43" w:rsidR="00CA243F" w:rsidRPr="00AA0A9E" w:rsidRDefault="00CA243F" w:rsidP="00CA243F">
            <w:pPr>
              <w:ind w:firstLine="0"/>
              <w:jc w:val="center"/>
              <w:rPr>
                <w:rFonts w:asciiTheme="minorHAnsi" w:hAnsiTheme="minorHAnsi" w:cstheme="minorHAnsi"/>
                <w:highlight w:val="yellow"/>
                <w:rPrChange w:id="81"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82" w:author="Jessica Marshall" w:date="2023-06-16T14:51:00Z">
                  <w:rPr>
                    <w:rFonts w:asciiTheme="minorHAnsi" w:hAnsiTheme="minorHAnsi" w:cstheme="minorHAnsi"/>
                  </w:rPr>
                </w:rPrChange>
              </w:rPr>
              <w:t>All SEER stages combined</w:t>
            </w:r>
          </w:p>
        </w:tc>
        <w:tc>
          <w:tcPr>
            <w:tcW w:w="4675" w:type="dxa"/>
            <w:vAlign w:val="center"/>
          </w:tcPr>
          <w:p w14:paraId="2E29FB4D" w14:textId="1EBE8E48" w:rsidR="00CA243F" w:rsidRPr="00AA0A9E" w:rsidRDefault="00CA243F" w:rsidP="00CA243F">
            <w:pPr>
              <w:ind w:firstLine="0"/>
              <w:jc w:val="center"/>
              <w:rPr>
                <w:rFonts w:asciiTheme="minorHAnsi" w:hAnsiTheme="minorHAnsi" w:cstheme="minorHAnsi"/>
                <w:highlight w:val="yellow"/>
                <w:rPrChange w:id="83"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84" w:author="Jessica Marshall" w:date="2023-06-16T14:51:00Z">
                  <w:rPr>
                    <w:rFonts w:asciiTheme="minorHAnsi" w:hAnsiTheme="minorHAnsi" w:cstheme="minorHAnsi"/>
                  </w:rPr>
                </w:rPrChange>
              </w:rPr>
              <w:t>28%</w:t>
            </w:r>
          </w:p>
        </w:tc>
      </w:tr>
    </w:tbl>
    <w:p w14:paraId="43236F49" w14:textId="77777777" w:rsidR="00CA243F" w:rsidRPr="00AA0A9E" w:rsidRDefault="00CA243F" w:rsidP="00CA243F">
      <w:pPr>
        <w:spacing w:line="240" w:lineRule="auto"/>
        <w:ind w:firstLine="0"/>
        <w:rPr>
          <w:rFonts w:asciiTheme="minorHAnsi" w:hAnsiTheme="minorHAnsi" w:cstheme="minorHAnsi"/>
          <w:highlight w:val="yellow"/>
          <w:rPrChange w:id="85" w:author="Jessica Marshall" w:date="2023-06-16T14:51:00Z">
            <w:rPr>
              <w:rFonts w:asciiTheme="minorHAnsi" w:hAnsiTheme="minorHAnsi" w:cstheme="minorHAnsi"/>
            </w:rPr>
          </w:rPrChange>
        </w:rPr>
      </w:pPr>
    </w:p>
    <w:p w14:paraId="7C313BA2" w14:textId="30C440BC" w:rsidR="00A22F72" w:rsidRPr="00AA0A9E" w:rsidRDefault="00A22F72" w:rsidP="00A22F72">
      <w:pPr>
        <w:pStyle w:val="Caption"/>
        <w:keepNext/>
        <w:ind w:firstLine="0"/>
        <w:rPr>
          <w:b/>
          <w:bCs/>
          <w:i w:val="0"/>
          <w:iCs w:val="0"/>
          <w:color w:val="000000" w:themeColor="text1"/>
          <w:sz w:val="22"/>
          <w:szCs w:val="22"/>
          <w:highlight w:val="yellow"/>
          <w:rPrChange w:id="86" w:author="Jessica Marshall" w:date="2023-06-16T14:51:00Z">
            <w:rPr>
              <w:b/>
              <w:bCs/>
              <w:i w:val="0"/>
              <w:iCs w:val="0"/>
              <w:color w:val="000000" w:themeColor="text1"/>
              <w:sz w:val="22"/>
              <w:szCs w:val="22"/>
            </w:rPr>
          </w:rPrChange>
        </w:rPr>
      </w:pPr>
      <w:r w:rsidRPr="00AA0A9E">
        <w:rPr>
          <w:b/>
          <w:bCs/>
          <w:i w:val="0"/>
          <w:iCs w:val="0"/>
          <w:color w:val="000000" w:themeColor="text1"/>
          <w:sz w:val="22"/>
          <w:szCs w:val="22"/>
          <w:highlight w:val="yellow"/>
          <w:rPrChange w:id="87" w:author="Jessica Marshall" w:date="2023-06-16T14:51:00Z">
            <w:rPr>
              <w:b/>
              <w:bCs/>
              <w:i w:val="0"/>
              <w:iCs w:val="0"/>
              <w:color w:val="000000" w:themeColor="text1"/>
              <w:sz w:val="22"/>
              <w:szCs w:val="22"/>
            </w:rPr>
          </w:rPrChange>
        </w:rPr>
        <w:t xml:space="preserve">Table </w:t>
      </w:r>
      <w:r w:rsidRPr="00AA0A9E">
        <w:rPr>
          <w:b/>
          <w:bCs/>
          <w:i w:val="0"/>
          <w:iCs w:val="0"/>
          <w:color w:val="000000" w:themeColor="text1"/>
          <w:sz w:val="22"/>
          <w:szCs w:val="22"/>
          <w:highlight w:val="yellow"/>
          <w:rPrChange w:id="88" w:author="Jessica Marshall" w:date="2023-06-16T14:51:00Z">
            <w:rPr>
              <w:b/>
              <w:bCs/>
              <w:i w:val="0"/>
              <w:iCs w:val="0"/>
              <w:color w:val="000000" w:themeColor="text1"/>
              <w:sz w:val="22"/>
              <w:szCs w:val="22"/>
            </w:rPr>
          </w:rPrChange>
        </w:rPr>
        <w:fldChar w:fldCharType="begin"/>
      </w:r>
      <w:r w:rsidRPr="00AA0A9E">
        <w:rPr>
          <w:b/>
          <w:bCs/>
          <w:i w:val="0"/>
          <w:iCs w:val="0"/>
          <w:color w:val="000000" w:themeColor="text1"/>
          <w:sz w:val="22"/>
          <w:szCs w:val="22"/>
          <w:highlight w:val="yellow"/>
          <w:rPrChange w:id="89" w:author="Jessica Marshall" w:date="2023-06-16T14:51:00Z">
            <w:rPr>
              <w:b/>
              <w:bCs/>
              <w:i w:val="0"/>
              <w:iCs w:val="0"/>
              <w:color w:val="000000" w:themeColor="text1"/>
              <w:sz w:val="22"/>
              <w:szCs w:val="22"/>
            </w:rPr>
          </w:rPrChange>
        </w:rPr>
        <w:instrText xml:space="preserve"> SEQ Table \* ARABIC </w:instrText>
      </w:r>
      <w:r w:rsidRPr="00AA0A9E">
        <w:rPr>
          <w:b/>
          <w:bCs/>
          <w:i w:val="0"/>
          <w:iCs w:val="0"/>
          <w:color w:val="000000" w:themeColor="text1"/>
          <w:sz w:val="22"/>
          <w:szCs w:val="22"/>
          <w:highlight w:val="yellow"/>
          <w:rPrChange w:id="90" w:author="Jessica Marshall" w:date="2023-06-16T14:51:00Z">
            <w:rPr>
              <w:b/>
              <w:bCs/>
              <w:i w:val="0"/>
              <w:iCs w:val="0"/>
              <w:color w:val="000000" w:themeColor="text1"/>
              <w:sz w:val="22"/>
              <w:szCs w:val="22"/>
            </w:rPr>
          </w:rPrChange>
        </w:rPr>
        <w:fldChar w:fldCharType="separate"/>
      </w:r>
      <w:r w:rsidRPr="00AA0A9E">
        <w:rPr>
          <w:b/>
          <w:bCs/>
          <w:i w:val="0"/>
          <w:iCs w:val="0"/>
          <w:noProof/>
          <w:color w:val="000000" w:themeColor="text1"/>
          <w:sz w:val="22"/>
          <w:szCs w:val="22"/>
          <w:highlight w:val="yellow"/>
          <w:rPrChange w:id="91" w:author="Jessica Marshall" w:date="2023-06-16T14:51:00Z">
            <w:rPr>
              <w:b/>
              <w:bCs/>
              <w:i w:val="0"/>
              <w:iCs w:val="0"/>
              <w:noProof/>
              <w:color w:val="000000" w:themeColor="text1"/>
              <w:sz w:val="22"/>
              <w:szCs w:val="22"/>
            </w:rPr>
          </w:rPrChange>
        </w:rPr>
        <w:t>5</w:t>
      </w:r>
      <w:r w:rsidRPr="00AA0A9E">
        <w:rPr>
          <w:b/>
          <w:bCs/>
          <w:i w:val="0"/>
          <w:iCs w:val="0"/>
          <w:color w:val="000000" w:themeColor="text1"/>
          <w:sz w:val="22"/>
          <w:szCs w:val="22"/>
          <w:highlight w:val="yellow"/>
          <w:rPrChange w:id="92" w:author="Jessica Marshall" w:date="2023-06-16T14:51:00Z">
            <w:rPr>
              <w:b/>
              <w:bCs/>
              <w:i w:val="0"/>
              <w:iCs w:val="0"/>
              <w:color w:val="000000" w:themeColor="text1"/>
              <w:sz w:val="22"/>
              <w:szCs w:val="22"/>
            </w:rPr>
          </w:rPrChange>
        </w:rPr>
        <w:fldChar w:fldCharType="end"/>
      </w:r>
      <w:r w:rsidRPr="00AA0A9E">
        <w:rPr>
          <w:b/>
          <w:bCs/>
          <w:i w:val="0"/>
          <w:iCs w:val="0"/>
          <w:color w:val="000000" w:themeColor="text1"/>
          <w:sz w:val="22"/>
          <w:szCs w:val="22"/>
          <w:highlight w:val="yellow"/>
          <w:rPrChange w:id="93" w:author="Jessica Marshall" w:date="2023-06-16T14:51:00Z">
            <w:rPr>
              <w:b/>
              <w:bCs/>
              <w:i w:val="0"/>
              <w:iCs w:val="0"/>
              <w:color w:val="000000" w:themeColor="text1"/>
              <w:sz w:val="22"/>
              <w:szCs w:val="22"/>
            </w:rPr>
          </w:rPrChange>
        </w:rPr>
        <w:t xml:space="preserve"> - Small Cell Lung Cancer Survival Rates</w:t>
      </w:r>
      <w:r w:rsidRPr="00AA0A9E">
        <w:rPr>
          <w:b/>
          <w:bCs/>
          <w:i w:val="0"/>
          <w:iCs w:val="0"/>
          <w:color w:val="000000" w:themeColor="text1"/>
          <w:sz w:val="22"/>
          <w:szCs w:val="22"/>
          <w:highlight w:val="yellow"/>
          <w:rPrChange w:id="94" w:author="Jessica Marshall" w:date="2023-06-16T14:51:00Z">
            <w:rPr>
              <w:b/>
              <w:bCs/>
              <w:i w:val="0"/>
              <w:iCs w:val="0"/>
              <w:color w:val="000000" w:themeColor="text1"/>
              <w:sz w:val="22"/>
              <w:szCs w:val="22"/>
            </w:rPr>
          </w:rPrChange>
        </w:rPr>
        <w:fldChar w:fldCharType="begin"/>
      </w:r>
      <w:r w:rsidRPr="00AA0A9E">
        <w:rPr>
          <w:b/>
          <w:bCs/>
          <w:i w:val="0"/>
          <w:iCs w:val="0"/>
          <w:color w:val="000000" w:themeColor="text1"/>
          <w:sz w:val="22"/>
          <w:szCs w:val="22"/>
          <w:highlight w:val="yellow"/>
          <w:rPrChange w:id="95" w:author="Jessica Marshall" w:date="2023-06-16T14:51:00Z">
            <w:rPr>
              <w:b/>
              <w:bCs/>
              <w:i w:val="0"/>
              <w:iCs w:val="0"/>
              <w:color w:val="000000" w:themeColor="text1"/>
              <w:sz w:val="22"/>
              <w:szCs w:val="22"/>
            </w:rPr>
          </w:rPrChange>
        </w:rPr>
        <w:instrText xml:space="preserve"> NOTEREF _Ref137733071 \f \h  \* MERGEFORMAT </w:instrText>
      </w:r>
      <w:r w:rsidRPr="00AA0A9E">
        <w:rPr>
          <w:b/>
          <w:bCs/>
          <w:i w:val="0"/>
          <w:iCs w:val="0"/>
          <w:color w:val="000000" w:themeColor="text1"/>
          <w:sz w:val="22"/>
          <w:szCs w:val="22"/>
          <w:highlight w:val="yellow"/>
          <w:rPrChange w:id="96" w:author="Jessica Marshall" w:date="2023-06-16T14:51:00Z">
            <w:rPr>
              <w:b/>
              <w:bCs/>
              <w:i w:val="0"/>
              <w:iCs w:val="0"/>
              <w:color w:val="000000" w:themeColor="text1"/>
              <w:sz w:val="22"/>
              <w:szCs w:val="22"/>
            </w:rPr>
          </w:rPrChange>
        </w:rPr>
      </w:r>
      <w:r w:rsidRPr="00AA0A9E">
        <w:rPr>
          <w:b/>
          <w:bCs/>
          <w:i w:val="0"/>
          <w:iCs w:val="0"/>
          <w:color w:val="000000" w:themeColor="text1"/>
          <w:sz w:val="22"/>
          <w:szCs w:val="22"/>
          <w:highlight w:val="yellow"/>
          <w:rPrChange w:id="97" w:author="Jessica Marshall" w:date="2023-06-16T14:51:00Z">
            <w:rPr>
              <w:b/>
              <w:bCs/>
              <w:i w:val="0"/>
              <w:iCs w:val="0"/>
              <w:color w:val="000000" w:themeColor="text1"/>
              <w:sz w:val="22"/>
              <w:szCs w:val="22"/>
            </w:rPr>
          </w:rPrChange>
        </w:rPr>
        <w:fldChar w:fldCharType="separate"/>
      </w:r>
      <w:r w:rsidRPr="00AA0A9E">
        <w:rPr>
          <w:rStyle w:val="EndnoteReference"/>
          <w:b/>
          <w:bCs/>
          <w:i w:val="0"/>
          <w:iCs w:val="0"/>
          <w:color w:val="000000" w:themeColor="text1"/>
          <w:sz w:val="22"/>
          <w:szCs w:val="22"/>
          <w:highlight w:val="yellow"/>
          <w:rPrChange w:id="98" w:author="Jessica Marshall" w:date="2023-06-16T14:51:00Z">
            <w:rPr>
              <w:rStyle w:val="EndnoteReference"/>
              <w:b/>
              <w:bCs/>
              <w:i w:val="0"/>
              <w:iCs w:val="0"/>
              <w:color w:val="000000" w:themeColor="text1"/>
              <w:sz w:val="22"/>
              <w:szCs w:val="22"/>
            </w:rPr>
          </w:rPrChange>
        </w:rPr>
        <w:t>17</w:t>
      </w:r>
      <w:r w:rsidRPr="00AA0A9E">
        <w:rPr>
          <w:b/>
          <w:bCs/>
          <w:i w:val="0"/>
          <w:iCs w:val="0"/>
          <w:color w:val="000000" w:themeColor="text1"/>
          <w:sz w:val="22"/>
          <w:szCs w:val="22"/>
          <w:highlight w:val="yellow"/>
          <w:rPrChange w:id="99" w:author="Jessica Marshall" w:date="2023-06-16T14:51:00Z">
            <w:rPr>
              <w:b/>
              <w:bCs/>
              <w:i w:val="0"/>
              <w:iCs w:val="0"/>
              <w:color w:val="000000" w:themeColor="text1"/>
              <w:sz w:val="22"/>
              <w:szCs w:val="22"/>
            </w:rPr>
          </w:rPrChange>
        </w:rPr>
        <w:fldChar w:fldCharType="end"/>
      </w:r>
    </w:p>
    <w:tbl>
      <w:tblPr>
        <w:tblStyle w:val="TableGrid"/>
        <w:tblW w:w="0" w:type="auto"/>
        <w:tblLook w:val="04A0" w:firstRow="1" w:lastRow="0" w:firstColumn="1" w:lastColumn="0" w:noHBand="0" w:noVBand="1"/>
      </w:tblPr>
      <w:tblGrid>
        <w:gridCol w:w="4675"/>
        <w:gridCol w:w="4675"/>
        <w:tblGridChange w:id="100">
          <w:tblGrid>
            <w:gridCol w:w="4675"/>
            <w:gridCol w:w="4675"/>
          </w:tblGrid>
        </w:tblGridChange>
      </w:tblGrid>
      <w:tr w:rsidR="00A22F72" w:rsidRPr="00AA0A9E" w14:paraId="6D489DE5" w14:textId="77777777" w:rsidTr="00A22F72">
        <w:tc>
          <w:tcPr>
            <w:tcW w:w="4675" w:type="dxa"/>
            <w:vAlign w:val="center"/>
          </w:tcPr>
          <w:p w14:paraId="30FEEB73" w14:textId="69BF3383" w:rsidR="00A22F72" w:rsidRPr="00AA0A9E" w:rsidRDefault="00A22F72" w:rsidP="00A22F72">
            <w:pPr>
              <w:ind w:firstLine="0"/>
              <w:jc w:val="center"/>
              <w:rPr>
                <w:rFonts w:asciiTheme="minorHAnsi" w:hAnsiTheme="minorHAnsi" w:cstheme="minorHAnsi"/>
                <w:b/>
                <w:bCs/>
                <w:highlight w:val="yellow"/>
                <w:rPrChange w:id="101" w:author="Jessica Marshall" w:date="2023-06-16T14:51:00Z">
                  <w:rPr>
                    <w:rFonts w:asciiTheme="minorHAnsi" w:hAnsiTheme="minorHAnsi" w:cstheme="minorHAnsi"/>
                    <w:b/>
                    <w:bCs/>
                  </w:rPr>
                </w:rPrChange>
              </w:rPr>
            </w:pPr>
            <w:r w:rsidRPr="00AA0A9E">
              <w:rPr>
                <w:rFonts w:asciiTheme="minorHAnsi" w:hAnsiTheme="minorHAnsi" w:cstheme="minorHAnsi"/>
                <w:b/>
                <w:bCs/>
                <w:highlight w:val="yellow"/>
                <w:rPrChange w:id="102" w:author="Jessica Marshall" w:date="2023-06-16T14:51:00Z">
                  <w:rPr>
                    <w:rFonts w:asciiTheme="minorHAnsi" w:hAnsiTheme="minorHAnsi" w:cstheme="minorHAnsi"/>
                    <w:b/>
                    <w:bCs/>
                  </w:rPr>
                </w:rPrChange>
              </w:rPr>
              <w:t>Stage</w:t>
            </w:r>
          </w:p>
        </w:tc>
        <w:tc>
          <w:tcPr>
            <w:tcW w:w="4675" w:type="dxa"/>
            <w:vAlign w:val="center"/>
          </w:tcPr>
          <w:p w14:paraId="3E9B779D" w14:textId="1C813F55" w:rsidR="00A22F72" w:rsidRPr="00AA0A9E" w:rsidRDefault="00A22F72" w:rsidP="00A22F72">
            <w:pPr>
              <w:ind w:firstLine="0"/>
              <w:jc w:val="center"/>
              <w:rPr>
                <w:rFonts w:asciiTheme="minorHAnsi" w:hAnsiTheme="minorHAnsi" w:cstheme="minorHAnsi"/>
                <w:b/>
                <w:bCs/>
                <w:highlight w:val="yellow"/>
                <w:rPrChange w:id="103" w:author="Jessica Marshall" w:date="2023-06-16T14:51:00Z">
                  <w:rPr>
                    <w:rFonts w:asciiTheme="minorHAnsi" w:hAnsiTheme="minorHAnsi" w:cstheme="minorHAnsi"/>
                    <w:b/>
                    <w:bCs/>
                  </w:rPr>
                </w:rPrChange>
              </w:rPr>
            </w:pPr>
            <w:r w:rsidRPr="00AA0A9E">
              <w:rPr>
                <w:rFonts w:asciiTheme="minorHAnsi" w:hAnsiTheme="minorHAnsi" w:cstheme="minorHAnsi"/>
                <w:b/>
                <w:bCs/>
                <w:highlight w:val="yellow"/>
                <w:rPrChange w:id="104" w:author="Jessica Marshall" w:date="2023-06-16T14:51:00Z">
                  <w:rPr>
                    <w:rFonts w:asciiTheme="minorHAnsi" w:hAnsiTheme="minorHAnsi" w:cstheme="minorHAnsi"/>
                    <w:b/>
                    <w:bCs/>
                  </w:rPr>
                </w:rPrChange>
              </w:rPr>
              <w:t>5-Year Relative Survival Rate</w:t>
            </w:r>
          </w:p>
        </w:tc>
      </w:tr>
      <w:tr w:rsidR="00A22F72" w:rsidRPr="00AA0A9E" w14:paraId="050E9C53" w14:textId="77777777" w:rsidTr="00A22F72">
        <w:tc>
          <w:tcPr>
            <w:tcW w:w="4675" w:type="dxa"/>
            <w:vAlign w:val="center"/>
          </w:tcPr>
          <w:p w14:paraId="15DE4E8F" w14:textId="560A557E" w:rsidR="00A22F72" w:rsidRPr="00AA0A9E" w:rsidRDefault="00A22F72" w:rsidP="00A22F72">
            <w:pPr>
              <w:ind w:firstLine="0"/>
              <w:jc w:val="center"/>
              <w:rPr>
                <w:rFonts w:asciiTheme="minorHAnsi" w:hAnsiTheme="minorHAnsi" w:cstheme="minorHAnsi"/>
                <w:highlight w:val="yellow"/>
                <w:rPrChange w:id="105"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06" w:author="Jessica Marshall" w:date="2023-06-16T14:51:00Z">
                  <w:rPr>
                    <w:rFonts w:asciiTheme="minorHAnsi" w:hAnsiTheme="minorHAnsi" w:cstheme="minorHAnsi"/>
                  </w:rPr>
                </w:rPrChange>
              </w:rPr>
              <w:t>Localized</w:t>
            </w:r>
          </w:p>
        </w:tc>
        <w:tc>
          <w:tcPr>
            <w:tcW w:w="4675" w:type="dxa"/>
            <w:vAlign w:val="center"/>
          </w:tcPr>
          <w:p w14:paraId="0C787AE0" w14:textId="203EFF66" w:rsidR="00A22F72" w:rsidRPr="00AA0A9E" w:rsidRDefault="00A22F72" w:rsidP="00A22F72">
            <w:pPr>
              <w:ind w:firstLine="0"/>
              <w:jc w:val="center"/>
              <w:rPr>
                <w:rFonts w:asciiTheme="minorHAnsi" w:hAnsiTheme="minorHAnsi" w:cstheme="minorHAnsi"/>
                <w:highlight w:val="yellow"/>
                <w:rPrChange w:id="107"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08" w:author="Jessica Marshall" w:date="2023-06-16T14:51:00Z">
                  <w:rPr>
                    <w:rFonts w:asciiTheme="minorHAnsi" w:hAnsiTheme="minorHAnsi" w:cstheme="minorHAnsi"/>
                  </w:rPr>
                </w:rPrChange>
              </w:rPr>
              <w:t>30%</w:t>
            </w:r>
          </w:p>
        </w:tc>
      </w:tr>
      <w:tr w:rsidR="00A22F72" w:rsidRPr="00AA0A9E" w14:paraId="53C15CA9" w14:textId="77777777" w:rsidTr="00A22F72">
        <w:tc>
          <w:tcPr>
            <w:tcW w:w="4675" w:type="dxa"/>
            <w:vAlign w:val="center"/>
          </w:tcPr>
          <w:p w14:paraId="1C8FD16E" w14:textId="151D16D4" w:rsidR="00A22F72" w:rsidRPr="00AA0A9E" w:rsidRDefault="00A22F72" w:rsidP="00A22F72">
            <w:pPr>
              <w:ind w:firstLine="0"/>
              <w:jc w:val="center"/>
              <w:rPr>
                <w:rFonts w:asciiTheme="minorHAnsi" w:hAnsiTheme="minorHAnsi" w:cstheme="minorHAnsi"/>
                <w:highlight w:val="yellow"/>
                <w:rPrChange w:id="109"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10" w:author="Jessica Marshall" w:date="2023-06-16T14:51:00Z">
                  <w:rPr>
                    <w:rFonts w:asciiTheme="minorHAnsi" w:hAnsiTheme="minorHAnsi" w:cstheme="minorHAnsi"/>
                  </w:rPr>
                </w:rPrChange>
              </w:rPr>
              <w:t>Regional</w:t>
            </w:r>
          </w:p>
        </w:tc>
        <w:tc>
          <w:tcPr>
            <w:tcW w:w="4675" w:type="dxa"/>
            <w:vAlign w:val="center"/>
          </w:tcPr>
          <w:p w14:paraId="5462220E" w14:textId="587BA19B" w:rsidR="00A22F72" w:rsidRPr="00AA0A9E" w:rsidRDefault="00A22F72" w:rsidP="00A22F72">
            <w:pPr>
              <w:ind w:firstLine="0"/>
              <w:jc w:val="center"/>
              <w:rPr>
                <w:rFonts w:asciiTheme="minorHAnsi" w:hAnsiTheme="minorHAnsi" w:cstheme="minorHAnsi"/>
                <w:highlight w:val="yellow"/>
                <w:rPrChange w:id="111"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12" w:author="Jessica Marshall" w:date="2023-06-16T14:51:00Z">
                  <w:rPr>
                    <w:rFonts w:asciiTheme="minorHAnsi" w:hAnsiTheme="minorHAnsi" w:cstheme="minorHAnsi"/>
                  </w:rPr>
                </w:rPrChange>
              </w:rPr>
              <w:t>18%</w:t>
            </w:r>
          </w:p>
        </w:tc>
      </w:tr>
      <w:tr w:rsidR="00A22F72" w:rsidRPr="00AA0A9E" w14:paraId="34FDAED0" w14:textId="77777777" w:rsidTr="00A22F72">
        <w:tc>
          <w:tcPr>
            <w:tcW w:w="4675" w:type="dxa"/>
            <w:vAlign w:val="center"/>
          </w:tcPr>
          <w:p w14:paraId="3C0C969D" w14:textId="21C1F6D8" w:rsidR="00A22F72" w:rsidRPr="00AA0A9E" w:rsidRDefault="00A22F72" w:rsidP="00A22F72">
            <w:pPr>
              <w:ind w:firstLine="0"/>
              <w:jc w:val="center"/>
              <w:rPr>
                <w:rFonts w:asciiTheme="minorHAnsi" w:hAnsiTheme="minorHAnsi" w:cstheme="minorHAnsi"/>
                <w:highlight w:val="yellow"/>
                <w:rPrChange w:id="113"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14" w:author="Jessica Marshall" w:date="2023-06-16T14:51:00Z">
                  <w:rPr>
                    <w:rFonts w:asciiTheme="minorHAnsi" w:hAnsiTheme="minorHAnsi" w:cstheme="minorHAnsi"/>
                  </w:rPr>
                </w:rPrChange>
              </w:rPr>
              <w:t>Distant</w:t>
            </w:r>
          </w:p>
        </w:tc>
        <w:tc>
          <w:tcPr>
            <w:tcW w:w="4675" w:type="dxa"/>
            <w:vAlign w:val="center"/>
          </w:tcPr>
          <w:p w14:paraId="49FAC8FF" w14:textId="3438E0C2" w:rsidR="00A22F72" w:rsidRPr="00AA0A9E" w:rsidRDefault="00A22F72" w:rsidP="00A22F72">
            <w:pPr>
              <w:ind w:firstLine="0"/>
              <w:jc w:val="center"/>
              <w:rPr>
                <w:rFonts w:asciiTheme="minorHAnsi" w:hAnsiTheme="minorHAnsi" w:cstheme="minorHAnsi"/>
                <w:highlight w:val="yellow"/>
                <w:rPrChange w:id="115"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16" w:author="Jessica Marshall" w:date="2023-06-16T14:51:00Z">
                  <w:rPr>
                    <w:rFonts w:asciiTheme="minorHAnsi" w:hAnsiTheme="minorHAnsi" w:cstheme="minorHAnsi"/>
                  </w:rPr>
                </w:rPrChange>
              </w:rPr>
              <w:t>3%</w:t>
            </w:r>
          </w:p>
        </w:tc>
      </w:tr>
      <w:tr w:rsidR="00A22F72" w14:paraId="325ABBD4" w14:textId="77777777" w:rsidTr="00AA0A9E">
        <w:tblPrEx>
          <w:tblW w:w="0" w:type="auto"/>
          <w:tblPrExChange w:id="117" w:author="Jessica Marshall" w:date="2023-06-16T14:50:00Z">
            <w:tblPrEx>
              <w:tblW w:w="0" w:type="auto"/>
            </w:tblPrEx>
          </w:tblPrExChange>
        </w:tblPrEx>
        <w:trPr>
          <w:trHeight w:val="39"/>
        </w:trPr>
        <w:tc>
          <w:tcPr>
            <w:tcW w:w="4675" w:type="dxa"/>
            <w:vAlign w:val="center"/>
            <w:tcPrChange w:id="118" w:author="Jessica Marshall" w:date="2023-06-16T14:50:00Z">
              <w:tcPr>
                <w:tcW w:w="4675" w:type="dxa"/>
                <w:vAlign w:val="center"/>
              </w:tcPr>
            </w:tcPrChange>
          </w:tcPr>
          <w:p w14:paraId="032822AE" w14:textId="3AC9482F" w:rsidR="00A22F72" w:rsidRPr="00AA0A9E" w:rsidRDefault="00A22F72" w:rsidP="00A22F72">
            <w:pPr>
              <w:ind w:firstLine="0"/>
              <w:jc w:val="center"/>
              <w:rPr>
                <w:rFonts w:asciiTheme="minorHAnsi" w:hAnsiTheme="minorHAnsi" w:cstheme="minorHAnsi"/>
                <w:highlight w:val="yellow"/>
                <w:rPrChange w:id="119" w:author="Jessica Marshall" w:date="2023-06-16T14:51:00Z">
                  <w:rPr>
                    <w:rFonts w:asciiTheme="minorHAnsi" w:hAnsiTheme="minorHAnsi" w:cstheme="minorHAnsi"/>
                  </w:rPr>
                </w:rPrChange>
              </w:rPr>
            </w:pPr>
            <w:r w:rsidRPr="00AA0A9E">
              <w:rPr>
                <w:rFonts w:asciiTheme="minorHAnsi" w:hAnsiTheme="minorHAnsi" w:cstheme="minorHAnsi"/>
                <w:highlight w:val="yellow"/>
                <w:rPrChange w:id="120" w:author="Jessica Marshall" w:date="2023-06-16T14:51:00Z">
                  <w:rPr>
                    <w:rFonts w:asciiTheme="minorHAnsi" w:hAnsiTheme="minorHAnsi" w:cstheme="minorHAnsi"/>
                  </w:rPr>
                </w:rPrChange>
              </w:rPr>
              <w:t>All SEER stages combined</w:t>
            </w:r>
          </w:p>
        </w:tc>
        <w:tc>
          <w:tcPr>
            <w:tcW w:w="4675" w:type="dxa"/>
            <w:vAlign w:val="center"/>
            <w:tcPrChange w:id="121" w:author="Jessica Marshall" w:date="2023-06-16T14:50:00Z">
              <w:tcPr>
                <w:tcW w:w="4675" w:type="dxa"/>
                <w:vAlign w:val="center"/>
              </w:tcPr>
            </w:tcPrChange>
          </w:tcPr>
          <w:p w14:paraId="35C71AC5" w14:textId="6BABADA9" w:rsidR="00A22F72" w:rsidRDefault="00A22F72" w:rsidP="00A22F72">
            <w:pPr>
              <w:ind w:firstLine="0"/>
              <w:jc w:val="center"/>
              <w:rPr>
                <w:rFonts w:asciiTheme="minorHAnsi" w:hAnsiTheme="minorHAnsi" w:cstheme="minorHAnsi"/>
              </w:rPr>
            </w:pPr>
            <w:r w:rsidRPr="00AA0A9E">
              <w:rPr>
                <w:rFonts w:asciiTheme="minorHAnsi" w:hAnsiTheme="minorHAnsi" w:cstheme="minorHAnsi"/>
                <w:highlight w:val="yellow"/>
                <w:rPrChange w:id="122" w:author="Jessica Marshall" w:date="2023-06-16T14:51:00Z">
                  <w:rPr>
                    <w:rFonts w:asciiTheme="minorHAnsi" w:hAnsiTheme="minorHAnsi" w:cstheme="minorHAnsi"/>
                  </w:rPr>
                </w:rPrChange>
              </w:rPr>
              <w:t>7%</w:t>
            </w:r>
          </w:p>
        </w:tc>
      </w:tr>
    </w:tbl>
    <w:p w14:paraId="7253E39B" w14:textId="77777777" w:rsidR="00574DB5" w:rsidRDefault="00574DB5">
      <w:pPr>
        <w:spacing w:line="240" w:lineRule="auto"/>
        <w:ind w:firstLine="0"/>
        <w:rPr>
          <w:rFonts w:asciiTheme="minorHAnsi" w:hAnsiTheme="minorHAnsi" w:cstheme="minorHAnsi"/>
        </w:rPr>
      </w:pPr>
    </w:p>
    <w:p w14:paraId="67C41B79" w14:textId="57F442B4" w:rsidR="00574DB5" w:rsidRDefault="000F34A2" w:rsidP="000F34A2">
      <w:pPr>
        <w:spacing w:line="240" w:lineRule="auto"/>
        <w:ind w:firstLine="0"/>
        <w:jc w:val="center"/>
        <w:rPr>
          <w:rFonts w:asciiTheme="minorHAnsi" w:hAnsiTheme="minorHAnsi" w:cstheme="minorHAnsi"/>
          <w:b/>
          <w:bCs/>
        </w:rPr>
      </w:pPr>
      <w:r w:rsidRPr="000F34A2">
        <w:rPr>
          <w:rFonts w:asciiTheme="minorHAnsi" w:hAnsiTheme="minorHAnsi" w:cstheme="minorHAnsi"/>
          <w:b/>
          <w:bCs/>
        </w:rPr>
        <w:t>Low-Dose Computed Tomography (LDCT)</w:t>
      </w:r>
      <w:r w:rsidR="00541ECC">
        <w:rPr>
          <w:rFonts w:asciiTheme="minorHAnsi" w:hAnsiTheme="minorHAnsi" w:cstheme="minorHAnsi"/>
          <w:b/>
          <w:bCs/>
        </w:rPr>
        <w:t xml:space="preserve"> for Lung Cancer Screening</w:t>
      </w:r>
    </w:p>
    <w:p w14:paraId="22FDA112" w14:textId="69878C26" w:rsidR="000464F1" w:rsidRDefault="00C939B0" w:rsidP="000F34A2">
      <w:pPr>
        <w:spacing w:line="240" w:lineRule="auto"/>
        <w:ind w:firstLine="0"/>
        <w:rPr>
          <w:rFonts w:asciiTheme="minorHAnsi" w:hAnsiTheme="minorHAnsi" w:cstheme="minorHAnsi"/>
        </w:rPr>
      </w:pPr>
      <w:r>
        <w:rPr>
          <w:rFonts w:asciiTheme="minorHAnsi" w:hAnsiTheme="minorHAnsi" w:cstheme="minorHAnsi"/>
        </w:rPr>
        <w:t>Low dose</w:t>
      </w:r>
      <w:r w:rsidR="00541ECC">
        <w:rPr>
          <w:rFonts w:asciiTheme="minorHAnsi" w:hAnsiTheme="minorHAnsi" w:cstheme="minorHAnsi"/>
        </w:rPr>
        <w:t xml:space="preserve"> computed tomography (LDCT) </w:t>
      </w:r>
      <w:r w:rsidR="008A7F91">
        <w:rPr>
          <w:rFonts w:asciiTheme="minorHAnsi" w:hAnsiTheme="minorHAnsi" w:cstheme="minorHAnsi"/>
        </w:rPr>
        <w:t xml:space="preserve">is performed the same </w:t>
      </w:r>
      <w:r w:rsidR="00C10AB4">
        <w:rPr>
          <w:rFonts w:asciiTheme="minorHAnsi" w:hAnsiTheme="minorHAnsi" w:cstheme="minorHAnsi"/>
        </w:rPr>
        <w:t xml:space="preserve">way </w:t>
      </w:r>
      <w:r w:rsidR="008A7F91">
        <w:rPr>
          <w:rFonts w:asciiTheme="minorHAnsi" w:hAnsiTheme="minorHAnsi" w:cstheme="minorHAnsi"/>
        </w:rPr>
        <w:t>as traditional computed tomography (CT), but with much less radiation, significantly lowering the dose to the patient. This</w:t>
      </w:r>
      <w:r w:rsidR="004A5527">
        <w:rPr>
          <w:rFonts w:asciiTheme="minorHAnsi" w:hAnsiTheme="minorHAnsi" w:cstheme="minorHAnsi"/>
        </w:rPr>
        <w:t xml:space="preserve"> is possible because the primary focus is the lungs, which do not require as much radiation to produce quality</w:t>
      </w:r>
      <w:r w:rsidR="009D6353">
        <w:rPr>
          <w:rFonts w:asciiTheme="minorHAnsi" w:hAnsiTheme="minorHAnsi" w:cstheme="minorHAnsi"/>
        </w:rPr>
        <w:t>, detailed</w:t>
      </w:r>
      <w:r w:rsidR="004A5527">
        <w:rPr>
          <w:rFonts w:asciiTheme="minorHAnsi" w:hAnsiTheme="minorHAnsi" w:cstheme="minorHAnsi"/>
        </w:rPr>
        <w:t xml:space="preserve"> images. </w:t>
      </w:r>
      <w:r w:rsidR="008A7F91">
        <w:rPr>
          <w:rFonts w:asciiTheme="minorHAnsi" w:hAnsiTheme="minorHAnsi" w:cstheme="minorHAnsi"/>
        </w:rPr>
        <w:t>These images can be rendered in 3D and detect suspicious nodules in asymptomatic patients at risk of developing lung cancer.</w:t>
      </w:r>
      <w:bookmarkStart w:id="123" w:name="_Ref137809887"/>
      <w:r w:rsidR="008A7F91">
        <w:rPr>
          <w:rStyle w:val="EndnoteReference"/>
          <w:rFonts w:asciiTheme="minorHAnsi" w:hAnsiTheme="minorHAnsi" w:cstheme="minorHAnsi"/>
        </w:rPr>
        <w:endnoteReference w:id="18"/>
      </w:r>
      <w:bookmarkEnd w:id="123"/>
      <w:r w:rsidR="008A7F91">
        <w:rPr>
          <w:rFonts w:asciiTheme="minorHAnsi" w:hAnsiTheme="minorHAnsi" w:cstheme="minorHAnsi"/>
          <w:vertAlign w:val="superscript"/>
        </w:rPr>
        <w:t>,</w:t>
      </w:r>
      <w:r w:rsidR="008A7F91">
        <w:rPr>
          <w:rStyle w:val="EndnoteReference"/>
          <w:rFonts w:asciiTheme="minorHAnsi" w:hAnsiTheme="minorHAnsi" w:cstheme="minorHAnsi"/>
        </w:rPr>
        <w:endnoteReference w:id="19"/>
      </w:r>
      <w:r w:rsidR="00012FF3">
        <w:rPr>
          <w:rFonts w:asciiTheme="minorHAnsi" w:hAnsiTheme="minorHAnsi" w:cstheme="minorHAnsi"/>
          <w:vertAlign w:val="superscript"/>
        </w:rPr>
        <w:t>,</w:t>
      </w:r>
      <w:r w:rsidR="00012FF3">
        <w:rPr>
          <w:rStyle w:val="EndnoteReference"/>
          <w:rFonts w:asciiTheme="minorHAnsi" w:hAnsiTheme="minorHAnsi" w:cstheme="minorHAnsi"/>
        </w:rPr>
        <w:endnoteReference w:id="20"/>
      </w:r>
      <w:r w:rsidR="008A7F91">
        <w:rPr>
          <w:rFonts w:asciiTheme="minorHAnsi" w:hAnsiTheme="minorHAnsi" w:cstheme="minorHAnsi"/>
          <w:vertAlign w:val="superscript"/>
        </w:rPr>
        <w:t xml:space="preserve"> </w:t>
      </w:r>
      <w:r w:rsidR="00261CE0">
        <w:rPr>
          <w:rFonts w:asciiTheme="minorHAnsi" w:hAnsiTheme="minorHAnsi" w:cstheme="minorHAnsi"/>
        </w:rPr>
        <w:t xml:space="preserve">Historically, patients at risk of developing lung cancer underwent a chest x-ray annually. </w:t>
      </w:r>
      <w:r w:rsidR="00D073F3">
        <w:rPr>
          <w:rFonts w:asciiTheme="minorHAnsi" w:hAnsiTheme="minorHAnsi" w:cstheme="minorHAnsi"/>
        </w:rPr>
        <w:t xml:space="preserve">However, </w:t>
      </w:r>
      <w:r w:rsidR="00D8721C">
        <w:rPr>
          <w:rFonts w:asciiTheme="minorHAnsi" w:hAnsiTheme="minorHAnsi" w:cstheme="minorHAnsi"/>
        </w:rPr>
        <w:t>there have been no instances of early detection or lives saved using chest x-ray for screening.</w:t>
      </w:r>
      <w:bookmarkStart w:id="124" w:name="_Ref137808179"/>
      <w:r w:rsidR="00D8721C">
        <w:rPr>
          <w:rStyle w:val="EndnoteReference"/>
          <w:rFonts w:asciiTheme="minorHAnsi" w:hAnsiTheme="minorHAnsi" w:cstheme="minorHAnsi"/>
        </w:rPr>
        <w:endnoteReference w:id="21"/>
      </w:r>
      <w:bookmarkEnd w:id="124"/>
      <w:r w:rsidR="00D8721C">
        <w:rPr>
          <w:rFonts w:asciiTheme="minorHAnsi" w:hAnsiTheme="minorHAnsi" w:cstheme="minorHAnsi"/>
        </w:rPr>
        <w:t xml:space="preserve"> </w:t>
      </w:r>
      <w:r w:rsidR="009D6353">
        <w:rPr>
          <w:rFonts w:asciiTheme="minorHAnsi" w:hAnsiTheme="minorHAnsi" w:cstheme="minorHAnsi"/>
        </w:rPr>
        <w:t xml:space="preserve">Two large clinical trials, </w:t>
      </w:r>
      <w:r w:rsidR="009D6353" w:rsidRPr="009D6353">
        <w:rPr>
          <w:rFonts w:asciiTheme="minorHAnsi" w:hAnsiTheme="minorHAnsi" w:cstheme="minorHAnsi"/>
        </w:rPr>
        <w:t xml:space="preserve">the National Lung Screening Trial </w:t>
      </w:r>
      <w:r w:rsidR="009D6353" w:rsidRPr="009D6353">
        <w:rPr>
          <w:rFonts w:asciiTheme="minorHAnsi" w:hAnsiTheme="minorHAnsi" w:cstheme="minorHAnsi"/>
        </w:rPr>
        <w:lastRenderedPageBreak/>
        <w:t>(NLST) and</w:t>
      </w:r>
      <w:r w:rsidR="009D6353">
        <w:rPr>
          <w:rFonts w:asciiTheme="minorHAnsi" w:hAnsiTheme="minorHAnsi" w:cstheme="minorHAnsi"/>
        </w:rPr>
        <w:t xml:space="preserve"> the</w:t>
      </w:r>
      <w:r w:rsidR="009D6353" w:rsidRPr="009D6353">
        <w:rPr>
          <w:rFonts w:asciiTheme="minorHAnsi" w:hAnsiTheme="minorHAnsi" w:cstheme="minorHAnsi"/>
        </w:rPr>
        <w:t xml:space="preserve"> </w:t>
      </w:r>
      <w:proofErr w:type="spellStart"/>
      <w:r w:rsidR="009D6353" w:rsidRPr="009D6353">
        <w:rPr>
          <w:rFonts w:asciiTheme="minorHAnsi" w:hAnsiTheme="minorHAnsi" w:cstheme="minorHAnsi"/>
        </w:rPr>
        <w:t>Nederlands-Leuvens</w:t>
      </w:r>
      <w:proofErr w:type="spellEnd"/>
      <w:r w:rsidR="009D6353" w:rsidRPr="009D6353">
        <w:rPr>
          <w:rFonts w:asciiTheme="minorHAnsi" w:hAnsiTheme="minorHAnsi" w:cstheme="minorHAnsi"/>
        </w:rPr>
        <w:t xml:space="preserve"> </w:t>
      </w:r>
      <w:proofErr w:type="spellStart"/>
      <w:r w:rsidR="009D6353" w:rsidRPr="009D6353">
        <w:rPr>
          <w:rFonts w:asciiTheme="minorHAnsi" w:hAnsiTheme="minorHAnsi" w:cstheme="minorHAnsi"/>
        </w:rPr>
        <w:t>Longkanker</w:t>
      </w:r>
      <w:proofErr w:type="spellEnd"/>
      <w:r w:rsidR="009D6353" w:rsidRPr="009D6353">
        <w:rPr>
          <w:rFonts w:asciiTheme="minorHAnsi" w:hAnsiTheme="minorHAnsi" w:cstheme="minorHAnsi"/>
        </w:rPr>
        <w:t xml:space="preserve"> Screenings </w:t>
      </w:r>
      <w:proofErr w:type="spellStart"/>
      <w:r w:rsidR="009D6353" w:rsidRPr="009D6353">
        <w:rPr>
          <w:rFonts w:asciiTheme="minorHAnsi" w:hAnsiTheme="minorHAnsi" w:cstheme="minorHAnsi"/>
        </w:rPr>
        <w:t>Onderzoek</w:t>
      </w:r>
      <w:proofErr w:type="spellEnd"/>
      <w:r w:rsidR="009D6353" w:rsidRPr="009D6353">
        <w:rPr>
          <w:rFonts w:asciiTheme="minorHAnsi" w:hAnsiTheme="minorHAnsi" w:cstheme="minorHAnsi"/>
        </w:rPr>
        <w:t xml:space="preserve"> (NELSON)</w:t>
      </w:r>
      <w:r w:rsidR="009D6353">
        <w:rPr>
          <w:rFonts w:asciiTheme="minorHAnsi" w:hAnsiTheme="minorHAnsi" w:cstheme="minorHAnsi"/>
        </w:rPr>
        <w:t xml:space="preserve"> Trial, are the basis for the recommendation of using LDCT for lung cancer screening. </w:t>
      </w:r>
    </w:p>
    <w:p w14:paraId="12569048" w14:textId="77777777" w:rsidR="000464F1" w:rsidRDefault="000464F1" w:rsidP="000F34A2">
      <w:pPr>
        <w:spacing w:line="240" w:lineRule="auto"/>
        <w:ind w:firstLine="0"/>
        <w:rPr>
          <w:rFonts w:asciiTheme="minorHAnsi" w:hAnsiTheme="minorHAnsi" w:cstheme="minorHAnsi"/>
        </w:rPr>
      </w:pPr>
    </w:p>
    <w:p w14:paraId="4A414669" w14:textId="219ED97C" w:rsidR="00541ECC" w:rsidRDefault="009D6353" w:rsidP="000F34A2">
      <w:pPr>
        <w:spacing w:line="240" w:lineRule="auto"/>
        <w:ind w:firstLine="0"/>
        <w:rPr>
          <w:rFonts w:asciiTheme="minorHAnsi" w:hAnsiTheme="minorHAnsi" w:cstheme="minorHAnsi"/>
        </w:rPr>
      </w:pPr>
      <w:r>
        <w:rPr>
          <w:rFonts w:asciiTheme="minorHAnsi" w:hAnsiTheme="minorHAnsi" w:cstheme="minorHAnsi"/>
        </w:rPr>
        <w:t>The NLST</w:t>
      </w:r>
      <w:r w:rsidR="00D23931">
        <w:rPr>
          <w:rFonts w:asciiTheme="minorHAnsi" w:hAnsiTheme="minorHAnsi" w:cstheme="minorHAnsi"/>
        </w:rPr>
        <w:t>, conducted by the American College of Radiology Imaging Network,</w:t>
      </w:r>
      <w:r>
        <w:rPr>
          <w:rFonts w:asciiTheme="minorHAnsi" w:hAnsiTheme="minorHAnsi" w:cstheme="minorHAnsi"/>
        </w:rPr>
        <w:t xml:space="preserve"> compared</w:t>
      </w:r>
      <w:r w:rsidR="00D23931">
        <w:rPr>
          <w:rFonts w:asciiTheme="minorHAnsi" w:hAnsiTheme="minorHAnsi" w:cstheme="minorHAnsi"/>
        </w:rPr>
        <w:t xml:space="preserve"> the use of</w:t>
      </w:r>
      <w:r>
        <w:rPr>
          <w:rFonts w:asciiTheme="minorHAnsi" w:hAnsiTheme="minorHAnsi" w:cstheme="minorHAnsi"/>
        </w:rPr>
        <w:t xml:space="preserve"> LDCT and chest x-ray</w:t>
      </w:r>
      <w:r w:rsidR="00D23931">
        <w:rPr>
          <w:rFonts w:asciiTheme="minorHAnsi" w:hAnsiTheme="minorHAnsi" w:cstheme="minorHAnsi"/>
        </w:rPr>
        <w:t xml:space="preserve"> in approximately 53,</w:t>
      </w:r>
      <w:r w:rsidR="00833044">
        <w:rPr>
          <w:rFonts w:asciiTheme="minorHAnsi" w:hAnsiTheme="minorHAnsi" w:cstheme="minorHAnsi"/>
        </w:rPr>
        <w:t>4</w:t>
      </w:r>
      <w:r w:rsidR="00D23931">
        <w:rPr>
          <w:rFonts w:asciiTheme="minorHAnsi" w:hAnsiTheme="minorHAnsi" w:cstheme="minorHAnsi"/>
        </w:rPr>
        <w:t xml:space="preserve">00 </w:t>
      </w:r>
      <w:r w:rsidR="00FB42F9">
        <w:rPr>
          <w:rFonts w:asciiTheme="minorHAnsi" w:hAnsiTheme="minorHAnsi" w:cstheme="minorHAnsi"/>
        </w:rPr>
        <w:t>participants</w:t>
      </w:r>
      <w:r w:rsidR="00D23931">
        <w:rPr>
          <w:rFonts w:asciiTheme="minorHAnsi" w:hAnsiTheme="minorHAnsi" w:cstheme="minorHAnsi"/>
        </w:rPr>
        <w:t xml:space="preserve"> </w:t>
      </w:r>
      <w:r w:rsidR="00833044">
        <w:rPr>
          <w:rFonts w:asciiTheme="minorHAnsi" w:hAnsiTheme="minorHAnsi" w:cstheme="minorHAnsi"/>
        </w:rPr>
        <w:t>between the ages of 55 and 74</w:t>
      </w:r>
      <w:r w:rsidR="00D23931">
        <w:rPr>
          <w:rFonts w:asciiTheme="minorHAnsi" w:hAnsiTheme="minorHAnsi" w:cstheme="minorHAnsi"/>
        </w:rPr>
        <w:t xml:space="preserve"> who were current or former heavy smokers with a history of at least 30 pack-years and no signs, symptoms, or history of lung cancer. The study tracked three rounds of each type of screening</w:t>
      </w:r>
      <w:r>
        <w:rPr>
          <w:rFonts w:asciiTheme="minorHAnsi" w:hAnsiTheme="minorHAnsi" w:cstheme="minorHAnsi"/>
        </w:rPr>
        <w:t xml:space="preserve"> and concluded that </w:t>
      </w:r>
      <w:r w:rsidR="00FB42F9">
        <w:rPr>
          <w:rFonts w:asciiTheme="minorHAnsi" w:hAnsiTheme="minorHAnsi" w:cstheme="minorHAnsi"/>
        </w:rPr>
        <w:t>participants</w:t>
      </w:r>
      <w:r>
        <w:rPr>
          <w:rFonts w:asciiTheme="minorHAnsi" w:hAnsiTheme="minorHAnsi" w:cstheme="minorHAnsi"/>
        </w:rPr>
        <w:t xml:space="preserve"> who underwent LDCT had a 15 to 20 percent lower chance of dying from lung cancer than those who received chest x-rays</w:t>
      </w:r>
      <w:r w:rsidR="00D23931">
        <w:rPr>
          <w:rFonts w:asciiTheme="minorHAnsi" w:hAnsiTheme="minorHAnsi" w:cstheme="minorHAnsi"/>
        </w:rPr>
        <w:t>.</w:t>
      </w:r>
      <w:r w:rsidR="00D23931" w:rsidRPr="00D23931">
        <w:rPr>
          <w:rFonts w:asciiTheme="minorHAnsi" w:hAnsiTheme="minorHAnsi" w:cstheme="minorHAnsi"/>
        </w:rPr>
        <w:t xml:space="preserve"> </w:t>
      </w:r>
      <w:r w:rsidR="00D23931">
        <w:rPr>
          <w:rFonts w:asciiTheme="minorHAnsi" w:hAnsiTheme="minorHAnsi" w:cstheme="minorHAnsi"/>
        </w:rPr>
        <w:t>This equated to approximately three fewer deaths per 1,000 people than the chest x-ray group over a seven-year period</w:t>
      </w:r>
      <w:r>
        <w:rPr>
          <w:rFonts w:asciiTheme="minorHAnsi" w:hAnsiTheme="minorHAnsi" w:cstheme="minorHAnsi"/>
        </w:rPr>
        <w:t>.</w:t>
      </w:r>
      <w:r>
        <w:rPr>
          <w:rStyle w:val="EndnoteReference"/>
          <w:rFonts w:asciiTheme="minorHAnsi" w:hAnsiTheme="minorHAnsi" w:cstheme="minorHAnsi"/>
        </w:rPr>
        <w:endnoteReference w:id="22"/>
      </w:r>
      <w:r>
        <w:rPr>
          <w:rFonts w:asciiTheme="minorHAnsi" w:hAnsiTheme="minorHAnsi" w:cstheme="minorHAnsi"/>
        </w:rPr>
        <w:t xml:space="preserve"> </w:t>
      </w:r>
    </w:p>
    <w:p w14:paraId="2E7406A9" w14:textId="77777777" w:rsidR="000464F1" w:rsidRDefault="000464F1" w:rsidP="000F34A2">
      <w:pPr>
        <w:spacing w:line="240" w:lineRule="auto"/>
        <w:ind w:firstLine="0"/>
        <w:rPr>
          <w:rFonts w:asciiTheme="minorHAnsi" w:hAnsiTheme="minorHAnsi" w:cstheme="minorHAnsi"/>
        </w:rPr>
      </w:pPr>
    </w:p>
    <w:p w14:paraId="3DF520CC" w14:textId="38D96047" w:rsidR="000464F1" w:rsidRPr="000F5439" w:rsidRDefault="000464F1" w:rsidP="000F34A2">
      <w:pPr>
        <w:spacing w:line="240" w:lineRule="auto"/>
        <w:ind w:firstLine="0"/>
        <w:rPr>
          <w:rFonts w:asciiTheme="minorHAnsi" w:hAnsiTheme="minorHAnsi" w:cstheme="minorHAnsi"/>
        </w:rPr>
      </w:pPr>
      <w:r>
        <w:rPr>
          <w:rFonts w:asciiTheme="minorHAnsi" w:hAnsiTheme="minorHAnsi" w:cstheme="minorHAnsi"/>
        </w:rPr>
        <w:t xml:space="preserve">The NELSON Trial </w:t>
      </w:r>
      <w:r w:rsidR="00833044">
        <w:rPr>
          <w:rFonts w:asciiTheme="minorHAnsi" w:hAnsiTheme="minorHAnsi" w:cstheme="minorHAnsi"/>
        </w:rPr>
        <w:t>was a Dutch-Belgian trial with approximately 15,700 participants that assessed the use of LDCT for lung cancer screening over a ten-year period. The participants of this study were primarily male</w:t>
      </w:r>
      <w:r w:rsidR="00FB42F9">
        <w:rPr>
          <w:rFonts w:asciiTheme="minorHAnsi" w:hAnsiTheme="minorHAnsi" w:cstheme="minorHAnsi"/>
        </w:rPr>
        <w:t>, aged 55 to 74</w:t>
      </w:r>
      <w:r w:rsidR="00C939B0">
        <w:rPr>
          <w:rFonts w:asciiTheme="minorHAnsi" w:hAnsiTheme="minorHAnsi" w:cstheme="minorHAnsi"/>
        </w:rPr>
        <w:t>,</w:t>
      </w:r>
      <w:r w:rsidR="00FB42F9">
        <w:rPr>
          <w:rFonts w:asciiTheme="minorHAnsi" w:hAnsiTheme="minorHAnsi" w:cstheme="minorHAnsi"/>
        </w:rPr>
        <w:t xml:space="preserve"> with an average age of 58, and were current or former heavy smokers with an average history of 38 pack-years. The study participants underwent three rounds of screening over </w:t>
      </w:r>
      <w:r w:rsidR="00C939B0">
        <w:rPr>
          <w:rFonts w:asciiTheme="minorHAnsi" w:hAnsiTheme="minorHAnsi" w:cstheme="minorHAnsi"/>
        </w:rPr>
        <w:t>5</w:t>
      </w:r>
      <w:r w:rsidR="00FB42F9">
        <w:rPr>
          <w:rFonts w:asciiTheme="minorHAnsi" w:hAnsiTheme="minorHAnsi" w:cstheme="minorHAnsi"/>
        </w:rPr>
        <w:t xml:space="preserve">.5 years, with a </w:t>
      </w:r>
      <w:r w:rsidR="00C939B0">
        <w:rPr>
          <w:rFonts w:asciiTheme="minorHAnsi" w:hAnsiTheme="minorHAnsi" w:cstheme="minorHAnsi"/>
        </w:rPr>
        <w:t>follow-up</w:t>
      </w:r>
      <w:r w:rsidR="00FB42F9">
        <w:rPr>
          <w:rFonts w:asciiTheme="minorHAnsi" w:hAnsiTheme="minorHAnsi" w:cstheme="minorHAnsi"/>
        </w:rPr>
        <w:t xml:space="preserve"> after 10 years. </w:t>
      </w:r>
      <w:r w:rsidR="00C939B0">
        <w:rPr>
          <w:rFonts w:asciiTheme="minorHAnsi" w:hAnsiTheme="minorHAnsi" w:cstheme="minorHAnsi"/>
        </w:rPr>
        <w:t>The results</w:t>
      </w:r>
      <w:r w:rsidR="00FB42F9">
        <w:rPr>
          <w:rFonts w:asciiTheme="minorHAnsi" w:hAnsiTheme="minorHAnsi" w:cstheme="minorHAnsi"/>
        </w:rPr>
        <w:t xml:space="preserve"> showed a</w:t>
      </w:r>
      <w:r w:rsidR="00230C87">
        <w:rPr>
          <w:rFonts w:asciiTheme="minorHAnsi" w:hAnsiTheme="minorHAnsi" w:cstheme="minorHAnsi"/>
        </w:rPr>
        <w:t>n average of a</w:t>
      </w:r>
      <w:r w:rsidR="00FB42F9">
        <w:rPr>
          <w:rFonts w:asciiTheme="minorHAnsi" w:hAnsiTheme="minorHAnsi" w:cstheme="minorHAnsi"/>
        </w:rPr>
        <w:t xml:space="preserve"> 26% lower risk of dying from lung cancer in those who underwent LDCT screening.</w:t>
      </w:r>
      <w:r w:rsidR="00FB42F9">
        <w:rPr>
          <w:rStyle w:val="EndnoteReference"/>
          <w:rFonts w:asciiTheme="minorHAnsi" w:hAnsiTheme="minorHAnsi" w:cstheme="minorHAnsi"/>
        </w:rPr>
        <w:endnoteReference w:id="23"/>
      </w:r>
      <w:r w:rsidR="000F5439">
        <w:rPr>
          <w:rFonts w:asciiTheme="minorHAnsi" w:hAnsiTheme="minorHAnsi" w:cstheme="minorHAnsi"/>
          <w:vertAlign w:val="superscript"/>
        </w:rPr>
        <w:t>,</w:t>
      </w:r>
      <w:r w:rsidR="000F5439">
        <w:rPr>
          <w:rStyle w:val="EndnoteReference"/>
          <w:rFonts w:asciiTheme="minorHAnsi" w:hAnsiTheme="minorHAnsi" w:cstheme="minorHAnsi"/>
        </w:rPr>
        <w:endnoteReference w:id="24"/>
      </w:r>
      <w:r w:rsidR="000F5439">
        <w:rPr>
          <w:rFonts w:asciiTheme="minorHAnsi" w:hAnsiTheme="minorHAnsi" w:cstheme="minorHAnsi"/>
          <w:vertAlign w:val="superscript"/>
        </w:rPr>
        <w:t xml:space="preserve"> </w:t>
      </w:r>
    </w:p>
    <w:p w14:paraId="77DC34DA" w14:textId="77777777" w:rsidR="000F34A2" w:rsidRPr="000F34A2" w:rsidRDefault="000F34A2" w:rsidP="000F34A2">
      <w:pPr>
        <w:spacing w:line="240" w:lineRule="auto"/>
        <w:ind w:firstLine="0"/>
        <w:jc w:val="center"/>
        <w:rPr>
          <w:rFonts w:asciiTheme="minorHAnsi" w:hAnsiTheme="minorHAnsi" w:cstheme="minorHAnsi"/>
          <w:b/>
          <w:bCs/>
        </w:rPr>
      </w:pPr>
    </w:p>
    <w:p w14:paraId="3C7A24FF" w14:textId="5759C48A" w:rsidR="000F34A2" w:rsidRDefault="000F5439">
      <w:pPr>
        <w:spacing w:line="240" w:lineRule="auto"/>
        <w:ind w:firstLine="0"/>
        <w:rPr>
          <w:rFonts w:asciiTheme="minorHAnsi" w:hAnsiTheme="minorHAnsi" w:cstheme="minorHAnsi"/>
          <w:b/>
          <w:bCs/>
        </w:rPr>
      </w:pPr>
      <w:r>
        <w:rPr>
          <w:rFonts w:asciiTheme="minorHAnsi" w:hAnsiTheme="minorHAnsi" w:cstheme="minorHAnsi"/>
          <w:b/>
          <w:bCs/>
        </w:rPr>
        <w:t>Screening Guidelines for Patients</w:t>
      </w:r>
    </w:p>
    <w:p w14:paraId="7F3E1DF3" w14:textId="22D159B5" w:rsidR="000F5439" w:rsidRDefault="00597DC9">
      <w:pPr>
        <w:spacing w:line="240" w:lineRule="auto"/>
        <w:ind w:firstLine="0"/>
        <w:rPr>
          <w:rFonts w:asciiTheme="minorHAnsi" w:hAnsiTheme="minorHAnsi" w:cstheme="minorHAnsi"/>
        </w:rPr>
      </w:pPr>
      <w:del w:id="125" w:author="Jessica Marshall" w:date="2023-06-16T14:52:00Z">
        <w:r w:rsidDel="00AA0A9E">
          <w:rPr>
            <w:rFonts w:asciiTheme="minorHAnsi" w:hAnsiTheme="minorHAnsi" w:cstheme="minorHAnsi"/>
          </w:rPr>
          <w:delText xml:space="preserve">As previously mentioned, lung cancer is the leading cause of cancer death in the United States. </w:delText>
        </w:r>
      </w:del>
      <w:r>
        <w:rPr>
          <w:rFonts w:asciiTheme="minorHAnsi" w:hAnsiTheme="minorHAnsi" w:cstheme="minorHAnsi"/>
        </w:rPr>
        <w:t>Patients with stage 0, I, and II lung cancer, where curative treatment is possible, typically have no symptoms</w:t>
      </w:r>
      <w:r w:rsidR="00343D49">
        <w:rPr>
          <w:rFonts w:asciiTheme="minorHAnsi" w:hAnsiTheme="minorHAnsi" w:cstheme="minorHAnsi"/>
        </w:rPr>
        <w:t>. Most patients wait until they have symptoms to seek treatment,</w:t>
      </w:r>
      <w:r>
        <w:rPr>
          <w:rFonts w:asciiTheme="minorHAnsi" w:hAnsiTheme="minorHAnsi" w:cstheme="minorHAnsi"/>
        </w:rPr>
        <w:t xml:space="preserve"> meaning over 70% of cases are diagnosed in late stage III and IV, where curative treatment is less likely.</w:t>
      </w:r>
      <w:r>
        <w:rPr>
          <w:rStyle w:val="EndnoteReference"/>
          <w:rFonts w:asciiTheme="minorHAnsi" w:hAnsiTheme="minorHAnsi" w:cstheme="minorHAnsi"/>
        </w:rPr>
        <w:endnoteReference w:id="25"/>
      </w:r>
      <w:r>
        <w:rPr>
          <w:rFonts w:asciiTheme="minorHAnsi" w:hAnsiTheme="minorHAnsi" w:cstheme="minorHAnsi"/>
        </w:rPr>
        <w:t xml:space="preserve"> </w:t>
      </w:r>
      <w:r w:rsidR="00343D49">
        <w:rPr>
          <w:rFonts w:asciiTheme="minorHAnsi" w:hAnsiTheme="minorHAnsi" w:cstheme="minorHAnsi"/>
        </w:rPr>
        <w:t>Because of this, it is clear early detection of the disease is imperative to improve mortality rates. In 2021, the United States Preventive Services Task Force (USPSTF) issued a recommendation of annual screening for lung cancer using LDCT in adults aged 50 to 80 with at least a 20 pack-year smoking history who currently smoke or have quit smoking within the past 15 years. Once a patient has surpassed 15 years of not smoking or develops a health problem that significantly limits life expectancy or the ability to undergo curative lung surgery, they can cease annual screenings.</w:t>
      </w:r>
      <w:r w:rsidR="00343D49">
        <w:rPr>
          <w:rStyle w:val="EndnoteReference"/>
          <w:rFonts w:asciiTheme="minorHAnsi" w:hAnsiTheme="minorHAnsi" w:cstheme="minorHAnsi"/>
        </w:rPr>
        <w:endnoteReference w:id="26"/>
      </w:r>
      <w:r w:rsidR="00E8410B">
        <w:rPr>
          <w:rFonts w:asciiTheme="minorHAnsi" w:hAnsiTheme="minorHAnsi" w:cstheme="minorHAnsi"/>
        </w:rPr>
        <w:t xml:space="preserve"> </w:t>
      </w:r>
    </w:p>
    <w:p w14:paraId="1D5D81B0" w14:textId="77777777" w:rsidR="00E8410B" w:rsidRDefault="00E8410B">
      <w:pPr>
        <w:spacing w:line="240" w:lineRule="auto"/>
        <w:ind w:firstLine="0"/>
        <w:rPr>
          <w:rFonts w:asciiTheme="minorHAnsi" w:hAnsiTheme="minorHAnsi" w:cstheme="minorHAnsi"/>
        </w:rPr>
      </w:pPr>
    </w:p>
    <w:p w14:paraId="1B186090" w14:textId="4FD0B8E3" w:rsidR="00E8410B" w:rsidRDefault="00E8410B">
      <w:pPr>
        <w:spacing w:line="240" w:lineRule="auto"/>
        <w:ind w:firstLine="0"/>
        <w:rPr>
          <w:rFonts w:asciiTheme="minorHAnsi" w:hAnsiTheme="minorHAnsi" w:cstheme="minorHAnsi"/>
        </w:rPr>
      </w:pPr>
      <w:r>
        <w:rPr>
          <w:rFonts w:asciiTheme="minorHAnsi" w:hAnsiTheme="minorHAnsi" w:cstheme="minorHAnsi"/>
        </w:rPr>
        <w:t>In 2015, the Centers for Medicare and Medicaid Services (CMS</w:t>
      </w:r>
      <w:r w:rsidR="00C939B0">
        <w:rPr>
          <w:rFonts w:asciiTheme="minorHAnsi" w:hAnsiTheme="minorHAnsi" w:cstheme="minorHAnsi"/>
        </w:rPr>
        <w:t>) covered</w:t>
      </w:r>
      <w:r>
        <w:rPr>
          <w:rFonts w:asciiTheme="minorHAnsi" w:hAnsiTheme="minorHAnsi" w:cstheme="minorHAnsi"/>
        </w:rPr>
        <w:t xml:space="preserve"> annual screening for lung cancer with LDCT if patients met the following criteria: age 55-77, asymptomatic, tobacco smoking history of at least 30 pack-years, current smoker or one who has quit within the last 15 years, and receives a written order for LDCT with very specific criteria</w:t>
      </w:r>
      <w:r w:rsidR="004F258A">
        <w:rPr>
          <w:rFonts w:asciiTheme="minorHAnsi" w:hAnsiTheme="minorHAnsi" w:cstheme="minorHAnsi"/>
        </w:rPr>
        <w:t xml:space="preserve"> including mandatory counseling</w:t>
      </w:r>
      <w:r>
        <w:rPr>
          <w:rFonts w:asciiTheme="minorHAnsi" w:hAnsiTheme="minorHAnsi" w:cstheme="minorHAnsi"/>
        </w:rPr>
        <w:t>.</w:t>
      </w:r>
      <w:bookmarkStart w:id="126" w:name="_Ref137807463"/>
      <w:r>
        <w:rPr>
          <w:rStyle w:val="EndnoteReference"/>
          <w:rFonts w:asciiTheme="minorHAnsi" w:hAnsiTheme="minorHAnsi" w:cstheme="minorHAnsi"/>
        </w:rPr>
        <w:endnoteReference w:id="27"/>
      </w:r>
      <w:bookmarkEnd w:id="126"/>
      <w:r>
        <w:rPr>
          <w:rFonts w:asciiTheme="minorHAnsi" w:hAnsiTheme="minorHAnsi" w:cstheme="minorHAnsi"/>
        </w:rPr>
        <w:t xml:space="preserve"> </w:t>
      </w:r>
      <w:r w:rsidR="004F258A">
        <w:rPr>
          <w:rFonts w:asciiTheme="minorHAnsi" w:hAnsiTheme="minorHAnsi" w:cstheme="minorHAnsi"/>
        </w:rPr>
        <w:t xml:space="preserve">Reading radiologists </w:t>
      </w:r>
      <w:r w:rsidR="00AF3AFC">
        <w:rPr>
          <w:rFonts w:asciiTheme="minorHAnsi" w:hAnsiTheme="minorHAnsi" w:cstheme="minorHAnsi"/>
        </w:rPr>
        <w:t>and radiology imaging facilities also had to meet multiple eligibility criteria for the exam to be covered by Medicare.</w:t>
      </w:r>
      <w:r w:rsidR="00AF3AFC">
        <w:rPr>
          <w:rFonts w:asciiTheme="minorHAnsi" w:hAnsiTheme="minorHAnsi" w:cstheme="minorHAnsi"/>
        </w:rPr>
        <w:fldChar w:fldCharType="begin"/>
      </w:r>
      <w:r w:rsidR="00AF3AFC">
        <w:rPr>
          <w:rFonts w:asciiTheme="minorHAnsi" w:hAnsiTheme="minorHAnsi" w:cstheme="minorHAnsi"/>
        </w:rPr>
        <w:instrText xml:space="preserve"> NOTEREF _Ref137807463 \f \h </w:instrText>
      </w:r>
      <w:r w:rsidR="00AF3AFC">
        <w:rPr>
          <w:rFonts w:asciiTheme="minorHAnsi" w:hAnsiTheme="minorHAnsi" w:cstheme="minorHAnsi"/>
        </w:rPr>
      </w:r>
      <w:r w:rsidR="00AF3AFC">
        <w:rPr>
          <w:rFonts w:asciiTheme="minorHAnsi" w:hAnsiTheme="minorHAnsi" w:cstheme="minorHAnsi"/>
        </w:rPr>
        <w:fldChar w:fldCharType="separate"/>
      </w:r>
      <w:r w:rsidR="00AF3AFC" w:rsidRPr="00AF3AFC">
        <w:rPr>
          <w:rStyle w:val="EndnoteReference"/>
        </w:rPr>
        <w:t>27</w:t>
      </w:r>
      <w:r w:rsidR="00AF3AFC">
        <w:rPr>
          <w:rFonts w:asciiTheme="minorHAnsi" w:hAnsiTheme="minorHAnsi" w:cstheme="minorHAnsi"/>
        </w:rPr>
        <w:fldChar w:fldCharType="end"/>
      </w:r>
      <w:r w:rsidR="00AF3AFC">
        <w:rPr>
          <w:rFonts w:asciiTheme="minorHAnsi" w:hAnsiTheme="minorHAnsi" w:cstheme="minorHAnsi"/>
        </w:rPr>
        <w:t xml:space="preserve"> </w:t>
      </w:r>
      <w:r>
        <w:rPr>
          <w:rFonts w:asciiTheme="minorHAnsi" w:hAnsiTheme="minorHAnsi" w:cstheme="minorHAnsi"/>
        </w:rPr>
        <w:t xml:space="preserve">However, in February 2022, the </w:t>
      </w:r>
      <w:r w:rsidR="004F258A">
        <w:rPr>
          <w:rFonts w:asciiTheme="minorHAnsi" w:hAnsiTheme="minorHAnsi" w:cstheme="minorHAnsi"/>
        </w:rPr>
        <w:t>eligibility criteria were revised to align more closely with the USPSTF recommendations. In this revision, the minimum age for screening was lowered from 55 to 50 and the smoking history was reduced from 30 to 20 pack-years.</w:t>
      </w:r>
      <w:r w:rsidR="00AF3AFC">
        <w:rPr>
          <w:rFonts w:asciiTheme="minorHAnsi" w:hAnsiTheme="minorHAnsi" w:cstheme="minorHAnsi"/>
        </w:rPr>
        <w:t xml:space="preserve"> The counseling requirements were simplified and the criteria for reading radiologists and radiology imaging facilities were also lessened.</w:t>
      </w:r>
      <w:r w:rsidR="00AF3AFC">
        <w:rPr>
          <w:rStyle w:val="EndnoteReference"/>
          <w:rFonts w:asciiTheme="minorHAnsi" w:hAnsiTheme="minorHAnsi" w:cstheme="minorHAnsi"/>
        </w:rPr>
        <w:endnoteReference w:id="28"/>
      </w:r>
      <w:r w:rsidR="00AF3AFC">
        <w:rPr>
          <w:rFonts w:asciiTheme="minorHAnsi" w:hAnsiTheme="minorHAnsi" w:cstheme="minorHAnsi"/>
        </w:rPr>
        <w:t xml:space="preserve"> </w:t>
      </w:r>
      <w:r w:rsidR="004F258A">
        <w:rPr>
          <w:rFonts w:asciiTheme="minorHAnsi" w:hAnsiTheme="minorHAnsi" w:cstheme="minorHAnsi"/>
        </w:rPr>
        <w:t xml:space="preserve"> </w:t>
      </w:r>
    </w:p>
    <w:p w14:paraId="32642956" w14:textId="77777777" w:rsidR="00230C87" w:rsidRDefault="00230C87">
      <w:pPr>
        <w:spacing w:line="240" w:lineRule="auto"/>
        <w:ind w:firstLine="0"/>
        <w:rPr>
          <w:rFonts w:asciiTheme="minorHAnsi" w:hAnsiTheme="minorHAnsi" w:cstheme="minorHAnsi"/>
        </w:rPr>
      </w:pPr>
    </w:p>
    <w:p w14:paraId="6D6A590D" w14:textId="6FA13EBC" w:rsidR="00230C87" w:rsidRDefault="00230C87">
      <w:pPr>
        <w:spacing w:line="240" w:lineRule="auto"/>
        <w:ind w:firstLine="0"/>
        <w:rPr>
          <w:rFonts w:asciiTheme="minorHAnsi" w:hAnsiTheme="minorHAnsi" w:cstheme="minorHAnsi"/>
          <w:b/>
          <w:bCs/>
        </w:rPr>
      </w:pPr>
      <w:r>
        <w:rPr>
          <w:rFonts w:asciiTheme="minorHAnsi" w:hAnsiTheme="minorHAnsi" w:cstheme="minorHAnsi"/>
          <w:b/>
          <w:bCs/>
        </w:rPr>
        <w:t>Benefits and Risks of LDCT for Lung Cancer Screening</w:t>
      </w:r>
    </w:p>
    <w:p w14:paraId="26E7C69F" w14:textId="1551C990" w:rsidR="00A515BF" w:rsidRPr="00C939B0" w:rsidRDefault="00230C87">
      <w:pPr>
        <w:spacing w:line="240" w:lineRule="auto"/>
        <w:ind w:firstLine="0"/>
        <w:rPr>
          <w:rFonts w:asciiTheme="minorHAnsi" w:hAnsiTheme="minorHAnsi" w:cstheme="minorHAnsi"/>
          <w:vertAlign w:val="superscript"/>
        </w:rPr>
      </w:pPr>
      <w:r>
        <w:rPr>
          <w:rFonts w:asciiTheme="minorHAnsi" w:hAnsiTheme="minorHAnsi" w:cstheme="minorHAnsi"/>
        </w:rPr>
        <w:t xml:space="preserve">The primary benefit of LDCT for lung cancer screening is </w:t>
      </w:r>
      <w:r w:rsidR="00722412">
        <w:rPr>
          <w:rFonts w:asciiTheme="minorHAnsi" w:hAnsiTheme="minorHAnsi" w:cstheme="minorHAnsi"/>
        </w:rPr>
        <w:t>a decreased risk</w:t>
      </w:r>
      <w:r>
        <w:rPr>
          <w:rFonts w:asciiTheme="minorHAnsi" w:hAnsiTheme="minorHAnsi" w:cstheme="minorHAnsi"/>
        </w:rPr>
        <w:t xml:space="preserve"> of dying from lung cancer</w:t>
      </w:r>
      <w:r w:rsidR="00722412">
        <w:rPr>
          <w:rFonts w:asciiTheme="minorHAnsi" w:hAnsiTheme="minorHAnsi" w:cstheme="minorHAnsi"/>
        </w:rPr>
        <w:t xml:space="preserve"> because it</w:t>
      </w:r>
      <w:r>
        <w:rPr>
          <w:rFonts w:asciiTheme="minorHAnsi" w:hAnsiTheme="minorHAnsi" w:cstheme="minorHAnsi"/>
        </w:rPr>
        <w:t xml:space="preserve"> is especially effective at detecting lung cancer at its earliest and most treatable stage.</w:t>
      </w:r>
      <w:r w:rsidR="00722412">
        <w:rPr>
          <w:rFonts w:asciiTheme="minorHAnsi" w:hAnsiTheme="minorHAnsi" w:cstheme="minorHAnsi"/>
        </w:rPr>
        <w:t xml:space="preserve"> LDCT is fast, painless, non-invasive, and does not require the use of contrast media. LDCT also uses up to 90% less radiation than conventional chest CT scans, significantly reducing the dose to the patient.</w:t>
      </w:r>
      <w:r w:rsidR="00722412">
        <w:rPr>
          <w:rFonts w:asciiTheme="minorHAnsi" w:hAnsiTheme="minorHAnsi" w:cstheme="minorHAnsi"/>
        </w:rPr>
        <w:fldChar w:fldCharType="begin"/>
      </w:r>
      <w:r w:rsidR="00722412">
        <w:rPr>
          <w:rFonts w:asciiTheme="minorHAnsi" w:hAnsiTheme="minorHAnsi" w:cstheme="minorHAnsi"/>
        </w:rPr>
        <w:instrText xml:space="preserve"> NOTEREF _Ref137808179 \f \h </w:instrText>
      </w:r>
      <w:r w:rsidR="00722412">
        <w:rPr>
          <w:rFonts w:asciiTheme="minorHAnsi" w:hAnsiTheme="minorHAnsi" w:cstheme="minorHAnsi"/>
        </w:rPr>
      </w:r>
      <w:r w:rsidR="00722412">
        <w:rPr>
          <w:rFonts w:asciiTheme="minorHAnsi" w:hAnsiTheme="minorHAnsi" w:cstheme="minorHAnsi"/>
        </w:rPr>
        <w:fldChar w:fldCharType="separate"/>
      </w:r>
      <w:r w:rsidR="00722412" w:rsidRPr="00722412">
        <w:rPr>
          <w:rStyle w:val="EndnoteReference"/>
        </w:rPr>
        <w:t>21</w:t>
      </w:r>
      <w:r w:rsidR="00722412">
        <w:rPr>
          <w:rFonts w:asciiTheme="minorHAnsi" w:hAnsiTheme="minorHAnsi" w:cstheme="minorHAnsi"/>
        </w:rPr>
        <w:fldChar w:fldCharType="end"/>
      </w:r>
      <w:r w:rsidR="00722412">
        <w:rPr>
          <w:rFonts w:asciiTheme="minorHAnsi" w:hAnsiTheme="minorHAnsi" w:cstheme="minorHAnsi"/>
        </w:rPr>
        <w:t xml:space="preserve"> </w:t>
      </w:r>
      <w:r w:rsidR="00F83096">
        <w:rPr>
          <w:rFonts w:asciiTheme="minorHAnsi" w:hAnsiTheme="minorHAnsi" w:cstheme="minorHAnsi"/>
        </w:rPr>
        <w:t xml:space="preserve">While there are substantial benefits to screening with LDCT, there are also potential risks. </w:t>
      </w:r>
      <w:r w:rsidR="00566AFF">
        <w:rPr>
          <w:rFonts w:asciiTheme="minorHAnsi" w:hAnsiTheme="minorHAnsi" w:cstheme="minorHAnsi"/>
        </w:rPr>
        <w:t xml:space="preserve">LDCT can detect abnormalities that are not cancer or create false-positive results that require additional tests to rule out the risk of harm to the patient. This can create a financial burden and potentially more radiation dose for </w:t>
      </w:r>
      <w:r w:rsidR="00566AFF">
        <w:rPr>
          <w:rFonts w:asciiTheme="minorHAnsi" w:hAnsiTheme="minorHAnsi" w:cstheme="minorHAnsi"/>
        </w:rPr>
        <w:lastRenderedPageBreak/>
        <w:t>the patient. When cancer is detected, it may already be at an advanced stage or cause additional complications; therefore, LDCT cannot guarantee the patient will not die from the cancer that is detected. There is also a risk of false-negative results, meaning the screening may show no evidence of cancer; however, the disease still exists. LDCT is also not guaranteed to find cancer in an early stage. Finally, there is a risk of overdiagnosis with LDCT, meaning cancers may be detected that would otherwise have never caused harm. This causes unnecessary anxiety, tests, and treatment for the patient.</w:t>
      </w:r>
      <w:r w:rsidR="00566AFF">
        <w:rPr>
          <w:rFonts w:asciiTheme="minorHAnsi" w:hAnsiTheme="minorHAnsi" w:cstheme="minorHAnsi"/>
        </w:rPr>
        <w:fldChar w:fldCharType="begin"/>
      </w:r>
      <w:r w:rsidR="00566AFF">
        <w:rPr>
          <w:rFonts w:asciiTheme="minorHAnsi" w:hAnsiTheme="minorHAnsi" w:cstheme="minorHAnsi"/>
        </w:rPr>
        <w:instrText xml:space="preserve"> NOTEREF _Ref137809887 \f \h </w:instrText>
      </w:r>
      <w:r w:rsidR="00566AFF">
        <w:rPr>
          <w:rFonts w:asciiTheme="minorHAnsi" w:hAnsiTheme="minorHAnsi" w:cstheme="minorHAnsi"/>
        </w:rPr>
      </w:r>
      <w:r w:rsidR="00566AFF">
        <w:rPr>
          <w:rFonts w:asciiTheme="minorHAnsi" w:hAnsiTheme="minorHAnsi" w:cstheme="minorHAnsi"/>
        </w:rPr>
        <w:fldChar w:fldCharType="separate"/>
      </w:r>
      <w:r w:rsidR="00566AFF" w:rsidRPr="00566AFF">
        <w:rPr>
          <w:rStyle w:val="EndnoteReference"/>
        </w:rPr>
        <w:t>18</w:t>
      </w:r>
      <w:r w:rsidR="00566AFF">
        <w:rPr>
          <w:rFonts w:asciiTheme="minorHAnsi" w:hAnsiTheme="minorHAnsi" w:cstheme="minorHAnsi"/>
        </w:rPr>
        <w:fldChar w:fldCharType="end"/>
      </w:r>
      <w:r w:rsidR="00A515BF">
        <w:rPr>
          <w:rFonts w:asciiTheme="minorHAnsi" w:hAnsiTheme="minorHAnsi" w:cstheme="minorHAnsi"/>
          <w:vertAlign w:val="superscript"/>
        </w:rPr>
        <w:t>,</w:t>
      </w:r>
      <w:r w:rsidR="00566AFF">
        <w:rPr>
          <w:rFonts w:asciiTheme="minorHAnsi" w:hAnsiTheme="minorHAnsi" w:cstheme="minorHAnsi"/>
        </w:rPr>
        <w:fldChar w:fldCharType="begin"/>
      </w:r>
      <w:r w:rsidR="00566AFF">
        <w:rPr>
          <w:rFonts w:asciiTheme="minorHAnsi" w:hAnsiTheme="minorHAnsi" w:cstheme="minorHAnsi"/>
        </w:rPr>
        <w:instrText xml:space="preserve"> NOTEREF _Ref137808179 \f \h </w:instrText>
      </w:r>
      <w:r w:rsidR="00566AFF">
        <w:rPr>
          <w:rFonts w:asciiTheme="minorHAnsi" w:hAnsiTheme="minorHAnsi" w:cstheme="minorHAnsi"/>
        </w:rPr>
      </w:r>
      <w:r w:rsidR="00566AFF">
        <w:rPr>
          <w:rFonts w:asciiTheme="minorHAnsi" w:hAnsiTheme="minorHAnsi" w:cstheme="minorHAnsi"/>
        </w:rPr>
        <w:fldChar w:fldCharType="separate"/>
      </w:r>
      <w:r w:rsidR="00566AFF" w:rsidRPr="00566AFF">
        <w:rPr>
          <w:rStyle w:val="EndnoteReference"/>
        </w:rPr>
        <w:t>21</w:t>
      </w:r>
      <w:r w:rsidR="00566AFF">
        <w:rPr>
          <w:rFonts w:asciiTheme="minorHAnsi" w:hAnsiTheme="minorHAnsi" w:cstheme="minorHAnsi"/>
        </w:rPr>
        <w:fldChar w:fldCharType="end"/>
      </w:r>
      <w:r w:rsidR="00A515BF">
        <w:rPr>
          <w:rFonts w:asciiTheme="minorHAnsi" w:hAnsiTheme="minorHAnsi" w:cstheme="minorHAnsi"/>
          <w:vertAlign w:val="superscript"/>
        </w:rPr>
        <w:t>,</w:t>
      </w:r>
      <w:r w:rsidR="00566AFF">
        <w:rPr>
          <w:rStyle w:val="EndnoteReference"/>
          <w:rFonts w:asciiTheme="minorHAnsi" w:hAnsiTheme="minorHAnsi" w:cstheme="minorHAnsi"/>
        </w:rPr>
        <w:endnoteReference w:id="29"/>
      </w:r>
    </w:p>
    <w:p w14:paraId="495EF65F" w14:textId="2A4F6EFF" w:rsidR="00A515BF" w:rsidRDefault="00A515BF" w:rsidP="00A515BF">
      <w:pPr>
        <w:spacing w:line="240" w:lineRule="auto"/>
        <w:ind w:firstLine="0"/>
        <w:jc w:val="center"/>
        <w:rPr>
          <w:rFonts w:asciiTheme="minorHAnsi" w:hAnsiTheme="minorHAnsi" w:cstheme="minorHAnsi"/>
          <w:b/>
          <w:bCs/>
        </w:rPr>
      </w:pPr>
      <w:r w:rsidRPr="00A515BF">
        <w:rPr>
          <w:rFonts w:asciiTheme="minorHAnsi" w:hAnsiTheme="minorHAnsi" w:cstheme="minorHAnsi"/>
          <w:b/>
          <w:bCs/>
        </w:rPr>
        <w:t>Conclusion</w:t>
      </w:r>
    </w:p>
    <w:p w14:paraId="7788C414" w14:textId="25769405" w:rsidR="00A515BF" w:rsidRDefault="00C939B0" w:rsidP="00A515BF">
      <w:pPr>
        <w:spacing w:line="240" w:lineRule="auto"/>
        <w:ind w:firstLine="0"/>
        <w:rPr>
          <w:rFonts w:asciiTheme="minorHAnsi" w:hAnsiTheme="minorHAnsi" w:cstheme="minorHAnsi"/>
        </w:rPr>
      </w:pPr>
      <w:r>
        <w:rPr>
          <w:rFonts w:asciiTheme="minorHAnsi" w:hAnsiTheme="minorHAnsi" w:cstheme="minorHAnsi"/>
        </w:rPr>
        <w:t>Low dose</w:t>
      </w:r>
      <w:r w:rsidR="00A515BF">
        <w:rPr>
          <w:rFonts w:asciiTheme="minorHAnsi" w:hAnsiTheme="minorHAnsi" w:cstheme="minorHAnsi"/>
        </w:rPr>
        <w:t xml:space="preserve"> computed tomography (LDCT) can potentially reduce the mortality rates of lung cancer in patients at risk of developing this disease, which is the leading cause of cancer death in the United States. </w:t>
      </w:r>
      <w:r>
        <w:rPr>
          <w:rFonts w:asciiTheme="minorHAnsi" w:hAnsiTheme="minorHAnsi" w:cstheme="minorHAnsi"/>
        </w:rPr>
        <w:t>Lung cancer is typically asymptomatic in early stages when curative treatment is possible; therefore, most patients are unaware they have the disease until it has reached an advanced stage where curative treatment is less effective. Patients aged 50-80 with a 20 pack-year history of tobacco smoking who currently smoke, or have quit in the last 15 years, are eligible to undergo annual screening for lung cancer with LDCT to increase the likelihood of detecting the cancer in an earlier stage, substantially increasing the patient’s survival rate. There are risks associated with LDCT, such as false-positives, false-negatives, and overdiagnosis; however, most feel these risks are negligible when the potential benefit is saving lives.</w:t>
      </w:r>
    </w:p>
    <w:p w14:paraId="6E002E26" w14:textId="77777777" w:rsidR="00C939B0" w:rsidRDefault="00C939B0" w:rsidP="00A515BF">
      <w:pPr>
        <w:spacing w:line="240" w:lineRule="auto"/>
        <w:ind w:firstLine="0"/>
        <w:rPr>
          <w:rFonts w:asciiTheme="minorHAnsi" w:hAnsiTheme="minorHAnsi" w:cstheme="minorHAnsi"/>
        </w:rPr>
      </w:pPr>
    </w:p>
    <w:p w14:paraId="47751C71" w14:textId="77777777" w:rsidR="00C939B0" w:rsidRDefault="00C939B0">
      <w:pPr>
        <w:rPr>
          <w:rFonts w:asciiTheme="minorHAnsi" w:hAnsiTheme="minorHAnsi" w:cstheme="minorHAnsi"/>
          <w:b/>
          <w:bCs/>
        </w:rPr>
      </w:pPr>
      <w:r>
        <w:rPr>
          <w:rFonts w:asciiTheme="minorHAnsi" w:hAnsiTheme="minorHAnsi" w:cstheme="minorHAnsi"/>
          <w:b/>
          <w:bCs/>
        </w:rPr>
        <w:br w:type="page"/>
      </w:r>
    </w:p>
    <w:p w14:paraId="06A925B8" w14:textId="3206BC5D" w:rsidR="00C939B0" w:rsidRPr="00C939B0" w:rsidRDefault="00C939B0" w:rsidP="00C939B0">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References</w:t>
      </w:r>
    </w:p>
    <w:sectPr w:rsidR="00C939B0" w:rsidRPr="00C939B0">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Jessica Marshall" w:date="2023-06-16T14:51:00Z" w:initials="JM">
    <w:p w14:paraId="325F340E" w14:textId="77777777" w:rsidR="00AA0A9E" w:rsidRDefault="00AA0A9E" w:rsidP="00AB625E">
      <w:r>
        <w:rPr>
          <w:rStyle w:val="CommentReference"/>
        </w:rPr>
        <w:annotationRef/>
      </w:r>
      <w:r>
        <w:rPr>
          <w:color w:val="000000"/>
          <w:sz w:val="20"/>
          <w:szCs w:val="20"/>
        </w:rPr>
        <w:t xml:space="preserve">I think you can cut this whole highlighted area.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F3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6F578" w16cex:dateUtc="2023-06-16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F340E" w16cid:durableId="2836F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FC27B" w14:textId="77777777" w:rsidR="00F27A92" w:rsidRDefault="00F27A92" w:rsidP="003009D2">
      <w:pPr>
        <w:spacing w:line="240" w:lineRule="auto"/>
      </w:pPr>
      <w:r>
        <w:separator/>
      </w:r>
    </w:p>
  </w:endnote>
  <w:endnote w:type="continuationSeparator" w:id="0">
    <w:p w14:paraId="012F2C92" w14:textId="77777777" w:rsidR="00F27A92" w:rsidRDefault="00F27A92" w:rsidP="003009D2">
      <w:pPr>
        <w:spacing w:line="240" w:lineRule="auto"/>
      </w:pPr>
      <w:r>
        <w:continuationSeparator/>
      </w:r>
    </w:p>
  </w:endnote>
  <w:endnote w:id="1">
    <w:p w14:paraId="6E57BB5B" w14:textId="6893EA4A" w:rsidR="008A772F" w:rsidRDefault="008A772F" w:rsidP="00947DE0">
      <w:pPr>
        <w:pStyle w:val="EndnoteText"/>
      </w:pPr>
      <w:r>
        <w:rPr>
          <w:rStyle w:val="EndnoteReference"/>
        </w:rPr>
        <w:endnoteRef/>
      </w:r>
      <w:r>
        <w:t xml:space="preserve"> Mayo Clinic Staff. Lung Cancer. Mayo Clinic Diseases and Conditions.</w:t>
      </w:r>
      <w:r w:rsidRPr="008A772F">
        <w:t xml:space="preserve"> </w:t>
      </w:r>
      <w:r>
        <w:t xml:space="preserve">March 22, 2022. Accessed June 13, 2023. </w:t>
      </w:r>
      <w:hyperlink r:id="rId1" w:history="1">
        <w:r w:rsidRPr="00BB5481">
          <w:rPr>
            <w:rStyle w:val="Hyperlink"/>
          </w:rPr>
          <w:t>https://www.mayoclinic.org/diseases-conditions/lung-cancer/symptoms-causes/syc-20374620</w:t>
        </w:r>
      </w:hyperlink>
    </w:p>
  </w:endnote>
  <w:endnote w:id="2">
    <w:p w14:paraId="06CD2C1A" w14:textId="5A6E8962" w:rsidR="008A772F" w:rsidRDefault="008A772F">
      <w:pPr>
        <w:pStyle w:val="EndnoteText"/>
      </w:pPr>
      <w:r>
        <w:rPr>
          <w:rStyle w:val="EndnoteReference"/>
        </w:rPr>
        <w:endnoteRef/>
      </w:r>
      <w:r>
        <w:t xml:space="preserve"> American Cancer Society. Key Statistics for Lung Cancer. n.d. Updated January 12, 2023. Accessed June 13, 2023. </w:t>
      </w:r>
      <w:hyperlink r:id="rId2" w:history="1">
        <w:r w:rsidRPr="00BB5481">
          <w:rPr>
            <w:rStyle w:val="Hyperlink"/>
          </w:rPr>
          <w:t>https://www.cancer.org/cancer/types/lung-cancer/about/key-statistics.html</w:t>
        </w:r>
      </w:hyperlink>
      <w:r>
        <w:t xml:space="preserve"> </w:t>
      </w:r>
    </w:p>
  </w:endnote>
  <w:endnote w:id="3">
    <w:p w14:paraId="5C6901F9" w14:textId="004067FA" w:rsidR="008A772F" w:rsidRDefault="008A772F">
      <w:pPr>
        <w:pStyle w:val="EndnoteText"/>
      </w:pPr>
      <w:r>
        <w:rPr>
          <w:rStyle w:val="EndnoteReference"/>
        </w:rPr>
        <w:endnoteRef/>
      </w:r>
      <w:r>
        <w:t xml:space="preserve"> National Cancer Institute. Cancer Stat Facts: Lung and Bronchus Cancer. n.d. Accessed June 13, 2023. </w:t>
      </w:r>
      <w:hyperlink r:id="rId3" w:history="1">
        <w:r w:rsidRPr="00BB5481">
          <w:rPr>
            <w:rStyle w:val="Hyperlink"/>
          </w:rPr>
          <w:t>https://seer.cancer.gov/statfacts/html/lungb.html</w:t>
        </w:r>
      </w:hyperlink>
      <w:r>
        <w:t xml:space="preserve"> </w:t>
      </w:r>
    </w:p>
  </w:endnote>
  <w:endnote w:id="4">
    <w:p w14:paraId="121A5D3C" w14:textId="4ACEA51A" w:rsidR="004707C2" w:rsidRDefault="004707C2">
      <w:pPr>
        <w:pStyle w:val="EndnoteText"/>
      </w:pPr>
      <w:r>
        <w:rPr>
          <w:rStyle w:val="EndnoteReference"/>
        </w:rPr>
        <w:endnoteRef/>
      </w:r>
      <w:r>
        <w:t xml:space="preserve"> </w:t>
      </w:r>
      <w:r w:rsidRPr="004707C2">
        <w:t>U.S.</w:t>
      </w:r>
      <w:r w:rsidR="004816D6">
        <w:t xml:space="preserve"> Centers for Disease Control and Prevention (CDC)</w:t>
      </w:r>
      <w:r w:rsidRPr="004707C2">
        <w:t xml:space="preserve"> Cancer Statistics Working Group. U.S. Cancer Statistics Data Visualizations Tool, based on 2022 submission data (1999-2020): U.S. Department of Health and Human Services, Centers for Disease Control and Prevention and National Cancer Institute</w:t>
      </w:r>
      <w:r>
        <w:t xml:space="preserve">. Released June 2023. Accessed June 14, 2023. </w:t>
      </w:r>
      <w:hyperlink r:id="rId4" w:history="1">
        <w:r w:rsidRPr="00D46987">
          <w:rPr>
            <w:rStyle w:val="Hyperlink"/>
          </w:rPr>
          <w:t>https://www.cdc.gov/cancer/dataviz</w:t>
        </w:r>
      </w:hyperlink>
      <w:r>
        <w:t xml:space="preserve"> </w:t>
      </w:r>
    </w:p>
  </w:endnote>
  <w:endnote w:id="5">
    <w:p w14:paraId="6968EB30" w14:textId="30FBC39B" w:rsidR="000467B3" w:rsidRDefault="000467B3">
      <w:pPr>
        <w:pStyle w:val="EndnoteText"/>
      </w:pPr>
      <w:r>
        <w:rPr>
          <w:rStyle w:val="EndnoteReference"/>
        </w:rPr>
        <w:endnoteRef/>
      </w:r>
      <w:r>
        <w:t xml:space="preserve"> American Lung Association. Causes and Risk Factors. n.d. Updated November 17, 2022. Accessed June 13, 2023. </w:t>
      </w:r>
      <w:hyperlink r:id="rId5" w:history="1">
        <w:r w:rsidRPr="00D46987">
          <w:rPr>
            <w:rStyle w:val="Hyperlink"/>
          </w:rPr>
          <w:t>https://www.lung.org/lung-health-diseases/lung-disease-lookup/lung-cancer/basics/what-causes-lung-cancer</w:t>
        </w:r>
      </w:hyperlink>
      <w:r>
        <w:t xml:space="preserve"> </w:t>
      </w:r>
    </w:p>
  </w:endnote>
  <w:endnote w:id="6">
    <w:p w14:paraId="1F1D6F00" w14:textId="4726740F" w:rsidR="00290197" w:rsidRDefault="00290197">
      <w:pPr>
        <w:pStyle w:val="EndnoteText"/>
      </w:pPr>
      <w:r>
        <w:rPr>
          <w:rStyle w:val="EndnoteReference"/>
        </w:rPr>
        <w:endnoteRef/>
      </w:r>
      <w:r>
        <w:t xml:space="preserve"> American Cancer Society. Lung Cancer Risk Factors. n.d. Update January 12, 2023. Accessed June 14, 2023. </w:t>
      </w:r>
      <w:hyperlink r:id="rId6" w:history="1">
        <w:r w:rsidRPr="00D46987">
          <w:rPr>
            <w:rStyle w:val="Hyperlink"/>
          </w:rPr>
          <w:t>https://www.cancer.org/cancer/types/lung-cancer/causes-risks-prevention/risk-factors.html</w:t>
        </w:r>
      </w:hyperlink>
      <w:r>
        <w:t xml:space="preserve"> </w:t>
      </w:r>
    </w:p>
  </w:endnote>
  <w:endnote w:id="7">
    <w:p w14:paraId="1097291A" w14:textId="19EEAF35" w:rsidR="00270C36" w:rsidRDefault="00270C36">
      <w:pPr>
        <w:pStyle w:val="EndnoteText"/>
      </w:pPr>
      <w:r>
        <w:rPr>
          <w:rStyle w:val="EndnoteReference"/>
        </w:rPr>
        <w:endnoteRef/>
      </w:r>
      <w:r>
        <w:t xml:space="preserve"> American Cancer Society. What is Lung Cancer? n.d. Updated January 12, 2023. Accessed June 13, 2023. </w:t>
      </w:r>
      <w:hyperlink r:id="rId7" w:history="1">
        <w:r w:rsidRPr="00BB5481">
          <w:rPr>
            <w:rStyle w:val="Hyperlink"/>
          </w:rPr>
          <w:t>https://www.cancer.org/cancer/types/lung-cancer/about/what-is.html</w:t>
        </w:r>
      </w:hyperlink>
      <w:r>
        <w:t xml:space="preserve"> </w:t>
      </w:r>
    </w:p>
  </w:endnote>
  <w:endnote w:id="8">
    <w:p w14:paraId="26899362" w14:textId="3808CFD6" w:rsidR="00270C36" w:rsidRDefault="00270C36">
      <w:pPr>
        <w:pStyle w:val="EndnoteText"/>
      </w:pPr>
      <w:r>
        <w:rPr>
          <w:rStyle w:val="EndnoteReference"/>
        </w:rPr>
        <w:endnoteRef/>
      </w:r>
      <w:r>
        <w:t xml:space="preserve"> National Cancer Institute. Anatomy of the Lung. n.d. Accessed June 13, 2023.</w:t>
      </w:r>
      <w:r w:rsidRPr="00270C36">
        <w:t xml:space="preserve"> </w:t>
      </w:r>
      <w:hyperlink r:id="rId8" w:history="1">
        <w:r w:rsidRPr="00BB5481">
          <w:rPr>
            <w:rStyle w:val="Hyperlink"/>
          </w:rPr>
          <w:t>https://training.seer.cancer.gov/lung/anatomy/</w:t>
        </w:r>
      </w:hyperlink>
      <w:r>
        <w:t xml:space="preserve"> </w:t>
      </w:r>
    </w:p>
  </w:endnote>
  <w:endnote w:id="9">
    <w:p w14:paraId="283DA355" w14:textId="6276255E" w:rsidR="00F6380A" w:rsidRDefault="00F6380A">
      <w:pPr>
        <w:pStyle w:val="EndnoteText"/>
      </w:pPr>
      <w:r>
        <w:rPr>
          <w:rStyle w:val="EndnoteReference"/>
        </w:rPr>
        <w:endnoteRef/>
      </w:r>
      <w:r>
        <w:t xml:space="preserve"> American Lung Association. Types of Lung Cancer</w:t>
      </w:r>
      <w:r w:rsidR="000467B3">
        <w:t>.</w:t>
      </w:r>
      <w:r>
        <w:t xml:space="preserve"> n.d. Updated November 17, 2022. Accessed June 13, 2023. </w:t>
      </w:r>
      <w:hyperlink r:id="rId9" w:history="1">
        <w:r w:rsidRPr="00BB5481">
          <w:rPr>
            <w:rStyle w:val="Hyperlink"/>
          </w:rPr>
          <w:t>https://www.lung.org/lung-health-diseases/lung-disease-lookup/lung-cancer/basics/lung-cancer-types</w:t>
        </w:r>
      </w:hyperlink>
      <w:r>
        <w:t xml:space="preserve"> </w:t>
      </w:r>
    </w:p>
  </w:endnote>
  <w:endnote w:id="10">
    <w:p w14:paraId="4F7F26A3" w14:textId="47F830D6" w:rsidR="00185979" w:rsidRDefault="00185979">
      <w:pPr>
        <w:pStyle w:val="EndnoteText"/>
      </w:pPr>
      <w:r>
        <w:rPr>
          <w:rStyle w:val="EndnoteReference"/>
        </w:rPr>
        <w:endnoteRef/>
      </w:r>
      <w:r>
        <w:t xml:space="preserve"> American Cancer Society. Signs and Symptoms of Lung Cancer. n.d. Updated October 1, 2019. Accessed June 14, 2023. </w:t>
      </w:r>
      <w:hyperlink r:id="rId10" w:history="1">
        <w:r w:rsidRPr="008D46D6">
          <w:rPr>
            <w:rStyle w:val="Hyperlink"/>
          </w:rPr>
          <w:t>https://www.cancer.org/cancer/types/lung-cancer/detection-diagnosis-staging/signs-symptoms.html</w:t>
        </w:r>
      </w:hyperlink>
      <w:r>
        <w:t xml:space="preserve"> </w:t>
      </w:r>
    </w:p>
  </w:endnote>
  <w:endnote w:id="11">
    <w:p w14:paraId="714DC8E5" w14:textId="532B6A3E" w:rsidR="007B4589" w:rsidRDefault="007B4589">
      <w:pPr>
        <w:pStyle w:val="EndnoteText"/>
      </w:pPr>
      <w:r>
        <w:rPr>
          <w:rStyle w:val="EndnoteReference"/>
        </w:rPr>
        <w:endnoteRef/>
      </w:r>
      <w:r>
        <w:t xml:space="preserve"> American Lung Association. Lung Cancer Symptoms. n.d. Updated October 28, 2021. Accessed June 14, 2023. </w:t>
      </w:r>
      <w:hyperlink r:id="rId11" w:history="1">
        <w:r w:rsidRPr="008D46D6">
          <w:rPr>
            <w:rStyle w:val="Hyperlink"/>
          </w:rPr>
          <w:t>https://www.lung.org/lung-health-diseases/lung-disease-lookup/lung-cancer/symptoms-diagnosis/symptoms</w:t>
        </w:r>
      </w:hyperlink>
      <w:r>
        <w:t xml:space="preserve"> </w:t>
      </w:r>
    </w:p>
  </w:endnote>
  <w:endnote w:id="12">
    <w:p w14:paraId="188EC5BE" w14:textId="58AA132F" w:rsidR="00030577" w:rsidRDefault="00030577">
      <w:pPr>
        <w:pStyle w:val="EndnoteText"/>
      </w:pPr>
      <w:r>
        <w:rPr>
          <w:rStyle w:val="EndnoteReference"/>
        </w:rPr>
        <w:endnoteRef/>
      </w:r>
      <w:r>
        <w:t xml:space="preserve"> American Cancer Society. Tests for Lung Cancer. n.d. Updated August 15, 2022. Accessed June 14, 2023. </w:t>
      </w:r>
      <w:hyperlink r:id="rId12" w:history="1">
        <w:r w:rsidRPr="008D46D6">
          <w:rPr>
            <w:rStyle w:val="Hyperlink"/>
          </w:rPr>
          <w:t>https://www.cancer.org/cancer/types/lung-cancer/detection-diagnosis-staging/how-diagnosed.html</w:t>
        </w:r>
      </w:hyperlink>
      <w:r>
        <w:t xml:space="preserve"> </w:t>
      </w:r>
    </w:p>
  </w:endnote>
  <w:endnote w:id="13">
    <w:p w14:paraId="4346F9D9" w14:textId="45E98BA5" w:rsidR="00030577" w:rsidRDefault="00030577">
      <w:pPr>
        <w:pStyle w:val="EndnoteText"/>
      </w:pPr>
      <w:r>
        <w:rPr>
          <w:rStyle w:val="EndnoteReference"/>
        </w:rPr>
        <w:endnoteRef/>
      </w:r>
      <w:r>
        <w:t xml:space="preserve"> American Lung Association. Lung Cancer Diagnosis. n.d. Updated November 17, 2022. Accessed June 14, 2023. </w:t>
      </w:r>
      <w:hyperlink r:id="rId13" w:history="1">
        <w:r w:rsidRPr="008D46D6">
          <w:rPr>
            <w:rStyle w:val="Hyperlink"/>
          </w:rPr>
          <w:t>https://www.lung.org/lung-health-diseases/lung-disease-lookup/lung-cancer/symptoms-diagnosis/how-is-lung-cancer-diagnosed</w:t>
        </w:r>
      </w:hyperlink>
      <w:r>
        <w:t xml:space="preserve"> </w:t>
      </w:r>
    </w:p>
  </w:endnote>
  <w:endnote w:id="14">
    <w:p w14:paraId="76E78BD2" w14:textId="731AEAF1" w:rsidR="00E2098B" w:rsidRDefault="00E2098B">
      <w:pPr>
        <w:pStyle w:val="EndnoteText"/>
      </w:pPr>
      <w:r>
        <w:rPr>
          <w:rStyle w:val="EndnoteReference"/>
        </w:rPr>
        <w:endnoteRef/>
      </w:r>
      <w:r>
        <w:t xml:space="preserve"> American Cancer Society. Non-Small Cell Lung Cancer Stages. n.d. Updated October 1, 2019. Accessed June 14, 2023. </w:t>
      </w:r>
      <w:hyperlink r:id="rId14" w:history="1">
        <w:r w:rsidRPr="008D46D6">
          <w:rPr>
            <w:rStyle w:val="Hyperlink"/>
          </w:rPr>
          <w:t>https://www.cancer.org/cancer/types/lung-cancer/detection-diagnosis-staging/staging-nsclc.html</w:t>
        </w:r>
      </w:hyperlink>
      <w:r>
        <w:t xml:space="preserve"> </w:t>
      </w:r>
    </w:p>
  </w:endnote>
  <w:endnote w:id="15">
    <w:p w14:paraId="12389C20" w14:textId="0950576F" w:rsidR="00E2098B" w:rsidRDefault="00E2098B">
      <w:pPr>
        <w:pStyle w:val="EndnoteText"/>
      </w:pPr>
      <w:r>
        <w:rPr>
          <w:rStyle w:val="EndnoteReference"/>
        </w:rPr>
        <w:endnoteRef/>
      </w:r>
      <w:r>
        <w:t xml:space="preserve"> American Lung Association. Lung Cancer Staging. n.d. Updated November 17, 2022. Accessed June 14, 2023. </w:t>
      </w:r>
      <w:hyperlink r:id="rId15" w:history="1">
        <w:r w:rsidRPr="008D46D6">
          <w:rPr>
            <w:rStyle w:val="Hyperlink"/>
          </w:rPr>
          <w:t>https://www.lung.org/lung-health-diseases/lung-disease-lookup/lung-cancer/symptoms-diagnosis/lung-cancer-staging</w:t>
        </w:r>
      </w:hyperlink>
      <w:r>
        <w:t xml:space="preserve"> </w:t>
      </w:r>
    </w:p>
  </w:endnote>
  <w:endnote w:id="16">
    <w:p w14:paraId="4B2CC719" w14:textId="4C88F541" w:rsidR="00E2098B" w:rsidRDefault="00E2098B">
      <w:pPr>
        <w:pStyle w:val="EndnoteText"/>
      </w:pPr>
      <w:r>
        <w:rPr>
          <w:rStyle w:val="EndnoteReference"/>
        </w:rPr>
        <w:endnoteRef/>
      </w:r>
      <w:r>
        <w:t xml:space="preserve"> American Cancer Society. Small Cell Lung Cancer Stages. n.d. Updated October 1, 2019. Accessed June 14, 2023. </w:t>
      </w:r>
      <w:hyperlink r:id="rId16" w:history="1">
        <w:r w:rsidRPr="008D46D6">
          <w:rPr>
            <w:rStyle w:val="Hyperlink"/>
          </w:rPr>
          <w:t>https://www.cancer.org/cancer/types/lung-cancer/detection-diagnosis-staging/staging-sclc.html</w:t>
        </w:r>
      </w:hyperlink>
      <w:r>
        <w:t xml:space="preserve"> </w:t>
      </w:r>
    </w:p>
  </w:endnote>
  <w:endnote w:id="17">
    <w:p w14:paraId="59871BF7" w14:textId="539F0106" w:rsidR="00CA243F" w:rsidRDefault="00CA243F">
      <w:pPr>
        <w:pStyle w:val="EndnoteText"/>
      </w:pPr>
      <w:r>
        <w:rPr>
          <w:rStyle w:val="EndnoteReference"/>
        </w:rPr>
        <w:endnoteRef/>
      </w:r>
      <w:r>
        <w:t xml:space="preserve"> American Cancer Society. Lung Cancer Survival Rates. n.d. Updated March 1, 2023. Accessed June 15, 2023. </w:t>
      </w:r>
      <w:hyperlink r:id="rId17" w:history="1">
        <w:r w:rsidRPr="00E02124">
          <w:rPr>
            <w:rStyle w:val="Hyperlink"/>
          </w:rPr>
          <w:t>https://www.cancer.org/cancer/types/lung-cancer/detection-diagnosis-staging/survival-rates.html</w:t>
        </w:r>
      </w:hyperlink>
      <w:r>
        <w:t xml:space="preserve"> </w:t>
      </w:r>
    </w:p>
  </w:endnote>
  <w:endnote w:id="18">
    <w:p w14:paraId="3D3C1D32" w14:textId="268D152C" w:rsidR="008A7F91" w:rsidRDefault="008A7F91">
      <w:pPr>
        <w:pStyle w:val="EndnoteText"/>
      </w:pPr>
      <w:r>
        <w:rPr>
          <w:rStyle w:val="EndnoteReference"/>
        </w:rPr>
        <w:endnoteRef/>
      </w:r>
      <w:r>
        <w:t xml:space="preserve"> United States Center for Disease Control and Prevention (CDC). Who Should Be Screened for Lung Cancer? n.d. Updated October 25, 2022. Accessed June 15, 2023. </w:t>
      </w:r>
      <w:hyperlink r:id="rId18" w:history="1">
        <w:r w:rsidRPr="00453755">
          <w:rPr>
            <w:rStyle w:val="Hyperlink"/>
          </w:rPr>
          <w:t>https://www.cdc.gov/cancer/lung/basic_info/screening.htm</w:t>
        </w:r>
      </w:hyperlink>
      <w:r>
        <w:t xml:space="preserve"> </w:t>
      </w:r>
    </w:p>
  </w:endnote>
  <w:endnote w:id="19">
    <w:p w14:paraId="6AB68C6D" w14:textId="2F1BF04B" w:rsidR="008A7F91" w:rsidRDefault="008A7F91">
      <w:pPr>
        <w:pStyle w:val="EndnoteText"/>
      </w:pPr>
      <w:r>
        <w:rPr>
          <w:rStyle w:val="EndnoteReference"/>
        </w:rPr>
        <w:endnoteRef/>
      </w:r>
      <w:r>
        <w:t xml:space="preserve"> City of Hope. What to Expect from a Low-Dose CT Scan to Screen for Lung Cancer. November 1, 2022. Accessed June 15, 2023. </w:t>
      </w:r>
      <w:hyperlink r:id="rId19" w:history="1">
        <w:r w:rsidRPr="00453755">
          <w:rPr>
            <w:rStyle w:val="Hyperlink"/>
          </w:rPr>
          <w:t>https://www.cancercenter.com/community/blog/2022/11/what-to-expect-low-dose-ct-scan</w:t>
        </w:r>
      </w:hyperlink>
      <w:r>
        <w:t xml:space="preserve"> </w:t>
      </w:r>
    </w:p>
  </w:endnote>
  <w:endnote w:id="20">
    <w:p w14:paraId="18234AC9" w14:textId="3D1C2B5C" w:rsidR="00012FF3" w:rsidRDefault="00012FF3">
      <w:pPr>
        <w:pStyle w:val="EndnoteText"/>
      </w:pPr>
      <w:r>
        <w:rPr>
          <w:rStyle w:val="EndnoteReference"/>
        </w:rPr>
        <w:endnoteRef/>
      </w:r>
      <w:r>
        <w:t xml:space="preserve"> Beland J. Low-Dose CT (LDCT) Scan for Lung Cancer. City of Hope. April 25, 2022. Accessed June 15, 2023. </w:t>
      </w:r>
      <w:hyperlink r:id="rId20" w:history="1">
        <w:r w:rsidRPr="00453755">
          <w:rPr>
            <w:rStyle w:val="Hyperlink"/>
          </w:rPr>
          <w:t>https://www.cancercenter.com/cancer-types/lung-cancer/diagnosis-and-detection/low-dose-ct-scan</w:t>
        </w:r>
      </w:hyperlink>
      <w:r>
        <w:t xml:space="preserve"> </w:t>
      </w:r>
    </w:p>
  </w:endnote>
  <w:endnote w:id="21">
    <w:p w14:paraId="2ACEDB35" w14:textId="7C86B6F3" w:rsidR="00D8721C" w:rsidRDefault="00D8721C">
      <w:pPr>
        <w:pStyle w:val="EndnoteText"/>
      </w:pPr>
      <w:r>
        <w:rPr>
          <w:rStyle w:val="EndnoteReference"/>
        </w:rPr>
        <w:endnoteRef/>
      </w:r>
      <w:r>
        <w:t xml:space="preserve"> </w:t>
      </w:r>
      <w:proofErr w:type="spellStart"/>
      <w:r>
        <w:t>RadiologyInfo</w:t>
      </w:r>
      <w:proofErr w:type="spellEnd"/>
      <w:r>
        <w:t xml:space="preserve">. Lung Cancer Screening. n.d. Reviewed November 1, 2022. Accessed June 15, 2023. </w:t>
      </w:r>
      <w:hyperlink r:id="rId21" w:history="1">
        <w:r w:rsidRPr="00453755">
          <w:rPr>
            <w:rStyle w:val="Hyperlink"/>
          </w:rPr>
          <w:t>https://www.radiologyinfo.org/en/info/screening-lung</w:t>
        </w:r>
      </w:hyperlink>
      <w:r>
        <w:t xml:space="preserve"> </w:t>
      </w:r>
    </w:p>
  </w:endnote>
  <w:endnote w:id="22">
    <w:p w14:paraId="212FAF8B" w14:textId="2C7F3CF1" w:rsidR="009D6353" w:rsidRDefault="009D6353">
      <w:pPr>
        <w:pStyle w:val="EndnoteText"/>
      </w:pPr>
      <w:r>
        <w:rPr>
          <w:rStyle w:val="EndnoteReference"/>
        </w:rPr>
        <w:endnoteRef/>
      </w:r>
      <w:r>
        <w:t xml:space="preserve"> National Cancer Institute. National Lung Screening Trial. n.d. Updated September 8, 2014. Accessed June 16, 2023. </w:t>
      </w:r>
      <w:hyperlink r:id="rId22" w:history="1">
        <w:r w:rsidRPr="00453755">
          <w:rPr>
            <w:rStyle w:val="Hyperlink"/>
          </w:rPr>
          <w:t>https://www.cancer.gov/types/lung/research/nlst</w:t>
        </w:r>
      </w:hyperlink>
      <w:r>
        <w:t xml:space="preserve"> </w:t>
      </w:r>
    </w:p>
  </w:endnote>
  <w:endnote w:id="23">
    <w:p w14:paraId="53FB00AF" w14:textId="3A5194E1" w:rsidR="00FB42F9" w:rsidRPr="000F5439" w:rsidRDefault="00FB42F9">
      <w:pPr>
        <w:pStyle w:val="EndnoteText"/>
        <w:rPr>
          <w:i/>
          <w:iCs/>
        </w:rPr>
      </w:pPr>
      <w:r>
        <w:rPr>
          <w:rStyle w:val="EndnoteReference"/>
        </w:rPr>
        <w:endnoteRef/>
      </w:r>
      <w:r>
        <w:t xml:space="preserve"> de Koning HJ, van der Aalst CM, de Jong PA, et al. Reduced lung-cancer mortality with volume CT screening in a randomized trial. </w:t>
      </w:r>
      <w:r w:rsidR="000F5439">
        <w:rPr>
          <w:i/>
          <w:iCs/>
        </w:rPr>
        <w:t xml:space="preserve">N </w:t>
      </w:r>
      <w:proofErr w:type="spellStart"/>
      <w:r w:rsidR="000F5439">
        <w:rPr>
          <w:i/>
          <w:iCs/>
        </w:rPr>
        <w:t>Engl</w:t>
      </w:r>
      <w:proofErr w:type="spellEnd"/>
      <w:r w:rsidR="000F5439">
        <w:rPr>
          <w:i/>
          <w:iCs/>
        </w:rPr>
        <w:t xml:space="preserve"> J Med. </w:t>
      </w:r>
      <w:r w:rsidR="000F5439" w:rsidRPr="000F5439">
        <w:t>2020;382:503-513.</w:t>
      </w:r>
      <w:r w:rsidR="000F5439">
        <w:t xml:space="preserve"> </w:t>
      </w:r>
      <w:hyperlink r:id="rId23" w:history="1">
        <w:r w:rsidR="000F5439" w:rsidRPr="00453755">
          <w:rPr>
            <w:rStyle w:val="Hyperlink"/>
          </w:rPr>
          <w:t>https://doi.org/10.1056/nejmoa1911793</w:t>
        </w:r>
      </w:hyperlink>
      <w:r w:rsidR="000F5439">
        <w:t xml:space="preserve"> </w:t>
      </w:r>
    </w:p>
  </w:endnote>
  <w:endnote w:id="24">
    <w:p w14:paraId="437BA56A" w14:textId="0A25A3FE" w:rsidR="000F5439" w:rsidRDefault="000F5439">
      <w:pPr>
        <w:pStyle w:val="EndnoteText"/>
      </w:pPr>
      <w:r>
        <w:rPr>
          <w:rStyle w:val="EndnoteReference"/>
        </w:rPr>
        <w:endnoteRef/>
      </w:r>
      <w:r>
        <w:t xml:space="preserve"> American Cancer Society. NELSON Trial Confirms Mortality Benefit of Lung Cancer Screening. ACS Pressroom. January 29, 2020. Accessed June 16, 2023. </w:t>
      </w:r>
      <w:hyperlink r:id="rId24" w:history="1">
        <w:r w:rsidRPr="00453755">
          <w:rPr>
            <w:rStyle w:val="Hyperlink"/>
          </w:rPr>
          <w:t>https://pressroom.cancer.org/NELSON2020</w:t>
        </w:r>
      </w:hyperlink>
      <w:r>
        <w:t xml:space="preserve"> </w:t>
      </w:r>
    </w:p>
  </w:endnote>
  <w:endnote w:id="25">
    <w:p w14:paraId="0ACF66B3" w14:textId="6948F4F9" w:rsidR="00597DC9" w:rsidRDefault="00597DC9">
      <w:pPr>
        <w:pStyle w:val="EndnoteText"/>
      </w:pPr>
      <w:r>
        <w:rPr>
          <w:rStyle w:val="EndnoteReference"/>
        </w:rPr>
        <w:endnoteRef/>
      </w:r>
      <w:r>
        <w:t xml:space="preserve"> Dickson JL, Horst C, Nair A, </w:t>
      </w:r>
      <w:proofErr w:type="spellStart"/>
      <w:r>
        <w:t>Tisi</w:t>
      </w:r>
      <w:proofErr w:type="spellEnd"/>
      <w:r>
        <w:t xml:space="preserve"> S, </w:t>
      </w:r>
      <w:proofErr w:type="spellStart"/>
      <w:r>
        <w:t>Prendecki</w:t>
      </w:r>
      <w:proofErr w:type="spellEnd"/>
      <w:r>
        <w:t xml:space="preserve"> R, Janes SM. Hesitancy around low-dose CT screening for lung cancer. </w:t>
      </w:r>
      <w:r w:rsidRPr="00597DC9">
        <w:rPr>
          <w:i/>
          <w:iCs/>
        </w:rPr>
        <w:t>Ann Oncol.</w:t>
      </w:r>
      <w:r>
        <w:t xml:space="preserve"> 2022;33(1):34-41. </w:t>
      </w:r>
      <w:hyperlink r:id="rId25" w:history="1">
        <w:r w:rsidRPr="00453755">
          <w:rPr>
            <w:rStyle w:val="Hyperlink"/>
          </w:rPr>
          <w:t>https://doi.org/10.1016/j.annonc.2021.09.008</w:t>
        </w:r>
      </w:hyperlink>
      <w:r>
        <w:t xml:space="preserve"> </w:t>
      </w:r>
    </w:p>
  </w:endnote>
  <w:endnote w:id="26">
    <w:p w14:paraId="58F111CE" w14:textId="708ABF23" w:rsidR="00343D49" w:rsidRDefault="00343D49">
      <w:pPr>
        <w:pStyle w:val="EndnoteText"/>
      </w:pPr>
      <w:r>
        <w:rPr>
          <w:rStyle w:val="EndnoteReference"/>
        </w:rPr>
        <w:endnoteRef/>
      </w:r>
      <w:r>
        <w:t xml:space="preserve"> United States Preventive Services Task Force. </w:t>
      </w:r>
      <w:r w:rsidR="00E8410B">
        <w:t xml:space="preserve">Final Recommendation Statement – Lung Cancer: Screening. March 9, 2021. Accessed June 16, 2023. </w:t>
      </w:r>
      <w:hyperlink r:id="rId26" w:history="1">
        <w:r w:rsidR="00E8410B" w:rsidRPr="00453755">
          <w:rPr>
            <w:rStyle w:val="Hyperlink"/>
          </w:rPr>
          <w:t>https://www.uspreventiveservicestaskforce.org/uspstf/recommendation/lung-cancer-screening</w:t>
        </w:r>
      </w:hyperlink>
      <w:r w:rsidR="00E8410B">
        <w:t xml:space="preserve"> </w:t>
      </w:r>
    </w:p>
  </w:endnote>
  <w:endnote w:id="27">
    <w:p w14:paraId="70690E53" w14:textId="49D3BD8E" w:rsidR="00E8410B" w:rsidRPr="00E8410B" w:rsidRDefault="00E8410B">
      <w:pPr>
        <w:pStyle w:val="EndnoteText"/>
      </w:pPr>
      <w:r>
        <w:rPr>
          <w:rStyle w:val="EndnoteReference"/>
        </w:rPr>
        <w:endnoteRef/>
      </w:r>
      <w:r>
        <w:t xml:space="preserve"> Centers for Medicare &amp; Medicaid Services (CMS). </w:t>
      </w:r>
      <w:r>
        <w:rPr>
          <w:i/>
          <w:iCs/>
        </w:rPr>
        <w:t>Screening for Lung Cancer with Low Dose Computed Tomography (LDCT)</w:t>
      </w:r>
      <w:r>
        <w:t xml:space="preserve">. 2015. Decision Memo CAG-00439N. Accessed June 16, 2023. </w:t>
      </w:r>
      <w:hyperlink r:id="rId27" w:history="1">
        <w:r w:rsidRPr="00453755">
          <w:rPr>
            <w:rStyle w:val="Hyperlink"/>
          </w:rPr>
          <w:t>https://www.cms.gov/medicare-coverage-database/view/ncacal-decision-memo.aspx?proposed=N&amp;NCAId=274</w:t>
        </w:r>
      </w:hyperlink>
      <w:r>
        <w:t xml:space="preserve"> </w:t>
      </w:r>
    </w:p>
  </w:endnote>
  <w:endnote w:id="28">
    <w:p w14:paraId="2D3538D7" w14:textId="65D3CF10" w:rsidR="00AF3AFC" w:rsidRDefault="00AF3AFC">
      <w:pPr>
        <w:pStyle w:val="EndnoteText"/>
      </w:pPr>
      <w:r>
        <w:rPr>
          <w:rStyle w:val="EndnoteReference"/>
        </w:rPr>
        <w:endnoteRef/>
      </w:r>
      <w:r>
        <w:t xml:space="preserve"> Centers for Medicare &amp; Medicaid Services (CMS). </w:t>
      </w:r>
      <w:r>
        <w:rPr>
          <w:i/>
          <w:iCs/>
        </w:rPr>
        <w:t>Screening for Lung Cancer with Low Dose Computed Tomography (LDCT)</w:t>
      </w:r>
      <w:r>
        <w:t xml:space="preserve">. 2022. Decision Memo CAG-00439R. Accessed June 16, 2023. </w:t>
      </w:r>
      <w:hyperlink r:id="rId28" w:history="1">
        <w:r w:rsidRPr="00453755">
          <w:rPr>
            <w:rStyle w:val="Hyperlink"/>
          </w:rPr>
          <w:t>https://www.cms.gov/medicare-coverage-database/view/ncacal-decision-memo.aspx?proposed=N&amp;ncaid=304&amp;fromTracking=Y&amp;ncacaldoctype=NCA&amp;status=Open+for+Public+Comment&amp;sortBy=status&amp;bc=17</w:t>
        </w:r>
      </w:hyperlink>
      <w:r>
        <w:t xml:space="preserve"> </w:t>
      </w:r>
    </w:p>
  </w:endnote>
  <w:endnote w:id="29">
    <w:p w14:paraId="36589A44" w14:textId="3630B798" w:rsidR="00566AFF" w:rsidRDefault="00566AFF">
      <w:pPr>
        <w:pStyle w:val="EndnoteText"/>
      </w:pPr>
      <w:r>
        <w:rPr>
          <w:rStyle w:val="EndnoteReference"/>
        </w:rPr>
        <w:endnoteRef/>
      </w:r>
      <w:r>
        <w:t xml:space="preserve"> American Lung Association. </w:t>
      </w:r>
      <w:r w:rsidR="00A515BF">
        <w:t xml:space="preserve">What to Expect from a Lung Cancer Screening. n.d. Accessed June 16, 2023. </w:t>
      </w:r>
      <w:hyperlink r:id="rId29" w:history="1">
        <w:r w:rsidR="00A515BF" w:rsidRPr="00453755">
          <w:rPr>
            <w:rStyle w:val="Hyperlink"/>
          </w:rPr>
          <w:t>https://www.lung.org/lung-health-diseases/lung-disease-lookup/lung-cancer/screening-resources/what-to-expect-from-lung-cancer-screening</w:t>
        </w:r>
      </w:hyperlink>
      <w:r w:rsidR="00A515BF">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CB0F1" w14:textId="77777777" w:rsidR="00F27A92" w:rsidRDefault="00F27A92" w:rsidP="003009D2">
      <w:pPr>
        <w:spacing w:line="240" w:lineRule="auto"/>
      </w:pPr>
      <w:r>
        <w:separator/>
      </w:r>
    </w:p>
  </w:footnote>
  <w:footnote w:type="continuationSeparator" w:id="0">
    <w:p w14:paraId="1B9B6C84" w14:textId="77777777" w:rsidR="00F27A92" w:rsidRDefault="00F27A92"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3D43FF14" w:rsidR="005002D0" w:rsidRPr="005002D0" w:rsidRDefault="001C73A9" w:rsidP="005002D0">
    <w:pPr>
      <w:pStyle w:val="Header"/>
      <w:ind w:firstLine="0"/>
      <w:rPr>
        <w:rFonts w:asciiTheme="minorHAnsi" w:hAnsiTheme="minorHAnsi" w:cstheme="minorHAnsi"/>
        <w:szCs w:val="20"/>
      </w:rPr>
    </w:pPr>
    <w:r>
      <w:rPr>
        <w:rFonts w:asciiTheme="minorHAnsi" w:hAnsiTheme="minorHAnsi" w:cstheme="minorHAnsi"/>
        <w:szCs w:val="20"/>
      </w:rPr>
      <w:t>Low-Dose CT and Lung Cancer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9036005">
    <w:abstractNumId w:val="1"/>
  </w:num>
  <w:num w:numId="2" w16cid:durableId="94637656">
    <w:abstractNumId w:val="2"/>
  </w:num>
  <w:num w:numId="3" w16cid:durableId="1891571402">
    <w:abstractNumId w:val="3"/>
  </w:num>
  <w:num w:numId="4" w16cid:durableId="1980651796">
    <w:abstractNumId w:val="0"/>
  </w:num>
  <w:num w:numId="5" w16cid:durableId="1285306320">
    <w:abstractNumId w:val="4"/>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spelling="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D3C"/>
    <w:rsid w:val="00030577"/>
    <w:rsid w:val="000464F1"/>
    <w:rsid w:val="000467B3"/>
    <w:rsid w:val="00050A8D"/>
    <w:rsid w:val="00064514"/>
    <w:rsid w:val="00087427"/>
    <w:rsid w:val="000A3D5E"/>
    <w:rsid w:val="000E7BB3"/>
    <w:rsid w:val="000F34A2"/>
    <w:rsid w:val="000F5439"/>
    <w:rsid w:val="00111823"/>
    <w:rsid w:val="0011297D"/>
    <w:rsid w:val="001341B3"/>
    <w:rsid w:val="0013442B"/>
    <w:rsid w:val="00134BD3"/>
    <w:rsid w:val="00185979"/>
    <w:rsid w:val="001C6921"/>
    <w:rsid w:val="001C73A9"/>
    <w:rsid w:val="001E204B"/>
    <w:rsid w:val="00226878"/>
    <w:rsid w:val="00230C87"/>
    <w:rsid w:val="0024692F"/>
    <w:rsid w:val="0025514A"/>
    <w:rsid w:val="00256312"/>
    <w:rsid w:val="002570BD"/>
    <w:rsid w:val="00261CE0"/>
    <w:rsid w:val="00266002"/>
    <w:rsid w:val="00270C36"/>
    <w:rsid w:val="002732A1"/>
    <w:rsid w:val="00290197"/>
    <w:rsid w:val="002A7C34"/>
    <w:rsid w:val="002E34E7"/>
    <w:rsid w:val="002E35DF"/>
    <w:rsid w:val="003009D2"/>
    <w:rsid w:val="00310EB3"/>
    <w:rsid w:val="0034001A"/>
    <w:rsid w:val="003400DC"/>
    <w:rsid w:val="003408D7"/>
    <w:rsid w:val="00343D49"/>
    <w:rsid w:val="00366E03"/>
    <w:rsid w:val="00396081"/>
    <w:rsid w:val="003A2606"/>
    <w:rsid w:val="003A66F4"/>
    <w:rsid w:val="003B0C2E"/>
    <w:rsid w:val="003C06EA"/>
    <w:rsid w:val="004002C2"/>
    <w:rsid w:val="004145BA"/>
    <w:rsid w:val="00414DF0"/>
    <w:rsid w:val="00430F49"/>
    <w:rsid w:val="00441DC6"/>
    <w:rsid w:val="004707C2"/>
    <w:rsid w:val="00477FF4"/>
    <w:rsid w:val="004816D6"/>
    <w:rsid w:val="004831A1"/>
    <w:rsid w:val="00483CCE"/>
    <w:rsid w:val="004A5527"/>
    <w:rsid w:val="004F258A"/>
    <w:rsid w:val="004F511C"/>
    <w:rsid w:val="005002D0"/>
    <w:rsid w:val="00521A9C"/>
    <w:rsid w:val="00541ECC"/>
    <w:rsid w:val="00553B1B"/>
    <w:rsid w:val="00554532"/>
    <w:rsid w:val="00564A7B"/>
    <w:rsid w:val="00566AFF"/>
    <w:rsid w:val="00570359"/>
    <w:rsid w:val="00572A9B"/>
    <w:rsid w:val="00574DB5"/>
    <w:rsid w:val="005823F4"/>
    <w:rsid w:val="00596272"/>
    <w:rsid w:val="005975A9"/>
    <w:rsid w:val="00597DC9"/>
    <w:rsid w:val="005C144A"/>
    <w:rsid w:val="005C723E"/>
    <w:rsid w:val="005D72C2"/>
    <w:rsid w:val="005F35C0"/>
    <w:rsid w:val="005F79EF"/>
    <w:rsid w:val="005F7CED"/>
    <w:rsid w:val="00611227"/>
    <w:rsid w:val="0062739D"/>
    <w:rsid w:val="00631041"/>
    <w:rsid w:val="00681910"/>
    <w:rsid w:val="006841A0"/>
    <w:rsid w:val="006921FA"/>
    <w:rsid w:val="00694382"/>
    <w:rsid w:val="006A11E4"/>
    <w:rsid w:val="006B1B3D"/>
    <w:rsid w:val="006F69C3"/>
    <w:rsid w:val="00722412"/>
    <w:rsid w:val="007236BC"/>
    <w:rsid w:val="00732A54"/>
    <w:rsid w:val="00737062"/>
    <w:rsid w:val="00742A61"/>
    <w:rsid w:val="00761F66"/>
    <w:rsid w:val="00762C5B"/>
    <w:rsid w:val="007867E3"/>
    <w:rsid w:val="00786860"/>
    <w:rsid w:val="007A11FC"/>
    <w:rsid w:val="007B4589"/>
    <w:rsid w:val="007C2A29"/>
    <w:rsid w:val="007D7FD5"/>
    <w:rsid w:val="007F6B4A"/>
    <w:rsid w:val="00814343"/>
    <w:rsid w:val="00824C62"/>
    <w:rsid w:val="00833044"/>
    <w:rsid w:val="00840CE0"/>
    <w:rsid w:val="00851B86"/>
    <w:rsid w:val="00875E05"/>
    <w:rsid w:val="008A772F"/>
    <w:rsid w:val="008A7F91"/>
    <w:rsid w:val="0093008E"/>
    <w:rsid w:val="00945015"/>
    <w:rsid w:val="00947DE0"/>
    <w:rsid w:val="0097282E"/>
    <w:rsid w:val="00983D19"/>
    <w:rsid w:val="00994FB6"/>
    <w:rsid w:val="009B3B55"/>
    <w:rsid w:val="009D6353"/>
    <w:rsid w:val="009D7C57"/>
    <w:rsid w:val="009E2627"/>
    <w:rsid w:val="00A15340"/>
    <w:rsid w:val="00A22F72"/>
    <w:rsid w:val="00A515BF"/>
    <w:rsid w:val="00A55CFE"/>
    <w:rsid w:val="00AA089C"/>
    <w:rsid w:val="00AA0A9E"/>
    <w:rsid w:val="00AC4DC1"/>
    <w:rsid w:val="00AE1EF4"/>
    <w:rsid w:val="00AE24B6"/>
    <w:rsid w:val="00AE564F"/>
    <w:rsid w:val="00AF3AFC"/>
    <w:rsid w:val="00B0015A"/>
    <w:rsid w:val="00B00859"/>
    <w:rsid w:val="00B1484C"/>
    <w:rsid w:val="00B34E02"/>
    <w:rsid w:val="00B40357"/>
    <w:rsid w:val="00B42F42"/>
    <w:rsid w:val="00B75788"/>
    <w:rsid w:val="00B93321"/>
    <w:rsid w:val="00B94103"/>
    <w:rsid w:val="00BB070A"/>
    <w:rsid w:val="00BB16EA"/>
    <w:rsid w:val="00BC2193"/>
    <w:rsid w:val="00C013B0"/>
    <w:rsid w:val="00C07135"/>
    <w:rsid w:val="00C10AB4"/>
    <w:rsid w:val="00C25492"/>
    <w:rsid w:val="00C41225"/>
    <w:rsid w:val="00C60163"/>
    <w:rsid w:val="00C803CB"/>
    <w:rsid w:val="00C8367B"/>
    <w:rsid w:val="00C86A6B"/>
    <w:rsid w:val="00C939B0"/>
    <w:rsid w:val="00C969DB"/>
    <w:rsid w:val="00C97F42"/>
    <w:rsid w:val="00CA243F"/>
    <w:rsid w:val="00CF5B05"/>
    <w:rsid w:val="00D073F3"/>
    <w:rsid w:val="00D12AB2"/>
    <w:rsid w:val="00D23931"/>
    <w:rsid w:val="00D358B5"/>
    <w:rsid w:val="00D4208A"/>
    <w:rsid w:val="00D62AA3"/>
    <w:rsid w:val="00D8721C"/>
    <w:rsid w:val="00DA4DDF"/>
    <w:rsid w:val="00DC3C88"/>
    <w:rsid w:val="00E2098B"/>
    <w:rsid w:val="00E50AB9"/>
    <w:rsid w:val="00E61F3D"/>
    <w:rsid w:val="00E71613"/>
    <w:rsid w:val="00E717E5"/>
    <w:rsid w:val="00E816DC"/>
    <w:rsid w:val="00E840AA"/>
    <w:rsid w:val="00E8410B"/>
    <w:rsid w:val="00EC10F8"/>
    <w:rsid w:val="00ED0818"/>
    <w:rsid w:val="00F03454"/>
    <w:rsid w:val="00F22E63"/>
    <w:rsid w:val="00F27A92"/>
    <w:rsid w:val="00F62E38"/>
    <w:rsid w:val="00F6380A"/>
    <w:rsid w:val="00F83096"/>
    <w:rsid w:val="00F85CC8"/>
    <w:rsid w:val="00FB42F9"/>
    <w:rsid w:val="00FB5B46"/>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training.seer.cancer.gov/lung/anatomy/" TargetMode="External"/><Relationship Id="rId13" Type="http://schemas.openxmlformats.org/officeDocument/2006/relationships/hyperlink" Target="https://www.lung.org/lung-health-diseases/lung-disease-lookup/lung-cancer/symptoms-diagnosis/how-is-lung-cancer-diagnosed" TargetMode="External"/><Relationship Id="rId18" Type="http://schemas.openxmlformats.org/officeDocument/2006/relationships/hyperlink" Target="https://www.cdc.gov/cancer/lung/basic_info/screening.htm" TargetMode="External"/><Relationship Id="rId26" Type="http://schemas.openxmlformats.org/officeDocument/2006/relationships/hyperlink" Target="https://www.uspreventiveservicestaskforce.org/uspstf/recommendation/lung-cancer-screening" TargetMode="External"/><Relationship Id="rId3" Type="http://schemas.openxmlformats.org/officeDocument/2006/relationships/hyperlink" Target="https://seer.cancer.gov/statfacts/html/lungb.html" TargetMode="External"/><Relationship Id="rId21" Type="http://schemas.openxmlformats.org/officeDocument/2006/relationships/hyperlink" Target="https://www.radiologyinfo.org/en/info/screening-lung" TargetMode="External"/><Relationship Id="rId7" Type="http://schemas.openxmlformats.org/officeDocument/2006/relationships/hyperlink" Target="https://www.cancer.org/cancer/types/lung-cancer/about/what-is.html" TargetMode="External"/><Relationship Id="rId12" Type="http://schemas.openxmlformats.org/officeDocument/2006/relationships/hyperlink" Target="https://www.cancer.org/cancer/types/lung-cancer/detection-diagnosis-staging/how-diagnosed.html" TargetMode="External"/><Relationship Id="rId17" Type="http://schemas.openxmlformats.org/officeDocument/2006/relationships/hyperlink" Target="https://www.cancer.org/cancer/types/lung-cancer/detection-diagnosis-staging/survival-rates.html" TargetMode="External"/><Relationship Id="rId25" Type="http://schemas.openxmlformats.org/officeDocument/2006/relationships/hyperlink" Target="https://doi.org/10.1016/j.annonc.2021.09.008" TargetMode="External"/><Relationship Id="rId2" Type="http://schemas.openxmlformats.org/officeDocument/2006/relationships/hyperlink" Target="https://www.cancer.org/cancer/types/lung-cancer/about/key-statistics.html" TargetMode="External"/><Relationship Id="rId16" Type="http://schemas.openxmlformats.org/officeDocument/2006/relationships/hyperlink" Target="https://www.cancer.org/cancer/types/lung-cancer/detection-diagnosis-staging/staging-sclc.html" TargetMode="External"/><Relationship Id="rId20" Type="http://schemas.openxmlformats.org/officeDocument/2006/relationships/hyperlink" Target="https://www.cancercenter.com/cancer-types/lung-cancer/diagnosis-and-detection/low-dose-ct-scan" TargetMode="External"/><Relationship Id="rId29" Type="http://schemas.openxmlformats.org/officeDocument/2006/relationships/hyperlink" Target="https://www.lung.org/lung-health-diseases/lung-disease-lookup/lung-cancer/screening-resources/what-to-expect-from-lung-cancer-screening" TargetMode="External"/><Relationship Id="rId1" Type="http://schemas.openxmlformats.org/officeDocument/2006/relationships/hyperlink" Target="https://www.mayoclinic.org/diseases-conditions/lung-cancer/symptoms-causes/syc-20374620" TargetMode="External"/><Relationship Id="rId6" Type="http://schemas.openxmlformats.org/officeDocument/2006/relationships/hyperlink" Target="https://www.cancer.org/cancer/types/lung-cancer/causes-risks-prevention/risk-factors.html" TargetMode="External"/><Relationship Id="rId11" Type="http://schemas.openxmlformats.org/officeDocument/2006/relationships/hyperlink" Target="https://www.lung.org/lung-health-diseases/lung-disease-lookup/lung-cancer/symptoms-diagnosis/symptoms" TargetMode="External"/><Relationship Id="rId24" Type="http://schemas.openxmlformats.org/officeDocument/2006/relationships/hyperlink" Target="https://pressroom.cancer.org/NELSON2020" TargetMode="External"/><Relationship Id="rId5" Type="http://schemas.openxmlformats.org/officeDocument/2006/relationships/hyperlink" Target="https://www.lung.org/lung-health-diseases/lung-disease-lookup/lung-cancer/basics/what-causes-lung-cancer" TargetMode="External"/><Relationship Id="rId15" Type="http://schemas.openxmlformats.org/officeDocument/2006/relationships/hyperlink" Target="https://www.lung.org/lung-health-diseases/lung-disease-lookup/lung-cancer/symptoms-diagnosis/lung-cancer-staging" TargetMode="External"/><Relationship Id="rId23" Type="http://schemas.openxmlformats.org/officeDocument/2006/relationships/hyperlink" Target="https://doi.org/10.1056/nejmoa1911793" TargetMode="External"/><Relationship Id="rId28" Type="http://schemas.openxmlformats.org/officeDocument/2006/relationships/hyperlink" Target="https://www.cms.gov/medicare-coverage-database/view/ncacal-decision-memo.aspx?proposed=N&amp;ncaid=304&amp;fromTracking=Y&amp;ncacaldoctype=NCA&amp;status=Open+for+Public+Comment&amp;sortBy=status&amp;bc=17" TargetMode="External"/><Relationship Id="rId10" Type="http://schemas.openxmlformats.org/officeDocument/2006/relationships/hyperlink" Target="https://www.cancer.org/cancer/types/lung-cancer/detection-diagnosis-staging/signs-symptoms.html" TargetMode="External"/><Relationship Id="rId19" Type="http://schemas.openxmlformats.org/officeDocument/2006/relationships/hyperlink" Target="https://www.cancercenter.com/community/blog/2022/11/what-to-expect-low-dose-ct-scan" TargetMode="External"/><Relationship Id="rId4" Type="http://schemas.openxmlformats.org/officeDocument/2006/relationships/hyperlink" Target="https://www.cdc.gov/cancer/dataviz" TargetMode="External"/><Relationship Id="rId9" Type="http://schemas.openxmlformats.org/officeDocument/2006/relationships/hyperlink" Target="https://www.lung.org/lung-health-diseases/lung-disease-lookup/lung-cancer/basics/lung-cancer-types" TargetMode="External"/><Relationship Id="rId14" Type="http://schemas.openxmlformats.org/officeDocument/2006/relationships/hyperlink" Target="https://www.cancer.org/cancer/types/lung-cancer/detection-diagnosis-staging/staging-nsclc.html" TargetMode="External"/><Relationship Id="rId22" Type="http://schemas.openxmlformats.org/officeDocument/2006/relationships/hyperlink" Target="https://www.cancer.gov/types/lung/research/nlst" TargetMode="External"/><Relationship Id="rId27" Type="http://schemas.openxmlformats.org/officeDocument/2006/relationships/hyperlink" Target="https://www.cms.gov/medicare-coverage-database/view/ncacal-decision-memo.aspx?proposed=N&amp;NCAId=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42AA38-73EC-43B0-BB0C-CB82A0F969B1}"/>
</file>

<file path=customXml/itemProps3.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4.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3383</Words>
  <Characters>19289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2</cp:revision>
  <dcterms:created xsi:type="dcterms:W3CDTF">2023-06-16T18:54:00Z</dcterms:created>
  <dcterms:modified xsi:type="dcterms:W3CDTF">2023-06-16T18:54:00Z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