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DBD68" w14:textId="393C527C" w:rsidR="00BC4D0A" w:rsidRDefault="0017526E" w:rsidP="0021024B">
      <w:pPr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commentRangeStart w:id="0"/>
      <w:commentRangeEnd w:id="0"/>
      <w:r>
        <w:rPr>
          <w:rStyle w:val="CommentReference"/>
        </w:rPr>
        <w:commentReference w:id="0"/>
      </w:r>
      <w:del w:id="1" w:author="Jessica Marshall" w:date="2023-07-07T11:08:00Z">
        <w:r w:rsidR="00A8796B" w:rsidRPr="007729D5" w:rsidDel="00A13EA8">
          <w:rPr>
            <w:rFonts w:ascii="Arial" w:hAnsi="Arial" w:cs="Arial"/>
            <w:b/>
            <w:bCs/>
            <w:sz w:val="24"/>
            <w:szCs w:val="24"/>
          </w:rPr>
          <w:delText xml:space="preserve"> </w:delText>
        </w:r>
      </w:del>
      <w:r w:rsidR="0021024B" w:rsidRPr="009D7E76">
        <w:rPr>
          <w:rFonts w:asciiTheme="majorHAnsi" w:hAnsiTheme="majorHAnsi" w:cstheme="majorHAnsi"/>
          <w:b/>
          <w:bCs/>
          <w:sz w:val="24"/>
          <w:szCs w:val="24"/>
        </w:rPr>
        <w:t xml:space="preserve">An Overview of </w:t>
      </w:r>
      <w:r w:rsidR="00CB63DD" w:rsidRPr="009D7E76">
        <w:rPr>
          <w:rFonts w:asciiTheme="majorHAnsi" w:hAnsiTheme="majorHAnsi" w:cstheme="majorHAnsi"/>
          <w:b/>
          <w:bCs/>
          <w:sz w:val="24"/>
          <w:szCs w:val="24"/>
        </w:rPr>
        <w:t xml:space="preserve">Radiation </w:t>
      </w:r>
      <w:r w:rsidR="00A8796B" w:rsidRPr="009D7E76">
        <w:rPr>
          <w:rFonts w:asciiTheme="majorHAnsi" w:hAnsiTheme="majorHAnsi" w:cstheme="majorHAnsi"/>
          <w:b/>
          <w:bCs/>
          <w:sz w:val="24"/>
          <w:szCs w:val="24"/>
        </w:rPr>
        <w:t>Safet</w:t>
      </w:r>
      <w:r w:rsidR="009D7E76" w:rsidRPr="009D7E76">
        <w:rPr>
          <w:rFonts w:asciiTheme="majorHAnsi" w:hAnsiTheme="majorHAnsi" w:cstheme="majorHAnsi"/>
          <w:b/>
          <w:bCs/>
          <w:sz w:val="24"/>
          <w:szCs w:val="24"/>
        </w:rPr>
        <w:t>y</w:t>
      </w:r>
      <w:r w:rsidR="001971D0" w:rsidRPr="009D7E76">
        <w:rPr>
          <w:rFonts w:asciiTheme="majorHAnsi" w:hAnsiTheme="majorHAnsi" w:cstheme="majorHAnsi"/>
          <w:b/>
          <w:bCs/>
          <w:sz w:val="24"/>
          <w:szCs w:val="24"/>
        </w:rPr>
        <w:t>:</w:t>
      </w:r>
      <w:r w:rsidR="001971D0" w:rsidRPr="001971D0">
        <w:rPr>
          <w:rFonts w:asciiTheme="majorHAnsi" w:hAnsiTheme="majorHAnsi" w:cstheme="majorHAnsi"/>
          <w:b/>
          <w:bCs/>
          <w:sz w:val="24"/>
          <w:szCs w:val="24"/>
        </w:rPr>
        <w:t xml:space="preserve"> Radiation P</w:t>
      </w:r>
      <w:r w:rsidR="00EA23DF">
        <w:rPr>
          <w:rFonts w:asciiTheme="majorHAnsi" w:hAnsiTheme="majorHAnsi" w:cstheme="majorHAnsi"/>
          <w:b/>
          <w:bCs/>
          <w:sz w:val="24"/>
          <w:szCs w:val="24"/>
        </w:rPr>
        <w:t>rotection</w:t>
      </w:r>
    </w:p>
    <w:p w14:paraId="099D2AB5" w14:textId="635A1B0A" w:rsidR="009D7E76" w:rsidRPr="00EA23DF" w:rsidRDefault="009D7E76" w:rsidP="0021024B">
      <w:pPr>
        <w:jc w:val="center"/>
        <w:rPr>
          <w:rStyle w:val="normaltextrun"/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Quiz Questions</w:t>
      </w:r>
    </w:p>
    <w:p w14:paraId="6331FCBA" w14:textId="6FD578C0" w:rsidR="00C6237F" w:rsidRPr="001971D0" w:rsidRDefault="00C6237F" w:rsidP="00C6237F">
      <w:pPr>
        <w:jc w:val="center"/>
        <w:rPr>
          <w:rStyle w:val="normaltextrun"/>
          <w:rFonts w:asciiTheme="majorHAnsi" w:hAnsiTheme="majorHAnsi" w:cstheme="majorHAnsi"/>
          <w:color w:val="000000"/>
          <w:sz w:val="24"/>
          <w:szCs w:val="24"/>
          <w:shd w:val="clear" w:color="auto" w:fill="FFFFFF"/>
        </w:rPr>
      </w:pPr>
      <w:r w:rsidRPr="001971D0">
        <w:rPr>
          <w:rStyle w:val="normaltextrun"/>
          <w:rFonts w:asciiTheme="majorHAnsi" w:hAnsiTheme="majorHAnsi" w:cstheme="majorHAnsi"/>
          <w:color w:val="000000"/>
          <w:sz w:val="24"/>
          <w:szCs w:val="24"/>
          <w:shd w:val="clear" w:color="auto" w:fill="FFFFFF"/>
        </w:rPr>
        <w:t>Kelli Welch Haynes, Ed.D., RT(R), FASRT, FAEIRS</w:t>
      </w:r>
    </w:p>
    <w:p w14:paraId="6B86454C" w14:textId="191D7603" w:rsidR="00C6237F" w:rsidRPr="001971D0" w:rsidRDefault="00C6237F" w:rsidP="00C6237F">
      <w:pPr>
        <w:jc w:val="center"/>
        <w:rPr>
          <w:rStyle w:val="normaltextrun"/>
          <w:rFonts w:asciiTheme="majorHAnsi" w:hAnsiTheme="majorHAnsi" w:cstheme="majorHAnsi"/>
          <w:color w:val="000000"/>
          <w:sz w:val="24"/>
          <w:szCs w:val="24"/>
          <w:shd w:val="clear" w:color="auto" w:fill="FFFFFF"/>
        </w:rPr>
      </w:pPr>
    </w:p>
    <w:p w14:paraId="446D8E90" w14:textId="16A2E1C3" w:rsidR="007E06CA" w:rsidRPr="001971D0" w:rsidRDefault="0046020C" w:rsidP="008501E6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ajorHAnsi" w:hAnsiTheme="majorHAnsi" w:cstheme="majorHAnsi"/>
          <w:color w:val="000000"/>
        </w:rPr>
      </w:pPr>
      <w:ins w:id="2" w:author="Jessica Marshall" w:date="2023-07-07T11:05:00Z">
        <w:r>
          <w:rPr>
            <w:rFonts w:asciiTheme="majorHAnsi" w:hAnsiTheme="majorHAnsi" w:cstheme="majorHAnsi"/>
            <w:color w:val="000000"/>
          </w:rPr>
          <w:t xml:space="preserve">Which of the following </w:t>
        </w:r>
        <w:proofErr w:type="spellStart"/>
        <w:r w:rsidR="00A13EA8">
          <w:rPr>
            <w:rFonts w:asciiTheme="majorHAnsi" w:hAnsiTheme="majorHAnsi" w:cstheme="majorHAnsi"/>
            <w:color w:val="000000"/>
          </w:rPr>
          <w:t>paramaters</w:t>
        </w:r>
        <w:proofErr w:type="spellEnd"/>
        <w:r w:rsidR="00A13EA8">
          <w:rPr>
            <w:rFonts w:asciiTheme="majorHAnsi" w:hAnsiTheme="majorHAnsi" w:cstheme="majorHAnsi"/>
            <w:color w:val="000000"/>
          </w:rPr>
          <w:t xml:space="preserve"> </w:t>
        </w:r>
        <w:r>
          <w:rPr>
            <w:rFonts w:asciiTheme="majorHAnsi" w:hAnsiTheme="majorHAnsi" w:cstheme="majorHAnsi"/>
            <w:color w:val="000000"/>
          </w:rPr>
          <w:t xml:space="preserve">controls </w:t>
        </w:r>
      </w:ins>
      <w:del w:id="3" w:author="Jessica Marshall" w:date="2023-07-07T11:05:00Z">
        <w:r w:rsidR="007E06CA" w:rsidRPr="001971D0" w:rsidDel="0046020C">
          <w:rPr>
            <w:rFonts w:asciiTheme="majorHAnsi" w:hAnsiTheme="majorHAnsi" w:cstheme="majorHAnsi"/>
            <w:color w:val="000000"/>
          </w:rPr>
          <w:delText>T</w:delText>
        </w:r>
      </w:del>
      <w:ins w:id="4" w:author="Jessica Marshall" w:date="2023-07-07T11:05:00Z">
        <w:r>
          <w:rPr>
            <w:rFonts w:asciiTheme="majorHAnsi" w:hAnsiTheme="majorHAnsi" w:cstheme="majorHAnsi"/>
            <w:color w:val="000000"/>
          </w:rPr>
          <w:t>t</w:t>
        </w:r>
      </w:ins>
      <w:r w:rsidR="007E06CA" w:rsidRPr="001971D0">
        <w:rPr>
          <w:rFonts w:asciiTheme="majorHAnsi" w:hAnsiTheme="majorHAnsi" w:cstheme="majorHAnsi"/>
          <w:color w:val="000000"/>
        </w:rPr>
        <w:t>he quality or penetrating power of an x-ray beam</w:t>
      </w:r>
      <w:ins w:id="5" w:author="Jessica Marshall" w:date="2023-07-07T11:05:00Z">
        <w:r>
          <w:rPr>
            <w:rFonts w:asciiTheme="majorHAnsi" w:hAnsiTheme="majorHAnsi" w:cstheme="majorHAnsi"/>
            <w:color w:val="000000"/>
          </w:rPr>
          <w:t>?</w:t>
        </w:r>
      </w:ins>
      <w:del w:id="6" w:author="Jessica Marshall" w:date="2023-07-07T11:05:00Z">
        <w:r w:rsidR="007E06CA" w:rsidRPr="001971D0" w:rsidDel="0046020C">
          <w:rPr>
            <w:rFonts w:asciiTheme="majorHAnsi" w:hAnsiTheme="majorHAnsi" w:cstheme="majorHAnsi"/>
            <w:color w:val="000000"/>
          </w:rPr>
          <w:delText xml:space="preserve"> is controlled by</w:delText>
        </w:r>
      </w:del>
      <w:r w:rsidR="007E06CA" w:rsidRPr="001971D0">
        <w:rPr>
          <w:rFonts w:asciiTheme="majorHAnsi" w:hAnsiTheme="majorHAnsi" w:cstheme="majorHAnsi"/>
          <w:color w:val="000000"/>
        </w:rPr>
        <w:t>:</w:t>
      </w:r>
    </w:p>
    <w:p w14:paraId="5388072A" w14:textId="73C6317F" w:rsidR="007E06CA" w:rsidRPr="001971D0" w:rsidRDefault="007E06CA">
      <w:pPr>
        <w:pStyle w:val="NormalWeb"/>
        <w:numPr>
          <w:ilvl w:val="1"/>
          <w:numId w:val="8"/>
        </w:numPr>
        <w:spacing w:before="0" w:beforeAutospacing="0" w:after="0" w:afterAutospacing="0"/>
        <w:ind w:left="1170"/>
        <w:rPr>
          <w:rFonts w:asciiTheme="majorHAnsi" w:hAnsiTheme="majorHAnsi" w:cstheme="majorHAnsi"/>
          <w:color w:val="000000"/>
        </w:rPr>
        <w:pPrChange w:id="7" w:author="Jessica Marshall" w:date="2023-07-07T11:05:00Z">
          <w:pPr>
            <w:pStyle w:val="NormalWeb"/>
            <w:spacing w:before="0" w:beforeAutospacing="0" w:after="0" w:afterAutospacing="0"/>
            <w:ind w:left="1080"/>
          </w:pPr>
        </w:pPrChange>
      </w:pPr>
      <w:del w:id="8" w:author="Jessica Marshall" w:date="2023-07-07T11:05:00Z">
        <w:r w:rsidRPr="001971D0" w:rsidDel="0046020C">
          <w:rPr>
            <w:rFonts w:asciiTheme="majorHAnsi" w:hAnsiTheme="majorHAnsi" w:cstheme="majorHAnsi"/>
            <w:color w:val="000000"/>
          </w:rPr>
          <w:delText xml:space="preserve">a. </w:delText>
        </w:r>
      </w:del>
      <w:r w:rsidRPr="001971D0">
        <w:rPr>
          <w:rFonts w:asciiTheme="majorHAnsi" w:hAnsiTheme="majorHAnsi" w:cstheme="majorHAnsi"/>
          <w:color w:val="000000"/>
        </w:rPr>
        <w:t xml:space="preserve">absorption characteristics of the object being radiographed </w:t>
      </w:r>
    </w:p>
    <w:p w14:paraId="3A02FBFC" w14:textId="1565CDED" w:rsidR="007E06CA" w:rsidRPr="001971D0" w:rsidRDefault="007E06CA">
      <w:pPr>
        <w:pStyle w:val="NormalWeb"/>
        <w:numPr>
          <w:ilvl w:val="1"/>
          <w:numId w:val="8"/>
        </w:numPr>
        <w:spacing w:before="0" w:beforeAutospacing="0" w:after="0" w:afterAutospacing="0"/>
        <w:ind w:left="1170"/>
        <w:rPr>
          <w:rFonts w:asciiTheme="majorHAnsi" w:hAnsiTheme="majorHAnsi" w:cstheme="majorHAnsi"/>
          <w:color w:val="000000"/>
        </w:rPr>
        <w:pPrChange w:id="9" w:author="Jessica Marshall" w:date="2023-07-07T11:05:00Z">
          <w:pPr>
            <w:pStyle w:val="NormalWeb"/>
            <w:spacing w:before="0" w:beforeAutospacing="0" w:after="0" w:afterAutospacing="0"/>
            <w:ind w:left="1080"/>
          </w:pPr>
        </w:pPrChange>
      </w:pPr>
      <w:del w:id="10" w:author="Jessica Marshall" w:date="2023-07-07T11:05:00Z">
        <w:r w:rsidRPr="001971D0" w:rsidDel="0046020C">
          <w:rPr>
            <w:rFonts w:asciiTheme="majorHAnsi" w:hAnsiTheme="majorHAnsi" w:cstheme="majorHAnsi"/>
            <w:color w:val="000000"/>
          </w:rPr>
          <w:delText xml:space="preserve">b. </w:delText>
        </w:r>
      </w:del>
      <w:r w:rsidRPr="001971D0">
        <w:rPr>
          <w:rFonts w:asciiTheme="majorHAnsi" w:hAnsiTheme="majorHAnsi" w:cstheme="majorHAnsi"/>
          <w:color w:val="000000"/>
        </w:rPr>
        <w:t>mAs</w:t>
      </w:r>
    </w:p>
    <w:p w14:paraId="6C994804" w14:textId="7D99A914" w:rsidR="007E06CA" w:rsidRPr="001971D0" w:rsidRDefault="007E06CA">
      <w:pPr>
        <w:pStyle w:val="NormalWeb"/>
        <w:numPr>
          <w:ilvl w:val="1"/>
          <w:numId w:val="8"/>
        </w:numPr>
        <w:spacing w:before="0" w:beforeAutospacing="0" w:after="0" w:afterAutospacing="0"/>
        <w:ind w:left="1170"/>
        <w:rPr>
          <w:rFonts w:asciiTheme="majorHAnsi" w:hAnsiTheme="majorHAnsi" w:cstheme="majorHAnsi"/>
          <w:color w:val="000000"/>
        </w:rPr>
        <w:pPrChange w:id="11" w:author="Jessica Marshall" w:date="2023-07-07T11:05:00Z">
          <w:pPr>
            <w:pStyle w:val="NormalWeb"/>
            <w:spacing w:before="0" w:beforeAutospacing="0" w:after="0" w:afterAutospacing="0"/>
            <w:ind w:left="1080"/>
          </w:pPr>
        </w:pPrChange>
      </w:pPr>
      <w:del w:id="12" w:author="Jessica Marshall" w:date="2023-07-07T11:05:00Z">
        <w:r w:rsidRPr="001971D0" w:rsidDel="0046020C">
          <w:rPr>
            <w:rFonts w:asciiTheme="majorHAnsi" w:hAnsiTheme="majorHAnsi" w:cstheme="majorHAnsi"/>
            <w:color w:val="000000"/>
          </w:rPr>
          <w:delText xml:space="preserve">c. </w:delText>
        </w:r>
      </w:del>
      <w:r w:rsidRPr="001971D0">
        <w:rPr>
          <w:rFonts w:asciiTheme="majorHAnsi" w:hAnsiTheme="majorHAnsi" w:cstheme="majorHAnsi"/>
          <w:color w:val="000000"/>
        </w:rPr>
        <w:t xml:space="preserve">fluorescent yield </w:t>
      </w:r>
    </w:p>
    <w:p w14:paraId="37D81A35" w14:textId="0AF85603" w:rsidR="006023AA" w:rsidRPr="0046020C" w:rsidRDefault="007E06CA">
      <w:pPr>
        <w:pStyle w:val="NormalWeb"/>
        <w:numPr>
          <w:ilvl w:val="1"/>
          <w:numId w:val="8"/>
        </w:numPr>
        <w:spacing w:before="0" w:beforeAutospacing="0" w:after="0" w:afterAutospacing="0"/>
        <w:ind w:left="1170"/>
        <w:rPr>
          <w:rFonts w:asciiTheme="majorHAnsi" w:hAnsiTheme="majorHAnsi" w:cstheme="majorHAnsi"/>
          <w:color w:val="000000"/>
          <w:highlight w:val="green"/>
          <w:rPrChange w:id="13" w:author="Jessica Marshall" w:date="2023-07-07T11:05:00Z">
            <w:rPr>
              <w:rFonts w:asciiTheme="majorHAnsi" w:hAnsiTheme="majorHAnsi" w:cstheme="majorHAnsi"/>
              <w:color w:val="000000"/>
            </w:rPr>
          </w:rPrChange>
        </w:rPr>
        <w:pPrChange w:id="14" w:author="Jessica Marshall" w:date="2023-07-07T11:05:00Z">
          <w:pPr>
            <w:pStyle w:val="NormalWeb"/>
            <w:spacing w:before="0" w:beforeAutospacing="0" w:after="0" w:afterAutospacing="0"/>
            <w:ind w:left="1080"/>
          </w:pPr>
        </w:pPrChange>
      </w:pPr>
      <w:del w:id="15" w:author="Jessica Marshall" w:date="2023-07-07T11:05:00Z">
        <w:r w:rsidRPr="0046020C" w:rsidDel="0046020C">
          <w:rPr>
            <w:rFonts w:asciiTheme="majorHAnsi" w:hAnsiTheme="majorHAnsi" w:cstheme="majorHAnsi"/>
            <w:color w:val="000000"/>
            <w:highlight w:val="green"/>
            <w:rPrChange w:id="16" w:author="Jessica Marshall" w:date="2023-07-07T11:05:00Z">
              <w:rPr>
                <w:rFonts w:asciiTheme="majorHAnsi" w:hAnsiTheme="majorHAnsi" w:cstheme="majorHAnsi"/>
                <w:color w:val="000000"/>
                <w:highlight w:val="yellow"/>
              </w:rPr>
            </w:rPrChange>
          </w:rPr>
          <w:delText xml:space="preserve">d. </w:delText>
        </w:r>
      </w:del>
      <w:r w:rsidRPr="0046020C">
        <w:rPr>
          <w:rFonts w:asciiTheme="majorHAnsi" w:hAnsiTheme="majorHAnsi" w:cstheme="majorHAnsi"/>
          <w:color w:val="000000"/>
          <w:highlight w:val="green"/>
          <w:rPrChange w:id="17" w:author="Jessica Marshall" w:date="2023-07-07T11:05:00Z">
            <w:rPr>
              <w:rFonts w:asciiTheme="majorHAnsi" w:hAnsiTheme="majorHAnsi" w:cstheme="majorHAnsi"/>
              <w:color w:val="000000"/>
              <w:highlight w:val="yellow"/>
            </w:rPr>
          </w:rPrChange>
        </w:rPr>
        <w:t>kVp</w:t>
      </w:r>
    </w:p>
    <w:p w14:paraId="055C37F7" w14:textId="77777777" w:rsidR="00735C9F" w:rsidRPr="001971D0" w:rsidRDefault="00735C9F" w:rsidP="008501E6">
      <w:pPr>
        <w:pStyle w:val="ListParagraph"/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6253E5B5" w14:textId="40CBF852" w:rsidR="00AC41B1" w:rsidRPr="001971D0" w:rsidRDefault="00A13EA8" w:rsidP="008501E6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ajorHAnsi" w:hAnsiTheme="majorHAnsi" w:cstheme="majorHAnsi"/>
          <w:color w:val="000000"/>
        </w:rPr>
      </w:pPr>
      <w:ins w:id="18" w:author="Jessica Marshall" w:date="2023-07-07T11:05:00Z">
        <w:r>
          <w:rPr>
            <w:rFonts w:asciiTheme="majorHAnsi" w:hAnsiTheme="majorHAnsi" w:cstheme="majorHAnsi"/>
            <w:color w:val="000000"/>
          </w:rPr>
          <w:t>Which of the</w:t>
        </w:r>
      </w:ins>
      <w:ins w:id="19" w:author="Jessica Marshall" w:date="2023-07-07T11:06:00Z">
        <w:r>
          <w:rPr>
            <w:rFonts w:asciiTheme="majorHAnsi" w:hAnsiTheme="majorHAnsi" w:cstheme="majorHAnsi"/>
            <w:color w:val="000000"/>
          </w:rPr>
          <w:t xml:space="preserve"> following </w:t>
        </w:r>
        <w:proofErr w:type="spellStart"/>
        <w:r>
          <w:rPr>
            <w:rFonts w:asciiTheme="majorHAnsi" w:hAnsiTheme="majorHAnsi" w:cstheme="majorHAnsi"/>
            <w:color w:val="000000"/>
          </w:rPr>
          <w:t>paramaters</w:t>
        </w:r>
        <w:proofErr w:type="spellEnd"/>
        <w:r>
          <w:rPr>
            <w:rFonts w:asciiTheme="majorHAnsi" w:hAnsiTheme="majorHAnsi" w:cstheme="majorHAnsi"/>
            <w:color w:val="000000"/>
          </w:rPr>
          <w:t xml:space="preserve"> controls </w:t>
        </w:r>
      </w:ins>
      <w:del w:id="20" w:author="Jessica Marshall" w:date="2023-07-07T11:06:00Z">
        <w:r w:rsidR="00AC41B1" w:rsidRPr="001971D0" w:rsidDel="00A13EA8">
          <w:rPr>
            <w:rFonts w:asciiTheme="majorHAnsi" w:hAnsiTheme="majorHAnsi" w:cstheme="majorHAnsi"/>
            <w:color w:val="000000"/>
          </w:rPr>
          <w:delText>T</w:delText>
        </w:r>
      </w:del>
      <w:ins w:id="21" w:author="Jessica Marshall" w:date="2023-07-07T11:06:00Z">
        <w:r>
          <w:rPr>
            <w:rFonts w:asciiTheme="majorHAnsi" w:hAnsiTheme="majorHAnsi" w:cstheme="majorHAnsi"/>
            <w:color w:val="000000"/>
          </w:rPr>
          <w:t>t</w:t>
        </w:r>
      </w:ins>
      <w:r w:rsidR="00AC41B1" w:rsidRPr="001971D0">
        <w:rPr>
          <w:rFonts w:asciiTheme="majorHAnsi" w:hAnsiTheme="majorHAnsi" w:cstheme="majorHAnsi"/>
          <w:color w:val="000000"/>
        </w:rPr>
        <w:t>he qua</w:t>
      </w:r>
      <w:r w:rsidR="00AC41B1">
        <w:rPr>
          <w:rFonts w:asciiTheme="majorHAnsi" w:hAnsiTheme="majorHAnsi" w:cstheme="majorHAnsi"/>
          <w:color w:val="000000"/>
        </w:rPr>
        <w:t>ntity</w:t>
      </w:r>
      <w:r w:rsidR="00AC41B1" w:rsidRPr="001971D0">
        <w:rPr>
          <w:rFonts w:asciiTheme="majorHAnsi" w:hAnsiTheme="majorHAnsi" w:cstheme="majorHAnsi"/>
          <w:color w:val="000000"/>
        </w:rPr>
        <w:t xml:space="preserve"> o</w:t>
      </w:r>
      <w:r w:rsidR="00AC41B1">
        <w:rPr>
          <w:rFonts w:asciiTheme="majorHAnsi" w:hAnsiTheme="majorHAnsi" w:cstheme="majorHAnsi"/>
          <w:color w:val="000000"/>
        </w:rPr>
        <w:t>f photons in the</w:t>
      </w:r>
      <w:r w:rsidR="00AC41B1" w:rsidRPr="001971D0">
        <w:rPr>
          <w:rFonts w:asciiTheme="majorHAnsi" w:hAnsiTheme="majorHAnsi" w:cstheme="majorHAnsi"/>
          <w:color w:val="000000"/>
        </w:rPr>
        <w:t xml:space="preserve"> x-ray beam</w:t>
      </w:r>
      <w:ins w:id="22" w:author="Jessica Marshall" w:date="2023-07-07T11:06:00Z">
        <w:r>
          <w:rPr>
            <w:rFonts w:asciiTheme="majorHAnsi" w:hAnsiTheme="majorHAnsi" w:cstheme="majorHAnsi"/>
            <w:color w:val="000000"/>
          </w:rPr>
          <w:t>?</w:t>
        </w:r>
      </w:ins>
      <w:del w:id="23" w:author="Jessica Marshall" w:date="2023-07-07T11:06:00Z">
        <w:r w:rsidR="00AC41B1" w:rsidRPr="001971D0" w:rsidDel="00A13EA8">
          <w:rPr>
            <w:rFonts w:asciiTheme="majorHAnsi" w:hAnsiTheme="majorHAnsi" w:cstheme="majorHAnsi"/>
            <w:color w:val="000000"/>
          </w:rPr>
          <w:delText xml:space="preserve"> is controlled by:</w:delText>
        </w:r>
      </w:del>
    </w:p>
    <w:p w14:paraId="47A03276" w14:textId="3D23A264" w:rsidR="00AC41B1" w:rsidRPr="001971D0" w:rsidRDefault="00AC41B1">
      <w:pPr>
        <w:pStyle w:val="NormalWeb"/>
        <w:numPr>
          <w:ilvl w:val="1"/>
          <w:numId w:val="9"/>
        </w:numPr>
        <w:spacing w:before="0" w:beforeAutospacing="0" w:after="0" w:afterAutospacing="0"/>
        <w:ind w:left="1170"/>
        <w:rPr>
          <w:rFonts w:asciiTheme="majorHAnsi" w:hAnsiTheme="majorHAnsi" w:cstheme="majorHAnsi"/>
          <w:color w:val="000000"/>
        </w:rPr>
        <w:pPrChange w:id="24" w:author="Jessica Marshall" w:date="2023-07-07T11:06:00Z">
          <w:pPr>
            <w:pStyle w:val="NormalWeb"/>
            <w:spacing w:before="0" w:beforeAutospacing="0" w:after="0" w:afterAutospacing="0"/>
            <w:ind w:left="1080"/>
          </w:pPr>
        </w:pPrChange>
      </w:pPr>
      <w:del w:id="25" w:author="Jessica Marshall" w:date="2023-07-07T11:06:00Z">
        <w:r w:rsidRPr="001971D0" w:rsidDel="00A13EA8">
          <w:rPr>
            <w:rFonts w:asciiTheme="majorHAnsi" w:hAnsiTheme="majorHAnsi" w:cstheme="majorHAnsi"/>
            <w:color w:val="000000"/>
          </w:rPr>
          <w:delText xml:space="preserve">a. </w:delText>
        </w:r>
      </w:del>
      <w:r w:rsidRPr="001971D0">
        <w:rPr>
          <w:rFonts w:asciiTheme="majorHAnsi" w:hAnsiTheme="majorHAnsi" w:cstheme="majorHAnsi"/>
          <w:color w:val="000000"/>
        </w:rPr>
        <w:t xml:space="preserve">absorption characteristics of the object being radiographed </w:t>
      </w:r>
    </w:p>
    <w:p w14:paraId="67BCAD4F" w14:textId="1B199D5D" w:rsidR="00AC41B1" w:rsidRPr="00A13EA8" w:rsidRDefault="00AC41B1">
      <w:pPr>
        <w:pStyle w:val="NormalWeb"/>
        <w:numPr>
          <w:ilvl w:val="1"/>
          <w:numId w:val="9"/>
        </w:numPr>
        <w:spacing w:before="0" w:beforeAutospacing="0" w:after="0" w:afterAutospacing="0"/>
        <w:ind w:left="1170"/>
        <w:rPr>
          <w:rFonts w:asciiTheme="majorHAnsi" w:hAnsiTheme="majorHAnsi" w:cstheme="majorHAnsi"/>
          <w:color w:val="000000"/>
          <w:highlight w:val="green"/>
          <w:rPrChange w:id="26" w:author="Jessica Marshall" w:date="2023-07-07T11:06:00Z">
            <w:rPr>
              <w:rFonts w:asciiTheme="majorHAnsi" w:hAnsiTheme="majorHAnsi" w:cstheme="majorHAnsi"/>
              <w:color w:val="000000"/>
            </w:rPr>
          </w:rPrChange>
        </w:rPr>
        <w:pPrChange w:id="27" w:author="Jessica Marshall" w:date="2023-07-07T11:06:00Z">
          <w:pPr>
            <w:pStyle w:val="NormalWeb"/>
            <w:spacing w:before="0" w:beforeAutospacing="0" w:after="0" w:afterAutospacing="0"/>
            <w:ind w:left="1080"/>
          </w:pPr>
        </w:pPrChange>
      </w:pPr>
      <w:del w:id="28" w:author="Jessica Marshall" w:date="2023-07-07T11:06:00Z">
        <w:r w:rsidRPr="00A13EA8" w:rsidDel="00A13EA8">
          <w:rPr>
            <w:rFonts w:asciiTheme="majorHAnsi" w:hAnsiTheme="majorHAnsi" w:cstheme="majorHAnsi"/>
            <w:color w:val="000000"/>
            <w:highlight w:val="green"/>
            <w:rPrChange w:id="29" w:author="Jessica Marshall" w:date="2023-07-07T11:06:00Z">
              <w:rPr>
                <w:rFonts w:asciiTheme="majorHAnsi" w:hAnsiTheme="majorHAnsi" w:cstheme="majorHAnsi"/>
                <w:color w:val="000000"/>
                <w:highlight w:val="yellow"/>
              </w:rPr>
            </w:rPrChange>
          </w:rPr>
          <w:delText xml:space="preserve">b. </w:delText>
        </w:r>
      </w:del>
      <w:r w:rsidRPr="00A13EA8">
        <w:rPr>
          <w:rFonts w:asciiTheme="majorHAnsi" w:hAnsiTheme="majorHAnsi" w:cstheme="majorHAnsi"/>
          <w:color w:val="000000"/>
          <w:highlight w:val="green"/>
          <w:rPrChange w:id="30" w:author="Jessica Marshall" w:date="2023-07-07T11:06:00Z">
            <w:rPr>
              <w:rFonts w:asciiTheme="majorHAnsi" w:hAnsiTheme="majorHAnsi" w:cstheme="majorHAnsi"/>
              <w:color w:val="000000"/>
              <w:highlight w:val="yellow"/>
            </w:rPr>
          </w:rPrChange>
        </w:rPr>
        <w:t>mAs</w:t>
      </w:r>
    </w:p>
    <w:p w14:paraId="4C51A4BD" w14:textId="40B6B3C1" w:rsidR="00AC41B1" w:rsidRPr="001971D0" w:rsidRDefault="00AC41B1">
      <w:pPr>
        <w:pStyle w:val="NormalWeb"/>
        <w:numPr>
          <w:ilvl w:val="1"/>
          <w:numId w:val="9"/>
        </w:numPr>
        <w:spacing w:before="0" w:beforeAutospacing="0" w:after="0" w:afterAutospacing="0"/>
        <w:ind w:left="1170"/>
        <w:rPr>
          <w:rFonts w:asciiTheme="majorHAnsi" w:hAnsiTheme="majorHAnsi" w:cstheme="majorHAnsi"/>
          <w:color w:val="000000"/>
        </w:rPr>
        <w:pPrChange w:id="31" w:author="Jessica Marshall" w:date="2023-07-07T11:06:00Z">
          <w:pPr>
            <w:pStyle w:val="NormalWeb"/>
            <w:spacing w:before="0" w:beforeAutospacing="0" w:after="0" w:afterAutospacing="0"/>
            <w:ind w:left="1080"/>
          </w:pPr>
        </w:pPrChange>
      </w:pPr>
      <w:del w:id="32" w:author="Jessica Marshall" w:date="2023-07-07T11:06:00Z">
        <w:r w:rsidRPr="001971D0" w:rsidDel="00A13EA8">
          <w:rPr>
            <w:rFonts w:asciiTheme="majorHAnsi" w:hAnsiTheme="majorHAnsi" w:cstheme="majorHAnsi"/>
            <w:color w:val="000000"/>
          </w:rPr>
          <w:delText xml:space="preserve">c. </w:delText>
        </w:r>
      </w:del>
      <w:r w:rsidRPr="001971D0">
        <w:rPr>
          <w:rFonts w:asciiTheme="majorHAnsi" w:hAnsiTheme="majorHAnsi" w:cstheme="majorHAnsi"/>
          <w:color w:val="000000"/>
        </w:rPr>
        <w:t xml:space="preserve">fluorescent yield </w:t>
      </w:r>
    </w:p>
    <w:p w14:paraId="7329B5DB" w14:textId="6AEDA18B" w:rsidR="00AC41B1" w:rsidRDefault="00AC41B1">
      <w:pPr>
        <w:pStyle w:val="NormalWeb"/>
        <w:numPr>
          <w:ilvl w:val="1"/>
          <w:numId w:val="9"/>
        </w:numPr>
        <w:spacing w:before="0" w:beforeAutospacing="0" w:after="0" w:afterAutospacing="0"/>
        <w:ind w:left="1170"/>
        <w:rPr>
          <w:rFonts w:asciiTheme="majorHAnsi" w:hAnsiTheme="majorHAnsi" w:cstheme="majorHAnsi"/>
          <w:color w:val="000000"/>
        </w:rPr>
        <w:pPrChange w:id="33" w:author="Jessica Marshall" w:date="2023-07-07T11:06:00Z">
          <w:pPr>
            <w:pStyle w:val="NormalWeb"/>
            <w:spacing w:before="0" w:beforeAutospacing="0" w:after="0" w:afterAutospacing="0"/>
            <w:ind w:left="1080"/>
          </w:pPr>
        </w:pPrChange>
      </w:pPr>
      <w:del w:id="34" w:author="Jessica Marshall" w:date="2023-07-07T11:06:00Z">
        <w:r w:rsidRPr="00AC41B1" w:rsidDel="00A13EA8">
          <w:rPr>
            <w:rFonts w:asciiTheme="majorHAnsi" w:hAnsiTheme="majorHAnsi" w:cstheme="majorHAnsi"/>
            <w:color w:val="000000"/>
          </w:rPr>
          <w:delText xml:space="preserve">d. </w:delText>
        </w:r>
      </w:del>
      <w:r w:rsidRPr="00AC41B1">
        <w:rPr>
          <w:rFonts w:asciiTheme="majorHAnsi" w:hAnsiTheme="majorHAnsi" w:cstheme="majorHAnsi"/>
          <w:color w:val="000000"/>
        </w:rPr>
        <w:t>kVp</w:t>
      </w:r>
    </w:p>
    <w:p w14:paraId="28760F60" w14:textId="77777777" w:rsidR="008501E6" w:rsidRPr="001971D0" w:rsidRDefault="008501E6" w:rsidP="008501E6">
      <w:pPr>
        <w:pStyle w:val="NormalWeb"/>
        <w:spacing w:before="0" w:beforeAutospacing="0" w:after="0" w:afterAutospacing="0"/>
        <w:ind w:left="1080"/>
        <w:rPr>
          <w:rFonts w:asciiTheme="majorHAnsi" w:hAnsiTheme="majorHAnsi" w:cstheme="majorHAnsi"/>
          <w:color w:val="000000"/>
        </w:rPr>
      </w:pPr>
    </w:p>
    <w:p w14:paraId="0BB2DA89" w14:textId="77777777" w:rsidR="00A13EA8" w:rsidRPr="00A13EA8" w:rsidRDefault="00AC41B1" w:rsidP="00A13EA8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 xml:space="preserve">Which </w:t>
      </w:r>
      <w:r w:rsidR="0088776C">
        <w:rPr>
          <w:rFonts w:asciiTheme="majorHAnsi" w:eastAsia="Times New Roman" w:hAnsiTheme="majorHAnsi" w:cstheme="majorHAnsi"/>
          <w:sz w:val="24"/>
          <w:szCs w:val="24"/>
        </w:rPr>
        <w:t>combination of t</w:t>
      </w:r>
      <w:r>
        <w:rPr>
          <w:rFonts w:asciiTheme="majorHAnsi" w:eastAsia="Times New Roman" w:hAnsiTheme="majorHAnsi" w:cstheme="majorHAnsi"/>
          <w:sz w:val="24"/>
          <w:szCs w:val="24"/>
        </w:rPr>
        <w:t>echnical exposure factor</w:t>
      </w:r>
      <w:r w:rsidR="0088776C">
        <w:rPr>
          <w:rFonts w:asciiTheme="majorHAnsi" w:eastAsia="Times New Roman" w:hAnsiTheme="majorHAnsi" w:cstheme="majorHAnsi"/>
          <w:sz w:val="24"/>
          <w:szCs w:val="24"/>
        </w:rPr>
        <w:t>s is optimal to reduce patient dose?</w:t>
      </w:r>
    </w:p>
    <w:p w14:paraId="4E61F422" w14:textId="77777777" w:rsidR="00A13EA8" w:rsidRPr="00A13EA8" w:rsidRDefault="0088776C" w:rsidP="00A13EA8">
      <w:pPr>
        <w:pStyle w:val="ListParagraph"/>
        <w:numPr>
          <w:ilvl w:val="1"/>
          <w:numId w:val="1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13EA8">
        <w:rPr>
          <w:rFonts w:asciiTheme="majorHAnsi" w:eastAsia="Times New Roman" w:hAnsiTheme="majorHAnsi" w:cstheme="majorHAnsi"/>
          <w:sz w:val="24"/>
          <w:szCs w:val="24"/>
        </w:rPr>
        <w:t>Increased SID, low mAs</w:t>
      </w:r>
    </w:p>
    <w:p w14:paraId="5FCD0027" w14:textId="77777777" w:rsidR="00A13EA8" w:rsidRPr="00A13EA8" w:rsidRDefault="0088776C" w:rsidP="00A13EA8">
      <w:pPr>
        <w:pStyle w:val="ListParagraph"/>
        <w:numPr>
          <w:ilvl w:val="1"/>
          <w:numId w:val="1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13EA8">
        <w:rPr>
          <w:rFonts w:asciiTheme="majorHAnsi" w:eastAsia="Times New Roman" w:hAnsiTheme="majorHAnsi" w:cstheme="majorHAnsi"/>
          <w:sz w:val="24"/>
          <w:szCs w:val="24"/>
        </w:rPr>
        <w:t>Low kVp, high mAs</w:t>
      </w:r>
    </w:p>
    <w:p w14:paraId="407DC44B" w14:textId="77777777" w:rsidR="00A13EA8" w:rsidRPr="00A13EA8" w:rsidRDefault="0088776C" w:rsidP="00A13EA8">
      <w:pPr>
        <w:pStyle w:val="ListParagraph"/>
        <w:numPr>
          <w:ilvl w:val="1"/>
          <w:numId w:val="1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13EA8">
        <w:rPr>
          <w:rFonts w:asciiTheme="majorHAnsi" w:eastAsia="Times New Roman" w:hAnsiTheme="majorHAnsi" w:cstheme="majorHAnsi"/>
          <w:sz w:val="24"/>
          <w:szCs w:val="24"/>
        </w:rPr>
        <w:t>High kVp, decreased SID</w:t>
      </w:r>
      <w:r w:rsidR="00735C9F" w:rsidRPr="00A13EA8">
        <w:rPr>
          <w:rFonts w:asciiTheme="majorHAnsi" w:eastAsia="Times New Roman" w:hAnsiTheme="majorHAnsi" w:cstheme="majorHAnsi"/>
          <w:sz w:val="24"/>
          <w:szCs w:val="24"/>
        </w:rPr>
        <w:t> </w:t>
      </w:r>
    </w:p>
    <w:p w14:paraId="3A6AD36C" w14:textId="513384E2" w:rsidR="00D62BDC" w:rsidRPr="00A13EA8" w:rsidRDefault="0088776C" w:rsidP="00A13EA8">
      <w:pPr>
        <w:pStyle w:val="ListParagraph"/>
        <w:numPr>
          <w:ilvl w:val="1"/>
          <w:numId w:val="1"/>
        </w:numPr>
        <w:spacing w:after="0" w:line="240" w:lineRule="auto"/>
        <w:rPr>
          <w:rFonts w:asciiTheme="majorHAnsi" w:hAnsiTheme="majorHAnsi" w:cstheme="majorHAnsi"/>
          <w:sz w:val="24"/>
          <w:szCs w:val="24"/>
          <w:highlight w:val="green"/>
          <w:rPrChange w:id="35" w:author="Jessica Marshall" w:date="2023-07-07T11:07:00Z">
            <w:rPr>
              <w:rFonts w:asciiTheme="majorHAnsi" w:hAnsiTheme="majorHAnsi" w:cstheme="majorHAnsi"/>
              <w:sz w:val="24"/>
              <w:szCs w:val="24"/>
            </w:rPr>
          </w:rPrChange>
        </w:rPr>
      </w:pPr>
      <w:r w:rsidRPr="00A13EA8">
        <w:rPr>
          <w:rFonts w:asciiTheme="majorHAnsi" w:eastAsia="Times New Roman" w:hAnsiTheme="majorHAnsi" w:cstheme="majorHAnsi"/>
          <w:sz w:val="24"/>
          <w:szCs w:val="24"/>
          <w:highlight w:val="green"/>
          <w:rPrChange w:id="36" w:author="Jessica Marshall" w:date="2023-07-07T11:07:00Z">
            <w:rPr>
              <w:rFonts w:asciiTheme="majorHAnsi" w:eastAsia="Times New Roman" w:hAnsiTheme="majorHAnsi" w:cstheme="majorHAnsi"/>
              <w:sz w:val="24"/>
              <w:szCs w:val="24"/>
              <w:highlight w:val="yellow"/>
            </w:rPr>
          </w:rPrChange>
        </w:rPr>
        <w:t>high kVp, low mAs</w:t>
      </w:r>
    </w:p>
    <w:p w14:paraId="1C746DBE" w14:textId="39A2E605" w:rsidR="00CB7C02" w:rsidRDefault="00CB7C02" w:rsidP="0088776C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  <w:highlight w:val="yellow"/>
        </w:rPr>
      </w:pPr>
    </w:p>
    <w:p w14:paraId="395F190C" w14:textId="11EF865E" w:rsidR="00CB7C02" w:rsidRDefault="00CB7C02" w:rsidP="008501E6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Wh</w:t>
      </w:r>
      <w:r w:rsidR="0088776C">
        <w:rPr>
          <w:rFonts w:asciiTheme="majorHAnsi" w:eastAsia="Times New Roman" w:hAnsiTheme="majorHAnsi" w:cstheme="majorHAnsi"/>
          <w:sz w:val="24"/>
          <w:szCs w:val="24"/>
        </w:rPr>
        <w:t>ich dosimeter utilizes an aluminum oxide detector as the sensing material</w:t>
      </w:r>
      <w:r>
        <w:rPr>
          <w:rFonts w:asciiTheme="majorHAnsi" w:eastAsia="Times New Roman" w:hAnsiTheme="majorHAnsi" w:cstheme="majorHAnsi"/>
          <w:sz w:val="24"/>
          <w:szCs w:val="24"/>
        </w:rPr>
        <w:t>?</w:t>
      </w:r>
    </w:p>
    <w:p w14:paraId="20D951AD" w14:textId="32F00D4D" w:rsidR="00CB7C02" w:rsidRDefault="0088776C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Direct Ion Storage Dosimeter</w:t>
      </w:r>
    </w:p>
    <w:p w14:paraId="685C0547" w14:textId="0D9054C4" w:rsidR="00CB7C02" w:rsidRDefault="0088776C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Pocket Ionization Chamber</w:t>
      </w:r>
    </w:p>
    <w:p w14:paraId="71B488DF" w14:textId="14B15A10" w:rsidR="00CB7C02" w:rsidRDefault="0088776C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>
        <w:rPr>
          <w:rFonts w:asciiTheme="majorHAnsi" w:eastAsia="Times New Roman" w:hAnsiTheme="majorHAnsi" w:cstheme="majorHAnsi"/>
          <w:sz w:val="24"/>
          <w:szCs w:val="24"/>
        </w:rPr>
        <w:t>Thermoluminescent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</w:rPr>
        <w:t xml:space="preserve"> Dosimeter </w:t>
      </w:r>
    </w:p>
    <w:p w14:paraId="4BB97537" w14:textId="4F074C6B" w:rsidR="00CB7C02" w:rsidRPr="00A13EA8" w:rsidRDefault="0088776C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  <w:highlight w:val="green"/>
          <w:rPrChange w:id="37" w:author="Jessica Marshall" w:date="2023-07-07T11:08:00Z">
            <w:rPr>
              <w:rFonts w:asciiTheme="majorHAnsi" w:eastAsia="Times New Roman" w:hAnsiTheme="majorHAnsi" w:cstheme="majorHAnsi"/>
              <w:sz w:val="24"/>
              <w:szCs w:val="24"/>
              <w:highlight w:val="yellow"/>
            </w:rPr>
          </w:rPrChange>
        </w:rPr>
      </w:pPr>
      <w:r w:rsidRPr="00A13EA8">
        <w:rPr>
          <w:rFonts w:asciiTheme="majorHAnsi" w:eastAsia="Times New Roman" w:hAnsiTheme="majorHAnsi" w:cstheme="majorHAnsi"/>
          <w:sz w:val="24"/>
          <w:szCs w:val="24"/>
          <w:highlight w:val="green"/>
          <w:rPrChange w:id="38" w:author="Jessica Marshall" w:date="2023-07-07T11:08:00Z">
            <w:rPr>
              <w:rFonts w:asciiTheme="majorHAnsi" w:eastAsia="Times New Roman" w:hAnsiTheme="majorHAnsi" w:cstheme="majorHAnsi"/>
              <w:sz w:val="24"/>
              <w:szCs w:val="24"/>
              <w:highlight w:val="yellow"/>
            </w:rPr>
          </w:rPrChange>
        </w:rPr>
        <w:t>Optically Stimulated Dosimeter</w:t>
      </w:r>
    </w:p>
    <w:p w14:paraId="0ED9E93F" w14:textId="7C14B469" w:rsidR="00CB7C02" w:rsidRDefault="00CB7C02" w:rsidP="008501E6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  <w:highlight w:val="yellow"/>
        </w:rPr>
      </w:pPr>
    </w:p>
    <w:p w14:paraId="415A1A94" w14:textId="38E8F42B" w:rsidR="00CB7C02" w:rsidRDefault="00CB7C02" w:rsidP="008501E6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Which of the following is a dose reduction technique used in fluoroscopy?</w:t>
      </w:r>
    </w:p>
    <w:p w14:paraId="5BEBE9EA" w14:textId="7DB9B679" w:rsidR="00CB7C02" w:rsidRDefault="00CB7C02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Magnification mode</w:t>
      </w:r>
    </w:p>
    <w:p w14:paraId="589A4661" w14:textId="22377408" w:rsidR="00CB7C02" w:rsidRDefault="00CB7C02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Automatic exposure rate control</w:t>
      </w:r>
    </w:p>
    <w:p w14:paraId="111DD2BE" w14:textId="6E4571BB" w:rsidR="00CB7C02" w:rsidRPr="00A13EA8" w:rsidRDefault="00CB7C02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  <w:highlight w:val="green"/>
          <w:rPrChange w:id="39" w:author="Jessica Marshall" w:date="2023-07-07T11:08:00Z">
            <w:rPr>
              <w:rFonts w:asciiTheme="majorHAnsi" w:eastAsia="Times New Roman" w:hAnsiTheme="majorHAnsi" w:cstheme="majorHAnsi"/>
              <w:sz w:val="24"/>
              <w:szCs w:val="24"/>
              <w:highlight w:val="yellow"/>
            </w:rPr>
          </w:rPrChange>
        </w:rPr>
      </w:pPr>
      <w:r w:rsidRPr="00A13EA8">
        <w:rPr>
          <w:rFonts w:asciiTheme="majorHAnsi" w:eastAsia="Times New Roman" w:hAnsiTheme="majorHAnsi" w:cstheme="majorHAnsi"/>
          <w:sz w:val="24"/>
          <w:szCs w:val="24"/>
          <w:highlight w:val="green"/>
          <w:rPrChange w:id="40" w:author="Jessica Marshall" w:date="2023-07-07T11:08:00Z">
            <w:rPr>
              <w:rFonts w:asciiTheme="majorHAnsi" w:eastAsia="Times New Roman" w:hAnsiTheme="majorHAnsi" w:cstheme="majorHAnsi"/>
              <w:sz w:val="24"/>
              <w:szCs w:val="24"/>
              <w:highlight w:val="yellow"/>
            </w:rPr>
          </w:rPrChange>
        </w:rPr>
        <w:t>Last image hold</w:t>
      </w:r>
    </w:p>
    <w:p w14:paraId="792914A2" w14:textId="5B077903" w:rsidR="00CB7C02" w:rsidRDefault="00CB7C02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Automatic brightness control</w:t>
      </w:r>
    </w:p>
    <w:p w14:paraId="48BA5CD4" w14:textId="0C9AB9D5" w:rsidR="00CB7C02" w:rsidRDefault="00CB7C02" w:rsidP="008501E6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</w:rPr>
      </w:pPr>
    </w:p>
    <w:p w14:paraId="26D7D787" w14:textId="62205385" w:rsidR="00CB7C02" w:rsidRDefault="00CB7C02" w:rsidP="008501E6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What is the minimum source to skin distance for mobile fluoroscopy?</w:t>
      </w:r>
    </w:p>
    <w:p w14:paraId="0D30FDEB" w14:textId="019478DD" w:rsidR="00CB7C02" w:rsidRPr="00A13EA8" w:rsidRDefault="00CB7C02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  <w:highlight w:val="green"/>
          <w:rPrChange w:id="41" w:author="Jessica Marshall" w:date="2023-07-07T11:08:00Z">
            <w:rPr>
              <w:rFonts w:asciiTheme="majorHAnsi" w:eastAsia="Times New Roman" w:hAnsiTheme="majorHAnsi" w:cstheme="majorHAnsi"/>
              <w:sz w:val="24"/>
              <w:szCs w:val="24"/>
              <w:highlight w:val="yellow"/>
            </w:rPr>
          </w:rPrChange>
        </w:rPr>
      </w:pPr>
      <w:r w:rsidRPr="00A13EA8">
        <w:rPr>
          <w:rFonts w:asciiTheme="majorHAnsi" w:eastAsia="Times New Roman" w:hAnsiTheme="majorHAnsi" w:cstheme="majorHAnsi"/>
          <w:sz w:val="24"/>
          <w:szCs w:val="24"/>
          <w:highlight w:val="green"/>
          <w:rPrChange w:id="42" w:author="Jessica Marshall" w:date="2023-07-07T11:08:00Z">
            <w:rPr>
              <w:rFonts w:asciiTheme="majorHAnsi" w:eastAsia="Times New Roman" w:hAnsiTheme="majorHAnsi" w:cstheme="majorHAnsi"/>
              <w:sz w:val="24"/>
              <w:szCs w:val="24"/>
              <w:highlight w:val="yellow"/>
            </w:rPr>
          </w:rPrChange>
        </w:rPr>
        <w:t>30 cm</w:t>
      </w:r>
    </w:p>
    <w:p w14:paraId="37ED5E5F" w14:textId="75832E6B" w:rsidR="00CB7C02" w:rsidRDefault="00CB7C02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38 cm</w:t>
      </w:r>
    </w:p>
    <w:p w14:paraId="400E6C45" w14:textId="73F1742B" w:rsidR="00CB7C02" w:rsidRDefault="00CB7C02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40 cm</w:t>
      </w:r>
    </w:p>
    <w:p w14:paraId="11027F59" w14:textId="1E80F905" w:rsidR="00CB7C02" w:rsidRDefault="00CB7C02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48 cm</w:t>
      </w:r>
    </w:p>
    <w:p w14:paraId="54DDF28E" w14:textId="134D7CCF" w:rsidR="00CB7C02" w:rsidRDefault="00CB7C02" w:rsidP="008501E6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</w:rPr>
      </w:pPr>
    </w:p>
    <w:p w14:paraId="1EB9CAE5" w14:textId="3866D6D9" w:rsidR="00CB7C02" w:rsidRDefault="00CB7C02" w:rsidP="008501E6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What is the minimum lead equivalent for lead gloves, as stated by NCRP Report number 102?</w:t>
      </w:r>
    </w:p>
    <w:p w14:paraId="5C4D1361" w14:textId="3CF01739" w:rsidR="00CB7C02" w:rsidRDefault="00CB7C02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.20 mm</w:t>
      </w:r>
    </w:p>
    <w:p w14:paraId="61B7C3D1" w14:textId="7A9C9881" w:rsidR="00CB7C02" w:rsidRPr="00A13EA8" w:rsidRDefault="00CB7C02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  <w:highlight w:val="green"/>
          <w:rPrChange w:id="43" w:author="Jessica Marshall" w:date="2023-07-07T11:08:00Z">
            <w:rPr>
              <w:rFonts w:asciiTheme="majorHAnsi" w:eastAsia="Times New Roman" w:hAnsiTheme="majorHAnsi" w:cstheme="majorHAnsi"/>
              <w:sz w:val="24"/>
              <w:szCs w:val="24"/>
              <w:highlight w:val="yellow"/>
            </w:rPr>
          </w:rPrChange>
        </w:rPr>
      </w:pPr>
      <w:r w:rsidRPr="00A13EA8">
        <w:rPr>
          <w:rFonts w:asciiTheme="majorHAnsi" w:eastAsia="Times New Roman" w:hAnsiTheme="majorHAnsi" w:cstheme="majorHAnsi"/>
          <w:sz w:val="24"/>
          <w:szCs w:val="24"/>
          <w:highlight w:val="green"/>
          <w:rPrChange w:id="44" w:author="Jessica Marshall" w:date="2023-07-07T11:08:00Z">
            <w:rPr>
              <w:rFonts w:asciiTheme="majorHAnsi" w:eastAsia="Times New Roman" w:hAnsiTheme="majorHAnsi" w:cstheme="majorHAnsi"/>
              <w:sz w:val="24"/>
              <w:szCs w:val="24"/>
              <w:highlight w:val="yellow"/>
            </w:rPr>
          </w:rPrChange>
        </w:rPr>
        <w:t>.25 mm</w:t>
      </w:r>
    </w:p>
    <w:p w14:paraId="64938605" w14:textId="4F692021" w:rsidR="00CB7C02" w:rsidRDefault="00CB7C02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.35 mm</w:t>
      </w:r>
    </w:p>
    <w:p w14:paraId="0F0269CF" w14:textId="6EB9A219" w:rsidR="00CB7C02" w:rsidRDefault="00CB7C02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 xml:space="preserve">.50 mm </w:t>
      </w:r>
    </w:p>
    <w:p w14:paraId="628C9A8E" w14:textId="03671301" w:rsidR="00CB7C02" w:rsidRDefault="00CB7C02" w:rsidP="008501E6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</w:rPr>
      </w:pPr>
    </w:p>
    <w:p w14:paraId="75862017" w14:textId="188E9481" w:rsidR="00CB7C02" w:rsidRDefault="00CB7C02" w:rsidP="008501E6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What is the minimum lead equivalent for lead aprons, as stated by NCRP Report number 102?</w:t>
      </w:r>
    </w:p>
    <w:p w14:paraId="358A17E1" w14:textId="77777777" w:rsidR="00CB7C02" w:rsidRDefault="00CB7C02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.20 mm</w:t>
      </w:r>
    </w:p>
    <w:p w14:paraId="0DC2E098" w14:textId="77777777" w:rsidR="00CB7C02" w:rsidRPr="00A13EA8" w:rsidRDefault="00CB7C02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  <w:highlight w:val="green"/>
          <w:rPrChange w:id="45" w:author="Jessica Marshall" w:date="2023-07-07T11:08:00Z">
            <w:rPr>
              <w:rFonts w:asciiTheme="majorHAnsi" w:eastAsia="Times New Roman" w:hAnsiTheme="majorHAnsi" w:cstheme="majorHAnsi"/>
              <w:sz w:val="24"/>
              <w:szCs w:val="24"/>
              <w:highlight w:val="yellow"/>
            </w:rPr>
          </w:rPrChange>
        </w:rPr>
      </w:pPr>
      <w:r w:rsidRPr="00A13EA8">
        <w:rPr>
          <w:rFonts w:asciiTheme="majorHAnsi" w:eastAsia="Times New Roman" w:hAnsiTheme="majorHAnsi" w:cstheme="majorHAnsi"/>
          <w:sz w:val="24"/>
          <w:szCs w:val="24"/>
          <w:highlight w:val="green"/>
          <w:rPrChange w:id="46" w:author="Jessica Marshall" w:date="2023-07-07T11:08:00Z">
            <w:rPr>
              <w:rFonts w:asciiTheme="majorHAnsi" w:eastAsia="Times New Roman" w:hAnsiTheme="majorHAnsi" w:cstheme="majorHAnsi"/>
              <w:sz w:val="24"/>
              <w:szCs w:val="24"/>
              <w:highlight w:val="yellow"/>
            </w:rPr>
          </w:rPrChange>
        </w:rPr>
        <w:t>.25 mm</w:t>
      </w:r>
    </w:p>
    <w:p w14:paraId="082ED022" w14:textId="77777777" w:rsidR="00CB7C02" w:rsidRDefault="00CB7C02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.35 mm</w:t>
      </w:r>
    </w:p>
    <w:p w14:paraId="06F36293" w14:textId="6DAA5A02" w:rsidR="00CB7C02" w:rsidRDefault="00CB7C02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 xml:space="preserve">.50 mm </w:t>
      </w:r>
    </w:p>
    <w:p w14:paraId="3B4BE707" w14:textId="77777777" w:rsidR="00CB7C02" w:rsidRDefault="00CB7C02" w:rsidP="008501E6">
      <w:pPr>
        <w:pStyle w:val="ListParagraph"/>
        <w:spacing w:after="0" w:line="240" w:lineRule="auto"/>
        <w:ind w:left="1440"/>
        <w:textAlignment w:val="baseline"/>
        <w:rPr>
          <w:rFonts w:asciiTheme="majorHAnsi" w:eastAsia="Times New Roman" w:hAnsiTheme="majorHAnsi" w:cstheme="majorHAnsi"/>
          <w:sz w:val="24"/>
          <w:szCs w:val="24"/>
        </w:rPr>
      </w:pPr>
    </w:p>
    <w:p w14:paraId="30E3C991" w14:textId="73E59146" w:rsidR="00CB7C02" w:rsidRDefault="00CB7C02" w:rsidP="008501E6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What is the minimum fluoroscopy entrance exposure for general purpose fluoroscopy, as stated by NCRP Report number 102?</w:t>
      </w:r>
    </w:p>
    <w:p w14:paraId="2DB89C10" w14:textId="5CA912EB" w:rsidR="00CB7C02" w:rsidRDefault="00CB7C02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8.0 cGy/min</w:t>
      </w:r>
    </w:p>
    <w:p w14:paraId="08584F28" w14:textId="69797D8D" w:rsidR="00CB7C02" w:rsidRPr="00A13EA8" w:rsidRDefault="00CB7C02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  <w:highlight w:val="green"/>
          <w:rPrChange w:id="47" w:author="Jessica Marshall" w:date="2023-07-07T11:08:00Z">
            <w:rPr>
              <w:rFonts w:asciiTheme="majorHAnsi" w:eastAsia="Times New Roman" w:hAnsiTheme="majorHAnsi" w:cstheme="majorHAnsi"/>
              <w:sz w:val="24"/>
              <w:szCs w:val="24"/>
              <w:highlight w:val="yellow"/>
            </w:rPr>
          </w:rPrChange>
        </w:rPr>
      </w:pPr>
      <w:r w:rsidRPr="00A13EA8">
        <w:rPr>
          <w:rFonts w:asciiTheme="majorHAnsi" w:eastAsia="Times New Roman" w:hAnsiTheme="majorHAnsi" w:cstheme="majorHAnsi"/>
          <w:sz w:val="24"/>
          <w:szCs w:val="24"/>
          <w:highlight w:val="green"/>
          <w:rPrChange w:id="48" w:author="Jessica Marshall" w:date="2023-07-07T11:08:00Z">
            <w:rPr>
              <w:rFonts w:asciiTheme="majorHAnsi" w:eastAsia="Times New Roman" w:hAnsiTheme="majorHAnsi" w:cstheme="majorHAnsi"/>
              <w:sz w:val="24"/>
              <w:szCs w:val="24"/>
              <w:highlight w:val="yellow"/>
            </w:rPr>
          </w:rPrChange>
        </w:rPr>
        <w:t>8.8 cGy/min</w:t>
      </w:r>
    </w:p>
    <w:p w14:paraId="74D26A5A" w14:textId="09EFAC68" w:rsidR="00CB7C02" w:rsidRDefault="00CB7C02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9.0 cGy/min</w:t>
      </w:r>
    </w:p>
    <w:p w14:paraId="1AA60213" w14:textId="61A7E90F" w:rsidR="00CB7C02" w:rsidRDefault="00CB7C02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20.0 cGy/min</w:t>
      </w:r>
    </w:p>
    <w:p w14:paraId="01A4D4B2" w14:textId="77777777" w:rsidR="007F4C1C" w:rsidRPr="007F4C1C" w:rsidRDefault="007F4C1C" w:rsidP="008501E6">
      <w:pPr>
        <w:pStyle w:val="ListParagraph"/>
        <w:spacing w:after="0" w:line="240" w:lineRule="auto"/>
        <w:ind w:left="1440"/>
        <w:textAlignment w:val="baseline"/>
        <w:rPr>
          <w:rFonts w:asciiTheme="majorHAnsi" w:eastAsia="Times New Roman" w:hAnsiTheme="majorHAnsi" w:cstheme="majorHAnsi"/>
          <w:sz w:val="24"/>
          <w:szCs w:val="24"/>
        </w:rPr>
      </w:pPr>
    </w:p>
    <w:p w14:paraId="7BB77468" w14:textId="6D8273BF" w:rsidR="007F4C1C" w:rsidRDefault="007F4C1C" w:rsidP="008501E6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What is the minimum fluoroscopy entrance exposure for high level control fluoroscopy, as stated by NCRP Report number 102?</w:t>
      </w:r>
    </w:p>
    <w:p w14:paraId="47F9BA5C" w14:textId="77777777" w:rsidR="007F4C1C" w:rsidRDefault="007F4C1C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8.0 cGy/min</w:t>
      </w:r>
    </w:p>
    <w:p w14:paraId="526F2992" w14:textId="77777777" w:rsidR="007F4C1C" w:rsidRDefault="007F4C1C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8.8 cGy/min</w:t>
      </w:r>
    </w:p>
    <w:p w14:paraId="0D9AB131" w14:textId="77777777" w:rsidR="007F4C1C" w:rsidRDefault="007F4C1C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9.0 cGy/min</w:t>
      </w:r>
    </w:p>
    <w:p w14:paraId="028C4E8A" w14:textId="450537EF" w:rsidR="007F4C1C" w:rsidRPr="00A13EA8" w:rsidRDefault="007F4C1C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  <w:highlight w:val="green"/>
          <w:rPrChange w:id="49" w:author="Jessica Marshall" w:date="2023-07-07T11:08:00Z">
            <w:rPr>
              <w:rFonts w:asciiTheme="majorHAnsi" w:eastAsia="Times New Roman" w:hAnsiTheme="majorHAnsi" w:cstheme="majorHAnsi"/>
              <w:sz w:val="24"/>
              <w:szCs w:val="24"/>
              <w:highlight w:val="yellow"/>
            </w:rPr>
          </w:rPrChange>
        </w:rPr>
      </w:pPr>
      <w:r w:rsidRPr="00A13EA8">
        <w:rPr>
          <w:rFonts w:asciiTheme="majorHAnsi" w:eastAsia="Times New Roman" w:hAnsiTheme="majorHAnsi" w:cstheme="majorHAnsi"/>
          <w:sz w:val="24"/>
          <w:szCs w:val="24"/>
          <w:highlight w:val="green"/>
          <w:rPrChange w:id="50" w:author="Jessica Marshall" w:date="2023-07-07T11:08:00Z">
            <w:rPr>
              <w:rFonts w:asciiTheme="majorHAnsi" w:eastAsia="Times New Roman" w:hAnsiTheme="majorHAnsi" w:cstheme="majorHAnsi"/>
              <w:sz w:val="24"/>
              <w:szCs w:val="24"/>
              <w:highlight w:val="yellow"/>
            </w:rPr>
          </w:rPrChange>
        </w:rPr>
        <w:t>20.0-40.0 cGy/min</w:t>
      </w:r>
    </w:p>
    <w:p w14:paraId="2450C317" w14:textId="39117C72" w:rsidR="00CB7C02" w:rsidRPr="007F4C1C" w:rsidRDefault="00CB7C02" w:rsidP="008501E6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</w:rPr>
      </w:pPr>
    </w:p>
    <w:sectPr w:rsidR="00CB7C02" w:rsidRPr="007F4C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Kelli Haynes" w:date="2023-07-07T13:26:00Z" w:initials="KH">
    <w:p w14:paraId="5BCCEC7A" w14:textId="77777777" w:rsidR="0017526E" w:rsidRDefault="0017526E" w:rsidP="00617DC6">
      <w:pPr>
        <w:pStyle w:val="CommentText"/>
      </w:pPr>
      <w:r>
        <w:rPr>
          <w:rStyle w:val="CommentReference"/>
        </w:rPr>
        <w:annotationRef/>
      </w:r>
      <w:r>
        <w:t>The edits in questions 1 and 2 work for me.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BCCEC7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52910F" w16cex:dateUtc="2023-07-07T18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BCCEC7A" w16cid:durableId="2852910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14FF7"/>
    <w:multiLevelType w:val="multilevel"/>
    <w:tmpl w:val="0D1C479A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91632B"/>
    <w:multiLevelType w:val="multilevel"/>
    <w:tmpl w:val="586223E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C33903"/>
    <w:multiLevelType w:val="hybridMultilevel"/>
    <w:tmpl w:val="BD447F32"/>
    <w:lvl w:ilvl="0" w:tplc="0B3422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5749F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184CB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16ED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7406C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2E50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3E68C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B1AFF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7065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F1F6948"/>
    <w:multiLevelType w:val="hybridMultilevel"/>
    <w:tmpl w:val="A0349B64"/>
    <w:lvl w:ilvl="0" w:tplc="4440CF4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3BDB07E3"/>
    <w:multiLevelType w:val="hybridMultilevel"/>
    <w:tmpl w:val="884AE8FA"/>
    <w:lvl w:ilvl="0" w:tplc="4440CF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F4443E8"/>
    <w:multiLevelType w:val="multilevel"/>
    <w:tmpl w:val="D0725688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AD0F08"/>
    <w:multiLevelType w:val="hybridMultilevel"/>
    <w:tmpl w:val="D4425DE0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7AC5604"/>
    <w:multiLevelType w:val="multilevel"/>
    <w:tmpl w:val="5238C912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AB53D6"/>
    <w:multiLevelType w:val="multilevel"/>
    <w:tmpl w:val="F6827F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0243B5"/>
    <w:multiLevelType w:val="hybridMultilevel"/>
    <w:tmpl w:val="1332E9A8"/>
    <w:lvl w:ilvl="0" w:tplc="4440CF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9049450">
    <w:abstractNumId w:val="9"/>
  </w:num>
  <w:num w:numId="2" w16cid:durableId="2065978820">
    <w:abstractNumId w:val="8"/>
  </w:num>
  <w:num w:numId="3" w16cid:durableId="1981105035">
    <w:abstractNumId w:val="1"/>
  </w:num>
  <w:num w:numId="4" w16cid:durableId="2032025272">
    <w:abstractNumId w:val="0"/>
  </w:num>
  <w:num w:numId="5" w16cid:durableId="1339306284">
    <w:abstractNumId w:val="7"/>
  </w:num>
  <w:num w:numId="6" w16cid:durableId="750851475">
    <w:abstractNumId w:val="5"/>
  </w:num>
  <w:num w:numId="7" w16cid:durableId="1599947344">
    <w:abstractNumId w:val="2"/>
  </w:num>
  <w:num w:numId="8" w16cid:durableId="2106145597">
    <w:abstractNumId w:val="6"/>
  </w:num>
  <w:num w:numId="9" w16cid:durableId="1416634250">
    <w:abstractNumId w:val="3"/>
  </w:num>
  <w:num w:numId="10" w16cid:durableId="1229653713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Kelli Haynes">
    <w15:presenceInfo w15:providerId="AD" w15:userId="S::haynesk@nsula.edu::d6e6b07e-9821-41b2-8614-2079adc3bb41"/>
  </w15:person>
  <w15:person w15:author="Jessica Marshall">
    <w15:presenceInfo w15:providerId="AD" w15:userId="S::jessica.marshall@catalystmeded.com::2e6b0e28-8cdb-4711-bc65-ec98ef6b9ed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AwMTKxtLQ0srQwMzdV0lEKTi0uzszPAykwrwUAiUQFXSwAAAA="/>
  </w:docVars>
  <w:rsids>
    <w:rsidRoot w:val="00C6237F"/>
    <w:rsid w:val="001218AC"/>
    <w:rsid w:val="0017526E"/>
    <w:rsid w:val="001971D0"/>
    <w:rsid w:val="001B29C2"/>
    <w:rsid w:val="0021024B"/>
    <w:rsid w:val="00234886"/>
    <w:rsid w:val="002C0030"/>
    <w:rsid w:val="003D08BA"/>
    <w:rsid w:val="0046020C"/>
    <w:rsid w:val="005F3BD9"/>
    <w:rsid w:val="006023AA"/>
    <w:rsid w:val="00613684"/>
    <w:rsid w:val="006802F1"/>
    <w:rsid w:val="006B2B48"/>
    <w:rsid w:val="007134CF"/>
    <w:rsid w:val="00735C9F"/>
    <w:rsid w:val="007E06CA"/>
    <w:rsid w:val="007F4C1C"/>
    <w:rsid w:val="008501E6"/>
    <w:rsid w:val="0088776C"/>
    <w:rsid w:val="00894D39"/>
    <w:rsid w:val="008A41EE"/>
    <w:rsid w:val="009479BB"/>
    <w:rsid w:val="009D7E76"/>
    <w:rsid w:val="009E4EB0"/>
    <w:rsid w:val="009E7506"/>
    <w:rsid w:val="00A13EA8"/>
    <w:rsid w:val="00A34D6C"/>
    <w:rsid w:val="00A8796B"/>
    <w:rsid w:val="00AC41B1"/>
    <w:rsid w:val="00AE0B14"/>
    <w:rsid w:val="00B11316"/>
    <w:rsid w:val="00B77BDD"/>
    <w:rsid w:val="00BD3D79"/>
    <w:rsid w:val="00C6237F"/>
    <w:rsid w:val="00C742BA"/>
    <w:rsid w:val="00C95C8B"/>
    <w:rsid w:val="00CB4FF2"/>
    <w:rsid w:val="00CB63DD"/>
    <w:rsid w:val="00CB7C02"/>
    <w:rsid w:val="00CD7174"/>
    <w:rsid w:val="00D62BDC"/>
    <w:rsid w:val="00D73AFC"/>
    <w:rsid w:val="00E60899"/>
    <w:rsid w:val="00EA23DF"/>
    <w:rsid w:val="00EC4EA0"/>
    <w:rsid w:val="00F16036"/>
    <w:rsid w:val="00F34398"/>
    <w:rsid w:val="00FF3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3D197"/>
  <w15:chartTrackingRefBased/>
  <w15:docId w15:val="{407F8913-03D8-4FE6-8C93-D19DB80E8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rmaltextrun">
    <w:name w:val="normaltextrun"/>
    <w:basedOn w:val="DefaultParagraphFont"/>
    <w:rsid w:val="00C6237F"/>
  </w:style>
  <w:style w:type="paragraph" w:styleId="ListParagraph">
    <w:name w:val="List Paragraph"/>
    <w:basedOn w:val="Normal"/>
    <w:uiPriority w:val="34"/>
    <w:qFormat/>
    <w:rsid w:val="00C6237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94D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ragraph">
    <w:name w:val="paragraph"/>
    <w:basedOn w:val="Normal"/>
    <w:rsid w:val="00735C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op">
    <w:name w:val="eop"/>
    <w:basedOn w:val="DefaultParagraphFont"/>
    <w:rsid w:val="00735C9F"/>
  </w:style>
  <w:style w:type="character" w:styleId="Hyperlink">
    <w:name w:val="Hyperlink"/>
    <w:basedOn w:val="DefaultParagraphFont"/>
    <w:uiPriority w:val="99"/>
    <w:unhideWhenUsed/>
    <w:rsid w:val="00A8796B"/>
    <w:rPr>
      <w:color w:val="0563C1" w:themeColor="hyperlink"/>
      <w:u w:val="single"/>
    </w:rPr>
  </w:style>
  <w:style w:type="paragraph" w:styleId="Revision">
    <w:name w:val="Revision"/>
    <w:hidden/>
    <w:uiPriority w:val="99"/>
    <w:semiHidden/>
    <w:rsid w:val="0046020C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752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7526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7526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526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526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8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4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4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43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5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2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5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39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9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6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9" ma:contentTypeDescription="Create a new document." ma:contentTypeScope="" ma:versionID="5e7cced1577b7d6dad2c7900841512cb">
  <xsd:schema xmlns:xsd="http://www.w3.org/2001/XMLSchema" xmlns:xs="http://www.w3.org/2001/XMLSchema" xmlns:p="http://schemas.microsoft.com/office/2006/metadata/properties" xmlns:ns2="a4d439a0-5a44-4000-a4bb-37fe01a10722" xmlns:ns3="92a93b1d-5067-4fc1-b8a0-a7a443505641" targetNamespace="http://schemas.microsoft.com/office/2006/metadata/properties" ma:root="true" ma:fieldsID="a0c3e46a38820bff09c21f2e7e66f358" ns2:_="" ns3:_="">
    <xsd:import namespace="a4d439a0-5a44-4000-a4bb-37fe01a10722"/>
    <xsd:import namespace="92a93b1d-5067-4fc1-b8a0-a7a4435056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a93b1d-5067-4fc1-b8a0-a7a44350564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8840ea3-209d-43fc-8710-ececb114e745}" ma:internalName="TaxCatchAll" ma:showField="CatchAllData" ma:web="92a93b1d-5067-4fc1-b8a0-a7a4435056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a93b1d-5067-4fc1-b8a0-a7a443505641" xsi:nil="true"/>
    <lcf76f155ced4ddcb4097134ff3c332f xmlns="a4d439a0-5a44-4000-a4bb-37fe01a1072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21BD589-17D5-4409-88C8-7A6EA0BB09E3}"/>
</file>

<file path=customXml/itemProps2.xml><?xml version="1.0" encoding="utf-8"?>
<ds:datastoreItem xmlns:ds="http://schemas.openxmlformats.org/officeDocument/2006/customXml" ds:itemID="{B7E5D45C-1E43-4E13-A60D-A10F6522717F}"/>
</file>

<file path=customXml/itemProps3.xml><?xml version="1.0" encoding="utf-8"?>
<ds:datastoreItem xmlns:ds="http://schemas.openxmlformats.org/officeDocument/2006/customXml" ds:itemID="{0F170866-1641-49E8-8920-DA9B42DCCEF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Kelli Haynes</dc:creator>
  <cp:keywords/>
  <dc:description/>
  <cp:lastModifiedBy>Kelli Haynes</cp:lastModifiedBy>
  <cp:revision>3</cp:revision>
  <dcterms:created xsi:type="dcterms:W3CDTF">2023-07-07T15:08:00Z</dcterms:created>
  <dcterms:modified xsi:type="dcterms:W3CDTF">2023-07-07T18:26:00Z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a1339c1d9026451457b5c2cd55efec7cc301d769107800be64b0c804f1a94f75</vt:lpwstr>
  </property>
  <property fmtid="{D5CDD505-2E9C-101B-9397-08002B2CF9AE}" pid="3" name="ContentTypeId">
    <vt:lpwstr>0x0101005F51824C2CE6A3498D635343E4B44909</vt:lpwstr>
  </property>
</Properties>
</file>