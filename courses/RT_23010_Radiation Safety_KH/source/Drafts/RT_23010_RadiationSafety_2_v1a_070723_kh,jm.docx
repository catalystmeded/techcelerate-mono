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4875E" w14:textId="7F748F22" w:rsidR="009E7897" w:rsidRDefault="009E7897" w:rsidP="002B0206">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ascii="Calibri" w:hAnsi="Calibri" w:cs="Calibri"/>
          <w:b/>
          <w:bCs/>
          <w:color w:val="000000"/>
          <w:sz w:val="22"/>
          <w:szCs w:val="22"/>
        </w:rPr>
        <w:t>An Overview of Radiation Safety</w:t>
      </w:r>
      <w:r w:rsidR="00C56491">
        <w:rPr>
          <w:rStyle w:val="eop"/>
        </w:rPr>
        <w:t xml:space="preserve">: </w:t>
      </w:r>
      <w:r>
        <w:rPr>
          <w:rStyle w:val="normaltextrun"/>
          <w:rFonts w:ascii="Calibri" w:hAnsi="Calibri" w:cs="Calibri"/>
          <w:b/>
          <w:bCs/>
          <w:color w:val="000000"/>
          <w:sz w:val="22"/>
          <w:szCs w:val="22"/>
        </w:rPr>
        <w:t>Radiation Protection</w:t>
      </w:r>
      <w:r>
        <w:rPr>
          <w:rStyle w:val="eop"/>
          <w:rFonts w:ascii="Calibri" w:hAnsi="Calibri" w:cs="Calibri"/>
          <w:color w:val="000000"/>
          <w:sz w:val="22"/>
          <w:szCs w:val="22"/>
        </w:rPr>
        <w:t> </w:t>
      </w:r>
    </w:p>
    <w:p w14:paraId="1969F179" w14:textId="77777777" w:rsidR="009E7897" w:rsidRDefault="009E7897" w:rsidP="002B0206">
      <w:pPr>
        <w:pStyle w:val="paragraph"/>
        <w:spacing w:before="0" w:beforeAutospacing="0" w:after="0" w:afterAutospacing="0" w:line="360" w:lineRule="auto"/>
        <w:ind w:left="360"/>
        <w:jc w:val="center"/>
        <w:textAlignment w:val="baseline"/>
        <w:rPr>
          <w:rFonts w:ascii="Segoe UI" w:hAnsi="Segoe UI" w:cs="Segoe UI"/>
          <w:sz w:val="18"/>
          <w:szCs w:val="18"/>
        </w:rPr>
      </w:pPr>
      <w:r>
        <w:rPr>
          <w:rStyle w:val="normaltextrun"/>
          <w:rFonts w:ascii="Calibri" w:hAnsi="Calibri" w:cs="Calibri"/>
          <w:sz w:val="22"/>
          <w:szCs w:val="22"/>
        </w:rPr>
        <w:t>Author: Kelli Welch Haynes, Ed.D, RT (R), FASRT, FAEIRS </w:t>
      </w:r>
      <w:r>
        <w:rPr>
          <w:rStyle w:val="eop"/>
          <w:rFonts w:ascii="Calibri" w:hAnsi="Calibri" w:cs="Calibri"/>
          <w:sz w:val="22"/>
          <w:szCs w:val="22"/>
        </w:rPr>
        <w:t> </w:t>
      </w:r>
    </w:p>
    <w:p w14:paraId="353FC756" w14:textId="77777777" w:rsidR="002563B9" w:rsidRDefault="002563B9" w:rsidP="002B0206">
      <w:pPr>
        <w:pStyle w:val="Default"/>
        <w:spacing w:line="360" w:lineRule="auto"/>
        <w:rPr>
          <w:color w:val="auto"/>
        </w:rPr>
      </w:pPr>
    </w:p>
    <w:p w14:paraId="73632CB4" w14:textId="77777777" w:rsidR="00A67FA9" w:rsidRDefault="00A67FA9" w:rsidP="002B0206">
      <w:pPr>
        <w:spacing w:after="0" w:line="360" w:lineRule="auto"/>
        <w:textAlignment w:val="baseline"/>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Outline</w:t>
      </w:r>
    </w:p>
    <w:p w14:paraId="71285AA8" w14:textId="5C9725A0" w:rsidR="00C56491" w:rsidRPr="002B0206" w:rsidRDefault="00C56491" w:rsidP="002B0206">
      <w:pPr>
        <w:pStyle w:val="ListParagraph"/>
        <w:numPr>
          <w:ilvl w:val="0"/>
          <w:numId w:val="3"/>
        </w:numPr>
        <w:spacing w:after="0" w:line="360" w:lineRule="auto"/>
        <w:textAlignment w:val="baseline"/>
        <w:rPr>
          <w:rFonts w:ascii="Calibri" w:eastAsia="Times New Roman" w:hAnsi="Calibri" w:cs="Calibri"/>
          <w:b/>
          <w:bCs/>
          <w:color w:val="000000"/>
          <w:kern w:val="0"/>
          <w14:ligatures w14:val="none"/>
        </w:rPr>
      </w:pPr>
      <w:r w:rsidRPr="002B0206">
        <w:rPr>
          <w:rFonts w:ascii="Calibri" w:eastAsia="Times New Roman" w:hAnsi="Calibri" w:cs="Calibri"/>
          <w:b/>
          <w:bCs/>
          <w:color w:val="000000"/>
          <w:kern w:val="0"/>
          <w14:ligatures w14:val="none"/>
        </w:rPr>
        <w:t>Introduction</w:t>
      </w:r>
    </w:p>
    <w:p w14:paraId="0C041974" w14:textId="5316AB92" w:rsidR="00A67FA9" w:rsidRPr="002B0206" w:rsidRDefault="00A67FA9" w:rsidP="002B0206">
      <w:pPr>
        <w:pStyle w:val="ListParagraph"/>
        <w:numPr>
          <w:ilvl w:val="0"/>
          <w:numId w:val="3"/>
        </w:numPr>
        <w:spacing w:after="0" w:line="360" w:lineRule="auto"/>
        <w:textAlignment w:val="baseline"/>
        <w:rPr>
          <w:rFonts w:ascii="Calibri" w:eastAsia="Times New Roman" w:hAnsi="Calibri" w:cs="Calibri"/>
          <w:b/>
          <w:bCs/>
          <w:color w:val="000000"/>
          <w:kern w:val="0"/>
          <w14:ligatures w14:val="none"/>
        </w:rPr>
      </w:pPr>
      <w:r w:rsidRPr="002B0206">
        <w:rPr>
          <w:rFonts w:ascii="Calibri" w:eastAsia="Times New Roman" w:hAnsi="Calibri" w:cs="Calibri"/>
          <w:b/>
          <w:bCs/>
          <w:color w:val="000000"/>
          <w:kern w:val="0"/>
          <w14:ligatures w14:val="none"/>
        </w:rPr>
        <w:t>Radiation Protection</w:t>
      </w:r>
    </w:p>
    <w:p w14:paraId="5FE28E0C" w14:textId="7C0539CD" w:rsidR="00A67FA9" w:rsidRPr="002B0206" w:rsidRDefault="00A67FA9" w:rsidP="002B0206">
      <w:pPr>
        <w:pStyle w:val="ListParagraph"/>
        <w:numPr>
          <w:ilvl w:val="1"/>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Minimizing Patient Exposure</w:t>
      </w:r>
    </w:p>
    <w:p w14:paraId="48D8550B" w14:textId="53707230"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0" w:author="Jessica Marshall" w:date="2023-07-07T10:27:00Z">
        <w:r w:rsidR="00A67FA9" w:rsidRPr="002B0206" w:rsidDel="008B4323">
          <w:rPr>
            <w:rFonts w:ascii="Calibri" w:eastAsia="Times New Roman" w:hAnsi="Calibri" w:cs="Calibri"/>
            <w:color w:val="000000"/>
            <w:kern w:val="0"/>
            <w14:ligatures w14:val="none"/>
          </w:rPr>
          <w:delText xml:space="preserve">exposure </w:delText>
        </w:r>
      </w:del>
      <w:ins w:id="1" w:author="Jessica Marshall" w:date="2023-07-07T10:27:00Z">
        <w:r w:rsidR="008B4323">
          <w:rPr>
            <w:rFonts w:ascii="Calibri" w:eastAsia="Times New Roman" w:hAnsi="Calibri" w:cs="Calibri"/>
            <w:color w:val="000000"/>
            <w:kern w:val="0"/>
            <w14:ligatures w14:val="none"/>
          </w:rPr>
          <w:t>E</w:t>
        </w:r>
        <w:r w:rsidR="008B4323" w:rsidRPr="002B0206">
          <w:rPr>
            <w:rFonts w:ascii="Calibri" w:eastAsia="Times New Roman" w:hAnsi="Calibri" w:cs="Calibri"/>
            <w:color w:val="000000"/>
            <w:kern w:val="0"/>
            <w14:ligatures w14:val="none"/>
          </w:rPr>
          <w:t xml:space="preserve">xposure </w:t>
        </w:r>
      </w:ins>
      <w:commentRangeStart w:id="2"/>
      <w:del w:id="3" w:author="Jessica Marshall" w:date="2023-07-07T10:27:00Z">
        <w:r w:rsidR="00A67FA9" w:rsidRPr="002B0206" w:rsidDel="008B4323">
          <w:rPr>
            <w:rFonts w:ascii="Calibri" w:eastAsia="Times New Roman" w:hAnsi="Calibri" w:cs="Calibri"/>
            <w:color w:val="000000"/>
            <w:kern w:val="0"/>
            <w14:ligatures w14:val="none"/>
          </w:rPr>
          <w:delText>factors</w:delText>
        </w:r>
      </w:del>
      <w:ins w:id="4" w:author="Jessica Marshall" w:date="2023-07-07T10:27:00Z">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actors</w:t>
        </w:r>
      </w:ins>
      <w:commentRangeEnd w:id="2"/>
      <w:r w:rsidR="00D67B10">
        <w:rPr>
          <w:rStyle w:val="CommentReference"/>
        </w:rPr>
        <w:commentReference w:id="2"/>
      </w:r>
    </w:p>
    <w:p w14:paraId="3F207ADE" w14:textId="54A834E7" w:rsidR="00A67FA9" w:rsidRPr="002B0206" w:rsidRDefault="00A67FA9"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 xml:space="preserve"> </w:t>
      </w:r>
      <w:del w:id="5" w:author="Jessica Marshall" w:date="2023-07-07T10:27:00Z">
        <w:r w:rsidRPr="002B0206" w:rsidDel="008B4323">
          <w:rPr>
            <w:rFonts w:ascii="Calibri" w:eastAsia="Times New Roman" w:hAnsi="Calibri" w:cs="Calibri"/>
            <w:color w:val="000000"/>
            <w:kern w:val="0"/>
            <w14:ligatures w14:val="none"/>
          </w:rPr>
          <w:delText xml:space="preserve">beam </w:delText>
        </w:r>
      </w:del>
      <w:ins w:id="6" w:author="Jessica Marshall" w:date="2023-07-07T10:27:00Z">
        <w:r w:rsidR="008B4323">
          <w:rPr>
            <w:rFonts w:ascii="Calibri" w:eastAsia="Times New Roman" w:hAnsi="Calibri" w:cs="Calibri"/>
            <w:color w:val="000000"/>
            <w:kern w:val="0"/>
            <w14:ligatures w14:val="none"/>
          </w:rPr>
          <w:t>B</w:t>
        </w:r>
        <w:r w:rsidR="008B4323" w:rsidRPr="002B0206">
          <w:rPr>
            <w:rFonts w:ascii="Calibri" w:eastAsia="Times New Roman" w:hAnsi="Calibri" w:cs="Calibri"/>
            <w:color w:val="000000"/>
            <w:kern w:val="0"/>
            <w14:ligatures w14:val="none"/>
          </w:rPr>
          <w:t xml:space="preserve">eam </w:t>
        </w:r>
      </w:ins>
      <w:r w:rsidRPr="002B0206">
        <w:rPr>
          <w:rFonts w:ascii="Calibri" w:eastAsia="Times New Roman" w:hAnsi="Calibri" w:cs="Calibri"/>
          <w:color w:val="000000"/>
          <w:kern w:val="0"/>
          <w14:ligatures w14:val="none"/>
        </w:rPr>
        <w:t>restriction</w:t>
      </w:r>
    </w:p>
    <w:p w14:paraId="1618546E" w14:textId="714D0ECB" w:rsidR="00A67FA9" w:rsidRPr="002B0206" w:rsidRDefault="00A67FA9"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del w:id="7" w:author="Jessica Marshall" w:date="2023-07-07T10:27:00Z">
        <w:r w:rsidRPr="002B0206" w:rsidDel="008B4323">
          <w:rPr>
            <w:rFonts w:ascii="Calibri" w:eastAsia="Times New Roman" w:hAnsi="Calibri" w:cs="Calibri"/>
            <w:color w:val="000000"/>
            <w:kern w:val="0"/>
            <w14:ligatures w14:val="none"/>
          </w:rPr>
          <w:delText xml:space="preserve">patient </w:delText>
        </w:r>
      </w:del>
      <w:ins w:id="8" w:author="Jessica Marshall" w:date="2023-07-07T10:27:00Z">
        <w:r w:rsidR="008B4323">
          <w:rPr>
            <w:rFonts w:ascii="Calibri" w:eastAsia="Times New Roman" w:hAnsi="Calibri" w:cs="Calibri"/>
            <w:color w:val="000000"/>
            <w:kern w:val="0"/>
            <w14:ligatures w14:val="none"/>
          </w:rPr>
          <w:t>P</w:t>
        </w:r>
        <w:r w:rsidR="008B4323" w:rsidRPr="002B0206">
          <w:rPr>
            <w:rFonts w:ascii="Calibri" w:eastAsia="Times New Roman" w:hAnsi="Calibri" w:cs="Calibri"/>
            <w:color w:val="000000"/>
            <w:kern w:val="0"/>
            <w14:ligatures w14:val="none"/>
          </w:rPr>
          <w:t xml:space="preserve">atient </w:t>
        </w:r>
      </w:ins>
      <w:r w:rsidRPr="002B0206">
        <w:rPr>
          <w:rFonts w:ascii="Calibri" w:eastAsia="Times New Roman" w:hAnsi="Calibri" w:cs="Calibri"/>
          <w:color w:val="000000"/>
          <w:kern w:val="0"/>
          <w14:ligatures w14:val="none"/>
        </w:rPr>
        <w:t>considerations</w:t>
      </w:r>
    </w:p>
    <w:p w14:paraId="32C3DCE1" w14:textId="6F8D2EC4"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9" w:author="Jessica Marshall" w:date="2023-07-07T10:27:00Z">
        <w:r w:rsidR="00A67FA9" w:rsidRPr="002B0206" w:rsidDel="008B4323">
          <w:rPr>
            <w:rFonts w:ascii="Calibri" w:eastAsia="Times New Roman" w:hAnsi="Calibri" w:cs="Calibri"/>
            <w:color w:val="000000"/>
            <w:kern w:val="0"/>
            <w14:ligatures w14:val="none"/>
          </w:rPr>
          <w:delText>filtratio</w:delText>
        </w:r>
        <w:r w:rsidR="00C56491" w:rsidRPr="002B0206" w:rsidDel="008B4323">
          <w:rPr>
            <w:rFonts w:ascii="Calibri" w:eastAsia="Times New Roman" w:hAnsi="Calibri" w:cs="Calibri"/>
            <w:color w:val="000000"/>
            <w:kern w:val="0"/>
            <w14:ligatures w14:val="none"/>
          </w:rPr>
          <w:delText>n</w:delText>
        </w:r>
      </w:del>
      <w:ins w:id="10" w:author="Jessica Marshall" w:date="2023-07-07T10:27:00Z">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iltration</w:t>
        </w:r>
      </w:ins>
    </w:p>
    <w:p w14:paraId="1E5C43C5" w14:textId="127B7C7B"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11" w:author="Jessica Marshall" w:date="2023-07-07T10:27:00Z">
        <w:r w:rsidR="00A67FA9" w:rsidRPr="002B0206" w:rsidDel="008B4323">
          <w:rPr>
            <w:rFonts w:ascii="Calibri" w:eastAsia="Times New Roman" w:hAnsi="Calibri" w:cs="Calibri"/>
            <w:color w:val="000000"/>
            <w:kern w:val="0"/>
            <w14:ligatures w14:val="none"/>
          </w:rPr>
          <w:delText xml:space="preserve">radiographic </w:delText>
        </w:r>
      </w:del>
      <w:ins w:id="12" w:author="Jessica Marshall" w:date="2023-07-07T10:27:00Z">
        <w:r w:rsidR="008B4323">
          <w:rPr>
            <w:rFonts w:ascii="Calibri" w:eastAsia="Times New Roman" w:hAnsi="Calibri" w:cs="Calibri"/>
            <w:color w:val="000000"/>
            <w:kern w:val="0"/>
            <w14:ligatures w14:val="none"/>
          </w:rPr>
          <w:t>R</w:t>
        </w:r>
        <w:r w:rsidR="008B4323" w:rsidRPr="002B0206">
          <w:rPr>
            <w:rFonts w:ascii="Calibri" w:eastAsia="Times New Roman" w:hAnsi="Calibri" w:cs="Calibri"/>
            <w:color w:val="000000"/>
            <w:kern w:val="0"/>
            <w14:ligatures w14:val="none"/>
          </w:rPr>
          <w:t xml:space="preserve">adiographic </w:t>
        </w:r>
      </w:ins>
      <w:r w:rsidR="00A67FA9" w:rsidRPr="002B0206">
        <w:rPr>
          <w:rFonts w:ascii="Calibri" w:eastAsia="Times New Roman" w:hAnsi="Calibri" w:cs="Calibri"/>
          <w:color w:val="000000"/>
          <w:kern w:val="0"/>
          <w14:ligatures w14:val="none"/>
        </w:rPr>
        <w:t>dose documentation</w:t>
      </w:r>
    </w:p>
    <w:p w14:paraId="77D0F24F" w14:textId="1017A816"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13" w:author="Jessica Marshall" w:date="2023-07-07T10:27:00Z">
        <w:r w:rsidR="00A67FA9" w:rsidRPr="002B0206" w:rsidDel="008B4323">
          <w:rPr>
            <w:rFonts w:ascii="Calibri" w:eastAsia="Times New Roman" w:hAnsi="Calibri" w:cs="Calibri"/>
            <w:color w:val="000000"/>
            <w:kern w:val="0"/>
            <w14:ligatures w14:val="none"/>
          </w:rPr>
          <w:delText xml:space="preserve">image </w:delText>
        </w:r>
      </w:del>
      <w:ins w:id="14" w:author="Jessica Marshall" w:date="2023-07-07T10:27:00Z">
        <w:r w:rsidR="008B4323">
          <w:rPr>
            <w:rFonts w:ascii="Calibri" w:eastAsia="Times New Roman" w:hAnsi="Calibri" w:cs="Calibri"/>
            <w:color w:val="000000"/>
            <w:kern w:val="0"/>
            <w14:ligatures w14:val="none"/>
          </w:rPr>
          <w:t>I</w:t>
        </w:r>
        <w:r w:rsidR="008B4323" w:rsidRPr="002B0206">
          <w:rPr>
            <w:rFonts w:ascii="Calibri" w:eastAsia="Times New Roman" w:hAnsi="Calibri" w:cs="Calibri"/>
            <w:color w:val="000000"/>
            <w:kern w:val="0"/>
            <w14:ligatures w14:val="none"/>
          </w:rPr>
          <w:t xml:space="preserve">mage </w:t>
        </w:r>
      </w:ins>
      <w:r w:rsidR="00A67FA9" w:rsidRPr="002B0206">
        <w:rPr>
          <w:rFonts w:ascii="Calibri" w:eastAsia="Times New Roman" w:hAnsi="Calibri" w:cs="Calibri"/>
          <w:color w:val="000000"/>
          <w:kern w:val="0"/>
          <w14:ligatures w14:val="none"/>
        </w:rPr>
        <w:t>receptors</w:t>
      </w:r>
    </w:p>
    <w:p w14:paraId="3FA7EBFD" w14:textId="0AB8237F"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15" w:author="Jessica Marshall" w:date="2023-07-07T10:27:00Z">
        <w:r w:rsidR="00A67FA9" w:rsidRPr="002B0206" w:rsidDel="008B4323">
          <w:rPr>
            <w:rFonts w:ascii="Calibri" w:eastAsia="Times New Roman" w:hAnsi="Calibri" w:cs="Calibri"/>
            <w:color w:val="000000"/>
            <w:kern w:val="0"/>
            <w14:ligatures w14:val="none"/>
          </w:rPr>
          <w:delText>grids</w:delText>
        </w:r>
      </w:del>
      <w:ins w:id="16" w:author="Jessica Marshall" w:date="2023-07-07T10:27:00Z">
        <w:r w:rsidR="008B4323">
          <w:rPr>
            <w:rFonts w:ascii="Calibri" w:eastAsia="Times New Roman" w:hAnsi="Calibri" w:cs="Calibri"/>
            <w:color w:val="000000"/>
            <w:kern w:val="0"/>
            <w14:ligatures w14:val="none"/>
          </w:rPr>
          <w:t>G</w:t>
        </w:r>
        <w:r w:rsidR="008B4323" w:rsidRPr="002B0206">
          <w:rPr>
            <w:rFonts w:ascii="Calibri" w:eastAsia="Times New Roman" w:hAnsi="Calibri" w:cs="Calibri"/>
            <w:color w:val="000000"/>
            <w:kern w:val="0"/>
            <w14:ligatures w14:val="none"/>
          </w:rPr>
          <w:t>rids</w:t>
        </w:r>
      </w:ins>
    </w:p>
    <w:p w14:paraId="03519371" w14:textId="7C0EFCE6"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17" w:author="Jessica Marshall" w:date="2023-07-07T10:27:00Z">
        <w:r w:rsidR="00A67FA9" w:rsidRPr="002B0206" w:rsidDel="008B4323">
          <w:rPr>
            <w:rFonts w:ascii="Calibri" w:eastAsia="Times New Roman" w:hAnsi="Calibri" w:cs="Calibri"/>
            <w:color w:val="000000"/>
            <w:kern w:val="0"/>
            <w14:ligatures w14:val="none"/>
          </w:rPr>
          <w:delText>fluoroscopy</w:delText>
        </w:r>
      </w:del>
      <w:ins w:id="18" w:author="Jessica Marshall" w:date="2023-07-07T10:27:00Z">
        <w:r w:rsidR="008B4323">
          <w:rPr>
            <w:rFonts w:ascii="Calibri" w:eastAsia="Times New Roman" w:hAnsi="Calibri" w:cs="Calibri"/>
            <w:color w:val="000000"/>
            <w:kern w:val="0"/>
            <w14:ligatures w14:val="none"/>
          </w:rPr>
          <w:t>F</w:t>
        </w:r>
        <w:r w:rsidR="008B4323" w:rsidRPr="002B0206">
          <w:rPr>
            <w:rFonts w:ascii="Calibri" w:eastAsia="Times New Roman" w:hAnsi="Calibri" w:cs="Calibri"/>
            <w:color w:val="000000"/>
            <w:kern w:val="0"/>
            <w14:ligatures w14:val="none"/>
          </w:rPr>
          <w:t>luoroscopy</w:t>
        </w:r>
      </w:ins>
    </w:p>
    <w:p w14:paraId="24A8175C" w14:textId="0FF60DAE"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19" w:author="Jessica Marshall" w:date="2023-07-07T10:27:00Z">
        <w:r w:rsidR="00A67FA9" w:rsidRPr="002B0206" w:rsidDel="008B4323">
          <w:rPr>
            <w:rFonts w:ascii="Calibri" w:eastAsia="Times New Roman" w:hAnsi="Calibri" w:cs="Calibri"/>
            <w:color w:val="000000"/>
            <w:kern w:val="0"/>
            <w14:ligatures w14:val="none"/>
          </w:rPr>
          <w:delText xml:space="preserve">dose </w:delText>
        </w:r>
      </w:del>
      <w:ins w:id="20" w:author="Jessica Marshall" w:date="2023-07-07T10:27:00Z">
        <w:r w:rsidR="008B4323">
          <w:rPr>
            <w:rFonts w:ascii="Calibri" w:eastAsia="Times New Roman" w:hAnsi="Calibri" w:cs="Calibri"/>
            <w:color w:val="000000"/>
            <w:kern w:val="0"/>
            <w14:ligatures w14:val="none"/>
          </w:rPr>
          <w:t>D</w:t>
        </w:r>
        <w:r w:rsidR="008B4323" w:rsidRPr="002B0206">
          <w:rPr>
            <w:rFonts w:ascii="Calibri" w:eastAsia="Times New Roman" w:hAnsi="Calibri" w:cs="Calibri"/>
            <w:color w:val="000000"/>
            <w:kern w:val="0"/>
            <w14:ligatures w14:val="none"/>
          </w:rPr>
          <w:t xml:space="preserve">ose </w:t>
        </w:r>
      </w:ins>
      <w:r w:rsidR="00A67FA9" w:rsidRPr="002B0206">
        <w:rPr>
          <w:rFonts w:ascii="Calibri" w:eastAsia="Times New Roman" w:hAnsi="Calibri" w:cs="Calibri"/>
          <w:color w:val="000000"/>
          <w:kern w:val="0"/>
          <w14:ligatures w14:val="none"/>
        </w:rPr>
        <w:t>area product (DAP) meter</w:t>
      </w:r>
    </w:p>
    <w:p w14:paraId="5A5A3A56" w14:textId="3F33D938" w:rsidR="00A67FA9" w:rsidRPr="002B0206" w:rsidRDefault="00A67FA9" w:rsidP="002B0206">
      <w:pPr>
        <w:pStyle w:val="ListParagraph"/>
        <w:numPr>
          <w:ilvl w:val="1"/>
          <w:numId w:val="3"/>
        </w:numPr>
        <w:spacing w:after="0" w:line="360" w:lineRule="auto"/>
        <w:textAlignment w:val="baseline"/>
        <w:rPr>
          <w:rFonts w:ascii="Calibri" w:eastAsia="Times New Roman" w:hAnsi="Calibri" w:cs="Calibri"/>
          <w:color w:val="000000"/>
          <w:kern w:val="0"/>
          <w14:ligatures w14:val="none"/>
        </w:rPr>
      </w:pPr>
      <w:r w:rsidRPr="002B0206">
        <w:rPr>
          <w:rFonts w:ascii="Calibri" w:eastAsia="Times New Roman" w:hAnsi="Calibri" w:cs="Calibri"/>
          <w:color w:val="000000"/>
          <w:kern w:val="0"/>
          <w14:ligatures w14:val="none"/>
        </w:rPr>
        <w:t xml:space="preserve">Personnel Protection (ALARA) </w:t>
      </w:r>
    </w:p>
    <w:p w14:paraId="3D7017C0" w14:textId="4EE698C8"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21" w:author="Jessica Marshall" w:date="2023-07-07T10:27:00Z">
        <w:r w:rsidR="00A67FA9" w:rsidRPr="002B0206" w:rsidDel="008B4323">
          <w:rPr>
            <w:rFonts w:ascii="Calibri" w:eastAsia="Times New Roman" w:hAnsi="Calibri" w:cs="Calibri"/>
            <w:color w:val="000000"/>
            <w:kern w:val="0"/>
            <w14:ligatures w14:val="none"/>
          </w:rPr>
          <w:delText xml:space="preserve">sources </w:delText>
        </w:r>
      </w:del>
      <w:ins w:id="22" w:author="Jessica Marshall" w:date="2023-07-07T10:27:00Z">
        <w:r w:rsidR="008B4323">
          <w:rPr>
            <w:rFonts w:ascii="Calibri" w:eastAsia="Times New Roman" w:hAnsi="Calibri" w:cs="Calibri"/>
            <w:color w:val="000000"/>
            <w:kern w:val="0"/>
            <w14:ligatures w14:val="none"/>
          </w:rPr>
          <w:t>S</w:t>
        </w:r>
        <w:r w:rsidR="008B4323" w:rsidRPr="002B0206">
          <w:rPr>
            <w:rFonts w:ascii="Calibri" w:eastAsia="Times New Roman" w:hAnsi="Calibri" w:cs="Calibri"/>
            <w:color w:val="000000"/>
            <w:kern w:val="0"/>
            <w14:ligatures w14:val="none"/>
          </w:rPr>
          <w:t xml:space="preserve">ources </w:t>
        </w:r>
      </w:ins>
      <w:r w:rsidR="00A67FA9" w:rsidRPr="002B0206">
        <w:rPr>
          <w:rFonts w:ascii="Calibri" w:eastAsia="Times New Roman" w:hAnsi="Calibri" w:cs="Calibri"/>
          <w:color w:val="000000"/>
          <w:kern w:val="0"/>
          <w14:ligatures w14:val="none"/>
        </w:rPr>
        <w:t>of radiation exposure</w:t>
      </w:r>
    </w:p>
    <w:p w14:paraId="674E05F6" w14:textId="60315F48"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23" w:author="Jessica Marshall" w:date="2023-07-07T10:27:00Z">
        <w:r w:rsidR="00A67FA9" w:rsidRPr="002B0206" w:rsidDel="008B4323">
          <w:rPr>
            <w:rFonts w:ascii="Calibri" w:eastAsia="Times New Roman" w:hAnsi="Calibri" w:cs="Calibri"/>
            <w:color w:val="000000"/>
            <w:kern w:val="0"/>
            <w14:ligatures w14:val="none"/>
          </w:rPr>
          <w:delText xml:space="preserve">basic </w:delText>
        </w:r>
      </w:del>
      <w:ins w:id="24" w:author="Jessica Marshall" w:date="2023-07-07T10:27:00Z">
        <w:r w:rsidR="008B4323">
          <w:rPr>
            <w:rFonts w:ascii="Calibri" w:eastAsia="Times New Roman" w:hAnsi="Calibri" w:cs="Calibri"/>
            <w:color w:val="000000"/>
            <w:kern w:val="0"/>
            <w14:ligatures w14:val="none"/>
          </w:rPr>
          <w:t>B</w:t>
        </w:r>
        <w:r w:rsidR="008B4323" w:rsidRPr="002B0206">
          <w:rPr>
            <w:rFonts w:ascii="Calibri" w:eastAsia="Times New Roman" w:hAnsi="Calibri" w:cs="Calibri"/>
            <w:color w:val="000000"/>
            <w:kern w:val="0"/>
            <w14:ligatures w14:val="none"/>
          </w:rPr>
          <w:t xml:space="preserve">asic </w:t>
        </w:r>
      </w:ins>
      <w:r w:rsidR="00A67FA9" w:rsidRPr="002B0206">
        <w:rPr>
          <w:rFonts w:ascii="Calibri" w:eastAsia="Times New Roman" w:hAnsi="Calibri" w:cs="Calibri"/>
          <w:color w:val="000000"/>
          <w:kern w:val="0"/>
          <w14:ligatures w14:val="none"/>
        </w:rPr>
        <w:t>methods of protection</w:t>
      </w:r>
    </w:p>
    <w:p w14:paraId="6F9A9E32" w14:textId="11340FC7"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25" w:author="Jessica Marshall" w:date="2023-07-07T10:27:00Z">
        <w:r w:rsidR="00A67FA9" w:rsidRPr="002B0206" w:rsidDel="008B4323">
          <w:rPr>
            <w:rFonts w:ascii="Calibri" w:eastAsia="Times New Roman" w:hAnsi="Calibri" w:cs="Calibri"/>
            <w:color w:val="000000"/>
            <w:kern w:val="0"/>
            <w14:ligatures w14:val="none"/>
          </w:rPr>
          <w:delText xml:space="preserve">protective </w:delText>
        </w:r>
      </w:del>
      <w:ins w:id="26" w:author="Jessica Marshall" w:date="2023-07-07T10:27:00Z">
        <w:r w:rsidR="008B4323">
          <w:rPr>
            <w:rFonts w:ascii="Calibri" w:eastAsia="Times New Roman" w:hAnsi="Calibri" w:cs="Calibri"/>
            <w:color w:val="000000"/>
            <w:kern w:val="0"/>
            <w14:ligatures w14:val="none"/>
          </w:rPr>
          <w:t>P</w:t>
        </w:r>
        <w:r w:rsidR="008B4323" w:rsidRPr="002B0206">
          <w:rPr>
            <w:rFonts w:ascii="Calibri" w:eastAsia="Times New Roman" w:hAnsi="Calibri" w:cs="Calibri"/>
            <w:color w:val="000000"/>
            <w:kern w:val="0"/>
            <w14:ligatures w14:val="none"/>
          </w:rPr>
          <w:t xml:space="preserve">rotective </w:t>
        </w:r>
      </w:ins>
      <w:r w:rsidR="00A67FA9" w:rsidRPr="002B0206">
        <w:rPr>
          <w:rFonts w:ascii="Calibri" w:eastAsia="Times New Roman" w:hAnsi="Calibri" w:cs="Calibri"/>
          <w:color w:val="000000"/>
          <w:kern w:val="0"/>
          <w14:ligatures w14:val="none"/>
        </w:rPr>
        <w:t>devices</w:t>
      </w:r>
    </w:p>
    <w:p w14:paraId="0B656626" w14:textId="01839E39" w:rsidR="00A67FA9" w:rsidRPr="002B0206" w:rsidRDefault="002B0206"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27" w:author="Jessica Marshall" w:date="2023-07-07T10:27:00Z">
        <w:r w:rsidR="00A67FA9" w:rsidRPr="002B0206" w:rsidDel="008B4323">
          <w:rPr>
            <w:rFonts w:ascii="Calibri" w:eastAsia="Times New Roman" w:hAnsi="Calibri" w:cs="Calibri"/>
            <w:color w:val="000000"/>
            <w:kern w:val="0"/>
            <w14:ligatures w14:val="none"/>
          </w:rPr>
          <w:delText xml:space="preserve">special </w:delText>
        </w:r>
      </w:del>
      <w:ins w:id="28" w:author="Jessica Marshall" w:date="2023-07-07T10:27:00Z">
        <w:r w:rsidR="008B4323">
          <w:rPr>
            <w:rFonts w:ascii="Calibri" w:eastAsia="Times New Roman" w:hAnsi="Calibri" w:cs="Calibri"/>
            <w:color w:val="000000"/>
            <w:kern w:val="0"/>
            <w14:ligatures w14:val="none"/>
          </w:rPr>
          <w:t>S</w:t>
        </w:r>
        <w:r w:rsidR="008B4323" w:rsidRPr="002B0206">
          <w:rPr>
            <w:rFonts w:ascii="Calibri" w:eastAsia="Times New Roman" w:hAnsi="Calibri" w:cs="Calibri"/>
            <w:color w:val="000000"/>
            <w:kern w:val="0"/>
            <w14:ligatures w14:val="none"/>
          </w:rPr>
          <w:t xml:space="preserve">pecial </w:t>
        </w:r>
      </w:ins>
      <w:r w:rsidR="00A67FA9" w:rsidRPr="002B0206">
        <w:rPr>
          <w:rFonts w:ascii="Calibri" w:eastAsia="Times New Roman" w:hAnsi="Calibri" w:cs="Calibri"/>
          <w:color w:val="000000"/>
          <w:kern w:val="0"/>
          <w14:ligatures w14:val="none"/>
        </w:rPr>
        <w:t>considerations</w:t>
      </w:r>
    </w:p>
    <w:p w14:paraId="16843107" w14:textId="4839F9C6" w:rsidR="00A67FA9" w:rsidRPr="002B0206" w:rsidRDefault="008B4323" w:rsidP="002B0206">
      <w:pPr>
        <w:pStyle w:val="ListParagraph"/>
        <w:numPr>
          <w:ilvl w:val="2"/>
          <w:numId w:val="3"/>
        </w:numPr>
        <w:spacing w:after="0" w:line="360" w:lineRule="auto"/>
        <w:textAlignment w:val="baseline"/>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29" w:author="Jessica Marshall" w:date="2023-07-07T10:28:00Z">
        <w:r w:rsidR="00A67FA9" w:rsidRPr="002B0206" w:rsidDel="008B4323">
          <w:rPr>
            <w:rFonts w:ascii="Calibri" w:eastAsia="Times New Roman" w:hAnsi="Calibri" w:cs="Calibri"/>
            <w:color w:val="000000"/>
            <w:kern w:val="0"/>
            <w14:ligatures w14:val="none"/>
          </w:rPr>
          <w:delText xml:space="preserve">radiation </w:delText>
        </w:r>
      </w:del>
      <w:ins w:id="30" w:author="Jessica Marshall" w:date="2023-07-07T10:28:00Z">
        <w:r>
          <w:rPr>
            <w:rFonts w:ascii="Calibri" w:eastAsia="Times New Roman" w:hAnsi="Calibri" w:cs="Calibri"/>
            <w:color w:val="000000"/>
            <w:kern w:val="0"/>
            <w14:ligatures w14:val="none"/>
          </w:rPr>
          <w:t>R</w:t>
        </w:r>
        <w:r w:rsidRPr="002B0206">
          <w:rPr>
            <w:rFonts w:ascii="Calibri" w:eastAsia="Times New Roman" w:hAnsi="Calibri" w:cs="Calibri"/>
            <w:color w:val="000000"/>
            <w:kern w:val="0"/>
            <w14:ligatures w14:val="none"/>
          </w:rPr>
          <w:t xml:space="preserve">adiation </w:t>
        </w:r>
      </w:ins>
      <w:r w:rsidR="00A67FA9" w:rsidRPr="002B0206">
        <w:rPr>
          <w:rFonts w:ascii="Calibri" w:eastAsia="Times New Roman" w:hAnsi="Calibri" w:cs="Calibri"/>
          <w:color w:val="000000"/>
          <w:kern w:val="0"/>
          <w14:ligatures w14:val="none"/>
        </w:rPr>
        <w:t>exposure and monitoring</w:t>
      </w:r>
    </w:p>
    <w:p w14:paraId="301F3012" w14:textId="5515E49F" w:rsidR="00A67FA9" w:rsidRDefault="002B0206" w:rsidP="002B0206">
      <w:pPr>
        <w:pStyle w:val="ListParagraph"/>
        <w:numPr>
          <w:ilvl w:val="2"/>
          <w:numId w:val="3"/>
        </w:numPr>
        <w:spacing w:after="0" w:line="360" w:lineRule="auto"/>
        <w:textAlignment w:val="baseline"/>
        <w:rPr>
          <w:ins w:id="31" w:author="Jessica Marshall" w:date="2023-07-07T10:28:00Z"/>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del w:id="32" w:author="Jessica Marshall" w:date="2023-07-07T10:28:00Z">
        <w:r w:rsidR="00A67FA9" w:rsidRPr="002B0206" w:rsidDel="008B4323">
          <w:rPr>
            <w:rFonts w:ascii="Calibri" w:eastAsia="Times New Roman" w:hAnsi="Calibri" w:cs="Calibri"/>
            <w:color w:val="000000"/>
            <w:kern w:val="0"/>
            <w14:ligatures w14:val="none"/>
          </w:rPr>
          <w:delText xml:space="preserve">handling </w:delText>
        </w:r>
      </w:del>
      <w:ins w:id="33" w:author="Jessica Marshall" w:date="2023-07-07T10:28:00Z">
        <w:r w:rsidR="008B4323">
          <w:rPr>
            <w:rFonts w:ascii="Calibri" w:eastAsia="Times New Roman" w:hAnsi="Calibri" w:cs="Calibri"/>
            <w:color w:val="000000"/>
            <w:kern w:val="0"/>
            <w14:ligatures w14:val="none"/>
          </w:rPr>
          <w:t>H</w:t>
        </w:r>
        <w:r w:rsidR="008B4323" w:rsidRPr="002B0206">
          <w:rPr>
            <w:rFonts w:ascii="Calibri" w:eastAsia="Times New Roman" w:hAnsi="Calibri" w:cs="Calibri"/>
            <w:color w:val="000000"/>
            <w:kern w:val="0"/>
            <w14:ligatures w14:val="none"/>
          </w:rPr>
          <w:t xml:space="preserve">andling </w:t>
        </w:r>
      </w:ins>
      <w:r w:rsidR="00A67FA9" w:rsidRPr="002B0206">
        <w:rPr>
          <w:rFonts w:ascii="Calibri" w:eastAsia="Times New Roman" w:hAnsi="Calibri" w:cs="Calibri"/>
          <w:color w:val="000000"/>
          <w:kern w:val="0"/>
          <w14:ligatures w14:val="none"/>
        </w:rPr>
        <w:t>and disposal of radioactive material</w:t>
      </w:r>
    </w:p>
    <w:p w14:paraId="56AADB71" w14:textId="3675584C" w:rsidR="008B4323" w:rsidRPr="002B0206" w:rsidRDefault="008B4323">
      <w:pPr>
        <w:pStyle w:val="ListParagraph"/>
        <w:numPr>
          <w:ilvl w:val="1"/>
          <w:numId w:val="3"/>
        </w:numPr>
        <w:spacing w:after="0" w:line="360" w:lineRule="auto"/>
        <w:textAlignment w:val="baseline"/>
        <w:rPr>
          <w:rFonts w:ascii="Calibri" w:eastAsia="Times New Roman" w:hAnsi="Calibri" w:cs="Calibri"/>
          <w:color w:val="000000"/>
          <w:kern w:val="0"/>
          <w14:ligatures w14:val="none"/>
        </w:rPr>
        <w:pPrChange w:id="34" w:author="Jessica Marshall" w:date="2023-07-07T10:28:00Z">
          <w:pPr>
            <w:pStyle w:val="ListParagraph"/>
            <w:numPr>
              <w:ilvl w:val="2"/>
              <w:numId w:val="3"/>
            </w:numPr>
            <w:spacing w:after="0" w:line="360" w:lineRule="auto"/>
            <w:ind w:left="1224" w:hanging="504"/>
            <w:textAlignment w:val="baseline"/>
          </w:pPr>
        </w:pPrChange>
      </w:pPr>
      <w:ins w:id="35" w:author="Jessica Marshall" w:date="2023-07-07T10:28:00Z">
        <w:r>
          <w:rPr>
            <w:rFonts w:ascii="Calibri" w:eastAsia="Times New Roman" w:hAnsi="Calibri" w:cs="Calibri"/>
            <w:color w:val="000000"/>
            <w:kern w:val="0"/>
            <w14:ligatures w14:val="none"/>
          </w:rPr>
          <w:t>Conclusions</w:t>
        </w:r>
      </w:ins>
    </w:p>
    <w:p w14:paraId="72AEA033" w14:textId="77777777" w:rsidR="00A67FA9" w:rsidRPr="00A67FA9" w:rsidRDefault="00A67FA9" w:rsidP="002B0206">
      <w:pPr>
        <w:spacing w:after="0" w:line="360" w:lineRule="auto"/>
        <w:textAlignment w:val="baseline"/>
        <w:rPr>
          <w:rFonts w:ascii="Calibri" w:eastAsia="Times New Roman" w:hAnsi="Calibri" w:cs="Calibri"/>
          <w:color w:val="000000"/>
          <w:kern w:val="0"/>
          <w14:ligatures w14:val="none"/>
        </w:rPr>
      </w:pPr>
    </w:p>
    <w:p w14:paraId="7A43B4BF" w14:textId="3EB6F5E5" w:rsidR="00C55C92" w:rsidRDefault="00C55C92" w:rsidP="002B0206">
      <w:pPr>
        <w:spacing w:after="0" w:line="360" w:lineRule="auto"/>
        <w:textAlignment w:val="baseline"/>
        <w:rPr>
          <w:rFonts w:ascii="Calibri" w:eastAsia="Times New Roman" w:hAnsi="Calibri" w:cs="Calibri"/>
          <w:b/>
          <w:bCs/>
          <w:color w:val="000000"/>
          <w:kern w:val="0"/>
          <w14:ligatures w14:val="none"/>
        </w:rPr>
      </w:pPr>
      <w:commentRangeStart w:id="36"/>
      <w:commentRangeStart w:id="37"/>
      <w:r>
        <w:rPr>
          <w:rFonts w:ascii="Calibri" w:eastAsia="Times New Roman" w:hAnsi="Calibri" w:cs="Calibri"/>
          <w:b/>
          <w:bCs/>
          <w:color w:val="000000"/>
          <w:kern w:val="0"/>
          <w14:ligatures w14:val="none"/>
        </w:rPr>
        <w:t>Learning Objectives</w:t>
      </w:r>
      <w:commentRangeEnd w:id="36"/>
      <w:r w:rsidR="005B2CAC">
        <w:rPr>
          <w:rStyle w:val="CommentReference"/>
        </w:rPr>
        <w:commentReference w:id="36"/>
      </w:r>
      <w:commentRangeEnd w:id="37"/>
      <w:r w:rsidR="00D67B10">
        <w:rPr>
          <w:rStyle w:val="CommentReference"/>
        </w:rPr>
        <w:commentReference w:id="37"/>
      </w:r>
    </w:p>
    <w:p w14:paraId="000FCABF" w14:textId="241868F3" w:rsidR="00C55C92" w:rsidRDefault="00C55C92" w:rsidP="002B0206">
      <w:pPr>
        <w:spacing w:after="0" w:line="360" w:lineRule="auto"/>
      </w:pPr>
      <w:r>
        <w:t>1. D</w:t>
      </w:r>
      <w:r w:rsidRPr="00C55C92">
        <w:t>iscuss ways to minimize patient exposure</w:t>
      </w:r>
      <w:ins w:id="38" w:author="Jessica Marshall" w:date="2023-07-07T10:28:00Z">
        <w:r w:rsidR="00E15E8E">
          <w:t xml:space="preserve"> to radiation during </w:t>
        </w:r>
      </w:ins>
      <w:ins w:id="39" w:author="Jessica Marshall" w:date="2023-07-07T10:33:00Z">
        <w:r w:rsidR="00884669">
          <w:t>x-ray</w:t>
        </w:r>
      </w:ins>
      <w:ins w:id="40" w:author="Jessica Marshall" w:date="2023-07-07T10:28:00Z">
        <w:r w:rsidR="00E15E8E">
          <w:t xml:space="preserve"> procedures</w:t>
        </w:r>
      </w:ins>
      <w:r>
        <w:t>.</w:t>
      </w:r>
      <w:ins w:id="41" w:author="Kelli Haynes" w:date="2023-07-07T13:29:00Z">
        <w:r w:rsidR="00D67B10">
          <w:t xml:space="preserve"> </w:t>
        </w:r>
      </w:ins>
    </w:p>
    <w:p w14:paraId="716EB5B4" w14:textId="77777777" w:rsidR="00C55C92" w:rsidRDefault="00C55C92" w:rsidP="002B0206">
      <w:pPr>
        <w:spacing w:after="0" w:line="360" w:lineRule="auto"/>
      </w:pPr>
      <w:r>
        <w:t>2. D</w:t>
      </w:r>
      <w:r w:rsidRPr="00C55C92">
        <w:t>ifferentiate between personnel and patient exposure</w:t>
      </w:r>
      <w:r>
        <w:t>.</w:t>
      </w:r>
    </w:p>
    <w:p w14:paraId="6B111E0A" w14:textId="42F151C8" w:rsidR="00C55C92" w:rsidRPr="00C55C92" w:rsidRDefault="00C55C92" w:rsidP="002B0206">
      <w:pPr>
        <w:spacing w:after="0" w:line="360" w:lineRule="auto"/>
      </w:pPr>
      <w:r>
        <w:t xml:space="preserve">3. </w:t>
      </w:r>
      <w:r w:rsidR="00C56491">
        <w:t>Examine</w:t>
      </w:r>
      <w:r w:rsidRPr="00C55C92">
        <w:t xml:space="preserve"> </w:t>
      </w:r>
      <w:ins w:id="42" w:author="Jessica Marshall" w:date="2023-07-07T10:29:00Z">
        <w:r w:rsidR="00E15E8E">
          <w:t>principles</w:t>
        </w:r>
      </w:ins>
      <w:ins w:id="43" w:author="Jessica Marshall" w:date="2023-07-07T10:28:00Z">
        <w:r w:rsidR="00E15E8E">
          <w:t xml:space="preserve"> and recommendations </w:t>
        </w:r>
      </w:ins>
      <w:ins w:id="44" w:author="Jessica Marshall" w:date="2023-07-07T10:30:00Z">
        <w:r w:rsidR="00E15E8E">
          <w:t>for</w:t>
        </w:r>
      </w:ins>
      <w:ins w:id="45" w:author="Jessica Marshall" w:date="2023-07-07T10:28:00Z">
        <w:r w:rsidR="00E15E8E">
          <w:t xml:space="preserve"> </w:t>
        </w:r>
      </w:ins>
      <w:r w:rsidRPr="00C55C92">
        <w:t>personnel protection</w:t>
      </w:r>
      <w:ins w:id="46" w:author="Jessica Marshall" w:date="2023-07-07T10:28:00Z">
        <w:r w:rsidR="00E15E8E">
          <w:t xml:space="preserve"> to radiation exposure</w:t>
        </w:r>
      </w:ins>
      <w:r w:rsidR="00774D84">
        <w:t>.</w:t>
      </w:r>
    </w:p>
    <w:p w14:paraId="0EC53B4F" w14:textId="4434B2CF" w:rsidR="00C55C92" w:rsidRDefault="00C55C92" w:rsidP="002B0206">
      <w:pPr>
        <w:spacing w:after="0" w:line="360" w:lineRule="auto"/>
      </w:pPr>
      <w:r>
        <w:t xml:space="preserve">4. </w:t>
      </w:r>
      <w:r w:rsidR="00C56491">
        <w:t>Review</w:t>
      </w:r>
      <w:r w:rsidRPr="00C55C92">
        <w:t xml:space="preserve"> </w:t>
      </w:r>
      <w:ins w:id="47" w:author="Jessica Marshall" w:date="2023-07-07T10:30:00Z">
        <w:r w:rsidR="005B056E">
          <w:t xml:space="preserve">strategies </w:t>
        </w:r>
        <w:r w:rsidR="005B056E" w:rsidRPr="00D67B10">
          <w:rPr>
            <w:strike/>
            <w:rPrChange w:id="48" w:author="Kelli Haynes" w:date="2023-07-07T13:28:00Z">
              <w:rPr/>
            </w:rPrChange>
          </w:rPr>
          <w:t>and resulations</w:t>
        </w:r>
        <w:r w:rsidR="005B056E">
          <w:t xml:space="preserve"> for monitoring </w:t>
        </w:r>
      </w:ins>
      <w:r w:rsidRPr="00C55C92">
        <w:t xml:space="preserve">radiation exposure </w:t>
      </w:r>
      <w:del w:id="49" w:author="Jessica Marshall" w:date="2023-07-07T10:30:00Z">
        <w:r w:rsidRPr="00C55C92" w:rsidDel="005B056E">
          <w:delText>and monitoring.</w:delText>
        </w:r>
      </w:del>
    </w:p>
    <w:p w14:paraId="3A0CACC8" w14:textId="77777777" w:rsidR="00C56491" w:rsidRDefault="00C56491" w:rsidP="002B0206">
      <w:pPr>
        <w:spacing w:after="0" w:line="360" w:lineRule="auto"/>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C56491" w:rsidRPr="003123E7" w14:paraId="5679DD4C" w14:textId="77777777" w:rsidTr="0084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31E26CEF" w14:textId="77777777" w:rsidR="00C56491" w:rsidRPr="003123E7" w:rsidRDefault="00C56491" w:rsidP="002B0206">
            <w:pPr>
              <w:spacing w:line="360" w:lineRule="auto"/>
              <w:jc w:val="center"/>
              <w:rPr>
                <w:rFonts w:ascii="Calibri" w:hAnsi="Calibri" w:cs="Calibri"/>
              </w:rPr>
            </w:pPr>
            <w:r w:rsidRPr="003123E7">
              <w:rPr>
                <w:rFonts w:ascii="Calibri" w:hAnsi="Calibri" w:cs="Calibri"/>
              </w:rPr>
              <w:t>Highlights</w:t>
            </w:r>
          </w:p>
        </w:tc>
      </w:tr>
      <w:tr w:rsidR="00C56491" w:rsidRPr="003123E7" w14:paraId="5E54DB8A" w14:textId="77777777" w:rsidTr="0084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1C2B8999" w14:textId="5C75E2D2" w:rsidR="00C56491" w:rsidRPr="00FC20BE"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lastRenderedPageBreak/>
              <w:t xml:space="preserve">The goal of radiation protection is to protect patients and radiologic technologist from the short-term and long-term effects of radiation. </w:t>
            </w:r>
          </w:p>
          <w:p w14:paraId="4D4A7604" w14:textId="21A7FCB3" w:rsidR="00C56491" w:rsidRPr="00FC20BE"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t>Radiology departments must follow the guidance of NCRP reports #102 and #116.</w:t>
            </w:r>
          </w:p>
          <w:p w14:paraId="0938AD16" w14:textId="71A5BBD4" w:rsidR="00C56491" w:rsidRPr="00774D84" w:rsidRDefault="00774D84" w:rsidP="002B0206">
            <w:pPr>
              <w:pStyle w:val="ListParagraph"/>
              <w:numPr>
                <w:ilvl w:val="0"/>
                <w:numId w:val="2"/>
              </w:numPr>
              <w:spacing w:line="360" w:lineRule="auto"/>
              <w:ind w:left="331"/>
              <w:rPr>
                <w:rFonts w:ascii="Calibri" w:hAnsi="Calibri" w:cs="Calibri"/>
                <w:b w:val="0"/>
                <w:bCs w:val="0"/>
                <w:lang w:val="en-CA"/>
              </w:rPr>
            </w:pPr>
            <w:r>
              <w:rPr>
                <w:rFonts w:ascii="Calibri" w:hAnsi="Calibri" w:cs="Calibri"/>
                <w:b w:val="0"/>
                <w:bCs w:val="0"/>
                <w:lang w:val="en-CA"/>
              </w:rPr>
              <w:t xml:space="preserve">Radiologic technologists must wear a dosimeter </w:t>
            </w:r>
            <w:del w:id="50" w:author="Jessica Marshall" w:date="2023-07-07T10:31:00Z">
              <w:r w:rsidDel="0072026F">
                <w:rPr>
                  <w:rFonts w:ascii="Calibri" w:hAnsi="Calibri" w:cs="Calibri"/>
                  <w:b w:val="0"/>
                  <w:bCs w:val="0"/>
                  <w:lang w:val="en-CA"/>
                </w:rPr>
                <w:delText>in order to</w:delText>
              </w:r>
            </w:del>
            <w:ins w:id="51" w:author="Jessica Marshall" w:date="2023-07-07T10:31:00Z">
              <w:r w:rsidR="0072026F">
                <w:rPr>
                  <w:rFonts w:ascii="Calibri" w:hAnsi="Calibri" w:cs="Calibri"/>
                  <w:b w:val="0"/>
                  <w:bCs w:val="0"/>
                  <w:lang w:val="en-CA"/>
                </w:rPr>
                <w:t>to</w:t>
              </w:r>
            </w:ins>
            <w:r>
              <w:rPr>
                <w:rFonts w:ascii="Calibri" w:hAnsi="Calibri" w:cs="Calibri"/>
                <w:b w:val="0"/>
                <w:bCs w:val="0"/>
                <w:lang w:val="en-CA"/>
              </w:rPr>
              <w:t xml:space="preserve"> monitor their radiation exposure. </w:t>
            </w:r>
          </w:p>
        </w:tc>
      </w:tr>
    </w:tbl>
    <w:p w14:paraId="17DA6F09" w14:textId="77777777" w:rsidR="00C56491" w:rsidRPr="00C55C92" w:rsidRDefault="00C56491" w:rsidP="002B0206">
      <w:pPr>
        <w:spacing w:after="0" w:line="360" w:lineRule="auto"/>
      </w:pPr>
    </w:p>
    <w:p w14:paraId="6F279B52" w14:textId="437F895B" w:rsidR="00C55C92" w:rsidRPr="00C55C92" w:rsidRDefault="00C55C92" w:rsidP="002B0206">
      <w:pPr>
        <w:spacing w:after="0" w:line="360" w:lineRule="auto"/>
        <w:textAlignment w:val="baseline"/>
        <w:rPr>
          <w:rFonts w:ascii="Calibri" w:eastAsia="Times New Roman" w:hAnsi="Calibri" w:cs="Calibri"/>
          <w:color w:val="000000"/>
          <w:kern w:val="0"/>
          <w14:ligatures w14:val="none"/>
        </w:rPr>
      </w:pPr>
    </w:p>
    <w:p w14:paraId="63D9D336" w14:textId="244EB35D" w:rsidR="009E7897" w:rsidRPr="0072026F" w:rsidRDefault="009E7897">
      <w:pPr>
        <w:pStyle w:val="Heading1"/>
        <w:rPr>
          <w:rPrChange w:id="52" w:author="Jessica Marshall" w:date="2023-07-07T10:32:00Z">
            <w:rPr>
              <w:rFonts w:ascii="Segoe UI" w:eastAsia="Times New Roman" w:hAnsi="Segoe UI" w:cs="Segoe UI"/>
              <w:kern w:val="0"/>
              <w:sz w:val="18"/>
              <w:szCs w:val="18"/>
              <w14:ligatures w14:val="none"/>
            </w:rPr>
          </w:rPrChange>
        </w:rPr>
        <w:pPrChange w:id="53" w:author="Jessica Marshall" w:date="2023-07-07T10:32:00Z">
          <w:pPr>
            <w:spacing w:after="0" w:line="360" w:lineRule="auto"/>
            <w:jc w:val="center"/>
            <w:textAlignment w:val="baseline"/>
          </w:pPr>
        </w:pPrChange>
      </w:pPr>
      <w:r w:rsidRPr="0072026F">
        <w:t>Introduction </w:t>
      </w:r>
    </w:p>
    <w:p w14:paraId="3688B4DB" w14:textId="4BFA41F8" w:rsidR="009E7897" w:rsidRPr="009E7897" w:rsidRDefault="009E7897" w:rsidP="002B0206">
      <w:pPr>
        <w:spacing w:after="0" w:line="36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Today, more than ever, patients demand high-quality care and accountability from their healthcare providers. So medical professionals must assess their knowledge and skills routinely. By doing so, they become better prepared to meet changing standards. This is why many credentialing organizations, including the agency that certifies radiologic technologists (RTs), have created long-term requirements, sometimes called time-limited certification, to maintain credentials. The American Registry of Radiologic Technologists (ARRT) started this process for graduates that completed a radiologic science program after 2010.</w:t>
      </w:r>
      <w:r w:rsidR="00A67FA9">
        <w:rPr>
          <w:rStyle w:val="EndnoteReference"/>
          <w:rFonts w:ascii="Calibri" w:eastAsia="Times New Roman" w:hAnsi="Calibri" w:cs="Calibri"/>
          <w:color w:val="000000"/>
          <w:kern w:val="0"/>
          <w14:ligatures w14:val="none"/>
        </w:rPr>
        <w:endnoteReference w:id="1"/>
      </w:r>
      <w:r w:rsidRPr="009E7897">
        <w:rPr>
          <w:rFonts w:ascii="Calibri" w:eastAsia="Times New Roman" w:hAnsi="Calibri" w:cs="Calibri"/>
          <w:color w:val="000000"/>
          <w:kern w:val="0"/>
          <w14:ligatures w14:val="none"/>
        </w:rPr>
        <w:t xml:space="preserve"> So, the process is called Continuing Qualification Requirements (CQR). CQR helps radiologic technologists identify skills and gaps in their knowledge and skills that could cause them to fall behind today's entry-level qualifications. CQR enables you to refresh your knowledge, understanding, and ability. CQR applied to all registered radiologist assistants (RRAs) and RTs who earned their credentials on or after January 1, 2010. RTs have three years to complete the CQR process. ARRT will notify you through your online account when your compliance window opens. First, you will complete a professional profile and then take </w:t>
      </w:r>
      <w:r w:rsidRPr="009E7897">
        <w:rPr>
          <w:rFonts w:ascii="Calibri" w:eastAsia="Times New Roman" w:hAnsi="Calibri" w:cs="Calibri"/>
          <w:kern w:val="0"/>
          <w14:ligatures w14:val="none"/>
        </w:rPr>
        <w:t>the structured self-assessment (SSA), which utilizes the same content specifications as the radiography examination. Lastly, you will be prescribed continuing education (CE) to complete if the SSA reveals gaps. The prescribed CE activities can also count toward your biennial CE requirement.  </w:t>
      </w:r>
    </w:p>
    <w:p w14:paraId="358F012A" w14:textId="77777777" w:rsidR="009E7897" w:rsidRPr="009E7897" w:rsidRDefault="009E7897" w:rsidP="002B0206">
      <w:pPr>
        <w:spacing w:after="0" w:line="36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 </w:t>
      </w:r>
    </w:p>
    <w:p w14:paraId="4A2C664C" w14:textId="785DEE05" w:rsidR="009E7897" w:rsidRPr="009E7897" w:rsidRDefault="009E7897" w:rsidP="002B0206">
      <w:pPr>
        <w:spacing w:after="0" w:line="36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kern w:val="0"/>
          <w14:ligatures w14:val="none"/>
        </w:rPr>
        <w:t xml:space="preserve">The SSA Content Specifications for Radiography are provided to assist </w:t>
      </w:r>
      <w:r w:rsidR="00A35769">
        <w:rPr>
          <w:rFonts w:ascii="Calibri" w:eastAsia="Times New Roman" w:hAnsi="Calibri" w:cs="Calibri"/>
          <w:kern w:val="0"/>
          <w14:ligatures w14:val="none"/>
        </w:rPr>
        <w:t>radiologic technologist</w:t>
      </w:r>
      <w:r w:rsidRPr="009E7897">
        <w:rPr>
          <w:rFonts w:ascii="Calibri" w:eastAsia="Times New Roman" w:hAnsi="Calibri" w:cs="Calibri"/>
          <w:kern w:val="0"/>
          <w14:ligatures w14:val="none"/>
        </w:rPr>
        <w:t>s during their CQR compliance period</w:t>
      </w:r>
      <w:r w:rsidR="00C56491">
        <w:rPr>
          <w:rFonts w:ascii="Calibri" w:eastAsia="Times New Roman" w:hAnsi="Calibri" w:cs="Calibri"/>
          <w:kern w:val="0"/>
          <w14:ligatures w14:val="none"/>
        </w:rPr>
        <w:t xml:space="preserve">. </w:t>
      </w:r>
      <w:r w:rsidRPr="009E7897">
        <w:rPr>
          <w:rFonts w:ascii="Calibri" w:eastAsia="Times New Roman" w:hAnsi="Calibri" w:cs="Calibri"/>
          <w:kern w:val="0"/>
          <w14:ligatures w14:val="none"/>
        </w:rPr>
        <w:t xml:space="preserve">Targeted CE is assigned only if a standard is not met in a category on the SSA. The SSA is composed of questions designed to evaluate an individual's knowledge of topics related to current practice. Table 1 presents the major categories and subcategories covered on the SSA. The number of questions in each category and the number of questions in each subcategory </w:t>
      </w:r>
      <w:r w:rsidR="00C56491">
        <w:rPr>
          <w:rFonts w:ascii="Calibri" w:eastAsia="Times New Roman" w:hAnsi="Calibri" w:cs="Calibri"/>
          <w:kern w:val="0"/>
          <w14:ligatures w14:val="none"/>
        </w:rPr>
        <w:t>are</w:t>
      </w:r>
      <w:r w:rsidRPr="009E7897">
        <w:rPr>
          <w:rFonts w:ascii="Calibri" w:eastAsia="Times New Roman" w:hAnsi="Calibri" w:cs="Calibri"/>
          <w:kern w:val="0"/>
          <w14:ligatures w14:val="none"/>
        </w:rPr>
        <w:t xml:space="preserve"> in parentheses. The potential number of targeted CE credits that would be prescribed if the standard is unmet </w:t>
      </w:r>
      <w:r w:rsidR="00C56491">
        <w:rPr>
          <w:rFonts w:ascii="Calibri" w:eastAsia="Times New Roman" w:hAnsi="Calibri" w:cs="Calibri"/>
          <w:kern w:val="0"/>
          <w14:ligatures w14:val="none"/>
        </w:rPr>
        <w:t>is</w:t>
      </w:r>
      <w:r w:rsidRPr="009E7897">
        <w:rPr>
          <w:rFonts w:ascii="Calibri" w:eastAsia="Times New Roman" w:hAnsi="Calibri" w:cs="Calibri"/>
          <w:kern w:val="0"/>
          <w14:ligatures w14:val="none"/>
        </w:rPr>
        <w:t xml:space="preserve"> listed at the bottom. </w:t>
      </w:r>
    </w:p>
    <w:p w14:paraId="245D5ABC" w14:textId="77777777" w:rsidR="009E7897" w:rsidRPr="009E7897" w:rsidRDefault="009E7897" w:rsidP="002B0206">
      <w:pPr>
        <w:spacing w:after="0" w:line="36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color w:val="000000"/>
          <w:kern w:val="0"/>
          <w14:ligatures w14:val="none"/>
        </w:rPr>
        <w:t> </w:t>
      </w:r>
    </w:p>
    <w:p w14:paraId="2C6EB211" w14:textId="77777777" w:rsidR="009E7897" w:rsidRPr="009E7897" w:rsidRDefault="009E7897" w:rsidP="002B0206">
      <w:pPr>
        <w:spacing w:after="0" w:line="360" w:lineRule="auto"/>
        <w:textAlignment w:val="baseline"/>
        <w:rPr>
          <w:rFonts w:ascii="Segoe UI" w:eastAsia="Times New Roman" w:hAnsi="Segoe UI" w:cs="Segoe UI"/>
          <w:kern w:val="0"/>
          <w:sz w:val="18"/>
          <w:szCs w:val="18"/>
          <w14:ligatures w14:val="none"/>
        </w:rPr>
      </w:pPr>
      <w:r w:rsidRPr="009E7897">
        <w:rPr>
          <w:rFonts w:ascii="Calibri" w:eastAsia="Times New Roman" w:hAnsi="Calibri" w:cs="Calibri"/>
          <w:b/>
          <w:bCs/>
          <w:color w:val="000000"/>
          <w:kern w:val="0"/>
          <w14:ligatures w14:val="none"/>
        </w:rPr>
        <w:lastRenderedPageBreak/>
        <w:t>Table 1: Radiography Content Specifications</w:t>
      </w:r>
      <w:r w:rsidRPr="009E7897">
        <w:rPr>
          <w:rFonts w:ascii="Calibri" w:eastAsia="Times New Roman" w:hAnsi="Calibri" w:cs="Calibri"/>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05"/>
      </w:tblGrid>
      <w:tr w:rsidR="009E7897" w:rsidRPr="009E7897" w14:paraId="37CA9362"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DB212DD"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Content Category</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38A7636"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Number of Questions</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1E5CBDD"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Potential CE Credits</w:t>
            </w:r>
            <w:r w:rsidRPr="009E7897">
              <w:rPr>
                <w:rFonts w:ascii="Calibri" w:eastAsia="Times New Roman" w:hAnsi="Calibri" w:cs="Calibri"/>
                <w:color w:val="000000"/>
                <w:kern w:val="0"/>
                <w14:ligatures w14:val="none"/>
              </w:rPr>
              <w:t> </w:t>
            </w:r>
          </w:p>
        </w:tc>
      </w:tr>
      <w:tr w:rsidR="009E7897" w:rsidRPr="009E7897" w14:paraId="4FDEDEB6"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7184F5FC"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Patient Care </w:t>
            </w:r>
          </w:p>
          <w:p w14:paraId="14DDA728"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xml:space="preserve">     </w:t>
            </w:r>
            <w:r w:rsidRPr="009E7897">
              <w:rPr>
                <w:rFonts w:ascii="Calibri" w:eastAsia="Times New Roman" w:hAnsi="Calibri" w:cs="Calibri"/>
                <w:i/>
                <w:iCs/>
                <w:color w:val="000000"/>
                <w:kern w:val="0"/>
                <w14:ligatures w14:val="none"/>
              </w:rPr>
              <w:t>Patient Interactions and      </w:t>
            </w:r>
            <w:r w:rsidRPr="009E7897">
              <w:rPr>
                <w:rFonts w:ascii="Calibri" w:eastAsia="Times New Roman" w:hAnsi="Calibri" w:cs="Calibri"/>
                <w:color w:val="000000"/>
                <w:kern w:val="0"/>
                <w14:ligatures w14:val="none"/>
              </w:rPr>
              <w:t> </w:t>
            </w:r>
          </w:p>
          <w:p w14:paraId="16625E82"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Management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6D064D0"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3B85343"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215EE0B2"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6 </w:t>
            </w:r>
          </w:p>
        </w:tc>
      </w:tr>
      <w:tr w:rsidR="009E7897" w:rsidRPr="009E7897" w14:paraId="00DC80EE"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3412C1FC"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Safety </w:t>
            </w:r>
          </w:p>
          <w:p w14:paraId="4EA8C088"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xml:space="preserve">     </w:t>
            </w:r>
            <w:r w:rsidRPr="009E7897">
              <w:rPr>
                <w:rFonts w:ascii="Calibri" w:eastAsia="Times New Roman" w:hAnsi="Calibri" w:cs="Calibri"/>
                <w:i/>
                <w:iCs/>
                <w:color w:val="000000"/>
                <w:kern w:val="0"/>
                <w14:ligatures w14:val="none"/>
              </w:rPr>
              <w:t>Radiation Physics and </w:t>
            </w:r>
            <w:r w:rsidRPr="009E7897">
              <w:rPr>
                <w:rFonts w:ascii="Calibri" w:eastAsia="Times New Roman" w:hAnsi="Calibri" w:cs="Calibri"/>
                <w:color w:val="000000"/>
                <w:kern w:val="0"/>
                <w14:ligatures w14:val="none"/>
              </w:rPr>
              <w:t> </w:t>
            </w:r>
          </w:p>
          <w:p w14:paraId="3AEEEF08"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Radiobiology (10)</w:t>
            </w:r>
            <w:r w:rsidRPr="009E7897">
              <w:rPr>
                <w:rFonts w:ascii="Calibri" w:eastAsia="Times New Roman" w:hAnsi="Calibri" w:cs="Calibri"/>
                <w:color w:val="000000"/>
                <w:kern w:val="0"/>
                <w14:ligatures w14:val="none"/>
              </w:rPr>
              <w:t> </w:t>
            </w:r>
          </w:p>
          <w:p w14:paraId="7B54E6A3"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Radiation Protection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320E82A"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20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0774AEF"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1B8264BB"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745F235C"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tc>
      </w:tr>
      <w:tr w:rsidR="009E7897" w:rsidRPr="009E7897" w14:paraId="086174C3"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64ACB5B"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Image Production </w:t>
            </w:r>
          </w:p>
          <w:p w14:paraId="1E6831F0"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Image Acquisition and </w:t>
            </w:r>
            <w:r w:rsidRPr="009E7897">
              <w:rPr>
                <w:rFonts w:ascii="Calibri" w:eastAsia="Times New Roman" w:hAnsi="Calibri" w:cs="Calibri"/>
                <w:color w:val="000000"/>
                <w:kern w:val="0"/>
                <w14:ligatures w14:val="none"/>
              </w:rPr>
              <w:t> </w:t>
            </w:r>
          </w:p>
          <w:p w14:paraId="1E5074EE"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Evaluation (10)</w:t>
            </w:r>
            <w:r w:rsidRPr="009E7897">
              <w:rPr>
                <w:rFonts w:ascii="Calibri" w:eastAsia="Times New Roman" w:hAnsi="Calibri" w:cs="Calibri"/>
                <w:color w:val="000000"/>
                <w:kern w:val="0"/>
                <w14:ligatures w14:val="none"/>
              </w:rPr>
              <w:t> </w:t>
            </w:r>
          </w:p>
          <w:p w14:paraId="0FA29B27"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Equipment Operation and </w:t>
            </w:r>
            <w:r w:rsidRPr="009E7897">
              <w:rPr>
                <w:rFonts w:ascii="Calibri" w:eastAsia="Times New Roman" w:hAnsi="Calibri" w:cs="Calibri"/>
                <w:color w:val="000000"/>
                <w:kern w:val="0"/>
                <w14:ligatures w14:val="none"/>
              </w:rPr>
              <w:t> </w:t>
            </w:r>
          </w:p>
          <w:p w14:paraId="6C26EA57"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Quality Assurance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2BF8F285"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20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87CB18F"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32B47B3D"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50E8A727"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tc>
      </w:tr>
      <w:tr w:rsidR="009E7897" w:rsidRPr="009E7897" w14:paraId="281375A3"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DC91E68"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Procedures </w:t>
            </w:r>
          </w:p>
          <w:p w14:paraId="47A02CC9"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Head, Spine, and Pelvis </w:t>
            </w:r>
            <w:r w:rsidRPr="009E7897">
              <w:rPr>
                <w:rFonts w:ascii="Calibri" w:eastAsia="Times New Roman" w:hAnsi="Calibri" w:cs="Calibri"/>
                <w:color w:val="000000"/>
                <w:kern w:val="0"/>
                <w14:ligatures w14:val="none"/>
              </w:rPr>
              <w:t> </w:t>
            </w:r>
          </w:p>
          <w:p w14:paraId="66E2ECEA"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Procedures (10)</w:t>
            </w:r>
            <w:r w:rsidRPr="009E7897">
              <w:rPr>
                <w:rFonts w:ascii="Calibri" w:eastAsia="Times New Roman" w:hAnsi="Calibri" w:cs="Calibri"/>
                <w:color w:val="000000"/>
                <w:kern w:val="0"/>
                <w14:ligatures w14:val="none"/>
              </w:rPr>
              <w:t> </w:t>
            </w:r>
          </w:p>
          <w:p w14:paraId="2AA7BB4E"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Thorax and Abdomen      </w:t>
            </w:r>
            <w:r w:rsidRPr="009E7897">
              <w:rPr>
                <w:rFonts w:ascii="Calibri" w:eastAsia="Times New Roman" w:hAnsi="Calibri" w:cs="Calibri"/>
                <w:color w:val="000000"/>
                <w:kern w:val="0"/>
                <w14:ligatures w14:val="none"/>
              </w:rPr>
              <w:t> </w:t>
            </w:r>
          </w:p>
          <w:p w14:paraId="7FC96132"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Procedures (10)</w:t>
            </w:r>
            <w:r w:rsidRPr="009E7897">
              <w:rPr>
                <w:rFonts w:ascii="Calibri" w:eastAsia="Times New Roman" w:hAnsi="Calibri" w:cs="Calibri"/>
                <w:color w:val="000000"/>
                <w:kern w:val="0"/>
                <w14:ligatures w14:val="none"/>
              </w:rPr>
              <w:t> </w:t>
            </w:r>
          </w:p>
          <w:p w14:paraId="6BA2AE67"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i/>
                <w:iCs/>
                <w:color w:val="000000"/>
                <w:kern w:val="0"/>
                <w14:ligatures w14:val="none"/>
              </w:rPr>
              <w:t>     Extremity Procedures (10)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5B098D58"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30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880406A"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p w14:paraId="0B33D503"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3 </w:t>
            </w:r>
          </w:p>
          <w:p w14:paraId="5E7F97E6"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4 </w:t>
            </w:r>
          </w:p>
          <w:p w14:paraId="5FF33B27"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5 </w:t>
            </w:r>
          </w:p>
          <w:p w14:paraId="113136E4"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tc>
      </w:tr>
      <w:tr w:rsidR="009E7897" w:rsidRPr="009E7897" w14:paraId="62154C89" w14:textId="77777777" w:rsidTr="009E7897">
        <w:trPr>
          <w:trHeight w:val="300"/>
        </w:trPr>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0D94B985"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1D9DEBD9" w14:textId="77777777" w:rsidR="009E7897" w:rsidRPr="009E7897" w:rsidRDefault="009E7897" w:rsidP="002B0206">
            <w:pPr>
              <w:spacing w:after="0" w:line="360" w:lineRule="auto"/>
              <w:jc w:val="center"/>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Total 80</w:t>
            </w:r>
            <w:r w:rsidRPr="009E7897">
              <w:rPr>
                <w:rFonts w:ascii="Calibri" w:eastAsia="Times New Roman" w:hAnsi="Calibri" w:cs="Calibri"/>
                <w:color w:val="000000"/>
                <w:kern w:val="0"/>
                <w14:ligatures w14:val="none"/>
              </w:rPr>
              <w:t> </w:t>
            </w:r>
          </w:p>
        </w:tc>
        <w:tc>
          <w:tcPr>
            <w:tcW w:w="3105" w:type="dxa"/>
            <w:tcBorders>
              <w:top w:val="single" w:sz="6" w:space="0" w:color="auto"/>
              <w:left w:val="single" w:sz="6" w:space="0" w:color="auto"/>
              <w:bottom w:val="single" w:sz="6" w:space="0" w:color="auto"/>
              <w:right w:val="single" w:sz="6" w:space="0" w:color="auto"/>
            </w:tcBorders>
            <w:shd w:val="clear" w:color="auto" w:fill="auto"/>
            <w:hideMark/>
          </w:tcPr>
          <w:p w14:paraId="4E6DB714" w14:textId="77777777" w:rsidR="009E7897" w:rsidRPr="009E7897" w:rsidRDefault="009E7897" w:rsidP="002B0206">
            <w:pPr>
              <w:spacing w:after="0" w:line="360" w:lineRule="auto"/>
              <w:textAlignment w:val="baseline"/>
              <w:rPr>
                <w:rFonts w:ascii="Times New Roman" w:eastAsia="Times New Roman" w:hAnsi="Times New Roman" w:cs="Times New Roman"/>
                <w:kern w:val="0"/>
                <w:sz w:val="24"/>
                <w:szCs w:val="24"/>
                <w14:ligatures w14:val="none"/>
              </w:rPr>
            </w:pPr>
            <w:r w:rsidRPr="009E7897">
              <w:rPr>
                <w:rFonts w:ascii="Calibri" w:eastAsia="Times New Roman" w:hAnsi="Calibri" w:cs="Calibri"/>
                <w:b/>
                <w:bCs/>
                <w:color w:val="000000"/>
                <w:kern w:val="0"/>
                <w14:ligatures w14:val="none"/>
              </w:rPr>
              <w:t>Maximum CE 36</w:t>
            </w:r>
            <w:r w:rsidRPr="009E7897">
              <w:rPr>
                <w:rFonts w:ascii="Calibri" w:eastAsia="Times New Roman" w:hAnsi="Calibri" w:cs="Calibri"/>
                <w:color w:val="000000"/>
                <w:kern w:val="0"/>
                <w14:ligatures w14:val="none"/>
              </w:rPr>
              <w:t> </w:t>
            </w:r>
          </w:p>
        </w:tc>
      </w:tr>
    </w:tbl>
    <w:p w14:paraId="66260E8A" w14:textId="26117EDD" w:rsidR="009E7897" w:rsidRDefault="009E7897" w:rsidP="002B0206">
      <w:pPr>
        <w:spacing w:after="0" w:line="360" w:lineRule="auto"/>
        <w:textAlignment w:val="baseline"/>
        <w:rPr>
          <w:sz w:val="20"/>
          <w:szCs w:val="20"/>
        </w:rPr>
      </w:pPr>
      <w:r w:rsidRPr="009E7897">
        <w:rPr>
          <w:rFonts w:ascii="Calibri" w:eastAsia="Times New Roman" w:hAnsi="Calibri" w:cs="Calibri"/>
          <w:color w:val="000000"/>
          <w:kern w:val="0"/>
          <w14:ligatures w14:val="none"/>
        </w:rPr>
        <w:t> </w:t>
      </w:r>
    </w:p>
    <w:p w14:paraId="6C8EC8A5" w14:textId="075A5905" w:rsidR="009E7897" w:rsidRDefault="009E7897" w:rsidP="002B0206">
      <w:pPr>
        <w:pStyle w:val="Default"/>
        <w:spacing w:line="360" w:lineRule="auto"/>
        <w:rPr>
          <w:rStyle w:val="normaltextrun"/>
          <w:rFonts w:ascii="Calibri" w:hAnsi="Calibri" w:cs="Calibri"/>
          <w:sz w:val="22"/>
          <w:szCs w:val="22"/>
          <w:shd w:val="clear" w:color="auto" w:fill="FFFFFF"/>
        </w:rPr>
      </w:pPr>
      <w:r>
        <w:rPr>
          <w:rStyle w:val="normaltextrun"/>
          <w:rFonts w:ascii="Calibri" w:hAnsi="Calibri" w:cs="Calibri"/>
          <w:sz w:val="22"/>
          <w:szCs w:val="22"/>
          <w:shd w:val="clear" w:color="auto" w:fill="FFFFFF"/>
        </w:rPr>
        <w:t xml:space="preserve">This article follows the Radiation Protection </w:t>
      </w:r>
      <w:r w:rsidR="00A67FA9">
        <w:rPr>
          <w:rStyle w:val="normaltextrun"/>
          <w:rFonts w:ascii="Calibri" w:hAnsi="Calibri" w:cs="Calibri"/>
          <w:sz w:val="22"/>
          <w:szCs w:val="22"/>
          <w:shd w:val="clear" w:color="auto" w:fill="FFFFFF"/>
        </w:rPr>
        <w:t xml:space="preserve">section of the Safety </w:t>
      </w:r>
      <w:r>
        <w:rPr>
          <w:rStyle w:val="normaltextrun"/>
          <w:rFonts w:ascii="Calibri" w:hAnsi="Calibri" w:cs="Calibri"/>
          <w:sz w:val="22"/>
          <w:szCs w:val="22"/>
          <w:shd w:val="clear" w:color="auto" w:fill="FFFFFF"/>
        </w:rPr>
        <w:t>outline of the content specifications for Radiography as published by the ARRT.</w:t>
      </w:r>
    </w:p>
    <w:p w14:paraId="0DDAC882" w14:textId="77777777" w:rsidR="009E7897" w:rsidRDefault="009E7897" w:rsidP="002B0206">
      <w:pPr>
        <w:pStyle w:val="Default"/>
        <w:spacing w:line="360" w:lineRule="auto"/>
        <w:rPr>
          <w:rFonts w:asciiTheme="minorHAnsi" w:hAnsiTheme="minorHAnsi" w:cstheme="minorHAnsi"/>
          <w:color w:val="auto"/>
          <w:sz w:val="22"/>
          <w:szCs w:val="22"/>
        </w:rPr>
      </w:pPr>
    </w:p>
    <w:p w14:paraId="45A97477" w14:textId="77777777" w:rsidR="00C55C92" w:rsidRDefault="00C55C92" w:rsidP="002B0206">
      <w:pPr>
        <w:pStyle w:val="Default"/>
        <w:spacing w:line="360" w:lineRule="auto"/>
        <w:rPr>
          <w:rFonts w:asciiTheme="minorHAnsi" w:hAnsiTheme="minorHAnsi" w:cstheme="minorHAnsi"/>
          <w:color w:val="auto"/>
          <w:sz w:val="22"/>
          <w:szCs w:val="22"/>
        </w:rPr>
      </w:pPr>
    </w:p>
    <w:p w14:paraId="039C9B63" w14:textId="0871EF9A" w:rsidR="009E7897" w:rsidRDefault="009E7897">
      <w:pPr>
        <w:pStyle w:val="Heading1"/>
        <w:pPrChange w:id="60" w:author="Jessica Marshall" w:date="2023-07-07T10:32:00Z">
          <w:pPr>
            <w:pStyle w:val="Default"/>
            <w:spacing w:line="360" w:lineRule="auto"/>
            <w:jc w:val="center"/>
          </w:pPr>
        </w:pPrChange>
      </w:pPr>
      <w:r w:rsidRPr="009E7897">
        <w:t>Radiation Protection</w:t>
      </w:r>
    </w:p>
    <w:p w14:paraId="361EE930" w14:textId="6583B540" w:rsidR="00C55C92" w:rsidRPr="00C55C92" w:rsidRDefault="00E60198" w:rsidP="002B0206">
      <w:pPr>
        <w:spacing w:after="0" w:line="360" w:lineRule="auto"/>
      </w:pPr>
      <w:r w:rsidRPr="0085044C">
        <w:rPr>
          <w:highlight w:val="yellow"/>
        </w:rPr>
        <w:t>R</w:t>
      </w:r>
      <w:r w:rsidR="00C55C92" w:rsidRPr="0085044C">
        <w:rPr>
          <w:highlight w:val="yellow"/>
        </w:rPr>
        <w:t>adiation</w:t>
      </w:r>
      <w:r w:rsidRPr="0085044C">
        <w:rPr>
          <w:highlight w:val="yellow"/>
        </w:rPr>
        <w:t xml:space="preserve"> </w:t>
      </w:r>
      <w:r w:rsidR="00C55C92" w:rsidRPr="0085044C">
        <w:rPr>
          <w:highlight w:val="yellow"/>
        </w:rPr>
        <w:t>is energy that comes from a source and travels through space at the speed of light.</w:t>
      </w:r>
      <w:bookmarkStart w:id="61" w:name="_Ref138593765"/>
      <w:r>
        <w:rPr>
          <w:rStyle w:val="EndnoteReference"/>
        </w:rPr>
        <w:endnoteReference w:id="2"/>
      </w:r>
      <w:bookmarkEnd w:id="61"/>
      <w:r w:rsidR="00C55C92">
        <w:t xml:space="preserve"> </w:t>
      </w:r>
      <w:r w:rsidR="00C55C92" w:rsidRPr="00C55C92">
        <w:t xml:space="preserve">Ionizing radiation </w:t>
      </w:r>
      <w:r>
        <w:t>consists</w:t>
      </w:r>
      <w:r w:rsidR="00C55C92" w:rsidRPr="00C55C92">
        <w:t xml:space="preserve"> of particles</w:t>
      </w:r>
      <w:r w:rsidR="00C55C92">
        <w:t xml:space="preserve">, </w:t>
      </w:r>
      <w:r>
        <w:t>x-ray</w:t>
      </w:r>
      <w:r w:rsidR="00C55C92" w:rsidRPr="00C55C92">
        <w:t>s</w:t>
      </w:r>
      <w:r>
        <w:t>,</w:t>
      </w:r>
      <w:r w:rsidR="00C55C92" w:rsidRPr="00C55C92">
        <w:t xml:space="preserve"> or gamma rays</w:t>
      </w:r>
      <w:r w:rsidR="00C55C92">
        <w:t>,</w:t>
      </w:r>
      <w:r w:rsidR="00C55C92" w:rsidRPr="00C55C92">
        <w:t xml:space="preserve"> with sufficient energy to cause ionization </w:t>
      </w:r>
      <w:r w:rsidR="00C55C92">
        <w:t>in</w:t>
      </w:r>
      <w:r w:rsidR="00C55C92" w:rsidRPr="00C55C92">
        <w:t xml:space="preserve"> the medium through which it passes. Because of this process, the ionization event may cause injury in normal biologic tissue. Therefore, radiologic technologists </w:t>
      </w:r>
      <w:r>
        <w:t xml:space="preserve">(RT) </w:t>
      </w:r>
      <w:r w:rsidR="00C55C92" w:rsidRPr="00C55C92">
        <w:t>must minimize patient exposure to radiation.</w:t>
      </w:r>
      <w:r>
        <w:t xml:space="preserve"> Radiation protection aim</w:t>
      </w:r>
      <w:r w:rsidR="00C55C92" w:rsidRPr="00C55C92">
        <w:t>s to protect persons from both short</w:t>
      </w:r>
      <w:r>
        <w:t>-</w:t>
      </w:r>
      <w:r w:rsidR="00C55C92" w:rsidRPr="00C55C92">
        <w:t>term and long</w:t>
      </w:r>
      <w:r>
        <w:t>-</w:t>
      </w:r>
      <w:r w:rsidR="00C55C92" w:rsidRPr="00C55C92">
        <w:t xml:space="preserve">term effects of </w:t>
      </w:r>
      <w:r w:rsidR="00C55C92">
        <w:lastRenderedPageBreak/>
        <w:t>radiation.</w:t>
      </w:r>
      <w:bookmarkStart w:id="66" w:name="_Ref138588746"/>
      <w:r>
        <w:rPr>
          <w:rStyle w:val="EndnoteReference"/>
        </w:rPr>
        <w:endnoteReference w:id="3"/>
      </w:r>
      <w:bookmarkEnd w:id="66"/>
      <w:r w:rsidR="00C55C92">
        <w:t xml:space="preserve"> </w:t>
      </w:r>
      <w:r w:rsidR="00C55C92" w:rsidRPr="00C55C92">
        <w:t xml:space="preserve">Radiologic technologists </w:t>
      </w:r>
      <w:r w:rsidR="00F63A78">
        <w:t>are responsible for ensuring</w:t>
      </w:r>
      <w:r w:rsidR="00C55C92" w:rsidRPr="00C55C92">
        <w:t xml:space="preserve"> radiation safety during all medical radiation procedures</w:t>
      </w:r>
      <w:r>
        <w:t xml:space="preserve">. Lastly, radiation protection </w:t>
      </w:r>
      <w:r w:rsidR="00C56491">
        <w:t>protect</w:t>
      </w:r>
      <w:r w:rsidR="00F63A78">
        <w:t>s</w:t>
      </w:r>
      <w:r w:rsidR="00C55C92" w:rsidRPr="00C55C92">
        <w:t xml:space="preserve"> patients, personnel</w:t>
      </w:r>
      <w:r>
        <w:t>,</w:t>
      </w:r>
      <w:r w:rsidR="00C55C92" w:rsidRPr="00C55C92">
        <w:t xml:space="preserve"> and the general public from unnecessary exposure to ionizing radiation.</w:t>
      </w:r>
    </w:p>
    <w:p w14:paraId="1149A200" w14:textId="31E19507" w:rsidR="00C55C92" w:rsidRPr="00C55C92" w:rsidRDefault="00C55C92" w:rsidP="002B0206">
      <w:pPr>
        <w:pStyle w:val="Default"/>
        <w:spacing w:line="360" w:lineRule="auto"/>
        <w:rPr>
          <w:rFonts w:asciiTheme="minorHAnsi" w:hAnsiTheme="minorHAnsi" w:cstheme="minorHAnsi"/>
          <w:color w:val="auto"/>
          <w:sz w:val="22"/>
          <w:szCs w:val="22"/>
        </w:rPr>
      </w:pPr>
    </w:p>
    <w:p w14:paraId="2A85B94B" w14:textId="40D8BBC1" w:rsidR="00C55C92" w:rsidRPr="0072026F" w:rsidRDefault="009E7897">
      <w:pPr>
        <w:pStyle w:val="Heading2"/>
        <w:pPrChange w:id="69" w:author="Jessica Marshall" w:date="2023-07-07T10:32:00Z">
          <w:pPr>
            <w:pStyle w:val="Default"/>
            <w:spacing w:line="360" w:lineRule="auto"/>
          </w:pPr>
        </w:pPrChange>
      </w:pPr>
      <w:r w:rsidRPr="0072026F">
        <w:t xml:space="preserve">Minimizing </w:t>
      </w:r>
      <w:r w:rsidR="002563B9" w:rsidRPr="0072026F">
        <w:t>Patient Exposur</w:t>
      </w:r>
      <w:r w:rsidRPr="0072026F">
        <w:t>e</w:t>
      </w:r>
    </w:p>
    <w:p w14:paraId="4A983A3E" w14:textId="13350C8E" w:rsidR="00C55C92" w:rsidRDefault="00E60198" w:rsidP="002B0206">
      <w:pPr>
        <w:spacing w:after="0" w:line="360" w:lineRule="auto"/>
      </w:pPr>
      <w:r w:rsidRPr="0085044C">
        <w:rPr>
          <w:highlight w:val="yellow"/>
        </w:rPr>
        <w:t>E</w:t>
      </w:r>
      <w:r w:rsidR="00C55C92" w:rsidRPr="0085044C">
        <w:rPr>
          <w:highlight w:val="yellow"/>
        </w:rPr>
        <w:t xml:space="preserve">xposure of patients to medical </w:t>
      </w:r>
      <w:r w:rsidRPr="0085044C">
        <w:rPr>
          <w:highlight w:val="yellow"/>
        </w:rPr>
        <w:t>x-ray</w:t>
      </w:r>
      <w:r w:rsidR="00C55C92" w:rsidRPr="0085044C">
        <w:rPr>
          <w:highlight w:val="yellow"/>
        </w:rPr>
        <w:t>s is commanding increasing attention in our society for two reasons.</w:t>
      </w:r>
      <w:r w:rsidR="004566D0" w:rsidRPr="0085044C">
        <w:rPr>
          <w:rFonts w:cstheme="minorHAnsi"/>
          <w:b/>
          <w:bCs/>
          <w:vertAlign w:val="superscript"/>
        </w:rPr>
        <w:fldChar w:fldCharType="begin"/>
      </w:r>
      <w:r w:rsidR="004566D0" w:rsidRPr="0085044C">
        <w:rPr>
          <w:rFonts w:cstheme="minorHAnsi"/>
          <w:b/>
          <w:bCs/>
          <w:vertAlign w:val="superscript"/>
        </w:rPr>
        <w:instrText xml:space="preserve"> NOTEREF _Ref138588746 \h  \* MERGEFORMAT </w:instrText>
      </w:r>
      <w:r w:rsidR="004566D0" w:rsidRPr="0085044C">
        <w:rPr>
          <w:rFonts w:cstheme="minorHAnsi"/>
          <w:b/>
          <w:bCs/>
          <w:vertAlign w:val="superscript"/>
        </w:rPr>
      </w:r>
      <w:r w:rsidR="004566D0" w:rsidRPr="0085044C">
        <w:rPr>
          <w:rFonts w:cstheme="minorHAnsi"/>
          <w:b/>
          <w:bCs/>
          <w:vertAlign w:val="superscript"/>
        </w:rPr>
        <w:fldChar w:fldCharType="separate"/>
      </w:r>
      <w:r w:rsidR="004566D0" w:rsidRPr="0085044C">
        <w:rPr>
          <w:rFonts w:cstheme="minorHAnsi"/>
          <w:b/>
          <w:bCs/>
          <w:vertAlign w:val="superscript"/>
        </w:rPr>
        <w:t>3</w:t>
      </w:r>
      <w:r w:rsidR="004566D0" w:rsidRPr="0085044C">
        <w:rPr>
          <w:rFonts w:cstheme="minorHAnsi"/>
          <w:b/>
          <w:bCs/>
          <w:vertAlign w:val="superscript"/>
        </w:rPr>
        <w:fldChar w:fldCharType="end"/>
      </w:r>
      <w:r w:rsidR="00C55C92" w:rsidRPr="0085044C">
        <w:t xml:space="preserve"> First, the frequency of </w:t>
      </w:r>
      <w:r w:rsidRPr="0085044C">
        <w:t>x-ray</w:t>
      </w:r>
      <w:r w:rsidR="00C55C92" w:rsidRPr="0085044C">
        <w:t xml:space="preserve"> examinations is </w:t>
      </w:r>
      <w:r w:rsidRPr="0085044C">
        <w:t>ri</w:t>
      </w:r>
      <w:r w:rsidR="00C55C92" w:rsidRPr="0085044C">
        <w:t>sing among all age groups.</w:t>
      </w:r>
      <w:r w:rsidR="00C55C92">
        <w:t xml:space="preserve"> </w:t>
      </w:r>
      <w:r>
        <w:t>T</w:t>
      </w:r>
      <w:r w:rsidR="00C55C92" w:rsidRPr="00C55C92">
        <w:t xml:space="preserve">his </w:t>
      </w:r>
      <w:r>
        <w:t xml:space="preserve">increase </w:t>
      </w:r>
      <w:r w:rsidR="00C55C92" w:rsidRPr="00C55C92">
        <w:t xml:space="preserve">indicates that physicians </w:t>
      </w:r>
      <w:r>
        <w:t>rely</w:t>
      </w:r>
      <w:r w:rsidR="00C55C92" w:rsidRPr="00C55C92">
        <w:t xml:space="preserve"> </w:t>
      </w:r>
      <w:r>
        <w:t>increasingly</w:t>
      </w:r>
      <w:r w:rsidR="00C55C92" w:rsidRPr="00C55C92">
        <w:t xml:space="preserve"> on </w:t>
      </w:r>
      <w:r>
        <w:t>x-ray</w:t>
      </w:r>
      <w:r w:rsidR="00C55C92" w:rsidRPr="00C55C92">
        <w:t xml:space="preserve"> diagnosis to assist them in patient care, even considering the newer imaging</w:t>
      </w:r>
      <w:r w:rsidR="00C55C92">
        <w:t xml:space="preserve"> modalities. </w:t>
      </w:r>
      <w:r>
        <w:t>X-ray</w:t>
      </w:r>
      <w:r w:rsidR="00C55C92" w:rsidRPr="00C55C92">
        <w:t xml:space="preserve"> diagnosis is considered much more accurate now than in the past. More rigorous training programs </w:t>
      </w:r>
      <w:r>
        <w:t xml:space="preserve">are </w:t>
      </w:r>
      <w:r w:rsidR="00C55C92" w:rsidRPr="00C55C92">
        <w:t>required of radiologist</w:t>
      </w:r>
      <w:r>
        <w:t>s</w:t>
      </w:r>
      <w:r w:rsidR="00C55C92" w:rsidRPr="00C55C92">
        <w:t xml:space="preserve"> and radiologic technologist</w:t>
      </w:r>
      <w:r>
        <w:t>s</w:t>
      </w:r>
      <w:r w:rsidR="00C55C92" w:rsidRPr="00C55C92">
        <w:t xml:space="preserve">, and improvements in diagnostic </w:t>
      </w:r>
      <w:r>
        <w:t>X-ray</w:t>
      </w:r>
      <w:r w:rsidR="00C55C92" w:rsidRPr="00C55C92">
        <w:t xml:space="preserve"> imaging systems allow for more </w:t>
      </w:r>
      <w:r>
        <w:t>complex</w:t>
      </w:r>
      <w:r w:rsidR="00C55C92" w:rsidRPr="00C55C92">
        <w:t xml:space="preserve"> but more substantive </w:t>
      </w:r>
      <w:r>
        <w:t>X-ray</w:t>
      </w:r>
      <w:r w:rsidR="00C55C92" w:rsidRPr="00C55C92">
        <w:t xml:space="preserve"> examinations, so efficacy and diagnostic accuracy</w:t>
      </w:r>
      <w:r w:rsidR="00C55C92">
        <w:t xml:space="preserve"> a</w:t>
      </w:r>
      <w:r w:rsidR="00C55C92" w:rsidRPr="00C55C92">
        <w:t>re much improved. Second</w:t>
      </w:r>
      <w:r w:rsidR="00C55C92">
        <w:t>,</w:t>
      </w:r>
      <w:r w:rsidR="00C55C92" w:rsidRPr="00C55C92">
        <w:t xml:space="preserve"> concern among public health officials and radiation scientists is increasing regarding the risk associated with medical </w:t>
      </w:r>
      <w:r>
        <w:t>x-ray</w:t>
      </w:r>
      <w:r w:rsidR="00C55C92" w:rsidRPr="00C55C92">
        <w:t xml:space="preserve"> exposure. Acute effects o</w:t>
      </w:r>
      <w:r w:rsidR="00C55C92">
        <w:t xml:space="preserve">n </w:t>
      </w:r>
      <w:r w:rsidR="00C55C92" w:rsidRPr="00C55C92">
        <w:t xml:space="preserve">superficial tissues following interventional radiology procedures are </w:t>
      </w:r>
      <w:r>
        <w:t>frequently reported</w:t>
      </w:r>
      <w:r w:rsidR="00C55C92">
        <w:t>.</w:t>
      </w:r>
      <w:r w:rsidR="00C55C92" w:rsidRPr="00C55C92">
        <w:t xml:space="preserve"> </w:t>
      </w:r>
      <w:r w:rsidR="00C55C92">
        <w:t>T</w:t>
      </w:r>
      <w:r w:rsidR="00C55C92" w:rsidRPr="00C55C92">
        <w:t>he possible late effects of exposure are of concern, so attention must be given to good radiation control practices</w:t>
      </w:r>
      <w:r w:rsidR="00C55C92">
        <w:t>.</w:t>
      </w:r>
      <w:r>
        <w:t xml:space="preserve"> W</w:t>
      </w:r>
      <w:r w:rsidR="00C55C92" w:rsidRPr="00C55C92">
        <w:t xml:space="preserve">hen a diagnosis can be obtained with a low radiation dose or an alternate modality such as </w:t>
      </w:r>
      <w:r>
        <w:t>magnetic resonance imaging (</w:t>
      </w:r>
      <w:r w:rsidR="00C55C92" w:rsidRPr="00C55C92">
        <w:t>MRI</w:t>
      </w:r>
      <w:r>
        <w:t>)</w:t>
      </w:r>
      <w:r w:rsidR="00C55C92" w:rsidRPr="00C55C92">
        <w:t xml:space="preserve"> or ultrasound, it should be used because of reduced risk</w:t>
      </w:r>
      <w:r>
        <w:t>,</w:t>
      </w:r>
      <w:r w:rsidR="00C55C92" w:rsidRPr="00C55C92">
        <w:t xml:space="preserve"> keeping with </w:t>
      </w:r>
      <w:r w:rsidR="00C55C92">
        <w:t>the</w:t>
      </w:r>
      <w:r>
        <w:t xml:space="preserve"> as low as reasonably achievable (</w:t>
      </w:r>
      <w:r w:rsidR="00C55C92">
        <w:t>ALARA</w:t>
      </w:r>
      <w:r>
        <w:t>)</w:t>
      </w:r>
      <w:r w:rsidR="00C55C92">
        <w:t xml:space="preserve"> principle</w:t>
      </w:r>
      <w:r>
        <w:t>.</w:t>
      </w:r>
    </w:p>
    <w:p w14:paraId="33F25985" w14:textId="77777777" w:rsidR="00E60198" w:rsidRPr="00C55C92" w:rsidRDefault="00E60198" w:rsidP="002B0206">
      <w:pPr>
        <w:spacing w:after="0" w:line="360" w:lineRule="auto"/>
      </w:pPr>
    </w:p>
    <w:p w14:paraId="60B9ABC3" w14:textId="3FFB21DB" w:rsidR="002563B9" w:rsidRDefault="00A06201">
      <w:pPr>
        <w:pStyle w:val="Heading2"/>
        <w:pPrChange w:id="70" w:author="Jessica Marshall" w:date="2023-07-07T10:33:00Z">
          <w:pPr>
            <w:pStyle w:val="Default"/>
            <w:spacing w:line="360" w:lineRule="auto"/>
          </w:pPr>
        </w:pPrChange>
      </w:pPr>
      <w:r>
        <w:t>E</w:t>
      </w:r>
      <w:r w:rsidR="002563B9" w:rsidRPr="009E7897">
        <w:t xml:space="preserve">xposure factors </w:t>
      </w:r>
    </w:p>
    <w:p w14:paraId="5395EEDC" w14:textId="464326C9" w:rsidR="002116BD" w:rsidRPr="004566D0" w:rsidRDefault="00C55C92" w:rsidP="002B0206">
      <w:pPr>
        <w:spacing w:after="0" w:line="360" w:lineRule="auto"/>
      </w:pPr>
      <w:r w:rsidRPr="00C55C92">
        <w:t xml:space="preserve">Selection of appropriate technical factors for each </w:t>
      </w:r>
      <w:r w:rsidR="00394509">
        <w:t>x</w:t>
      </w:r>
      <w:r w:rsidR="00E60198">
        <w:t>-ray</w:t>
      </w:r>
      <w:r w:rsidRPr="00C55C92">
        <w:t xml:space="preserve"> exam is essential to ensure a diagnostic image with minimal patient dose</w:t>
      </w:r>
      <w:r w:rsidR="00394509">
        <w:t>;</w:t>
      </w:r>
      <w:r w:rsidRPr="00C55C92">
        <w:t xml:space="preserve"> th</w:t>
      </w:r>
      <w:r w:rsidR="00394509">
        <w:t>er</w:t>
      </w:r>
      <w:r w:rsidRPr="00C55C92">
        <w:t>e</w:t>
      </w:r>
      <w:r w:rsidR="00394509">
        <w:t>fore,</w:t>
      </w:r>
      <w:r w:rsidRPr="00C55C92">
        <w:t xml:space="preserve"> technique </w:t>
      </w:r>
      <w:r w:rsidR="00394509">
        <w:t xml:space="preserve">selection </w:t>
      </w:r>
      <w:r w:rsidRPr="00C55C92">
        <w:t>must ensure sufficient penetration of the area of clinical interest, provide adequate brightness to display anatomic structures</w:t>
      </w:r>
      <w:r w:rsidR="00826FBA">
        <w:t>,</w:t>
      </w:r>
      <w:r>
        <w:t xml:space="preserve"> a</w:t>
      </w:r>
      <w:r w:rsidRPr="00C55C92">
        <w:t>nd provide a</w:t>
      </w:r>
      <w:r w:rsidR="00394509">
        <w:t xml:space="preserve"> good</w:t>
      </w:r>
      <w:r w:rsidRPr="00C55C92">
        <w:t xml:space="preserve"> amount of subject contrast between adjacent tissue</w:t>
      </w:r>
      <w:r w:rsidR="00394509">
        <w:t>s.</w:t>
      </w:r>
      <w:bookmarkStart w:id="71" w:name="_Ref138589474"/>
      <w:del w:id="72" w:author="Jessica Marshall" w:date="2023-07-07T10:39:00Z">
        <w:r w:rsidR="004566D0" w:rsidRPr="004566D0" w:rsidDel="003F78FF">
          <w:rPr>
            <w:rStyle w:val="EndnoteReference"/>
            <w:rFonts w:cstheme="minorHAnsi"/>
            <w:b/>
            <w:bCs/>
          </w:rPr>
          <w:delText xml:space="preserve"> </w:delText>
        </w:r>
      </w:del>
      <w:bookmarkStart w:id="73" w:name="_Ref139112043"/>
      <w:r w:rsidR="004566D0" w:rsidRPr="004566D0">
        <w:rPr>
          <w:rStyle w:val="EndnoteReference"/>
          <w:rFonts w:cstheme="minorHAnsi"/>
        </w:rPr>
        <w:endnoteReference w:id="4"/>
      </w:r>
      <w:bookmarkEnd w:id="71"/>
      <w:bookmarkEnd w:id="73"/>
    </w:p>
    <w:p w14:paraId="6F691C0C" w14:textId="77777777" w:rsidR="00E60198" w:rsidRPr="00C55C92" w:rsidRDefault="00E60198" w:rsidP="002B0206">
      <w:pPr>
        <w:spacing w:after="0" w:line="360" w:lineRule="auto"/>
      </w:pPr>
    </w:p>
    <w:p w14:paraId="4DFF51D3" w14:textId="65681E72" w:rsidR="002563B9" w:rsidRPr="003F78FF" w:rsidRDefault="00826FBA">
      <w:pPr>
        <w:pStyle w:val="Heading3"/>
        <w:pPrChange w:id="76" w:author="Jessica Marshall" w:date="2023-07-07T10:39:00Z">
          <w:pPr>
            <w:pStyle w:val="Default"/>
            <w:spacing w:line="360" w:lineRule="auto"/>
          </w:pPr>
        </w:pPrChange>
      </w:pPr>
      <w:r w:rsidRPr="003F78FF">
        <w:t>kVp</w:t>
      </w:r>
    </w:p>
    <w:p w14:paraId="76EC435A" w14:textId="50B5A0E7" w:rsidR="00C55C92" w:rsidRDefault="00826FBA" w:rsidP="002B0206">
      <w:pPr>
        <w:spacing w:after="0" w:line="360" w:lineRule="auto"/>
      </w:pPr>
      <w:r>
        <w:t>Kilovoltage (kV) measures the electrical force or pressure behind a current of electricity, which causes it to flow.</w:t>
      </w:r>
      <w:del w:id="77" w:author="Jessica Marshall" w:date="2023-07-07T10:39:00Z">
        <w:r w:rsidR="004566D0" w:rsidRPr="004566D0" w:rsidDel="003F78FF">
          <w:rPr>
            <w:rStyle w:val="EndnoteReference"/>
            <w:rFonts w:cstheme="minorHAnsi"/>
            <w:b/>
            <w:bCs/>
          </w:rPr>
          <w:delText xml:space="preserve"> </w:delText>
        </w:r>
      </w:del>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rsidR="004566D0">
        <w:rPr>
          <w:rFonts w:cstheme="minorHAnsi"/>
          <w:b/>
          <w:bCs/>
        </w:rPr>
        <w:t xml:space="preserve"> </w:t>
      </w:r>
      <w:r w:rsidR="00774D84" w:rsidRPr="00774D84">
        <w:rPr>
          <w:rFonts w:cstheme="minorHAnsi"/>
          <w:highlight w:val="green"/>
        </w:rPr>
        <w:t>Kilovolt peak (kVp) controls the quality, or penetrating power, of the x-ray beam.</w:t>
      </w:r>
      <w:r w:rsidR="00774D84">
        <w:rPr>
          <w:rFonts w:cstheme="minorHAnsi"/>
        </w:rPr>
        <w:t xml:space="preserve"> </w:t>
      </w:r>
      <w:r w:rsidRPr="00774D84">
        <w:rPr>
          <w:highlight w:val="green"/>
        </w:rPr>
        <w:t>The o</w:t>
      </w:r>
      <w:r w:rsidR="00C55C92" w:rsidRPr="00774D84">
        <w:rPr>
          <w:highlight w:val="green"/>
        </w:rPr>
        <w:t xml:space="preserve">ptimal </w:t>
      </w:r>
      <w:r w:rsidRPr="00774D84">
        <w:rPr>
          <w:highlight w:val="green"/>
        </w:rPr>
        <w:t>kilovolt peak (kVp)</w:t>
      </w:r>
      <w:r w:rsidR="00C55C92" w:rsidRPr="00774D84">
        <w:rPr>
          <w:highlight w:val="green"/>
        </w:rPr>
        <w:t xml:space="preserve"> and the lowest </w:t>
      </w:r>
      <w:r w:rsidRPr="00774D84">
        <w:rPr>
          <w:highlight w:val="green"/>
        </w:rPr>
        <w:t>milliampere per second (</w:t>
      </w:r>
      <w:r w:rsidR="00135A50" w:rsidRPr="00774D84">
        <w:rPr>
          <w:highlight w:val="green"/>
        </w:rPr>
        <w:t>mAs</w:t>
      </w:r>
      <w:r w:rsidRPr="00774D84">
        <w:rPr>
          <w:highlight w:val="green"/>
        </w:rPr>
        <w:t>)</w:t>
      </w:r>
      <w:r w:rsidR="00C55C92" w:rsidRPr="00774D84">
        <w:rPr>
          <w:highlight w:val="green"/>
        </w:rPr>
        <w:t xml:space="preserve"> should be used to decrease patient exposure.</w:t>
      </w:r>
      <w:r w:rsidR="00C55C92">
        <w:t xml:space="preserve"> </w:t>
      </w:r>
      <w:r w:rsidR="00C55C92" w:rsidRPr="00C55C92">
        <w:t xml:space="preserve">In general, </w:t>
      </w:r>
      <w:r>
        <w:t>using</w:t>
      </w:r>
      <w:r w:rsidR="00C55C92" w:rsidRPr="00C55C92">
        <w:t xml:space="preserve"> </w:t>
      </w:r>
      <w:r>
        <w:t xml:space="preserve">a </w:t>
      </w:r>
      <w:r w:rsidR="00C55C92" w:rsidRPr="00C55C92">
        <w:t xml:space="preserve">high </w:t>
      </w:r>
      <w:r>
        <w:t>kVp</w:t>
      </w:r>
      <w:r w:rsidR="00C55C92" w:rsidRPr="00C55C92">
        <w:t xml:space="preserve"> technique results in reduced patient dose.</w:t>
      </w:r>
      <w:r w:rsidR="00C55C92">
        <w:t xml:space="preserve"> </w:t>
      </w:r>
      <w:r w:rsidR="00C55C92" w:rsidRPr="00C55C92">
        <w:t xml:space="preserve">Increasing the </w:t>
      </w:r>
      <w:r>
        <w:t>kVp</w:t>
      </w:r>
      <w:r w:rsidR="00C55C92" w:rsidRPr="00C55C92">
        <w:t xml:space="preserve"> is always associated with </w:t>
      </w:r>
      <w:r>
        <w:t>reducing</w:t>
      </w:r>
      <w:r w:rsidR="00C55C92" w:rsidRPr="00C55C92">
        <w:t xml:space="preserve"> </w:t>
      </w:r>
      <w:r w:rsidR="00135A50">
        <w:t>mAs</w:t>
      </w:r>
      <w:r w:rsidR="00C55C92" w:rsidRPr="00C55C92">
        <w:t xml:space="preserve"> to obtain an acceptable radiation exposure of the image receptor.</w:t>
      </w:r>
      <w:r w:rsidR="00E450C5">
        <w:t xml:space="preserve"> </w:t>
      </w:r>
      <w:r w:rsidR="00C55C92" w:rsidRPr="00C55C92">
        <w:t>This</w:t>
      </w:r>
      <w:r>
        <w:t>,</w:t>
      </w:r>
      <w:r w:rsidR="00C55C92" w:rsidRPr="00C55C92">
        <w:t xml:space="preserve"> in turn</w:t>
      </w:r>
      <w:r>
        <w:t>,</w:t>
      </w:r>
      <w:r w:rsidR="00C55C92" w:rsidRPr="00C55C92">
        <w:t xml:space="preserve"> results in reduced patient radiation</w:t>
      </w:r>
      <w:r w:rsidR="00135A50">
        <w:t xml:space="preserve"> dose. </w:t>
      </w:r>
      <w:r w:rsidR="00C55C92" w:rsidRPr="00C55C92">
        <w:t xml:space="preserve">This reduction occurs because the patient </w:t>
      </w:r>
      <w:r w:rsidR="00C55C92" w:rsidRPr="00C55C92">
        <w:lastRenderedPageBreak/>
        <w:t xml:space="preserve">radiation dose is linearly related to the </w:t>
      </w:r>
      <w:r w:rsidR="00135A50">
        <w:t>mAs</w:t>
      </w:r>
      <w:r w:rsidR="00C55C92" w:rsidRPr="00C55C92">
        <w:t xml:space="preserve"> but is related to approximately the square of the </w:t>
      </w:r>
      <w:r>
        <w:t>kVp</w:t>
      </w:r>
      <w:r w:rsidR="00135A50">
        <w:t>. A</w:t>
      </w:r>
      <w:r w:rsidR="00C55C92" w:rsidRPr="00C55C92">
        <w:t>n area of radiography</w:t>
      </w:r>
      <w:r w:rsidR="00135A50">
        <w:t xml:space="preserve"> f</w:t>
      </w:r>
      <w:r w:rsidR="00C55C92" w:rsidRPr="00C55C92">
        <w:t xml:space="preserve">or which </w:t>
      </w:r>
      <w:r>
        <w:t xml:space="preserve">the </w:t>
      </w:r>
      <w:r w:rsidR="00C55C92" w:rsidRPr="00C55C92">
        <w:t xml:space="preserve">high </w:t>
      </w:r>
      <w:r>
        <w:t>kVp</w:t>
      </w:r>
      <w:r w:rsidR="00C55C92" w:rsidRPr="00C55C92">
        <w:t xml:space="preserve"> technique is widely accepted is </w:t>
      </w:r>
      <w:r>
        <w:t>chest examinations</w:t>
      </w:r>
      <w:r w:rsidR="00C55C92" w:rsidRPr="00C55C92">
        <w:t>.</w:t>
      </w:r>
      <w:r w:rsidR="00394509">
        <w:t xml:space="preserve"> </w:t>
      </w:r>
      <w:r w:rsidR="00C55C92" w:rsidRPr="00C55C92">
        <w:t xml:space="preserve">The selection of scientifically correct technical exposure factors for each </w:t>
      </w:r>
      <w:r w:rsidR="00E60198">
        <w:t>x-ray</w:t>
      </w:r>
      <w:r w:rsidR="00C55C92" w:rsidRPr="00C55C92">
        <w:t xml:space="preserve"> examination is essential to ensure a useful diagnostic image with minimal patient dose.</w:t>
      </w:r>
      <w:r w:rsidR="00135A50">
        <w:t xml:space="preserve"> A</w:t>
      </w:r>
      <w:r w:rsidR="00E60198">
        <w:t xml:space="preserve"> </w:t>
      </w:r>
      <w:r w:rsidR="00135A50">
        <w:t>high</w:t>
      </w:r>
      <w:r>
        <w:t>-</w:t>
      </w:r>
      <w:r w:rsidR="00135A50">
        <w:t xml:space="preserve">quality image has </w:t>
      </w:r>
      <w:r w:rsidR="00C55C92" w:rsidRPr="00C55C92">
        <w:t>sufficient brightness to display anatomic structures</w:t>
      </w:r>
      <w:r>
        <w:t>,</w:t>
      </w:r>
      <w:r w:rsidR="00C55C92" w:rsidRPr="00C55C92">
        <w:t xml:space="preserve"> an</w:t>
      </w:r>
      <w:r w:rsidR="00135A50">
        <w:t xml:space="preserve"> appropriate level of subject contrast</w:t>
      </w:r>
      <w:r>
        <w:t xml:space="preserve"> to differentiate among structures, the maximum amount of spatial resolution,</w:t>
      </w:r>
      <w:r w:rsidR="00C55C92" w:rsidRPr="00C55C92">
        <w:t xml:space="preserve"> </w:t>
      </w:r>
      <w:r>
        <w:t xml:space="preserve">which is </w:t>
      </w:r>
      <w:r w:rsidR="00C55C92" w:rsidRPr="00C55C92">
        <w:t>the recorded detail in the radiographic image</w:t>
      </w:r>
      <w:r w:rsidR="00135A50">
        <w:t>,</w:t>
      </w:r>
      <w:r w:rsidR="00C55C92" w:rsidRPr="00C55C92">
        <w:t xml:space="preserve"> and a minimal amount of distortion.</w:t>
      </w:r>
      <w:r w:rsidR="00135A50">
        <w:t xml:space="preserve"> </w:t>
      </w:r>
      <w:r w:rsidR="00C55C92" w:rsidRPr="00C55C92">
        <w:t xml:space="preserve">The appropriate technical factors are those listed </w:t>
      </w:r>
      <w:r w:rsidR="00135A50">
        <w:t>in Table 1</w:t>
      </w:r>
      <w:r w:rsidR="00C55C92" w:rsidRPr="00C55C92">
        <w:t>.</w:t>
      </w:r>
    </w:p>
    <w:p w14:paraId="15432900" w14:textId="77777777" w:rsidR="00E60198" w:rsidRPr="00C55C92" w:rsidRDefault="00E60198" w:rsidP="002B0206">
      <w:pPr>
        <w:spacing w:after="0" w:line="360" w:lineRule="auto"/>
      </w:pPr>
    </w:p>
    <w:p w14:paraId="14EB24F5" w14:textId="1525931D" w:rsidR="00135A50" w:rsidRPr="00A06201" w:rsidRDefault="00135A50" w:rsidP="002B0206">
      <w:pPr>
        <w:spacing w:after="0" w:line="360" w:lineRule="auto"/>
        <w:rPr>
          <w:b/>
          <w:bCs/>
        </w:rPr>
      </w:pPr>
      <w:r w:rsidRPr="00A06201">
        <w:rPr>
          <w:b/>
          <w:bCs/>
        </w:rPr>
        <w:t>Table 1.0 Technical Exposure Factors for Consideration</w:t>
      </w:r>
    </w:p>
    <w:tbl>
      <w:tblPr>
        <w:tblStyle w:val="TableGrid"/>
        <w:tblW w:w="9350" w:type="dxa"/>
        <w:tblLook w:val="04A0" w:firstRow="1" w:lastRow="0" w:firstColumn="1" w:lastColumn="0" w:noHBand="0" w:noVBand="1"/>
      </w:tblPr>
      <w:tblGrid>
        <w:gridCol w:w="9350"/>
      </w:tblGrid>
      <w:tr w:rsidR="00135A50" w:rsidRPr="00135A50" w14:paraId="0ACC98C3" w14:textId="77777777" w:rsidTr="00135A50">
        <w:trPr>
          <w:trHeight w:val="422"/>
        </w:trPr>
        <w:tc>
          <w:tcPr>
            <w:tcW w:w="9350" w:type="dxa"/>
            <w:hideMark/>
          </w:tcPr>
          <w:p w14:paraId="3F8C7761" w14:textId="77777777" w:rsidR="00135A50" w:rsidRPr="00135A50" w:rsidRDefault="00135A50" w:rsidP="002B0206">
            <w:pPr>
              <w:spacing w:line="360" w:lineRule="auto"/>
              <w:jc w:val="center"/>
            </w:pPr>
            <w:r w:rsidRPr="00135A50">
              <w:rPr>
                <w:b/>
                <w:bCs/>
              </w:rPr>
              <w:t>Technical Exposure Factor Considerations</w:t>
            </w:r>
          </w:p>
        </w:tc>
      </w:tr>
      <w:tr w:rsidR="00135A50" w:rsidRPr="00135A50" w14:paraId="20961058" w14:textId="77777777" w:rsidTr="00135A50">
        <w:trPr>
          <w:trHeight w:val="440"/>
        </w:trPr>
        <w:tc>
          <w:tcPr>
            <w:tcW w:w="9350" w:type="dxa"/>
            <w:hideMark/>
          </w:tcPr>
          <w:p w14:paraId="660D201E" w14:textId="77777777" w:rsidR="00135A50" w:rsidRPr="00135A50" w:rsidRDefault="00135A50">
            <w:pPr>
              <w:spacing w:line="360" w:lineRule="auto"/>
              <w:ind w:left="360"/>
              <w:jc w:val="center"/>
              <w:pPrChange w:id="78" w:author="Jessica Marshall" w:date="2023-07-07T10:40:00Z">
                <w:pPr>
                  <w:numPr>
                    <w:numId w:val="1"/>
                  </w:numPr>
                  <w:tabs>
                    <w:tab w:val="num" w:pos="720"/>
                  </w:tabs>
                  <w:spacing w:line="360" w:lineRule="auto"/>
                  <w:ind w:left="720" w:hanging="360"/>
                  <w:jc w:val="center"/>
                </w:pPr>
              </w:pPrChange>
            </w:pPr>
            <w:r w:rsidRPr="00135A50">
              <w:t>Mass per unit volume of tissue of the area of clinical interest</w:t>
            </w:r>
          </w:p>
        </w:tc>
      </w:tr>
      <w:tr w:rsidR="00135A50" w:rsidRPr="00135A50" w14:paraId="1ADFADD4" w14:textId="77777777" w:rsidTr="00135A50">
        <w:trPr>
          <w:trHeight w:val="350"/>
        </w:trPr>
        <w:tc>
          <w:tcPr>
            <w:tcW w:w="9350" w:type="dxa"/>
            <w:hideMark/>
          </w:tcPr>
          <w:p w14:paraId="37FDB398" w14:textId="77777777" w:rsidR="00135A50" w:rsidRPr="00135A50" w:rsidRDefault="00135A50">
            <w:pPr>
              <w:spacing w:line="360" w:lineRule="auto"/>
              <w:ind w:left="360"/>
              <w:jc w:val="center"/>
              <w:pPrChange w:id="79" w:author="Jessica Marshall" w:date="2023-07-07T10:40:00Z">
                <w:pPr>
                  <w:numPr>
                    <w:numId w:val="1"/>
                  </w:numPr>
                  <w:tabs>
                    <w:tab w:val="num" w:pos="720"/>
                  </w:tabs>
                  <w:spacing w:line="360" w:lineRule="auto"/>
                  <w:ind w:left="720" w:hanging="360"/>
                  <w:jc w:val="center"/>
                </w:pPr>
              </w:pPrChange>
            </w:pPr>
            <w:r w:rsidRPr="00135A50">
              <w:t>Effective atomic numbers and electron densities of the tissues involved</w:t>
            </w:r>
          </w:p>
        </w:tc>
      </w:tr>
      <w:tr w:rsidR="00135A50" w:rsidRPr="00135A50" w14:paraId="67E16D3B" w14:textId="77777777" w:rsidTr="00135A50">
        <w:trPr>
          <w:trHeight w:val="350"/>
        </w:trPr>
        <w:tc>
          <w:tcPr>
            <w:tcW w:w="9350" w:type="dxa"/>
            <w:hideMark/>
          </w:tcPr>
          <w:p w14:paraId="121C6F2B" w14:textId="77777777" w:rsidR="00135A50" w:rsidRPr="00135A50" w:rsidRDefault="00135A50">
            <w:pPr>
              <w:spacing w:line="360" w:lineRule="auto"/>
              <w:ind w:left="360"/>
              <w:jc w:val="center"/>
              <w:pPrChange w:id="80" w:author="Jessica Marshall" w:date="2023-07-07T10:40:00Z">
                <w:pPr>
                  <w:numPr>
                    <w:numId w:val="1"/>
                  </w:numPr>
                  <w:tabs>
                    <w:tab w:val="num" w:pos="720"/>
                  </w:tabs>
                  <w:spacing w:line="360" w:lineRule="auto"/>
                  <w:ind w:left="720" w:hanging="360"/>
                  <w:jc w:val="center"/>
                </w:pPr>
              </w:pPrChange>
            </w:pPr>
            <w:r w:rsidRPr="00135A50">
              <w:t>Type of image receptor</w:t>
            </w:r>
          </w:p>
        </w:tc>
      </w:tr>
      <w:tr w:rsidR="00135A50" w:rsidRPr="00135A50" w14:paraId="7D4B535A" w14:textId="77777777" w:rsidTr="00135A50">
        <w:trPr>
          <w:trHeight w:val="350"/>
        </w:trPr>
        <w:tc>
          <w:tcPr>
            <w:tcW w:w="9350" w:type="dxa"/>
            <w:hideMark/>
          </w:tcPr>
          <w:p w14:paraId="4E285B81" w14:textId="77777777" w:rsidR="00135A50" w:rsidRPr="00135A50" w:rsidRDefault="00135A50">
            <w:pPr>
              <w:spacing w:line="360" w:lineRule="auto"/>
              <w:ind w:left="360"/>
              <w:jc w:val="center"/>
              <w:pPrChange w:id="81" w:author="Jessica Marshall" w:date="2023-07-07T10:40:00Z">
                <w:pPr>
                  <w:numPr>
                    <w:numId w:val="1"/>
                  </w:numPr>
                  <w:tabs>
                    <w:tab w:val="num" w:pos="720"/>
                  </w:tabs>
                  <w:spacing w:line="360" w:lineRule="auto"/>
                  <w:ind w:left="720" w:hanging="360"/>
                  <w:jc w:val="center"/>
                </w:pPr>
              </w:pPrChange>
            </w:pPr>
            <w:r w:rsidRPr="00135A50">
              <w:t>Source-to-image receptor distance (SID)</w:t>
            </w:r>
          </w:p>
        </w:tc>
      </w:tr>
      <w:tr w:rsidR="00135A50" w:rsidRPr="00135A50" w14:paraId="4D3F6DAE" w14:textId="77777777" w:rsidTr="00135A50">
        <w:trPr>
          <w:trHeight w:val="350"/>
        </w:trPr>
        <w:tc>
          <w:tcPr>
            <w:tcW w:w="9350" w:type="dxa"/>
            <w:hideMark/>
          </w:tcPr>
          <w:p w14:paraId="4DC9AEB0" w14:textId="77777777" w:rsidR="00135A50" w:rsidRPr="00135A50" w:rsidRDefault="00135A50">
            <w:pPr>
              <w:spacing w:line="360" w:lineRule="auto"/>
              <w:ind w:left="360"/>
              <w:jc w:val="center"/>
              <w:pPrChange w:id="82" w:author="Jessica Marshall" w:date="2023-07-07T10:40:00Z">
                <w:pPr>
                  <w:numPr>
                    <w:numId w:val="1"/>
                  </w:numPr>
                  <w:tabs>
                    <w:tab w:val="num" w:pos="720"/>
                  </w:tabs>
                  <w:spacing w:line="360" w:lineRule="auto"/>
                  <w:ind w:left="720" w:hanging="360"/>
                  <w:jc w:val="center"/>
                </w:pPr>
              </w:pPrChange>
            </w:pPr>
            <w:r w:rsidRPr="00135A50">
              <w:t>Type and quantity of filtration employed</w:t>
            </w:r>
          </w:p>
        </w:tc>
      </w:tr>
      <w:tr w:rsidR="00135A50" w:rsidRPr="00135A50" w14:paraId="0AEEA62F" w14:textId="77777777" w:rsidTr="00135A50">
        <w:trPr>
          <w:trHeight w:val="350"/>
        </w:trPr>
        <w:tc>
          <w:tcPr>
            <w:tcW w:w="9350" w:type="dxa"/>
            <w:hideMark/>
          </w:tcPr>
          <w:p w14:paraId="155F7A97" w14:textId="16BFB16C" w:rsidR="00135A50" w:rsidRPr="00135A50" w:rsidRDefault="00135A50">
            <w:pPr>
              <w:spacing w:line="360" w:lineRule="auto"/>
              <w:ind w:left="360"/>
              <w:jc w:val="center"/>
              <w:pPrChange w:id="83" w:author="Jessica Marshall" w:date="2023-07-07T10:40:00Z">
                <w:pPr>
                  <w:numPr>
                    <w:numId w:val="1"/>
                  </w:numPr>
                  <w:tabs>
                    <w:tab w:val="num" w:pos="720"/>
                  </w:tabs>
                  <w:spacing w:line="360" w:lineRule="auto"/>
                  <w:ind w:left="720" w:hanging="360"/>
                  <w:jc w:val="center"/>
                </w:pPr>
              </w:pPrChange>
            </w:pPr>
            <w:r w:rsidRPr="00135A50">
              <w:t xml:space="preserve">Type of </w:t>
            </w:r>
            <w:r w:rsidR="00E60198">
              <w:t>x-ray</w:t>
            </w:r>
            <w:r w:rsidRPr="00135A50">
              <w:t xml:space="preserve"> generator used</w:t>
            </w:r>
          </w:p>
        </w:tc>
      </w:tr>
      <w:tr w:rsidR="00135A50" w:rsidRPr="00135A50" w14:paraId="01E012D6" w14:textId="77777777" w:rsidTr="00135A50">
        <w:trPr>
          <w:trHeight w:val="440"/>
        </w:trPr>
        <w:tc>
          <w:tcPr>
            <w:tcW w:w="9350" w:type="dxa"/>
            <w:hideMark/>
          </w:tcPr>
          <w:p w14:paraId="006A1CD0" w14:textId="77777777" w:rsidR="00135A50" w:rsidRPr="00135A50" w:rsidRDefault="00135A50">
            <w:pPr>
              <w:spacing w:line="360" w:lineRule="auto"/>
              <w:ind w:left="360"/>
              <w:jc w:val="center"/>
              <w:pPrChange w:id="84" w:author="Jessica Marshall" w:date="2023-07-07T10:40:00Z">
                <w:pPr>
                  <w:numPr>
                    <w:numId w:val="1"/>
                  </w:numPr>
                  <w:tabs>
                    <w:tab w:val="num" w:pos="720"/>
                  </w:tabs>
                  <w:spacing w:line="360" w:lineRule="auto"/>
                  <w:ind w:left="720" w:hanging="360"/>
                  <w:jc w:val="center"/>
                </w:pPr>
              </w:pPrChange>
            </w:pPr>
            <w:r w:rsidRPr="00135A50">
              <w:t>Balance of radiographic brightness required</w:t>
            </w:r>
          </w:p>
        </w:tc>
      </w:tr>
    </w:tbl>
    <w:p w14:paraId="42F617DA" w14:textId="77777777" w:rsidR="00135A50" w:rsidRDefault="00135A50" w:rsidP="002B0206">
      <w:pPr>
        <w:spacing w:after="0" w:line="360" w:lineRule="auto"/>
      </w:pPr>
    </w:p>
    <w:p w14:paraId="44C9F87E" w14:textId="6ACB2C73" w:rsidR="00826FBA" w:rsidRPr="00C55C92" w:rsidDel="008A140E" w:rsidRDefault="00826FBA" w:rsidP="002B0206">
      <w:pPr>
        <w:spacing w:after="0" w:line="360" w:lineRule="auto"/>
        <w:rPr>
          <w:del w:id="85" w:author="Jessica Marshall" w:date="2023-07-07T10:40:00Z"/>
        </w:rPr>
      </w:pPr>
    </w:p>
    <w:p w14:paraId="56F2DA67" w14:textId="20A9AF42" w:rsidR="002563B9" w:rsidRPr="00450165" w:rsidRDefault="002563B9" w:rsidP="002B0206">
      <w:pPr>
        <w:pStyle w:val="Default"/>
        <w:spacing w:line="360" w:lineRule="auto"/>
        <w:rPr>
          <w:rFonts w:asciiTheme="minorHAnsi" w:hAnsiTheme="minorHAnsi" w:cstheme="minorHAnsi"/>
          <w:i/>
          <w:iCs/>
          <w:color w:val="auto"/>
          <w:sz w:val="22"/>
          <w:szCs w:val="22"/>
          <w:vertAlign w:val="superscript"/>
        </w:rPr>
      </w:pPr>
      <w:r w:rsidRPr="00450165">
        <w:rPr>
          <w:rFonts w:asciiTheme="minorHAnsi" w:hAnsiTheme="minorHAnsi" w:cstheme="minorHAnsi"/>
          <w:i/>
          <w:iCs/>
          <w:color w:val="auto"/>
          <w:sz w:val="22"/>
          <w:szCs w:val="22"/>
        </w:rPr>
        <w:t>mAs</w:t>
      </w:r>
    </w:p>
    <w:p w14:paraId="69161084" w14:textId="0EA60D96" w:rsidR="00826FBA" w:rsidRDefault="00826FBA" w:rsidP="002B0206">
      <w:pPr>
        <w:spacing w:after="0" w:line="360" w:lineRule="auto"/>
        <w:rPr>
          <w:ins w:id="86" w:author="Kelli Haynes" w:date="2023-07-07T14:05:00Z"/>
        </w:rPr>
      </w:pPr>
      <w:r>
        <w:t>Milliamperage (mA) measures the quantity of electrical current flowing through a circuit.</w:t>
      </w:r>
      <w:r w:rsidR="004566D0">
        <w:rPr>
          <w:rFonts w:cstheme="minorHAnsi"/>
          <w:b/>
          <w:bCs/>
        </w:rPr>
        <w:fldChar w:fldCharType="begin"/>
      </w:r>
      <w:r w:rsidR="004566D0">
        <w:rPr>
          <w:rStyle w:val="EndnoteReference"/>
          <w:rFonts w:cstheme="minorHAnsi"/>
          <w:b/>
          <w:bCs/>
        </w:rPr>
        <w:instrText xml:space="preserve"> NOTEREF _Ref139112043 \h </w:instrText>
      </w:r>
      <w:r w:rsidR="004566D0">
        <w:rPr>
          <w:rFonts w:cstheme="minorHAnsi"/>
          <w:b/>
          <w:bCs/>
        </w:rPr>
      </w:r>
      <w:r w:rsidR="004566D0">
        <w:rPr>
          <w:rFonts w:cstheme="minorHAnsi"/>
          <w:b/>
          <w:bCs/>
        </w:rPr>
        <w:fldChar w:fldCharType="separate"/>
      </w:r>
      <w:r w:rsidR="004566D0">
        <w:rPr>
          <w:rStyle w:val="EndnoteReference"/>
          <w:rFonts w:cstheme="minorHAnsi"/>
          <w:b/>
          <w:bCs/>
        </w:rPr>
        <w:t>4</w:t>
      </w:r>
      <w:r w:rsidR="004566D0">
        <w:rPr>
          <w:rFonts w:cstheme="minorHAnsi"/>
          <w:b/>
          <w:bCs/>
        </w:rPr>
        <w:fldChar w:fldCharType="end"/>
      </w:r>
      <w:r>
        <w:t xml:space="preserve"> mA is a rate representing the number of electrons passing down a wire per second</w:t>
      </w:r>
      <w:r w:rsidR="00774D84">
        <w:t>, which is mAs</w:t>
      </w:r>
      <w:r>
        <w:t xml:space="preserve">. </w:t>
      </w:r>
      <w:r w:rsidR="00774D84">
        <w:rPr>
          <w:rFonts w:cstheme="minorHAnsi"/>
          <w:highlight w:val="green"/>
        </w:rPr>
        <w:t>Milliampere per second</w:t>
      </w:r>
      <w:r w:rsidR="00774D84" w:rsidRPr="00774D84">
        <w:rPr>
          <w:rFonts w:cstheme="minorHAnsi"/>
          <w:highlight w:val="green"/>
        </w:rPr>
        <w:t xml:space="preserve"> (</w:t>
      </w:r>
      <w:r w:rsidR="00774D84">
        <w:rPr>
          <w:rFonts w:cstheme="minorHAnsi"/>
          <w:highlight w:val="green"/>
        </w:rPr>
        <w:t>mAs</w:t>
      </w:r>
      <w:r w:rsidR="00774D84" w:rsidRPr="00774D84">
        <w:rPr>
          <w:rFonts w:cstheme="minorHAnsi"/>
          <w:highlight w:val="green"/>
        </w:rPr>
        <w:t>) controls the qua</w:t>
      </w:r>
      <w:r w:rsidR="00774D84">
        <w:rPr>
          <w:rFonts w:cstheme="minorHAnsi"/>
          <w:highlight w:val="green"/>
        </w:rPr>
        <w:t xml:space="preserve">ntity of photons in </w:t>
      </w:r>
      <w:r w:rsidR="00774D84" w:rsidRPr="00774D84">
        <w:rPr>
          <w:rFonts w:cstheme="minorHAnsi"/>
          <w:highlight w:val="green"/>
        </w:rPr>
        <w:t>the x-ray beam.</w:t>
      </w:r>
      <w:r w:rsidR="00774D84">
        <w:rPr>
          <w:rFonts w:cstheme="minorHAnsi"/>
        </w:rPr>
        <w:t xml:space="preserve"> </w:t>
      </w:r>
      <w:r>
        <w:t xml:space="preserve">Since mA represents the quantity of electrons, it is directly proportional to patient dose. When </w:t>
      </w:r>
      <w:r w:rsidRPr="00C55C92">
        <w:t xml:space="preserve">the </w:t>
      </w:r>
      <w:r>
        <w:t xml:space="preserve">kVp is </w:t>
      </w:r>
      <w:r w:rsidRPr="00C55C92">
        <w:t>increased</w:t>
      </w:r>
      <w:r>
        <w:t>,</w:t>
      </w:r>
      <w:r w:rsidRPr="00C55C92">
        <w:t xml:space="preserve"> an accompanying reduction in </w:t>
      </w:r>
      <w:r>
        <w:t xml:space="preserve">mAs </w:t>
      </w:r>
      <w:r w:rsidRPr="00C55C92">
        <w:t xml:space="preserve">should be </w:t>
      </w:r>
      <w:r>
        <w:t>used to provide</w:t>
      </w:r>
      <w:r w:rsidRPr="00C55C92">
        <w:t xml:space="preserve"> adequate contrast resolution, constant spatial resolution</w:t>
      </w:r>
      <w:r>
        <w:t>,</w:t>
      </w:r>
      <w:r w:rsidRPr="00C55C92">
        <w:t xml:space="preserve"> and a reduced patient radiation</w:t>
      </w:r>
      <w:r>
        <w:t xml:space="preserve"> dose</w:t>
      </w:r>
      <w:r w:rsidRPr="00C55C92">
        <w:t>.</w:t>
      </w:r>
      <w:commentRangeStart w:id="87"/>
      <w:r>
        <w:t xml:space="preserve"> </w:t>
      </w:r>
      <w:r w:rsidRPr="00C55C92">
        <w:t xml:space="preserve">The problem with </w:t>
      </w:r>
      <w:r>
        <w:t xml:space="preserve">a </w:t>
      </w:r>
      <w:r w:rsidRPr="00C55C92">
        <w:t>very low technique for digital imaging is a low signal</w:t>
      </w:r>
      <w:r>
        <w:t>-to-</w:t>
      </w:r>
      <w:r w:rsidRPr="00C55C92">
        <w:t xml:space="preserve">noise ratio </w:t>
      </w:r>
      <w:r>
        <w:t>(</w:t>
      </w:r>
      <w:r w:rsidRPr="00C55C92">
        <w:t>SNR</w:t>
      </w:r>
      <w:r>
        <w:t>)</w:t>
      </w:r>
      <w:r w:rsidRPr="00C55C92">
        <w:t>.</w:t>
      </w:r>
      <w:r>
        <w:t xml:space="preserve"> </w:t>
      </w:r>
      <w:r w:rsidRPr="00C55C92">
        <w:t>This particular type of noise gives the image a salt and pepper appearance</w:t>
      </w:r>
      <w:r>
        <w:t>,</w:t>
      </w:r>
      <w:r w:rsidRPr="00C55C92">
        <w:t xml:space="preserve"> termed quantum mo</w:t>
      </w:r>
      <w:r>
        <w:t>ttle</w:t>
      </w:r>
      <w:r w:rsidRPr="00C55C92">
        <w:t xml:space="preserve"> or quantum noise</w:t>
      </w:r>
      <w:r>
        <w:t>. N</w:t>
      </w:r>
      <w:r w:rsidRPr="00C55C92">
        <w:t>oise can</w:t>
      </w:r>
      <w:r>
        <w:t xml:space="preserve"> </w:t>
      </w:r>
      <w:r w:rsidRPr="00C55C92">
        <w:t>compromise the interpretation of soft tissue anatomy</w:t>
      </w:r>
      <w:del w:id="88" w:author="Kelli Haynes" w:date="2023-07-07T14:03:00Z">
        <w:r w:rsidRPr="00C55C92" w:rsidDel="005F4E55">
          <w:delText>.</w:delText>
        </w:r>
        <w:commentRangeEnd w:id="87"/>
        <w:r w:rsidR="005B2CAC" w:rsidDel="005F4E55">
          <w:rPr>
            <w:rStyle w:val="CommentReference"/>
          </w:rPr>
          <w:commentReference w:id="87"/>
        </w:r>
      </w:del>
      <w:ins w:id="89" w:author="Kelli Haynes" w:date="2023-07-07T14:03:00Z">
        <w:r w:rsidR="005F4E55">
          <w:t xml:space="preserve"> (</w:t>
        </w:r>
      </w:ins>
      <w:ins w:id="90" w:author="Kelli Haynes" w:date="2023-07-07T14:04:00Z">
        <w:r w:rsidR="005F4E55">
          <w:t>F</w:t>
        </w:r>
      </w:ins>
      <w:ins w:id="91" w:author="Kelli Haynes" w:date="2023-07-07T14:03:00Z">
        <w:r w:rsidR="005F4E55">
          <w:t>igure 1A and 1B).</w:t>
        </w:r>
      </w:ins>
    </w:p>
    <w:p w14:paraId="7F61E0E6" w14:textId="379DDB7B" w:rsidR="00E837B1" w:rsidRDefault="00E837B1" w:rsidP="002B0206">
      <w:pPr>
        <w:spacing w:after="0" w:line="360" w:lineRule="auto"/>
        <w:rPr>
          <w:ins w:id="92" w:author="Kelli Haynes" w:date="2023-07-07T14:06:00Z"/>
        </w:rPr>
      </w:pPr>
      <w:ins w:id="93" w:author="Kelli Haynes" w:date="2023-07-07T14:05:00Z">
        <w:r>
          <w:rPr>
            <w:noProof/>
          </w:rPr>
          <w:lastRenderedPageBreak/>
          <w:drawing>
            <wp:inline distT="0" distB="0" distL="0" distR="0" wp14:anchorId="2DA4B570" wp14:editId="121C202B">
              <wp:extent cx="2742410" cy="3505200"/>
              <wp:effectExtent l="0" t="0" r="1270" b="0"/>
              <wp:docPr id="1425163898" name="Picture 4" descr="X-ray of a human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63898" name="Picture 4" descr="X-ray of a human skeleton&#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b="3500"/>
                      <a:stretch/>
                    </pic:blipFill>
                    <pic:spPr bwMode="auto">
                      <a:xfrm>
                        <a:off x="0" y="0"/>
                        <a:ext cx="2753064" cy="3518817"/>
                      </a:xfrm>
                      <a:prstGeom prst="rect">
                        <a:avLst/>
                      </a:prstGeom>
                      <a:noFill/>
                      <a:ln>
                        <a:noFill/>
                      </a:ln>
                      <a:extLst>
                        <a:ext uri="{53640926-AAD7-44D8-BBD7-CCE9431645EC}">
                          <a14:shadowObscured xmlns:a14="http://schemas.microsoft.com/office/drawing/2010/main"/>
                        </a:ext>
                      </a:extLst>
                    </pic:spPr>
                  </pic:pic>
                </a:graphicData>
              </a:graphic>
            </wp:inline>
          </w:drawing>
        </w:r>
      </w:ins>
    </w:p>
    <w:p w14:paraId="6F331879" w14:textId="16AA49D3" w:rsidR="00E837B1" w:rsidRDefault="00E837B1" w:rsidP="002B0206">
      <w:pPr>
        <w:spacing w:after="0" w:line="360" w:lineRule="auto"/>
        <w:rPr>
          <w:ins w:id="94" w:author="Kelli Haynes" w:date="2023-07-07T13:58:00Z"/>
        </w:rPr>
      </w:pPr>
      <w:ins w:id="95" w:author="Kelli Haynes" w:date="2023-07-07T14:06:00Z">
        <w:r>
          <w:rPr>
            <w:noProof/>
          </w:rPr>
          <w:drawing>
            <wp:inline distT="0" distB="0" distL="0" distR="0" wp14:anchorId="14022DCB" wp14:editId="792C34FD">
              <wp:extent cx="2713809" cy="3381283"/>
              <wp:effectExtent l="0" t="0" r="0" b="0"/>
              <wp:docPr id="652136013" name="Picture 5" descr="X-ray of a human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36013" name="Picture 5" descr="X-ray of a human skeleton&#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b="3750"/>
                      <a:stretch/>
                    </pic:blipFill>
                    <pic:spPr bwMode="auto">
                      <a:xfrm>
                        <a:off x="0" y="0"/>
                        <a:ext cx="2728857" cy="3400032"/>
                      </a:xfrm>
                      <a:prstGeom prst="rect">
                        <a:avLst/>
                      </a:prstGeom>
                      <a:noFill/>
                      <a:ln>
                        <a:noFill/>
                      </a:ln>
                      <a:extLst>
                        <a:ext uri="{53640926-AAD7-44D8-BBD7-CCE9431645EC}">
                          <a14:shadowObscured xmlns:a14="http://schemas.microsoft.com/office/drawing/2010/main"/>
                        </a:ext>
                      </a:extLst>
                    </pic:spPr>
                  </pic:pic>
                </a:graphicData>
              </a:graphic>
            </wp:inline>
          </w:drawing>
        </w:r>
      </w:ins>
    </w:p>
    <w:p w14:paraId="16C95701" w14:textId="4FC41448" w:rsidR="005F4E55" w:rsidRDefault="005F4E55" w:rsidP="002B0206">
      <w:pPr>
        <w:spacing w:after="0" w:line="360" w:lineRule="auto"/>
      </w:pPr>
    </w:p>
    <w:p w14:paraId="425F95FC" w14:textId="71CC1DCA" w:rsidR="002116BD" w:rsidRPr="002116BD" w:rsidRDefault="005F4E55" w:rsidP="002B0206">
      <w:pPr>
        <w:pStyle w:val="Default"/>
        <w:spacing w:line="360" w:lineRule="auto"/>
        <w:rPr>
          <w:rFonts w:asciiTheme="minorHAnsi" w:hAnsiTheme="minorHAnsi" w:cstheme="minorHAnsi"/>
          <w:color w:val="auto"/>
          <w:sz w:val="22"/>
          <w:szCs w:val="22"/>
        </w:rPr>
      </w:pPr>
      <w:ins w:id="96" w:author="Kelli Haynes" w:date="2023-07-07T14:01:00Z">
        <w:r>
          <w:rPr>
            <w:rFonts w:asciiTheme="minorHAnsi" w:hAnsiTheme="minorHAnsi" w:cstheme="minorHAnsi"/>
            <w:color w:val="auto"/>
            <w:sz w:val="22"/>
            <w:szCs w:val="22"/>
          </w:rPr>
          <w:t xml:space="preserve">Figure 1A: Quantum Noise. (A) </w:t>
        </w:r>
      </w:ins>
      <w:ins w:id="97" w:author="Kelli Haynes" w:date="2023-07-07T14:06:00Z">
        <w:r w:rsidR="00E837B1">
          <w:rPr>
            <w:rFonts w:asciiTheme="minorHAnsi" w:hAnsiTheme="minorHAnsi" w:cstheme="minorHAnsi"/>
            <w:color w:val="auto"/>
            <w:sz w:val="22"/>
            <w:szCs w:val="22"/>
          </w:rPr>
          <w:t>Quality i</w:t>
        </w:r>
      </w:ins>
      <w:ins w:id="98" w:author="Kelli Haynes" w:date="2023-07-07T14:01:00Z">
        <w:r>
          <w:rPr>
            <w:rFonts w:asciiTheme="minorHAnsi" w:hAnsiTheme="minorHAnsi" w:cstheme="minorHAnsi"/>
            <w:color w:val="auto"/>
            <w:sz w:val="22"/>
            <w:szCs w:val="22"/>
          </w:rPr>
          <w:t xml:space="preserve">mage created using </w:t>
        </w:r>
      </w:ins>
      <w:ins w:id="99" w:author="Kelli Haynes" w:date="2023-07-07T14:07:00Z">
        <w:r w:rsidR="00E837B1">
          <w:rPr>
            <w:rFonts w:asciiTheme="minorHAnsi" w:hAnsiTheme="minorHAnsi" w:cstheme="minorHAnsi"/>
            <w:color w:val="auto"/>
            <w:sz w:val="22"/>
            <w:szCs w:val="22"/>
          </w:rPr>
          <w:t>sufficient mAs</w:t>
        </w:r>
      </w:ins>
      <w:ins w:id="100" w:author="Kelli Haynes" w:date="2023-07-07T14:02:00Z">
        <w:r>
          <w:rPr>
            <w:rFonts w:asciiTheme="minorHAnsi" w:hAnsiTheme="minorHAnsi" w:cstheme="minorHAnsi"/>
            <w:color w:val="auto"/>
            <w:sz w:val="22"/>
            <w:szCs w:val="22"/>
          </w:rPr>
          <w:t>. (B) Image</w:t>
        </w:r>
      </w:ins>
      <w:ins w:id="101" w:author="Kelli Haynes" w:date="2023-07-07T14:07:00Z">
        <w:r w:rsidR="00E837B1">
          <w:rPr>
            <w:rFonts w:asciiTheme="minorHAnsi" w:hAnsiTheme="minorHAnsi" w:cstheme="minorHAnsi"/>
            <w:color w:val="auto"/>
            <w:sz w:val="22"/>
            <w:szCs w:val="22"/>
          </w:rPr>
          <w:t xml:space="preserve"> created using insufficient mAs and results in increased quantum noise visible within the image</w:t>
        </w:r>
      </w:ins>
      <w:ins w:id="102" w:author="Kelli Haynes" w:date="2023-07-07T14:02:00Z">
        <w:r>
          <w:rPr>
            <w:rFonts w:asciiTheme="minorHAnsi" w:hAnsiTheme="minorHAnsi" w:cstheme="minorHAnsi"/>
            <w:color w:val="auto"/>
            <w:sz w:val="22"/>
            <w:szCs w:val="22"/>
          </w:rPr>
          <w:t>.</w:t>
        </w:r>
      </w:ins>
      <w:ins w:id="103" w:author="Kelli Haynes" w:date="2023-07-07T14:03:00Z">
        <w:r w:rsidRPr="005F4E55">
          <w:rPr>
            <w:rFonts w:asciiTheme="minorHAnsi" w:hAnsiTheme="minorHAnsi" w:cstheme="minorHAnsi"/>
            <w:color w:val="auto"/>
            <w:sz w:val="22"/>
            <w:szCs w:val="22"/>
            <w:vertAlign w:val="superscript"/>
            <w:rPrChange w:id="104" w:author="Kelli Haynes" w:date="2023-07-07T14:03:00Z">
              <w:rPr>
                <w:rFonts w:asciiTheme="minorHAnsi" w:hAnsiTheme="minorHAnsi" w:cstheme="minorHAnsi"/>
                <w:color w:val="auto"/>
                <w:sz w:val="22"/>
                <w:szCs w:val="22"/>
              </w:rPr>
            </w:rPrChange>
          </w:rPr>
          <w:t>2</w:t>
        </w:r>
      </w:ins>
      <w:ins w:id="105" w:author="Kelli Haynes" w:date="2023-07-07T14:02:00Z">
        <w:r w:rsidRPr="005F4E55">
          <w:rPr>
            <w:rFonts w:asciiTheme="minorHAnsi" w:hAnsiTheme="minorHAnsi" w:cstheme="minorHAnsi"/>
            <w:color w:val="auto"/>
            <w:sz w:val="22"/>
            <w:szCs w:val="22"/>
            <w:vertAlign w:val="superscript"/>
            <w:rPrChange w:id="106" w:author="Kelli Haynes" w:date="2023-07-07T14:03:00Z">
              <w:rPr>
                <w:rFonts w:asciiTheme="minorHAnsi" w:hAnsiTheme="minorHAnsi" w:cstheme="minorHAnsi"/>
                <w:color w:val="auto"/>
                <w:sz w:val="22"/>
                <w:szCs w:val="22"/>
              </w:rPr>
            </w:rPrChange>
          </w:rPr>
          <w:t xml:space="preserve"> </w:t>
        </w:r>
      </w:ins>
    </w:p>
    <w:p w14:paraId="3DB17796" w14:textId="36B2179D" w:rsidR="002563B9" w:rsidRPr="00450165" w:rsidRDefault="002563B9" w:rsidP="002B0206">
      <w:pPr>
        <w:pStyle w:val="Default"/>
        <w:spacing w:line="360" w:lineRule="auto"/>
        <w:rPr>
          <w:rFonts w:asciiTheme="minorHAnsi" w:hAnsiTheme="minorHAnsi" w:cstheme="minorHAnsi"/>
          <w:i/>
          <w:iCs/>
          <w:color w:val="auto"/>
          <w:sz w:val="22"/>
          <w:szCs w:val="22"/>
        </w:rPr>
      </w:pPr>
      <w:r w:rsidRPr="00450165">
        <w:rPr>
          <w:rFonts w:asciiTheme="minorHAnsi" w:hAnsiTheme="minorHAnsi" w:cstheme="minorHAnsi"/>
          <w:i/>
          <w:iCs/>
          <w:color w:val="auto"/>
          <w:sz w:val="22"/>
          <w:szCs w:val="22"/>
        </w:rPr>
        <w:t>automatic exposure control (AEC)</w:t>
      </w:r>
      <w:del w:id="107" w:author="Kelli Haynes" w:date="2023-07-07T14:03:00Z">
        <w:r w:rsidR="004566D0" w:rsidRPr="00450165" w:rsidDel="005F4E55">
          <w:rPr>
            <w:rFonts w:asciiTheme="minorHAnsi" w:hAnsiTheme="minorHAnsi" w:cstheme="minorHAnsi"/>
            <w:i/>
            <w:iCs/>
            <w:color w:val="auto"/>
            <w:sz w:val="22"/>
            <w:szCs w:val="22"/>
          </w:rPr>
          <w:delText xml:space="preserve"> </w:delText>
        </w:r>
      </w:del>
    </w:p>
    <w:p w14:paraId="67057586" w14:textId="7740CAC3" w:rsidR="00A35769" w:rsidRDefault="00C55C92" w:rsidP="002B0206">
      <w:pPr>
        <w:spacing w:after="0" w:line="360" w:lineRule="auto"/>
      </w:pPr>
      <w:r w:rsidRPr="00C55C92">
        <w:lastRenderedPageBreak/>
        <w:t xml:space="preserve">Automatic exposure control </w:t>
      </w:r>
      <w:r w:rsidR="00135A50">
        <w:t xml:space="preserve">(AEC) </w:t>
      </w:r>
      <w:r w:rsidRPr="00C55C92">
        <w:t xml:space="preserve">is also something to consider </w:t>
      </w:r>
      <w:r w:rsidR="00A35769">
        <w:t>with</w:t>
      </w:r>
      <w:r w:rsidRPr="00C55C92">
        <w:t xml:space="preserve"> technical factors.</w:t>
      </w:r>
      <w:r w:rsidR="004566D0" w:rsidRPr="004566D0">
        <w:rPr>
          <w:vertAlign w:val="superscript"/>
        </w:rPr>
        <w:fldChar w:fldCharType="begin"/>
      </w:r>
      <w:r w:rsidR="004566D0" w:rsidRPr="004566D0">
        <w:rPr>
          <w:vertAlign w:val="superscript"/>
        </w:rPr>
        <w:instrText xml:space="preserve"> NOTEREF _Ref138593765 \h </w:instrText>
      </w:r>
      <w:r w:rsidR="004566D0">
        <w:rPr>
          <w:vertAlign w:val="superscript"/>
        </w:rPr>
        <w:instrText xml:space="preserve"> \* MERGEFORMAT </w:instrText>
      </w:r>
      <w:r w:rsidR="004566D0" w:rsidRPr="004566D0">
        <w:rPr>
          <w:vertAlign w:val="superscript"/>
        </w:rPr>
      </w:r>
      <w:r w:rsidR="004566D0" w:rsidRPr="004566D0">
        <w:rPr>
          <w:vertAlign w:val="superscript"/>
        </w:rPr>
        <w:fldChar w:fldCharType="separate"/>
      </w:r>
      <w:r w:rsidR="004566D0" w:rsidRPr="004566D0">
        <w:rPr>
          <w:vertAlign w:val="superscript"/>
        </w:rPr>
        <w:t>2</w:t>
      </w:r>
      <w:r w:rsidR="004566D0" w:rsidRPr="004566D0">
        <w:rPr>
          <w:vertAlign w:val="superscript"/>
        </w:rPr>
        <w:fldChar w:fldCharType="end"/>
      </w:r>
      <w:r w:rsidR="00135A50" w:rsidRPr="004566D0">
        <w:rPr>
          <w:vertAlign w:val="superscript"/>
        </w:rPr>
        <w:t xml:space="preserve"> </w:t>
      </w:r>
      <w:r w:rsidRPr="00C55C92">
        <w:t xml:space="preserve">The AEC requires a </w:t>
      </w:r>
      <w:r w:rsidR="00A35769">
        <w:t>thorough</w:t>
      </w:r>
      <w:r w:rsidRPr="00C55C92">
        <w:t xml:space="preserve"> understanding on the part of the </w:t>
      </w:r>
      <w:r w:rsidR="00A35769">
        <w:t>r</w:t>
      </w:r>
      <w:r w:rsidRPr="00C55C92">
        <w:t>adiologic technologist</w:t>
      </w:r>
      <w:r w:rsidR="00135A50">
        <w:t xml:space="preserve">. </w:t>
      </w:r>
      <w:r w:rsidR="00135A50" w:rsidRPr="0085044C">
        <w:rPr>
          <w:highlight w:val="yellow"/>
        </w:rPr>
        <w:t>T</w:t>
      </w:r>
      <w:r w:rsidRPr="0085044C">
        <w:rPr>
          <w:highlight w:val="yellow"/>
        </w:rPr>
        <w:t>he AEC is a device that measures the quantity of radiation that reaches the image receptor.</w:t>
      </w:r>
      <w:r w:rsidR="00135A50">
        <w:t xml:space="preserve"> </w:t>
      </w:r>
      <w:commentRangeStart w:id="108"/>
      <w:r w:rsidR="00A35769">
        <w:t>The AEC</w:t>
      </w:r>
      <w:r w:rsidRPr="00C55C92">
        <w:t xml:space="preserve"> automatically terminates the exposure when the image receptor</w:t>
      </w:r>
      <w:r w:rsidR="00135A50">
        <w:t xml:space="preserve"> h</w:t>
      </w:r>
      <w:r w:rsidRPr="00C55C92">
        <w:t>as received the required radiation intensity.</w:t>
      </w:r>
      <w:r w:rsidR="00135A50">
        <w:t xml:space="preserve"> </w:t>
      </w:r>
      <w:r w:rsidRPr="00C55C92">
        <w:t>The type of A</w:t>
      </w:r>
      <w:r w:rsidR="00135A50">
        <w:t>EC</w:t>
      </w:r>
      <w:r w:rsidRPr="00C55C92">
        <w:t xml:space="preserve"> that</w:t>
      </w:r>
      <w:r w:rsidR="00A35769">
        <w:t xml:space="preserve"> most manufacturers use</w:t>
      </w:r>
      <w:r w:rsidRPr="00C55C92">
        <w:t xml:space="preserve"> incorporates a flat parallel plate ionization chamber positioned between the patient and the image receptor.</w:t>
      </w:r>
      <w:r w:rsidR="00135A50">
        <w:t xml:space="preserve"> T</w:t>
      </w:r>
      <w:r w:rsidRPr="00C55C92">
        <w:t xml:space="preserve">his </w:t>
      </w:r>
      <w:r w:rsidR="00135A50">
        <w:t>c</w:t>
      </w:r>
      <w:r w:rsidRPr="00C55C92">
        <w:t xml:space="preserve">hamber is made radiolucent </w:t>
      </w:r>
      <w:r w:rsidR="00A35769">
        <w:t>to</w:t>
      </w:r>
      <w:r w:rsidRPr="00C55C92">
        <w:t xml:space="preserve"> not interfere with the radiographic</w:t>
      </w:r>
      <w:r w:rsidR="00135A50">
        <w:t xml:space="preserve"> i</w:t>
      </w:r>
      <w:r w:rsidRPr="00C55C92">
        <w:t>mage</w:t>
      </w:r>
      <w:r w:rsidR="00135A50">
        <w:t>.</w:t>
      </w:r>
      <w:r w:rsidRPr="00C55C92">
        <w:t xml:space="preserve"> </w:t>
      </w:r>
      <w:r w:rsidR="00135A50">
        <w:t>I</w:t>
      </w:r>
      <w:r w:rsidRPr="00C55C92">
        <w:t xml:space="preserve">onization within the chamber creates a charge when the appropriate </w:t>
      </w:r>
      <w:r w:rsidR="00A35769">
        <w:t xml:space="preserve">amount has been reached; the </w:t>
      </w:r>
      <w:r w:rsidRPr="00C55C92">
        <w:t>exposure is terminated.</w:t>
      </w:r>
      <w:r w:rsidR="00135A50">
        <w:t xml:space="preserve"> </w:t>
      </w:r>
      <w:r w:rsidR="00A35769">
        <w:t xml:space="preserve">When </w:t>
      </w:r>
      <w:r w:rsidRPr="00C55C92">
        <w:t xml:space="preserve">the </w:t>
      </w:r>
      <w:r w:rsidR="00A35769">
        <w:t>RT</w:t>
      </w:r>
      <w:r w:rsidRPr="00C55C92">
        <w:t xml:space="preserve"> selects the type of examination, then </w:t>
      </w:r>
      <w:r w:rsidR="00A35769">
        <w:t xml:space="preserve">AEC </w:t>
      </w:r>
      <w:r w:rsidRPr="00C55C92">
        <w:t xml:space="preserve">sets the </w:t>
      </w:r>
      <w:r w:rsidR="00A35769">
        <w:t>suitabl</w:t>
      </w:r>
      <w:r w:rsidRPr="00C55C92">
        <w:t xml:space="preserve">e </w:t>
      </w:r>
      <w:r w:rsidR="00135A50">
        <w:t>m</w:t>
      </w:r>
      <w:r w:rsidRPr="00C55C92">
        <w:t xml:space="preserve">A and </w:t>
      </w:r>
      <w:r w:rsidR="00826FBA">
        <w:t>kVp</w:t>
      </w:r>
      <w:r w:rsidR="00135A50">
        <w:t>. A</w:t>
      </w:r>
      <w:r w:rsidRPr="00C55C92">
        <w:t>t the same time</w:t>
      </w:r>
      <w:r w:rsidR="00A35769">
        <w:t>,</w:t>
      </w:r>
      <w:r w:rsidRPr="00C55C92">
        <w:t xml:space="preserve"> the exposure time is set to the backup time.</w:t>
      </w:r>
      <w:r w:rsidR="00135A50">
        <w:t xml:space="preserve"> </w:t>
      </w:r>
      <w:r w:rsidRPr="00C55C92">
        <w:t xml:space="preserve">When the electric charge from the ionization chamber reaches </w:t>
      </w:r>
      <w:r w:rsidR="00135A50">
        <w:t>a</w:t>
      </w:r>
      <w:r w:rsidRPr="00C55C92">
        <w:t xml:space="preserve"> preset level, a signal is returned to the operating console</w:t>
      </w:r>
      <w:r w:rsidR="00A35769">
        <w:t>,</w:t>
      </w:r>
      <w:r w:rsidR="00135A50">
        <w:t xml:space="preserve"> w</w:t>
      </w:r>
      <w:r w:rsidRPr="00C55C92">
        <w:t>here the exposure is terminated</w:t>
      </w:r>
      <w:r w:rsidR="00135A50">
        <w:t xml:space="preserve">. </w:t>
      </w:r>
      <w:r w:rsidRPr="00C55C92">
        <w:t>When images are taken in the AEC mode, the electronic timer should be set to 1 1/2 times the expected exposure time as a backup timer i</w:t>
      </w:r>
      <w:r w:rsidR="00A35769">
        <w:t>f</w:t>
      </w:r>
      <w:r w:rsidRPr="00C55C92">
        <w:t xml:space="preserve"> the AEC fails to terminate</w:t>
      </w:r>
      <w:r w:rsidR="00A35769">
        <w:t xml:space="preserve"> the exposure</w:t>
      </w:r>
      <w:r w:rsidRPr="00C55C92">
        <w:t>.</w:t>
      </w:r>
      <w:r w:rsidR="00135A50">
        <w:t xml:space="preserve"> </w:t>
      </w:r>
      <w:r w:rsidRPr="00C55C92">
        <w:t xml:space="preserve">This precaution should be followed </w:t>
      </w:r>
      <w:r w:rsidR="00A35769">
        <w:t>to protect</w:t>
      </w:r>
      <w:r w:rsidRPr="00C55C92">
        <w:t xml:space="preserve"> the patient and the </w:t>
      </w:r>
      <w:r w:rsidR="00E60198">
        <w:t>x-ray</w:t>
      </w:r>
      <w:r w:rsidRPr="00C55C92">
        <w:t xml:space="preserve"> tube</w:t>
      </w:r>
      <w:del w:id="109" w:author="Kelli Haynes" w:date="2023-07-07T14:09:00Z">
        <w:r w:rsidR="00A35769" w:rsidDel="005D224B">
          <w:delText>.</w:delText>
        </w:r>
        <w:commentRangeEnd w:id="108"/>
        <w:r w:rsidR="003D491C" w:rsidDel="005D224B">
          <w:rPr>
            <w:rStyle w:val="CommentReference"/>
          </w:rPr>
          <w:commentReference w:id="108"/>
        </w:r>
      </w:del>
      <w:ins w:id="110" w:author="Kelli Haynes" w:date="2023-07-07T14:09:00Z">
        <w:r w:rsidR="005D224B">
          <w:t xml:space="preserve"> (Figure 2)</w:t>
        </w:r>
      </w:ins>
    </w:p>
    <w:p w14:paraId="36A8A8C2" w14:textId="116A69DF" w:rsidR="005D224B" w:rsidRDefault="005D224B" w:rsidP="002B0206">
      <w:pPr>
        <w:spacing w:after="0" w:line="360" w:lineRule="auto"/>
        <w:rPr>
          <w:ins w:id="111" w:author="Kelli Haynes" w:date="2023-07-07T14:09:00Z"/>
        </w:rPr>
      </w:pPr>
      <w:ins w:id="112" w:author="Kelli Haynes" w:date="2023-07-07T14:11:00Z">
        <w:r>
          <w:rPr>
            <w:noProof/>
          </w:rPr>
          <w:drawing>
            <wp:inline distT="0" distB="0" distL="0" distR="0" wp14:anchorId="7BAD8A77" wp14:editId="1010F754">
              <wp:extent cx="3600450" cy="3196553"/>
              <wp:effectExtent l="0" t="0" r="0" b="4445"/>
              <wp:docPr id="777439244" name="Picture 777439244" descr="A diagram of a person ly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41798" name="Picture 7" descr="A diagram of a person lying on a bed&#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b="2886"/>
                      <a:stretch/>
                    </pic:blipFill>
                    <pic:spPr bwMode="auto">
                      <a:xfrm>
                        <a:off x="0" y="0"/>
                        <a:ext cx="3603494" cy="3199256"/>
                      </a:xfrm>
                      <a:prstGeom prst="rect">
                        <a:avLst/>
                      </a:prstGeom>
                      <a:noFill/>
                      <a:ln>
                        <a:noFill/>
                      </a:ln>
                      <a:extLst>
                        <a:ext uri="{53640926-AAD7-44D8-BBD7-CCE9431645EC}">
                          <a14:shadowObscured xmlns:a14="http://schemas.microsoft.com/office/drawing/2010/main"/>
                        </a:ext>
                      </a:extLst>
                    </pic:spPr>
                  </pic:pic>
                </a:graphicData>
              </a:graphic>
            </wp:inline>
          </w:drawing>
        </w:r>
      </w:ins>
    </w:p>
    <w:p w14:paraId="43EB3609" w14:textId="3CE30475" w:rsidR="005D224B" w:rsidRDefault="005D224B" w:rsidP="002B0206">
      <w:pPr>
        <w:spacing w:after="0" w:line="360" w:lineRule="auto"/>
        <w:rPr>
          <w:ins w:id="113" w:author="Kelli Haynes" w:date="2023-07-07T14:11:00Z"/>
        </w:rPr>
      </w:pPr>
      <w:ins w:id="114" w:author="Kelli Haynes" w:date="2023-07-07T14:09:00Z">
        <w:r>
          <w:t xml:space="preserve">Figure </w:t>
        </w:r>
      </w:ins>
      <w:ins w:id="115" w:author="Kelli Haynes" w:date="2023-07-07T14:11:00Z">
        <w:r>
          <w:t>2</w:t>
        </w:r>
      </w:ins>
      <w:ins w:id="116" w:author="Kelli Haynes" w:date="2023-07-07T14:09:00Z">
        <w:r>
          <w:t>:</w:t>
        </w:r>
      </w:ins>
      <w:ins w:id="117" w:author="Kelli Haynes" w:date="2023-07-07T14:11:00Z">
        <w:r>
          <w:t xml:space="preserve"> The ionization chamber automatic exposure control system has the detectors located directl</w:t>
        </w:r>
      </w:ins>
      <w:ins w:id="118" w:author="Kelli Haynes" w:date="2023-07-07T14:12:00Z">
        <w:r>
          <w:t xml:space="preserve">y in from of the image receptor. This is an entrance-type device because the x-ray exposure is measured before entering the image receptor. </w:t>
        </w:r>
      </w:ins>
      <w:ins w:id="119" w:author="Kelli Haynes" w:date="2023-07-07T14:09:00Z">
        <w:r>
          <w:t xml:space="preserve"> </w:t>
        </w:r>
      </w:ins>
    </w:p>
    <w:p w14:paraId="5710DE58" w14:textId="77777777" w:rsidR="005D224B" w:rsidRDefault="005D224B" w:rsidP="002B0206">
      <w:pPr>
        <w:spacing w:after="0" w:line="360" w:lineRule="auto"/>
      </w:pPr>
    </w:p>
    <w:p w14:paraId="15C02D09" w14:textId="6C4F5F9A" w:rsidR="00CB0F2D" w:rsidRDefault="00135A50" w:rsidP="002B0206">
      <w:pPr>
        <w:spacing w:after="0" w:line="360" w:lineRule="auto"/>
        <w:rPr>
          <w:ins w:id="120" w:author="Kelli Haynes" w:date="2023-07-07T13:50:00Z"/>
        </w:rPr>
      </w:pPr>
      <w:del w:id="121" w:author="Jessica Marshall" w:date="2023-07-07T10:43:00Z">
        <w:r w:rsidDel="001061D0">
          <w:delText xml:space="preserve"> </w:delText>
        </w:r>
      </w:del>
      <w:r w:rsidR="00C55C92" w:rsidRPr="00C55C92">
        <w:t xml:space="preserve">If </w:t>
      </w:r>
      <w:r w:rsidR="00A35769">
        <w:t xml:space="preserve">lead </w:t>
      </w:r>
      <w:r w:rsidR="00C55C92" w:rsidRPr="00C55C92">
        <w:t xml:space="preserve">shielding is </w:t>
      </w:r>
      <w:r w:rsidR="00A35769">
        <w:t>used during the exam, ensure</w:t>
      </w:r>
      <w:r w:rsidR="00C55C92" w:rsidRPr="00C55C92">
        <w:t xml:space="preserve"> the </w:t>
      </w:r>
      <w:r w:rsidR="00E60198">
        <w:t>x-ray</w:t>
      </w:r>
      <w:r w:rsidR="00C55C92" w:rsidRPr="00C55C92">
        <w:t xml:space="preserve"> beam is </w:t>
      </w:r>
      <w:r w:rsidR="00A35769">
        <w:t>collimated correctly</w:t>
      </w:r>
      <w:r w:rsidR="00C55C92" w:rsidRPr="00C55C92">
        <w:t>.</w:t>
      </w:r>
      <w:r>
        <w:t xml:space="preserve"> </w:t>
      </w:r>
      <w:r w:rsidR="00C55C92" w:rsidRPr="00C55C92">
        <w:t xml:space="preserve">No portion of the shield should be within the field of view. </w:t>
      </w:r>
      <w:commentRangeStart w:id="122"/>
      <w:commentRangeStart w:id="123"/>
      <w:r w:rsidR="00C55C92" w:rsidRPr="00C55C92">
        <w:t>The AEC</w:t>
      </w:r>
      <w:r w:rsidR="00A35769">
        <w:t xml:space="preserve"> is an x-ray termination device</w:t>
      </w:r>
      <w:r w:rsidR="00C55C92" w:rsidRPr="00C55C92">
        <w:t xml:space="preserve"> designed to produce </w:t>
      </w:r>
      <w:r w:rsidR="00C55C92" w:rsidRPr="00C55C92">
        <w:lastRenderedPageBreak/>
        <w:t>an acceptable diagnostic image while limiting the total amount of radiation</w:t>
      </w:r>
      <w:r>
        <w:t xml:space="preserve"> exposure t</w:t>
      </w:r>
      <w:r w:rsidR="00C55C92" w:rsidRPr="00C55C92">
        <w:t>o the patient</w:t>
      </w:r>
      <w:r>
        <w:t xml:space="preserve">. </w:t>
      </w:r>
      <w:r w:rsidR="00C55C92" w:rsidRPr="00C55C92">
        <w:t>The standard type of AEC system utilizes ionization chambers</w:t>
      </w:r>
      <w:r>
        <w:t>.</w:t>
      </w:r>
      <w:r w:rsidR="00C55C92" w:rsidRPr="00C55C92">
        <w:t xml:space="preserve"> </w:t>
      </w:r>
      <w:r w:rsidR="00A35769">
        <w:t xml:space="preserve">Most </w:t>
      </w:r>
      <w:r w:rsidR="00C55C92" w:rsidRPr="00C55C92">
        <w:t>systems have a set of three radiation measuring detectors arranged in some particular manner to monitor the intensity distribution of radiation</w:t>
      </w:r>
      <w:r>
        <w:t xml:space="preserve"> o</w:t>
      </w:r>
      <w:r w:rsidR="00C55C92" w:rsidRPr="00C55C92">
        <w:t>ver the field of view</w:t>
      </w:r>
      <w:del w:id="124" w:author="Kelli Haynes" w:date="2023-07-07T13:52:00Z">
        <w:r w:rsidR="00C55C92" w:rsidRPr="00C55C92" w:rsidDel="00CB0F2D">
          <w:delText>.</w:delText>
        </w:r>
        <w:commentRangeEnd w:id="122"/>
        <w:r w:rsidR="00277252" w:rsidDel="00CB0F2D">
          <w:rPr>
            <w:rStyle w:val="CommentReference"/>
          </w:rPr>
          <w:commentReference w:id="122"/>
        </w:r>
      </w:del>
      <w:commentRangeEnd w:id="123"/>
      <w:r w:rsidR="00CB0F2D">
        <w:rPr>
          <w:rStyle w:val="CommentReference"/>
        </w:rPr>
        <w:commentReference w:id="123"/>
      </w:r>
      <w:ins w:id="125" w:author="Kelli Haynes" w:date="2023-07-07T13:52:00Z">
        <w:r w:rsidR="00CB0F2D">
          <w:t xml:space="preserve"> (Figure </w:t>
        </w:r>
      </w:ins>
      <w:ins w:id="126" w:author="Kelli Haynes" w:date="2023-07-07T14:09:00Z">
        <w:r w:rsidR="005D224B">
          <w:t>3</w:t>
        </w:r>
      </w:ins>
      <w:ins w:id="127" w:author="Kelli Haynes" w:date="2023-07-07T13:52:00Z">
        <w:r w:rsidR="00CB0F2D">
          <w:t>).</w:t>
        </w:r>
      </w:ins>
    </w:p>
    <w:p w14:paraId="4D5E7FD2" w14:textId="77777777" w:rsidR="00CB0F2D" w:rsidRDefault="00CB0F2D" w:rsidP="002B0206">
      <w:pPr>
        <w:spacing w:after="0" w:line="360" w:lineRule="auto"/>
        <w:rPr>
          <w:ins w:id="128" w:author="Kelli Haynes" w:date="2023-07-07T13:50:00Z"/>
        </w:rPr>
      </w:pPr>
    </w:p>
    <w:p w14:paraId="789015BB" w14:textId="3B183254" w:rsidR="00CB0F2D" w:rsidRPr="004566D0" w:rsidRDefault="00CB0F2D" w:rsidP="002B0206">
      <w:pPr>
        <w:spacing w:after="0" w:line="360" w:lineRule="auto"/>
      </w:pPr>
      <w:ins w:id="129" w:author="Kelli Haynes" w:date="2023-07-07T13:49:00Z">
        <w:r>
          <w:rPr>
            <w:noProof/>
          </w:rPr>
          <w:drawing>
            <wp:inline distT="0" distB="0" distL="0" distR="0" wp14:anchorId="688AFD08" wp14:editId="45610AF3">
              <wp:extent cx="4158867" cy="2724058"/>
              <wp:effectExtent l="0" t="0" r="0" b="635"/>
              <wp:docPr id="1300960953" name="Picture 1" descr="A whiteboard with a squar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0953" name="Picture 1" descr="A whiteboard with a square design&#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b="50875"/>
                      <a:stretch/>
                    </pic:blipFill>
                    <pic:spPr bwMode="auto">
                      <a:xfrm>
                        <a:off x="0" y="0"/>
                        <a:ext cx="4160961" cy="2725429"/>
                      </a:xfrm>
                      <a:prstGeom prst="rect">
                        <a:avLst/>
                      </a:prstGeom>
                      <a:noFill/>
                      <a:ln>
                        <a:noFill/>
                      </a:ln>
                      <a:extLst>
                        <a:ext uri="{53640926-AAD7-44D8-BBD7-CCE9431645EC}">
                          <a14:shadowObscured xmlns:a14="http://schemas.microsoft.com/office/drawing/2010/main"/>
                        </a:ext>
                      </a:extLst>
                    </pic:spPr>
                  </pic:pic>
                </a:graphicData>
              </a:graphic>
            </wp:inline>
          </w:drawing>
        </w:r>
      </w:ins>
    </w:p>
    <w:p w14:paraId="26288C27" w14:textId="77777777" w:rsidR="00752003" w:rsidRPr="00790192" w:rsidRDefault="00752003" w:rsidP="00752003">
      <w:pPr>
        <w:spacing w:after="0" w:line="360" w:lineRule="auto"/>
        <w:rPr>
          <w:ins w:id="130" w:author="Kelli Haynes" w:date="2023-07-07T14:13:00Z"/>
          <w:vertAlign w:val="superscript"/>
        </w:rPr>
      </w:pPr>
      <w:ins w:id="131" w:author="Kelli Haynes" w:date="2023-07-07T14:13:00Z">
        <w:r>
          <w:t>Figure 3: Vertical chest bucky shows the position of automatic exposure control sensors represented as three rectangles.</w:t>
        </w:r>
        <w:r w:rsidRPr="00790192">
          <w:rPr>
            <w:vertAlign w:val="superscript"/>
          </w:rPr>
          <w:fldChar w:fldCharType="begin"/>
        </w:r>
        <w:r w:rsidRPr="00790192">
          <w:rPr>
            <w:vertAlign w:val="superscript"/>
          </w:rPr>
          <w:instrText xml:space="preserve"> NOTEREF _Ref138588746 \h </w:instrText>
        </w:r>
        <w:r w:rsidRPr="00790192">
          <w:rPr>
            <w:vertAlign w:val="superscript"/>
          </w:rPr>
        </w:r>
        <w:r>
          <w:rPr>
            <w:vertAlign w:val="superscript"/>
          </w:rPr>
          <w:instrText xml:space="preserve"> \* MERGEFORMAT </w:instrText>
        </w:r>
        <w:r w:rsidRPr="00790192">
          <w:rPr>
            <w:vertAlign w:val="superscript"/>
          </w:rPr>
          <w:fldChar w:fldCharType="separate"/>
        </w:r>
        <w:r w:rsidRPr="00790192">
          <w:rPr>
            <w:vertAlign w:val="superscript"/>
          </w:rPr>
          <w:t>3</w:t>
        </w:r>
        <w:r w:rsidRPr="00790192">
          <w:rPr>
            <w:vertAlign w:val="superscript"/>
          </w:rPr>
          <w:fldChar w:fldCharType="end"/>
        </w:r>
      </w:ins>
    </w:p>
    <w:p w14:paraId="2E4F064B" w14:textId="77777777" w:rsidR="00A35769" w:rsidRPr="002116BD" w:rsidRDefault="00A35769" w:rsidP="002B0206">
      <w:pPr>
        <w:pStyle w:val="Default"/>
        <w:spacing w:line="360" w:lineRule="auto"/>
        <w:rPr>
          <w:rFonts w:asciiTheme="minorHAnsi" w:hAnsiTheme="minorHAnsi" w:cstheme="minorHAnsi"/>
          <w:color w:val="auto"/>
          <w:sz w:val="22"/>
          <w:szCs w:val="22"/>
        </w:rPr>
      </w:pPr>
    </w:p>
    <w:p w14:paraId="0BA3AEBA" w14:textId="3EC1FFF2" w:rsidR="00135A50" w:rsidRDefault="00A06201">
      <w:pPr>
        <w:pStyle w:val="Heading2"/>
        <w:pPrChange w:id="132" w:author="Jessica Marshall" w:date="2023-07-07T10:44:00Z">
          <w:pPr>
            <w:pStyle w:val="Default"/>
            <w:spacing w:line="360" w:lineRule="auto"/>
          </w:pPr>
        </w:pPrChange>
      </w:pPr>
      <w:r>
        <w:t>B</w:t>
      </w:r>
      <w:r w:rsidR="002563B9" w:rsidRPr="009E7897">
        <w:t>eam restriction</w:t>
      </w:r>
    </w:p>
    <w:p w14:paraId="055C1AF3" w14:textId="59B0268C" w:rsidR="002116BD" w:rsidRDefault="00A35769" w:rsidP="002B0206">
      <w:pPr>
        <w:pStyle w:val="Default"/>
        <w:spacing w:line="360" w:lineRule="auto"/>
        <w:rPr>
          <w:rFonts w:asciiTheme="minorHAnsi" w:hAnsiTheme="minorHAnsi" w:cstheme="minorHAnsi"/>
          <w:color w:val="auto"/>
          <w:sz w:val="22"/>
          <w:szCs w:val="22"/>
        </w:rPr>
      </w:pPr>
      <w:r>
        <w:rPr>
          <w:rFonts w:asciiTheme="minorHAnsi" w:hAnsiTheme="minorHAnsi" w:cstheme="minorHAnsi"/>
          <w:color w:val="auto"/>
          <w:sz w:val="22"/>
          <w:szCs w:val="22"/>
        </w:rPr>
        <w:t>Beam restriction manipulates the field of view to a size smaller than the image receptor.</w:t>
      </w:r>
      <w:r w:rsidR="004566D0" w:rsidRPr="004566D0">
        <w:rPr>
          <w:rFonts w:asciiTheme="minorHAnsi" w:hAnsiTheme="minorHAnsi" w:cstheme="minorHAnsi"/>
          <w:color w:val="auto"/>
          <w:sz w:val="22"/>
          <w:szCs w:val="22"/>
          <w:vertAlign w:val="superscript"/>
        </w:rPr>
        <w:fldChar w:fldCharType="begin"/>
      </w:r>
      <w:r w:rsidR="004566D0" w:rsidRPr="004566D0">
        <w:rPr>
          <w:rFonts w:asciiTheme="minorHAnsi" w:hAnsiTheme="minorHAnsi" w:cstheme="minorHAnsi"/>
          <w:color w:val="auto"/>
          <w:sz w:val="22"/>
          <w:szCs w:val="22"/>
          <w:vertAlign w:val="superscript"/>
        </w:rPr>
        <w:instrText xml:space="preserve"> NOTEREF _Ref139112043 \h </w:instrText>
      </w:r>
      <w:r w:rsidR="004566D0">
        <w:rPr>
          <w:rFonts w:asciiTheme="minorHAnsi" w:hAnsiTheme="minorHAnsi" w:cstheme="minorHAnsi"/>
          <w:color w:val="auto"/>
          <w:sz w:val="22"/>
          <w:szCs w:val="22"/>
          <w:vertAlign w:val="superscript"/>
        </w:rPr>
        <w:instrText xml:space="preserve"> \* MERGEFORMAT </w:instrText>
      </w:r>
      <w:r w:rsidR="004566D0" w:rsidRPr="004566D0">
        <w:rPr>
          <w:rFonts w:asciiTheme="minorHAnsi" w:hAnsiTheme="minorHAnsi" w:cstheme="minorHAnsi"/>
          <w:color w:val="auto"/>
          <w:sz w:val="22"/>
          <w:szCs w:val="22"/>
          <w:vertAlign w:val="superscript"/>
        </w:rPr>
      </w:r>
      <w:r w:rsidR="004566D0" w:rsidRPr="004566D0">
        <w:rPr>
          <w:rFonts w:asciiTheme="minorHAnsi" w:hAnsiTheme="minorHAnsi" w:cstheme="minorHAnsi"/>
          <w:color w:val="auto"/>
          <w:sz w:val="22"/>
          <w:szCs w:val="22"/>
          <w:vertAlign w:val="superscript"/>
        </w:rPr>
        <w:fldChar w:fldCharType="separate"/>
      </w:r>
      <w:r w:rsidR="004566D0" w:rsidRPr="004566D0">
        <w:rPr>
          <w:rFonts w:asciiTheme="minorHAnsi" w:hAnsiTheme="minorHAnsi" w:cstheme="minorHAnsi"/>
          <w:color w:val="auto"/>
          <w:sz w:val="22"/>
          <w:szCs w:val="22"/>
          <w:vertAlign w:val="superscript"/>
        </w:rPr>
        <w:t>4</w:t>
      </w:r>
      <w:r w:rsidR="004566D0" w:rsidRPr="004566D0">
        <w:rPr>
          <w:rFonts w:asciiTheme="minorHAnsi" w:hAnsiTheme="minorHAnsi" w:cstheme="minorHAnsi"/>
          <w:color w:val="auto"/>
          <w:sz w:val="22"/>
          <w:szCs w:val="22"/>
          <w:vertAlign w:val="superscript"/>
        </w:rPr>
        <w:fldChar w:fldCharType="end"/>
      </w:r>
      <w:r w:rsidRPr="004566D0">
        <w:rPr>
          <w:rFonts w:asciiTheme="minorHAnsi" w:hAnsiTheme="minorHAnsi" w:cstheme="minorHAnsi"/>
          <w:color w:val="auto"/>
          <w:sz w:val="22"/>
          <w:szCs w:val="22"/>
          <w:vertAlign w:val="superscript"/>
        </w:rPr>
        <w:t xml:space="preserve"> </w:t>
      </w:r>
    </w:p>
    <w:p w14:paraId="3443E833" w14:textId="77777777" w:rsidR="00A35769" w:rsidRPr="002116BD" w:rsidRDefault="00A35769" w:rsidP="002B0206">
      <w:pPr>
        <w:pStyle w:val="Default"/>
        <w:spacing w:line="360" w:lineRule="auto"/>
        <w:rPr>
          <w:rFonts w:asciiTheme="minorHAnsi" w:hAnsiTheme="minorHAnsi" w:cstheme="minorHAnsi"/>
          <w:color w:val="auto"/>
          <w:sz w:val="22"/>
          <w:szCs w:val="22"/>
        </w:rPr>
      </w:pPr>
    </w:p>
    <w:p w14:paraId="72F1C90D" w14:textId="2B5345FB" w:rsidR="002563B9" w:rsidRPr="00450165" w:rsidRDefault="00A06201">
      <w:pPr>
        <w:pStyle w:val="Heading3"/>
        <w:pPrChange w:id="133" w:author="Jessica Marshall" w:date="2023-07-07T10:44:00Z">
          <w:pPr>
            <w:pStyle w:val="Default"/>
            <w:spacing w:line="360" w:lineRule="auto"/>
          </w:pPr>
        </w:pPrChange>
      </w:pPr>
      <w:r w:rsidRPr="00450165">
        <w:t>P</w:t>
      </w:r>
      <w:r w:rsidR="002563B9" w:rsidRPr="00450165">
        <w:t>urpose of primary beam restriction</w:t>
      </w:r>
    </w:p>
    <w:p w14:paraId="4AE136E9" w14:textId="7CD7B464" w:rsidR="00135A50" w:rsidRDefault="00135A50" w:rsidP="002B0206">
      <w:pPr>
        <w:pStyle w:val="Default"/>
        <w:spacing w:line="360" w:lineRule="auto"/>
        <w:rPr>
          <w:rFonts w:asciiTheme="minorHAnsi" w:hAnsiTheme="minorHAnsi" w:cstheme="minorHAnsi"/>
          <w:b/>
          <w:bCs/>
          <w:color w:val="auto"/>
          <w:sz w:val="22"/>
          <w:szCs w:val="22"/>
        </w:rPr>
      </w:pPr>
      <w:r w:rsidRPr="0085044C">
        <w:rPr>
          <w:rFonts w:asciiTheme="minorHAnsi" w:hAnsiTheme="minorHAnsi" w:cstheme="minorHAnsi"/>
          <w:sz w:val="22"/>
          <w:szCs w:val="22"/>
          <w:highlight w:val="yellow"/>
        </w:rPr>
        <w:t xml:space="preserve">The purpose of beam restriction is to confine the useful beam before it enters the area of clinical interest, thereby limiting the quantity of body tissue irradiated and </w:t>
      </w:r>
      <w:r w:rsidR="00A35769" w:rsidRPr="0085044C">
        <w:rPr>
          <w:rFonts w:asciiTheme="minorHAnsi" w:hAnsiTheme="minorHAnsi" w:cstheme="minorHAnsi"/>
          <w:sz w:val="22"/>
          <w:szCs w:val="22"/>
          <w:highlight w:val="yellow"/>
        </w:rPr>
        <w:t>reducing</w:t>
      </w:r>
      <w:r w:rsidRPr="0085044C">
        <w:rPr>
          <w:rFonts w:asciiTheme="minorHAnsi" w:hAnsiTheme="minorHAnsi" w:cstheme="minorHAnsi"/>
          <w:sz w:val="22"/>
          <w:szCs w:val="22"/>
          <w:highlight w:val="yellow"/>
        </w:rPr>
        <w:t xml:space="preserve"> the amount of scatter radiation in tissue, preventing unnecessary exposure to tissues not under examination.</w:t>
      </w:r>
      <w:r w:rsidR="004566D0" w:rsidRPr="004566D0">
        <w:rPr>
          <w:rFonts w:asciiTheme="minorHAnsi" w:hAnsiTheme="minorHAnsi" w:cstheme="minorHAnsi"/>
          <w:color w:val="auto"/>
          <w:sz w:val="22"/>
          <w:szCs w:val="22"/>
          <w:vertAlign w:val="superscript"/>
        </w:rPr>
        <w:t xml:space="preserve"> </w:t>
      </w:r>
      <w:r w:rsidR="004566D0" w:rsidRPr="004566D0">
        <w:rPr>
          <w:rFonts w:asciiTheme="minorHAnsi" w:hAnsiTheme="minorHAnsi" w:cstheme="minorHAnsi"/>
          <w:color w:val="auto"/>
          <w:sz w:val="22"/>
          <w:szCs w:val="22"/>
          <w:vertAlign w:val="superscript"/>
        </w:rPr>
        <w:fldChar w:fldCharType="begin"/>
      </w:r>
      <w:r w:rsidR="004566D0" w:rsidRPr="004566D0">
        <w:rPr>
          <w:rFonts w:asciiTheme="minorHAnsi" w:hAnsiTheme="minorHAnsi" w:cstheme="minorHAnsi"/>
          <w:color w:val="auto"/>
          <w:sz w:val="22"/>
          <w:szCs w:val="22"/>
          <w:vertAlign w:val="superscript"/>
        </w:rPr>
        <w:instrText xml:space="preserve"> NOTEREF _Ref139112043 \h </w:instrText>
      </w:r>
      <w:r w:rsidR="004566D0">
        <w:rPr>
          <w:rFonts w:asciiTheme="minorHAnsi" w:hAnsiTheme="minorHAnsi" w:cstheme="minorHAnsi"/>
          <w:color w:val="auto"/>
          <w:sz w:val="22"/>
          <w:szCs w:val="22"/>
          <w:vertAlign w:val="superscript"/>
        </w:rPr>
        <w:instrText xml:space="preserve"> \* MERGEFORMAT </w:instrText>
      </w:r>
      <w:r w:rsidR="004566D0" w:rsidRPr="004566D0">
        <w:rPr>
          <w:rFonts w:asciiTheme="minorHAnsi" w:hAnsiTheme="minorHAnsi" w:cstheme="minorHAnsi"/>
          <w:color w:val="auto"/>
          <w:sz w:val="22"/>
          <w:szCs w:val="22"/>
          <w:vertAlign w:val="superscript"/>
        </w:rPr>
      </w:r>
      <w:r w:rsidR="004566D0" w:rsidRPr="004566D0">
        <w:rPr>
          <w:rFonts w:asciiTheme="minorHAnsi" w:hAnsiTheme="minorHAnsi" w:cstheme="minorHAnsi"/>
          <w:color w:val="auto"/>
          <w:sz w:val="22"/>
          <w:szCs w:val="22"/>
          <w:vertAlign w:val="superscript"/>
        </w:rPr>
        <w:fldChar w:fldCharType="separate"/>
      </w:r>
      <w:r w:rsidR="004566D0" w:rsidRPr="004566D0">
        <w:rPr>
          <w:rFonts w:asciiTheme="minorHAnsi" w:hAnsiTheme="minorHAnsi" w:cstheme="minorHAnsi"/>
          <w:color w:val="auto"/>
          <w:sz w:val="22"/>
          <w:szCs w:val="22"/>
          <w:vertAlign w:val="superscript"/>
        </w:rPr>
        <w:t>4</w:t>
      </w:r>
      <w:r w:rsidR="004566D0" w:rsidRPr="004566D0">
        <w:rPr>
          <w:rFonts w:asciiTheme="minorHAnsi" w:hAnsiTheme="minorHAnsi" w:cstheme="minorHAnsi"/>
          <w:color w:val="auto"/>
          <w:sz w:val="22"/>
          <w:szCs w:val="22"/>
          <w:vertAlign w:val="superscript"/>
        </w:rPr>
        <w:fldChar w:fldCharType="end"/>
      </w:r>
    </w:p>
    <w:p w14:paraId="5ED7C78B" w14:textId="77777777" w:rsidR="002116BD" w:rsidRPr="002116BD" w:rsidRDefault="002116BD" w:rsidP="002B0206">
      <w:pPr>
        <w:pStyle w:val="Default"/>
        <w:spacing w:line="360" w:lineRule="auto"/>
        <w:rPr>
          <w:rFonts w:asciiTheme="minorHAnsi" w:hAnsiTheme="minorHAnsi" w:cstheme="minorHAnsi"/>
          <w:color w:val="auto"/>
          <w:sz w:val="22"/>
          <w:szCs w:val="22"/>
        </w:rPr>
      </w:pPr>
    </w:p>
    <w:p w14:paraId="40BAD9F4" w14:textId="17D1B60A" w:rsidR="002563B9" w:rsidRPr="00450165" w:rsidRDefault="00A06201">
      <w:pPr>
        <w:pStyle w:val="Heading3"/>
        <w:pPrChange w:id="134" w:author="Jessica Marshall" w:date="2023-07-07T10:44:00Z">
          <w:pPr>
            <w:pStyle w:val="Default"/>
            <w:spacing w:line="360" w:lineRule="auto"/>
          </w:pPr>
        </w:pPrChange>
      </w:pPr>
      <w:r w:rsidRPr="00450165">
        <w:t>T</w:t>
      </w:r>
      <w:r w:rsidR="002563B9" w:rsidRPr="00450165">
        <w:t>ypes (e.g., collimators)</w:t>
      </w:r>
      <w:r w:rsidR="004566D0" w:rsidRPr="00450165">
        <w:t xml:space="preserve"> </w:t>
      </w:r>
    </w:p>
    <w:p w14:paraId="39A4AEAF" w14:textId="51056AB1" w:rsidR="002116BD" w:rsidRDefault="00135A50" w:rsidP="002B0206">
      <w:pPr>
        <w:spacing w:after="0" w:line="360" w:lineRule="auto"/>
      </w:pPr>
      <w:r>
        <w:t>C</w:t>
      </w:r>
      <w:r w:rsidR="00C55C92" w:rsidRPr="00C55C92">
        <w:t>ollimation restricts the useful bea</w:t>
      </w:r>
      <w:r>
        <w:t>m t</w:t>
      </w:r>
      <w:r w:rsidR="00C55C92" w:rsidRPr="00C55C92">
        <w:t>o the part of the body to be imaged and thereby spares adjacent tissue from unnecessary radiation exposure.</w:t>
      </w:r>
      <w:del w:id="135" w:author="Jessica Marshall" w:date="2023-07-07T10:44:00Z">
        <w:r w:rsidR="004566D0" w:rsidRPr="004566D0" w:rsidDel="00277252">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_Ref139112043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4</w:t>
      </w:r>
      <w:r w:rsidR="004566D0" w:rsidRPr="004566D0">
        <w:rPr>
          <w:rFonts w:cstheme="minorHAnsi"/>
          <w:vertAlign w:val="superscript"/>
        </w:rPr>
        <w:fldChar w:fldCharType="end"/>
      </w:r>
      <w:r w:rsidR="004566D0" w:rsidRPr="004566D0">
        <w:rPr>
          <w:rFonts w:cstheme="minorHAnsi"/>
          <w:vertAlign w:val="superscript"/>
        </w:rPr>
        <w:t xml:space="preserve"> </w:t>
      </w:r>
      <w:r>
        <w:t xml:space="preserve"> </w:t>
      </w:r>
      <w:r w:rsidR="00C55C92" w:rsidRPr="00C55C92">
        <w:t>Co</w:t>
      </w:r>
      <w:r>
        <w:t>llimators</w:t>
      </w:r>
      <w:r w:rsidR="00C55C92" w:rsidRPr="00C55C92">
        <w:t xml:space="preserve"> take many different forms</w:t>
      </w:r>
      <w:r>
        <w:t xml:space="preserve">. </w:t>
      </w:r>
      <w:r w:rsidR="00C55C92" w:rsidRPr="00C55C92">
        <w:t>The adjustable light localizing col</w:t>
      </w:r>
      <w:r>
        <w:t xml:space="preserve">limators </w:t>
      </w:r>
      <w:r w:rsidR="00C55C92" w:rsidRPr="00C55C92">
        <w:t>are the most frequently used collimating devices.</w:t>
      </w:r>
      <w:r>
        <w:t xml:space="preserve"> </w:t>
      </w:r>
      <w:r w:rsidR="00C55C92" w:rsidRPr="00C55C92">
        <w:t>Collimation also reduces scatter and thus improves image contrast.</w:t>
      </w:r>
      <w:r>
        <w:t xml:space="preserve"> </w:t>
      </w:r>
      <w:r w:rsidR="00A35769">
        <w:t>The collimator is</w:t>
      </w:r>
      <w:r w:rsidR="00C55C92" w:rsidRPr="00C55C92">
        <w:t xml:space="preserve"> a light localizing variable</w:t>
      </w:r>
      <w:r>
        <w:t xml:space="preserve"> a</w:t>
      </w:r>
      <w:r w:rsidR="00C55C92" w:rsidRPr="00C55C92">
        <w:t>perture rectangular</w:t>
      </w:r>
      <w:r w:rsidR="00A35769">
        <w:t xml:space="preserve"> </w:t>
      </w:r>
      <w:r w:rsidR="00C55C92" w:rsidRPr="00C55C92">
        <w:lastRenderedPageBreak/>
        <w:t xml:space="preserve">system </w:t>
      </w:r>
      <w:r w:rsidR="00A35769">
        <w:t xml:space="preserve">with </w:t>
      </w:r>
      <w:r w:rsidR="00C55C92" w:rsidRPr="00C55C92">
        <w:t xml:space="preserve">two sets of adjustable </w:t>
      </w:r>
      <w:r>
        <w:t>lead</w:t>
      </w:r>
      <w:r w:rsidR="00C55C92" w:rsidRPr="00C55C92">
        <w:t xml:space="preserve"> shutters mounted within the device at different levels. </w:t>
      </w:r>
      <w:r w:rsidR="00A35769">
        <w:t>It also includes a</w:t>
      </w:r>
      <w:r w:rsidR="00C55C92" w:rsidRPr="00C55C92">
        <w:t xml:space="preserve"> light source to illuminate the </w:t>
      </w:r>
      <w:r w:rsidR="00A35769">
        <w:t>x</w:t>
      </w:r>
      <w:r w:rsidR="00E60198">
        <w:t>-ray</w:t>
      </w:r>
      <w:r w:rsidR="00C55C92" w:rsidRPr="00C55C92">
        <w:t xml:space="preserve"> field and permit it to be centered over the area of clinical interest, and then a mirror to deflect the light beam toward the patient to be imaged. </w:t>
      </w:r>
      <w:r w:rsidR="00A35769">
        <w:t>T</w:t>
      </w:r>
      <w:r w:rsidR="00C55C92" w:rsidRPr="00C55C92">
        <w:t>he first set of shutters, the upper shutters</w:t>
      </w:r>
      <w:r>
        <w:t>, or</w:t>
      </w:r>
      <w:r w:rsidR="00C55C92" w:rsidRPr="00C55C92">
        <w:t xml:space="preserve"> initial collimation</w:t>
      </w:r>
      <w:r w:rsidR="00A35769">
        <w:t>,</w:t>
      </w:r>
      <w:r w:rsidR="00C55C92" w:rsidRPr="00C55C92">
        <w:t xml:space="preserve"> are mounted as close as possible to the two window</w:t>
      </w:r>
      <w:r>
        <w:t>s</w:t>
      </w:r>
      <w:r w:rsidR="00C55C92" w:rsidRPr="00C55C92">
        <w:t xml:space="preserve"> to substantially limit the amount of </w:t>
      </w:r>
      <w:r w:rsidR="00E60198">
        <w:t>x-ray</w:t>
      </w:r>
      <w:r w:rsidR="00C55C92" w:rsidRPr="00C55C92">
        <w:t xml:space="preserve">s emitted from parts of the tube other than the focal spot and exiting at various angles from the </w:t>
      </w:r>
      <w:r w:rsidR="00E60198">
        <w:t>x-ray</w:t>
      </w:r>
      <w:r w:rsidR="00C55C92" w:rsidRPr="00C55C92">
        <w:t xml:space="preserve"> tube window.</w:t>
      </w:r>
      <w:r>
        <w:t xml:space="preserve"> </w:t>
      </w:r>
      <w:r w:rsidR="00C55C92" w:rsidRPr="00C55C92">
        <w:t xml:space="preserve">This </w:t>
      </w:r>
      <w:r>
        <w:t>off-</w:t>
      </w:r>
      <w:r w:rsidR="00C55C92" w:rsidRPr="00C55C92">
        <w:t xml:space="preserve">focus radiation can never be eliminated because the shutters cannot be physically placed immediately beneath the actual focal spot of the </w:t>
      </w:r>
      <w:r w:rsidR="00E60198">
        <w:t>x-ray</w:t>
      </w:r>
      <w:r w:rsidR="00C55C92" w:rsidRPr="00C55C92">
        <w:t xml:space="preserve"> tube.</w:t>
      </w:r>
      <w:r>
        <w:t xml:space="preserve"> </w:t>
      </w:r>
      <w:r w:rsidR="00C55C92" w:rsidRPr="00C55C92">
        <w:t>However, by situating them as close as possible to the tube window, the off</w:t>
      </w:r>
      <w:r>
        <w:t>-</w:t>
      </w:r>
      <w:r w:rsidR="00C55C92" w:rsidRPr="00C55C92">
        <w:t>focus radiation can be reduced significantly, thereby decreasing the patients</w:t>
      </w:r>
      <w:r w:rsidR="00A35769">
        <w:t>'</w:t>
      </w:r>
      <w:r>
        <w:t xml:space="preserve"> e</w:t>
      </w:r>
      <w:r w:rsidR="00C55C92" w:rsidRPr="00C55C92">
        <w:t xml:space="preserve">xposure and some potential exposure to the </w:t>
      </w:r>
      <w:r w:rsidR="00A35769">
        <w:t>radiologic technologist</w:t>
      </w:r>
      <w:r w:rsidR="00C55C92" w:rsidRPr="00C55C92">
        <w:t>.</w:t>
      </w:r>
      <w:r>
        <w:t xml:space="preserve"> </w:t>
      </w:r>
      <w:r w:rsidR="00A35769">
        <w:t>T</w:t>
      </w:r>
      <w:r w:rsidR="00C55C92" w:rsidRPr="00C55C92">
        <w:t>he second set of collimator shutters</w:t>
      </w:r>
      <w:r>
        <w:t>, t</w:t>
      </w:r>
      <w:r w:rsidR="00C55C92" w:rsidRPr="00C55C92">
        <w:t>he lower shutters</w:t>
      </w:r>
      <w:r>
        <w:t>,</w:t>
      </w:r>
      <w:r w:rsidR="00C55C92" w:rsidRPr="00C55C92">
        <w:t xml:space="preserve"> are mounted below the level of the light source and mirror and function to further confine the radiographic beam</w:t>
      </w:r>
      <w:r>
        <w:t xml:space="preserve"> t</w:t>
      </w:r>
      <w:r w:rsidR="00C55C92" w:rsidRPr="00C55C92">
        <w:t>o the area of clinical interest</w:t>
      </w:r>
      <w:r>
        <w:t xml:space="preserve">. </w:t>
      </w:r>
      <w:r w:rsidR="00A35769">
        <w:t>T</w:t>
      </w:r>
      <w:r w:rsidR="00C55C92" w:rsidRPr="00C55C92">
        <w:t>h</w:t>
      </w:r>
      <w:r w:rsidR="00A35769">
        <w:t>e second</w:t>
      </w:r>
      <w:r w:rsidR="00C55C92" w:rsidRPr="00C55C92">
        <w:t xml:space="preserve"> set of shutters consists of two pairs of lead plates oriented at right angles to each other</w:t>
      </w:r>
      <w:r>
        <w:t xml:space="preserve">. </w:t>
      </w:r>
      <w:r w:rsidR="00C55C92" w:rsidRPr="00C55C92">
        <w:t xml:space="preserve">Each set may be adjusted independently so the </w:t>
      </w:r>
      <w:r w:rsidR="00A35769">
        <w:t>RT</w:t>
      </w:r>
      <w:r w:rsidR="00C55C92" w:rsidRPr="00C55C92">
        <w:t xml:space="preserve"> can select the appropriate size for the radiation field.</w:t>
      </w:r>
    </w:p>
    <w:p w14:paraId="2F873DC7" w14:textId="77777777" w:rsidR="00A35769" w:rsidRPr="00135A50" w:rsidRDefault="00A35769" w:rsidP="002B0206">
      <w:pPr>
        <w:spacing w:after="0" w:line="360" w:lineRule="auto"/>
      </w:pPr>
    </w:p>
    <w:p w14:paraId="7E7B9A8F" w14:textId="492F82A0" w:rsidR="002563B9" w:rsidRPr="009E7897" w:rsidRDefault="00C55C92">
      <w:pPr>
        <w:pStyle w:val="Heading2"/>
        <w:pPrChange w:id="136" w:author="Jessica Marshall" w:date="2023-07-07T10:45:00Z">
          <w:pPr>
            <w:pStyle w:val="Default"/>
            <w:spacing w:line="360" w:lineRule="auto"/>
          </w:pPr>
        </w:pPrChange>
      </w:pPr>
      <w:r>
        <w:t>P</w:t>
      </w:r>
      <w:r w:rsidR="002563B9" w:rsidRPr="009E7897">
        <w:t xml:space="preserve">atient </w:t>
      </w:r>
      <w:r>
        <w:t>C</w:t>
      </w:r>
      <w:r w:rsidR="002563B9" w:rsidRPr="009E7897">
        <w:t>onsiderations</w:t>
      </w:r>
    </w:p>
    <w:p w14:paraId="36BE0A64" w14:textId="62DD3D87" w:rsidR="003C0F57" w:rsidRDefault="003C0F57" w:rsidP="002B0206">
      <w:pPr>
        <w:spacing w:after="0" w:line="360" w:lineRule="auto"/>
        <w:rPr>
          <w:rFonts w:cstheme="minorHAnsi"/>
        </w:rPr>
      </w:pPr>
      <w:r w:rsidRPr="009E7897">
        <w:rPr>
          <w:rFonts w:cstheme="minorHAnsi"/>
        </w:rPr>
        <w:t xml:space="preserve">A few items must be considered </w:t>
      </w:r>
      <w:r w:rsidR="00B651A5">
        <w:rPr>
          <w:rFonts w:cstheme="minorHAnsi"/>
        </w:rPr>
        <w:t>regarding the patient when</w:t>
      </w:r>
      <w:r w:rsidRPr="009E7897">
        <w:rPr>
          <w:rFonts w:cstheme="minorHAnsi"/>
        </w:rPr>
        <w:t xml:space="preserve"> attempting to minimize patient exposure.</w:t>
      </w:r>
      <w:r w:rsidR="00B651A5">
        <w:rPr>
          <w:rFonts w:cstheme="minorHAnsi"/>
        </w:rPr>
        <w:t xml:space="preserve"> A holistic approach to patient care is essential during a diagnostic X-ray procedure</w:t>
      </w:r>
      <w:r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Pr="004566D0">
        <w:rPr>
          <w:rFonts w:cstheme="minorHAnsi"/>
          <w:vertAlign w:val="superscript"/>
        </w:rPr>
        <w:t xml:space="preserve"> </w:t>
      </w:r>
      <w:r w:rsidRPr="009E7897">
        <w:rPr>
          <w:rFonts w:cstheme="minorHAnsi"/>
        </w:rPr>
        <w:t>This means considering for treatment the whole person rather than just the area of interest.</w:t>
      </w:r>
    </w:p>
    <w:p w14:paraId="49B4D3B4" w14:textId="77777777" w:rsidR="00C55C92" w:rsidRPr="009E7897" w:rsidRDefault="00C55C92" w:rsidP="002B0206">
      <w:pPr>
        <w:spacing w:after="0" w:line="360" w:lineRule="auto"/>
        <w:rPr>
          <w:rFonts w:cstheme="minorHAnsi"/>
        </w:rPr>
      </w:pPr>
    </w:p>
    <w:p w14:paraId="0AC16497" w14:textId="2BE6E45D" w:rsidR="002116BD" w:rsidRPr="004566D0" w:rsidRDefault="002116BD">
      <w:pPr>
        <w:pStyle w:val="Heading3"/>
        <w:pPrChange w:id="137" w:author="Jessica Marshall" w:date="2023-07-07T10:45:00Z">
          <w:pPr>
            <w:spacing w:after="0" w:line="360" w:lineRule="auto"/>
          </w:pPr>
        </w:pPrChange>
      </w:pPr>
      <w:r w:rsidRPr="004566D0">
        <w:t>Positioning</w:t>
      </w:r>
    </w:p>
    <w:p w14:paraId="140DC6E7" w14:textId="2FC8EDC0" w:rsidR="002116BD" w:rsidRPr="009E7897" w:rsidRDefault="00B651A5" w:rsidP="002B0206">
      <w:pPr>
        <w:spacing w:after="0" w:line="360" w:lineRule="auto"/>
        <w:rPr>
          <w:rFonts w:cstheme="minorHAnsi"/>
        </w:rPr>
      </w:pPr>
      <w:r>
        <w:rPr>
          <w:rFonts w:cstheme="minorHAnsi"/>
        </w:rPr>
        <w:t>R</w:t>
      </w:r>
      <w:r w:rsidR="00A35769">
        <w:rPr>
          <w:rFonts w:cstheme="minorHAnsi"/>
        </w:rPr>
        <w:t>adiologic technologist</w:t>
      </w:r>
      <w:r w:rsidR="002116BD" w:rsidRPr="009E7897">
        <w:rPr>
          <w:rFonts w:cstheme="minorHAnsi"/>
        </w:rPr>
        <w:t>s follow a set of common steps for each radiographic procedure</w:t>
      </w:r>
      <w:r>
        <w:rPr>
          <w:rFonts w:cstheme="minorHAnsi"/>
        </w:rPr>
        <w:t>,</w:t>
      </w:r>
      <w:r w:rsidR="002116BD" w:rsidRPr="009E7897">
        <w:rPr>
          <w:rFonts w:cstheme="minorHAnsi"/>
        </w:rPr>
        <w:t xml:space="preserve"> and this improves efficiency, ensures patient safety, reduces mistakes</w:t>
      </w:r>
      <w:r>
        <w:rPr>
          <w:rFonts w:cstheme="minorHAnsi"/>
        </w:rPr>
        <w:t>,</w:t>
      </w:r>
      <w:r w:rsidR="002116BD" w:rsidRPr="009E7897">
        <w:rPr>
          <w:rFonts w:cstheme="minorHAnsi"/>
        </w:rPr>
        <w:t xml:space="preserve"> and minimizes patient radiation exposure.</w:t>
      </w:r>
      <w:del w:id="138" w:author="Jessica Marshall" w:date="2023-07-07T10:45:00Z">
        <w:r w:rsidR="004566D0" w:rsidRPr="004566D0" w:rsidDel="00633A5D">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2116BD" w:rsidRPr="009E7897">
        <w:rPr>
          <w:rFonts w:cstheme="minorHAnsi"/>
        </w:rPr>
        <w:t xml:space="preserve"> The order of these steps will vary by </w:t>
      </w:r>
      <w:r>
        <w:rPr>
          <w:rFonts w:cstheme="minorHAnsi"/>
        </w:rPr>
        <w:t xml:space="preserve">the </w:t>
      </w:r>
      <w:r w:rsidR="002116BD" w:rsidRPr="009E7897">
        <w:rPr>
          <w:rFonts w:cstheme="minorHAnsi"/>
        </w:rPr>
        <w:t xml:space="preserve">anatomy of interest, patient condition, </w:t>
      </w:r>
      <w:r>
        <w:rPr>
          <w:rFonts w:cstheme="minorHAnsi"/>
        </w:rPr>
        <w:t>t</w:t>
      </w:r>
      <w:r w:rsidR="002116BD" w:rsidRPr="009E7897">
        <w:rPr>
          <w:rFonts w:cstheme="minorHAnsi"/>
        </w:rPr>
        <w:t>ype of equipment available</w:t>
      </w:r>
      <w:r>
        <w:rPr>
          <w:rFonts w:cstheme="minorHAnsi"/>
        </w:rPr>
        <w:t>,</w:t>
      </w:r>
      <w:r w:rsidR="002116BD" w:rsidRPr="009E7897">
        <w:rPr>
          <w:rFonts w:cstheme="minorHAnsi"/>
        </w:rPr>
        <w:t xml:space="preserve"> and department protocol. More complex procedures involving multiple body parts or fluoroscopy may require additional steps, so </w:t>
      </w:r>
      <w:r>
        <w:rPr>
          <w:rFonts w:cstheme="minorHAnsi"/>
        </w:rPr>
        <w:t>we must</w:t>
      </w:r>
      <w:r w:rsidR="002116BD" w:rsidRPr="009E7897">
        <w:rPr>
          <w:rFonts w:cstheme="minorHAnsi"/>
        </w:rPr>
        <w:t xml:space="preserve"> pay close attention and position our patients properly.</w:t>
      </w:r>
    </w:p>
    <w:p w14:paraId="293BEDC6" w14:textId="77777777" w:rsidR="002116BD" w:rsidRPr="002116BD" w:rsidRDefault="002116BD" w:rsidP="002B0206">
      <w:pPr>
        <w:spacing w:after="0" w:line="360" w:lineRule="auto"/>
        <w:rPr>
          <w:rFonts w:cstheme="minorHAnsi"/>
        </w:rPr>
      </w:pPr>
    </w:p>
    <w:p w14:paraId="265DEDEA" w14:textId="0AEE6FF1" w:rsidR="002116BD" w:rsidRPr="004566D0" w:rsidRDefault="004566D0">
      <w:pPr>
        <w:pStyle w:val="Heading3"/>
        <w:pPrChange w:id="139" w:author="Jessica Marshall" w:date="2023-07-07T10:45:00Z">
          <w:pPr>
            <w:spacing w:after="0" w:line="360" w:lineRule="auto"/>
          </w:pPr>
        </w:pPrChange>
      </w:pPr>
      <w:r w:rsidRPr="004566D0">
        <w:t>C</w:t>
      </w:r>
      <w:r w:rsidR="002116BD" w:rsidRPr="004566D0">
        <w:t>ommunication</w:t>
      </w:r>
    </w:p>
    <w:p w14:paraId="31335915" w14:textId="1E9C4063" w:rsidR="003C0F57" w:rsidRDefault="00B651A5" w:rsidP="002B0206">
      <w:pPr>
        <w:spacing w:after="0" w:line="360" w:lineRule="auto"/>
        <w:rPr>
          <w:rFonts w:cstheme="minorHAnsi"/>
        </w:rPr>
      </w:pPr>
      <w:r w:rsidRPr="0085044C">
        <w:rPr>
          <w:rFonts w:cstheme="minorHAnsi"/>
          <w:highlight w:val="yellow"/>
        </w:rPr>
        <w:t>E</w:t>
      </w:r>
      <w:r w:rsidR="003C0F57" w:rsidRPr="0085044C">
        <w:rPr>
          <w:rFonts w:cstheme="minorHAnsi"/>
          <w:highlight w:val="yellow"/>
        </w:rPr>
        <w:t xml:space="preserve">ffective communication is an interaction that produces </w:t>
      </w:r>
      <w:r w:rsidRPr="0085044C">
        <w:rPr>
          <w:rFonts w:cstheme="minorHAnsi"/>
          <w:highlight w:val="yellow"/>
        </w:rPr>
        <w:t>a</w:t>
      </w:r>
      <w:r w:rsidR="003C0F57" w:rsidRPr="0085044C">
        <w:rPr>
          <w:rFonts w:cstheme="minorHAnsi"/>
          <w:highlight w:val="yellow"/>
        </w:rPr>
        <w:t xml:space="preserve"> satisfying result through a</w:t>
      </w:r>
      <w:r w:rsidRPr="0085044C">
        <w:rPr>
          <w:rFonts w:cstheme="minorHAnsi"/>
          <w:highlight w:val="yellow"/>
        </w:rPr>
        <w:t xml:space="preserve"> r</w:t>
      </w:r>
      <w:r w:rsidR="003C0F57" w:rsidRPr="0085044C">
        <w:rPr>
          <w:rFonts w:cstheme="minorHAnsi"/>
          <w:highlight w:val="yellow"/>
        </w:rPr>
        <w:t>ange of information and can be accomplished through verbal messages, body language, and clear and concise instructions.</w:t>
      </w:r>
      <w:del w:id="140" w:author="Jessica Marshall" w:date="2023-07-07T10:45:00Z">
        <w:r w:rsidR="004566D0" w:rsidRPr="004566D0" w:rsidDel="00633A5D">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Pr>
          <w:rFonts w:cstheme="minorHAnsi"/>
        </w:rPr>
        <w:t xml:space="preserve"> </w:t>
      </w:r>
      <w:r w:rsidR="00976EE3">
        <w:rPr>
          <w:rFonts w:cstheme="minorHAnsi"/>
        </w:rPr>
        <w:t>T</w:t>
      </w:r>
      <w:r w:rsidR="003C0F57" w:rsidRPr="009E7897">
        <w:rPr>
          <w:rFonts w:cstheme="minorHAnsi"/>
        </w:rPr>
        <w:t>his type of dialogue alleviates the patients</w:t>
      </w:r>
      <w:r>
        <w:rPr>
          <w:rFonts w:cstheme="minorHAnsi"/>
        </w:rPr>
        <w:t>'</w:t>
      </w:r>
      <w:r w:rsidR="003C0F57" w:rsidRPr="009E7897">
        <w:rPr>
          <w:rFonts w:cstheme="minorHAnsi"/>
        </w:rPr>
        <w:t xml:space="preserve"> uneasiness and increases the likelihood of full </w:t>
      </w:r>
      <w:r w:rsidR="003C0F57" w:rsidRPr="009E7897">
        <w:rPr>
          <w:rFonts w:cstheme="minorHAnsi"/>
        </w:rPr>
        <w:lastRenderedPageBreak/>
        <w:t xml:space="preserve">cooperation and successful </w:t>
      </w:r>
      <w:r w:rsidR="00976EE3">
        <w:rPr>
          <w:rFonts w:cstheme="minorHAnsi"/>
        </w:rPr>
        <w:t>procedure completion</w:t>
      </w:r>
      <w:r w:rsidR="003C0F57" w:rsidRPr="009E7897">
        <w:rPr>
          <w:rFonts w:cstheme="minorHAnsi"/>
        </w:rPr>
        <w:t>.</w:t>
      </w:r>
      <w:r w:rsidR="00976EE3">
        <w:rPr>
          <w:rFonts w:cstheme="minorHAnsi"/>
        </w:rPr>
        <w:t xml:space="preserve"> </w:t>
      </w:r>
      <w:r w:rsidR="003C0F57" w:rsidRPr="009E7897">
        <w:rPr>
          <w:rFonts w:cstheme="minorHAnsi"/>
        </w:rPr>
        <w:t xml:space="preserve">The </w:t>
      </w:r>
      <w:r>
        <w:rPr>
          <w:rFonts w:cstheme="minorHAnsi"/>
        </w:rPr>
        <w:t>RT</w:t>
      </w:r>
      <w:r w:rsidR="003C0F57" w:rsidRPr="009E7897">
        <w:rPr>
          <w:rFonts w:cstheme="minorHAnsi"/>
        </w:rPr>
        <w:t xml:space="preserve"> should develop easy, understandable communication skills.</w:t>
      </w:r>
    </w:p>
    <w:p w14:paraId="2E3AA0EC" w14:textId="77777777" w:rsidR="0085044C" w:rsidRPr="009E7897" w:rsidRDefault="0085044C" w:rsidP="002B0206">
      <w:pPr>
        <w:spacing w:after="0" w:line="360" w:lineRule="auto"/>
        <w:rPr>
          <w:rFonts w:cstheme="minorHAnsi"/>
        </w:rPr>
      </w:pPr>
    </w:p>
    <w:p w14:paraId="1A12F400" w14:textId="657179BB" w:rsidR="003C0F57" w:rsidRPr="009E7897" w:rsidRDefault="00633A5D" w:rsidP="002B0206">
      <w:pPr>
        <w:spacing w:after="0" w:line="360" w:lineRule="auto"/>
        <w:rPr>
          <w:rFonts w:cstheme="minorHAnsi"/>
        </w:rPr>
      </w:pPr>
      <w:ins w:id="141" w:author="Jessica Marshall" w:date="2023-07-07T10:45:00Z">
        <w:r>
          <w:rPr>
            <w:rFonts w:cstheme="minorHAnsi"/>
          </w:rPr>
          <w:t>C</w:t>
        </w:r>
        <w:r w:rsidRPr="009E7897">
          <w:rPr>
            <w:rFonts w:cstheme="minorHAnsi"/>
          </w:rPr>
          <w:t xml:space="preserve">ommunication between the </w:t>
        </w:r>
        <w:r>
          <w:rPr>
            <w:rFonts w:cstheme="minorHAnsi"/>
          </w:rPr>
          <w:t>RT</w:t>
        </w:r>
        <w:r w:rsidRPr="009E7897">
          <w:rPr>
            <w:rFonts w:cstheme="minorHAnsi"/>
          </w:rPr>
          <w:t xml:space="preserve"> and the patient is </w:t>
        </w:r>
        <w:r>
          <w:rPr>
            <w:rFonts w:cstheme="minorHAnsi"/>
          </w:rPr>
          <w:t>c</w:t>
        </w:r>
      </w:ins>
      <w:ins w:id="142" w:author="Jessica Marshall" w:date="2023-07-07T10:46:00Z">
        <w:r>
          <w:rPr>
            <w:rFonts w:cstheme="minorHAnsi"/>
          </w:rPr>
          <w:t xml:space="preserve">onsidered </w:t>
        </w:r>
      </w:ins>
      <w:ins w:id="143" w:author="Jessica Marshall" w:date="2023-07-07T10:45:00Z">
        <w:r w:rsidRPr="009E7897">
          <w:rPr>
            <w:rFonts w:cstheme="minorHAnsi"/>
          </w:rPr>
          <w:t xml:space="preserve">effective </w:t>
        </w:r>
      </w:ins>
      <w:del w:id="144" w:author="Jessica Marshall" w:date="2023-07-07T10:46:00Z">
        <w:r w:rsidR="003C0F57" w:rsidRPr="009E7897" w:rsidDel="00633A5D">
          <w:rPr>
            <w:rFonts w:cstheme="minorHAnsi"/>
          </w:rPr>
          <w:delText xml:space="preserve">When </w:delText>
        </w:r>
      </w:del>
      <w:ins w:id="145" w:author="Jessica Marshall" w:date="2023-07-07T10:46:00Z">
        <w:r>
          <w:rPr>
            <w:rFonts w:cstheme="minorHAnsi"/>
          </w:rPr>
          <w:t>w</w:t>
        </w:r>
        <w:r w:rsidRPr="009E7897">
          <w:rPr>
            <w:rFonts w:cstheme="minorHAnsi"/>
          </w:rPr>
          <w:t xml:space="preserve">hen </w:t>
        </w:r>
      </w:ins>
      <w:r w:rsidR="003C0F57" w:rsidRPr="009E7897">
        <w:rPr>
          <w:rFonts w:cstheme="minorHAnsi"/>
        </w:rPr>
        <w:t>verbal and gentle body language or nonverbal messages are understood as intended</w:t>
      </w:r>
      <w:ins w:id="146" w:author="Jessica Marshall" w:date="2023-07-07T10:46:00Z">
        <w:r>
          <w:rPr>
            <w:rFonts w:cstheme="minorHAnsi"/>
          </w:rPr>
          <w:t>.</w:t>
        </w:r>
      </w:ins>
      <w:del w:id="147" w:author="Jessica Marshall" w:date="2023-07-07T10:46:00Z">
        <w:r w:rsidR="003C0F57" w:rsidRPr="009E7897" w:rsidDel="00633A5D">
          <w:rPr>
            <w:rFonts w:cstheme="minorHAnsi"/>
          </w:rPr>
          <w:delText>,</w:delText>
        </w:r>
      </w:del>
      <w:del w:id="148" w:author="Jessica Marshall" w:date="2023-07-07T10:45:00Z">
        <w:r w:rsidR="003C0F57" w:rsidRPr="009E7897" w:rsidDel="00633A5D">
          <w:rPr>
            <w:rFonts w:cstheme="minorHAnsi"/>
          </w:rPr>
          <w:delText xml:space="preserve"> communication between the </w:delText>
        </w:r>
        <w:r w:rsidR="00B651A5" w:rsidDel="00633A5D">
          <w:rPr>
            <w:rFonts w:cstheme="minorHAnsi"/>
          </w:rPr>
          <w:delText>RT</w:delText>
        </w:r>
        <w:r w:rsidR="003C0F57" w:rsidRPr="009E7897" w:rsidDel="00633A5D">
          <w:rPr>
            <w:rFonts w:cstheme="minorHAnsi"/>
          </w:rPr>
          <w:delText xml:space="preserve"> and the patient is effective</w:delText>
        </w:r>
      </w:del>
      <w:r w:rsidR="003C0F57" w:rsidRPr="009E7897">
        <w:rPr>
          <w:rFonts w:cstheme="minorHAnsi"/>
        </w:rPr>
        <w:t>.</w:t>
      </w:r>
      <w:r w:rsidR="00B651A5">
        <w:rPr>
          <w:rFonts w:cstheme="minorHAnsi"/>
        </w:rPr>
        <w:t xml:space="preserve"> </w:t>
      </w:r>
      <w:r w:rsidR="00976EE3">
        <w:rPr>
          <w:rFonts w:cstheme="minorHAnsi"/>
        </w:rPr>
        <w:t>Empathetic</w:t>
      </w:r>
      <w:r w:rsidR="003C0F57" w:rsidRPr="009E7897">
        <w:rPr>
          <w:rFonts w:cstheme="minorHAnsi"/>
        </w:rPr>
        <w:t xml:space="preserve"> communication </w:t>
      </w:r>
      <w:r w:rsidR="00976EE3">
        <w:rPr>
          <w:rFonts w:cstheme="minorHAnsi"/>
        </w:rPr>
        <w:t xml:space="preserve">can reduce </w:t>
      </w:r>
      <w:r w:rsidR="003C0F57" w:rsidRPr="009E7897">
        <w:rPr>
          <w:rFonts w:cstheme="minorHAnsi"/>
        </w:rPr>
        <w:t>anxiety</w:t>
      </w:r>
      <w:r w:rsidR="00976EE3">
        <w:rPr>
          <w:rFonts w:cstheme="minorHAnsi"/>
        </w:rPr>
        <w:t xml:space="preserve"> </w:t>
      </w:r>
      <w:r w:rsidR="003C0F57" w:rsidRPr="009E7897">
        <w:rPr>
          <w:rFonts w:cstheme="minorHAnsi"/>
        </w:rPr>
        <w:t xml:space="preserve">and emotional stress </w:t>
      </w:r>
      <w:r w:rsidR="00B651A5">
        <w:rPr>
          <w:rFonts w:cstheme="minorHAnsi"/>
        </w:rPr>
        <w:t xml:space="preserve">and </w:t>
      </w:r>
      <w:r w:rsidR="003C0F57" w:rsidRPr="009E7897">
        <w:rPr>
          <w:rFonts w:cstheme="minorHAnsi"/>
        </w:rPr>
        <w:t xml:space="preserve">enhance the professional image of the </w:t>
      </w:r>
      <w:r w:rsidR="00976EE3">
        <w:rPr>
          <w:rFonts w:cstheme="minorHAnsi"/>
        </w:rPr>
        <w:t>RT</w:t>
      </w:r>
      <w:r w:rsidR="003C0F57" w:rsidRPr="009E7897">
        <w:rPr>
          <w:rFonts w:cstheme="minorHAnsi"/>
        </w:rPr>
        <w:t>.</w:t>
      </w:r>
      <w:r w:rsidR="00B651A5">
        <w:rPr>
          <w:rFonts w:cstheme="minorHAnsi"/>
        </w:rPr>
        <w:t xml:space="preserve"> Effective communication also</w:t>
      </w:r>
      <w:r w:rsidR="003C0F57" w:rsidRPr="009E7897">
        <w:rPr>
          <w:rFonts w:cstheme="minorHAnsi"/>
        </w:rPr>
        <w:t xml:space="preserve"> increases the chance for successful completion of the </w:t>
      </w:r>
      <w:r w:rsidR="00B651A5">
        <w:rPr>
          <w:rFonts w:cstheme="minorHAnsi"/>
        </w:rPr>
        <w:t>x</w:t>
      </w:r>
      <w:r w:rsidR="00E60198">
        <w:rPr>
          <w:rFonts w:cstheme="minorHAnsi"/>
        </w:rPr>
        <w:t>-ray</w:t>
      </w:r>
      <w:r w:rsidR="003C0F57" w:rsidRPr="009E7897">
        <w:rPr>
          <w:rFonts w:cstheme="minorHAnsi"/>
        </w:rPr>
        <w:t xml:space="preserve"> examination, reducing the potential of repeat exposures resulting from poor communication.</w:t>
      </w:r>
      <w:r w:rsidR="00B651A5">
        <w:rPr>
          <w:rFonts w:cstheme="minorHAnsi"/>
        </w:rPr>
        <w:t xml:space="preserve"> </w:t>
      </w:r>
    </w:p>
    <w:p w14:paraId="788C48CC" w14:textId="77777777" w:rsidR="00F33887" w:rsidRPr="009E7897" w:rsidRDefault="00F33887" w:rsidP="002B0206">
      <w:pPr>
        <w:spacing w:after="0" w:line="360" w:lineRule="auto"/>
        <w:rPr>
          <w:rFonts w:cstheme="minorHAnsi"/>
          <w:b/>
          <w:bCs/>
        </w:rPr>
      </w:pPr>
    </w:p>
    <w:p w14:paraId="3EA1419D" w14:textId="7452CABC" w:rsidR="004931C9" w:rsidRPr="009E7897" w:rsidRDefault="00B651A5" w:rsidP="002B0206">
      <w:pPr>
        <w:spacing w:after="0" w:line="360" w:lineRule="auto"/>
        <w:rPr>
          <w:rFonts w:cstheme="minorHAnsi"/>
        </w:rPr>
      </w:pPr>
      <w:r>
        <w:rPr>
          <w:rFonts w:cstheme="minorHAnsi"/>
        </w:rPr>
        <w:t>P</w:t>
      </w:r>
      <w:r w:rsidR="003C0F57" w:rsidRPr="00135A50">
        <w:rPr>
          <w:rFonts w:cstheme="minorHAnsi"/>
        </w:rPr>
        <w:t>atient communication also includes the importance of providing proper patient instructions.</w:t>
      </w:r>
      <w:r>
        <w:rPr>
          <w:rFonts w:cstheme="minorHAnsi"/>
        </w:rPr>
        <w:t xml:space="preserve"> </w:t>
      </w:r>
      <w:r w:rsidR="003C0F57" w:rsidRPr="00135A50">
        <w:rPr>
          <w:rFonts w:cstheme="minorHAnsi"/>
        </w:rPr>
        <w:t xml:space="preserve">Each encounter with a patient during a diagnostic </w:t>
      </w:r>
      <w:r>
        <w:rPr>
          <w:rFonts w:cstheme="minorHAnsi"/>
        </w:rPr>
        <w:t>x</w:t>
      </w:r>
      <w:r w:rsidR="00E60198">
        <w:rPr>
          <w:rFonts w:cstheme="minorHAnsi"/>
        </w:rPr>
        <w:t>-ray</w:t>
      </w:r>
      <w:r w:rsidR="003C0F57" w:rsidRPr="00135A50">
        <w:rPr>
          <w:rFonts w:cstheme="minorHAnsi"/>
        </w:rPr>
        <w:t xml:space="preserve"> procedure should begin with clear and concise</w:t>
      </w:r>
      <w:r w:rsidR="003C0F57" w:rsidRPr="009E7897">
        <w:rPr>
          <w:rFonts w:cstheme="minorHAnsi"/>
        </w:rPr>
        <w:t xml:space="preserve"> instructions.</w:t>
      </w:r>
      <w:r w:rsidR="00135A50">
        <w:rPr>
          <w:rFonts w:cstheme="minorHAnsi"/>
        </w:rPr>
        <w:t xml:space="preserve"> </w:t>
      </w:r>
      <w:r w:rsidR="003C0F57" w:rsidRPr="009E7897">
        <w:rPr>
          <w:rFonts w:cstheme="minorHAnsi"/>
        </w:rPr>
        <w:t>When healthcare professionals do not thoroughly explain procedures, patients fear the unknown and become anxious, especially during lengthy</w:t>
      </w:r>
      <w:r w:rsidR="004931C9" w:rsidRPr="009E7897">
        <w:rPr>
          <w:rFonts w:cstheme="minorHAnsi"/>
        </w:rPr>
        <w:t xml:space="preserve"> examinations.</w:t>
      </w:r>
      <w:r w:rsidR="003C0F57" w:rsidRPr="009E7897">
        <w:rPr>
          <w:rFonts w:cstheme="minorHAnsi"/>
        </w:rPr>
        <w:t xml:space="preserve"> </w:t>
      </w:r>
      <w:r w:rsidR="004931C9" w:rsidRPr="009E7897">
        <w:rPr>
          <w:rFonts w:cstheme="minorHAnsi"/>
        </w:rPr>
        <w:t>T</w:t>
      </w:r>
      <w:r w:rsidR="003C0F57" w:rsidRPr="009E7897">
        <w:rPr>
          <w:rFonts w:cstheme="minorHAnsi"/>
        </w:rPr>
        <w:t xml:space="preserve">o alleviate the problem, the </w:t>
      </w:r>
      <w:r>
        <w:rPr>
          <w:rFonts w:cstheme="minorHAnsi"/>
        </w:rPr>
        <w:t>RT</w:t>
      </w:r>
      <w:r w:rsidR="003C0F57" w:rsidRPr="009E7897">
        <w:rPr>
          <w:rFonts w:cstheme="minorHAnsi"/>
        </w:rPr>
        <w:t xml:space="preserve"> must take adequate time to explain the procedure in simple terms that the patient can understand.</w:t>
      </w:r>
      <w:r w:rsidR="004931C9" w:rsidRPr="009E7897">
        <w:rPr>
          <w:rFonts w:cstheme="minorHAnsi"/>
        </w:rPr>
        <w:t xml:space="preserve"> </w:t>
      </w:r>
      <w:r w:rsidR="003C0F57" w:rsidRPr="009E7897">
        <w:rPr>
          <w:rFonts w:cstheme="minorHAnsi"/>
        </w:rPr>
        <w:t xml:space="preserve">The patient should also be </w:t>
      </w:r>
      <w:r>
        <w:rPr>
          <w:rFonts w:cstheme="minorHAnsi"/>
        </w:rPr>
        <w:t>allowed</w:t>
      </w:r>
      <w:r w:rsidR="003C0F57" w:rsidRPr="009E7897">
        <w:rPr>
          <w:rFonts w:cstheme="minorHAnsi"/>
        </w:rPr>
        <w:t xml:space="preserve"> to ask questi</w:t>
      </w:r>
      <w:r w:rsidR="004931C9" w:rsidRPr="009E7897">
        <w:rPr>
          <w:rFonts w:cstheme="minorHAnsi"/>
        </w:rPr>
        <w:t xml:space="preserve">ons. </w:t>
      </w:r>
      <w:r w:rsidR="003C0F57" w:rsidRPr="009E7897">
        <w:rPr>
          <w:rFonts w:cstheme="minorHAnsi"/>
        </w:rPr>
        <w:t xml:space="preserve">The </w:t>
      </w:r>
      <w:r>
        <w:rPr>
          <w:rFonts w:cstheme="minorHAnsi"/>
        </w:rPr>
        <w:t xml:space="preserve">RT </w:t>
      </w:r>
      <w:r w:rsidR="003C0F57" w:rsidRPr="009E7897">
        <w:rPr>
          <w:rFonts w:cstheme="minorHAnsi"/>
        </w:rPr>
        <w:t>must listen attentively to these questions</w:t>
      </w:r>
      <w:r w:rsidR="00976EE3">
        <w:rPr>
          <w:rFonts w:cstheme="minorHAnsi"/>
        </w:rPr>
        <w:t>, answer them truthfully in an appropriate tone, and follow</w:t>
      </w:r>
      <w:r w:rsidR="003C0F57" w:rsidRPr="009E7897">
        <w:rPr>
          <w:rFonts w:cstheme="minorHAnsi"/>
        </w:rPr>
        <w:t xml:space="preserve"> ethical guidelines.</w:t>
      </w:r>
      <w:r w:rsidR="004931C9" w:rsidRPr="009E7897">
        <w:rPr>
          <w:rFonts w:cstheme="minorHAnsi"/>
        </w:rPr>
        <w:t xml:space="preserve"> </w:t>
      </w:r>
      <w:r w:rsidR="003C0F57" w:rsidRPr="009E7897">
        <w:rPr>
          <w:rFonts w:cstheme="minorHAnsi"/>
        </w:rPr>
        <w:t xml:space="preserve">This creates a sense of trust between the patient and the </w:t>
      </w:r>
      <w:del w:id="149" w:author="Jessica Marshall" w:date="2023-07-07T10:46:00Z">
        <w:r w:rsidDel="00633A5D">
          <w:rPr>
            <w:rFonts w:cstheme="minorHAnsi"/>
          </w:rPr>
          <w:delText>RT</w:delText>
        </w:r>
        <w:r w:rsidR="003C0F57" w:rsidRPr="009E7897" w:rsidDel="00633A5D">
          <w:rPr>
            <w:rFonts w:cstheme="minorHAnsi"/>
          </w:rPr>
          <w:delText>, and</w:delText>
        </w:r>
      </w:del>
      <w:ins w:id="150" w:author="Jessica Marshall" w:date="2023-07-07T10:46:00Z">
        <w:r w:rsidR="00633A5D">
          <w:rPr>
            <w:rFonts w:cstheme="minorHAnsi"/>
          </w:rPr>
          <w:t>RT</w:t>
        </w:r>
        <w:r w:rsidR="00633A5D" w:rsidRPr="009E7897">
          <w:rPr>
            <w:rFonts w:cstheme="minorHAnsi"/>
          </w:rPr>
          <w:t xml:space="preserve"> and</w:t>
        </w:r>
      </w:ins>
      <w:r w:rsidR="003C0F57" w:rsidRPr="009E7897">
        <w:rPr>
          <w:rFonts w:cstheme="minorHAnsi"/>
        </w:rPr>
        <w:t xml:space="preserve"> encourages any further discourse.</w:t>
      </w:r>
    </w:p>
    <w:p w14:paraId="243CE3C8" w14:textId="77777777" w:rsidR="002116BD" w:rsidRDefault="002116BD" w:rsidP="002B0206">
      <w:pPr>
        <w:spacing w:after="0" w:line="360" w:lineRule="auto"/>
        <w:rPr>
          <w:rFonts w:cstheme="minorHAnsi"/>
        </w:rPr>
      </w:pPr>
    </w:p>
    <w:p w14:paraId="50B24CDB" w14:textId="48223611" w:rsidR="002116BD" w:rsidRPr="004566D0" w:rsidRDefault="002116BD">
      <w:pPr>
        <w:pStyle w:val="Heading3"/>
        <w:pPrChange w:id="151" w:author="Jessica Marshall" w:date="2023-07-07T10:46:00Z">
          <w:pPr>
            <w:spacing w:after="0" w:line="360" w:lineRule="auto"/>
          </w:pPr>
        </w:pPrChange>
      </w:pPr>
      <w:r w:rsidRPr="004566D0">
        <w:t>Pediatric Patients</w:t>
      </w:r>
    </w:p>
    <w:p w14:paraId="1111EC09" w14:textId="4211FC00" w:rsidR="003C0F57" w:rsidRPr="009E7897" w:rsidRDefault="003C0F57" w:rsidP="002B0206">
      <w:pPr>
        <w:spacing w:after="0" w:line="360" w:lineRule="auto"/>
        <w:rPr>
          <w:rFonts w:cstheme="minorHAnsi"/>
        </w:rPr>
      </w:pPr>
      <w:r w:rsidRPr="0085044C">
        <w:rPr>
          <w:rFonts w:cstheme="minorHAnsi"/>
          <w:highlight w:val="yellow"/>
        </w:rPr>
        <w:t xml:space="preserve">Children are much more vulnerable to </w:t>
      </w:r>
      <w:r w:rsidR="006E48EC" w:rsidRPr="0085044C">
        <w:rPr>
          <w:rFonts w:cstheme="minorHAnsi"/>
          <w:highlight w:val="yellow"/>
        </w:rPr>
        <w:t>radiation's late effects than</w:t>
      </w:r>
      <w:r w:rsidRPr="0085044C">
        <w:rPr>
          <w:rFonts w:cstheme="minorHAnsi"/>
          <w:highlight w:val="yellow"/>
        </w:rPr>
        <w:t xml:space="preserve"> adults</w:t>
      </w:r>
      <w:r w:rsidRPr="009E7897">
        <w:rPr>
          <w:rFonts w:cstheme="minorHAnsi"/>
        </w:rPr>
        <w:t xml:space="preserve">, </w:t>
      </w:r>
      <w:r w:rsidR="00976EE3">
        <w:rPr>
          <w:rFonts w:cstheme="minorHAnsi"/>
        </w:rPr>
        <w:t>requiring special consideration when undergoing</w:t>
      </w:r>
      <w:r w:rsidRPr="009E7897">
        <w:rPr>
          <w:rFonts w:cstheme="minorHAnsi"/>
        </w:rPr>
        <w:t xml:space="preserve"> diagnostic </w:t>
      </w:r>
      <w:r w:rsidR="00976EE3">
        <w:rPr>
          <w:rFonts w:cstheme="minorHAnsi"/>
        </w:rPr>
        <w:t>x</w:t>
      </w:r>
      <w:r w:rsidR="00E60198">
        <w:rPr>
          <w:rFonts w:cstheme="minorHAnsi"/>
        </w:rPr>
        <w:t>-ray</w:t>
      </w:r>
      <w:r w:rsidRPr="009E7897">
        <w:rPr>
          <w:rFonts w:cstheme="minorHAnsi"/>
        </w:rPr>
        <w:t xml:space="preserve"> studies.</w:t>
      </w:r>
      <w:del w:id="152" w:author="Jessica Marshall" w:date="2023-07-07T10:46:00Z">
        <w:r w:rsidR="004566D0" w:rsidRPr="004566D0" w:rsidDel="00633A5D">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4931C9" w:rsidRPr="009E7897">
        <w:rPr>
          <w:rFonts w:cstheme="minorHAnsi"/>
        </w:rPr>
        <w:t xml:space="preserve"> </w:t>
      </w:r>
      <w:r w:rsidRPr="009E7897">
        <w:rPr>
          <w:rFonts w:cstheme="minorHAnsi"/>
        </w:rPr>
        <w:t>Some of these considerations include that children have a greater life expectancy.</w:t>
      </w:r>
      <w:r w:rsidR="004931C9" w:rsidRPr="009E7897">
        <w:rPr>
          <w:rFonts w:cstheme="minorHAnsi"/>
        </w:rPr>
        <w:t xml:space="preserve"> </w:t>
      </w:r>
      <w:r w:rsidRPr="009E7897">
        <w:rPr>
          <w:rFonts w:cstheme="minorHAnsi"/>
        </w:rPr>
        <w:t xml:space="preserve">They may easily survive long enough to develop late effects </w:t>
      </w:r>
      <w:r w:rsidR="004931C9" w:rsidRPr="009E7897">
        <w:rPr>
          <w:rFonts w:cstheme="minorHAnsi"/>
        </w:rPr>
        <w:t xml:space="preserve">from radiation exposure, such as </w:t>
      </w:r>
      <w:r w:rsidRPr="009E7897">
        <w:rPr>
          <w:rFonts w:cstheme="minorHAnsi"/>
        </w:rPr>
        <w:t>leukemia</w:t>
      </w:r>
      <w:r w:rsidR="006E48EC">
        <w:rPr>
          <w:rFonts w:cstheme="minorHAnsi"/>
        </w:rPr>
        <w:t>,</w:t>
      </w:r>
      <w:r w:rsidRPr="009E7897">
        <w:rPr>
          <w:rFonts w:cstheme="minorHAnsi"/>
        </w:rPr>
        <w:t xml:space="preserve"> or other </w:t>
      </w:r>
      <w:r w:rsidR="004931C9" w:rsidRPr="009E7897">
        <w:rPr>
          <w:rFonts w:cstheme="minorHAnsi"/>
        </w:rPr>
        <w:t>m</w:t>
      </w:r>
      <w:r w:rsidRPr="009E7897">
        <w:rPr>
          <w:rFonts w:cstheme="minorHAnsi"/>
        </w:rPr>
        <w:t>alignancies</w:t>
      </w:r>
      <w:r w:rsidR="006E48EC">
        <w:rPr>
          <w:rFonts w:cstheme="minorHAnsi"/>
        </w:rPr>
        <w:t>,</w:t>
      </w:r>
      <w:r w:rsidRPr="009E7897">
        <w:rPr>
          <w:rFonts w:cstheme="minorHAnsi"/>
        </w:rPr>
        <w:t xml:space="preserve"> such as lung or thyroid cancer.</w:t>
      </w:r>
      <w:r w:rsidR="004931C9" w:rsidRPr="009E7897">
        <w:rPr>
          <w:rFonts w:cstheme="minorHAnsi"/>
        </w:rPr>
        <w:t xml:space="preserve"> </w:t>
      </w:r>
      <w:r w:rsidR="00976EE3">
        <w:rPr>
          <w:rFonts w:cstheme="minorHAnsi"/>
        </w:rPr>
        <w:t>After a substantial dose of ionizing radiation, the risk of radiation-induced leukemia in children</w:t>
      </w:r>
      <w:r w:rsidRPr="009E7897">
        <w:rPr>
          <w:rFonts w:cstheme="minorHAnsi"/>
        </w:rPr>
        <w:t xml:space="preserve"> is approximately 2 times that of adults.</w:t>
      </w:r>
      <w:r w:rsidR="004931C9" w:rsidRPr="009E7897">
        <w:rPr>
          <w:rFonts w:cstheme="minorHAnsi"/>
        </w:rPr>
        <w:t xml:space="preserve"> </w:t>
      </w:r>
      <w:r w:rsidR="006E48EC">
        <w:rPr>
          <w:rFonts w:cstheme="minorHAnsi"/>
        </w:rPr>
        <w:t xml:space="preserve">The data </w:t>
      </w:r>
      <w:r w:rsidR="00976EE3">
        <w:rPr>
          <w:rFonts w:cstheme="minorHAnsi"/>
        </w:rPr>
        <w:t>for low doses, such as those generally encountered and conventional diagnostic radiology, is still inconclusive</w:t>
      </w:r>
      <w:r w:rsidRPr="009E7897">
        <w:rPr>
          <w:rFonts w:cstheme="minorHAnsi"/>
        </w:rPr>
        <w:t>.</w:t>
      </w:r>
      <w:r w:rsidR="004931C9" w:rsidRPr="009E7897">
        <w:rPr>
          <w:rFonts w:cstheme="minorHAnsi"/>
        </w:rPr>
        <w:t xml:space="preserve"> </w:t>
      </w:r>
      <w:r w:rsidRPr="009E7897">
        <w:rPr>
          <w:rFonts w:cstheme="minorHAnsi"/>
        </w:rPr>
        <w:t xml:space="preserve">So with this concern in mind, </w:t>
      </w:r>
      <w:r w:rsidR="00A35769">
        <w:rPr>
          <w:rFonts w:cstheme="minorHAnsi"/>
        </w:rPr>
        <w:t>radiologic technologist</w:t>
      </w:r>
      <w:r w:rsidRPr="009E7897">
        <w:rPr>
          <w:rFonts w:cstheme="minorHAnsi"/>
        </w:rPr>
        <w:t>s</w:t>
      </w:r>
      <w:r w:rsidR="004931C9" w:rsidRPr="009E7897">
        <w:rPr>
          <w:rFonts w:cstheme="minorHAnsi"/>
        </w:rPr>
        <w:t xml:space="preserve"> m</w:t>
      </w:r>
      <w:r w:rsidRPr="009E7897">
        <w:rPr>
          <w:rFonts w:cstheme="minorHAnsi"/>
        </w:rPr>
        <w:t>ust take every precaution to minimize exposure in all pediatric patients</w:t>
      </w:r>
      <w:r w:rsidR="006E48EC">
        <w:rPr>
          <w:rFonts w:cstheme="minorHAnsi"/>
        </w:rPr>
        <w:t>. S</w:t>
      </w:r>
      <w:r w:rsidRPr="009E7897">
        <w:rPr>
          <w:rFonts w:cstheme="minorHAnsi"/>
        </w:rPr>
        <w:t xml:space="preserve">maller doses of ionizing radiation are sufficient to obtain useful images </w:t>
      </w:r>
      <w:r w:rsidR="006E48EC">
        <w:rPr>
          <w:rFonts w:cstheme="minorHAnsi"/>
        </w:rPr>
        <w:t>in</w:t>
      </w:r>
      <w:r w:rsidRPr="009E7897">
        <w:rPr>
          <w:rFonts w:cstheme="minorHAnsi"/>
        </w:rPr>
        <w:t xml:space="preserve"> pediatric imaging procedures </w:t>
      </w:r>
      <w:r w:rsidR="006E48EC">
        <w:rPr>
          <w:rFonts w:cstheme="minorHAnsi"/>
        </w:rPr>
        <w:t xml:space="preserve">than those </w:t>
      </w:r>
      <w:r w:rsidRPr="009E7897">
        <w:rPr>
          <w:rFonts w:cstheme="minorHAnsi"/>
        </w:rPr>
        <w:t>necessary for adult imaging procedures.</w:t>
      </w:r>
    </w:p>
    <w:p w14:paraId="76344E72" w14:textId="77777777" w:rsidR="002116BD" w:rsidRDefault="002116BD" w:rsidP="002B0206">
      <w:pPr>
        <w:spacing w:after="0" w:line="360" w:lineRule="auto"/>
        <w:rPr>
          <w:rFonts w:cstheme="minorHAnsi"/>
        </w:rPr>
      </w:pPr>
    </w:p>
    <w:p w14:paraId="35CFBFC1" w14:textId="1F06D40B" w:rsidR="002116BD" w:rsidRPr="004566D0" w:rsidRDefault="003A6942">
      <w:pPr>
        <w:pStyle w:val="Heading3"/>
        <w:pPrChange w:id="153" w:author="Jessica Marshall" w:date="2023-07-07T10:46:00Z">
          <w:pPr>
            <w:spacing w:after="0" w:line="360" w:lineRule="auto"/>
          </w:pPr>
        </w:pPrChange>
      </w:pPr>
      <w:ins w:id="154" w:author="Jessica Marshall" w:date="2023-07-07T10:47:00Z">
        <w:r>
          <w:t xml:space="preserve">Patients who are </w:t>
        </w:r>
      </w:ins>
      <w:del w:id="155" w:author="Jessica Marshall" w:date="2023-07-07T10:47:00Z">
        <w:r w:rsidR="002116BD" w:rsidRPr="004566D0" w:rsidDel="003A6942">
          <w:delText>M</w:delText>
        </w:r>
      </w:del>
      <w:ins w:id="156" w:author="Jessica Marshall" w:date="2023-07-07T10:47:00Z">
        <w:r>
          <w:t>m</w:t>
        </w:r>
      </w:ins>
      <w:r w:rsidR="002116BD" w:rsidRPr="004566D0">
        <w:t xml:space="preserve">orbidly </w:t>
      </w:r>
      <w:del w:id="157" w:author="Jessica Marshall" w:date="2023-07-07T10:47:00Z">
        <w:r w:rsidR="002116BD" w:rsidRPr="004566D0" w:rsidDel="00633A5D">
          <w:delText xml:space="preserve">Obese </w:delText>
        </w:r>
      </w:del>
      <w:ins w:id="158" w:author="Jessica Marshall" w:date="2023-07-07T10:47:00Z">
        <w:r w:rsidR="00633A5D">
          <w:t>o</w:t>
        </w:r>
        <w:r w:rsidR="00633A5D" w:rsidRPr="004566D0">
          <w:t xml:space="preserve">bese </w:t>
        </w:r>
      </w:ins>
      <w:del w:id="159" w:author="Jessica Marshall" w:date="2023-07-07T10:47:00Z">
        <w:r w:rsidR="002116BD" w:rsidRPr="004566D0" w:rsidDel="00633A5D">
          <w:delText>Patients</w:delText>
        </w:r>
      </w:del>
    </w:p>
    <w:p w14:paraId="33783B01" w14:textId="78A09390" w:rsidR="00FA6082" w:rsidRPr="009E7897" w:rsidRDefault="003C0F57" w:rsidP="002B0206">
      <w:pPr>
        <w:spacing w:after="0" w:line="360" w:lineRule="auto"/>
        <w:rPr>
          <w:rFonts w:cstheme="minorHAnsi"/>
        </w:rPr>
      </w:pPr>
      <w:r w:rsidRPr="009E7897">
        <w:rPr>
          <w:rFonts w:cstheme="minorHAnsi"/>
        </w:rPr>
        <w:lastRenderedPageBreak/>
        <w:t xml:space="preserve">Obesity in the United States has increasingly been cited as a </w:t>
      </w:r>
      <w:r w:rsidR="006E48EC">
        <w:rPr>
          <w:rFonts w:cstheme="minorHAnsi"/>
        </w:rPr>
        <w:t>significant</w:t>
      </w:r>
      <w:r w:rsidRPr="009E7897">
        <w:rPr>
          <w:rFonts w:cstheme="minorHAnsi"/>
        </w:rPr>
        <w:t xml:space="preserve"> health issue in recent decades.</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_Ref138594888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5</w:t>
      </w:r>
      <w:r w:rsidR="004566D0" w:rsidRPr="004566D0">
        <w:rPr>
          <w:rFonts w:cstheme="minorHAnsi"/>
          <w:vertAlign w:val="superscript"/>
        </w:rPr>
        <w:fldChar w:fldCharType="end"/>
      </w:r>
      <w:r w:rsidR="004931C9" w:rsidRPr="009E7897">
        <w:rPr>
          <w:rFonts w:cstheme="minorHAnsi"/>
        </w:rPr>
        <w:t xml:space="preserve"> </w:t>
      </w:r>
      <w:r w:rsidRPr="009E7897">
        <w:rPr>
          <w:rFonts w:cstheme="minorHAnsi"/>
        </w:rPr>
        <w:t>While many industrialized countries have experienced similar increases, obesity rates in the United States are among the highest in the world.</w:t>
      </w:r>
      <w:r w:rsidR="004931C9" w:rsidRPr="009E7897">
        <w:rPr>
          <w:rFonts w:cstheme="minorHAnsi"/>
        </w:rPr>
        <w:t xml:space="preserve"> </w:t>
      </w:r>
      <w:ins w:id="160" w:author="Jessica Marshall" w:date="2023-07-07T10:47:00Z">
        <w:r w:rsidR="003A6942">
          <w:rPr>
            <w:rFonts w:cstheme="minorHAnsi"/>
          </w:rPr>
          <w:t xml:space="preserve">Patients who are considered </w:t>
        </w:r>
      </w:ins>
      <w:del w:id="161" w:author="Jessica Marshall" w:date="2023-07-07T10:47:00Z">
        <w:r w:rsidRPr="0085044C" w:rsidDel="003A6942">
          <w:rPr>
            <w:rFonts w:cstheme="minorHAnsi"/>
            <w:highlight w:val="yellow"/>
          </w:rPr>
          <w:delText>O</w:delText>
        </w:r>
      </w:del>
      <w:ins w:id="162" w:author="Jessica Marshall" w:date="2023-07-07T10:47:00Z">
        <w:r w:rsidR="003A6942">
          <w:rPr>
            <w:rFonts w:cstheme="minorHAnsi"/>
            <w:highlight w:val="yellow"/>
          </w:rPr>
          <w:t>o</w:t>
        </w:r>
      </w:ins>
      <w:r w:rsidRPr="0085044C">
        <w:rPr>
          <w:rFonts w:cstheme="minorHAnsi"/>
          <w:highlight w:val="yellow"/>
        </w:rPr>
        <w:t xml:space="preserve">bese </w:t>
      </w:r>
      <w:del w:id="163" w:author="Jessica Marshall" w:date="2023-07-07T10:47:00Z">
        <w:r w:rsidRPr="0085044C" w:rsidDel="003A6942">
          <w:rPr>
            <w:rFonts w:cstheme="minorHAnsi"/>
            <w:highlight w:val="yellow"/>
          </w:rPr>
          <w:delText xml:space="preserve">patients </w:delText>
        </w:r>
      </w:del>
      <w:r w:rsidRPr="0085044C">
        <w:rPr>
          <w:rFonts w:cstheme="minorHAnsi"/>
          <w:highlight w:val="yellow"/>
        </w:rPr>
        <w:t xml:space="preserve">are at risk for increased radiation exposure due to </w:t>
      </w:r>
      <w:r w:rsidR="006E48EC" w:rsidRPr="0085044C">
        <w:rPr>
          <w:rFonts w:cstheme="minorHAnsi"/>
          <w:highlight w:val="yellow"/>
        </w:rPr>
        <w:t>increased</w:t>
      </w:r>
      <w:r w:rsidRPr="0085044C">
        <w:rPr>
          <w:rFonts w:cstheme="minorHAnsi"/>
          <w:highlight w:val="yellow"/>
        </w:rPr>
        <w:t xml:space="preserve"> radiation needed to penetrate tissue</w:t>
      </w:r>
      <w:r w:rsidR="00C26D43" w:rsidRPr="009E7897">
        <w:rPr>
          <w:rFonts w:cstheme="minorHAnsi"/>
        </w:rPr>
        <w:t>, t</w:t>
      </w:r>
      <w:r w:rsidRPr="009E7897">
        <w:rPr>
          <w:rFonts w:cstheme="minorHAnsi"/>
        </w:rPr>
        <w:t>he risk of repeat exams due to difficult positioning and technique</w:t>
      </w:r>
      <w:r w:rsidR="006E48EC">
        <w:rPr>
          <w:rFonts w:cstheme="minorHAnsi"/>
        </w:rPr>
        <w:t>,</w:t>
      </w:r>
      <w:r w:rsidRPr="009E7897">
        <w:rPr>
          <w:rFonts w:cstheme="minorHAnsi"/>
        </w:rPr>
        <w:t xml:space="preserve"> and an incompatibility with the existing equipment.</w:t>
      </w:r>
      <w:r w:rsidR="00C26D43" w:rsidRPr="009E7897">
        <w:rPr>
          <w:rFonts w:cstheme="minorHAnsi"/>
        </w:rPr>
        <w:t xml:space="preserve"> </w:t>
      </w:r>
      <w:r w:rsidRPr="009E7897">
        <w:rPr>
          <w:rFonts w:cstheme="minorHAnsi"/>
        </w:rPr>
        <w:t xml:space="preserve">And obese patients suffer from health conditions </w:t>
      </w:r>
      <w:r w:rsidR="006E48EC">
        <w:rPr>
          <w:rFonts w:cstheme="minorHAnsi"/>
        </w:rPr>
        <w:t>requiring more radiologic procedures</w:t>
      </w:r>
      <w:r w:rsidRPr="009E7897">
        <w:rPr>
          <w:rFonts w:cstheme="minorHAnsi"/>
        </w:rPr>
        <w:t xml:space="preserve"> than the average p</w:t>
      </w:r>
      <w:r w:rsidR="00976EE3">
        <w:rPr>
          <w:rFonts w:cstheme="minorHAnsi"/>
        </w:rPr>
        <w:t>opulation</w:t>
      </w:r>
      <w:r w:rsidRPr="009E7897">
        <w:rPr>
          <w:rFonts w:cstheme="minorHAnsi"/>
        </w:rPr>
        <w:t>.</w:t>
      </w:r>
      <w:r w:rsidR="00C26D43" w:rsidRPr="009E7897">
        <w:rPr>
          <w:rFonts w:cstheme="minorHAnsi"/>
        </w:rPr>
        <w:t xml:space="preserve"> </w:t>
      </w:r>
      <w:r w:rsidR="006E48EC">
        <w:rPr>
          <w:rFonts w:cstheme="minorHAnsi"/>
        </w:rPr>
        <w:t>W</w:t>
      </w:r>
      <w:r w:rsidRPr="009E7897">
        <w:rPr>
          <w:rFonts w:cstheme="minorHAnsi"/>
        </w:rPr>
        <w:t xml:space="preserve">hen </w:t>
      </w:r>
      <w:r w:rsidR="006E48EC">
        <w:rPr>
          <w:rFonts w:cstheme="minorHAnsi"/>
        </w:rPr>
        <w:t xml:space="preserve">imaging </w:t>
      </w:r>
      <w:ins w:id="164" w:author="Jessica Marshall" w:date="2023-07-07T10:47:00Z">
        <w:r w:rsidR="003A6942" w:rsidRPr="009E7897">
          <w:rPr>
            <w:rFonts w:cstheme="minorHAnsi"/>
          </w:rPr>
          <w:t xml:space="preserve">patients </w:t>
        </w:r>
        <w:r w:rsidR="003A6942">
          <w:rPr>
            <w:rFonts w:cstheme="minorHAnsi"/>
          </w:rPr>
          <w:t xml:space="preserve">who are </w:t>
        </w:r>
      </w:ins>
      <w:r w:rsidRPr="009E7897">
        <w:rPr>
          <w:rFonts w:cstheme="minorHAnsi"/>
        </w:rPr>
        <w:t>morbid</w:t>
      </w:r>
      <w:r w:rsidR="00C26D43" w:rsidRPr="009E7897">
        <w:rPr>
          <w:rFonts w:cstheme="minorHAnsi"/>
        </w:rPr>
        <w:t>ly</w:t>
      </w:r>
      <w:r w:rsidRPr="009E7897">
        <w:rPr>
          <w:rFonts w:cstheme="minorHAnsi"/>
        </w:rPr>
        <w:t xml:space="preserve"> obes</w:t>
      </w:r>
      <w:r w:rsidR="00C26D43" w:rsidRPr="009E7897">
        <w:rPr>
          <w:rFonts w:cstheme="minorHAnsi"/>
        </w:rPr>
        <w:t>e</w:t>
      </w:r>
      <w:del w:id="165" w:author="Jessica Marshall" w:date="2023-07-07T10:47:00Z">
        <w:r w:rsidR="00C26D43" w:rsidRPr="009E7897" w:rsidDel="003A6942">
          <w:rPr>
            <w:rFonts w:cstheme="minorHAnsi"/>
          </w:rPr>
          <w:delText xml:space="preserve"> </w:delText>
        </w:r>
        <w:r w:rsidRPr="009E7897" w:rsidDel="003A6942">
          <w:rPr>
            <w:rFonts w:cstheme="minorHAnsi"/>
          </w:rPr>
          <w:delText>patients</w:delText>
        </w:r>
      </w:del>
      <w:r w:rsidRPr="009E7897">
        <w:rPr>
          <w:rFonts w:cstheme="minorHAnsi"/>
        </w:rPr>
        <w:t xml:space="preserve">, </w:t>
      </w:r>
      <w:r w:rsidR="006E48EC">
        <w:rPr>
          <w:rFonts w:cstheme="minorHAnsi"/>
        </w:rPr>
        <w:t>it is best practice</w:t>
      </w:r>
      <w:r w:rsidRPr="009E7897">
        <w:rPr>
          <w:rFonts w:cstheme="minorHAnsi"/>
        </w:rPr>
        <w:t xml:space="preserve"> to use manual techniques instead of the </w:t>
      </w:r>
      <w:del w:id="166" w:author="Jessica Marshall" w:date="2023-07-07T10:47:00Z">
        <w:r w:rsidRPr="009E7897" w:rsidDel="003A6942">
          <w:rPr>
            <w:rFonts w:cstheme="minorHAnsi"/>
          </w:rPr>
          <w:delText>AEC</w:delText>
        </w:r>
        <w:r w:rsidR="006E48EC" w:rsidDel="003A6942">
          <w:rPr>
            <w:rFonts w:cstheme="minorHAnsi"/>
          </w:rPr>
          <w:delText>,</w:delText>
        </w:r>
        <w:r w:rsidR="00C26D43" w:rsidRPr="009E7897" w:rsidDel="003A6942">
          <w:rPr>
            <w:rFonts w:cstheme="minorHAnsi"/>
          </w:rPr>
          <w:delText xml:space="preserve"> and</w:delText>
        </w:r>
      </w:del>
      <w:ins w:id="167" w:author="Jessica Marshall" w:date="2023-07-07T10:47:00Z">
        <w:r w:rsidR="003A6942" w:rsidRPr="009E7897">
          <w:rPr>
            <w:rFonts w:cstheme="minorHAnsi"/>
          </w:rPr>
          <w:t>AEC</w:t>
        </w:r>
        <w:r w:rsidR="003A6942">
          <w:rPr>
            <w:rFonts w:cstheme="minorHAnsi"/>
          </w:rPr>
          <w:t xml:space="preserve"> and</w:t>
        </w:r>
      </w:ins>
      <w:r w:rsidR="00C26D43" w:rsidRPr="009E7897">
        <w:rPr>
          <w:rFonts w:cstheme="minorHAnsi"/>
        </w:rPr>
        <w:t xml:space="preserve"> remember that ALARA</w:t>
      </w:r>
      <w:r w:rsidRPr="009E7897">
        <w:rPr>
          <w:rFonts w:cstheme="minorHAnsi"/>
        </w:rPr>
        <w:t xml:space="preserve"> is our ethical responsibility to ensure patient exposure is kept to a minimum by keeping exposures as low as reasonably achievable</w:t>
      </w:r>
      <w:r w:rsidR="00F33887" w:rsidRPr="009E7897">
        <w:rPr>
          <w:rFonts w:cstheme="minorHAnsi"/>
        </w:rPr>
        <w:t>.</w:t>
      </w:r>
    </w:p>
    <w:p w14:paraId="0F8946A4" w14:textId="77777777" w:rsidR="00FA6082" w:rsidRPr="009E7897" w:rsidRDefault="00FA6082" w:rsidP="002B0206">
      <w:pPr>
        <w:spacing w:after="0" w:line="360" w:lineRule="auto"/>
        <w:rPr>
          <w:rFonts w:cstheme="minorHAnsi"/>
        </w:rPr>
      </w:pPr>
    </w:p>
    <w:p w14:paraId="637FE13C" w14:textId="2F56ABB4" w:rsidR="00822D20" w:rsidRPr="009E7897" w:rsidRDefault="009E7897">
      <w:pPr>
        <w:pStyle w:val="Heading2"/>
        <w:pPrChange w:id="168" w:author="Jessica Marshall" w:date="2023-07-07T10:47:00Z">
          <w:pPr>
            <w:spacing w:after="0" w:line="360" w:lineRule="auto"/>
          </w:pPr>
        </w:pPrChange>
      </w:pPr>
      <w:r w:rsidRPr="009E7897">
        <w:t>Filtratio</w:t>
      </w:r>
      <w:r w:rsidR="004566D0">
        <w:t>n</w:t>
      </w:r>
    </w:p>
    <w:p w14:paraId="504247D3" w14:textId="3D032AAC" w:rsidR="002116BD" w:rsidRDefault="00811C1B" w:rsidP="002B0206">
      <w:pPr>
        <w:spacing w:after="0" w:line="360" w:lineRule="auto"/>
        <w:rPr>
          <w:rFonts w:cstheme="minorHAnsi"/>
        </w:rPr>
      </w:pPr>
      <w:r w:rsidRPr="0085044C">
        <w:rPr>
          <w:rFonts w:cstheme="minorHAnsi"/>
          <w:highlight w:val="yellow"/>
        </w:rPr>
        <w:t xml:space="preserve">Filtration </w:t>
      </w:r>
      <w:r w:rsidR="00822D20" w:rsidRPr="0085044C">
        <w:rPr>
          <w:rFonts w:cstheme="minorHAnsi"/>
          <w:highlight w:val="yellow"/>
        </w:rPr>
        <w:t>of the radiographic beam results in the absorption of most of the lower energy photons from the heterogeneous beam</w:t>
      </w:r>
      <w:r w:rsidR="00976EE3" w:rsidRPr="0085044C">
        <w:rPr>
          <w:rFonts w:cstheme="minorHAnsi"/>
          <w:highlight w:val="yellow"/>
        </w:rPr>
        <w:t>;</w:t>
      </w:r>
      <w:r w:rsidR="00822D20" w:rsidRPr="0085044C">
        <w:rPr>
          <w:rFonts w:cstheme="minorHAnsi"/>
          <w:highlight w:val="yellow"/>
        </w:rPr>
        <w:t xml:space="preserve"> this increases the mean energy or quality of the </w:t>
      </w:r>
      <w:r w:rsidR="00976EE3" w:rsidRPr="0085044C">
        <w:rPr>
          <w:rFonts w:cstheme="minorHAnsi"/>
          <w:highlight w:val="yellow"/>
        </w:rPr>
        <w:t>x</w:t>
      </w:r>
      <w:r w:rsidR="00E60198" w:rsidRPr="0085044C">
        <w:rPr>
          <w:rFonts w:cstheme="minorHAnsi"/>
          <w:highlight w:val="yellow"/>
        </w:rPr>
        <w:t>-ray</w:t>
      </w:r>
      <w:r w:rsidR="00822D20" w:rsidRPr="0085044C">
        <w:rPr>
          <w:rFonts w:cstheme="minorHAnsi"/>
          <w:highlight w:val="yellow"/>
        </w:rPr>
        <w:t xml:space="preserve"> beam</w:t>
      </w:r>
      <w:r w:rsidR="00822D20" w:rsidRPr="009E7897">
        <w:rPr>
          <w:rFonts w:cstheme="minorHAnsi"/>
        </w:rPr>
        <w:t xml:space="preserve"> and is commonly referred to as hardening the beam.</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00822D20" w:rsidRPr="009E7897">
        <w:rPr>
          <w:rFonts w:cstheme="minorHAnsi"/>
        </w:rPr>
        <w:t xml:space="preserve"> The remaining photons will </w:t>
      </w:r>
      <w:r w:rsidR="00976EE3">
        <w:rPr>
          <w:rFonts w:cstheme="minorHAnsi"/>
        </w:rPr>
        <w:t>have</w:t>
      </w:r>
      <w:r w:rsidR="00822D20" w:rsidRPr="009E7897">
        <w:rPr>
          <w:rFonts w:cstheme="minorHAnsi"/>
        </w:rPr>
        <w:t xml:space="preserve"> higher mean energy and </w:t>
      </w:r>
      <w:r w:rsidR="00976EE3">
        <w:rPr>
          <w:rFonts w:cstheme="minorHAnsi"/>
        </w:rPr>
        <w:t xml:space="preserve">are </w:t>
      </w:r>
      <w:r w:rsidR="00822D20" w:rsidRPr="009E7897">
        <w:rPr>
          <w:rFonts w:cstheme="minorHAnsi"/>
        </w:rPr>
        <w:t>less likely to be absorbed</w:t>
      </w:r>
      <w:r w:rsidRPr="009E7897">
        <w:rPr>
          <w:rFonts w:cstheme="minorHAnsi"/>
        </w:rPr>
        <w:t xml:space="preserve"> v</w:t>
      </w:r>
      <w:r w:rsidR="00822D20" w:rsidRPr="009E7897">
        <w:rPr>
          <w:rFonts w:cstheme="minorHAnsi"/>
        </w:rPr>
        <w:t xml:space="preserve">ia the photoelectric interaction </w:t>
      </w:r>
      <w:r w:rsidRPr="009E7897">
        <w:rPr>
          <w:rFonts w:cstheme="minorHAnsi"/>
        </w:rPr>
        <w:t>in</w:t>
      </w:r>
      <w:r w:rsidR="00822D20" w:rsidRPr="009E7897">
        <w:rPr>
          <w:rFonts w:cstheme="minorHAnsi"/>
        </w:rPr>
        <w:t xml:space="preserve"> body tissue. On the other hand, if adequate filtration were not present, very low energy photons would enter the patient and be almost totally absorbed in the body, thus markedly increasing the patients</w:t>
      </w:r>
      <w:r w:rsidR="00976EE3">
        <w:rPr>
          <w:rFonts w:cstheme="minorHAnsi"/>
        </w:rPr>
        <w:t>'</w:t>
      </w:r>
      <w:r w:rsidR="00822D20" w:rsidRPr="009E7897">
        <w:rPr>
          <w:rFonts w:cstheme="minorHAnsi"/>
        </w:rPr>
        <w:t xml:space="preserve"> radiation dose, especially near or at the surface, but contributing nothing to the imaging process. </w:t>
      </w:r>
      <w:r w:rsidR="00976EE3">
        <w:rPr>
          <w:rFonts w:cstheme="minorHAnsi"/>
        </w:rPr>
        <w:t>In general radiography, the low energy photons should be removed from the radiographic beam through proper filtration to reduce the absorbed dose to the patient</w:t>
      </w:r>
      <w:r w:rsidR="00822D20" w:rsidRPr="009E7897">
        <w:rPr>
          <w:rFonts w:cstheme="minorHAnsi"/>
        </w:rPr>
        <w:t xml:space="preserve">. The filter material includes elements inherent to and added to the </w:t>
      </w:r>
      <w:r w:rsidR="00976EE3">
        <w:rPr>
          <w:rFonts w:cstheme="minorHAnsi"/>
        </w:rPr>
        <w:t>x</w:t>
      </w:r>
      <w:r w:rsidR="00E60198">
        <w:rPr>
          <w:rFonts w:cstheme="minorHAnsi"/>
        </w:rPr>
        <w:t>-ray</w:t>
      </w:r>
      <w:r w:rsidR="00822D20" w:rsidRPr="009E7897">
        <w:rPr>
          <w:rFonts w:cstheme="minorHAnsi"/>
        </w:rPr>
        <w:t xml:space="preserve"> </w:t>
      </w:r>
      <w:r w:rsidR="00564578" w:rsidRPr="009E7897">
        <w:rPr>
          <w:rFonts w:cstheme="minorHAnsi"/>
        </w:rPr>
        <w:t>equipment.</w:t>
      </w:r>
    </w:p>
    <w:p w14:paraId="659C07CA" w14:textId="77777777" w:rsidR="004566D0" w:rsidRDefault="004566D0" w:rsidP="002B0206">
      <w:pPr>
        <w:spacing w:after="0" w:line="360" w:lineRule="auto"/>
        <w:rPr>
          <w:rFonts w:cstheme="minorHAnsi"/>
          <w:b/>
          <w:bCs/>
        </w:rPr>
      </w:pPr>
    </w:p>
    <w:p w14:paraId="56D912FB" w14:textId="0BA6F845" w:rsidR="002116BD" w:rsidRPr="004566D0" w:rsidRDefault="002116BD">
      <w:pPr>
        <w:pStyle w:val="Heading3"/>
        <w:pPrChange w:id="169" w:author="Jessica Marshall" w:date="2023-07-07T10:48:00Z">
          <w:pPr>
            <w:spacing w:after="0" w:line="360" w:lineRule="auto"/>
          </w:pPr>
        </w:pPrChange>
      </w:pPr>
      <w:r w:rsidRPr="004566D0">
        <w:t xml:space="preserve">Effect on </w:t>
      </w:r>
      <w:del w:id="170" w:author="Jessica Marshall" w:date="2023-07-07T10:48:00Z">
        <w:r w:rsidRPr="004566D0" w:rsidDel="008C39EC">
          <w:delText xml:space="preserve">Skin </w:delText>
        </w:r>
      </w:del>
      <w:ins w:id="171" w:author="Jessica Marshall" w:date="2023-07-07T10:48:00Z">
        <w:r w:rsidR="008C39EC">
          <w:t>s</w:t>
        </w:r>
        <w:r w:rsidR="008C39EC" w:rsidRPr="004566D0">
          <w:t xml:space="preserve">kin </w:t>
        </w:r>
      </w:ins>
      <w:r w:rsidRPr="004566D0">
        <w:t xml:space="preserve">and </w:t>
      </w:r>
      <w:del w:id="172" w:author="Jessica Marshall" w:date="2023-07-07T10:48:00Z">
        <w:r w:rsidRPr="004566D0" w:rsidDel="008C39EC">
          <w:delText xml:space="preserve">Organ </w:delText>
        </w:r>
      </w:del>
      <w:ins w:id="173" w:author="Jessica Marshall" w:date="2023-07-07T10:48:00Z">
        <w:r w:rsidR="008C39EC">
          <w:t>o</w:t>
        </w:r>
        <w:r w:rsidR="008C39EC" w:rsidRPr="004566D0">
          <w:t xml:space="preserve">rgan </w:t>
        </w:r>
      </w:ins>
      <w:del w:id="174" w:author="Jessica Marshall" w:date="2023-07-07T10:48:00Z">
        <w:r w:rsidRPr="004566D0" w:rsidDel="008C39EC">
          <w:delText>Exposure</w:delText>
        </w:r>
      </w:del>
      <w:ins w:id="175" w:author="Jessica Marshall" w:date="2023-07-07T10:48:00Z">
        <w:r w:rsidR="008C39EC">
          <w:t>e</w:t>
        </w:r>
        <w:r w:rsidR="008C39EC" w:rsidRPr="004566D0">
          <w:t>xposure</w:t>
        </w:r>
      </w:ins>
    </w:p>
    <w:p w14:paraId="5EDC65C6" w14:textId="00300587" w:rsidR="002116BD" w:rsidRDefault="00976EE3" w:rsidP="002B0206">
      <w:pPr>
        <w:spacing w:after="0" w:line="360" w:lineRule="auto"/>
        <w:rPr>
          <w:rFonts w:cstheme="minorHAnsi"/>
        </w:rPr>
      </w:pPr>
      <w:del w:id="176" w:author="Jessica Marshall" w:date="2023-07-07T10:48:00Z">
        <w:r w:rsidDel="008C39EC">
          <w:rPr>
            <w:rFonts w:cstheme="minorHAnsi"/>
          </w:rPr>
          <w:delText>H</w:delText>
        </w:r>
        <w:r w:rsidR="00811C1B" w:rsidRPr="009E7897" w:rsidDel="008C39EC">
          <w:rPr>
            <w:rFonts w:cstheme="minorHAnsi"/>
          </w:rPr>
          <w:delText xml:space="preserve">ow does filtration </w:delText>
        </w:r>
        <w:r w:rsidDel="008C39EC">
          <w:rPr>
            <w:rFonts w:cstheme="minorHAnsi"/>
          </w:rPr>
          <w:delText>a</w:delText>
        </w:r>
        <w:r w:rsidR="00822D20" w:rsidRPr="009E7897" w:rsidDel="008C39EC">
          <w:rPr>
            <w:rFonts w:cstheme="minorHAnsi"/>
          </w:rPr>
          <w:delText xml:space="preserve">ffect skin and organ exposure? </w:delText>
        </w:r>
      </w:del>
      <w:r w:rsidRPr="0085044C">
        <w:rPr>
          <w:rFonts w:cstheme="minorHAnsi"/>
          <w:highlight w:val="yellow"/>
        </w:rPr>
        <w:t>Filtration</w:t>
      </w:r>
      <w:r w:rsidR="00822D20" w:rsidRPr="0085044C">
        <w:rPr>
          <w:rFonts w:cstheme="minorHAnsi"/>
          <w:highlight w:val="yellow"/>
        </w:rPr>
        <w:t xml:space="preserve"> decreases exposure</w:t>
      </w:r>
      <w:r w:rsidR="00822D20" w:rsidRPr="009E7897">
        <w:rPr>
          <w:rFonts w:cstheme="minorHAnsi"/>
        </w:rPr>
        <w:t xml:space="preserve"> by absorbing most of the lower energy photons. </w:t>
      </w:r>
      <w:r>
        <w:rPr>
          <w:rFonts w:cstheme="minorHAnsi"/>
        </w:rPr>
        <w:t xml:space="preserve">Therefore, skin and organ exposure </w:t>
      </w:r>
      <w:del w:id="177" w:author="Jessica Marshall" w:date="2023-07-07T10:48:00Z">
        <w:r w:rsidDel="008C39EC">
          <w:rPr>
            <w:rFonts w:cstheme="minorHAnsi"/>
          </w:rPr>
          <w:delText>is</w:delText>
        </w:r>
      </w:del>
      <w:ins w:id="178" w:author="Jessica Marshall" w:date="2023-07-07T10:48:00Z">
        <w:r w:rsidR="008C39EC">
          <w:rPr>
            <w:rFonts w:cstheme="minorHAnsi"/>
          </w:rPr>
          <w:t>are</w:t>
        </w:r>
      </w:ins>
      <w:r w:rsidR="00822D20" w:rsidRPr="009E7897">
        <w:rPr>
          <w:rFonts w:cstheme="minorHAnsi"/>
        </w:rPr>
        <w:t xml:space="preserve"> </w:t>
      </w:r>
      <w:r>
        <w:rPr>
          <w:rFonts w:cstheme="minorHAnsi"/>
        </w:rPr>
        <w:t>reduc</w:t>
      </w:r>
      <w:r w:rsidR="00822D20" w:rsidRPr="009E7897">
        <w:rPr>
          <w:rFonts w:cstheme="minorHAnsi"/>
        </w:rPr>
        <w:t>e</w:t>
      </w:r>
      <w:r>
        <w:rPr>
          <w:rFonts w:cstheme="minorHAnsi"/>
        </w:rPr>
        <w:t>d</w:t>
      </w:r>
      <w:r w:rsidR="00811C1B" w:rsidRPr="009E7897">
        <w:rPr>
          <w:rFonts w:cstheme="minorHAnsi"/>
        </w:rPr>
        <w:t>.</w:t>
      </w:r>
      <w:r w:rsidR="00822D20" w:rsidRPr="009E7897">
        <w:rPr>
          <w:rFonts w:cstheme="minorHAnsi"/>
        </w:rPr>
        <w:t xml:space="preserve"> </w:t>
      </w:r>
    </w:p>
    <w:p w14:paraId="5B0FFA86" w14:textId="77777777" w:rsidR="002116BD" w:rsidRDefault="002116BD" w:rsidP="002B0206">
      <w:pPr>
        <w:spacing w:after="0" w:line="360" w:lineRule="auto"/>
        <w:rPr>
          <w:rFonts w:cstheme="minorHAnsi"/>
        </w:rPr>
      </w:pPr>
    </w:p>
    <w:p w14:paraId="6417ACA2" w14:textId="51B3DA61" w:rsidR="002116BD" w:rsidRPr="004566D0" w:rsidRDefault="002116BD">
      <w:pPr>
        <w:pStyle w:val="Heading3"/>
        <w:pPrChange w:id="179" w:author="Jessica Marshall" w:date="2023-07-07T10:48:00Z">
          <w:pPr>
            <w:spacing w:after="0" w:line="360" w:lineRule="auto"/>
          </w:pPr>
        </w:pPrChange>
      </w:pPr>
      <w:r w:rsidRPr="004566D0">
        <w:t xml:space="preserve">Effect on </w:t>
      </w:r>
      <w:del w:id="180" w:author="Jessica Marshall" w:date="2023-07-07T10:48:00Z">
        <w:r w:rsidRPr="004566D0" w:rsidDel="008C39EC">
          <w:delText xml:space="preserve">Average </w:delText>
        </w:r>
      </w:del>
      <w:ins w:id="181" w:author="Jessica Marshall" w:date="2023-07-07T10:48:00Z">
        <w:r w:rsidR="008C39EC">
          <w:t>a</w:t>
        </w:r>
        <w:r w:rsidR="008C39EC" w:rsidRPr="004566D0">
          <w:t xml:space="preserve">verage </w:t>
        </w:r>
      </w:ins>
      <w:del w:id="182" w:author="Jessica Marshall" w:date="2023-07-07T10:48:00Z">
        <w:r w:rsidRPr="004566D0" w:rsidDel="008C39EC">
          <w:delText xml:space="preserve">Beam </w:delText>
        </w:r>
      </w:del>
      <w:ins w:id="183" w:author="Jessica Marshall" w:date="2023-07-07T10:48:00Z">
        <w:r w:rsidR="008C39EC">
          <w:t>b</w:t>
        </w:r>
        <w:r w:rsidR="008C39EC" w:rsidRPr="004566D0">
          <w:t xml:space="preserve">eam </w:t>
        </w:r>
      </w:ins>
      <w:del w:id="184" w:author="Jessica Marshall" w:date="2023-07-07T10:48:00Z">
        <w:r w:rsidRPr="004566D0" w:rsidDel="008C39EC">
          <w:delText>Energy</w:delText>
        </w:r>
      </w:del>
      <w:ins w:id="185" w:author="Jessica Marshall" w:date="2023-07-07T10:48:00Z">
        <w:r w:rsidR="008C39EC">
          <w:t>e</w:t>
        </w:r>
        <w:r w:rsidR="008C39EC" w:rsidRPr="004566D0">
          <w:t>nergy</w:t>
        </w:r>
      </w:ins>
    </w:p>
    <w:p w14:paraId="60C7AF05" w14:textId="65386558" w:rsidR="002116BD" w:rsidRDefault="00811C1B" w:rsidP="002B0206">
      <w:pPr>
        <w:spacing w:after="0" w:line="360" w:lineRule="auto"/>
        <w:rPr>
          <w:rFonts w:cstheme="minorHAnsi"/>
        </w:rPr>
      </w:pPr>
      <w:del w:id="186" w:author="Jessica Marshall" w:date="2023-07-07T10:48:00Z">
        <w:r w:rsidRPr="009E7897" w:rsidDel="008C39EC">
          <w:rPr>
            <w:rFonts w:cstheme="minorHAnsi"/>
          </w:rPr>
          <w:delText>W</w:delText>
        </w:r>
        <w:r w:rsidR="00822D20" w:rsidRPr="009E7897" w:rsidDel="008C39EC">
          <w:rPr>
            <w:rFonts w:cstheme="minorHAnsi"/>
          </w:rPr>
          <w:delText xml:space="preserve">hat is the effect of filtration on beam energy? </w:delText>
        </w:r>
      </w:del>
      <w:r w:rsidR="00976EE3" w:rsidRPr="0085044C">
        <w:rPr>
          <w:rFonts w:cstheme="minorHAnsi"/>
          <w:highlight w:val="yellow"/>
        </w:rPr>
        <w:t>Filtration</w:t>
      </w:r>
      <w:r w:rsidR="00822D20" w:rsidRPr="0085044C">
        <w:rPr>
          <w:rFonts w:cstheme="minorHAnsi"/>
          <w:highlight w:val="yellow"/>
        </w:rPr>
        <w:t xml:space="preserve"> increases the </w:t>
      </w:r>
      <w:r w:rsidR="00976EE3" w:rsidRPr="0085044C">
        <w:rPr>
          <w:rFonts w:cstheme="minorHAnsi"/>
          <w:highlight w:val="yellow"/>
        </w:rPr>
        <w:t>beam's energy</w:t>
      </w:r>
      <w:r w:rsidR="00976EE3">
        <w:rPr>
          <w:rFonts w:cstheme="minorHAnsi"/>
        </w:rPr>
        <w:t>, or quality, decreasing the radiation's overall intensity</w:t>
      </w:r>
      <w:r w:rsidR="00822D20" w:rsidRPr="009E7897">
        <w:rPr>
          <w:rFonts w:cstheme="minorHAnsi"/>
        </w:rPr>
        <w:t xml:space="preserve">. </w:t>
      </w:r>
    </w:p>
    <w:p w14:paraId="712653E7" w14:textId="398CAA8B" w:rsidR="002116BD" w:rsidDel="008C39EC" w:rsidRDefault="002116BD" w:rsidP="002B0206">
      <w:pPr>
        <w:spacing w:after="0" w:line="360" w:lineRule="auto"/>
        <w:rPr>
          <w:del w:id="187" w:author="Jessica Marshall" w:date="2023-07-07T10:48:00Z"/>
          <w:rFonts w:cstheme="minorHAnsi"/>
        </w:rPr>
      </w:pPr>
    </w:p>
    <w:p w14:paraId="3B47D084" w14:textId="0882A40E" w:rsidR="002116BD" w:rsidRPr="004566D0" w:rsidRDefault="002116BD" w:rsidP="002B0206">
      <w:pPr>
        <w:spacing w:after="0" w:line="360" w:lineRule="auto"/>
        <w:rPr>
          <w:rFonts w:cstheme="minorHAnsi"/>
          <w:i/>
          <w:iCs/>
        </w:rPr>
      </w:pPr>
      <w:r w:rsidRPr="004566D0">
        <w:rPr>
          <w:rFonts w:cstheme="minorHAnsi"/>
          <w:i/>
          <w:iCs/>
        </w:rPr>
        <w:t>NCRP Recommendations (NCRP #102, minimum filtration in useful beam)</w:t>
      </w:r>
    </w:p>
    <w:p w14:paraId="4CEBC3D3" w14:textId="1B97C175" w:rsidR="00DD26FB" w:rsidRPr="009E7897" w:rsidRDefault="00822D20" w:rsidP="002B0206">
      <w:pPr>
        <w:spacing w:after="0" w:line="360" w:lineRule="auto"/>
        <w:rPr>
          <w:rFonts w:cstheme="minorHAnsi"/>
        </w:rPr>
      </w:pPr>
      <w:r w:rsidRPr="009E7897">
        <w:rPr>
          <w:rFonts w:cstheme="minorHAnsi"/>
        </w:rPr>
        <w:t xml:space="preserve">The National Council on Radiation </w:t>
      </w:r>
      <w:r w:rsidR="00976EE3">
        <w:rPr>
          <w:rFonts w:cstheme="minorHAnsi"/>
        </w:rPr>
        <w:t>P</w:t>
      </w:r>
      <w:r w:rsidRPr="009E7897">
        <w:rPr>
          <w:rFonts w:cstheme="minorHAnsi"/>
        </w:rPr>
        <w:t xml:space="preserve">rotection and </w:t>
      </w:r>
      <w:r w:rsidR="00976EE3">
        <w:rPr>
          <w:rFonts w:cstheme="minorHAnsi"/>
        </w:rPr>
        <w:t>M</w:t>
      </w:r>
      <w:r w:rsidRPr="009E7897">
        <w:rPr>
          <w:rFonts w:cstheme="minorHAnsi"/>
        </w:rPr>
        <w:t>easurements</w:t>
      </w:r>
      <w:r w:rsidR="00976EE3">
        <w:rPr>
          <w:rFonts w:cstheme="minorHAnsi"/>
        </w:rPr>
        <w:t xml:space="preserve"> (NCRP),</w:t>
      </w:r>
      <w:r w:rsidRPr="009E7897">
        <w:rPr>
          <w:rFonts w:cstheme="minorHAnsi"/>
        </w:rPr>
        <w:t xml:space="preserve"> in report #102</w:t>
      </w:r>
      <w:r w:rsidR="00976EE3">
        <w:rPr>
          <w:rFonts w:cstheme="minorHAnsi"/>
        </w:rPr>
        <w:t>,</w:t>
      </w:r>
      <w:r w:rsidRPr="009E7897">
        <w:rPr>
          <w:rFonts w:cstheme="minorHAnsi"/>
        </w:rPr>
        <w:t xml:space="preserve"> provides recommendations regarding </w:t>
      </w:r>
      <w:r w:rsidR="00976EE3">
        <w:rPr>
          <w:rFonts w:cstheme="minorHAnsi"/>
        </w:rPr>
        <w:t xml:space="preserve">the </w:t>
      </w:r>
      <w:r w:rsidRPr="009E7897">
        <w:rPr>
          <w:rFonts w:cstheme="minorHAnsi"/>
        </w:rPr>
        <w:t xml:space="preserve">design for optimal use </w:t>
      </w:r>
      <w:r w:rsidR="00811C1B" w:rsidRPr="009E7897">
        <w:rPr>
          <w:rFonts w:cstheme="minorHAnsi"/>
        </w:rPr>
        <w:t xml:space="preserve">of </w:t>
      </w:r>
      <w:r w:rsidR="00976EE3">
        <w:rPr>
          <w:rFonts w:cstheme="minorHAnsi"/>
        </w:rPr>
        <w:t xml:space="preserve">radiographic </w:t>
      </w:r>
      <w:r w:rsidRPr="009E7897">
        <w:rPr>
          <w:rFonts w:cstheme="minorHAnsi"/>
        </w:rPr>
        <w:t xml:space="preserve">equipment and </w:t>
      </w:r>
      <w:r w:rsidR="00976EE3">
        <w:rPr>
          <w:rFonts w:cstheme="minorHAnsi"/>
        </w:rPr>
        <w:t>includes</w:t>
      </w:r>
      <w:r w:rsidR="00811C1B" w:rsidRPr="009E7897">
        <w:rPr>
          <w:rFonts w:cstheme="minorHAnsi"/>
        </w:rPr>
        <w:t xml:space="preserve"> </w:t>
      </w:r>
      <w:r w:rsidRPr="009E7897">
        <w:rPr>
          <w:rFonts w:cstheme="minorHAnsi"/>
        </w:rPr>
        <w:t xml:space="preserve">radiation </w:t>
      </w:r>
      <w:r w:rsidRPr="009E7897">
        <w:rPr>
          <w:rFonts w:cstheme="minorHAnsi"/>
        </w:rPr>
        <w:lastRenderedPageBreak/>
        <w:t>protection and personnel monitoring.</w:t>
      </w:r>
      <w:del w:id="188" w:author="Jessica Marshall" w:date="2023-07-07T10:48:00Z">
        <w:r w:rsidR="004566D0" w:rsidRPr="004566D0" w:rsidDel="008C39EC">
          <w:rPr>
            <w:rFonts w:cstheme="minorHAnsi"/>
            <w:vertAlign w:val="superscript"/>
          </w:rPr>
          <w:delText xml:space="preserve"> </w:delText>
        </w:r>
      </w:del>
      <w:r w:rsidR="004566D0">
        <w:rPr>
          <w:rFonts w:cstheme="minorHAnsi"/>
          <w:vertAlign w:val="superscript"/>
        </w:rPr>
        <w:fldChar w:fldCharType="begin"/>
      </w:r>
      <w:r w:rsidR="004566D0">
        <w:rPr>
          <w:rFonts w:cstheme="minorHAnsi"/>
          <w:vertAlign w:val="superscript"/>
        </w:rPr>
        <w:instrText xml:space="preserve"> NOTEREF _Ref138593765 \h </w:instrText>
      </w:r>
      <w:r w:rsidR="004566D0">
        <w:rPr>
          <w:rFonts w:cstheme="minorHAnsi"/>
          <w:vertAlign w:val="superscript"/>
        </w:rPr>
      </w:r>
      <w:r w:rsidR="004566D0">
        <w:rPr>
          <w:rFonts w:cstheme="minorHAnsi"/>
          <w:vertAlign w:val="superscript"/>
        </w:rPr>
        <w:fldChar w:fldCharType="separate"/>
      </w:r>
      <w:r w:rsidR="004566D0">
        <w:rPr>
          <w:rFonts w:cstheme="minorHAnsi"/>
          <w:vertAlign w:val="superscript"/>
        </w:rPr>
        <w:t>2</w:t>
      </w:r>
      <w:r w:rsidR="004566D0">
        <w:rPr>
          <w:rFonts w:cstheme="minorHAnsi"/>
          <w:vertAlign w:val="superscript"/>
        </w:rPr>
        <w:fldChar w:fldCharType="end"/>
      </w:r>
      <w:r w:rsidR="004566D0">
        <w:rPr>
          <w:rFonts w:cstheme="minorHAnsi"/>
          <w:vertAlign w:val="superscript"/>
        </w:rPr>
        <w:t xml:space="preserve"> </w:t>
      </w:r>
      <w:r w:rsidR="00976EE3">
        <w:rPr>
          <w:rFonts w:cstheme="minorHAnsi"/>
        </w:rPr>
        <w:t>T</w:t>
      </w:r>
      <w:r w:rsidRPr="009E7897">
        <w:rPr>
          <w:rFonts w:cstheme="minorHAnsi"/>
        </w:rPr>
        <w:t xml:space="preserve">his report </w:t>
      </w:r>
      <w:r w:rsidR="00976EE3">
        <w:rPr>
          <w:rFonts w:cstheme="minorHAnsi"/>
        </w:rPr>
        <w:t>states</w:t>
      </w:r>
      <w:r w:rsidRPr="009E7897">
        <w:rPr>
          <w:rFonts w:cstheme="minorHAnsi"/>
        </w:rPr>
        <w:t xml:space="preserve"> that </w:t>
      </w:r>
      <w:r w:rsidRPr="0085044C">
        <w:rPr>
          <w:rFonts w:cstheme="minorHAnsi"/>
          <w:highlight w:val="yellow"/>
        </w:rPr>
        <w:t>2.5 millimeters of aluminum or aluminum equivalent</w:t>
      </w:r>
      <w:r w:rsidR="00976EE3" w:rsidRPr="0085044C">
        <w:rPr>
          <w:rFonts w:cstheme="minorHAnsi"/>
          <w:highlight w:val="yellow"/>
        </w:rPr>
        <w:t xml:space="preserve"> are required when operating equipment above 70 kVp</w:t>
      </w:r>
      <w:r w:rsidRPr="0085044C">
        <w:rPr>
          <w:rFonts w:cstheme="minorHAnsi"/>
          <w:highlight w:val="yellow"/>
        </w:rPr>
        <w:t>.</w:t>
      </w:r>
      <w:r w:rsidRPr="009E7897">
        <w:rPr>
          <w:rFonts w:cstheme="minorHAnsi"/>
        </w:rPr>
        <w:t xml:space="preserve"> </w:t>
      </w:r>
      <w:r w:rsidR="00976EE3">
        <w:rPr>
          <w:rFonts w:cstheme="minorHAnsi"/>
        </w:rPr>
        <w:t>T</w:t>
      </w:r>
      <w:r w:rsidRPr="009E7897">
        <w:rPr>
          <w:rFonts w:cstheme="minorHAnsi"/>
        </w:rPr>
        <w:t>his 2.5 includes</w:t>
      </w:r>
      <w:r w:rsidR="00811C1B" w:rsidRPr="009E7897">
        <w:rPr>
          <w:rFonts w:cstheme="minorHAnsi"/>
        </w:rPr>
        <w:t xml:space="preserve"> inherent filtration plus </w:t>
      </w:r>
      <w:r w:rsidR="00976EE3">
        <w:rPr>
          <w:rFonts w:cstheme="minorHAnsi"/>
        </w:rPr>
        <w:t xml:space="preserve">1.0 of </w:t>
      </w:r>
      <w:r w:rsidR="00811C1B" w:rsidRPr="009E7897">
        <w:rPr>
          <w:rFonts w:cstheme="minorHAnsi"/>
        </w:rPr>
        <w:t xml:space="preserve">added filtration. </w:t>
      </w:r>
    </w:p>
    <w:p w14:paraId="157C451E" w14:textId="346C92D8" w:rsidR="00822D20" w:rsidRPr="009E7897" w:rsidRDefault="00822D20" w:rsidP="002B0206">
      <w:pPr>
        <w:spacing w:after="0" w:line="360" w:lineRule="auto"/>
        <w:rPr>
          <w:rFonts w:cstheme="minorHAnsi"/>
        </w:rPr>
      </w:pPr>
    </w:p>
    <w:p w14:paraId="010B0297" w14:textId="27011A6A" w:rsidR="00822D20" w:rsidRPr="009E7897" w:rsidRDefault="009E7897">
      <w:pPr>
        <w:pStyle w:val="Heading2"/>
        <w:pPrChange w:id="189" w:author="Jessica Marshall" w:date="2023-07-07T10:49:00Z">
          <w:pPr>
            <w:spacing w:after="0" w:line="360" w:lineRule="auto"/>
          </w:pPr>
        </w:pPrChange>
      </w:pPr>
      <w:commentRangeStart w:id="190"/>
      <w:commentRangeStart w:id="191"/>
      <w:r w:rsidRPr="009E7897">
        <w:t>Radiation Dose Documentation</w:t>
      </w:r>
      <w:commentRangeEnd w:id="190"/>
      <w:r w:rsidR="008D0EC4">
        <w:rPr>
          <w:rStyle w:val="CommentReference"/>
          <w:rFonts w:cstheme="minorBidi"/>
          <w:b w:val="0"/>
          <w:bCs w:val="0"/>
          <w:kern w:val="2"/>
        </w:rPr>
        <w:commentReference w:id="190"/>
      </w:r>
      <w:commentRangeEnd w:id="191"/>
      <w:r w:rsidR="0083202C">
        <w:rPr>
          <w:rStyle w:val="CommentReference"/>
          <w:rFonts w:cstheme="minorBidi"/>
          <w:b w:val="0"/>
          <w:bCs w:val="0"/>
          <w:kern w:val="2"/>
        </w:rPr>
        <w:commentReference w:id="191"/>
      </w:r>
    </w:p>
    <w:p w14:paraId="49ABD76B" w14:textId="73F3C5A6" w:rsidR="004B1CAD" w:rsidRPr="009E7897" w:rsidRDefault="00DD26FB" w:rsidP="002B0206">
      <w:pPr>
        <w:spacing w:after="0" w:line="360" w:lineRule="auto"/>
        <w:rPr>
          <w:rFonts w:cstheme="minorHAnsi"/>
        </w:rPr>
      </w:pPr>
      <w:r w:rsidRPr="009E7897">
        <w:rPr>
          <w:rFonts w:cstheme="minorHAnsi"/>
        </w:rPr>
        <w:t>In the early 1990s</w:t>
      </w:r>
      <w:r w:rsidR="004B1CAD" w:rsidRPr="009E7897">
        <w:rPr>
          <w:rFonts w:cstheme="minorHAnsi"/>
        </w:rPr>
        <w:t>, the United States Food and Drug Administration</w:t>
      </w:r>
      <w:r w:rsidR="009F6F8D">
        <w:rPr>
          <w:rFonts w:cstheme="minorHAnsi"/>
        </w:rPr>
        <w:t xml:space="preserve"> (</w:t>
      </w:r>
      <w:r w:rsidR="004B1CAD" w:rsidRPr="009E7897">
        <w:rPr>
          <w:rFonts w:cstheme="minorHAnsi"/>
        </w:rPr>
        <w:t>FDA</w:t>
      </w:r>
      <w:r w:rsidR="009F6F8D">
        <w:rPr>
          <w:rFonts w:cstheme="minorHAnsi"/>
        </w:rPr>
        <w:t>)</w:t>
      </w:r>
      <w:r w:rsidR="004B1CAD" w:rsidRPr="009E7897">
        <w:rPr>
          <w:rFonts w:cstheme="minorHAnsi"/>
        </w:rPr>
        <w:t xml:space="preserve"> received reports of significant radiation</w:t>
      </w:r>
      <w:r w:rsidR="009F6F8D">
        <w:rPr>
          <w:rFonts w:cstheme="minorHAnsi"/>
        </w:rPr>
        <w:t>-</w:t>
      </w:r>
      <w:r w:rsidR="004B1CAD" w:rsidRPr="009E7897">
        <w:rPr>
          <w:rFonts w:cstheme="minorHAnsi"/>
        </w:rPr>
        <w:t>induced skin injuries associated with interventional fluoroscopy, prompting the release of three guidance publications on documenting radiation use.</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4B1CAD" w:rsidRPr="004566D0">
        <w:rPr>
          <w:rFonts w:cstheme="minorHAnsi"/>
          <w:vertAlign w:val="superscript"/>
        </w:rPr>
        <w:t xml:space="preserve"> </w:t>
      </w:r>
      <w:r w:rsidR="009F6F8D">
        <w:rPr>
          <w:rFonts w:cstheme="minorHAnsi"/>
        </w:rPr>
        <w:t>Several</w:t>
      </w:r>
      <w:r w:rsidR="004B1CAD" w:rsidRPr="009E7897">
        <w:rPr>
          <w:rFonts w:cstheme="minorHAnsi"/>
        </w:rPr>
        <w:t xml:space="preserve"> professional societies started working then to reduce the frequency of these events. In 2007, the American College of Radiology </w:t>
      </w:r>
      <w:r w:rsidR="009F6F8D">
        <w:rPr>
          <w:rFonts w:cstheme="minorHAnsi"/>
        </w:rPr>
        <w:t xml:space="preserve">(ACR) </w:t>
      </w:r>
      <w:r w:rsidR="004B1CAD" w:rsidRPr="009E7897">
        <w:rPr>
          <w:rFonts w:cstheme="minorHAnsi"/>
        </w:rPr>
        <w:t>published its recommendations on patient radiation exposure in medicine. This document focuses m</w:t>
      </w:r>
      <w:r w:rsidR="009F6F8D">
        <w:rPr>
          <w:rFonts w:cstheme="minorHAnsi"/>
        </w:rPr>
        <w:t>ain</w:t>
      </w:r>
      <w:r w:rsidR="004B1CAD" w:rsidRPr="009E7897">
        <w:rPr>
          <w:rFonts w:cstheme="minorHAnsi"/>
        </w:rPr>
        <w:t>ly on diagnostic imaging procedures such as computed tomography and nuclear medicine</w:t>
      </w:r>
      <w:r w:rsidR="009F6F8D">
        <w:rPr>
          <w:rFonts w:cstheme="minorHAnsi"/>
        </w:rPr>
        <w:t>, not interventional on</w:t>
      </w:r>
      <w:r w:rsidR="004B1CAD" w:rsidRPr="009E7897">
        <w:rPr>
          <w:rFonts w:cstheme="minorHAnsi"/>
        </w:rPr>
        <w:t>es. The ACR's re</w:t>
      </w:r>
      <w:r w:rsidR="009F6F8D">
        <w:rPr>
          <w:rFonts w:cstheme="minorHAnsi"/>
        </w:rPr>
        <w:t>port</w:t>
      </w:r>
      <w:r w:rsidR="004B1CAD" w:rsidRPr="009E7897">
        <w:rPr>
          <w:rFonts w:cstheme="minorHAnsi"/>
        </w:rPr>
        <w:t xml:space="preserve"> </w:t>
      </w:r>
      <w:r w:rsidR="009F6F8D">
        <w:rPr>
          <w:rFonts w:cstheme="minorHAnsi"/>
        </w:rPr>
        <w:t>included</w:t>
      </w:r>
      <w:r w:rsidR="004B1CAD" w:rsidRPr="009E7897">
        <w:rPr>
          <w:rFonts w:cstheme="minorHAnsi"/>
        </w:rPr>
        <w:t xml:space="preserve"> the management of radiation and fluoroscopically guided procedures. These </w:t>
      </w:r>
      <w:r w:rsidRPr="009E7897">
        <w:rPr>
          <w:rFonts w:cstheme="minorHAnsi"/>
        </w:rPr>
        <w:t xml:space="preserve">fluoroscopically </w:t>
      </w:r>
      <w:r w:rsidR="004B1CAD" w:rsidRPr="009E7897">
        <w:rPr>
          <w:rFonts w:cstheme="minorHAnsi"/>
        </w:rPr>
        <w:t>guided invasive procedures may require the use of significant quantities of radiation for their complet</w:t>
      </w:r>
      <w:r w:rsidRPr="009E7897">
        <w:rPr>
          <w:rFonts w:cstheme="minorHAnsi"/>
        </w:rPr>
        <w:t>ion</w:t>
      </w:r>
      <w:r w:rsidR="009F6F8D">
        <w:rPr>
          <w:rFonts w:cstheme="minorHAnsi"/>
        </w:rPr>
        <w:t>,</w:t>
      </w:r>
      <w:r w:rsidRPr="009E7897">
        <w:rPr>
          <w:rFonts w:cstheme="minorHAnsi"/>
        </w:rPr>
        <w:t xml:space="preserve"> </w:t>
      </w:r>
      <w:r w:rsidR="009F6F8D">
        <w:rPr>
          <w:rFonts w:cstheme="minorHAnsi"/>
        </w:rPr>
        <w:t>which</w:t>
      </w:r>
      <w:r w:rsidR="004B1CAD" w:rsidRPr="009E7897">
        <w:rPr>
          <w:rFonts w:cstheme="minorHAnsi"/>
        </w:rPr>
        <w:t xml:space="preserve"> can put patients at risk for deterministic radiation injuries. In addition, all irradiated patients are at risk for an increased incidence of stochastic injuries. The guidelines for interventional radiologic procedures included patient selection, procedure performance, patient monitoring</w:t>
      </w:r>
      <w:r w:rsidR="009F6F8D">
        <w:rPr>
          <w:rFonts w:cstheme="minorHAnsi"/>
        </w:rPr>
        <w:t>,</w:t>
      </w:r>
      <w:r w:rsidR="004B1CAD" w:rsidRPr="009E7897">
        <w:rPr>
          <w:rFonts w:cstheme="minorHAnsi"/>
        </w:rPr>
        <w:t xml:space="preserve"> and appropriate documentation and follow</w:t>
      </w:r>
      <w:r w:rsidR="009F6F8D">
        <w:rPr>
          <w:rFonts w:cstheme="minorHAnsi"/>
        </w:rPr>
        <w:t>-</w:t>
      </w:r>
      <w:r w:rsidR="004B1CAD" w:rsidRPr="009E7897">
        <w:rPr>
          <w:rFonts w:cstheme="minorHAnsi"/>
        </w:rPr>
        <w:t xml:space="preserve">up. </w:t>
      </w:r>
      <w:r w:rsidR="009F6F8D">
        <w:rPr>
          <w:rFonts w:cstheme="minorHAnsi"/>
        </w:rPr>
        <w:t>In diagnostic radiography,</w:t>
      </w:r>
      <w:r w:rsidR="004B1CAD" w:rsidRPr="009E7897">
        <w:rPr>
          <w:rFonts w:cstheme="minorHAnsi"/>
        </w:rPr>
        <w:t xml:space="preserve"> the highest doses of radiation </w:t>
      </w:r>
      <w:r w:rsidR="009F6F8D">
        <w:rPr>
          <w:rFonts w:cstheme="minorHAnsi"/>
        </w:rPr>
        <w:t xml:space="preserve">are </w:t>
      </w:r>
      <w:r w:rsidR="004B1CAD" w:rsidRPr="009E7897">
        <w:rPr>
          <w:rFonts w:cstheme="minorHAnsi"/>
        </w:rPr>
        <w:t xml:space="preserve">to patients during interventional procedures. </w:t>
      </w:r>
      <w:r w:rsidR="009F6F8D">
        <w:rPr>
          <w:rFonts w:cstheme="minorHAnsi"/>
        </w:rPr>
        <w:t>Therefore,</w:t>
      </w:r>
      <w:r w:rsidR="004B1CAD" w:rsidRPr="009E7897">
        <w:rPr>
          <w:rFonts w:cstheme="minorHAnsi"/>
        </w:rPr>
        <w:t xml:space="preserve"> </w:t>
      </w:r>
      <w:r w:rsidR="004B1CAD" w:rsidRPr="0085044C">
        <w:rPr>
          <w:rFonts w:cstheme="minorHAnsi"/>
          <w:highlight w:val="yellow"/>
        </w:rPr>
        <w:t>radiation dose should be monitored throughout the procedure.</w:t>
      </w:r>
      <w:r w:rsidR="004B1CAD" w:rsidRPr="009E7897">
        <w:rPr>
          <w:rFonts w:cstheme="minorHAnsi"/>
        </w:rPr>
        <w:t xml:space="preserve"> </w:t>
      </w:r>
      <w:r w:rsidRPr="009E7897">
        <w:rPr>
          <w:rFonts w:cstheme="minorHAnsi"/>
        </w:rPr>
        <w:t>T</w:t>
      </w:r>
      <w:r w:rsidR="004B1CAD" w:rsidRPr="009E7897">
        <w:rPr>
          <w:rFonts w:cstheme="minorHAnsi"/>
        </w:rPr>
        <w:t>his responsibility may be delegated to a technologist, nurse</w:t>
      </w:r>
      <w:r w:rsidR="009F6F8D">
        <w:rPr>
          <w:rFonts w:cstheme="minorHAnsi"/>
        </w:rPr>
        <w:t>,</w:t>
      </w:r>
      <w:r w:rsidR="004B1CAD" w:rsidRPr="009E7897">
        <w:rPr>
          <w:rFonts w:cstheme="minorHAnsi"/>
        </w:rPr>
        <w:t xml:space="preserve"> or other personnel depending on the</w:t>
      </w:r>
      <w:r w:rsidRPr="009E7897">
        <w:rPr>
          <w:rFonts w:cstheme="minorHAnsi"/>
        </w:rPr>
        <w:t xml:space="preserve"> i</w:t>
      </w:r>
      <w:r w:rsidR="004B1CAD" w:rsidRPr="009E7897">
        <w:rPr>
          <w:rFonts w:cstheme="minorHAnsi"/>
        </w:rPr>
        <w:t>nstitution</w:t>
      </w:r>
      <w:ins w:id="192" w:author="Jessica Marshall" w:date="2023-07-07T10:50:00Z">
        <w:r w:rsidR="008C39EC">
          <w:rPr>
            <w:rFonts w:cstheme="minorHAnsi"/>
          </w:rPr>
          <w:t>’</w:t>
        </w:r>
      </w:ins>
      <w:r w:rsidR="004B1CAD" w:rsidRPr="009E7897">
        <w:rPr>
          <w:rFonts w:cstheme="minorHAnsi"/>
        </w:rPr>
        <w:t>s</w:t>
      </w:r>
      <w:del w:id="193" w:author="Jessica Marshall" w:date="2023-07-07T10:50:00Z">
        <w:r w:rsidR="004B1CAD" w:rsidRPr="009E7897" w:rsidDel="008C39EC">
          <w:rPr>
            <w:rFonts w:cstheme="minorHAnsi"/>
          </w:rPr>
          <w:delText>,</w:delText>
        </w:r>
      </w:del>
      <w:r w:rsidR="004B1CAD" w:rsidRPr="009E7897">
        <w:rPr>
          <w:rFonts w:cstheme="minorHAnsi"/>
        </w:rPr>
        <w:t xml:space="preserve"> policy</w:t>
      </w:r>
      <w:r w:rsidR="009F6F8D">
        <w:rPr>
          <w:rFonts w:cstheme="minorHAnsi"/>
        </w:rPr>
        <w:t>,</w:t>
      </w:r>
      <w:r w:rsidR="004B1CAD" w:rsidRPr="009E7897">
        <w:rPr>
          <w:rFonts w:cstheme="minorHAnsi"/>
        </w:rPr>
        <w:t xml:space="preserve"> and needs and </w:t>
      </w:r>
      <w:r w:rsidR="009F6F8D">
        <w:rPr>
          <w:rFonts w:cstheme="minorHAnsi"/>
        </w:rPr>
        <w:t>following</w:t>
      </w:r>
      <w:r w:rsidR="004B1CAD" w:rsidRPr="009E7897">
        <w:rPr>
          <w:rFonts w:cstheme="minorHAnsi"/>
        </w:rPr>
        <w:t xml:space="preserve"> relevant laws and regulations. </w:t>
      </w:r>
      <w:r w:rsidR="009F6F8D">
        <w:rPr>
          <w:rFonts w:cstheme="minorHAnsi"/>
        </w:rPr>
        <w:t xml:space="preserve">On radiographic equipment </w:t>
      </w:r>
      <w:r w:rsidR="004B1CAD" w:rsidRPr="009E7897">
        <w:rPr>
          <w:rFonts w:cstheme="minorHAnsi"/>
        </w:rPr>
        <w:t>that monitor</w:t>
      </w:r>
      <w:r w:rsidR="009F6F8D">
        <w:rPr>
          <w:rFonts w:cstheme="minorHAnsi"/>
        </w:rPr>
        <w:t>s</w:t>
      </w:r>
      <w:r w:rsidR="004B1CAD" w:rsidRPr="009E7897">
        <w:rPr>
          <w:rFonts w:cstheme="minorHAnsi"/>
        </w:rPr>
        <w:t xml:space="preserve"> fluoroscopy time, the operator is notified when the total fluoroscopy time has reached 5 minutes, and then it will sound an audible alarm. So everyone will be alerted</w:t>
      </w:r>
      <w:r w:rsidR="009F6F8D">
        <w:rPr>
          <w:rFonts w:cstheme="minorHAnsi"/>
        </w:rPr>
        <w:t>,</w:t>
      </w:r>
      <w:r w:rsidR="004B1CAD" w:rsidRPr="009E7897">
        <w:rPr>
          <w:rFonts w:cstheme="minorHAnsi"/>
        </w:rPr>
        <w:t xml:space="preserve"> and </w:t>
      </w:r>
      <w:r w:rsidR="009F6F8D">
        <w:rPr>
          <w:rFonts w:cstheme="minorHAnsi"/>
        </w:rPr>
        <w:t xml:space="preserve">the </w:t>
      </w:r>
      <w:r w:rsidR="009F6F8D" w:rsidRPr="0085044C">
        <w:rPr>
          <w:rFonts w:cstheme="minorHAnsi"/>
          <w:highlight w:val="yellow"/>
        </w:rPr>
        <w:t>total fluoroscopy time must be recorded in the patient chart at the end of the procedure</w:t>
      </w:r>
      <w:r w:rsidR="004B1CAD" w:rsidRPr="0085044C">
        <w:rPr>
          <w:rFonts w:cstheme="minorHAnsi"/>
          <w:highlight w:val="yellow"/>
        </w:rPr>
        <w:t>.</w:t>
      </w:r>
    </w:p>
    <w:p w14:paraId="2E89A647" w14:textId="77777777" w:rsidR="000561CD" w:rsidRPr="009E7897" w:rsidRDefault="000561CD" w:rsidP="002B0206">
      <w:pPr>
        <w:spacing w:after="0" w:line="360" w:lineRule="auto"/>
        <w:rPr>
          <w:rFonts w:cstheme="minorHAnsi"/>
        </w:rPr>
      </w:pPr>
    </w:p>
    <w:p w14:paraId="16AF9D27" w14:textId="1BC3AA30" w:rsidR="009E7897" w:rsidRPr="00450165" w:rsidRDefault="009E7897">
      <w:pPr>
        <w:pStyle w:val="Heading2"/>
        <w:pPrChange w:id="194" w:author="Jessica Marshall" w:date="2023-07-07T10:50:00Z">
          <w:pPr>
            <w:spacing w:after="0" w:line="360" w:lineRule="auto"/>
          </w:pPr>
        </w:pPrChange>
      </w:pPr>
      <w:r w:rsidRPr="00450165">
        <w:t>Image Receptors</w:t>
      </w:r>
    </w:p>
    <w:p w14:paraId="58E1B939" w14:textId="0F23BFE2" w:rsidR="009E7897" w:rsidRDefault="00524851" w:rsidP="002B0206">
      <w:pPr>
        <w:spacing w:after="0" w:line="360" w:lineRule="auto"/>
        <w:rPr>
          <w:rFonts w:cstheme="minorHAnsi"/>
        </w:rPr>
      </w:pPr>
      <w:r>
        <w:rPr>
          <w:rFonts w:cstheme="minorHAnsi"/>
        </w:rPr>
        <w:t>With the acceleration to all-digital imaging, patient radiation dose has decreased by 20%-50% depending on the examination.</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004566D0">
        <w:rPr>
          <w:rFonts w:cstheme="minorHAnsi"/>
          <w:vertAlign w:val="superscript"/>
        </w:rPr>
        <w:t xml:space="preserve"> </w:t>
      </w:r>
      <w:r w:rsidRPr="0085044C">
        <w:rPr>
          <w:rFonts w:cstheme="minorHAnsi"/>
          <w:highlight w:val="yellow"/>
        </w:rPr>
        <w:t>A reduction in patient radiation dose is possible because of how the digital image receptor responds to x-rays.</w:t>
      </w:r>
      <w:r>
        <w:rPr>
          <w:rFonts w:cstheme="minorHAnsi"/>
        </w:rPr>
        <w:t xml:space="preserve"> Further dose reduction can be achieved by reduced repeat exposures due to technical factors. Exposures should not be repeated in digital radiography (DR) because of brightness or contrast concerns. The image receptor can make adjustments through processing. </w:t>
      </w:r>
    </w:p>
    <w:p w14:paraId="202F11D9" w14:textId="77777777" w:rsidR="009F6F8D" w:rsidRPr="009E7897" w:rsidRDefault="009F6F8D" w:rsidP="002B0206">
      <w:pPr>
        <w:spacing w:after="0" w:line="360" w:lineRule="auto"/>
        <w:rPr>
          <w:rFonts w:cstheme="minorHAnsi"/>
        </w:rPr>
      </w:pPr>
    </w:p>
    <w:p w14:paraId="17AF1542" w14:textId="6323CAED" w:rsidR="009E7897" w:rsidRPr="00450165" w:rsidRDefault="009E7897">
      <w:pPr>
        <w:pStyle w:val="Heading2"/>
        <w:pPrChange w:id="195" w:author="Jessica Marshall" w:date="2023-07-07T10:51:00Z">
          <w:pPr>
            <w:spacing w:after="0" w:line="360" w:lineRule="auto"/>
          </w:pPr>
        </w:pPrChange>
      </w:pPr>
      <w:r w:rsidRPr="00450165">
        <w:lastRenderedPageBreak/>
        <w:t>Grids</w:t>
      </w:r>
    </w:p>
    <w:p w14:paraId="42EBA2AD" w14:textId="3EEE28BC" w:rsidR="000561CD" w:rsidRPr="009E7897" w:rsidRDefault="000561CD" w:rsidP="002B0206">
      <w:pPr>
        <w:spacing w:after="0" w:line="360" w:lineRule="auto"/>
        <w:rPr>
          <w:rFonts w:cstheme="minorHAnsi"/>
        </w:rPr>
      </w:pPr>
      <w:r w:rsidRPr="009E7897">
        <w:rPr>
          <w:rFonts w:cstheme="minorHAnsi"/>
        </w:rPr>
        <w:t xml:space="preserve">Grids are typically placed between the patient and the remnant </w:t>
      </w:r>
      <w:r w:rsidR="00524851">
        <w:rPr>
          <w:rFonts w:cstheme="minorHAnsi"/>
        </w:rPr>
        <w:t>x</w:t>
      </w:r>
      <w:r w:rsidR="00E60198">
        <w:rPr>
          <w:rFonts w:cstheme="minorHAnsi"/>
        </w:rPr>
        <w:t>-ray</w:t>
      </w:r>
      <w:r w:rsidRPr="009E7897">
        <w:rPr>
          <w:rFonts w:cstheme="minorHAnsi"/>
        </w:rPr>
        <w:t xml:space="preserve"> beam.</w:t>
      </w:r>
      <w:r w:rsidR="004566D0" w:rsidRPr="004566D0">
        <w:rPr>
          <w:rFonts w:cstheme="minorHAnsi"/>
          <w:vertAlign w:val="superscript"/>
        </w:rPr>
        <w:fldChar w:fldCharType="begin"/>
      </w:r>
      <w:r w:rsidR="004566D0" w:rsidRPr="004566D0">
        <w:rPr>
          <w:rFonts w:cstheme="minorHAnsi"/>
          <w:vertAlign w:val="superscript"/>
        </w:rPr>
        <w:instrText xml:space="preserve"> NOTEREF _Ref139112043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4</w:t>
      </w:r>
      <w:r w:rsidR="004566D0" w:rsidRPr="004566D0">
        <w:rPr>
          <w:rFonts w:cstheme="minorHAnsi"/>
          <w:vertAlign w:val="superscript"/>
        </w:rPr>
        <w:fldChar w:fldCharType="end"/>
      </w:r>
      <w:r w:rsidRPr="009E7897">
        <w:rPr>
          <w:rFonts w:cstheme="minorHAnsi"/>
        </w:rPr>
        <w:t xml:space="preserve"> </w:t>
      </w:r>
      <w:r w:rsidR="00524851">
        <w:rPr>
          <w:rFonts w:cstheme="minorHAnsi"/>
        </w:rPr>
        <w:t>I</w:t>
      </w:r>
      <w:r w:rsidRPr="009E7897">
        <w:rPr>
          <w:rFonts w:cstheme="minorHAnsi"/>
        </w:rPr>
        <w:t>n practice</w:t>
      </w:r>
      <w:r w:rsidR="00524851">
        <w:rPr>
          <w:rFonts w:cstheme="minorHAnsi"/>
        </w:rPr>
        <w:t>,</w:t>
      </w:r>
      <w:r w:rsidRPr="009E7897">
        <w:rPr>
          <w:rFonts w:cstheme="minorHAnsi"/>
        </w:rPr>
        <w:t xml:space="preserve"> a grid </w:t>
      </w:r>
      <w:r w:rsidR="00524851">
        <w:rPr>
          <w:rFonts w:cstheme="minorHAnsi"/>
        </w:rPr>
        <w:t xml:space="preserve">should be used </w:t>
      </w:r>
      <w:r w:rsidRPr="009E7897">
        <w:rPr>
          <w:rFonts w:cstheme="minorHAnsi"/>
        </w:rPr>
        <w:t xml:space="preserve">anytime we are imaging a body part that is 10 centimeters or thicker. </w:t>
      </w:r>
      <w:r w:rsidR="00524851">
        <w:rPr>
          <w:rFonts w:cstheme="minorHAnsi"/>
        </w:rPr>
        <w:t>B</w:t>
      </w:r>
      <w:r w:rsidRPr="009E7897">
        <w:rPr>
          <w:rFonts w:cstheme="minorHAnsi"/>
        </w:rPr>
        <w:t xml:space="preserve">ody parts that are thicker than 10 centimeters </w:t>
      </w:r>
      <w:r w:rsidR="00524851">
        <w:rPr>
          <w:rFonts w:cstheme="minorHAnsi"/>
        </w:rPr>
        <w:t xml:space="preserve">will increase the amount of scatter produced, </w:t>
      </w:r>
      <w:r w:rsidR="00524851" w:rsidRPr="0085044C">
        <w:rPr>
          <w:rFonts w:cstheme="minorHAnsi"/>
          <w:highlight w:val="yellow"/>
        </w:rPr>
        <w:t>a grid is utilized to absorb some of that scatter before it reaches the image receptor, and in that manner, grids increase image quality</w:t>
      </w:r>
      <w:r w:rsidRPr="0085044C">
        <w:rPr>
          <w:rFonts w:cstheme="minorHAnsi"/>
          <w:highlight w:val="yellow"/>
        </w:rPr>
        <w:t>.</w:t>
      </w:r>
    </w:p>
    <w:p w14:paraId="4D9AA098" w14:textId="5EDC3E59" w:rsidR="000561CD" w:rsidRPr="009E7897" w:rsidRDefault="000561CD" w:rsidP="002B0206">
      <w:pPr>
        <w:spacing w:after="0" w:line="360" w:lineRule="auto"/>
        <w:rPr>
          <w:rFonts w:cstheme="minorHAnsi"/>
        </w:rPr>
      </w:pPr>
      <w:r w:rsidRPr="009E7897">
        <w:rPr>
          <w:rFonts w:cstheme="minorHAnsi"/>
        </w:rPr>
        <w:t xml:space="preserve">Modern grids are sufficiently well manufactured so that many radiologists do not find the grid lines of stationary grids objectionable, especially for mobile radiography and horizontal views of an upright patient. However, the virtual grid is changing this. </w:t>
      </w:r>
      <w:r w:rsidR="00524851">
        <w:rPr>
          <w:rFonts w:cstheme="minorHAnsi"/>
        </w:rPr>
        <w:t>Selecting</w:t>
      </w:r>
      <w:r w:rsidRPr="009E7897">
        <w:rPr>
          <w:rFonts w:cstheme="minorHAnsi"/>
        </w:rPr>
        <w:t xml:space="preserve"> a grid with the proper ratio depends on </w:t>
      </w:r>
      <w:r w:rsidR="00524851">
        <w:rPr>
          <w:rFonts w:cstheme="minorHAnsi"/>
        </w:rPr>
        <w:t>understanding</w:t>
      </w:r>
      <w:r w:rsidRPr="009E7897">
        <w:rPr>
          <w:rFonts w:cstheme="minorHAnsi"/>
        </w:rPr>
        <w:t xml:space="preserve"> three interrelated </w:t>
      </w:r>
      <w:del w:id="196" w:author="Jessica Marshall" w:date="2023-07-07T10:51:00Z">
        <w:r w:rsidRPr="009E7897" w:rsidDel="008D0EC4">
          <w:rPr>
            <w:rFonts w:cstheme="minorHAnsi"/>
          </w:rPr>
          <w:delText>factors;</w:delText>
        </w:r>
      </w:del>
      <w:ins w:id="197" w:author="Jessica Marshall" w:date="2023-07-07T10:51:00Z">
        <w:r w:rsidR="008D0EC4" w:rsidRPr="009E7897">
          <w:rPr>
            <w:rFonts w:cstheme="minorHAnsi"/>
          </w:rPr>
          <w:t>factors:</w:t>
        </w:r>
      </w:ins>
      <w:r w:rsidRPr="009E7897">
        <w:rPr>
          <w:rFonts w:cstheme="minorHAnsi"/>
        </w:rPr>
        <w:t xml:space="preserve"> </w:t>
      </w:r>
      <w:r w:rsidR="00826FBA">
        <w:rPr>
          <w:rFonts w:cstheme="minorHAnsi"/>
        </w:rPr>
        <w:t>kVp</w:t>
      </w:r>
      <w:r w:rsidRPr="009E7897">
        <w:rPr>
          <w:rFonts w:cstheme="minorHAnsi"/>
        </w:rPr>
        <w:t>, degree of scatter radiation reduction</w:t>
      </w:r>
      <w:r w:rsidR="00524851">
        <w:rPr>
          <w:rFonts w:cstheme="minorHAnsi"/>
        </w:rPr>
        <w:t>,</w:t>
      </w:r>
      <w:r w:rsidRPr="009E7897">
        <w:rPr>
          <w:rFonts w:cstheme="minorHAnsi"/>
        </w:rPr>
        <w:t xml:space="preserve"> and patient radiation dose</w:t>
      </w:r>
      <w:r w:rsidR="008B676A" w:rsidRPr="009E7897">
        <w:rPr>
          <w:rFonts w:cstheme="minorHAnsi"/>
        </w:rPr>
        <w:t>.</w:t>
      </w:r>
      <w:r w:rsidRPr="009E7897">
        <w:rPr>
          <w:rFonts w:cstheme="minorHAnsi"/>
        </w:rPr>
        <w:t xml:space="preserve"> </w:t>
      </w:r>
      <w:r w:rsidR="008B676A" w:rsidRPr="009E7897">
        <w:rPr>
          <w:rFonts w:cstheme="minorHAnsi"/>
        </w:rPr>
        <w:t>W</w:t>
      </w:r>
      <w:r w:rsidRPr="009E7897">
        <w:rPr>
          <w:rFonts w:cstheme="minorHAnsi"/>
        </w:rPr>
        <w:t xml:space="preserve">hen a high </w:t>
      </w:r>
      <w:r w:rsidR="00826FBA">
        <w:rPr>
          <w:rFonts w:cstheme="minorHAnsi"/>
        </w:rPr>
        <w:t>KVP</w:t>
      </w:r>
      <w:r w:rsidRPr="009E7897">
        <w:rPr>
          <w:rFonts w:cstheme="minorHAnsi"/>
        </w:rPr>
        <w:t xml:space="preserve"> is used</w:t>
      </w:r>
      <w:r w:rsidR="008B676A" w:rsidRPr="009E7897">
        <w:rPr>
          <w:rFonts w:cstheme="minorHAnsi"/>
        </w:rPr>
        <w:t>, h</w:t>
      </w:r>
      <w:r w:rsidRPr="009E7897">
        <w:rPr>
          <w:rFonts w:cstheme="minorHAnsi"/>
        </w:rPr>
        <w:t>igh</w:t>
      </w:r>
      <w:r w:rsidR="00524851">
        <w:rPr>
          <w:rFonts w:cstheme="minorHAnsi"/>
        </w:rPr>
        <w:t>-</w:t>
      </w:r>
      <w:r w:rsidRPr="009E7897">
        <w:rPr>
          <w:rFonts w:cstheme="minorHAnsi"/>
        </w:rPr>
        <w:t xml:space="preserve">ratio grids should </w:t>
      </w:r>
      <w:r w:rsidR="00524851">
        <w:rPr>
          <w:rFonts w:cstheme="minorHAnsi"/>
        </w:rPr>
        <w:t>also be used</w:t>
      </w:r>
      <w:r w:rsidRPr="009E7897">
        <w:rPr>
          <w:rFonts w:cstheme="minorHAnsi"/>
        </w:rPr>
        <w:t xml:space="preserve">. As </w:t>
      </w:r>
      <w:r w:rsidR="00524851">
        <w:rPr>
          <w:rFonts w:cstheme="minorHAnsi"/>
        </w:rPr>
        <w:t xml:space="preserve">the </w:t>
      </w:r>
      <w:r w:rsidRPr="009E7897">
        <w:rPr>
          <w:rFonts w:cstheme="minorHAnsi"/>
        </w:rPr>
        <w:t>grid ratio increases, scatter radiation attenuation also increase</w:t>
      </w:r>
      <w:r w:rsidR="008B676A" w:rsidRPr="009E7897">
        <w:rPr>
          <w:rFonts w:cstheme="minorHAnsi"/>
        </w:rPr>
        <w:t>s</w:t>
      </w:r>
      <w:r w:rsidRPr="009E7897">
        <w:rPr>
          <w:rFonts w:cstheme="minorHAnsi"/>
        </w:rPr>
        <w:t xml:space="preserve">. </w:t>
      </w:r>
      <w:r w:rsidR="00524851">
        <w:rPr>
          <w:rFonts w:cstheme="minorHAnsi"/>
        </w:rPr>
        <w:t>T</w:t>
      </w:r>
      <w:r w:rsidRPr="009E7897">
        <w:rPr>
          <w:rFonts w:cstheme="minorHAnsi"/>
        </w:rPr>
        <w:t>he difference in patient radiation dose moving from</w:t>
      </w:r>
      <w:r w:rsidR="00524851">
        <w:rPr>
          <w:rFonts w:cstheme="minorHAnsi"/>
        </w:rPr>
        <w:t xml:space="preserve"> a</w:t>
      </w:r>
      <w:r w:rsidRPr="009E7897">
        <w:rPr>
          <w:rFonts w:cstheme="minorHAnsi"/>
        </w:rPr>
        <w:t xml:space="preserve"> 12</w:t>
      </w:r>
      <w:r w:rsidR="00524851">
        <w:rPr>
          <w:rFonts w:cstheme="minorHAnsi"/>
        </w:rPr>
        <w:t>:1</w:t>
      </w:r>
      <w:r w:rsidRPr="009E7897">
        <w:rPr>
          <w:rFonts w:cstheme="minorHAnsi"/>
        </w:rPr>
        <w:t xml:space="preserve"> grid to a 16</w:t>
      </w:r>
      <w:r w:rsidR="00524851">
        <w:rPr>
          <w:rFonts w:cstheme="minorHAnsi"/>
        </w:rPr>
        <w:t>:1</w:t>
      </w:r>
      <w:r w:rsidRPr="009E7897">
        <w:rPr>
          <w:rFonts w:cstheme="minorHAnsi"/>
        </w:rPr>
        <w:t xml:space="preserve"> grid is </w:t>
      </w:r>
      <w:r w:rsidR="00524851">
        <w:rPr>
          <w:rFonts w:cstheme="minorHAnsi"/>
        </w:rPr>
        <w:t>significant;</w:t>
      </w:r>
      <w:r w:rsidRPr="009E7897">
        <w:rPr>
          <w:rFonts w:cstheme="minorHAnsi"/>
        </w:rPr>
        <w:t xml:space="preserve"> however, 16</w:t>
      </w:r>
      <w:r w:rsidR="00524851">
        <w:rPr>
          <w:rFonts w:cstheme="minorHAnsi"/>
        </w:rPr>
        <w:t>:</w:t>
      </w:r>
      <w:r w:rsidRPr="009E7897">
        <w:rPr>
          <w:rFonts w:cstheme="minorHAnsi"/>
        </w:rPr>
        <w:t xml:space="preserve">1 grids are not often used because the higher the grid ratio </w:t>
      </w:r>
      <w:r w:rsidR="00524851">
        <w:rPr>
          <w:rFonts w:cstheme="minorHAnsi"/>
        </w:rPr>
        <w:t>warrants an increase in technical factors</w:t>
      </w:r>
      <w:r w:rsidRPr="009E7897">
        <w:rPr>
          <w:rFonts w:cstheme="minorHAnsi"/>
        </w:rPr>
        <w:t xml:space="preserve"> to penetrate the grid. Most </w:t>
      </w:r>
      <w:r w:rsidR="00524851">
        <w:rPr>
          <w:rFonts w:cstheme="minorHAnsi"/>
        </w:rPr>
        <w:t>x</w:t>
      </w:r>
      <w:r w:rsidR="00E60198">
        <w:rPr>
          <w:rFonts w:cstheme="minorHAnsi"/>
        </w:rPr>
        <w:t>-ray</w:t>
      </w:r>
      <w:r w:rsidRPr="009E7897">
        <w:rPr>
          <w:rFonts w:cstheme="minorHAnsi"/>
        </w:rPr>
        <w:t xml:space="preserve"> examination facilities find that an 8</w:t>
      </w:r>
      <w:r w:rsidR="00524851">
        <w:rPr>
          <w:rFonts w:cstheme="minorHAnsi"/>
        </w:rPr>
        <w:t>:</w:t>
      </w:r>
      <w:r w:rsidRPr="009E7897">
        <w:rPr>
          <w:rFonts w:cstheme="minorHAnsi"/>
        </w:rPr>
        <w:t>1 grid represents a good compromise between the desired levels of scatter</w:t>
      </w:r>
      <w:r w:rsidR="008B676A" w:rsidRPr="009E7897">
        <w:rPr>
          <w:rFonts w:cstheme="minorHAnsi"/>
        </w:rPr>
        <w:t xml:space="preserve"> </w:t>
      </w:r>
      <w:r w:rsidRPr="009E7897">
        <w:rPr>
          <w:rFonts w:cstheme="minorHAnsi"/>
        </w:rPr>
        <w:t xml:space="preserve">radiation reduction and patient radiation dose. </w:t>
      </w:r>
      <w:r w:rsidR="00524851">
        <w:rPr>
          <w:rFonts w:cstheme="minorHAnsi"/>
        </w:rPr>
        <w:t>T</w:t>
      </w:r>
      <w:r w:rsidRPr="009E7897">
        <w:rPr>
          <w:rFonts w:cstheme="minorHAnsi"/>
        </w:rPr>
        <w:t>he latest innovation for remov</w:t>
      </w:r>
      <w:r w:rsidR="00524851">
        <w:rPr>
          <w:rFonts w:cstheme="minorHAnsi"/>
        </w:rPr>
        <w:t>ing scatter radiation and improving</w:t>
      </w:r>
      <w:r w:rsidRPr="009E7897">
        <w:rPr>
          <w:rFonts w:cstheme="minorHAnsi"/>
        </w:rPr>
        <w:t xml:space="preserve"> image contrast is the digitally reconstructed radiograph, </w:t>
      </w:r>
      <w:r w:rsidR="00524851">
        <w:rPr>
          <w:rFonts w:cstheme="minorHAnsi"/>
        </w:rPr>
        <w:t>a</w:t>
      </w:r>
      <w:r w:rsidRPr="009E7897">
        <w:rPr>
          <w:rFonts w:cstheme="minorHAnsi"/>
        </w:rPr>
        <w:t xml:space="preserve"> virtual grid. </w:t>
      </w:r>
      <w:r w:rsidR="00524851">
        <w:rPr>
          <w:rFonts w:cstheme="minorHAnsi"/>
        </w:rPr>
        <w:t xml:space="preserve">The virtual grid is now offered in the </w:t>
      </w:r>
      <w:r w:rsidRPr="009E7897">
        <w:rPr>
          <w:rFonts w:cstheme="minorHAnsi"/>
        </w:rPr>
        <w:t xml:space="preserve">software packages </w:t>
      </w:r>
      <w:r w:rsidR="00524851">
        <w:rPr>
          <w:rFonts w:cstheme="minorHAnsi"/>
        </w:rPr>
        <w:t>available in DR, which has virtually eliminated the use for an actual grid when</w:t>
      </w:r>
      <w:r w:rsidR="008B676A" w:rsidRPr="009E7897">
        <w:rPr>
          <w:rFonts w:cstheme="minorHAnsi"/>
        </w:rPr>
        <w:t xml:space="preserve"> examining our patients.</w:t>
      </w:r>
    </w:p>
    <w:p w14:paraId="571BB484" w14:textId="3CC78734" w:rsidR="000561CD" w:rsidRPr="009E7897" w:rsidRDefault="000561CD" w:rsidP="002B0206">
      <w:pPr>
        <w:spacing w:after="0" w:line="360" w:lineRule="auto"/>
        <w:rPr>
          <w:rFonts w:cstheme="minorHAnsi"/>
        </w:rPr>
      </w:pPr>
    </w:p>
    <w:p w14:paraId="580879BB" w14:textId="0C1843C5" w:rsidR="000561CD" w:rsidRPr="009E7897" w:rsidRDefault="009E7897">
      <w:pPr>
        <w:pStyle w:val="Heading2"/>
        <w:pPrChange w:id="198" w:author="Jessica Marshall" w:date="2023-07-07T10:52:00Z">
          <w:pPr>
            <w:spacing w:after="0" w:line="360" w:lineRule="auto"/>
          </w:pPr>
        </w:pPrChange>
      </w:pPr>
      <w:r w:rsidRPr="009E7897">
        <w:t>Fluoroscopy</w:t>
      </w:r>
    </w:p>
    <w:p w14:paraId="0BD2E1F5" w14:textId="2430A768" w:rsidR="002116BD" w:rsidRDefault="00D33707" w:rsidP="002B0206">
      <w:pPr>
        <w:spacing w:after="0" w:line="360" w:lineRule="auto"/>
        <w:rPr>
          <w:rFonts w:cstheme="minorHAnsi"/>
        </w:rPr>
      </w:pPr>
      <w:r w:rsidRPr="0085044C">
        <w:rPr>
          <w:rFonts w:cstheme="minorHAnsi"/>
          <w:highlight w:val="yellow"/>
        </w:rPr>
        <w:t>Fluoroscopy is a</w:t>
      </w:r>
      <w:r w:rsidR="00670797" w:rsidRPr="0085044C">
        <w:rPr>
          <w:rFonts w:cstheme="minorHAnsi"/>
          <w:highlight w:val="yellow"/>
        </w:rPr>
        <w:t xml:space="preserve">n imaging technique </w:t>
      </w:r>
      <w:r w:rsidRPr="0085044C">
        <w:rPr>
          <w:rFonts w:cstheme="minorHAnsi"/>
          <w:highlight w:val="yellow"/>
        </w:rPr>
        <w:t xml:space="preserve">that </w:t>
      </w:r>
      <w:r w:rsidR="00670797" w:rsidRPr="0085044C">
        <w:rPr>
          <w:rFonts w:cstheme="minorHAnsi"/>
          <w:highlight w:val="yellow"/>
        </w:rPr>
        <w:t xml:space="preserve">uses x-rays to obtain </w:t>
      </w:r>
      <w:r w:rsidR="00C9396A" w:rsidRPr="0085044C">
        <w:rPr>
          <w:rFonts w:cstheme="minorHAnsi"/>
          <w:highlight w:val="yellow"/>
        </w:rPr>
        <w:t>real</w:t>
      </w:r>
      <w:r w:rsidR="00670797" w:rsidRPr="0085044C">
        <w:rPr>
          <w:rFonts w:cstheme="minorHAnsi"/>
          <w:highlight w:val="yellow"/>
        </w:rPr>
        <w:t>-</w:t>
      </w:r>
      <w:r w:rsidR="00C9396A" w:rsidRPr="0085044C">
        <w:rPr>
          <w:rFonts w:cstheme="minorHAnsi"/>
          <w:highlight w:val="yellow"/>
        </w:rPr>
        <w:t xml:space="preserve">time </w:t>
      </w:r>
      <w:r w:rsidR="00670797" w:rsidRPr="0085044C">
        <w:rPr>
          <w:rFonts w:cstheme="minorHAnsi"/>
          <w:highlight w:val="yellow"/>
        </w:rPr>
        <w:t xml:space="preserve">moving </w:t>
      </w:r>
      <w:r w:rsidR="00C9396A" w:rsidRPr="0085044C">
        <w:rPr>
          <w:rFonts w:cstheme="minorHAnsi"/>
          <w:highlight w:val="yellow"/>
        </w:rPr>
        <w:t>imag</w:t>
      </w:r>
      <w:r w:rsidR="00670797" w:rsidRPr="0085044C">
        <w:rPr>
          <w:rFonts w:cstheme="minorHAnsi"/>
          <w:highlight w:val="yellow"/>
        </w:rPr>
        <w:t>es</w:t>
      </w:r>
      <w:r w:rsidR="00C9396A" w:rsidRPr="0085044C">
        <w:rPr>
          <w:rFonts w:cstheme="minorHAnsi"/>
          <w:highlight w:val="yellow"/>
        </w:rPr>
        <w:t xml:space="preserve"> of </w:t>
      </w:r>
      <w:r w:rsidR="00670797" w:rsidRPr="0085044C">
        <w:rPr>
          <w:rFonts w:cstheme="minorHAnsi"/>
          <w:highlight w:val="yellow"/>
        </w:rPr>
        <w:t xml:space="preserve">anatomic </w:t>
      </w:r>
      <w:r w:rsidR="00C9396A" w:rsidRPr="0085044C">
        <w:rPr>
          <w:rFonts w:cstheme="minorHAnsi"/>
          <w:highlight w:val="yellow"/>
        </w:rPr>
        <w:t>structures on a monitor that works with an image signal amplification system</w:t>
      </w:r>
      <w:r w:rsidR="00C9396A" w:rsidRPr="009E7897">
        <w:rPr>
          <w:rFonts w:cstheme="minorHAnsi"/>
        </w:rPr>
        <w:t>.</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C9396A" w:rsidRPr="009E7897">
        <w:rPr>
          <w:rFonts w:cstheme="minorHAnsi"/>
        </w:rPr>
        <w:t xml:space="preserve"> Fluoroscopic procedures produce the </w:t>
      </w:r>
      <w:r w:rsidR="00670797">
        <w:rPr>
          <w:rFonts w:cstheme="minorHAnsi"/>
        </w:rPr>
        <w:t>most significan</w:t>
      </w:r>
      <w:r w:rsidR="00C9396A" w:rsidRPr="009E7897">
        <w:rPr>
          <w:rFonts w:cstheme="minorHAnsi"/>
        </w:rPr>
        <w:t xml:space="preserve">t patient radiation exposure rates </w:t>
      </w:r>
      <w:r w:rsidRPr="009E7897">
        <w:rPr>
          <w:rFonts w:cstheme="minorHAnsi"/>
        </w:rPr>
        <w:t>in</w:t>
      </w:r>
      <w:r w:rsidR="00C9396A" w:rsidRPr="009E7897">
        <w:rPr>
          <w:rFonts w:cstheme="minorHAnsi"/>
        </w:rPr>
        <w:t xml:space="preserve"> diagnostic radiology. Therefore</w:t>
      </w:r>
      <w:r w:rsidRPr="009E7897">
        <w:rPr>
          <w:rFonts w:cstheme="minorHAnsi"/>
        </w:rPr>
        <w:t>,</w:t>
      </w:r>
      <w:r w:rsidR="00C9396A" w:rsidRPr="009E7897">
        <w:rPr>
          <w:rFonts w:cstheme="minorHAnsi"/>
        </w:rPr>
        <w:t xml:space="preserve"> the referring physician</w:t>
      </w:r>
      <w:r w:rsidRPr="009E7897">
        <w:rPr>
          <w:rFonts w:cstheme="minorHAnsi"/>
        </w:rPr>
        <w:t xml:space="preserve"> should </w:t>
      </w:r>
      <w:r w:rsidR="00C9396A" w:rsidRPr="009E7897">
        <w:rPr>
          <w:rFonts w:cstheme="minorHAnsi"/>
        </w:rPr>
        <w:t xml:space="preserve">carefully evaluate whether the potential benefit to the patient in terms of information gained outweighs any </w:t>
      </w:r>
      <w:r w:rsidR="00670797">
        <w:rPr>
          <w:rFonts w:cstheme="minorHAnsi"/>
        </w:rPr>
        <w:t xml:space="preserve">possible </w:t>
      </w:r>
      <w:r w:rsidR="00C9396A" w:rsidRPr="009E7897">
        <w:rPr>
          <w:rFonts w:cstheme="minorHAnsi"/>
        </w:rPr>
        <w:t>adverse somatic or genetic effects of the examination. If a fluoroscopic procedure is necessary, every reasonable effort must be taken to minimize patient exposure</w:t>
      </w:r>
      <w:r w:rsidR="00670797">
        <w:rPr>
          <w:rFonts w:cstheme="minorHAnsi"/>
        </w:rPr>
        <w:t>.</w:t>
      </w:r>
    </w:p>
    <w:p w14:paraId="2C97C7AA" w14:textId="77777777" w:rsidR="002116BD" w:rsidRDefault="002116BD" w:rsidP="002B0206">
      <w:pPr>
        <w:spacing w:after="0" w:line="360" w:lineRule="auto"/>
        <w:rPr>
          <w:rFonts w:cstheme="minorHAnsi"/>
        </w:rPr>
      </w:pPr>
    </w:p>
    <w:p w14:paraId="3E2EA56C" w14:textId="68F996EF" w:rsidR="002116BD" w:rsidRPr="004566D0" w:rsidRDefault="002116BD">
      <w:pPr>
        <w:pStyle w:val="Heading3"/>
        <w:pPrChange w:id="199" w:author="Jessica Marshall" w:date="2023-07-07T10:52:00Z">
          <w:pPr>
            <w:spacing w:after="0" w:line="360" w:lineRule="auto"/>
          </w:pPr>
        </w:pPrChange>
      </w:pPr>
      <w:r w:rsidRPr="004566D0">
        <w:t>Pulsed</w:t>
      </w:r>
    </w:p>
    <w:p w14:paraId="21797B8B" w14:textId="44CAEC0C" w:rsidR="002116BD" w:rsidRDefault="00670797" w:rsidP="002B0206">
      <w:pPr>
        <w:spacing w:after="0" w:line="360" w:lineRule="auto"/>
        <w:rPr>
          <w:rFonts w:cstheme="minorHAnsi"/>
        </w:rPr>
      </w:pPr>
      <w:r w:rsidRPr="0085044C">
        <w:rPr>
          <w:rFonts w:cstheme="minorHAnsi"/>
          <w:highlight w:val="yellow"/>
        </w:rPr>
        <w:t>P</w:t>
      </w:r>
      <w:r w:rsidR="00C9396A" w:rsidRPr="0085044C">
        <w:rPr>
          <w:rFonts w:cstheme="minorHAnsi"/>
          <w:highlight w:val="yellow"/>
        </w:rPr>
        <w:t>ulse</w:t>
      </w:r>
      <w:r w:rsidR="00D33707" w:rsidRPr="0085044C">
        <w:rPr>
          <w:rFonts w:cstheme="minorHAnsi"/>
          <w:highlight w:val="yellow"/>
        </w:rPr>
        <w:t>d</w:t>
      </w:r>
      <w:r w:rsidR="00C9396A" w:rsidRPr="0085044C">
        <w:rPr>
          <w:rFonts w:cstheme="minorHAnsi"/>
          <w:highlight w:val="yellow"/>
        </w:rPr>
        <w:t xml:space="preserve"> or intermittent fluoroscopy</w:t>
      </w:r>
      <w:r w:rsidR="00C9396A" w:rsidRPr="009E7897">
        <w:rPr>
          <w:rFonts w:cstheme="minorHAnsi"/>
        </w:rPr>
        <w:t xml:space="preserve"> involves manual or automatic periodic activation of the </w:t>
      </w:r>
      <w:r>
        <w:rPr>
          <w:rFonts w:cstheme="minorHAnsi"/>
        </w:rPr>
        <w:t>f</w:t>
      </w:r>
      <w:r w:rsidR="00C9396A" w:rsidRPr="009E7897">
        <w:rPr>
          <w:rFonts w:cstheme="minorHAnsi"/>
        </w:rPr>
        <w:t>luoroscope</w:t>
      </w:r>
      <w:r>
        <w:rPr>
          <w:rFonts w:cstheme="minorHAnsi"/>
        </w:rPr>
        <w:t xml:space="preserve"> </w:t>
      </w:r>
      <w:r w:rsidR="00C9396A" w:rsidRPr="009E7897">
        <w:rPr>
          <w:rFonts w:cstheme="minorHAnsi"/>
        </w:rPr>
        <w:t>rather than continuous activation.</w:t>
      </w:r>
      <w:r w:rsidR="004566D0" w:rsidRPr="004566D0">
        <w:rPr>
          <w:rFonts w:cstheme="minorHAnsi"/>
          <w:vertAlign w:val="superscript"/>
        </w:rPr>
        <w:t xml:space="preserve"> </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C9396A" w:rsidRPr="009E7897">
        <w:rPr>
          <w:rFonts w:cstheme="minorHAnsi"/>
        </w:rPr>
        <w:t xml:space="preserve"> </w:t>
      </w:r>
      <w:r w:rsidR="00C9396A" w:rsidRPr="0085044C">
        <w:rPr>
          <w:rFonts w:cstheme="minorHAnsi"/>
          <w:highlight w:val="yellow"/>
        </w:rPr>
        <w:t>This practice significantly decreases patient dose</w:t>
      </w:r>
      <w:r>
        <w:rPr>
          <w:rFonts w:cstheme="minorHAnsi"/>
        </w:rPr>
        <w:t>,</w:t>
      </w:r>
      <w:r w:rsidR="00C9396A" w:rsidRPr="009E7897">
        <w:rPr>
          <w:rFonts w:cstheme="minorHAnsi"/>
        </w:rPr>
        <w:t xml:space="preserve"> especially in l</w:t>
      </w:r>
      <w:r>
        <w:rPr>
          <w:rFonts w:cstheme="minorHAnsi"/>
        </w:rPr>
        <w:t>engthy</w:t>
      </w:r>
      <w:r w:rsidR="00C9396A" w:rsidRPr="009E7897">
        <w:rPr>
          <w:rFonts w:cstheme="minorHAnsi"/>
        </w:rPr>
        <w:t xml:space="preserve"> procedures</w:t>
      </w:r>
      <w:r w:rsidR="00D33707" w:rsidRPr="009E7897">
        <w:rPr>
          <w:rFonts w:cstheme="minorHAnsi"/>
        </w:rPr>
        <w:t>. I</w:t>
      </w:r>
      <w:r w:rsidR="00C9396A" w:rsidRPr="009E7897">
        <w:rPr>
          <w:rFonts w:cstheme="minorHAnsi"/>
        </w:rPr>
        <w:t xml:space="preserve">n pulse mode, the system software automatically turns the radiation beam on and </w:t>
      </w:r>
      <w:r w:rsidR="00C9396A" w:rsidRPr="009E7897">
        <w:rPr>
          <w:rFonts w:cstheme="minorHAnsi"/>
        </w:rPr>
        <w:lastRenderedPageBreak/>
        <w:t>off a</w:t>
      </w:r>
      <w:r w:rsidR="00D33707" w:rsidRPr="009E7897">
        <w:rPr>
          <w:rFonts w:cstheme="minorHAnsi"/>
        </w:rPr>
        <w:t>t</w:t>
      </w:r>
      <w:r w:rsidR="00C9396A" w:rsidRPr="009E7897">
        <w:rPr>
          <w:rFonts w:cstheme="minorHAnsi"/>
        </w:rPr>
        <w:t xml:space="preserve"> an operator</w:t>
      </w:r>
      <w:r>
        <w:rPr>
          <w:rFonts w:cstheme="minorHAnsi"/>
        </w:rPr>
        <w:t>-</w:t>
      </w:r>
      <w:r w:rsidR="00C9396A" w:rsidRPr="009E7897">
        <w:rPr>
          <w:rFonts w:cstheme="minorHAnsi"/>
        </w:rPr>
        <w:t>selected repetition rate. The most common rates are 30</w:t>
      </w:r>
      <w:r w:rsidR="00D33707" w:rsidRPr="009E7897">
        <w:rPr>
          <w:rFonts w:cstheme="minorHAnsi"/>
        </w:rPr>
        <w:t xml:space="preserve">, </w:t>
      </w:r>
      <w:r w:rsidR="00C9396A" w:rsidRPr="009E7897">
        <w:rPr>
          <w:rFonts w:cstheme="minorHAnsi"/>
        </w:rPr>
        <w:t>15</w:t>
      </w:r>
      <w:r>
        <w:rPr>
          <w:rFonts w:cstheme="minorHAnsi"/>
        </w:rPr>
        <w:t>,</w:t>
      </w:r>
      <w:r w:rsidR="00C9396A" w:rsidRPr="009E7897">
        <w:rPr>
          <w:rFonts w:cstheme="minorHAnsi"/>
        </w:rPr>
        <w:t xml:space="preserve"> or 7 1/2 pulses per second</w:t>
      </w:r>
      <w:r w:rsidR="00D33707" w:rsidRPr="009E7897">
        <w:rPr>
          <w:rFonts w:cstheme="minorHAnsi"/>
        </w:rPr>
        <w:t>, w</w:t>
      </w:r>
      <w:r w:rsidR="00C9396A" w:rsidRPr="009E7897">
        <w:rPr>
          <w:rFonts w:cstheme="minorHAnsi"/>
        </w:rPr>
        <w:t>ith each radiation pulse lasting no more than 10 milliseconds</w:t>
      </w:r>
      <w:r w:rsidR="00D33707" w:rsidRPr="009E7897">
        <w:rPr>
          <w:rFonts w:cstheme="minorHAnsi"/>
        </w:rPr>
        <w:t>. S</w:t>
      </w:r>
      <w:r w:rsidR="00C9396A" w:rsidRPr="009E7897">
        <w:rPr>
          <w:rFonts w:cstheme="minorHAnsi"/>
        </w:rPr>
        <w:t>horter pulse durations less</w:t>
      </w:r>
      <w:r w:rsidR="00D33707" w:rsidRPr="009E7897">
        <w:rPr>
          <w:rFonts w:cstheme="minorHAnsi"/>
        </w:rPr>
        <w:t>e</w:t>
      </w:r>
      <w:r w:rsidR="00C9396A" w:rsidRPr="009E7897">
        <w:rPr>
          <w:rFonts w:cstheme="minorHAnsi"/>
        </w:rPr>
        <w:t>n the effects of any patient motion, thereby improving the sharpness of the image, but decrease the signal</w:t>
      </w:r>
      <w:r>
        <w:rPr>
          <w:rFonts w:cstheme="minorHAnsi"/>
        </w:rPr>
        <w:t>-to-</w:t>
      </w:r>
      <w:r w:rsidR="00C9396A" w:rsidRPr="009E7897">
        <w:rPr>
          <w:rFonts w:cstheme="minorHAnsi"/>
        </w:rPr>
        <w:t xml:space="preserve">noise ratio because of the smaller number of </w:t>
      </w:r>
      <w:r w:rsidR="00E60198">
        <w:rPr>
          <w:rFonts w:cstheme="minorHAnsi"/>
        </w:rPr>
        <w:t>X-ray</w:t>
      </w:r>
      <w:r w:rsidR="00C9396A" w:rsidRPr="009E7897">
        <w:rPr>
          <w:rFonts w:cstheme="minorHAnsi"/>
        </w:rPr>
        <w:t xml:space="preserve">s involved. </w:t>
      </w:r>
    </w:p>
    <w:p w14:paraId="2E587798" w14:textId="77777777" w:rsidR="002116BD" w:rsidRDefault="002116BD" w:rsidP="002B0206">
      <w:pPr>
        <w:spacing w:after="0" w:line="360" w:lineRule="auto"/>
        <w:rPr>
          <w:rFonts w:cstheme="minorHAnsi"/>
        </w:rPr>
      </w:pPr>
    </w:p>
    <w:p w14:paraId="005D5335" w14:textId="4571A06D" w:rsidR="002116BD" w:rsidRPr="004566D0" w:rsidRDefault="002116BD">
      <w:pPr>
        <w:pStyle w:val="Heading3"/>
        <w:pPrChange w:id="200" w:author="Jessica Marshall" w:date="2023-07-07T10:52:00Z">
          <w:pPr>
            <w:spacing w:after="0" w:line="360" w:lineRule="auto"/>
          </w:pPr>
        </w:pPrChange>
      </w:pPr>
      <w:r w:rsidRPr="004566D0">
        <w:t>Exposure factors</w:t>
      </w:r>
    </w:p>
    <w:p w14:paraId="4B4DFC51" w14:textId="2BB1C334" w:rsidR="002116BD" w:rsidRDefault="002116BD" w:rsidP="002B0206">
      <w:pPr>
        <w:spacing w:after="0" w:line="360" w:lineRule="auto"/>
        <w:rPr>
          <w:rFonts w:cstheme="minorHAnsi"/>
        </w:rPr>
      </w:pPr>
      <w:r w:rsidRPr="009E7897">
        <w:rPr>
          <w:rFonts w:cstheme="minorHAnsi"/>
        </w:rPr>
        <w:t>During fluoroscopy</w:t>
      </w:r>
      <w:r w:rsidR="00670797">
        <w:rPr>
          <w:rFonts w:cstheme="minorHAnsi"/>
        </w:rPr>
        <w:t>,</w:t>
      </w:r>
      <w:r w:rsidRPr="009E7897">
        <w:rPr>
          <w:rFonts w:cstheme="minorHAnsi"/>
        </w:rPr>
        <w:t xml:space="preserve"> the </w:t>
      </w:r>
      <w:r w:rsidR="00E60198">
        <w:rPr>
          <w:rFonts w:cstheme="minorHAnsi"/>
        </w:rPr>
        <w:t>x-ray</w:t>
      </w:r>
      <w:r w:rsidRPr="009E7897">
        <w:rPr>
          <w:rFonts w:cstheme="minorHAnsi"/>
        </w:rPr>
        <w:t xml:space="preserve"> tube is operated at less than 5 mA.</w:t>
      </w:r>
      <w:del w:id="201" w:author="Jessica Marshall" w:date="2023-07-07T10:53: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Contrast this with the radiographic exam in which the </w:t>
      </w:r>
      <w:r w:rsidR="00670797">
        <w:rPr>
          <w:rFonts w:cstheme="minorHAnsi"/>
        </w:rPr>
        <w:t>x</w:t>
      </w:r>
      <w:r w:rsidR="00E60198">
        <w:rPr>
          <w:rFonts w:cstheme="minorHAnsi"/>
        </w:rPr>
        <w:t>-ray</w:t>
      </w:r>
      <w:r w:rsidRPr="009E7897">
        <w:rPr>
          <w:rFonts w:cstheme="minorHAnsi"/>
        </w:rPr>
        <w:t xml:space="preserve"> tube current is hundreds of mA. Despite the lower mA, the </w:t>
      </w:r>
      <w:r w:rsidRPr="0085044C">
        <w:rPr>
          <w:rFonts w:cstheme="minorHAnsi"/>
          <w:highlight w:val="yellow"/>
        </w:rPr>
        <w:t>patient radiation dose is considerably higher during fluoroscopy</w:t>
      </w:r>
      <w:r w:rsidRPr="009E7897">
        <w:rPr>
          <w:rFonts w:cstheme="minorHAnsi"/>
        </w:rPr>
        <w:t xml:space="preserve"> than during radiographic examinations because the </w:t>
      </w:r>
      <w:r w:rsidR="00670797">
        <w:rPr>
          <w:rFonts w:cstheme="minorHAnsi"/>
        </w:rPr>
        <w:t>x</w:t>
      </w:r>
      <w:r w:rsidR="00E60198">
        <w:rPr>
          <w:rFonts w:cstheme="minorHAnsi"/>
        </w:rPr>
        <w:t>-ray</w:t>
      </w:r>
      <w:r w:rsidRPr="009E7897">
        <w:rPr>
          <w:rFonts w:cstheme="minorHAnsi"/>
        </w:rPr>
        <w:t xml:space="preserve"> beam exposes the patient continuously and for a </w:t>
      </w:r>
      <w:r w:rsidR="00670797">
        <w:rPr>
          <w:rFonts w:cstheme="minorHAnsi"/>
        </w:rPr>
        <w:t>significant</w:t>
      </w:r>
      <w:r w:rsidRPr="009E7897">
        <w:rPr>
          <w:rFonts w:cstheme="minorHAnsi"/>
        </w:rPr>
        <w:t xml:space="preserve">ly longer time. The </w:t>
      </w:r>
      <w:r w:rsidR="00826FBA">
        <w:rPr>
          <w:rFonts w:cstheme="minorHAnsi"/>
        </w:rPr>
        <w:t>kVp</w:t>
      </w:r>
      <w:r w:rsidRPr="009E7897">
        <w:rPr>
          <w:rFonts w:cstheme="minorHAnsi"/>
        </w:rPr>
        <w:t xml:space="preserve"> of operation depends entirely on the section of the body being examined.</w:t>
      </w:r>
    </w:p>
    <w:p w14:paraId="57A98C9E" w14:textId="77777777" w:rsidR="00670797" w:rsidRPr="002116BD" w:rsidRDefault="00670797" w:rsidP="002B0206">
      <w:pPr>
        <w:spacing w:after="0" w:line="360" w:lineRule="auto"/>
        <w:rPr>
          <w:rFonts w:cstheme="minorHAnsi"/>
        </w:rPr>
      </w:pPr>
    </w:p>
    <w:p w14:paraId="3C0D89DB" w14:textId="57DBC101" w:rsidR="002116BD" w:rsidRPr="004566D0" w:rsidRDefault="002116BD">
      <w:pPr>
        <w:pStyle w:val="Heading3"/>
        <w:pPrChange w:id="202" w:author="Jessica Marshall" w:date="2023-07-07T10:53:00Z">
          <w:pPr>
            <w:spacing w:after="0" w:line="360" w:lineRule="auto"/>
          </w:pPr>
        </w:pPrChange>
      </w:pPr>
      <w:r w:rsidRPr="004566D0">
        <w:t>Grids</w:t>
      </w:r>
    </w:p>
    <w:p w14:paraId="609DE043" w14:textId="104BDD38" w:rsidR="002116BD" w:rsidRDefault="002C2933" w:rsidP="002B0206">
      <w:pPr>
        <w:spacing w:after="0" w:line="360" w:lineRule="auto"/>
        <w:rPr>
          <w:rFonts w:cstheme="minorHAnsi"/>
        </w:rPr>
      </w:pPr>
      <w:r>
        <w:rPr>
          <w:rFonts w:cstheme="minorHAnsi"/>
        </w:rPr>
        <w:t xml:space="preserve">As previously stated, grids should be used </w:t>
      </w:r>
      <w:r w:rsidRPr="009E7897">
        <w:rPr>
          <w:rFonts w:cstheme="minorHAnsi"/>
        </w:rPr>
        <w:t>anytime we are imaging a body part that is 10 centimeters or thicker.</w:t>
      </w:r>
      <w:r>
        <w:rPr>
          <w:rFonts w:cstheme="minorHAnsi"/>
        </w:rPr>
        <w:t xml:space="preserve"> The higher the grid ratio, the higher the technical factors needed to penetrate the grid. Grids are standard components in fluoroscopic equipment. </w:t>
      </w:r>
    </w:p>
    <w:p w14:paraId="57F40BED" w14:textId="77777777" w:rsidR="00670797" w:rsidRPr="002116BD" w:rsidRDefault="00670797" w:rsidP="002B0206">
      <w:pPr>
        <w:spacing w:after="0" w:line="360" w:lineRule="auto"/>
        <w:rPr>
          <w:rFonts w:cstheme="minorHAnsi"/>
        </w:rPr>
      </w:pPr>
    </w:p>
    <w:p w14:paraId="2345E367" w14:textId="09D22AE2" w:rsidR="002116BD" w:rsidRPr="004566D0" w:rsidRDefault="002116BD">
      <w:pPr>
        <w:pStyle w:val="Heading3"/>
        <w:pPrChange w:id="203" w:author="Jessica Marshall" w:date="2023-07-07T10:53:00Z">
          <w:pPr>
            <w:spacing w:after="0" w:line="360" w:lineRule="auto"/>
          </w:pPr>
        </w:pPrChange>
      </w:pPr>
      <w:r w:rsidRPr="004566D0">
        <w:t>Positioning</w:t>
      </w:r>
    </w:p>
    <w:p w14:paraId="63074514" w14:textId="1807187B" w:rsidR="002116BD" w:rsidRDefault="004F6176" w:rsidP="002B0206">
      <w:pPr>
        <w:spacing w:after="0" w:line="360" w:lineRule="auto"/>
        <w:rPr>
          <w:rFonts w:cstheme="minorHAnsi"/>
        </w:rPr>
      </w:pPr>
      <w:r>
        <w:rPr>
          <w:rFonts w:cstheme="minorHAnsi"/>
        </w:rPr>
        <w:t>The patient should be properly positioned for the examination to reduce the patient's radiation dose.</w:t>
      </w:r>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w:t>
      </w:r>
    </w:p>
    <w:p w14:paraId="670A58CF" w14:textId="77777777" w:rsidR="002116BD" w:rsidRDefault="002116BD" w:rsidP="002B0206">
      <w:pPr>
        <w:spacing w:after="0" w:line="360" w:lineRule="auto"/>
        <w:rPr>
          <w:rFonts w:cstheme="minorHAnsi"/>
        </w:rPr>
      </w:pPr>
    </w:p>
    <w:p w14:paraId="1CECE395" w14:textId="4A9F2B52" w:rsidR="002116BD" w:rsidRPr="004566D0" w:rsidRDefault="002116BD">
      <w:pPr>
        <w:pStyle w:val="Heading3"/>
        <w:pPrChange w:id="204" w:author="Jessica Marshall" w:date="2023-07-07T10:53:00Z">
          <w:pPr>
            <w:spacing w:after="0" w:line="360" w:lineRule="auto"/>
          </w:pPr>
        </w:pPrChange>
      </w:pPr>
      <w:r w:rsidRPr="004566D0">
        <w:t>Fluoroscopy Time</w:t>
      </w:r>
    </w:p>
    <w:p w14:paraId="2006F749" w14:textId="0E81A895" w:rsidR="002116BD" w:rsidRDefault="00C9396A" w:rsidP="002B0206">
      <w:pPr>
        <w:spacing w:after="0" w:line="360" w:lineRule="auto"/>
        <w:rPr>
          <w:rFonts w:cstheme="minorHAnsi"/>
        </w:rPr>
      </w:pPr>
      <w:r w:rsidRPr="0085044C">
        <w:rPr>
          <w:rFonts w:cstheme="minorHAnsi"/>
          <w:highlight w:val="yellow"/>
        </w:rPr>
        <w:t>A cumulative timer must be provided and used with each fluoroscopic</w:t>
      </w:r>
      <w:r w:rsidR="00363098" w:rsidRPr="0085044C">
        <w:rPr>
          <w:rFonts w:cstheme="minorHAnsi"/>
          <w:highlight w:val="yellow"/>
        </w:rPr>
        <w:t xml:space="preserve"> unit</w:t>
      </w:r>
      <w:r w:rsidR="00363098">
        <w:rPr>
          <w:rFonts w:cstheme="minorHAnsi"/>
        </w:rPr>
        <w:t>.</w:t>
      </w:r>
      <w:del w:id="205" w:author="Jessica Marshall" w:date="2023-07-07T10:53: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w:t>
      </w:r>
      <w:r w:rsidR="00363098">
        <w:rPr>
          <w:rFonts w:cstheme="minorHAnsi"/>
        </w:rPr>
        <w:t>The timer</w:t>
      </w:r>
      <w:r w:rsidRPr="009E7897">
        <w:rPr>
          <w:rFonts w:cstheme="minorHAnsi"/>
        </w:rPr>
        <w:t xml:space="preserve"> measures the </w:t>
      </w:r>
      <w:r w:rsidR="00363098">
        <w:rPr>
          <w:rFonts w:cstheme="minorHAnsi"/>
        </w:rPr>
        <w:t>x</w:t>
      </w:r>
      <w:r w:rsidR="00E60198">
        <w:rPr>
          <w:rFonts w:cstheme="minorHAnsi"/>
        </w:rPr>
        <w:t>-ray</w:t>
      </w:r>
      <w:r w:rsidRPr="009E7897">
        <w:rPr>
          <w:rFonts w:cstheme="minorHAnsi"/>
        </w:rPr>
        <w:t xml:space="preserve"> beam</w:t>
      </w:r>
      <w:r w:rsidR="00363098">
        <w:rPr>
          <w:rFonts w:cstheme="minorHAnsi"/>
        </w:rPr>
        <w:t>-</w:t>
      </w:r>
      <w:r w:rsidRPr="009E7897">
        <w:rPr>
          <w:rFonts w:cstheme="minorHAnsi"/>
        </w:rPr>
        <w:t>on time</w:t>
      </w:r>
      <w:r w:rsidR="00D33707" w:rsidRPr="009E7897">
        <w:rPr>
          <w:rFonts w:cstheme="minorHAnsi"/>
        </w:rPr>
        <w:t xml:space="preserve"> a</w:t>
      </w:r>
      <w:r w:rsidRPr="009E7897">
        <w:rPr>
          <w:rFonts w:cstheme="minorHAnsi"/>
        </w:rPr>
        <w:t>nd sounds an audible alarm</w:t>
      </w:r>
      <w:r w:rsidR="00363098">
        <w:rPr>
          <w:rFonts w:cstheme="minorHAnsi"/>
        </w:rPr>
        <w:t xml:space="preserve"> when</w:t>
      </w:r>
      <w:r w:rsidRPr="009E7897">
        <w:rPr>
          <w:rFonts w:cstheme="minorHAnsi"/>
        </w:rPr>
        <w:t xml:space="preserve"> the fluoroscope has been activated for 5 minutes. </w:t>
      </w:r>
      <w:r w:rsidR="00363098">
        <w:rPr>
          <w:rFonts w:cstheme="minorHAnsi"/>
        </w:rPr>
        <w:t>The timer</w:t>
      </w:r>
      <w:r w:rsidRPr="009E7897">
        <w:rPr>
          <w:rFonts w:cstheme="minorHAnsi"/>
        </w:rPr>
        <w:t xml:space="preserve"> also serves to alert the radiologist to the</w:t>
      </w:r>
      <w:r w:rsidR="00D33707" w:rsidRPr="009E7897">
        <w:rPr>
          <w:rFonts w:cstheme="minorHAnsi"/>
        </w:rPr>
        <w:t xml:space="preserve"> a</w:t>
      </w:r>
      <w:r w:rsidRPr="009E7897">
        <w:rPr>
          <w:rFonts w:cstheme="minorHAnsi"/>
        </w:rPr>
        <w:t xml:space="preserve">mount of time the patient has been receiving </w:t>
      </w:r>
      <w:r w:rsidR="00363098">
        <w:rPr>
          <w:rFonts w:cstheme="minorHAnsi"/>
        </w:rPr>
        <w:t>x</w:t>
      </w:r>
      <w:r w:rsidR="00E60198">
        <w:rPr>
          <w:rFonts w:cstheme="minorHAnsi"/>
        </w:rPr>
        <w:t>-ray</w:t>
      </w:r>
      <w:r w:rsidRPr="009E7897">
        <w:rPr>
          <w:rFonts w:cstheme="minorHAnsi"/>
        </w:rPr>
        <w:t xml:space="preserve"> exposure. </w:t>
      </w:r>
      <w:r w:rsidR="00D33707" w:rsidRPr="009E7897">
        <w:rPr>
          <w:rFonts w:cstheme="minorHAnsi"/>
        </w:rPr>
        <w:t xml:space="preserve">Total fluoroscopic beam on-time should be documented for every fluoroscopic procedure. </w:t>
      </w:r>
    </w:p>
    <w:p w14:paraId="031C8F0E" w14:textId="77777777" w:rsidR="002116BD" w:rsidRDefault="002116BD" w:rsidP="002B0206">
      <w:pPr>
        <w:spacing w:after="0" w:line="360" w:lineRule="auto"/>
        <w:rPr>
          <w:rFonts w:cstheme="minorHAnsi"/>
        </w:rPr>
      </w:pPr>
    </w:p>
    <w:p w14:paraId="24C00943" w14:textId="4AE3FFF8" w:rsidR="002116BD" w:rsidRPr="004566D0" w:rsidRDefault="002116BD">
      <w:pPr>
        <w:pStyle w:val="Heading3"/>
        <w:pPrChange w:id="206" w:author="Jessica Marshall" w:date="2023-07-07T10:53:00Z">
          <w:pPr>
            <w:spacing w:after="0" w:line="360" w:lineRule="auto"/>
          </w:pPr>
        </w:pPrChange>
      </w:pPr>
      <w:r w:rsidRPr="004566D0">
        <w:t>Automatic Brightness Control (ABC) or Automatic Exposure Rate Control (AERC)</w:t>
      </w:r>
      <w:r w:rsidR="009E6C47" w:rsidRPr="004566D0">
        <w:rPr>
          <w:vertAlign w:val="superscript"/>
        </w:rPr>
        <w:t xml:space="preserve"> </w:t>
      </w:r>
    </w:p>
    <w:p w14:paraId="29BA77FF" w14:textId="6EDEC1CE" w:rsidR="00E8502A" w:rsidRPr="009E7897" w:rsidRDefault="00C9396A" w:rsidP="002B0206">
      <w:pPr>
        <w:spacing w:after="0" w:line="360" w:lineRule="auto"/>
        <w:rPr>
          <w:rFonts w:cstheme="minorHAnsi"/>
        </w:rPr>
      </w:pPr>
      <w:r w:rsidRPr="009E7897">
        <w:rPr>
          <w:rFonts w:cstheme="minorHAnsi"/>
        </w:rPr>
        <w:t xml:space="preserve">Fluoroscopic equipment allows the radiologist to select an image brightness level that is subsequently maintained automatically by varying the </w:t>
      </w:r>
      <w:r w:rsidR="00826FBA">
        <w:rPr>
          <w:rFonts w:cstheme="minorHAnsi"/>
        </w:rPr>
        <w:t>kVp</w:t>
      </w:r>
      <w:r w:rsidRPr="009E7897">
        <w:rPr>
          <w:rFonts w:cstheme="minorHAnsi"/>
        </w:rPr>
        <w:t xml:space="preserve">, the </w:t>
      </w:r>
      <w:r w:rsidR="00392E67" w:rsidRPr="009E7897">
        <w:rPr>
          <w:rFonts w:cstheme="minorHAnsi"/>
        </w:rPr>
        <w:t>m</w:t>
      </w:r>
      <w:r w:rsidRPr="009E7897">
        <w:rPr>
          <w:rFonts w:cstheme="minorHAnsi"/>
        </w:rPr>
        <w:t>A, or sometimes both.</w:t>
      </w:r>
      <w:del w:id="207" w:author="Jessica Marshall" w:date="2023-07-07T10:53: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Pr="009E7897">
        <w:rPr>
          <w:rFonts w:cstheme="minorHAnsi"/>
        </w:rPr>
        <w:t xml:space="preserve"> </w:t>
      </w:r>
      <w:r w:rsidR="00363098">
        <w:rPr>
          <w:rFonts w:cstheme="minorHAnsi"/>
        </w:rPr>
        <w:t>T</w:t>
      </w:r>
      <w:r w:rsidRPr="009E7897">
        <w:rPr>
          <w:rFonts w:cstheme="minorHAnsi"/>
        </w:rPr>
        <w:t xml:space="preserve">his feature is automatic brightness control or automatic exposure rate control. </w:t>
      </w:r>
      <w:r w:rsidR="00363098">
        <w:rPr>
          <w:rFonts w:cstheme="minorHAnsi"/>
        </w:rPr>
        <w:t>T</w:t>
      </w:r>
      <w:r w:rsidRPr="009E7897">
        <w:rPr>
          <w:rFonts w:cstheme="minorHAnsi"/>
        </w:rPr>
        <w:t>hese systems produce constant image brightness on the flat panel digital display device, regardless of the thickness or composition of the anatomy.</w:t>
      </w:r>
      <w:r w:rsidR="00363098">
        <w:rPr>
          <w:rFonts w:cstheme="minorHAnsi"/>
        </w:rPr>
        <w:t xml:space="preserve"> T</w:t>
      </w:r>
      <w:r w:rsidRPr="009E7897">
        <w:rPr>
          <w:rFonts w:cstheme="minorHAnsi"/>
        </w:rPr>
        <w:t>herefore</w:t>
      </w:r>
      <w:r w:rsidR="0085044C">
        <w:rPr>
          <w:rFonts w:cstheme="minorHAnsi"/>
        </w:rPr>
        <w:t>,</w:t>
      </w:r>
      <w:r w:rsidRPr="009E7897">
        <w:rPr>
          <w:rFonts w:cstheme="minorHAnsi"/>
        </w:rPr>
        <w:t xml:space="preserve"> </w:t>
      </w:r>
      <w:r w:rsidRPr="0085044C">
        <w:rPr>
          <w:rFonts w:cstheme="minorHAnsi"/>
          <w:highlight w:val="yellow"/>
        </w:rPr>
        <w:t xml:space="preserve">these devices may indeed increase </w:t>
      </w:r>
      <w:r w:rsidR="00363098" w:rsidRPr="0085044C">
        <w:rPr>
          <w:rFonts w:cstheme="minorHAnsi"/>
          <w:highlight w:val="yellow"/>
        </w:rPr>
        <w:t xml:space="preserve">the </w:t>
      </w:r>
      <w:r w:rsidRPr="0085044C">
        <w:rPr>
          <w:rFonts w:cstheme="minorHAnsi"/>
          <w:highlight w:val="yellow"/>
        </w:rPr>
        <w:t>patient</w:t>
      </w:r>
      <w:r w:rsidR="00363098" w:rsidRPr="0085044C">
        <w:rPr>
          <w:rFonts w:cstheme="minorHAnsi"/>
          <w:highlight w:val="yellow"/>
        </w:rPr>
        <w:t>’s</w:t>
      </w:r>
      <w:r w:rsidRPr="0085044C">
        <w:rPr>
          <w:rFonts w:cstheme="minorHAnsi"/>
          <w:highlight w:val="yellow"/>
        </w:rPr>
        <w:t xml:space="preserve"> dose.</w:t>
      </w:r>
    </w:p>
    <w:p w14:paraId="44FE33A2" w14:textId="77777777" w:rsidR="00E8502A" w:rsidRPr="009E7897" w:rsidRDefault="00E8502A" w:rsidP="002B0206">
      <w:pPr>
        <w:spacing w:after="0" w:line="360" w:lineRule="auto"/>
        <w:rPr>
          <w:rFonts w:cstheme="minorHAnsi"/>
        </w:rPr>
      </w:pPr>
    </w:p>
    <w:p w14:paraId="6F0B6D46" w14:textId="7BF17316" w:rsidR="002116BD" w:rsidRPr="004566D0" w:rsidRDefault="002116BD">
      <w:pPr>
        <w:pStyle w:val="Heading3"/>
        <w:pPrChange w:id="208" w:author="Jessica Marshall" w:date="2023-07-07T10:53:00Z">
          <w:pPr>
            <w:spacing w:after="0" w:line="360" w:lineRule="auto"/>
          </w:pPr>
        </w:pPrChange>
      </w:pPr>
      <w:r w:rsidRPr="004566D0">
        <w:t xml:space="preserve">Receptor </w:t>
      </w:r>
      <w:del w:id="209" w:author="Jessica Marshall" w:date="2023-07-07T10:53:00Z">
        <w:r w:rsidRPr="004566D0" w:rsidDel="00174B56">
          <w:delText>Positioning</w:delText>
        </w:r>
      </w:del>
      <w:ins w:id="210" w:author="Jessica Marshall" w:date="2023-07-07T10:53:00Z">
        <w:r w:rsidR="00174B56">
          <w:t>p</w:t>
        </w:r>
        <w:r w:rsidR="00174B56" w:rsidRPr="004566D0">
          <w:t>ositioning</w:t>
        </w:r>
      </w:ins>
    </w:p>
    <w:p w14:paraId="5F8DCF1D" w14:textId="1D213813" w:rsidR="002116BD" w:rsidRDefault="0041580F" w:rsidP="002B0206">
      <w:pPr>
        <w:spacing w:after="0" w:line="360" w:lineRule="auto"/>
        <w:rPr>
          <w:rFonts w:cstheme="minorHAnsi"/>
        </w:rPr>
      </w:pPr>
      <w:r>
        <w:rPr>
          <w:rFonts w:cstheme="minorHAnsi"/>
        </w:rPr>
        <w:t>The image receptor used in fluoroscopy is an image intensifier.</w:t>
      </w:r>
      <w:del w:id="211" w:author="Jessica Marshall" w:date="2023-07-07T10:53: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This electronic device converts the x-ray beam intensity into a visible image that is displayed on a display monitor. During fluoroscopy examinations, </w:t>
      </w:r>
      <w:r w:rsidRPr="0085044C">
        <w:rPr>
          <w:rFonts w:cstheme="minorHAnsi"/>
          <w:highlight w:val="yellow"/>
        </w:rPr>
        <w:t>the image intensifier is positioned above the patient</w:t>
      </w:r>
      <w:r>
        <w:rPr>
          <w:rFonts w:cstheme="minorHAnsi"/>
        </w:rPr>
        <w:t xml:space="preserve">, and the x-ray tube is under the patient. </w:t>
      </w:r>
    </w:p>
    <w:p w14:paraId="55F16594" w14:textId="77777777" w:rsidR="00363098" w:rsidRPr="002116BD" w:rsidRDefault="00363098" w:rsidP="002B0206">
      <w:pPr>
        <w:spacing w:after="0" w:line="360" w:lineRule="auto"/>
        <w:rPr>
          <w:rFonts w:cstheme="minorHAnsi"/>
        </w:rPr>
      </w:pPr>
    </w:p>
    <w:p w14:paraId="69524A31" w14:textId="2B3E8D97" w:rsidR="009677F5" w:rsidRPr="004566D0" w:rsidRDefault="002116BD">
      <w:pPr>
        <w:pStyle w:val="Heading3"/>
        <w:pPrChange w:id="212" w:author="Jessica Marshall" w:date="2023-07-07T10:53:00Z">
          <w:pPr>
            <w:spacing w:after="0" w:line="360" w:lineRule="auto"/>
          </w:pPr>
        </w:pPrChange>
      </w:pPr>
      <w:r w:rsidRPr="004566D0">
        <w:t xml:space="preserve">Magnification </w:t>
      </w:r>
      <w:del w:id="213" w:author="Jessica Marshall" w:date="2023-07-07T10:53:00Z">
        <w:r w:rsidRPr="004566D0" w:rsidDel="00174B56">
          <w:delText>Mode</w:delText>
        </w:r>
      </w:del>
      <w:ins w:id="214" w:author="Jessica Marshall" w:date="2023-07-07T10:53:00Z">
        <w:r w:rsidR="00174B56">
          <w:t>m</w:t>
        </w:r>
        <w:r w:rsidR="00174B56" w:rsidRPr="004566D0">
          <w:t>ode</w:t>
        </w:r>
      </w:ins>
    </w:p>
    <w:p w14:paraId="2AB3DA39" w14:textId="1DBB0D5F" w:rsidR="002116BD" w:rsidRDefault="0041580F" w:rsidP="002B0206">
      <w:pPr>
        <w:spacing w:after="0" w:line="360" w:lineRule="auto"/>
        <w:rPr>
          <w:rFonts w:cstheme="minorHAnsi"/>
        </w:rPr>
      </w:pPr>
      <w:r>
        <w:rPr>
          <w:rFonts w:cstheme="minorHAnsi"/>
        </w:rPr>
        <w:t>For better visualization of small body parts, such as arteries, the fluoroscope can magnify the image</w:t>
      </w:r>
      <w:r w:rsidR="004566D0">
        <w:rPr>
          <w:rFonts w:cstheme="minorHAnsi"/>
        </w:rPr>
        <w:t>.</w:t>
      </w:r>
      <w:del w:id="215" w:author="Jessica Marshall" w:date="2023-07-07T10:54: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Pr>
          <w:rFonts w:cstheme="minorHAnsi"/>
        </w:rPr>
        <w:t xml:space="preserve"> However, </w:t>
      </w:r>
      <w:r w:rsidRPr="0085044C">
        <w:rPr>
          <w:rFonts w:cstheme="minorHAnsi"/>
          <w:highlight w:val="yellow"/>
        </w:rPr>
        <w:t>the use of magnification requires higher mA</w:t>
      </w:r>
      <w:r>
        <w:rPr>
          <w:rFonts w:cstheme="minorHAnsi"/>
        </w:rPr>
        <w:t>, which produces additional radiation exposure. Magnification mode should be used sparingly.</w:t>
      </w:r>
    </w:p>
    <w:p w14:paraId="13EA2A68" w14:textId="77777777" w:rsidR="002116BD" w:rsidRDefault="002116BD" w:rsidP="002B0206">
      <w:pPr>
        <w:spacing w:after="0" w:line="360" w:lineRule="auto"/>
        <w:rPr>
          <w:rFonts w:cstheme="minorHAnsi"/>
        </w:rPr>
      </w:pPr>
    </w:p>
    <w:p w14:paraId="059BE9C3" w14:textId="10DD136E" w:rsidR="002116BD" w:rsidRPr="004566D0" w:rsidRDefault="002116BD">
      <w:pPr>
        <w:pStyle w:val="Heading3"/>
        <w:pPrChange w:id="216" w:author="Jessica Marshall" w:date="2023-07-07T10:54:00Z">
          <w:pPr>
            <w:spacing w:after="0" w:line="360" w:lineRule="auto"/>
          </w:pPr>
        </w:pPrChange>
      </w:pPr>
      <w:r w:rsidRPr="004566D0">
        <w:t xml:space="preserve">Air </w:t>
      </w:r>
      <w:del w:id="217" w:author="Jessica Marshall" w:date="2023-07-07T10:54:00Z">
        <w:r w:rsidRPr="004566D0" w:rsidDel="00174B56">
          <w:delText xml:space="preserve">Kerma </w:delText>
        </w:r>
      </w:del>
      <w:ins w:id="218" w:author="Jessica Marshall" w:date="2023-07-07T10:54:00Z">
        <w:r w:rsidR="00174B56">
          <w:t>KER</w:t>
        </w:r>
        <w:r w:rsidR="00633462">
          <w:t>ma</w:t>
        </w:r>
        <w:r w:rsidR="00174B56" w:rsidRPr="004566D0">
          <w:t xml:space="preserve"> </w:t>
        </w:r>
      </w:ins>
      <w:r w:rsidRPr="004566D0">
        <w:t>Display</w:t>
      </w:r>
    </w:p>
    <w:p w14:paraId="0DC1AB78" w14:textId="22BF31EA" w:rsidR="002116BD" w:rsidRDefault="009677F5" w:rsidP="002B0206">
      <w:pPr>
        <w:spacing w:after="0" w:line="360" w:lineRule="auto"/>
        <w:rPr>
          <w:rFonts w:cstheme="minorHAnsi"/>
        </w:rPr>
      </w:pPr>
      <w:r w:rsidRPr="009E7897">
        <w:rPr>
          <w:rFonts w:cstheme="minorHAnsi"/>
        </w:rPr>
        <w:t>K</w:t>
      </w:r>
      <w:r w:rsidR="000F7E2E" w:rsidRPr="009E7897">
        <w:rPr>
          <w:rFonts w:cstheme="minorHAnsi"/>
        </w:rPr>
        <w:t>e</w:t>
      </w:r>
      <w:r w:rsidRPr="009E7897">
        <w:rPr>
          <w:rFonts w:cstheme="minorHAnsi"/>
        </w:rPr>
        <w:t>rma is an acronym for Kinetic Energy Release per unit mass</w:t>
      </w:r>
      <w:r w:rsidR="0041580F">
        <w:rPr>
          <w:rFonts w:cstheme="minorHAnsi"/>
        </w:rPr>
        <w:t>.</w:t>
      </w:r>
      <w:del w:id="219" w:author="Jessica Marshall" w:date="2023-07-07T10:54:00Z">
        <w:r w:rsidR="004566D0" w:rsidRPr="004566D0" w:rsidDel="00174B56">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41580F">
        <w:rPr>
          <w:rFonts w:cstheme="minorHAnsi"/>
        </w:rPr>
        <w:t xml:space="preserve"> It</w:t>
      </w:r>
      <w:r w:rsidRPr="009E7897">
        <w:rPr>
          <w:rFonts w:cstheme="minorHAnsi"/>
        </w:rPr>
        <w:t xml:space="preserve"> is defined as the sum of the initial kinetic energies of </w:t>
      </w:r>
      <w:del w:id="220" w:author="Jessica Marshall" w:date="2023-07-07T10:54:00Z">
        <w:r w:rsidRPr="009E7897" w:rsidDel="00633462">
          <w:rPr>
            <w:rFonts w:cstheme="minorHAnsi"/>
          </w:rPr>
          <w:delText>all of</w:delText>
        </w:r>
      </w:del>
      <w:ins w:id="221" w:author="Jessica Marshall" w:date="2023-07-07T10:54:00Z">
        <w:r w:rsidR="00633462" w:rsidRPr="009E7897">
          <w:rPr>
            <w:rFonts w:cstheme="minorHAnsi"/>
          </w:rPr>
          <w:t>all</w:t>
        </w:r>
      </w:ins>
      <w:r w:rsidRPr="009E7897">
        <w:rPr>
          <w:rFonts w:cstheme="minorHAnsi"/>
        </w:rPr>
        <w:t xml:space="preserve"> the charged particles liberated by uncharged ionizing radiation in a sample of matter divided by the mass of the sample. </w:t>
      </w:r>
      <w:r w:rsidR="0041580F">
        <w:rPr>
          <w:rFonts w:cstheme="minorHAnsi"/>
        </w:rPr>
        <w:t>T</w:t>
      </w:r>
      <w:r w:rsidRPr="009E7897">
        <w:rPr>
          <w:rFonts w:cstheme="minorHAnsi"/>
        </w:rPr>
        <w:t xml:space="preserve">his unit is </w:t>
      </w:r>
      <w:r w:rsidR="0041580F">
        <w:rPr>
          <w:rFonts w:cstheme="minorHAnsi"/>
        </w:rPr>
        <w:t xml:space="preserve">also </w:t>
      </w:r>
      <w:r w:rsidRPr="0085044C">
        <w:rPr>
          <w:rFonts w:cstheme="minorHAnsi"/>
          <w:highlight w:val="yellow"/>
        </w:rPr>
        <w:t>used to measure radiation dose</w:t>
      </w:r>
      <w:r w:rsidR="0041580F">
        <w:rPr>
          <w:rFonts w:cstheme="minorHAnsi"/>
        </w:rPr>
        <w:t>,</w:t>
      </w:r>
      <w:r w:rsidRPr="009E7897">
        <w:rPr>
          <w:rFonts w:cstheme="minorHAnsi"/>
        </w:rPr>
        <w:t xml:space="preserve"> and many fluoroscopy systems </w:t>
      </w:r>
      <w:r w:rsidR="0041580F">
        <w:rPr>
          <w:rFonts w:cstheme="minorHAnsi"/>
        </w:rPr>
        <w:t>will now display this air kerma</w:t>
      </w:r>
      <w:r w:rsidRPr="009E7897">
        <w:rPr>
          <w:rFonts w:cstheme="minorHAnsi"/>
        </w:rPr>
        <w:t xml:space="preserve"> on the unit</w:t>
      </w:r>
      <w:r w:rsidR="0041580F">
        <w:rPr>
          <w:rFonts w:cstheme="minorHAnsi"/>
        </w:rPr>
        <w:t>. Hence,</w:t>
      </w:r>
      <w:r w:rsidRPr="009E7897">
        <w:rPr>
          <w:rFonts w:cstheme="minorHAnsi"/>
        </w:rPr>
        <w:t xml:space="preserve"> </w:t>
      </w:r>
      <w:r w:rsidR="0041580F">
        <w:rPr>
          <w:rFonts w:cstheme="minorHAnsi"/>
        </w:rPr>
        <w:t>the radiologist can</w:t>
      </w:r>
      <w:r w:rsidRPr="009E7897">
        <w:rPr>
          <w:rFonts w:cstheme="minorHAnsi"/>
        </w:rPr>
        <w:t xml:space="preserve"> determine how much patient dose th</w:t>
      </w:r>
      <w:r w:rsidR="0041580F">
        <w:rPr>
          <w:rFonts w:cstheme="minorHAnsi"/>
        </w:rPr>
        <w:t>e patient</w:t>
      </w:r>
      <w:r w:rsidRPr="009E7897">
        <w:rPr>
          <w:rFonts w:cstheme="minorHAnsi"/>
        </w:rPr>
        <w:t xml:space="preserve"> has received. </w:t>
      </w:r>
    </w:p>
    <w:p w14:paraId="61942DAA" w14:textId="77777777" w:rsidR="002116BD" w:rsidRDefault="002116BD" w:rsidP="002B0206">
      <w:pPr>
        <w:spacing w:after="0" w:line="360" w:lineRule="auto"/>
        <w:rPr>
          <w:rFonts w:cstheme="minorHAnsi"/>
        </w:rPr>
      </w:pPr>
    </w:p>
    <w:p w14:paraId="37B9559C" w14:textId="3B25A92B" w:rsidR="002116BD" w:rsidRPr="004566D0" w:rsidRDefault="002116BD">
      <w:pPr>
        <w:pStyle w:val="Heading3"/>
        <w:pPrChange w:id="222" w:author="Jessica Marshall" w:date="2023-07-07T10:54:00Z">
          <w:pPr>
            <w:spacing w:after="0" w:line="360" w:lineRule="auto"/>
          </w:pPr>
        </w:pPrChange>
      </w:pPr>
      <w:r w:rsidRPr="004566D0">
        <w:t>Last-</w:t>
      </w:r>
      <w:del w:id="223" w:author="Jessica Marshall" w:date="2023-07-07T10:54:00Z">
        <w:r w:rsidRPr="004566D0" w:rsidDel="00633462">
          <w:delText xml:space="preserve">Image </w:delText>
        </w:r>
      </w:del>
      <w:ins w:id="224" w:author="Jessica Marshall" w:date="2023-07-07T10:54:00Z">
        <w:r w:rsidR="00633462">
          <w:t>i</w:t>
        </w:r>
        <w:r w:rsidR="00633462" w:rsidRPr="004566D0">
          <w:t xml:space="preserve">mage </w:t>
        </w:r>
      </w:ins>
      <w:del w:id="225" w:author="Jessica Marshall" w:date="2023-07-07T10:54:00Z">
        <w:r w:rsidRPr="004566D0" w:rsidDel="00633462">
          <w:delText>Hold</w:delText>
        </w:r>
      </w:del>
      <w:ins w:id="226" w:author="Jessica Marshall" w:date="2023-07-07T10:54:00Z">
        <w:r w:rsidR="00633462">
          <w:t>h</w:t>
        </w:r>
        <w:r w:rsidR="00633462" w:rsidRPr="004566D0">
          <w:t>old</w:t>
        </w:r>
      </w:ins>
    </w:p>
    <w:p w14:paraId="54F9BB7B" w14:textId="37959C2D" w:rsidR="002116BD" w:rsidRDefault="002E6734" w:rsidP="002B0206">
      <w:pPr>
        <w:spacing w:after="0" w:line="360" w:lineRule="auto"/>
        <w:rPr>
          <w:rFonts w:cstheme="minorHAnsi"/>
        </w:rPr>
      </w:pPr>
      <w:ins w:id="227" w:author="Jessica Marshall" w:date="2023-07-07T10:55:00Z">
        <w:r>
          <w:rPr>
            <w:rFonts w:cstheme="minorHAnsi"/>
            <w:highlight w:val="green"/>
          </w:rPr>
          <w:t xml:space="preserve">Last image hold is a </w:t>
        </w:r>
      </w:ins>
      <w:del w:id="228" w:author="Jessica Marshall" w:date="2023-07-07T10:55:00Z">
        <w:r w:rsidR="009677F5" w:rsidRPr="00774D84" w:rsidDel="002E6734">
          <w:rPr>
            <w:rFonts w:cstheme="minorHAnsi"/>
            <w:highlight w:val="green"/>
          </w:rPr>
          <w:delText>A</w:delText>
        </w:r>
      </w:del>
      <w:ins w:id="229" w:author="Jessica Marshall" w:date="2023-07-07T10:55:00Z">
        <w:r>
          <w:rPr>
            <w:rFonts w:cstheme="minorHAnsi"/>
            <w:highlight w:val="green"/>
          </w:rPr>
          <w:t>a</w:t>
        </w:r>
      </w:ins>
      <w:r w:rsidR="009677F5" w:rsidRPr="00774D84">
        <w:rPr>
          <w:rFonts w:cstheme="minorHAnsi"/>
          <w:highlight w:val="green"/>
        </w:rPr>
        <w:t xml:space="preserve"> dose reduction technique </w:t>
      </w:r>
      <w:del w:id="230" w:author="Jessica Marshall" w:date="2023-07-07T10:55:00Z">
        <w:r w:rsidR="009677F5" w:rsidRPr="00774D84" w:rsidDel="002E6734">
          <w:rPr>
            <w:rFonts w:cstheme="minorHAnsi"/>
            <w:highlight w:val="green"/>
          </w:rPr>
          <w:delText xml:space="preserve">in </w:delText>
        </w:r>
      </w:del>
      <w:ins w:id="231" w:author="Jessica Marshall" w:date="2023-07-07T10:55:00Z">
        <w:r>
          <w:rPr>
            <w:rFonts w:cstheme="minorHAnsi"/>
            <w:highlight w:val="green"/>
          </w:rPr>
          <w:t>utilized in</w:t>
        </w:r>
        <w:r w:rsidRPr="00774D84">
          <w:rPr>
            <w:rFonts w:cstheme="minorHAnsi"/>
            <w:highlight w:val="green"/>
          </w:rPr>
          <w:t xml:space="preserve"> </w:t>
        </w:r>
      </w:ins>
      <w:r w:rsidR="009677F5" w:rsidRPr="00774D84">
        <w:rPr>
          <w:rFonts w:cstheme="minorHAnsi"/>
          <w:highlight w:val="green"/>
        </w:rPr>
        <w:t>fluoroscopy</w:t>
      </w:r>
      <w:del w:id="232" w:author="Jessica Marshall" w:date="2023-07-07T10:55:00Z">
        <w:r w:rsidR="009677F5" w:rsidRPr="00774D84" w:rsidDel="002E6734">
          <w:rPr>
            <w:rFonts w:cstheme="minorHAnsi"/>
            <w:highlight w:val="green"/>
          </w:rPr>
          <w:delText xml:space="preserve"> is </w:delText>
        </w:r>
        <w:r w:rsidR="00A90B4E" w:rsidRPr="00774D84" w:rsidDel="002E6734">
          <w:rPr>
            <w:rFonts w:cstheme="minorHAnsi"/>
            <w:highlight w:val="green"/>
          </w:rPr>
          <w:delText xml:space="preserve">the </w:delText>
        </w:r>
        <w:r w:rsidR="009677F5" w:rsidRPr="00774D84" w:rsidDel="002E6734">
          <w:rPr>
            <w:rFonts w:cstheme="minorHAnsi"/>
            <w:highlight w:val="green"/>
          </w:rPr>
          <w:delText>last image hold</w:delText>
        </w:r>
      </w:del>
      <w:r w:rsidR="009677F5" w:rsidRPr="009E7897">
        <w:rPr>
          <w:rFonts w:cstheme="minorHAnsi"/>
        </w:rPr>
        <w:t>.</w:t>
      </w:r>
      <w:del w:id="233" w:author="Jessica Marshall" w:date="2023-07-07T10:54:00Z">
        <w:r w:rsidR="004566D0" w:rsidRPr="004566D0" w:rsidDel="00633462">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9677F5" w:rsidRPr="009E7897">
        <w:rPr>
          <w:rFonts w:cstheme="minorHAnsi"/>
        </w:rPr>
        <w:t xml:space="preserve"> For this feature, the image is formed when the </w:t>
      </w:r>
      <w:r w:rsidR="00A90B4E">
        <w:rPr>
          <w:rFonts w:cstheme="minorHAnsi"/>
        </w:rPr>
        <w:t>x</w:t>
      </w:r>
      <w:r w:rsidR="00E60198">
        <w:rPr>
          <w:rFonts w:cstheme="minorHAnsi"/>
        </w:rPr>
        <w:t>-ray</w:t>
      </w:r>
      <w:r w:rsidR="009677F5" w:rsidRPr="009E7897">
        <w:rPr>
          <w:rFonts w:cstheme="minorHAnsi"/>
        </w:rPr>
        <w:t xml:space="preserve"> tube was last energized</w:t>
      </w:r>
      <w:r w:rsidR="00A90B4E">
        <w:rPr>
          <w:rFonts w:cstheme="minorHAnsi"/>
        </w:rPr>
        <w:t>,</w:t>
      </w:r>
      <w:r w:rsidR="009677F5" w:rsidRPr="009E7897">
        <w:rPr>
          <w:rFonts w:cstheme="minorHAnsi"/>
        </w:rPr>
        <w:t xml:space="preserve"> and </w:t>
      </w:r>
      <w:r w:rsidR="00A90B4E">
        <w:rPr>
          <w:rFonts w:cstheme="minorHAnsi"/>
        </w:rPr>
        <w:t>the image r</w:t>
      </w:r>
      <w:r w:rsidR="009677F5" w:rsidRPr="009E7897">
        <w:rPr>
          <w:rFonts w:cstheme="minorHAnsi"/>
        </w:rPr>
        <w:t>emains on the monitor so that no further radiation exposure is needed to regenerate it. In a digital system using embedded processing software, this retained image could also be composed of several frames of information that have been added together to reduce the effect of quantum noise</w:t>
      </w:r>
      <w:r w:rsidR="000F7E2E" w:rsidRPr="009E7897">
        <w:rPr>
          <w:rFonts w:cstheme="minorHAnsi"/>
        </w:rPr>
        <w:t xml:space="preserve"> t</w:t>
      </w:r>
      <w:r w:rsidR="009677F5" w:rsidRPr="009E7897">
        <w:rPr>
          <w:rFonts w:cstheme="minorHAnsi"/>
        </w:rPr>
        <w:t xml:space="preserve">hat would be particularly apparent in a single frame. </w:t>
      </w:r>
    </w:p>
    <w:p w14:paraId="35F2059F" w14:textId="77777777" w:rsidR="002116BD" w:rsidRDefault="002116BD" w:rsidP="002B0206">
      <w:pPr>
        <w:spacing w:after="0" w:line="360" w:lineRule="auto"/>
        <w:rPr>
          <w:rFonts w:cstheme="minorHAnsi"/>
        </w:rPr>
      </w:pPr>
    </w:p>
    <w:p w14:paraId="134C1E02" w14:textId="4A7A4794" w:rsidR="002116BD" w:rsidRPr="004566D0" w:rsidRDefault="002116BD">
      <w:pPr>
        <w:pStyle w:val="Heading3"/>
        <w:pPrChange w:id="234" w:author="Jessica Marshall" w:date="2023-07-07T10:55:00Z">
          <w:pPr>
            <w:spacing w:after="0" w:line="360" w:lineRule="auto"/>
          </w:pPr>
        </w:pPrChange>
      </w:pPr>
      <w:r w:rsidRPr="004566D0">
        <w:t xml:space="preserve">Dose or </w:t>
      </w:r>
      <w:del w:id="235" w:author="Jessica Marshall" w:date="2023-07-07T10:55:00Z">
        <w:r w:rsidRPr="004566D0" w:rsidDel="002E6734">
          <w:delText xml:space="preserve">Time </w:delText>
        </w:r>
      </w:del>
      <w:ins w:id="236" w:author="Jessica Marshall" w:date="2023-07-07T10:55:00Z">
        <w:r w:rsidR="002E6734">
          <w:t>t</w:t>
        </w:r>
        <w:r w:rsidR="002E6734" w:rsidRPr="004566D0">
          <w:t xml:space="preserve">ime </w:t>
        </w:r>
      </w:ins>
      <w:del w:id="237" w:author="Jessica Marshall" w:date="2023-07-07T10:55:00Z">
        <w:r w:rsidRPr="004566D0" w:rsidDel="002E6734">
          <w:delText>Documentation</w:delText>
        </w:r>
      </w:del>
      <w:ins w:id="238" w:author="Jessica Marshall" w:date="2023-07-07T10:55:00Z">
        <w:r w:rsidR="002E6734">
          <w:t>d</w:t>
        </w:r>
        <w:r w:rsidR="002E6734" w:rsidRPr="004566D0">
          <w:t>ocumentation</w:t>
        </w:r>
      </w:ins>
    </w:p>
    <w:p w14:paraId="1A1E4EE4" w14:textId="6331DAC0" w:rsidR="002116BD" w:rsidRDefault="009677F5" w:rsidP="002B0206">
      <w:pPr>
        <w:spacing w:after="0" w:line="360" w:lineRule="auto"/>
        <w:rPr>
          <w:rFonts w:cstheme="minorHAnsi"/>
        </w:rPr>
      </w:pPr>
      <w:r w:rsidRPr="009E7897">
        <w:rPr>
          <w:rFonts w:cstheme="minorHAnsi"/>
        </w:rPr>
        <w:t>A</w:t>
      </w:r>
      <w:r w:rsidR="00A90B4E">
        <w:rPr>
          <w:rFonts w:cstheme="minorHAnsi"/>
        </w:rPr>
        <w:t xml:space="preserve">s previously stated, </w:t>
      </w:r>
      <w:r w:rsidRPr="009E7897">
        <w:rPr>
          <w:rFonts w:cstheme="minorHAnsi"/>
        </w:rPr>
        <w:t>the fluoroscopic dose or the time that the beam</w:t>
      </w:r>
      <w:r w:rsidR="00A90B4E">
        <w:rPr>
          <w:rFonts w:cstheme="minorHAnsi"/>
        </w:rPr>
        <w:t>-</w:t>
      </w:r>
      <w:r w:rsidRPr="009E7897">
        <w:rPr>
          <w:rFonts w:cstheme="minorHAnsi"/>
        </w:rPr>
        <w:t xml:space="preserve">on must be documented. </w:t>
      </w:r>
    </w:p>
    <w:p w14:paraId="03746603" w14:textId="77777777" w:rsidR="002116BD" w:rsidRDefault="002116BD" w:rsidP="002B0206">
      <w:pPr>
        <w:spacing w:after="0" w:line="360" w:lineRule="auto"/>
        <w:rPr>
          <w:rFonts w:cstheme="minorHAnsi"/>
        </w:rPr>
      </w:pPr>
    </w:p>
    <w:p w14:paraId="60157B9A" w14:textId="4EC3C36B" w:rsidR="002116BD" w:rsidRPr="004566D0" w:rsidRDefault="002116BD" w:rsidP="002B0206">
      <w:pPr>
        <w:spacing w:after="0" w:line="360" w:lineRule="auto"/>
        <w:rPr>
          <w:rFonts w:cstheme="minorHAnsi"/>
          <w:i/>
          <w:iCs/>
        </w:rPr>
      </w:pPr>
      <w:r w:rsidRPr="004566D0">
        <w:rPr>
          <w:rFonts w:cstheme="minorHAnsi"/>
          <w:i/>
          <w:iCs/>
        </w:rPr>
        <w:t>Minimum Source-to-Skin Distance (21 CFR)</w:t>
      </w:r>
      <w:r w:rsidR="009E6C47" w:rsidRPr="004566D0">
        <w:rPr>
          <w:rFonts w:cstheme="minorHAnsi"/>
          <w:i/>
          <w:iCs/>
          <w:vertAlign w:val="superscript"/>
        </w:rPr>
        <w:t xml:space="preserve"> </w:t>
      </w:r>
    </w:p>
    <w:p w14:paraId="721841C0" w14:textId="7965B467" w:rsidR="009677F5" w:rsidRPr="009E7897" w:rsidRDefault="00A90B4E" w:rsidP="002B0206">
      <w:pPr>
        <w:spacing w:after="0" w:line="360" w:lineRule="auto"/>
        <w:rPr>
          <w:rFonts w:cstheme="minorHAnsi"/>
        </w:rPr>
      </w:pPr>
      <w:r>
        <w:rPr>
          <w:rFonts w:cstheme="minorHAnsi"/>
        </w:rPr>
        <w:lastRenderedPageBreak/>
        <w:t xml:space="preserve">When </w:t>
      </w:r>
      <w:r w:rsidR="009677F5" w:rsidRPr="009E7897">
        <w:rPr>
          <w:rFonts w:cstheme="minorHAnsi"/>
        </w:rPr>
        <w:t xml:space="preserve">the distance between </w:t>
      </w:r>
      <w:r>
        <w:rPr>
          <w:rFonts w:cstheme="minorHAnsi"/>
        </w:rPr>
        <w:t>the</w:t>
      </w:r>
      <w:r w:rsidR="009677F5" w:rsidRPr="009E7897">
        <w:rPr>
          <w:rFonts w:cstheme="minorHAnsi"/>
        </w:rPr>
        <w:t xml:space="preserve"> </w:t>
      </w:r>
      <w:r>
        <w:rPr>
          <w:rFonts w:cstheme="minorHAnsi"/>
        </w:rPr>
        <w:t>x</w:t>
      </w:r>
      <w:r w:rsidR="00E60198">
        <w:rPr>
          <w:rFonts w:cstheme="minorHAnsi"/>
        </w:rPr>
        <w:t>-ray</w:t>
      </w:r>
      <w:r w:rsidR="009677F5" w:rsidRPr="009E7897">
        <w:rPr>
          <w:rFonts w:cstheme="minorHAnsi"/>
        </w:rPr>
        <w:t xml:space="preserve"> tube and the patient </w:t>
      </w:r>
      <w:r>
        <w:rPr>
          <w:rFonts w:cstheme="minorHAnsi"/>
        </w:rPr>
        <w:t>increases, the mA must be increased to compensate for the increased distance to maintain exposure to the image receptor</w:t>
      </w:r>
      <w:r w:rsidR="009677F5" w:rsidRPr="009E7897">
        <w:rPr>
          <w:rFonts w:cstheme="minorHAnsi"/>
        </w:rPr>
        <w:t>.</w:t>
      </w:r>
      <w:del w:id="239" w:author="Jessica Marshall" w:date="2023-07-07T10:55:00Z">
        <w:r w:rsidR="004566D0" w:rsidRPr="004566D0" w:rsidDel="002E6734">
          <w:rPr>
            <w:rFonts w:cstheme="minorHAnsi"/>
            <w:vertAlign w:val="superscript"/>
          </w:rPr>
          <w:delText xml:space="preserve"> </w:delText>
        </w:r>
      </w:del>
      <w:r w:rsidR="004566D0" w:rsidRPr="004566D0">
        <w:rPr>
          <w:rFonts w:cstheme="minorHAnsi"/>
          <w:vertAlign w:val="superscript"/>
        </w:rPr>
        <w:fldChar w:fldCharType="begin"/>
      </w:r>
      <w:r w:rsidR="004566D0" w:rsidRPr="004566D0">
        <w:rPr>
          <w:rFonts w:cstheme="minorHAnsi"/>
          <w:vertAlign w:val="superscript"/>
        </w:rPr>
        <w:instrText xml:space="preserve"> NOTEREF _Ref138588746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3</w:t>
      </w:r>
      <w:r w:rsidR="004566D0" w:rsidRPr="004566D0">
        <w:rPr>
          <w:rFonts w:cstheme="minorHAnsi"/>
          <w:vertAlign w:val="superscript"/>
        </w:rPr>
        <w:fldChar w:fldCharType="end"/>
      </w:r>
      <w:r w:rsidR="009677F5" w:rsidRPr="009E7897">
        <w:rPr>
          <w:rFonts w:cstheme="minorHAnsi"/>
        </w:rPr>
        <w:t xml:space="preserve"> </w:t>
      </w:r>
      <w:r>
        <w:rPr>
          <w:rFonts w:cstheme="minorHAnsi"/>
        </w:rPr>
        <w:t>Therefore, t</w:t>
      </w:r>
      <w:r w:rsidR="009677F5" w:rsidRPr="009E7897">
        <w:rPr>
          <w:rFonts w:cstheme="minorHAnsi"/>
        </w:rPr>
        <w:t>o limit excessive entrance irradiation of the patient</w:t>
      </w:r>
      <w:r w:rsidR="000F7E2E" w:rsidRPr="009E7897">
        <w:rPr>
          <w:rFonts w:cstheme="minorHAnsi"/>
        </w:rPr>
        <w:t>,</w:t>
      </w:r>
      <w:r w:rsidR="009677F5" w:rsidRPr="009E7897">
        <w:rPr>
          <w:rFonts w:cstheme="minorHAnsi"/>
        </w:rPr>
        <w:t xml:space="preserve"> radiologic technologists need to ensure that </w:t>
      </w:r>
      <w:r w:rsidR="009677F5" w:rsidRPr="00774D84">
        <w:rPr>
          <w:rFonts w:cstheme="minorHAnsi"/>
          <w:highlight w:val="green"/>
        </w:rPr>
        <w:t>the source</w:t>
      </w:r>
      <w:r w:rsidRPr="00774D84">
        <w:rPr>
          <w:rFonts w:cstheme="minorHAnsi"/>
          <w:highlight w:val="green"/>
        </w:rPr>
        <w:t>-to-</w:t>
      </w:r>
      <w:r w:rsidR="009677F5" w:rsidRPr="00774D84">
        <w:rPr>
          <w:rFonts w:cstheme="minorHAnsi"/>
          <w:highlight w:val="green"/>
        </w:rPr>
        <w:t>skin distance is not less than 38 centimeters for stationary or fixed fluoroscopes and not less than 30 centimeters</w:t>
      </w:r>
      <w:r w:rsidRPr="00774D84">
        <w:rPr>
          <w:rFonts w:cstheme="minorHAnsi"/>
          <w:highlight w:val="green"/>
        </w:rPr>
        <w:t xml:space="preserve"> </w:t>
      </w:r>
      <w:r w:rsidR="009677F5" w:rsidRPr="00774D84">
        <w:rPr>
          <w:rFonts w:cstheme="minorHAnsi"/>
          <w:highlight w:val="green"/>
        </w:rPr>
        <w:t>for mobile fluoroscopes or C- arms.</w:t>
      </w:r>
    </w:p>
    <w:p w14:paraId="1AD02AD0" w14:textId="77777777" w:rsidR="00F04992" w:rsidRPr="009E7897" w:rsidRDefault="00F04992" w:rsidP="002B0206">
      <w:pPr>
        <w:spacing w:after="0" w:line="360" w:lineRule="auto"/>
        <w:rPr>
          <w:rFonts w:cstheme="minorHAnsi"/>
        </w:rPr>
      </w:pPr>
    </w:p>
    <w:p w14:paraId="1231AFC9" w14:textId="7DA20814" w:rsidR="00F04992" w:rsidRPr="002116BD" w:rsidRDefault="002116BD">
      <w:pPr>
        <w:pStyle w:val="Heading2"/>
        <w:pPrChange w:id="240" w:author="Jessica Marshall" w:date="2023-07-07T10:56:00Z">
          <w:pPr>
            <w:spacing w:after="0" w:line="360" w:lineRule="auto"/>
          </w:pPr>
        </w:pPrChange>
      </w:pPr>
      <w:r w:rsidRPr="002116BD">
        <w:t>Dose Area Product (DAP) Meter</w:t>
      </w:r>
    </w:p>
    <w:p w14:paraId="05DB49CF" w14:textId="145939CE" w:rsidR="00F04992" w:rsidRPr="009E7897" w:rsidRDefault="00F04992" w:rsidP="002B0206">
      <w:pPr>
        <w:spacing w:after="0" w:line="360" w:lineRule="auto"/>
        <w:rPr>
          <w:rFonts w:cstheme="minorHAnsi"/>
        </w:rPr>
      </w:pPr>
      <w:r w:rsidRPr="009E7897">
        <w:rPr>
          <w:rFonts w:cstheme="minorHAnsi"/>
        </w:rPr>
        <w:t xml:space="preserve">Dose </w:t>
      </w:r>
      <w:r w:rsidR="00A90B4E">
        <w:rPr>
          <w:rFonts w:cstheme="minorHAnsi"/>
        </w:rPr>
        <w:t>A</w:t>
      </w:r>
      <w:r w:rsidRPr="009E7897">
        <w:rPr>
          <w:rFonts w:cstheme="minorHAnsi"/>
        </w:rPr>
        <w:t xml:space="preserve">rea </w:t>
      </w:r>
      <w:r w:rsidR="00A90B4E">
        <w:rPr>
          <w:rFonts w:cstheme="minorHAnsi"/>
        </w:rPr>
        <w:t>P</w:t>
      </w:r>
      <w:r w:rsidRPr="009E7897">
        <w:rPr>
          <w:rFonts w:cstheme="minorHAnsi"/>
        </w:rPr>
        <w:t xml:space="preserve">roduct </w:t>
      </w:r>
      <w:r w:rsidR="00A90B4E">
        <w:rPr>
          <w:rFonts w:cstheme="minorHAnsi"/>
        </w:rPr>
        <w:t xml:space="preserve">(DAP) </w:t>
      </w:r>
      <w:r w:rsidRPr="0085044C">
        <w:rPr>
          <w:rFonts w:cstheme="minorHAnsi"/>
          <w:highlight w:val="yellow"/>
        </w:rPr>
        <w:t xml:space="preserve">is a quantity that reflects </w:t>
      </w:r>
      <w:r w:rsidR="00A90B4E" w:rsidRPr="0085044C">
        <w:rPr>
          <w:rFonts w:cstheme="minorHAnsi"/>
          <w:highlight w:val="yellow"/>
        </w:rPr>
        <w:t>the patient radiation dose and</w:t>
      </w:r>
      <w:r w:rsidRPr="0085044C">
        <w:rPr>
          <w:rFonts w:cstheme="minorHAnsi"/>
          <w:highlight w:val="yellow"/>
        </w:rPr>
        <w:t xml:space="preserve"> the amount of tissue irradiated.</w:t>
      </w:r>
      <w:r w:rsidR="004566D0" w:rsidRPr="004566D0">
        <w:rPr>
          <w:rFonts w:cstheme="minorHAnsi"/>
          <w:vertAlign w:val="superscript"/>
        </w:rPr>
        <w:fldChar w:fldCharType="begin"/>
      </w:r>
      <w:r w:rsidR="004566D0" w:rsidRPr="004566D0">
        <w:rPr>
          <w:rFonts w:cstheme="minorHAnsi"/>
          <w:vertAlign w:val="superscript"/>
        </w:rPr>
        <w:instrText xml:space="preserve"> NOTEREF _Ref138593765 \h </w:instrText>
      </w:r>
      <w:r w:rsidR="004566D0">
        <w:rPr>
          <w:rFonts w:cstheme="minorHAnsi"/>
          <w:vertAlign w:val="superscript"/>
        </w:rPr>
        <w:instrText xml:space="preserve"> \* MERGEFORMAT </w:instrText>
      </w:r>
      <w:r w:rsidR="004566D0" w:rsidRPr="004566D0">
        <w:rPr>
          <w:rFonts w:cstheme="minorHAnsi"/>
          <w:vertAlign w:val="superscript"/>
        </w:rPr>
      </w:r>
      <w:r w:rsidR="004566D0" w:rsidRPr="004566D0">
        <w:rPr>
          <w:rFonts w:cstheme="minorHAnsi"/>
          <w:vertAlign w:val="superscript"/>
        </w:rPr>
        <w:fldChar w:fldCharType="separate"/>
      </w:r>
      <w:r w:rsidR="004566D0" w:rsidRPr="004566D0">
        <w:rPr>
          <w:rFonts w:cstheme="minorHAnsi"/>
          <w:vertAlign w:val="superscript"/>
        </w:rPr>
        <w:t>2</w:t>
      </w:r>
      <w:r w:rsidR="004566D0" w:rsidRPr="004566D0">
        <w:rPr>
          <w:rFonts w:cstheme="minorHAnsi"/>
          <w:vertAlign w:val="superscript"/>
        </w:rPr>
        <w:fldChar w:fldCharType="end"/>
      </w:r>
      <w:r w:rsidRPr="009E7897">
        <w:rPr>
          <w:rFonts w:cstheme="minorHAnsi"/>
        </w:rPr>
        <w:t xml:space="preserve"> Therefore, it may be a better indicator of risk than dose. DAP is expressed in units of </w:t>
      </w:r>
      <w:r w:rsidR="00A90B4E">
        <w:rPr>
          <w:rFonts w:cstheme="minorHAnsi"/>
        </w:rPr>
        <w:t>milligray</w:t>
      </w:r>
      <w:r w:rsidRPr="009E7897">
        <w:rPr>
          <w:rFonts w:cstheme="minorHAnsi"/>
        </w:rPr>
        <w:t xml:space="preserve"> in the air per centimeter squared. DAP increases with increasing radiation field size</w:t>
      </w:r>
      <w:r w:rsidR="00A90B4E">
        <w:rPr>
          <w:rFonts w:cstheme="minorHAnsi"/>
        </w:rPr>
        <w:t>,</w:t>
      </w:r>
      <w:r w:rsidR="00F11CC2" w:rsidRPr="009E7897">
        <w:rPr>
          <w:rFonts w:cstheme="minorHAnsi"/>
        </w:rPr>
        <w:t xml:space="preserve"> e</w:t>
      </w:r>
      <w:r w:rsidRPr="009E7897">
        <w:rPr>
          <w:rFonts w:cstheme="minorHAnsi"/>
        </w:rPr>
        <w:t>ven if the dose remains unchanged</w:t>
      </w:r>
      <w:r w:rsidR="00F11CC2" w:rsidRPr="009E7897">
        <w:rPr>
          <w:rFonts w:cstheme="minorHAnsi"/>
        </w:rPr>
        <w:t xml:space="preserve">. </w:t>
      </w:r>
      <w:r w:rsidR="00A90B4E">
        <w:rPr>
          <w:rFonts w:cstheme="minorHAnsi"/>
        </w:rPr>
        <w:t>A s</w:t>
      </w:r>
      <w:r w:rsidRPr="009E7897">
        <w:rPr>
          <w:rFonts w:cstheme="minorHAnsi"/>
        </w:rPr>
        <w:t xml:space="preserve">maller field size results in lower DAP and less risk because less tissue is exposed. DAP meters are now </w:t>
      </w:r>
      <w:r w:rsidR="00A90B4E">
        <w:rPr>
          <w:rFonts w:cstheme="minorHAnsi"/>
        </w:rPr>
        <w:t>standard</w:t>
      </w:r>
      <w:r w:rsidRPr="009E7897">
        <w:rPr>
          <w:rFonts w:cstheme="minorHAnsi"/>
        </w:rPr>
        <w:t xml:space="preserve"> on most </w:t>
      </w:r>
      <w:r w:rsidR="00A90B4E">
        <w:rPr>
          <w:rFonts w:cstheme="minorHAnsi"/>
        </w:rPr>
        <w:t>x</w:t>
      </w:r>
      <w:r w:rsidR="00E60198">
        <w:rPr>
          <w:rFonts w:cstheme="minorHAnsi"/>
        </w:rPr>
        <w:t>-ray</w:t>
      </w:r>
      <w:r w:rsidRPr="009E7897">
        <w:rPr>
          <w:rFonts w:cstheme="minorHAnsi"/>
        </w:rPr>
        <w:t xml:space="preserve"> imaging systems and may be used to monitor radiation output from imaging systems. Typically, the DAP detector is positioned just after the </w:t>
      </w:r>
      <w:r w:rsidR="00E60198">
        <w:rPr>
          <w:rFonts w:cstheme="minorHAnsi"/>
        </w:rPr>
        <w:t>X-ray</w:t>
      </w:r>
      <w:r w:rsidRPr="009E7897">
        <w:rPr>
          <w:rFonts w:cstheme="minorHAnsi"/>
        </w:rPr>
        <w:t xml:space="preserve"> beam collimator before the beam enters the patient. The DAP detector is a transmission ionization chamber larger than the </w:t>
      </w:r>
      <w:r w:rsidR="00A90B4E">
        <w:rPr>
          <w:rFonts w:cstheme="minorHAnsi"/>
        </w:rPr>
        <w:t>x</w:t>
      </w:r>
      <w:r w:rsidR="00E60198">
        <w:rPr>
          <w:rFonts w:cstheme="minorHAnsi"/>
        </w:rPr>
        <w:t>-ray</w:t>
      </w:r>
      <w:r w:rsidRPr="009E7897">
        <w:rPr>
          <w:rFonts w:cstheme="minorHAnsi"/>
        </w:rPr>
        <w:t xml:space="preserve"> beam. The ionization detected in the chamber is proportional to the radiation dose</w:t>
      </w:r>
      <w:r w:rsidR="00F11CC2" w:rsidRPr="009E7897">
        <w:rPr>
          <w:rFonts w:cstheme="minorHAnsi"/>
        </w:rPr>
        <w:t xml:space="preserve"> a</w:t>
      </w:r>
      <w:r w:rsidRPr="009E7897">
        <w:rPr>
          <w:rFonts w:cstheme="minorHAnsi"/>
        </w:rPr>
        <w:t xml:space="preserve">nd the area of the </w:t>
      </w:r>
      <w:r w:rsidR="00A90B4E">
        <w:rPr>
          <w:rFonts w:cstheme="minorHAnsi"/>
        </w:rPr>
        <w:t>x</w:t>
      </w:r>
      <w:r w:rsidR="00E60198">
        <w:rPr>
          <w:rFonts w:cstheme="minorHAnsi"/>
        </w:rPr>
        <w:t>-ray</w:t>
      </w:r>
      <w:r w:rsidRPr="009E7897">
        <w:rPr>
          <w:rFonts w:cstheme="minorHAnsi"/>
        </w:rPr>
        <w:t xml:space="preserve"> beam. The risk for injury to the skin where the </w:t>
      </w:r>
      <w:r w:rsidR="00A90B4E">
        <w:rPr>
          <w:rFonts w:cstheme="minorHAnsi"/>
        </w:rPr>
        <w:t>x</w:t>
      </w:r>
      <w:r w:rsidR="00E60198">
        <w:rPr>
          <w:rFonts w:cstheme="minorHAnsi"/>
        </w:rPr>
        <w:t>-ray</w:t>
      </w:r>
      <w:r w:rsidRPr="009E7897">
        <w:rPr>
          <w:rFonts w:cstheme="minorHAnsi"/>
        </w:rPr>
        <w:t xml:space="preserve"> beam enters the patient can be derived by dividing the DAP measurement by the area of the beam at the skin. </w:t>
      </w:r>
    </w:p>
    <w:p w14:paraId="29F338C7" w14:textId="77777777" w:rsidR="002116BD" w:rsidRDefault="002116BD" w:rsidP="002B0206">
      <w:pPr>
        <w:spacing w:after="0" w:line="360" w:lineRule="auto"/>
        <w:rPr>
          <w:rFonts w:cstheme="minorHAnsi"/>
        </w:rPr>
      </w:pPr>
    </w:p>
    <w:p w14:paraId="421BAEAC" w14:textId="380A8353" w:rsidR="00F04992" w:rsidRDefault="002116BD">
      <w:pPr>
        <w:pStyle w:val="Heading1"/>
        <w:pPrChange w:id="241" w:author="Jessica Marshall" w:date="2023-07-07T10:56:00Z">
          <w:pPr>
            <w:spacing w:after="0" w:line="360" w:lineRule="auto"/>
            <w:jc w:val="center"/>
          </w:pPr>
        </w:pPrChange>
      </w:pPr>
      <w:r w:rsidRPr="002116BD">
        <w:t>Personnel Protection (ALARA)</w:t>
      </w:r>
    </w:p>
    <w:p w14:paraId="3E94D7CD" w14:textId="180C4F24" w:rsidR="002116BD" w:rsidRDefault="00A06201" w:rsidP="002B0206">
      <w:pPr>
        <w:spacing w:after="0" w:line="360" w:lineRule="auto"/>
      </w:pPr>
      <w:r w:rsidRPr="00A06201">
        <w:t xml:space="preserve">Because </w:t>
      </w:r>
      <w:r w:rsidR="00AC6D5F">
        <w:t>x</w:t>
      </w:r>
      <w:r w:rsidR="00E60198">
        <w:t>-ray</w:t>
      </w:r>
      <w:r w:rsidRPr="00A06201">
        <w:t>s involve ionizing radiation that can deposit energy in human cells and cause tissue changes, it</w:t>
      </w:r>
      <w:r w:rsidR="00AC6D5F">
        <w:t xml:space="preserve"> is</w:t>
      </w:r>
      <w:r w:rsidRPr="00A06201">
        <w:t xml:space="preserve"> </w:t>
      </w:r>
      <w:r w:rsidR="00AC6D5F">
        <w:t>crucial</w:t>
      </w:r>
      <w:r w:rsidRPr="00A06201">
        <w:t xml:space="preserve"> to minimize </w:t>
      </w:r>
      <w:r w:rsidR="00AC6D5F">
        <w:t xml:space="preserve">the radiation </w:t>
      </w:r>
      <w:r w:rsidRPr="00A06201">
        <w:t xml:space="preserve">dose to the patient as well as to the </w:t>
      </w:r>
      <w:r>
        <w:t>RT.</w:t>
      </w:r>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t xml:space="preserve"> </w:t>
      </w:r>
      <w:r w:rsidR="00AC6D5F">
        <w:t>T</w:t>
      </w:r>
      <w:r w:rsidRPr="00A06201">
        <w:t xml:space="preserve">his is done by limiting the radiation exposure to the minimum required to create the images </w:t>
      </w:r>
      <w:r w:rsidR="00AC6D5F">
        <w:t xml:space="preserve">that are </w:t>
      </w:r>
      <w:r w:rsidRPr="00A06201">
        <w:t>needed</w:t>
      </w:r>
      <w:r w:rsidR="00AC6D5F">
        <w:t>.</w:t>
      </w:r>
    </w:p>
    <w:p w14:paraId="178A04DC" w14:textId="77777777" w:rsidR="00963325" w:rsidRPr="00A06201" w:rsidRDefault="00963325" w:rsidP="002B0206">
      <w:pPr>
        <w:spacing w:after="0" w:line="360" w:lineRule="auto"/>
      </w:pPr>
    </w:p>
    <w:p w14:paraId="6A65F69F" w14:textId="630AB07C" w:rsidR="002116BD" w:rsidRDefault="002116BD">
      <w:pPr>
        <w:pStyle w:val="Heading2"/>
        <w:pPrChange w:id="242" w:author="Jessica Marshall" w:date="2023-07-07T10:56:00Z">
          <w:pPr>
            <w:spacing w:after="0" w:line="360" w:lineRule="auto"/>
          </w:pPr>
        </w:pPrChange>
      </w:pPr>
      <w:r w:rsidRPr="002116BD">
        <w:t>Sources of Radiation Exposure</w:t>
      </w:r>
    </w:p>
    <w:p w14:paraId="49D37AA2" w14:textId="629EB64A" w:rsidR="002116BD" w:rsidRDefault="00AC6D5F" w:rsidP="002B0206">
      <w:pPr>
        <w:spacing w:after="0" w:line="360" w:lineRule="auto"/>
      </w:pPr>
      <w:r>
        <w:t>T</w:t>
      </w:r>
      <w:r w:rsidR="00A06201" w:rsidRPr="00A06201">
        <w:t xml:space="preserve">he best </w:t>
      </w:r>
      <w:r>
        <w:t xml:space="preserve">way for radiologic technologists and radiologists to </w:t>
      </w:r>
      <w:r w:rsidRPr="0085044C">
        <w:rPr>
          <w:highlight w:val="yellow"/>
        </w:rPr>
        <w:t>conscientiously employ the ALARA principle</w:t>
      </w:r>
      <w:r>
        <w:t xml:space="preserve"> is to use all appropriate radiation control procedures to minimize</w:t>
      </w:r>
      <w:r w:rsidR="00A06201" w:rsidRPr="00A06201">
        <w:t xml:space="preserve"> exposure levels.</w:t>
      </w:r>
      <w:del w:id="243" w:author="Jessica Marshall" w:date="2023-07-07T10:56:00Z">
        <w:r w:rsidRPr="00AC6D5F" w:rsidDel="00963ABA">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RTs</w:t>
      </w:r>
      <w:r w:rsidR="00A06201" w:rsidRPr="00A06201">
        <w:t xml:space="preserve"> should faithfully employ</w:t>
      </w:r>
      <w:r>
        <w:t xml:space="preserve"> procedures such as</w:t>
      </w:r>
      <w:r w:rsidR="00A06201" w:rsidRPr="00A06201">
        <w:t xml:space="preserve"> time, distance</w:t>
      </w:r>
      <w:r>
        <w:t>,</w:t>
      </w:r>
      <w:r w:rsidR="00A06201" w:rsidRPr="00A06201">
        <w:t xml:space="preserve"> and shielding</w:t>
      </w:r>
      <w:r w:rsidR="00D86F67">
        <w:t>,</w:t>
      </w:r>
      <w:r w:rsidR="00A06201" w:rsidRPr="00A06201">
        <w:t xml:space="preserve"> adequately collimating the beam and other dose</w:t>
      </w:r>
      <w:r w:rsidR="00D86F67">
        <w:t xml:space="preserve"> r</w:t>
      </w:r>
      <w:r w:rsidR="00A06201" w:rsidRPr="00A06201">
        <w:t>eduction methods and</w:t>
      </w:r>
      <w:r w:rsidR="00A06201">
        <w:t xml:space="preserve"> t</w:t>
      </w:r>
      <w:r w:rsidR="00A06201" w:rsidRPr="00A06201">
        <w:t>echnique</w:t>
      </w:r>
      <w:r w:rsidR="00D86F67">
        <w:t>s.</w:t>
      </w:r>
      <w:r w:rsidR="00A06201" w:rsidRPr="00A06201">
        <w:t xml:space="preserve"> </w:t>
      </w:r>
      <w:r>
        <w:t>M</w:t>
      </w:r>
      <w:r w:rsidR="00A06201" w:rsidRPr="00A06201">
        <w:t xml:space="preserve">ethods and techniques that reduce patient exposure can also reduce exposure </w:t>
      </w:r>
      <w:r>
        <w:t>to</w:t>
      </w:r>
      <w:r w:rsidR="00A06201" w:rsidRPr="00A06201">
        <w:t xml:space="preserve"> the </w:t>
      </w:r>
      <w:r>
        <w:t>RT</w:t>
      </w:r>
      <w:r w:rsidR="00A06201" w:rsidRPr="00A06201">
        <w:t>, thereby limiting occupational exposure.</w:t>
      </w:r>
      <w:r w:rsidR="00A06201">
        <w:t xml:space="preserve"> </w:t>
      </w:r>
    </w:p>
    <w:p w14:paraId="2E577412" w14:textId="77777777" w:rsidR="00963325" w:rsidRPr="00D86F67" w:rsidRDefault="00963325" w:rsidP="002B0206">
      <w:pPr>
        <w:spacing w:after="0" w:line="360" w:lineRule="auto"/>
      </w:pPr>
    </w:p>
    <w:p w14:paraId="60B61E4C" w14:textId="45177B4A" w:rsidR="002116BD" w:rsidRPr="00450165" w:rsidRDefault="002116BD">
      <w:pPr>
        <w:pStyle w:val="Heading3"/>
        <w:pPrChange w:id="244" w:author="Jessica Marshall" w:date="2023-07-07T10:56:00Z">
          <w:pPr>
            <w:spacing w:after="0" w:line="360" w:lineRule="auto"/>
          </w:pPr>
        </w:pPrChange>
      </w:pPr>
      <w:r w:rsidRPr="00450165">
        <w:t xml:space="preserve">Primary </w:t>
      </w:r>
      <w:r w:rsidR="00E60198" w:rsidRPr="00450165">
        <w:t>X-ray</w:t>
      </w:r>
      <w:r w:rsidRPr="00450165">
        <w:t xml:space="preserve"> Beam</w:t>
      </w:r>
    </w:p>
    <w:p w14:paraId="1B917EAB" w14:textId="14F36697" w:rsidR="002116BD" w:rsidRDefault="00D86F67" w:rsidP="002B0206">
      <w:pPr>
        <w:spacing w:after="0" w:line="360" w:lineRule="auto"/>
      </w:pPr>
      <w:r>
        <w:lastRenderedPageBreak/>
        <w:t xml:space="preserve">Primary radiation </w:t>
      </w:r>
      <w:r w:rsidR="00A06201" w:rsidRPr="00A06201">
        <w:t xml:space="preserve">is </w:t>
      </w:r>
      <w:r w:rsidRPr="0085044C">
        <w:rPr>
          <w:highlight w:val="yellow"/>
        </w:rPr>
        <w:t xml:space="preserve">radiation that comes directly from the </w:t>
      </w:r>
      <w:r w:rsidR="00E60198" w:rsidRPr="0085044C">
        <w:rPr>
          <w:highlight w:val="yellow"/>
        </w:rPr>
        <w:t>x-ray</w:t>
      </w:r>
      <w:r w:rsidRPr="0085044C">
        <w:rPr>
          <w:highlight w:val="yellow"/>
        </w:rPr>
        <w:t xml:space="preserve"> tube</w:t>
      </w:r>
      <w:r w:rsidR="00AC6D5F">
        <w:t>,</w:t>
      </w:r>
      <w:r w:rsidRPr="00A06201">
        <w:t xml:space="preserve"> and the technologi</w:t>
      </w:r>
      <w:r>
        <w:t>st</w:t>
      </w:r>
      <w:r w:rsidRPr="00A06201">
        <w:t xml:space="preserve"> should never be in the line of the primary </w:t>
      </w:r>
      <w:r w:rsidR="00E60198">
        <w:t>x-ray</w:t>
      </w:r>
      <w:r w:rsidRPr="00A06201">
        <w:t xml:space="preserve"> beam</w:t>
      </w:r>
      <w:r>
        <w:t>.</w:t>
      </w:r>
      <w:del w:id="245" w:author="Jessica Marshall" w:date="2023-07-07T10:56:00Z">
        <w:r w:rsidR="00AC6D5F" w:rsidRPr="00AC6D5F" w:rsidDel="00C03D69">
          <w:rPr>
            <w:vertAlign w:val="superscript"/>
          </w:rPr>
          <w:delText xml:space="preserve"> </w:delText>
        </w:r>
      </w:del>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Pr="00A06201">
        <w:t xml:space="preserve"> </w:t>
      </w:r>
    </w:p>
    <w:p w14:paraId="39370031" w14:textId="77777777" w:rsidR="00963325" w:rsidRPr="00A06201" w:rsidRDefault="00963325" w:rsidP="002B0206">
      <w:pPr>
        <w:spacing w:after="0" w:line="360" w:lineRule="auto"/>
      </w:pPr>
    </w:p>
    <w:p w14:paraId="51404861" w14:textId="410848F2" w:rsidR="002116BD" w:rsidRPr="00450165" w:rsidRDefault="002116BD">
      <w:pPr>
        <w:pStyle w:val="Heading3"/>
        <w:pPrChange w:id="246" w:author="Jessica Marshall" w:date="2023-07-07T10:57:00Z">
          <w:pPr>
            <w:spacing w:after="0" w:line="360" w:lineRule="auto"/>
          </w:pPr>
        </w:pPrChange>
      </w:pPr>
      <w:r w:rsidRPr="00450165">
        <w:t>Secondary Radiation</w:t>
      </w:r>
    </w:p>
    <w:p w14:paraId="5E987A19" w14:textId="1BDB8CD6" w:rsidR="002116BD" w:rsidRDefault="00A06201" w:rsidP="002B0206">
      <w:pPr>
        <w:spacing w:after="0" w:line="360" w:lineRule="auto"/>
      </w:pPr>
      <w:r w:rsidRPr="00A06201">
        <w:t xml:space="preserve">We have </w:t>
      </w:r>
      <w:r w:rsidRPr="0085044C">
        <w:rPr>
          <w:highlight w:val="yellow"/>
        </w:rPr>
        <w:t>two kinds</w:t>
      </w:r>
      <w:r w:rsidR="00D86F67" w:rsidRPr="0085044C">
        <w:rPr>
          <w:highlight w:val="yellow"/>
        </w:rPr>
        <w:t xml:space="preserve"> of secondary radiation; </w:t>
      </w:r>
      <w:r w:rsidRPr="0085044C">
        <w:rPr>
          <w:highlight w:val="yellow"/>
        </w:rPr>
        <w:t>scatter and l</w:t>
      </w:r>
      <w:r w:rsidR="00D86F67" w:rsidRPr="0085044C">
        <w:rPr>
          <w:highlight w:val="yellow"/>
        </w:rPr>
        <w:t>eakage</w:t>
      </w:r>
      <w:r w:rsidR="00D86F67">
        <w:t>.</w:t>
      </w:r>
      <w:del w:id="247" w:author="Jessica Marshall" w:date="2023-07-07T10:57:00Z">
        <w:r w:rsidR="00AC6D5F" w:rsidRPr="00AC6D5F" w:rsidDel="00C03D69">
          <w:rPr>
            <w:vertAlign w:val="superscript"/>
          </w:rPr>
          <w:delText xml:space="preserve"> </w:delText>
        </w:r>
      </w:del>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r w:rsidR="00D86F67">
        <w:t>S</w:t>
      </w:r>
      <w:r w:rsidRPr="00A06201">
        <w:t>catter radiation results</w:t>
      </w:r>
      <w:r w:rsidR="00D86F67">
        <w:t xml:space="preserve"> w</w:t>
      </w:r>
      <w:r w:rsidRPr="00A06201">
        <w:t xml:space="preserve">henever a diagnostic </w:t>
      </w:r>
      <w:r w:rsidR="00E60198">
        <w:t>x-ray</w:t>
      </w:r>
      <w:r w:rsidRPr="00A06201">
        <w:t xml:space="preserve"> beam passes through matter</w:t>
      </w:r>
      <w:r w:rsidR="00AC6D5F">
        <w:t xml:space="preserve">, then it </w:t>
      </w:r>
      <w:r w:rsidRPr="00A06201">
        <w:t>emerges from the patient and spreads</w:t>
      </w:r>
      <w:r>
        <w:t xml:space="preserve"> </w:t>
      </w:r>
      <w:r w:rsidR="00D86F67">
        <w:t>i</w:t>
      </w:r>
      <w:r w:rsidRPr="00A06201">
        <w:t>n all directions</w:t>
      </w:r>
      <w:r>
        <w:t xml:space="preserve">. </w:t>
      </w:r>
      <w:r w:rsidRPr="00A06201">
        <w:t xml:space="preserve">Leakage radiation is generated in the </w:t>
      </w:r>
      <w:r w:rsidR="00E60198">
        <w:t>x-ray</w:t>
      </w:r>
      <w:r w:rsidRPr="00A06201">
        <w:t xml:space="preserve"> tube and does not exit from the collimator opening but penetrates through the protective tube housing and</w:t>
      </w:r>
      <w:r w:rsidR="00AC6D5F">
        <w:t>,</w:t>
      </w:r>
      <w:r w:rsidRPr="00A06201">
        <w:t xml:space="preserve"> to some degree</w:t>
      </w:r>
      <w:r w:rsidR="00AC6D5F">
        <w:t>,</w:t>
      </w:r>
      <w:r w:rsidRPr="00A06201">
        <w:t xml:space="preserve"> through the sides of the collimator.</w:t>
      </w:r>
      <w:r>
        <w:t xml:space="preserve"> </w:t>
      </w:r>
      <w:r w:rsidRPr="00A06201">
        <w:t>Leakage radiation is always present in some amount</w:t>
      </w:r>
      <w:r w:rsidR="00D86F67">
        <w:t>.</w:t>
      </w:r>
      <w:r w:rsidRPr="00A06201">
        <w:t xml:space="preserve"> </w:t>
      </w:r>
      <w:r w:rsidR="00AC6D5F">
        <w:t>Lastly, t</w:t>
      </w:r>
      <w:r w:rsidRPr="00A06201">
        <w:t>he patient is also a source of radiation exposure to the technologist</w:t>
      </w:r>
      <w:r>
        <w:t xml:space="preserve"> </w:t>
      </w:r>
      <w:r w:rsidR="00AC6D5F">
        <w:t>through</w:t>
      </w:r>
      <w:r w:rsidRPr="00A06201">
        <w:t xml:space="preserve"> scatter radiation.</w:t>
      </w:r>
    </w:p>
    <w:p w14:paraId="796021B1" w14:textId="77777777" w:rsidR="00963325" w:rsidRPr="00A06201" w:rsidRDefault="00963325" w:rsidP="002B0206">
      <w:pPr>
        <w:spacing w:after="0" w:line="360" w:lineRule="auto"/>
      </w:pPr>
    </w:p>
    <w:p w14:paraId="66F01403" w14:textId="19D4A37E" w:rsidR="002116BD" w:rsidRPr="002116BD" w:rsidRDefault="002116BD">
      <w:pPr>
        <w:pStyle w:val="Heading2"/>
        <w:pPrChange w:id="248" w:author="Jessica Marshall" w:date="2023-07-07T10:57:00Z">
          <w:pPr>
            <w:spacing w:after="0" w:line="360" w:lineRule="auto"/>
          </w:pPr>
        </w:pPrChange>
      </w:pPr>
      <w:r w:rsidRPr="002116BD">
        <w:t>Basic Methods of Protection</w:t>
      </w:r>
    </w:p>
    <w:p w14:paraId="3D72486A" w14:textId="74B67F4E" w:rsidR="002116BD" w:rsidRDefault="00AC6D5F" w:rsidP="002B0206">
      <w:pPr>
        <w:spacing w:after="0" w:line="360" w:lineRule="auto"/>
        <w:rPr>
          <w:rFonts w:cstheme="minorHAnsi"/>
        </w:rPr>
      </w:pPr>
      <w:r>
        <w:rPr>
          <w:rFonts w:cstheme="minorHAnsi"/>
        </w:rPr>
        <w:t>T</w:t>
      </w:r>
      <w:r w:rsidR="00F11CC2" w:rsidRPr="009E7897">
        <w:rPr>
          <w:rFonts w:cstheme="minorHAnsi"/>
        </w:rPr>
        <w:t xml:space="preserve">he </w:t>
      </w:r>
      <w:r w:rsidRPr="0085044C">
        <w:rPr>
          <w:rFonts w:cstheme="minorHAnsi"/>
          <w:highlight w:val="yellow"/>
        </w:rPr>
        <w:t>primary</w:t>
      </w:r>
      <w:r w:rsidR="00F11CC2" w:rsidRPr="0085044C">
        <w:rPr>
          <w:rFonts w:cstheme="minorHAnsi"/>
          <w:highlight w:val="yellow"/>
        </w:rPr>
        <w:t xml:space="preserve"> methods of radiation protection</w:t>
      </w:r>
      <w:r w:rsidRPr="0085044C">
        <w:rPr>
          <w:rFonts w:cstheme="minorHAnsi"/>
          <w:highlight w:val="yellow"/>
        </w:rPr>
        <w:t xml:space="preserve"> are </w:t>
      </w:r>
      <w:r w:rsidR="00F11CC2" w:rsidRPr="0085044C">
        <w:rPr>
          <w:rFonts w:cstheme="minorHAnsi"/>
          <w:highlight w:val="yellow"/>
        </w:rPr>
        <w:t>time, distance</w:t>
      </w:r>
      <w:r w:rsidRPr="0085044C">
        <w:rPr>
          <w:rFonts w:cstheme="minorHAnsi"/>
          <w:highlight w:val="yellow"/>
        </w:rPr>
        <w:t>,</w:t>
      </w:r>
      <w:r w:rsidR="00F11CC2" w:rsidRPr="0085044C">
        <w:rPr>
          <w:rFonts w:cstheme="minorHAnsi"/>
          <w:highlight w:val="yellow"/>
        </w:rPr>
        <w:t xml:space="preserve"> and shielding</w:t>
      </w:r>
      <w:r w:rsidR="00F11CC2" w:rsidRPr="009E7897">
        <w:rPr>
          <w:rFonts w:cstheme="minorHAnsi"/>
        </w:rPr>
        <w:t>.</w:t>
      </w:r>
      <w:del w:id="249" w:author="Jessica Marshall" w:date="2023-07-07T10:57:00Z">
        <w:r w:rsidRPr="00AC6D5F"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w:t>
      </w:r>
      <w:del w:id="250" w:author="Jessica Marshall" w:date="2023-07-07T10:57:00Z">
        <w:r w:rsidR="00F11CC2" w:rsidRPr="009E7897" w:rsidDel="00C03D69">
          <w:rPr>
            <w:rFonts w:cstheme="minorHAnsi"/>
          </w:rPr>
          <w:delText xml:space="preserve"> </w:delText>
        </w:r>
      </w:del>
      <w:r>
        <w:rPr>
          <w:rFonts w:cstheme="minorHAnsi"/>
        </w:rPr>
        <w:t>O</w:t>
      </w:r>
      <w:r w:rsidR="00F11CC2" w:rsidRPr="009E7897">
        <w:rPr>
          <w:rFonts w:cstheme="minorHAnsi"/>
        </w:rPr>
        <w:t xml:space="preserve">ccupational radiation exposure of imaging personnel can be minimized by </w:t>
      </w:r>
      <w:r>
        <w:rPr>
          <w:rFonts w:cstheme="minorHAnsi"/>
        </w:rPr>
        <w:t>using</w:t>
      </w:r>
      <w:r w:rsidR="00F11CC2" w:rsidRPr="009E7897">
        <w:rPr>
          <w:rFonts w:cstheme="minorHAnsi"/>
        </w:rPr>
        <w:t xml:space="preserve"> these cardinal principles. </w:t>
      </w:r>
    </w:p>
    <w:p w14:paraId="5CA76CC5" w14:textId="77777777" w:rsidR="00A06201" w:rsidRDefault="00A06201" w:rsidP="002B0206">
      <w:pPr>
        <w:spacing w:after="0" w:line="360" w:lineRule="auto"/>
        <w:rPr>
          <w:rFonts w:cstheme="minorHAnsi"/>
        </w:rPr>
      </w:pPr>
    </w:p>
    <w:p w14:paraId="065463A5" w14:textId="7ACD06FD" w:rsidR="002116BD" w:rsidRPr="00C03D69" w:rsidRDefault="002116BD">
      <w:pPr>
        <w:pStyle w:val="Heading3"/>
        <w:pPrChange w:id="251" w:author="Jessica Marshall" w:date="2023-07-07T10:57:00Z">
          <w:pPr>
            <w:spacing w:after="0" w:line="360" w:lineRule="auto"/>
          </w:pPr>
        </w:pPrChange>
      </w:pPr>
      <w:r w:rsidRPr="00C03D69">
        <w:t>Time</w:t>
      </w:r>
    </w:p>
    <w:p w14:paraId="28D487B1" w14:textId="2AA288AE" w:rsidR="002116BD" w:rsidRDefault="00AC6D5F" w:rsidP="002B0206">
      <w:pPr>
        <w:spacing w:after="0" w:line="360" w:lineRule="auto"/>
        <w:rPr>
          <w:rFonts w:cstheme="minorHAnsi"/>
        </w:rPr>
      </w:pPr>
      <w:r>
        <w:rPr>
          <w:rFonts w:cstheme="minorHAnsi"/>
        </w:rPr>
        <w:t>T</w:t>
      </w:r>
      <w:r w:rsidR="00F11CC2" w:rsidRPr="009E7897">
        <w:rPr>
          <w:rFonts w:cstheme="minorHAnsi"/>
        </w:rPr>
        <w:t>he amount of radiation a</w:t>
      </w:r>
      <w:r>
        <w:rPr>
          <w:rFonts w:cstheme="minorHAnsi"/>
        </w:rPr>
        <w:t>n RT</w:t>
      </w:r>
      <w:r w:rsidR="00F11CC2" w:rsidRPr="009E7897">
        <w:rPr>
          <w:rFonts w:cstheme="minorHAnsi"/>
        </w:rPr>
        <w:t xml:space="preserve"> receives at a particular location is directly proportional to the time the individual is in the path of ionizing radiation.</w:t>
      </w:r>
      <w:del w:id="252" w:author="Jessica Marshall" w:date="2023-07-07T10:57:00Z">
        <w:r w:rsidRPr="00AC6D5F"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w:t>
      </w:r>
      <w:r>
        <w:rPr>
          <w:rFonts w:cstheme="minorHAnsi"/>
        </w:rPr>
        <w:t>A reduced exposure time during fluoroscopy</w:t>
      </w:r>
      <w:r w:rsidR="00F11CC2" w:rsidRPr="009E7897">
        <w:rPr>
          <w:rFonts w:cstheme="minorHAnsi"/>
        </w:rPr>
        <w:t xml:space="preserve"> will decrease patient and personnel exposure. </w:t>
      </w:r>
    </w:p>
    <w:p w14:paraId="7C1E444E" w14:textId="77777777" w:rsidR="002116BD" w:rsidRDefault="002116BD" w:rsidP="002B0206">
      <w:pPr>
        <w:spacing w:after="0" w:line="360" w:lineRule="auto"/>
        <w:rPr>
          <w:rFonts w:cstheme="minorHAnsi"/>
        </w:rPr>
      </w:pPr>
    </w:p>
    <w:p w14:paraId="63218188" w14:textId="6D6362C3" w:rsidR="002116BD" w:rsidRPr="00450165" w:rsidRDefault="002116BD">
      <w:pPr>
        <w:pStyle w:val="Heading3"/>
        <w:pPrChange w:id="253" w:author="Jessica Marshall" w:date="2023-07-07T10:57:00Z">
          <w:pPr>
            <w:spacing w:after="0" w:line="360" w:lineRule="auto"/>
          </w:pPr>
        </w:pPrChange>
      </w:pPr>
      <w:r w:rsidRPr="00450165">
        <w:t>Distance</w:t>
      </w:r>
    </w:p>
    <w:p w14:paraId="38BD54CC" w14:textId="69B06CF5" w:rsidR="002116BD" w:rsidRDefault="00F11CC2" w:rsidP="002B0206">
      <w:pPr>
        <w:spacing w:after="0" w:line="360" w:lineRule="auto"/>
        <w:rPr>
          <w:rFonts w:cstheme="minorHAnsi"/>
        </w:rPr>
      </w:pPr>
      <w:r w:rsidRPr="009E7897">
        <w:rPr>
          <w:rFonts w:cstheme="minorHAnsi"/>
        </w:rPr>
        <w:t xml:space="preserve">Distance is the most effective means of protection from ionizing radiation because there is a significant decrease in the radiation level </w:t>
      </w:r>
      <w:r w:rsidR="00AC6D5F">
        <w:rPr>
          <w:rFonts w:cstheme="minorHAnsi"/>
        </w:rPr>
        <w:t>due to</w:t>
      </w:r>
      <w:r w:rsidRPr="009E7897">
        <w:rPr>
          <w:rFonts w:cstheme="minorHAnsi"/>
        </w:rPr>
        <w:t xml:space="preserve"> the dispersion or spread of the radiation beam</w:t>
      </w:r>
      <w:r w:rsidR="00AC6D5F">
        <w:rPr>
          <w:rFonts w:cstheme="minorHAnsi"/>
        </w:rPr>
        <w:t>.</w:t>
      </w:r>
      <w:del w:id="254" w:author="Jessica Marshall" w:date="2023-07-07T10:57:00Z">
        <w:r w:rsidR="00AC6D5F" w:rsidRPr="00AC6D5F" w:rsidDel="00C03D69">
          <w:rPr>
            <w:vertAlign w:val="superscript"/>
          </w:rPr>
          <w:delText xml:space="preserve"> </w:delText>
        </w:r>
      </w:del>
      <w:r w:rsidR="00AC6D5F" w:rsidRPr="00AC6D5F">
        <w:rPr>
          <w:vertAlign w:val="superscript"/>
        </w:rPr>
        <w:fldChar w:fldCharType="begin"/>
      </w:r>
      <w:r w:rsidR="00AC6D5F" w:rsidRPr="00AC6D5F">
        <w:rPr>
          <w:vertAlign w:val="superscript"/>
        </w:rPr>
        <w:instrText xml:space="preserve"> NOTEREF _Ref138588746 \h </w:instrText>
      </w:r>
      <w:r w:rsidR="00AC6D5F">
        <w:rPr>
          <w:vertAlign w:val="superscript"/>
        </w:rPr>
        <w:instrText xml:space="preserve"> \* MERGEFORMAT </w:instrText>
      </w:r>
      <w:r w:rsidR="00AC6D5F" w:rsidRPr="00AC6D5F">
        <w:rPr>
          <w:vertAlign w:val="superscript"/>
        </w:rPr>
      </w:r>
      <w:r w:rsidR="00AC6D5F" w:rsidRPr="00AC6D5F">
        <w:rPr>
          <w:vertAlign w:val="superscript"/>
        </w:rPr>
        <w:fldChar w:fldCharType="separate"/>
      </w:r>
      <w:r w:rsidR="00AC6D5F" w:rsidRPr="00AC6D5F">
        <w:rPr>
          <w:vertAlign w:val="superscript"/>
        </w:rPr>
        <w:t>3</w:t>
      </w:r>
      <w:r w:rsidR="00AC6D5F" w:rsidRPr="00AC6D5F">
        <w:rPr>
          <w:vertAlign w:val="superscript"/>
        </w:rPr>
        <w:fldChar w:fldCharType="end"/>
      </w:r>
      <w:r w:rsidR="00AC6D5F">
        <w:t xml:space="preserve"> </w:t>
      </w:r>
      <w:del w:id="255" w:author="Jessica Marshall" w:date="2023-07-07T10:57:00Z">
        <w:r w:rsidRPr="009E7897" w:rsidDel="00C03D69">
          <w:rPr>
            <w:rFonts w:cstheme="minorHAnsi"/>
          </w:rPr>
          <w:delText xml:space="preserve"> </w:delText>
        </w:r>
      </w:del>
      <w:r w:rsidR="00AC6D5F">
        <w:rPr>
          <w:rFonts w:cstheme="minorHAnsi"/>
        </w:rPr>
        <w:t>By increasing</w:t>
      </w:r>
      <w:r w:rsidRPr="009E7897">
        <w:rPr>
          <w:rFonts w:cstheme="minorHAnsi"/>
        </w:rPr>
        <w:t xml:space="preserve"> distance</w:t>
      </w:r>
      <w:r w:rsidR="00AC6D5F">
        <w:rPr>
          <w:rFonts w:cstheme="minorHAnsi"/>
        </w:rPr>
        <w:t>, the RT</w:t>
      </w:r>
      <w:r w:rsidRPr="009E7897">
        <w:rPr>
          <w:rFonts w:cstheme="minorHAnsi"/>
        </w:rPr>
        <w:t xml:space="preserve"> will receive significantly less radiation exposure by standing farther away from the source of radiation. </w:t>
      </w:r>
    </w:p>
    <w:p w14:paraId="69566809" w14:textId="77777777" w:rsidR="002116BD" w:rsidRDefault="002116BD" w:rsidP="002B0206">
      <w:pPr>
        <w:spacing w:after="0" w:line="360" w:lineRule="auto"/>
        <w:rPr>
          <w:rFonts w:cstheme="minorHAnsi"/>
        </w:rPr>
      </w:pPr>
    </w:p>
    <w:p w14:paraId="23CB7298" w14:textId="2A0F7999" w:rsidR="002116BD" w:rsidRPr="00450165" w:rsidRDefault="002116BD">
      <w:pPr>
        <w:pStyle w:val="Heading3"/>
        <w:pPrChange w:id="256" w:author="Jessica Marshall" w:date="2023-07-07T10:57:00Z">
          <w:pPr>
            <w:spacing w:after="0" w:line="360" w:lineRule="auto"/>
          </w:pPr>
        </w:pPrChange>
      </w:pPr>
      <w:r w:rsidRPr="00450165">
        <w:t>Shielding</w:t>
      </w:r>
    </w:p>
    <w:p w14:paraId="2F697E21" w14:textId="1B2A90E2" w:rsidR="00F11CC2" w:rsidRPr="009E7897" w:rsidRDefault="00AC6D5F" w:rsidP="002B0206">
      <w:pPr>
        <w:spacing w:after="0" w:line="360" w:lineRule="auto"/>
        <w:rPr>
          <w:rFonts w:cstheme="minorHAnsi"/>
        </w:rPr>
      </w:pPr>
      <w:r>
        <w:rPr>
          <w:rFonts w:cstheme="minorHAnsi"/>
        </w:rPr>
        <w:t>W</w:t>
      </w:r>
      <w:r w:rsidR="00F11CC2" w:rsidRPr="009E7897">
        <w:rPr>
          <w:rFonts w:cstheme="minorHAnsi"/>
        </w:rPr>
        <w:t>hen it is not possible to use the principles of time and</w:t>
      </w:r>
      <w:r>
        <w:rPr>
          <w:rFonts w:cstheme="minorHAnsi"/>
        </w:rPr>
        <w:t>/or distance to minimize occupational radiation exposure, lead shielding may</w:t>
      </w:r>
      <w:r w:rsidR="00F11CC2" w:rsidRPr="009E7897">
        <w:rPr>
          <w:rFonts w:cstheme="minorHAnsi"/>
        </w:rPr>
        <w:t xml:space="preserve"> provide adequate protection from radiation.</w:t>
      </w:r>
      <w:del w:id="257" w:author="Jessica Marshall" w:date="2023-07-07T10:57:00Z">
        <w:r w:rsidRPr="00AC6D5F"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7EC9704B" w14:textId="77777777" w:rsidR="00AB7997" w:rsidRPr="009E7897" w:rsidRDefault="00AB7997" w:rsidP="002B0206">
      <w:pPr>
        <w:spacing w:after="0" w:line="360" w:lineRule="auto"/>
        <w:rPr>
          <w:rFonts w:cstheme="minorHAnsi"/>
        </w:rPr>
      </w:pPr>
    </w:p>
    <w:p w14:paraId="764575FC" w14:textId="30D847B9" w:rsidR="00AB7997" w:rsidRDefault="002116BD">
      <w:pPr>
        <w:pStyle w:val="Heading2"/>
        <w:pPrChange w:id="258" w:author="Jessica Marshall" w:date="2023-07-07T10:57:00Z">
          <w:pPr>
            <w:spacing w:after="0" w:line="360" w:lineRule="auto"/>
          </w:pPr>
        </w:pPrChange>
      </w:pPr>
      <w:r w:rsidRPr="002116BD">
        <w:t>Protective Devices</w:t>
      </w:r>
    </w:p>
    <w:p w14:paraId="30919C44" w14:textId="537324B5" w:rsidR="00450165" w:rsidRPr="00AC6D5F" w:rsidRDefault="00F30661" w:rsidP="002B0206">
      <w:pPr>
        <w:spacing w:after="0" w:line="360" w:lineRule="auto"/>
        <w:rPr>
          <w:rFonts w:cstheme="minorHAnsi"/>
        </w:rPr>
      </w:pPr>
      <w:r>
        <w:rPr>
          <w:rFonts w:cstheme="minorHAnsi"/>
        </w:rPr>
        <w:t xml:space="preserve">Accessory </w:t>
      </w:r>
      <w:r w:rsidRPr="0085044C">
        <w:rPr>
          <w:rFonts w:cstheme="minorHAnsi"/>
          <w:highlight w:val="yellow"/>
        </w:rPr>
        <w:t>protective devices include aprons, gloves, shields, and barriers</w:t>
      </w:r>
      <w:r>
        <w:rPr>
          <w:rFonts w:cstheme="minorHAnsi"/>
        </w:rPr>
        <w:t>.</w:t>
      </w:r>
      <w:del w:id="259" w:author="Jessica Marshall" w:date="2023-07-07T10:57:00Z">
        <w:r w:rsidRPr="00F30661"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2DE71EE7" w14:textId="77777777" w:rsidR="00AC6D5F" w:rsidRPr="002116BD" w:rsidRDefault="00AC6D5F" w:rsidP="002B0206">
      <w:pPr>
        <w:spacing w:after="0" w:line="360" w:lineRule="auto"/>
        <w:rPr>
          <w:rFonts w:cstheme="minorHAnsi"/>
          <w:b/>
          <w:bCs/>
        </w:rPr>
      </w:pPr>
    </w:p>
    <w:p w14:paraId="67B74FD6" w14:textId="208B2AAE" w:rsidR="002116BD" w:rsidRPr="00450165" w:rsidRDefault="002116BD">
      <w:pPr>
        <w:pStyle w:val="Heading3"/>
        <w:pPrChange w:id="260" w:author="Jessica Marshall" w:date="2023-07-07T10:58:00Z">
          <w:pPr>
            <w:spacing w:after="0" w:line="360" w:lineRule="auto"/>
          </w:pPr>
        </w:pPrChange>
      </w:pPr>
      <w:r w:rsidRPr="00450165">
        <w:t>Types (ex.</w:t>
      </w:r>
      <w:r w:rsidR="00F30661">
        <w:t>,</w:t>
      </w:r>
      <w:r w:rsidRPr="00450165">
        <w:t xml:space="preserve"> barriers, aprons)</w:t>
      </w:r>
    </w:p>
    <w:p w14:paraId="157EFE8B" w14:textId="6BFEF8C7" w:rsidR="00AB7997" w:rsidRPr="009E7897" w:rsidRDefault="00F30661" w:rsidP="002B0206">
      <w:pPr>
        <w:spacing w:after="0" w:line="360" w:lineRule="auto"/>
        <w:rPr>
          <w:rFonts w:cstheme="minorHAnsi"/>
        </w:rPr>
      </w:pPr>
      <w:r>
        <w:rPr>
          <w:rFonts w:cstheme="minorHAnsi"/>
        </w:rPr>
        <w:t>R</w:t>
      </w:r>
      <w:r w:rsidR="00060A9B" w:rsidRPr="009E7897">
        <w:rPr>
          <w:rFonts w:cstheme="minorHAnsi"/>
        </w:rPr>
        <w:t xml:space="preserve">adiography and fluoroscopy rooms have </w:t>
      </w:r>
      <w:r>
        <w:rPr>
          <w:rFonts w:cstheme="minorHAnsi"/>
        </w:rPr>
        <w:t>p</w:t>
      </w:r>
      <w:r w:rsidR="00AB7997" w:rsidRPr="009E7897">
        <w:rPr>
          <w:rFonts w:cstheme="minorHAnsi"/>
        </w:rPr>
        <w:t xml:space="preserve">rotective structural shielding, </w:t>
      </w:r>
      <w:r w:rsidR="00060A9B" w:rsidRPr="009E7897">
        <w:rPr>
          <w:rFonts w:cstheme="minorHAnsi"/>
        </w:rPr>
        <w:t>which</w:t>
      </w:r>
      <w:r w:rsidR="00AB7997" w:rsidRPr="009E7897">
        <w:rPr>
          <w:rFonts w:cstheme="minorHAnsi"/>
        </w:rPr>
        <w:t xml:space="preserve"> is shielding that is built into the structure of the room.</w:t>
      </w:r>
      <w:del w:id="261" w:author="Jessica Marshall" w:date="2023-07-07T10:58:00Z">
        <w:r w:rsidRPr="00F30661"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t xml:space="preserve"> </w:t>
      </w:r>
      <w:r w:rsidR="00AB7997" w:rsidRPr="009E7897">
        <w:rPr>
          <w:rFonts w:cstheme="minorHAnsi"/>
        </w:rPr>
        <w:t xml:space="preserve">Structural barriers such as walls and doors </w:t>
      </w:r>
      <w:r>
        <w:rPr>
          <w:rFonts w:cstheme="minorHAnsi"/>
        </w:rPr>
        <w:t>in</w:t>
      </w:r>
      <w:r w:rsidR="00AB7997" w:rsidRPr="009E7897">
        <w:rPr>
          <w:rFonts w:cstheme="minorHAnsi"/>
        </w:rPr>
        <w:t xml:space="preserve"> an </w:t>
      </w:r>
      <w:r>
        <w:rPr>
          <w:rFonts w:cstheme="minorHAnsi"/>
        </w:rPr>
        <w:t>x</w:t>
      </w:r>
      <w:r w:rsidR="00E60198">
        <w:rPr>
          <w:rFonts w:cstheme="minorHAnsi"/>
        </w:rPr>
        <w:t>-ray</w:t>
      </w:r>
      <w:r w:rsidR="00AB7997" w:rsidRPr="009E7897">
        <w:rPr>
          <w:rFonts w:cstheme="minorHAnsi"/>
        </w:rPr>
        <w:t xml:space="preserve"> room have been designed to </w:t>
      </w:r>
      <w:r>
        <w:rPr>
          <w:rFonts w:cstheme="minorHAnsi"/>
        </w:rPr>
        <w:t>shield the imaging department personnel and the general public from radiation. T</w:t>
      </w:r>
      <w:r w:rsidR="00AB7997" w:rsidRPr="009E7897">
        <w:rPr>
          <w:rFonts w:cstheme="minorHAnsi"/>
        </w:rPr>
        <w:t>hese barriers are necessary to ensure that occupational</w:t>
      </w:r>
      <w:r w:rsidR="00060A9B" w:rsidRPr="009E7897">
        <w:rPr>
          <w:rFonts w:cstheme="minorHAnsi"/>
        </w:rPr>
        <w:t xml:space="preserve"> a</w:t>
      </w:r>
      <w:r w:rsidR="00AB7997" w:rsidRPr="009E7897">
        <w:rPr>
          <w:rFonts w:cstheme="minorHAnsi"/>
        </w:rPr>
        <w:t>nd non</w:t>
      </w:r>
      <w:r>
        <w:rPr>
          <w:rFonts w:cstheme="minorHAnsi"/>
        </w:rPr>
        <w:t>-</w:t>
      </w:r>
      <w:r w:rsidR="00AB7997" w:rsidRPr="009E7897">
        <w:rPr>
          <w:rFonts w:cstheme="minorHAnsi"/>
        </w:rPr>
        <w:t>occupational annual effective dose limits are not exceeded.</w:t>
      </w:r>
      <w:r w:rsidR="00060A9B" w:rsidRPr="009E7897">
        <w:rPr>
          <w:rFonts w:cstheme="minorHAnsi"/>
        </w:rPr>
        <w:t xml:space="preserve"> </w:t>
      </w:r>
      <w:r w:rsidR="00AB7997" w:rsidRPr="009E7897">
        <w:rPr>
          <w:rFonts w:cstheme="minorHAnsi"/>
        </w:rPr>
        <w:t>Lead</w:t>
      </w:r>
      <w:r w:rsidR="001C40AB">
        <w:rPr>
          <w:rFonts w:cstheme="minorHAnsi"/>
        </w:rPr>
        <w:t>-</w:t>
      </w:r>
      <w:r w:rsidR="00AB7997" w:rsidRPr="009E7897">
        <w:rPr>
          <w:rFonts w:cstheme="minorHAnsi"/>
        </w:rPr>
        <w:t xml:space="preserve">impregnated drywall </w:t>
      </w:r>
      <w:r w:rsidR="001C40AB">
        <w:rPr>
          <w:rFonts w:cstheme="minorHAnsi"/>
        </w:rPr>
        <w:t xml:space="preserve">is </w:t>
      </w:r>
      <w:r w:rsidR="00AB7997" w:rsidRPr="009E7897">
        <w:rPr>
          <w:rFonts w:cstheme="minorHAnsi"/>
        </w:rPr>
        <w:t xml:space="preserve">used in the </w:t>
      </w:r>
      <w:r w:rsidR="001C40AB">
        <w:rPr>
          <w:rFonts w:cstheme="minorHAnsi"/>
        </w:rPr>
        <w:t>radiography or fluoroscopy room walls</w:t>
      </w:r>
      <w:r w:rsidR="00AB7997" w:rsidRPr="009E7897">
        <w:rPr>
          <w:rFonts w:cstheme="minorHAnsi"/>
        </w:rPr>
        <w:t xml:space="preserve"> to </w:t>
      </w:r>
      <w:r w:rsidR="001C40AB">
        <w:rPr>
          <w:rFonts w:cstheme="minorHAnsi"/>
        </w:rPr>
        <w:t>shield adequately</w:t>
      </w:r>
      <w:r w:rsidR="00AB7997" w:rsidRPr="009E7897">
        <w:rPr>
          <w:rFonts w:cstheme="minorHAnsi"/>
        </w:rPr>
        <w:t>.</w:t>
      </w:r>
      <w:r w:rsidR="00060A9B" w:rsidRPr="009E7897">
        <w:rPr>
          <w:rFonts w:cstheme="minorHAnsi"/>
        </w:rPr>
        <w:t xml:space="preserve"> </w:t>
      </w:r>
      <w:r w:rsidR="001C40AB">
        <w:rPr>
          <w:rFonts w:cstheme="minorHAnsi"/>
        </w:rPr>
        <w:t>A</w:t>
      </w:r>
      <w:r w:rsidR="00AB7997" w:rsidRPr="009E7897">
        <w:rPr>
          <w:rFonts w:cstheme="minorHAnsi"/>
        </w:rPr>
        <w:t xml:space="preserve"> primary barrier protects against primary radiation</w:t>
      </w:r>
      <w:r w:rsidR="001C40AB">
        <w:rPr>
          <w:rFonts w:cstheme="minorHAnsi"/>
        </w:rPr>
        <w:t>,</w:t>
      </w:r>
      <w:r w:rsidR="00AB7997" w:rsidRPr="009E7897">
        <w:rPr>
          <w:rFonts w:cstheme="minorHAnsi"/>
        </w:rPr>
        <w:t xml:space="preserve"> </w:t>
      </w:r>
      <w:r w:rsidR="00060A9B" w:rsidRPr="009E7897">
        <w:rPr>
          <w:rFonts w:cstheme="minorHAnsi"/>
        </w:rPr>
        <w:t xml:space="preserve">the beam </w:t>
      </w:r>
      <w:r w:rsidR="00AB7997" w:rsidRPr="009E7897">
        <w:rPr>
          <w:rFonts w:cstheme="minorHAnsi"/>
        </w:rPr>
        <w:t xml:space="preserve">coming directly from the </w:t>
      </w:r>
      <w:r w:rsidR="001C40AB">
        <w:rPr>
          <w:rFonts w:cstheme="minorHAnsi"/>
        </w:rPr>
        <w:t>x</w:t>
      </w:r>
      <w:r w:rsidR="00E60198">
        <w:rPr>
          <w:rFonts w:cstheme="minorHAnsi"/>
        </w:rPr>
        <w:t>-ray</w:t>
      </w:r>
      <w:r w:rsidR="00060A9B" w:rsidRPr="009E7897">
        <w:rPr>
          <w:rFonts w:cstheme="minorHAnsi"/>
        </w:rPr>
        <w:t xml:space="preserve"> tube</w:t>
      </w:r>
      <w:r w:rsidR="001C40AB">
        <w:rPr>
          <w:rFonts w:cstheme="minorHAnsi"/>
        </w:rPr>
        <w:t>. In contrast,</w:t>
      </w:r>
      <w:r w:rsidR="00AB7997" w:rsidRPr="009E7897">
        <w:rPr>
          <w:rFonts w:cstheme="minorHAnsi"/>
        </w:rPr>
        <w:t xml:space="preserve"> secondary protective barriers protect against secondary radiation, </w:t>
      </w:r>
      <w:r w:rsidR="001C40AB">
        <w:rPr>
          <w:rFonts w:cstheme="minorHAnsi"/>
        </w:rPr>
        <w:t xml:space="preserve">which </w:t>
      </w:r>
      <w:r w:rsidR="00AB7997" w:rsidRPr="009E7897">
        <w:rPr>
          <w:rFonts w:cstheme="minorHAnsi"/>
        </w:rPr>
        <w:t xml:space="preserve">has been deflected from the primary beam </w:t>
      </w:r>
      <w:r w:rsidR="001C40AB">
        <w:rPr>
          <w:rFonts w:cstheme="minorHAnsi"/>
        </w:rPr>
        <w:t>as</w:t>
      </w:r>
      <w:r w:rsidR="00AB7997" w:rsidRPr="009E7897">
        <w:rPr>
          <w:rFonts w:cstheme="minorHAnsi"/>
        </w:rPr>
        <w:t xml:space="preserve"> scatter or leakage.</w:t>
      </w:r>
      <w:r w:rsidR="00060A9B" w:rsidRPr="009E7897">
        <w:rPr>
          <w:rFonts w:cstheme="minorHAnsi"/>
        </w:rPr>
        <w:t xml:space="preserve"> </w:t>
      </w:r>
      <w:r w:rsidR="001C40AB">
        <w:rPr>
          <w:rFonts w:cstheme="minorHAnsi"/>
        </w:rPr>
        <w:t>T</w:t>
      </w:r>
      <w:r w:rsidR="00AB7997" w:rsidRPr="009E7897">
        <w:rPr>
          <w:rFonts w:cstheme="minorHAnsi"/>
        </w:rPr>
        <w:t>he control booth</w:t>
      </w:r>
      <w:r w:rsidR="001C40AB">
        <w:rPr>
          <w:rFonts w:cstheme="minorHAnsi"/>
        </w:rPr>
        <w:t xml:space="preserve"> </w:t>
      </w:r>
      <w:r w:rsidR="00AB7997" w:rsidRPr="009E7897">
        <w:rPr>
          <w:rFonts w:cstheme="minorHAnsi"/>
        </w:rPr>
        <w:t xml:space="preserve">is considered a secondary barrier because </w:t>
      </w:r>
      <w:r w:rsidR="001C40AB">
        <w:rPr>
          <w:rFonts w:cstheme="minorHAnsi"/>
        </w:rPr>
        <w:t>primary radiation should never</w:t>
      </w:r>
      <w:r w:rsidR="00AB7997" w:rsidRPr="009E7897">
        <w:rPr>
          <w:rFonts w:cstheme="minorHAnsi"/>
        </w:rPr>
        <w:t xml:space="preserve"> be directed toward the control booth</w:t>
      </w:r>
      <w:r w:rsidR="00A5415C" w:rsidRPr="009E7897">
        <w:rPr>
          <w:rFonts w:cstheme="minorHAnsi"/>
        </w:rPr>
        <w:t>.</w:t>
      </w:r>
      <w:r w:rsidR="00AB7997" w:rsidRPr="009E7897">
        <w:rPr>
          <w:rFonts w:cstheme="minorHAnsi"/>
        </w:rPr>
        <w:t xml:space="preserve"> </w:t>
      </w:r>
      <w:r w:rsidR="001C40AB">
        <w:rPr>
          <w:rFonts w:cstheme="minorHAnsi"/>
        </w:rPr>
        <w:t>L</w:t>
      </w:r>
      <w:r w:rsidR="00AB7997" w:rsidRPr="009E7897">
        <w:rPr>
          <w:rFonts w:cstheme="minorHAnsi"/>
        </w:rPr>
        <w:t xml:space="preserve">ead </w:t>
      </w:r>
      <w:r w:rsidR="001C40AB">
        <w:rPr>
          <w:rFonts w:cstheme="minorHAnsi"/>
        </w:rPr>
        <w:t>s</w:t>
      </w:r>
      <w:r w:rsidR="00AB7997" w:rsidRPr="009E7897">
        <w:rPr>
          <w:rFonts w:cstheme="minorHAnsi"/>
        </w:rPr>
        <w:t xml:space="preserve">hields are </w:t>
      </w:r>
      <w:r w:rsidR="001C40AB">
        <w:rPr>
          <w:rFonts w:cstheme="minorHAnsi"/>
        </w:rPr>
        <w:t>us</w:t>
      </w:r>
      <w:r w:rsidR="00AB7997" w:rsidRPr="009E7897">
        <w:rPr>
          <w:rFonts w:cstheme="minorHAnsi"/>
        </w:rPr>
        <w:t xml:space="preserve">ed </w:t>
      </w:r>
      <w:r w:rsidR="001C40AB">
        <w:rPr>
          <w:rFonts w:cstheme="minorHAnsi"/>
        </w:rPr>
        <w:t>by RTs</w:t>
      </w:r>
      <w:r w:rsidR="00AB7997" w:rsidRPr="009E7897">
        <w:rPr>
          <w:rFonts w:cstheme="minorHAnsi"/>
        </w:rPr>
        <w:t xml:space="preserve"> when time and or distance</w:t>
      </w:r>
      <w:r w:rsidR="001C40AB">
        <w:rPr>
          <w:rFonts w:cstheme="minorHAnsi"/>
        </w:rPr>
        <w:t xml:space="preserve"> cannot be utilized</w:t>
      </w:r>
      <w:r w:rsidR="00AB7997" w:rsidRPr="009E7897">
        <w:rPr>
          <w:rFonts w:cstheme="minorHAnsi"/>
        </w:rPr>
        <w:t>.</w:t>
      </w:r>
    </w:p>
    <w:p w14:paraId="2DD1DD3B" w14:textId="77777777" w:rsidR="00450165" w:rsidRDefault="00450165" w:rsidP="002B0206">
      <w:pPr>
        <w:spacing w:after="0" w:line="360" w:lineRule="auto"/>
        <w:rPr>
          <w:rFonts w:cstheme="minorHAnsi"/>
          <w:b/>
          <w:bCs/>
        </w:rPr>
      </w:pPr>
    </w:p>
    <w:p w14:paraId="7F89D094" w14:textId="1FA591AA" w:rsidR="002116BD" w:rsidRPr="00450165" w:rsidRDefault="002116BD">
      <w:pPr>
        <w:pStyle w:val="Heading3"/>
        <w:pPrChange w:id="262" w:author="Jessica Marshall" w:date="2023-07-07T10:58:00Z">
          <w:pPr>
            <w:spacing w:after="0" w:line="360" w:lineRule="auto"/>
          </w:pPr>
        </w:pPrChange>
      </w:pPr>
      <w:r w:rsidRPr="00450165">
        <w:t>Attenuation Properties</w:t>
      </w:r>
    </w:p>
    <w:p w14:paraId="034E5280" w14:textId="78F42164" w:rsidR="006D4815" w:rsidRPr="006D4815" w:rsidRDefault="006D4815" w:rsidP="002B0206">
      <w:pPr>
        <w:spacing w:after="0" w:line="360" w:lineRule="auto"/>
        <w:rPr>
          <w:rFonts w:cstheme="minorHAnsi"/>
        </w:rPr>
      </w:pPr>
      <w:r>
        <w:rPr>
          <w:rFonts w:cstheme="minorHAnsi"/>
        </w:rPr>
        <w:t>Attenuation is the reduction in radiation intensity that results from absorption and scattering.</w:t>
      </w:r>
      <w:del w:id="263" w:author="Jessica Marshall" w:date="2023-07-07T10:58:00Z">
        <w:r w:rsidRPr="006D4815"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Protective devices attenuate radiation differently Based on the material they are made of. </w:t>
      </w:r>
    </w:p>
    <w:p w14:paraId="2D5C5C61" w14:textId="18BF0D32" w:rsidR="006D4815" w:rsidRPr="002116BD" w:rsidRDefault="006D4815" w:rsidP="002B0206">
      <w:pPr>
        <w:spacing w:after="0" w:line="360" w:lineRule="auto"/>
        <w:rPr>
          <w:rFonts w:cstheme="minorHAnsi"/>
        </w:rPr>
      </w:pPr>
      <w:r>
        <w:rPr>
          <w:rFonts w:cstheme="minorHAnsi"/>
        </w:rPr>
        <w:t xml:space="preserve"> </w:t>
      </w:r>
    </w:p>
    <w:p w14:paraId="740D9E0A" w14:textId="6125E6E2" w:rsidR="002116BD" w:rsidRPr="00450165" w:rsidRDefault="002116BD" w:rsidP="002B0206">
      <w:pPr>
        <w:spacing w:after="0" w:line="360" w:lineRule="auto"/>
        <w:rPr>
          <w:rFonts w:cstheme="minorHAnsi"/>
          <w:i/>
          <w:iCs/>
        </w:rPr>
      </w:pPr>
      <w:r w:rsidRPr="00450165">
        <w:rPr>
          <w:rFonts w:cstheme="minorHAnsi"/>
          <w:i/>
          <w:iCs/>
        </w:rPr>
        <w:t>Minimum Lead Equivalent (NCRP #102, 21 CFR)</w:t>
      </w:r>
    </w:p>
    <w:p w14:paraId="2B233E1E" w14:textId="216D5920" w:rsidR="00AB7997" w:rsidRPr="009E7897" w:rsidRDefault="00A5415C" w:rsidP="002B0206">
      <w:pPr>
        <w:spacing w:after="0" w:line="360" w:lineRule="auto"/>
        <w:rPr>
          <w:rFonts w:cstheme="minorHAnsi"/>
        </w:rPr>
      </w:pPr>
      <w:r w:rsidRPr="009E7897">
        <w:rPr>
          <w:rFonts w:cstheme="minorHAnsi"/>
        </w:rPr>
        <w:t xml:space="preserve">NCRP report </w:t>
      </w:r>
      <w:r w:rsidR="00DF0BFA">
        <w:rPr>
          <w:rFonts w:cstheme="minorHAnsi"/>
        </w:rPr>
        <w:t>#</w:t>
      </w:r>
      <w:r w:rsidRPr="009E7897">
        <w:rPr>
          <w:rFonts w:cstheme="minorHAnsi"/>
        </w:rPr>
        <w:t xml:space="preserve"> 102 has </w:t>
      </w:r>
      <w:r w:rsidR="00AB7997" w:rsidRPr="009E7897">
        <w:rPr>
          <w:rFonts w:cstheme="minorHAnsi"/>
        </w:rPr>
        <w:t>establish</w:t>
      </w:r>
      <w:r w:rsidRPr="009E7897">
        <w:rPr>
          <w:rFonts w:cstheme="minorHAnsi"/>
        </w:rPr>
        <w:t>ed</w:t>
      </w:r>
      <w:r w:rsidR="00AB7997" w:rsidRPr="009E7897">
        <w:rPr>
          <w:rFonts w:cstheme="minorHAnsi"/>
        </w:rPr>
        <w:t xml:space="preserve"> </w:t>
      </w:r>
      <w:r w:rsidRPr="009E7897">
        <w:rPr>
          <w:rFonts w:cstheme="minorHAnsi"/>
        </w:rPr>
        <w:t xml:space="preserve">the </w:t>
      </w:r>
      <w:r w:rsidR="00AB7997" w:rsidRPr="009E7897">
        <w:rPr>
          <w:rFonts w:cstheme="minorHAnsi"/>
        </w:rPr>
        <w:t>minimum lead equivalents for protective devices</w:t>
      </w:r>
      <w:r w:rsidR="00DF0BFA">
        <w:rPr>
          <w:rFonts w:cstheme="minorHAnsi"/>
        </w:rPr>
        <w:t xml:space="preserve">. It is required that </w:t>
      </w:r>
      <w:r w:rsidR="00DF0BFA" w:rsidRPr="00774D84">
        <w:rPr>
          <w:rFonts w:cstheme="minorHAnsi"/>
          <w:highlight w:val="green"/>
        </w:rPr>
        <w:t xml:space="preserve">lead </w:t>
      </w:r>
      <w:r w:rsidR="00AB7997" w:rsidRPr="00774D84">
        <w:rPr>
          <w:rFonts w:cstheme="minorHAnsi"/>
          <w:highlight w:val="green"/>
        </w:rPr>
        <w:t xml:space="preserve">aprons are a minimum of </w:t>
      </w:r>
      <w:r w:rsidRPr="00774D84">
        <w:rPr>
          <w:rFonts w:cstheme="minorHAnsi"/>
          <w:highlight w:val="green"/>
        </w:rPr>
        <w:t>.</w:t>
      </w:r>
      <w:r w:rsidR="00AB7997" w:rsidRPr="00774D84">
        <w:rPr>
          <w:rFonts w:cstheme="minorHAnsi"/>
          <w:highlight w:val="green"/>
        </w:rPr>
        <w:t xml:space="preserve">25 millimeters </w:t>
      </w:r>
      <w:r w:rsidR="00DF0BFA" w:rsidRPr="00774D84">
        <w:rPr>
          <w:rFonts w:cstheme="minorHAnsi"/>
          <w:highlight w:val="green"/>
        </w:rPr>
        <w:t>(mm)</w:t>
      </w:r>
      <w:r w:rsidR="00DF0BFA">
        <w:rPr>
          <w:rFonts w:cstheme="minorHAnsi"/>
        </w:rPr>
        <w:t xml:space="preserve"> </w:t>
      </w:r>
      <w:r w:rsidR="00AB7997" w:rsidRPr="009E7897">
        <w:rPr>
          <w:rFonts w:cstheme="minorHAnsi"/>
        </w:rPr>
        <w:t>of lead or lead equivalent.</w:t>
      </w:r>
      <w:del w:id="264" w:author="Jessica Marshall" w:date="2023-07-07T10:58:00Z">
        <w:r w:rsidR="006D4815" w:rsidRPr="006D4815" w:rsidDel="00C03D69">
          <w:rPr>
            <w:vertAlign w:val="superscript"/>
          </w:rPr>
          <w:delText xml:space="preserve"> </w:delText>
        </w:r>
      </w:del>
      <w:r w:rsidR="006D4815" w:rsidRPr="00AC6D5F">
        <w:rPr>
          <w:vertAlign w:val="superscript"/>
        </w:rPr>
        <w:fldChar w:fldCharType="begin"/>
      </w:r>
      <w:r w:rsidR="006D4815" w:rsidRPr="00AC6D5F">
        <w:rPr>
          <w:vertAlign w:val="superscript"/>
        </w:rPr>
        <w:instrText xml:space="preserve"> NOTEREF _Ref138588746 \h </w:instrText>
      </w:r>
      <w:r w:rsidR="006D4815">
        <w:rPr>
          <w:vertAlign w:val="superscript"/>
        </w:rPr>
        <w:instrText xml:space="preserve"> \* MERGEFORMAT </w:instrText>
      </w:r>
      <w:r w:rsidR="006D4815" w:rsidRPr="00AC6D5F">
        <w:rPr>
          <w:vertAlign w:val="superscript"/>
        </w:rPr>
      </w:r>
      <w:r w:rsidR="006D4815" w:rsidRPr="00AC6D5F">
        <w:rPr>
          <w:vertAlign w:val="superscript"/>
        </w:rPr>
        <w:fldChar w:fldCharType="separate"/>
      </w:r>
      <w:r w:rsidR="006D4815" w:rsidRPr="00AC6D5F">
        <w:rPr>
          <w:vertAlign w:val="superscript"/>
        </w:rPr>
        <w:t>3</w:t>
      </w:r>
      <w:r w:rsidR="006D4815" w:rsidRPr="00AC6D5F">
        <w:rPr>
          <w:vertAlign w:val="superscript"/>
        </w:rPr>
        <w:fldChar w:fldCharType="end"/>
      </w:r>
      <w:r w:rsidR="00DF0BFA">
        <w:rPr>
          <w:rFonts w:cstheme="minorHAnsi"/>
        </w:rPr>
        <w:t xml:space="preserve"> </w:t>
      </w:r>
      <w:commentRangeStart w:id="265"/>
      <w:r w:rsidR="00AB7997" w:rsidRPr="009E7897">
        <w:rPr>
          <w:rFonts w:cstheme="minorHAnsi"/>
        </w:rPr>
        <w:t>However, .5</w:t>
      </w:r>
      <w:r w:rsidR="00DF0BFA">
        <w:rPr>
          <w:rFonts w:cstheme="minorHAnsi"/>
        </w:rPr>
        <w:t xml:space="preserve"> mm</w:t>
      </w:r>
      <w:r w:rsidRPr="009E7897">
        <w:rPr>
          <w:rFonts w:cstheme="minorHAnsi"/>
        </w:rPr>
        <w:t xml:space="preserve"> </w:t>
      </w:r>
      <w:r w:rsidR="00AB7997" w:rsidRPr="009E7897">
        <w:rPr>
          <w:rFonts w:cstheme="minorHAnsi"/>
        </w:rPr>
        <w:t xml:space="preserve">is recommended. </w:t>
      </w:r>
      <w:commentRangeEnd w:id="265"/>
      <w:r w:rsidR="00C03D69">
        <w:rPr>
          <w:rStyle w:val="CommentReference"/>
        </w:rPr>
        <w:commentReference w:id="265"/>
      </w:r>
      <w:r w:rsidR="00AB7997" w:rsidRPr="00774D84">
        <w:rPr>
          <w:rFonts w:cstheme="minorHAnsi"/>
          <w:highlight w:val="green"/>
        </w:rPr>
        <w:t>Gloves should be</w:t>
      </w:r>
      <w:r w:rsidRPr="00774D84">
        <w:rPr>
          <w:rFonts w:cstheme="minorHAnsi"/>
          <w:highlight w:val="green"/>
        </w:rPr>
        <w:t xml:space="preserve"> </w:t>
      </w:r>
      <w:r w:rsidR="00AB7997" w:rsidRPr="00774D84">
        <w:rPr>
          <w:rFonts w:cstheme="minorHAnsi"/>
          <w:highlight w:val="green"/>
        </w:rPr>
        <w:t>a minimum of .25 m</w:t>
      </w:r>
      <w:r w:rsidR="00DF0BFA" w:rsidRPr="00774D84">
        <w:rPr>
          <w:rFonts w:cstheme="minorHAnsi"/>
          <w:highlight w:val="green"/>
        </w:rPr>
        <w:t>m</w:t>
      </w:r>
      <w:r w:rsidR="00AB7997" w:rsidRPr="00774D84">
        <w:rPr>
          <w:rFonts w:cstheme="minorHAnsi"/>
          <w:highlight w:val="green"/>
        </w:rPr>
        <w:t>.</w:t>
      </w:r>
      <w:r w:rsidR="00060A9B" w:rsidRPr="009E7897">
        <w:rPr>
          <w:rFonts w:cstheme="minorHAnsi"/>
        </w:rPr>
        <w:t xml:space="preserve"> </w:t>
      </w:r>
      <w:r w:rsidR="00AB7997" w:rsidRPr="009E7897">
        <w:rPr>
          <w:rFonts w:cstheme="minorHAnsi"/>
        </w:rPr>
        <w:t xml:space="preserve">Thyroid </w:t>
      </w:r>
      <w:r w:rsidR="00060A9B" w:rsidRPr="009E7897">
        <w:rPr>
          <w:rFonts w:cstheme="minorHAnsi"/>
        </w:rPr>
        <w:t>shields</w:t>
      </w:r>
      <w:r w:rsidR="00AB7997" w:rsidRPr="009E7897">
        <w:rPr>
          <w:rFonts w:cstheme="minorHAnsi"/>
        </w:rPr>
        <w:t xml:space="preserve"> should be .5</w:t>
      </w:r>
      <w:r w:rsidR="00DF0BFA">
        <w:rPr>
          <w:rFonts w:cstheme="minorHAnsi"/>
        </w:rPr>
        <w:t xml:space="preserve"> </w:t>
      </w:r>
      <w:r w:rsidR="00AB7997" w:rsidRPr="009E7897">
        <w:rPr>
          <w:rFonts w:cstheme="minorHAnsi"/>
        </w:rPr>
        <w:t>m</w:t>
      </w:r>
      <w:r w:rsidR="00DF0BFA">
        <w:rPr>
          <w:rFonts w:cstheme="minorHAnsi"/>
        </w:rPr>
        <w:t>m</w:t>
      </w:r>
      <w:r w:rsidR="00AB7997" w:rsidRPr="009E7897">
        <w:rPr>
          <w:rFonts w:cstheme="minorHAnsi"/>
        </w:rPr>
        <w:t xml:space="preserve">, and protective glasses </w:t>
      </w:r>
      <w:r w:rsidR="00DF0BFA">
        <w:rPr>
          <w:rFonts w:cstheme="minorHAnsi"/>
        </w:rPr>
        <w:t>must be</w:t>
      </w:r>
      <w:r w:rsidR="00AB7997" w:rsidRPr="009E7897">
        <w:rPr>
          <w:rFonts w:cstheme="minorHAnsi"/>
        </w:rPr>
        <w:t xml:space="preserve"> a minimum of .35 m</w:t>
      </w:r>
      <w:r w:rsidR="00DF0BFA">
        <w:rPr>
          <w:rFonts w:cstheme="minorHAnsi"/>
        </w:rPr>
        <w:t>m</w:t>
      </w:r>
      <w:r w:rsidR="00AB7997" w:rsidRPr="009E7897">
        <w:rPr>
          <w:rFonts w:cstheme="minorHAnsi"/>
        </w:rPr>
        <w:t xml:space="preserve"> </w:t>
      </w:r>
      <w:r w:rsidR="00DF0BFA">
        <w:rPr>
          <w:rFonts w:cstheme="minorHAnsi"/>
        </w:rPr>
        <w:t>thick</w:t>
      </w:r>
      <w:r w:rsidR="00AB7997" w:rsidRPr="009E7897">
        <w:rPr>
          <w:rFonts w:cstheme="minorHAnsi"/>
        </w:rPr>
        <w:t>.</w:t>
      </w:r>
    </w:p>
    <w:p w14:paraId="59905A8F" w14:textId="77777777" w:rsidR="002116BD" w:rsidRDefault="002116BD" w:rsidP="002B0206">
      <w:pPr>
        <w:spacing w:after="0" w:line="360" w:lineRule="auto"/>
        <w:rPr>
          <w:rFonts w:cstheme="minorHAnsi"/>
        </w:rPr>
      </w:pPr>
    </w:p>
    <w:p w14:paraId="794389D6" w14:textId="20A76CA0" w:rsidR="002116BD" w:rsidRDefault="002116BD">
      <w:pPr>
        <w:pStyle w:val="Heading2"/>
        <w:pPrChange w:id="266" w:author="Jessica Marshall" w:date="2023-07-07T10:59:00Z">
          <w:pPr>
            <w:spacing w:after="0" w:line="360" w:lineRule="auto"/>
          </w:pPr>
        </w:pPrChange>
      </w:pPr>
      <w:r w:rsidRPr="002116BD">
        <w:t xml:space="preserve">Special </w:t>
      </w:r>
      <w:del w:id="267" w:author="Jessica Marshall" w:date="2023-07-07T10:59:00Z">
        <w:r w:rsidRPr="002116BD" w:rsidDel="00C03D69">
          <w:delText>considerations</w:delText>
        </w:r>
      </w:del>
      <w:ins w:id="268" w:author="Jessica Marshall" w:date="2023-07-07T10:59:00Z">
        <w:r w:rsidR="00C03D69">
          <w:t>C</w:t>
        </w:r>
        <w:r w:rsidR="00C03D69" w:rsidRPr="002116BD">
          <w:t>onsiderations</w:t>
        </w:r>
      </w:ins>
    </w:p>
    <w:p w14:paraId="6671AE54" w14:textId="01C8F339" w:rsidR="002116BD" w:rsidRDefault="006F2E71" w:rsidP="002B0206">
      <w:pPr>
        <w:spacing w:after="0" w:line="360" w:lineRule="auto"/>
      </w:pPr>
      <w:r>
        <w:t xml:space="preserve">Mobile radiographic systems create special radiation protection considerations for the </w:t>
      </w:r>
      <w:r w:rsidR="00A35769">
        <w:t>radiologic technologist</w:t>
      </w:r>
      <w:r>
        <w:t>.</w:t>
      </w:r>
    </w:p>
    <w:p w14:paraId="3B956DD5" w14:textId="77777777" w:rsidR="00963325" w:rsidRPr="006F2E71" w:rsidRDefault="00963325" w:rsidP="002B0206">
      <w:pPr>
        <w:spacing w:after="0" w:line="360" w:lineRule="auto"/>
      </w:pPr>
    </w:p>
    <w:p w14:paraId="7153957D" w14:textId="2B1576FE" w:rsidR="002116BD" w:rsidRPr="00450165" w:rsidRDefault="002116BD">
      <w:pPr>
        <w:pStyle w:val="Heading3"/>
        <w:pPrChange w:id="269" w:author="Jessica Marshall" w:date="2023-07-07T10:59:00Z">
          <w:pPr>
            <w:spacing w:after="0" w:line="360" w:lineRule="auto"/>
          </w:pPr>
        </w:pPrChange>
      </w:pPr>
      <w:r w:rsidRPr="00450165">
        <w:t>Mobile Units</w:t>
      </w:r>
    </w:p>
    <w:p w14:paraId="3D27F532" w14:textId="160EE1EA" w:rsidR="006F2E71" w:rsidRPr="00DF0BFA" w:rsidRDefault="006F2E71" w:rsidP="002B0206">
      <w:pPr>
        <w:spacing w:after="0" w:line="360" w:lineRule="auto"/>
        <w:rPr>
          <w:rFonts w:cstheme="minorHAnsi"/>
        </w:rPr>
      </w:pPr>
      <w:r w:rsidRPr="0085044C">
        <w:rPr>
          <w:highlight w:val="yellow"/>
        </w:rPr>
        <w:t xml:space="preserve">Some states require </w:t>
      </w:r>
      <w:r w:rsidR="00DF0BFA" w:rsidRPr="0085044C">
        <w:rPr>
          <w:highlight w:val="yellow"/>
        </w:rPr>
        <w:t>RT</w:t>
      </w:r>
      <w:r w:rsidRPr="0085044C">
        <w:rPr>
          <w:highlight w:val="yellow"/>
        </w:rPr>
        <w:t>s to wear lead aprons when performing mobile, radiographic, or fluoroscopic examinations</w:t>
      </w:r>
      <w:r w:rsidRPr="006F2E71">
        <w:t>.</w:t>
      </w:r>
      <w:del w:id="270" w:author="Jessica Marshall" w:date="2023-07-07T10:59:00Z">
        <w:r w:rsidR="00DF0BFA" w:rsidRPr="00DF0BFA" w:rsidDel="00C03D69">
          <w:rPr>
            <w:vertAlign w:val="superscript"/>
          </w:rPr>
          <w:delText xml:space="preserve"> </w:delText>
        </w:r>
      </w:del>
      <w:r w:rsidR="00DF0BFA" w:rsidRPr="00AC6D5F">
        <w:rPr>
          <w:vertAlign w:val="superscript"/>
        </w:rPr>
        <w:fldChar w:fldCharType="begin"/>
      </w:r>
      <w:r w:rsidR="00DF0BFA" w:rsidRPr="00AC6D5F">
        <w:rPr>
          <w:vertAlign w:val="superscript"/>
        </w:rPr>
        <w:instrText xml:space="preserve"> NOTEREF _Ref138588746 \h </w:instrText>
      </w:r>
      <w:r w:rsidR="00DF0BFA">
        <w:rPr>
          <w:vertAlign w:val="superscript"/>
        </w:rPr>
        <w:instrText xml:space="preserve"> \* MERGEFORMAT </w:instrText>
      </w:r>
      <w:r w:rsidR="00DF0BFA" w:rsidRPr="00AC6D5F">
        <w:rPr>
          <w:vertAlign w:val="superscript"/>
        </w:rPr>
      </w:r>
      <w:r w:rsidR="00DF0BFA" w:rsidRPr="00AC6D5F">
        <w:rPr>
          <w:vertAlign w:val="superscript"/>
        </w:rPr>
        <w:fldChar w:fldCharType="separate"/>
      </w:r>
      <w:r w:rsidR="00DF0BFA" w:rsidRPr="00AC6D5F">
        <w:rPr>
          <w:vertAlign w:val="superscript"/>
        </w:rPr>
        <w:t>3</w:t>
      </w:r>
      <w:r w:rsidR="00DF0BFA" w:rsidRPr="00AC6D5F">
        <w:rPr>
          <w:vertAlign w:val="superscript"/>
        </w:rPr>
        <w:fldChar w:fldCharType="end"/>
      </w:r>
      <w:r w:rsidR="00DF0BFA">
        <w:rPr>
          <w:rFonts w:cstheme="minorHAnsi"/>
        </w:rPr>
        <w:t xml:space="preserve"> </w:t>
      </w:r>
      <w:r w:rsidRPr="006F2E71">
        <w:t xml:space="preserve">A protective apron should be assigned to each mobile unit </w:t>
      </w:r>
      <w:r w:rsidR="00DF0BFA">
        <w:t>to be</w:t>
      </w:r>
      <w:r w:rsidRPr="006F2E71">
        <w:t xml:space="preserve"> immediately available for the </w:t>
      </w:r>
      <w:r w:rsidR="00DF0BFA">
        <w:t>RT</w:t>
      </w:r>
      <w:r w:rsidRPr="006F2E71">
        <w:t>.</w:t>
      </w:r>
      <w:r>
        <w:t xml:space="preserve"> </w:t>
      </w:r>
      <w:r w:rsidRPr="006F2E71">
        <w:t xml:space="preserve">The most recent mobile units are equipped with a </w:t>
      </w:r>
      <w:del w:id="271" w:author="Jessica Marshall" w:date="2023-07-07T10:59:00Z">
        <w:r w:rsidRPr="006F2E71" w:rsidDel="00C03D69">
          <w:delText>remote control</w:delText>
        </w:r>
      </w:del>
      <w:ins w:id="272" w:author="Jessica Marshall" w:date="2023-07-07T10:59:00Z">
        <w:r w:rsidR="00C03D69" w:rsidRPr="006F2E71">
          <w:t>remote-control</w:t>
        </w:r>
      </w:ins>
      <w:r w:rsidRPr="006F2E71">
        <w:t xml:space="preserve"> exposure device.</w:t>
      </w:r>
      <w:r>
        <w:t xml:space="preserve"> </w:t>
      </w:r>
      <w:r w:rsidRPr="006F2E71">
        <w:t xml:space="preserve">This permits the </w:t>
      </w:r>
      <w:r w:rsidR="00DF0BFA">
        <w:t>RT</w:t>
      </w:r>
      <w:r w:rsidRPr="006F2E71">
        <w:t xml:space="preserve"> to leave the immediate vicinity and uses the cardinal </w:t>
      </w:r>
      <w:r w:rsidR="00DF0BFA">
        <w:t>principl</w:t>
      </w:r>
      <w:r w:rsidRPr="006F2E71">
        <w:t xml:space="preserve">e </w:t>
      </w:r>
      <w:r w:rsidR="00DF0BFA">
        <w:t xml:space="preserve">of distance to </w:t>
      </w:r>
      <w:r w:rsidR="00DF0BFA">
        <w:lastRenderedPageBreak/>
        <w:t>protect from radiation</w:t>
      </w:r>
      <w:r>
        <w:t>.</w:t>
      </w:r>
      <w:r w:rsidRPr="006F2E71">
        <w:t xml:space="preserve"> </w:t>
      </w:r>
      <w:r>
        <w:t>M</w:t>
      </w:r>
      <w:r w:rsidRPr="006F2E71">
        <w:t>ost mobile units</w:t>
      </w:r>
      <w:r w:rsidR="00DF0BFA">
        <w:t>,</w:t>
      </w:r>
      <w:r w:rsidRPr="006F2E71">
        <w:t xml:space="preserve"> though, are not remotely controlled</w:t>
      </w:r>
      <w:r w:rsidR="00DF0BFA">
        <w:t>;</w:t>
      </w:r>
      <w:r w:rsidRPr="006F2E71">
        <w:t xml:space="preserve"> for those units</w:t>
      </w:r>
      <w:r>
        <w:t>,</w:t>
      </w:r>
      <w:r w:rsidRPr="006F2E71">
        <w:t xml:space="preserve"> </w:t>
      </w:r>
      <w:r>
        <w:t>t</w:t>
      </w:r>
      <w:r w:rsidRPr="006F2E71">
        <w:t>he cord leading to the exposur</w:t>
      </w:r>
      <w:r>
        <w:t>e</w:t>
      </w:r>
      <w:r w:rsidRPr="006F2E71">
        <w:t xml:space="preserve"> switch must be at least six feet or two meters long to increase the distance from the patient</w:t>
      </w:r>
      <w:r>
        <w:t>, t</w:t>
      </w:r>
      <w:r w:rsidRPr="006F2E71">
        <w:t xml:space="preserve">he </w:t>
      </w:r>
      <w:r w:rsidR="00E60198">
        <w:t>x-ray</w:t>
      </w:r>
      <w:r w:rsidRPr="006F2E71">
        <w:t xml:space="preserve"> tube</w:t>
      </w:r>
      <w:r w:rsidR="00DF0BFA">
        <w:t>,</w:t>
      </w:r>
      <w:r w:rsidRPr="006F2E71">
        <w:t xml:space="preserve"> and the useful beam. The </w:t>
      </w:r>
      <w:r w:rsidR="00DF0BFA">
        <w:t>RT</w:t>
      </w:r>
      <w:r w:rsidRPr="006F2E71">
        <w:t xml:space="preserve"> should also attempt to stand at a right</w:t>
      </w:r>
      <w:r>
        <w:t xml:space="preserve"> a</w:t>
      </w:r>
      <w:r w:rsidRPr="006F2E71">
        <w:t xml:space="preserve">ngle or 90 degrees to the </w:t>
      </w:r>
      <w:r w:rsidR="00E60198">
        <w:t>x-ray</w:t>
      </w:r>
      <w:r w:rsidRPr="006F2E71">
        <w:t xml:space="preserve"> beam scattering object, which is the</w:t>
      </w:r>
      <w:r>
        <w:t xml:space="preserve"> patient.</w:t>
      </w:r>
      <w:r w:rsidRPr="006F2E71">
        <w:t xml:space="preserve"> </w:t>
      </w:r>
      <w:r>
        <w:t>T</w:t>
      </w:r>
      <w:r w:rsidRPr="006F2E71">
        <w:t xml:space="preserve">his is </w:t>
      </w:r>
      <w:r w:rsidR="00DF0BFA">
        <w:t>where</w:t>
      </w:r>
      <w:r w:rsidRPr="006F2E71">
        <w:t xml:space="preserve"> the least amount of scatter radiation is received</w:t>
      </w:r>
      <w:r w:rsidR="00DF0BFA">
        <w:t xml:space="preserve">. Figure 1 demonstrates where to stand if the RT must be near the patient. </w:t>
      </w:r>
    </w:p>
    <w:p w14:paraId="7F0AFDAA" w14:textId="63B26F19" w:rsidR="006F2E71" w:rsidRDefault="006F2E71" w:rsidP="002B0206">
      <w:pPr>
        <w:spacing w:after="0" w:line="360" w:lineRule="auto"/>
      </w:pPr>
      <w:r w:rsidRPr="006F2E71">
        <w:rPr>
          <w:noProof/>
        </w:rPr>
        <w:drawing>
          <wp:inline distT="0" distB="0" distL="0" distR="0" wp14:anchorId="4F5CF42A" wp14:editId="3C0FC02E">
            <wp:extent cx="2385372" cy="2022700"/>
            <wp:effectExtent l="0" t="0" r="0" b="0"/>
            <wp:docPr id="1239316138" name="Picture 1239316138" descr="A picture containing diagram,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6138" name="Picture 1239316138" descr="A picture containing diagram, text, map&#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588" b="-4"/>
                    <a:stretch/>
                  </pic:blipFill>
                  <pic:spPr bwMode="auto">
                    <a:xfrm>
                      <a:off x="0" y="0"/>
                      <a:ext cx="2387929" cy="2024869"/>
                    </a:xfrm>
                    <a:prstGeom prst="rect">
                      <a:avLst/>
                    </a:prstGeom>
                    <a:noFill/>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6CD63A7C" w14:textId="15CEEB8F" w:rsidR="00DF0BFA" w:rsidRPr="00AC6D5F" w:rsidRDefault="00DF0BFA" w:rsidP="002B0206">
      <w:pPr>
        <w:spacing w:after="0" w:line="360" w:lineRule="auto"/>
        <w:rPr>
          <w:rFonts w:cstheme="minorHAnsi"/>
        </w:rPr>
      </w:pPr>
      <w:r>
        <w:t xml:space="preserve">Figure </w:t>
      </w:r>
      <w:ins w:id="273" w:author="Kelli Haynes" w:date="2023-07-07T13:59:00Z">
        <w:r w:rsidR="005F4E55">
          <w:t>3</w:t>
        </w:r>
      </w:ins>
      <w:del w:id="274" w:author="Kelli Haynes" w:date="2023-07-07T13:59:00Z">
        <w:r w:rsidDel="005F4E55">
          <w:delText>1</w:delText>
        </w:r>
      </w:del>
      <w:r>
        <w:t xml:space="preserve">: </w:t>
      </w:r>
      <w:r w:rsidR="006F2E71">
        <w:t>P</w:t>
      </w:r>
      <w:r w:rsidR="006F2E71" w:rsidRPr="006F2E71">
        <w:t>osition A would be the safest place to stand.</w:t>
      </w:r>
      <w:r w:rsidR="006F2E71">
        <w:t xml:space="preserve"> </w:t>
      </w:r>
      <w:r w:rsidR="006F2E71" w:rsidRPr="006F2E71">
        <w:t xml:space="preserve">However, because distance and shielding have much more influence on </w:t>
      </w:r>
      <w:r>
        <w:t>reducing</w:t>
      </w:r>
      <w:r w:rsidR="006F2E71" w:rsidRPr="006F2E71">
        <w:t xml:space="preserve"> exposure to the technologist, those factors should be addressed first.</w:t>
      </w:r>
      <w:del w:id="275" w:author="Jessica Marshall" w:date="2023-07-07T10:59:00Z">
        <w:r w:rsidRPr="00DF0BFA"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2F740B67" w14:textId="15A53BA7" w:rsidR="006F2E71" w:rsidRPr="006F2E71" w:rsidRDefault="006F2E71" w:rsidP="002B0206">
      <w:pPr>
        <w:spacing w:after="0" w:line="360" w:lineRule="auto"/>
      </w:pPr>
      <w:del w:id="276" w:author="Jessica Marshall" w:date="2023-07-07T10:59:00Z">
        <w:r w:rsidDel="00C03D69">
          <w:delText xml:space="preserve"> </w:delText>
        </w:r>
      </w:del>
    </w:p>
    <w:p w14:paraId="2E9AC529" w14:textId="77777777" w:rsidR="002116BD" w:rsidRPr="002116BD" w:rsidRDefault="002116BD" w:rsidP="002B0206">
      <w:pPr>
        <w:spacing w:after="0" w:line="360" w:lineRule="auto"/>
        <w:rPr>
          <w:rFonts w:cstheme="minorHAnsi"/>
        </w:rPr>
      </w:pPr>
    </w:p>
    <w:p w14:paraId="028A8D57" w14:textId="7E382508" w:rsidR="002116BD" w:rsidRPr="00450165" w:rsidRDefault="002116BD">
      <w:pPr>
        <w:pStyle w:val="Heading3"/>
        <w:pPrChange w:id="277" w:author="Jessica Marshall" w:date="2023-07-07T10:59:00Z">
          <w:pPr>
            <w:spacing w:after="0" w:line="360" w:lineRule="auto"/>
          </w:pPr>
        </w:pPrChange>
      </w:pPr>
      <w:r w:rsidRPr="00450165">
        <w:t>Fluoroscopy</w:t>
      </w:r>
    </w:p>
    <w:p w14:paraId="46E4B3E7" w14:textId="0082F726" w:rsidR="006F2E71" w:rsidRDefault="00BB3088" w:rsidP="002B0206">
      <w:pPr>
        <w:spacing w:after="0" w:line="360" w:lineRule="auto"/>
        <w:rPr>
          <w:rFonts w:cstheme="minorHAnsi"/>
        </w:rPr>
      </w:pPr>
      <w:r>
        <w:rPr>
          <w:rFonts w:cstheme="minorHAnsi"/>
        </w:rPr>
        <w:t>Protective devices are critically</w:t>
      </w:r>
      <w:r w:rsidR="006F2E71" w:rsidRPr="009E7897">
        <w:rPr>
          <w:rFonts w:cstheme="minorHAnsi"/>
        </w:rPr>
        <w:t xml:space="preserve"> important when mobile fluoroscopy or C-arm systems are used because patterns of exposure direction are less predictable</w:t>
      </w:r>
      <w:r>
        <w:rPr>
          <w:rFonts w:cstheme="minorHAnsi"/>
        </w:rPr>
        <w:t>,</w:t>
      </w:r>
      <w:r w:rsidR="006F2E71" w:rsidRPr="009E7897">
        <w:rPr>
          <w:rFonts w:cstheme="minorHAnsi"/>
        </w:rPr>
        <w:t xml:space="preserve"> and the equipment is frequently operated by physicians whose training and experience and radiation safety may not match those of an experienced radiologist or </w:t>
      </w:r>
      <w:r w:rsidR="00A35769">
        <w:rPr>
          <w:rFonts w:cstheme="minorHAnsi"/>
        </w:rPr>
        <w:t>radiologic technologist</w:t>
      </w:r>
      <w:r w:rsidR="006F2E71" w:rsidRPr="009E7897">
        <w:rPr>
          <w:rFonts w:cstheme="minorHAnsi"/>
        </w:rPr>
        <w:t>.</w:t>
      </w:r>
      <w:r w:rsidRPr="00BB3088">
        <w:rPr>
          <w:vertAlign w:val="superscript"/>
        </w:rPr>
        <w:t xml:space="preserve"> </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0CC4179F" w14:textId="77777777" w:rsidR="00963325" w:rsidRPr="006F2E71" w:rsidRDefault="00963325" w:rsidP="002B0206">
      <w:pPr>
        <w:spacing w:after="0" w:line="360" w:lineRule="auto"/>
      </w:pPr>
    </w:p>
    <w:p w14:paraId="7BAAB1DD" w14:textId="0CF22795" w:rsidR="002116BD" w:rsidRPr="00C03D69" w:rsidRDefault="002116BD">
      <w:pPr>
        <w:pStyle w:val="Heading4"/>
        <w:pPrChange w:id="278" w:author="Jessica Marshall" w:date="2023-07-07T10:59:00Z">
          <w:pPr>
            <w:spacing w:after="0" w:line="360" w:lineRule="auto"/>
          </w:pPr>
        </w:pPrChange>
      </w:pPr>
      <w:r w:rsidRPr="00C03D69">
        <w:t>Protective Drapes</w:t>
      </w:r>
    </w:p>
    <w:p w14:paraId="69CF35CC" w14:textId="68450209" w:rsidR="002116BD" w:rsidRDefault="00F40875" w:rsidP="002B0206">
      <w:pPr>
        <w:spacing w:after="0" w:line="360" w:lineRule="auto"/>
        <w:rPr>
          <w:rFonts w:cstheme="minorHAnsi"/>
        </w:rPr>
      </w:pPr>
      <w:r w:rsidRPr="009E7897">
        <w:rPr>
          <w:rFonts w:cstheme="minorHAnsi"/>
        </w:rPr>
        <w:t>The</w:t>
      </w:r>
      <w:r w:rsidR="00AB7997" w:rsidRPr="009E7897">
        <w:rPr>
          <w:rFonts w:cstheme="minorHAnsi"/>
        </w:rPr>
        <w:t xml:space="preserve"> NCRP has established the</w:t>
      </w:r>
      <w:r w:rsidRPr="009E7897">
        <w:rPr>
          <w:rFonts w:cstheme="minorHAnsi"/>
        </w:rPr>
        <w:t>se</w:t>
      </w:r>
      <w:r w:rsidR="00AB7997" w:rsidRPr="009E7897">
        <w:rPr>
          <w:rFonts w:cstheme="minorHAnsi"/>
        </w:rPr>
        <w:t xml:space="preserve"> minimum requirement</w:t>
      </w:r>
      <w:r w:rsidRPr="009E7897">
        <w:rPr>
          <w:rFonts w:cstheme="minorHAnsi"/>
        </w:rPr>
        <w:t xml:space="preserve">s; </w:t>
      </w:r>
      <w:r w:rsidR="00AB7997" w:rsidRPr="0085044C">
        <w:rPr>
          <w:rFonts w:cstheme="minorHAnsi"/>
          <w:highlight w:val="yellow"/>
        </w:rPr>
        <w:t xml:space="preserve">the </w:t>
      </w:r>
      <w:r w:rsidRPr="0085044C">
        <w:rPr>
          <w:rFonts w:cstheme="minorHAnsi"/>
          <w:highlight w:val="yellow"/>
        </w:rPr>
        <w:t xml:space="preserve">protective </w:t>
      </w:r>
      <w:r w:rsidR="00AB7997" w:rsidRPr="0085044C">
        <w:rPr>
          <w:rFonts w:cstheme="minorHAnsi"/>
          <w:highlight w:val="yellow"/>
        </w:rPr>
        <w:t>curtain should be a minimum of .25 m</w:t>
      </w:r>
      <w:r w:rsidR="00BB3088" w:rsidRPr="0085044C">
        <w:rPr>
          <w:rFonts w:cstheme="minorHAnsi"/>
          <w:highlight w:val="yellow"/>
        </w:rPr>
        <w:t>m</w:t>
      </w:r>
      <w:r w:rsidR="00AB7997" w:rsidRPr="0085044C">
        <w:rPr>
          <w:rFonts w:cstheme="minorHAnsi"/>
          <w:highlight w:val="yellow"/>
        </w:rPr>
        <w:t xml:space="preserve"> of lead</w:t>
      </w:r>
      <w:r w:rsidR="00AB7997" w:rsidRPr="009E7897">
        <w:rPr>
          <w:rFonts w:cstheme="minorHAnsi"/>
        </w:rPr>
        <w:t xml:space="preserve"> or lead equivalent</w:t>
      </w:r>
      <w:r w:rsidR="001109F9">
        <w:rPr>
          <w:rFonts w:cstheme="minorHAnsi"/>
        </w:rPr>
        <w:t>.</w:t>
      </w:r>
      <w:del w:id="279" w:author="Jessica Marshall" w:date="2023-07-07T11:00:00Z">
        <w:r w:rsidR="00BB3088" w:rsidRPr="00BB3088" w:rsidDel="00C03D69">
          <w:rPr>
            <w:vertAlign w:val="superscript"/>
          </w:rPr>
          <w:delText xml:space="preserve"> </w:delText>
        </w:r>
      </w:del>
      <w:r w:rsidR="00BB3088" w:rsidRPr="00AC6D5F">
        <w:rPr>
          <w:vertAlign w:val="superscript"/>
        </w:rPr>
        <w:fldChar w:fldCharType="begin"/>
      </w:r>
      <w:r w:rsidR="00BB3088" w:rsidRPr="00AC6D5F">
        <w:rPr>
          <w:vertAlign w:val="superscript"/>
        </w:rPr>
        <w:instrText xml:space="preserve"> NOTEREF _Ref138588746 \h </w:instrText>
      </w:r>
      <w:r w:rsidR="00BB3088">
        <w:rPr>
          <w:vertAlign w:val="superscript"/>
        </w:rPr>
        <w:instrText xml:space="preserve"> \* MERGEFORMAT </w:instrText>
      </w:r>
      <w:r w:rsidR="00BB3088" w:rsidRPr="00AC6D5F">
        <w:rPr>
          <w:vertAlign w:val="superscript"/>
        </w:rPr>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00AB7997" w:rsidRPr="009E7897">
        <w:rPr>
          <w:rFonts w:cstheme="minorHAnsi"/>
        </w:rPr>
        <w:t xml:space="preserve"> </w:t>
      </w:r>
    </w:p>
    <w:p w14:paraId="608A29EC" w14:textId="77777777" w:rsidR="002116BD" w:rsidRDefault="002116BD" w:rsidP="002B0206">
      <w:pPr>
        <w:spacing w:after="0" w:line="360" w:lineRule="auto"/>
        <w:rPr>
          <w:rFonts w:cstheme="minorHAnsi"/>
        </w:rPr>
      </w:pPr>
    </w:p>
    <w:p w14:paraId="2354C49C" w14:textId="2925537C" w:rsidR="002116BD" w:rsidRPr="00450165" w:rsidRDefault="002116BD">
      <w:pPr>
        <w:pStyle w:val="Heading4"/>
        <w:pPrChange w:id="280" w:author="Jessica Marshall" w:date="2023-07-07T10:59:00Z">
          <w:pPr>
            <w:spacing w:after="0" w:line="360" w:lineRule="auto"/>
          </w:pPr>
        </w:pPrChange>
      </w:pPr>
      <w:r w:rsidRPr="00450165">
        <w:t>Protective Bucky Slot cover</w:t>
      </w:r>
    </w:p>
    <w:p w14:paraId="622701B9" w14:textId="736B2937" w:rsidR="00AB7997" w:rsidRPr="009E7897" w:rsidRDefault="00AB7997" w:rsidP="002B0206">
      <w:pPr>
        <w:spacing w:after="0" w:line="360" w:lineRule="auto"/>
        <w:rPr>
          <w:rFonts w:cstheme="minorHAnsi"/>
        </w:rPr>
      </w:pPr>
      <w:r w:rsidRPr="009E7897">
        <w:rPr>
          <w:rFonts w:cstheme="minorHAnsi"/>
        </w:rPr>
        <w:t xml:space="preserve">The </w:t>
      </w:r>
      <w:r w:rsidRPr="0085044C">
        <w:rPr>
          <w:rFonts w:cstheme="minorHAnsi"/>
          <w:highlight w:val="yellow"/>
        </w:rPr>
        <w:t>Bucky slot cover should also be .2</w:t>
      </w:r>
      <w:r w:rsidR="00BB3088" w:rsidRPr="0085044C">
        <w:rPr>
          <w:rFonts w:cstheme="minorHAnsi"/>
          <w:highlight w:val="yellow"/>
        </w:rPr>
        <w:t>5 of lead</w:t>
      </w:r>
      <w:r w:rsidR="00BB3088">
        <w:rPr>
          <w:rFonts w:cstheme="minorHAnsi"/>
        </w:rPr>
        <w:t xml:space="preserve"> or lead equivalent.</w:t>
      </w:r>
      <w:r w:rsidR="00BB3088" w:rsidRPr="00AC6D5F">
        <w:rPr>
          <w:vertAlign w:val="superscript"/>
        </w:rPr>
        <w:fldChar w:fldCharType="begin"/>
      </w:r>
      <w:r w:rsidR="00BB3088" w:rsidRPr="00AC6D5F">
        <w:rPr>
          <w:vertAlign w:val="superscript"/>
        </w:rPr>
        <w:instrText xml:space="preserve"> NOTEREF _Ref138588746 \h </w:instrText>
      </w:r>
      <w:r w:rsidR="00BB3088">
        <w:rPr>
          <w:vertAlign w:val="superscript"/>
        </w:rPr>
        <w:instrText xml:space="preserve"> \* MERGEFORMAT </w:instrText>
      </w:r>
      <w:r w:rsidR="00BB3088" w:rsidRPr="00AC6D5F">
        <w:rPr>
          <w:vertAlign w:val="superscript"/>
        </w:rPr>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00060A9B" w:rsidRPr="009E7897">
        <w:rPr>
          <w:rFonts w:cstheme="minorHAnsi"/>
        </w:rPr>
        <w:t xml:space="preserve"> </w:t>
      </w:r>
    </w:p>
    <w:p w14:paraId="0E2D783E" w14:textId="77777777" w:rsidR="002116BD" w:rsidRDefault="002116BD" w:rsidP="002B0206">
      <w:pPr>
        <w:spacing w:after="0" w:line="360" w:lineRule="auto"/>
        <w:rPr>
          <w:rFonts w:cstheme="minorHAnsi"/>
        </w:rPr>
      </w:pPr>
    </w:p>
    <w:p w14:paraId="0B9516C7" w14:textId="709EF993" w:rsidR="002116BD" w:rsidRPr="00450165" w:rsidRDefault="002116BD">
      <w:pPr>
        <w:pStyle w:val="Heading4"/>
        <w:pPrChange w:id="281" w:author="Jessica Marshall" w:date="2023-07-07T10:59:00Z">
          <w:pPr>
            <w:spacing w:after="0" w:line="360" w:lineRule="auto"/>
          </w:pPr>
        </w:pPrChange>
      </w:pPr>
      <w:r w:rsidRPr="00450165">
        <w:t>Cumulative timer</w:t>
      </w:r>
    </w:p>
    <w:p w14:paraId="0D08679D" w14:textId="748080B8" w:rsidR="002116BD" w:rsidRPr="009E7897" w:rsidRDefault="002116BD" w:rsidP="002B0206">
      <w:pPr>
        <w:spacing w:after="0" w:line="360" w:lineRule="auto"/>
        <w:rPr>
          <w:rFonts w:cstheme="minorHAnsi"/>
        </w:rPr>
      </w:pPr>
      <w:r w:rsidRPr="009E7897">
        <w:rPr>
          <w:rFonts w:cstheme="minorHAnsi"/>
        </w:rPr>
        <w:t xml:space="preserve">The </w:t>
      </w:r>
      <w:r w:rsidRPr="0085044C">
        <w:rPr>
          <w:rFonts w:cstheme="minorHAnsi"/>
          <w:highlight w:val="yellow"/>
        </w:rPr>
        <w:t>cumulative timer should sound at 5 minutes</w:t>
      </w:r>
      <w:r>
        <w:rPr>
          <w:rFonts w:cstheme="minorHAnsi"/>
        </w:rPr>
        <w:t>.</w:t>
      </w:r>
      <w:del w:id="282" w:author="Jessica Marshall" w:date="2023-07-07T10:59:00Z">
        <w:r w:rsidR="00BB3088" w:rsidRPr="00BB3088" w:rsidDel="00C03D69">
          <w:rPr>
            <w:vertAlign w:val="superscript"/>
          </w:rPr>
          <w:delText xml:space="preserve"> </w:delText>
        </w:r>
      </w:del>
      <w:r w:rsidR="00BB3088" w:rsidRPr="00AC6D5F">
        <w:rPr>
          <w:vertAlign w:val="superscript"/>
        </w:rPr>
        <w:fldChar w:fldCharType="begin"/>
      </w:r>
      <w:r w:rsidR="00BB3088" w:rsidRPr="00AC6D5F">
        <w:rPr>
          <w:vertAlign w:val="superscript"/>
        </w:rPr>
        <w:instrText xml:space="preserve"> NOTEREF _Ref138588746 \h </w:instrText>
      </w:r>
      <w:r w:rsidR="00BB3088">
        <w:rPr>
          <w:vertAlign w:val="superscript"/>
        </w:rPr>
        <w:instrText xml:space="preserve"> \* MERGEFORMAT </w:instrText>
      </w:r>
      <w:r w:rsidR="00BB3088" w:rsidRPr="00AC6D5F">
        <w:rPr>
          <w:vertAlign w:val="superscript"/>
        </w:rPr>
      </w:r>
      <w:r w:rsidR="00BB3088" w:rsidRPr="00AC6D5F">
        <w:rPr>
          <w:vertAlign w:val="superscript"/>
        </w:rPr>
        <w:fldChar w:fldCharType="separate"/>
      </w:r>
      <w:r w:rsidR="00BB3088" w:rsidRPr="00AC6D5F">
        <w:rPr>
          <w:vertAlign w:val="superscript"/>
        </w:rPr>
        <w:t>3</w:t>
      </w:r>
      <w:r w:rsidR="00BB3088" w:rsidRPr="00AC6D5F">
        <w:rPr>
          <w:vertAlign w:val="superscript"/>
        </w:rPr>
        <w:fldChar w:fldCharType="end"/>
      </w:r>
      <w:r w:rsidRPr="009E7897">
        <w:rPr>
          <w:rFonts w:cstheme="minorHAnsi"/>
        </w:rPr>
        <w:t xml:space="preserve"> </w:t>
      </w:r>
    </w:p>
    <w:p w14:paraId="37A5F942" w14:textId="77777777" w:rsidR="002116BD" w:rsidRPr="002116BD" w:rsidRDefault="002116BD" w:rsidP="002B0206">
      <w:pPr>
        <w:spacing w:after="0" w:line="360" w:lineRule="auto"/>
        <w:rPr>
          <w:rFonts w:cstheme="minorHAnsi"/>
        </w:rPr>
      </w:pPr>
    </w:p>
    <w:p w14:paraId="174A48FD" w14:textId="08A2ACD2" w:rsidR="002116BD" w:rsidRPr="00450165" w:rsidRDefault="002116BD">
      <w:pPr>
        <w:pStyle w:val="Heading4"/>
        <w:pPrChange w:id="283" w:author="Jessica Marshall" w:date="2023-07-07T10:59:00Z">
          <w:pPr>
            <w:spacing w:after="0" w:line="360" w:lineRule="auto"/>
          </w:pPr>
        </w:pPrChange>
      </w:pPr>
      <w:r w:rsidRPr="00450165">
        <w:t>Remote-controlled Fluoroscopy</w:t>
      </w:r>
    </w:p>
    <w:p w14:paraId="0EA2D149" w14:textId="40538D0E" w:rsidR="002116BD" w:rsidRDefault="00BB3088" w:rsidP="002B0206">
      <w:pPr>
        <w:spacing w:after="0" w:line="360" w:lineRule="auto"/>
        <w:rPr>
          <w:rFonts w:cstheme="minorHAnsi"/>
        </w:rPr>
      </w:pPr>
      <w:r>
        <w:rPr>
          <w:rFonts w:cstheme="minorHAnsi"/>
        </w:rPr>
        <w:t>A recent development in equipment is</w:t>
      </w:r>
      <w:r w:rsidR="002116BD" w:rsidRPr="009E7897">
        <w:rPr>
          <w:rFonts w:cstheme="minorHAnsi"/>
        </w:rPr>
        <w:t xml:space="preserve"> remote</w:t>
      </w:r>
      <w:r w:rsidR="00963325">
        <w:rPr>
          <w:rFonts w:cstheme="minorHAnsi"/>
        </w:rPr>
        <w:t>-</w:t>
      </w:r>
      <w:r w:rsidR="002116BD" w:rsidRPr="009E7897">
        <w:rPr>
          <w:rFonts w:cstheme="minorHAnsi"/>
        </w:rPr>
        <w:t xml:space="preserve">controlled fluoroscopy, another </w:t>
      </w:r>
      <w:r w:rsidR="002116BD" w:rsidRPr="0085044C">
        <w:rPr>
          <w:rFonts w:cstheme="minorHAnsi"/>
          <w:highlight w:val="yellow"/>
        </w:rPr>
        <w:t>dose</w:t>
      </w:r>
      <w:r w:rsidRPr="0085044C">
        <w:rPr>
          <w:rFonts w:cstheme="minorHAnsi"/>
          <w:highlight w:val="yellow"/>
        </w:rPr>
        <w:t>-</w:t>
      </w:r>
      <w:r w:rsidR="002116BD" w:rsidRPr="0085044C">
        <w:rPr>
          <w:rFonts w:cstheme="minorHAnsi"/>
          <w:highlight w:val="yellow"/>
        </w:rPr>
        <w:t>reduction technique</w:t>
      </w:r>
      <w:r w:rsidR="002116BD" w:rsidRPr="009E7897">
        <w:rPr>
          <w:rFonts w:cstheme="minorHAnsi"/>
        </w:rPr>
        <w:t>.</w:t>
      </w:r>
      <w:del w:id="284" w:author="Jessica Marshall" w:date="2023-07-07T10:59:00Z">
        <w:r w:rsidRPr="00BB3088" w:rsidDel="00C03D6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1BA28F83" w14:textId="77777777" w:rsidR="002116BD" w:rsidRPr="002116BD" w:rsidRDefault="002116BD" w:rsidP="002B0206">
      <w:pPr>
        <w:spacing w:after="0" w:line="360" w:lineRule="auto"/>
        <w:rPr>
          <w:rFonts w:cstheme="minorHAnsi"/>
        </w:rPr>
      </w:pPr>
    </w:p>
    <w:p w14:paraId="1EDD35C7" w14:textId="7F79D7B5" w:rsidR="00AB7997" w:rsidRPr="00450165" w:rsidRDefault="002116BD">
      <w:pPr>
        <w:pStyle w:val="Heading3"/>
        <w:pPrChange w:id="285" w:author="Jessica Marshall" w:date="2023-07-07T11:00:00Z">
          <w:pPr>
            <w:spacing w:after="0" w:line="360" w:lineRule="auto"/>
          </w:pPr>
        </w:pPrChange>
      </w:pPr>
      <w:r w:rsidRPr="00450165">
        <w:t>Guidelines for Fluoroscopy and Mobile Units</w:t>
      </w:r>
      <w:r w:rsidR="001109F9">
        <w:t xml:space="preserve"> (NCRP #102, 21 CFR)</w:t>
      </w:r>
    </w:p>
    <w:p w14:paraId="3438E086" w14:textId="036DA62D" w:rsidR="001109F9" w:rsidRDefault="001109F9" w:rsidP="002B0206">
      <w:pPr>
        <w:spacing w:after="0" w:line="360" w:lineRule="auto"/>
        <w:rPr>
          <w:rFonts w:cstheme="minorHAnsi"/>
        </w:rPr>
      </w:pPr>
      <w:r w:rsidRPr="009E7897">
        <w:rPr>
          <w:rFonts w:cstheme="minorHAnsi"/>
        </w:rPr>
        <w:t xml:space="preserve">The NCRP has </w:t>
      </w:r>
      <w:r>
        <w:rPr>
          <w:rFonts w:cstheme="minorHAnsi"/>
        </w:rPr>
        <w:t xml:space="preserve">also </w:t>
      </w:r>
      <w:r w:rsidRPr="009E7897">
        <w:rPr>
          <w:rFonts w:cstheme="minorHAnsi"/>
        </w:rPr>
        <w:t>established these minimum requirements</w:t>
      </w:r>
      <w:r>
        <w:rPr>
          <w:rFonts w:cstheme="minorHAnsi"/>
        </w:rPr>
        <w:t xml:space="preserve"> for fluoroscopy and mobile units.</w:t>
      </w:r>
      <w:r w:rsidRPr="001109F9">
        <w:rPr>
          <w:vertAlign w:val="superscript"/>
        </w:rPr>
        <w:t xml:space="preserve"> </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1F1E4D0D" w14:textId="77777777" w:rsidR="001109F9" w:rsidRDefault="001109F9" w:rsidP="002B0206">
      <w:pPr>
        <w:spacing w:after="0" w:line="360" w:lineRule="auto"/>
        <w:rPr>
          <w:rFonts w:cstheme="minorHAnsi"/>
          <w:u w:val="single"/>
        </w:rPr>
      </w:pPr>
    </w:p>
    <w:p w14:paraId="36657B16" w14:textId="3176C38E" w:rsidR="002116BD" w:rsidRPr="00450165" w:rsidRDefault="002116BD">
      <w:pPr>
        <w:pStyle w:val="Heading4"/>
        <w:pPrChange w:id="286" w:author="Jessica Marshall" w:date="2023-07-07T11:00:00Z">
          <w:pPr>
            <w:spacing w:after="0" w:line="360" w:lineRule="auto"/>
          </w:pPr>
        </w:pPrChange>
      </w:pPr>
      <w:r w:rsidRPr="00450165">
        <w:t xml:space="preserve">Fluoroscopy Exposure Rates (normal and </w:t>
      </w:r>
      <w:del w:id="287" w:author="Jessica Marshall" w:date="2023-07-07T11:00:00Z">
        <w:r w:rsidRPr="00450165" w:rsidDel="00BB2890">
          <w:delText xml:space="preserve"> </w:delText>
        </w:r>
      </w:del>
      <w:r w:rsidRPr="00450165">
        <w:t>high-level control)</w:t>
      </w:r>
    </w:p>
    <w:p w14:paraId="3C4F7DB0" w14:textId="5F581298" w:rsidR="002116BD" w:rsidRDefault="001109F9" w:rsidP="002B0206">
      <w:pPr>
        <w:spacing w:after="0" w:line="360" w:lineRule="auto"/>
        <w:rPr>
          <w:rFonts w:cstheme="minorHAnsi"/>
        </w:rPr>
      </w:pPr>
      <w:r>
        <w:rPr>
          <w:rFonts w:cstheme="minorHAnsi"/>
        </w:rPr>
        <w:t>R</w:t>
      </w:r>
      <w:r w:rsidR="00EE5ED8" w:rsidRPr="009E7897">
        <w:rPr>
          <w:rFonts w:cstheme="minorHAnsi"/>
        </w:rPr>
        <w:t>equirements from NCRP repo</w:t>
      </w:r>
      <w:r>
        <w:rPr>
          <w:rFonts w:cstheme="minorHAnsi"/>
        </w:rPr>
        <w:t>rt #</w:t>
      </w:r>
      <w:r w:rsidR="00EE5ED8" w:rsidRPr="009E7897">
        <w:rPr>
          <w:rFonts w:cstheme="minorHAnsi"/>
        </w:rPr>
        <w:t xml:space="preserve"> 102 i</w:t>
      </w:r>
      <w:r w:rsidR="00AB7997" w:rsidRPr="009E7897">
        <w:rPr>
          <w:rFonts w:cstheme="minorHAnsi"/>
        </w:rPr>
        <w:t xml:space="preserve">nclude </w:t>
      </w:r>
      <w:r w:rsidR="00AB7997" w:rsidRPr="00774D84">
        <w:rPr>
          <w:rFonts w:cstheme="minorHAnsi"/>
          <w:highlight w:val="green"/>
        </w:rPr>
        <w:t xml:space="preserve">fluoroscopy entrance exposure rates </w:t>
      </w:r>
      <w:r w:rsidR="00EE5ED8" w:rsidRPr="00774D84">
        <w:rPr>
          <w:rFonts w:cstheme="minorHAnsi"/>
          <w:highlight w:val="green"/>
        </w:rPr>
        <w:t>for</w:t>
      </w:r>
      <w:r w:rsidR="00AB7997" w:rsidRPr="00774D84">
        <w:rPr>
          <w:rFonts w:cstheme="minorHAnsi"/>
          <w:highlight w:val="green"/>
        </w:rPr>
        <w:t xml:space="preserve"> the general purpose fluoro</w:t>
      </w:r>
      <w:r w:rsidR="00EE5ED8" w:rsidRPr="00774D84">
        <w:rPr>
          <w:rFonts w:cstheme="minorHAnsi"/>
          <w:highlight w:val="green"/>
        </w:rPr>
        <w:t>scopy unit</w:t>
      </w:r>
      <w:r w:rsidR="00AB7997" w:rsidRPr="00774D84">
        <w:rPr>
          <w:rFonts w:cstheme="minorHAnsi"/>
          <w:highlight w:val="green"/>
        </w:rPr>
        <w:t xml:space="preserve"> cannot exceed 8.8 c</w:t>
      </w:r>
      <w:r w:rsidR="00EE5ED8" w:rsidRPr="00774D84">
        <w:rPr>
          <w:rFonts w:cstheme="minorHAnsi"/>
          <w:highlight w:val="green"/>
        </w:rPr>
        <w:t>Gy/minute</w:t>
      </w:r>
      <w:r w:rsidRPr="00774D84">
        <w:rPr>
          <w:rFonts w:cstheme="minorHAnsi"/>
          <w:highlight w:val="green"/>
        </w:rPr>
        <w:t>,</w:t>
      </w:r>
      <w:r w:rsidR="00AB7997" w:rsidRPr="00774D84">
        <w:rPr>
          <w:rFonts w:cstheme="minorHAnsi"/>
          <w:highlight w:val="green"/>
        </w:rPr>
        <w:t xml:space="preserve"> and the high</w:t>
      </w:r>
      <w:r w:rsidRPr="00774D84">
        <w:rPr>
          <w:rFonts w:cstheme="minorHAnsi"/>
          <w:highlight w:val="green"/>
        </w:rPr>
        <w:t>-</w:t>
      </w:r>
      <w:r w:rsidR="00AB7997" w:rsidRPr="00774D84">
        <w:rPr>
          <w:rFonts w:cstheme="minorHAnsi"/>
          <w:highlight w:val="green"/>
        </w:rPr>
        <w:t>level control fluoro</w:t>
      </w:r>
      <w:r w:rsidR="00EE5ED8" w:rsidRPr="00774D84">
        <w:rPr>
          <w:rFonts w:cstheme="minorHAnsi"/>
          <w:highlight w:val="green"/>
        </w:rPr>
        <w:t>scopy</w:t>
      </w:r>
      <w:r w:rsidR="00AB7997" w:rsidRPr="00774D84">
        <w:rPr>
          <w:rFonts w:cstheme="minorHAnsi"/>
          <w:highlight w:val="green"/>
        </w:rPr>
        <w:t xml:space="preserve"> cannot exceed 20 to 40 </w:t>
      </w:r>
      <w:r w:rsidR="00EE5ED8" w:rsidRPr="00774D84">
        <w:rPr>
          <w:rFonts w:cstheme="minorHAnsi"/>
          <w:highlight w:val="green"/>
        </w:rPr>
        <w:t>Cgy/</w:t>
      </w:r>
      <w:r w:rsidR="00AB7997" w:rsidRPr="00774D84">
        <w:rPr>
          <w:rFonts w:cstheme="minorHAnsi"/>
          <w:highlight w:val="green"/>
        </w:rPr>
        <w:t>minute</w:t>
      </w:r>
      <w:r w:rsidR="00963325" w:rsidRPr="00774D84">
        <w:rPr>
          <w:rFonts w:cstheme="minorHAnsi"/>
          <w:highlight w:val="green"/>
        </w:rPr>
        <w:t>.</w:t>
      </w:r>
      <w:del w:id="288" w:author="Jessica Marshall" w:date="2023-07-07T11:00:00Z">
        <w:r w:rsidRPr="00774D84" w:rsidDel="00BB2890">
          <w:rPr>
            <w:highlight w:val="green"/>
            <w:vertAlign w:val="superscript"/>
          </w:rPr>
          <w:delText xml:space="preserve"> </w:delText>
        </w:r>
      </w:del>
      <w:r w:rsidRPr="00774D84">
        <w:rPr>
          <w:highlight w:val="green"/>
          <w:vertAlign w:val="superscript"/>
        </w:rPr>
        <w:fldChar w:fldCharType="begin"/>
      </w:r>
      <w:r w:rsidRPr="00774D84">
        <w:rPr>
          <w:highlight w:val="green"/>
          <w:vertAlign w:val="superscript"/>
        </w:rPr>
        <w:instrText xml:space="preserve"> NOTEREF _Ref138588746 \h  \* MERGEFORMAT </w:instrText>
      </w:r>
      <w:r w:rsidRPr="00774D84">
        <w:rPr>
          <w:highlight w:val="green"/>
          <w:vertAlign w:val="superscript"/>
        </w:rPr>
      </w:r>
      <w:r w:rsidRPr="00774D84">
        <w:rPr>
          <w:highlight w:val="green"/>
          <w:vertAlign w:val="superscript"/>
        </w:rPr>
        <w:fldChar w:fldCharType="separate"/>
      </w:r>
      <w:r w:rsidRPr="00774D84">
        <w:rPr>
          <w:highlight w:val="green"/>
          <w:vertAlign w:val="superscript"/>
        </w:rPr>
        <w:t>3</w:t>
      </w:r>
      <w:r w:rsidRPr="00774D84">
        <w:rPr>
          <w:highlight w:val="green"/>
          <w:vertAlign w:val="superscript"/>
        </w:rPr>
        <w:fldChar w:fldCharType="end"/>
      </w:r>
      <w:r w:rsidRPr="009E7897">
        <w:rPr>
          <w:rFonts w:cstheme="minorHAnsi"/>
        </w:rPr>
        <w:t xml:space="preserve"> </w:t>
      </w:r>
      <w:r w:rsidR="00AB7997" w:rsidRPr="009E7897">
        <w:rPr>
          <w:rFonts w:cstheme="minorHAnsi"/>
        </w:rPr>
        <w:t xml:space="preserve"> </w:t>
      </w:r>
    </w:p>
    <w:p w14:paraId="18B1F109" w14:textId="77777777" w:rsidR="002116BD" w:rsidRDefault="002116BD" w:rsidP="002B0206">
      <w:pPr>
        <w:spacing w:after="0" w:line="360" w:lineRule="auto"/>
        <w:rPr>
          <w:rFonts w:cstheme="minorHAnsi"/>
        </w:rPr>
      </w:pPr>
    </w:p>
    <w:p w14:paraId="0985CCDC" w14:textId="2F55F6C4" w:rsidR="002116BD" w:rsidRPr="00450165" w:rsidRDefault="002116BD">
      <w:pPr>
        <w:pStyle w:val="Heading4"/>
        <w:pPrChange w:id="289" w:author="Jessica Marshall" w:date="2023-07-07T11:00:00Z">
          <w:pPr>
            <w:spacing w:after="0" w:line="360" w:lineRule="auto"/>
          </w:pPr>
        </w:pPrChange>
      </w:pPr>
      <w:r w:rsidRPr="00450165">
        <w:t>Exposure Switch Guidelines</w:t>
      </w:r>
    </w:p>
    <w:p w14:paraId="6BE730B2" w14:textId="2F004720" w:rsidR="00AB7997" w:rsidRPr="009E7897" w:rsidRDefault="00963325" w:rsidP="002B0206">
      <w:pPr>
        <w:spacing w:after="0" w:line="360" w:lineRule="auto"/>
        <w:rPr>
          <w:rFonts w:cstheme="minorHAnsi"/>
        </w:rPr>
      </w:pPr>
      <w:r w:rsidRPr="0085044C">
        <w:rPr>
          <w:rFonts w:cstheme="minorHAnsi"/>
          <w:highlight w:val="yellow"/>
        </w:rPr>
        <w:t>T</w:t>
      </w:r>
      <w:r w:rsidR="00AB7997" w:rsidRPr="0085044C">
        <w:rPr>
          <w:rFonts w:cstheme="minorHAnsi"/>
          <w:highlight w:val="yellow"/>
        </w:rPr>
        <w:t>he exposure switch must be of the dead man type</w:t>
      </w:r>
      <w:r w:rsidR="00AB7997" w:rsidRPr="009E7897">
        <w:rPr>
          <w:rFonts w:cstheme="minorHAnsi"/>
        </w:rPr>
        <w:t>.</w:t>
      </w:r>
      <w:r w:rsidR="001109F9" w:rsidRPr="001109F9">
        <w:rPr>
          <w:vertAlign w:val="superscript"/>
        </w:rPr>
        <w:t xml:space="preserve"> </w:t>
      </w:r>
      <w:r w:rsidR="001109F9" w:rsidRPr="00AC6D5F">
        <w:rPr>
          <w:vertAlign w:val="superscript"/>
        </w:rPr>
        <w:fldChar w:fldCharType="begin"/>
      </w:r>
      <w:r w:rsidR="001109F9" w:rsidRPr="00AC6D5F">
        <w:rPr>
          <w:vertAlign w:val="superscript"/>
        </w:rPr>
        <w:instrText xml:space="preserve"> NOTEREF _Ref138588746 \h </w:instrText>
      </w:r>
      <w:r w:rsidR="001109F9">
        <w:rPr>
          <w:vertAlign w:val="superscript"/>
        </w:rPr>
        <w:instrText xml:space="preserve"> \* MERGEFORMAT </w:instrText>
      </w:r>
      <w:r w:rsidR="001109F9" w:rsidRPr="00AC6D5F">
        <w:rPr>
          <w:vertAlign w:val="superscript"/>
        </w:rPr>
      </w:r>
      <w:r w:rsidR="001109F9" w:rsidRPr="00AC6D5F">
        <w:rPr>
          <w:vertAlign w:val="superscript"/>
        </w:rPr>
        <w:fldChar w:fldCharType="separate"/>
      </w:r>
      <w:r w:rsidR="001109F9" w:rsidRPr="00AC6D5F">
        <w:rPr>
          <w:vertAlign w:val="superscript"/>
        </w:rPr>
        <w:t>3</w:t>
      </w:r>
      <w:r w:rsidR="001109F9" w:rsidRPr="00AC6D5F">
        <w:rPr>
          <w:vertAlign w:val="superscript"/>
        </w:rPr>
        <w:fldChar w:fldCharType="end"/>
      </w:r>
    </w:p>
    <w:p w14:paraId="09DB5003" w14:textId="77777777" w:rsidR="00060A9B" w:rsidRPr="009E7897" w:rsidRDefault="00060A9B" w:rsidP="002B0206">
      <w:pPr>
        <w:spacing w:after="0" w:line="360" w:lineRule="auto"/>
        <w:rPr>
          <w:rFonts w:cstheme="minorHAnsi"/>
        </w:rPr>
      </w:pPr>
    </w:p>
    <w:p w14:paraId="3582C0E6" w14:textId="38B55677" w:rsidR="00A5415C" w:rsidRDefault="002116BD">
      <w:pPr>
        <w:pStyle w:val="Heading2"/>
        <w:pPrChange w:id="290" w:author="Jessica Marshall" w:date="2023-07-07T11:00:00Z">
          <w:pPr>
            <w:spacing w:after="0" w:line="360" w:lineRule="auto"/>
          </w:pPr>
        </w:pPrChange>
      </w:pPr>
      <w:r w:rsidRPr="002116BD">
        <w:t>Radiation Exposure and Monitoring</w:t>
      </w:r>
    </w:p>
    <w:p w14:paraId="036A9DAB" w14:textId="54A99F27" w:rsidR="006F2E71" w:rsidRDefault="001109F9" w:rsidP="002B0206">
      <w:pPr>
        <w:spacing w:after="0" w:line="360" w:lineRule="auto"/>
      </w:pPr>
      <w:r>
        <w:t>Some means of monitoring personnel exposure must be employed to ensure that occupational radiation exposure levels are kept well below the annual effective dose limit</w:t>
      </w:r>
      <w:r w:rsidR="006F2E71" w:rsidRPr="006F2E71">
        <w:t>.</w:t>
      </w:r>
      <w:del w:id="291" w:author="Jessica Marshall" w:date="2023-07-07T11:00:00Z">
        <w:r w:rsidRPr="001109F9" w:rsidDel="00BB2890">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rsidRPr="006F2E71">
        <w:t xml:space="preserve">The </w:t>
      </w:r>
      <w:r>
        <w:t>RT</w:t>
      </w:r>
      <w:r w:rsidR="006F2E71" w:rsidRPr="006F2E71">
        <w:t xml:space="preserve"> and other occupationally exposed persons</w:t>
      </w:r>
      <w:r>
        <w:t>, such as speech-language pathologists,</w:t>
      </w:r>
      <w:r w:rsidR="006F2E71" w:rsidRPr="006F2E71">
        <w:t xml:space="preserve"> should be aware of the various radiation exposure</w:t>
      </w:r>
      <w:r w:rsidR="006F2E71">
        <w:t xml:space="preserve"> m</w:t>
      </w:r>
      <w:r w:rsidR="006F2E71" w:rsidRPr="006F2E71">
        <w:t>onitoring devices and their functions.</w:t>
      </w:r>
    </w:p>
    <w:p w14:paraId="422C416F" w14:textId="77777777" w:rsidR="00963325" w:rsidRPr="006F2E71" w:rsidRDefault="00963325" w:rsidP="002B0206">
      <w:pPr>
        <w:spacing w:after="0" w:line="360" w:lineRule="auto"/>
      </w:pPr>
    </w:p>
    <w:p w14:paraId="600CE64C" w14:textId="66DD7627" w:rsidR="00AB7997" w:rsidRPr="00450165" w:rsidRDefault="002116BD">
      <w:pPr>
        <w:pStyle w:val="Heading3"/>
        <w:pPrChange w:id="292" w:author="Jessica Marshall" w:date="2023-07-07T11:00:00Z">
          <w:pPr>
            <w:spacing w:after="0" w:line="360" w:lineRule="auto"/>
          </w:pPr>
        </w:pPrChange>
      </w:pPr>
      <w:r w:rsidRPr="00450165">
        <w:t>Dosimeters</w:t>
      </w:r>
      <w:r w:rsidR="00963325" w:rsidRPr="00450165">
        <w:rPr>
          <w:vertAlign w:val="superscript"/>
        </w:rPr>
        <w:fldChar w:fldCharType="begin"/>
      </w:r>
      <w:r w:rsidR="00963325" w:rsidRPr="00450165">
        <w:rPr>
          <w:vertAlign w:val="superscript"/>
        </w:rPr>
        <w:instrText xml:space="preserve"> NOTEREF _Ref138588746 \h  \* MERGEFORMAT </w:instrText>
      </w:r>
      <w:r w:rsidR="00963325" w:rsidRPr="00450165">
        <w:rPr>
          <w:vertAlign w:val="superscript"/>
        </w:rPr>
      </w:r>
      <w:r w:rsidR="00963325" w:rsidRPr="00450165">
        <w:rPr>
          <w:vertAlign w:val="superscript"/>
        </w:rPr>
        <w:fldChar w:fldCharType="separate"/>
      </w:r>
      <w:r w:rsidR="00963325" w:rsidRPr="00450165">
        <w:rPr>
          <w:vertAlign w:val="superscript"/>
        </w:rPr>
        <w:t>3</w:t>
      </w:r>
      <w:r w:rsidR="00963325" w:rsidRPr="00450165">
        <w:rPr>
          <w:vertAlign w:val="superscript"/>
        </w:rPr>
        <w:fldChar w:fldCharType="end"/>
      </w:r>
    </w:p>
    <w:p w14:paraId="2C82C235" w14:textId="751DB769" w:rsidR="006F2E71" w:rsidRDefault="001109F9" w:rsidP="002B0206">
      <w:pPr>
        <w:spacing w:after="0" w:line="360" w:lineRule="auto"/>
      </w:pPr>
      <w:r w:rsidRPr="0085044C">
        <w:rPr>
          <w:highlight w:val="yellow"/>
        </w:rPr>
        <w:t>Personnel dosimetry is the monitoring of equivalent dose to any person occupationally exposed regularly to ionizing radiation</w:t>
      </w:r>
      <w:r>
        <w:t>.</w:t>
      </w:r>
      <w:del w:id="293" w:author="Jessica Marshall" w:date="2023-07-07T11:00:00Z">
        <w:r w:rsidRPr="001109F9" w:rsidDel="00BB2890">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t>A</w:t>
      </w:r>
      <w:r w:rsidR="006F2E71" w:rsidRPr="006F2E71">
        <w:t xml:space="preserve"> personnel dosimeter should be lightweight, easy to carry</w:t>
      </w:r>
      <w:r>
        <w:t>,</w:t>
      </w:r>
      <w:r w:rsidR="006F2E71" w:rsidRPr="006F2E71">
        <w:t xml:space="preserve"> and constructed of materials durable enough to tolerate </w:t>
      </w:r>
      <w:r>
        <w:t>everyday</w:t>
      </w:r>
      <w:r w:rsidR="006F2E71" w:rsidRPr="006F2E71">
        <w:t xml:space="preserve"> daily use</w:t>
      </w:r>
      <w:r>
        <w:t>. T</w:t>
      </w:r>
      <w:r w:rsidR="006F2E71" w:rsidRPr="006F2E71">
        <w:t xml:space="preserve">he dosimeter must be able to detect and record both small and large exposures </w:t>
      </w:r>
      <w:r>
        <w:t>consistently and reliably</w:t>
      </w:r>
      <w:r w:rsidR="006F2E71" w:rsidRPr="006F2E71">
        <w:t>.</w:t>
      </w:r>
    </w:p>
    <w:p w14:paraId="0FC0E06D" w14:textId="35C44001" w:rsidR="006F2E71" w:rsidRPr="002116BD" w:rsidDel="00BB2890" w:rsidRDefault="006F2E71" w:rsidP="002B0206">
      <w:pPr>
        <w:spacing w:after="0" w:line="360" w:lineRule="auto"/>
        <w:rPr>
          <w:del w:id="294" w:author="Jessica Marshall" w:date="2023-07-07T11:00:00Z"/>
          <w:rFonts w:cstheme="minorHAnsi"/>
          <w:b/>
          <w:bCs/>
        </w:rPr>
      </w:pPr>
    </w:p>
    <w:p w14:paraId="059DE88A" w14:textId="745BB695" w:rsidR="002116BD" w:rsidRPr="00450165" w:rsidRDefault="002116BD">
      <w:pPr>
        <w:pStyle w:val="Heading4"/>
        <w:pPrChange w:id="295" w:author="Jessica Marshall" w:date="2023-07-07T11:00:00Z">
          <w:pPr>
            <w:spacing w:after="0" w:line="360" w:lineRule="auto"/>
          </w:pPr>
        </w:pPrChange>
      </w:pPr>
      <w:r w:rsidRPr="00450165">
        <w:t>Types</w:t>
      </w:r>
      <w:r w:rsidR="00963325" w:rsidRPr="00450165">
        <w:rPr>
          <w:vertAlign w:val="superscript"/>
        </w:rPr>
        <w:fldChar w:fldCharType="begin"/>
      </w:r>
      <w:r w:rsidR="00963325" w:rsidRPr="00450165">
        <w:rPr>
          <w:vertAlign w:val="superscript"/>
        </w:rPr>
        <w:instrText xml:space="preserve"> NOTEREF _Ref138588746 \h  \* MERGEFORMAT </w:instrText>
      </w:r>
      <w:r w:rsidR="00963325" w:rsidRPr="00450165">
        <w:rPr>
          <w:vertAlign w:val="superscript"/>
        </w:rPr>
      </w:r>
      <w:r w:rsidR="00963325" w:rsidRPr="00450165">
        <w:rPr>
          <w:vertAlign w:val="superscript"/>
        </w:rPr>
        <w:fldChar w:fldCharType="separate"/>
      </w:r>
      <w:r w:rsidR="00963325" w:rsidRPr="00450165">
        <w:rPr>
          <w:vertAlign w:val="superscript"/>
        </w:rPr>
        <w:t>3</w:t>
      </w:r>
      <w:r w:rsidR="00963325" w:rsidRPr="00450165">
        <w:rPr>
          <w:vertAlign w:val="superscript"/>
        </w:rPr>
        <w:fldChar w:fldCharType="end"/>
      </w:r>
    </w:p>
    <w:p w14:paraId="07EC6AF9" w14:textId="368D45A8" w:rsidR="00AB7997" w:rsidRPr="009E7897" w:rsidRDefault="00296697" w:rsidP="002B0206">
      <w:pPr>
        <w:spacing w:after="0" w:line="360" w:lineRule="auto"/>
        <w:rPr>
          <w:rFonts w:cstheme="minorHAnsi"/>
        </w:rPr>
      </w:pPr>
      <w:r>
        <w:rPr>
          <w:rFonts w:cstheme="minorHAnsi"/>
        </w:rPr>
        <w:t>Dosimeters are</w:t>
      </w:r>
      <w:r w:rsidR="00AB7997" w:rsidRPr="009E7897">
        <w:rPr>
          <w:rFonts w:cstheme="minorHAnsi"/>
        </w:rPr>
        <w:t xml:space="preserve"> the </w:t>
      </w:r>
      <w:r w:rsidR="00EE5ED8" w:rsidRPr="009E7897">
        <w:rPr>
          <w:rFonts w:cstheme="minorHAnsi"/>
        </w:rPr>
        <w:t>princip</w:t>
      </w:r>
      <w:r w:rsidR="005A468F">
        <w:rPr>
          <w:rFonts w:cstheme="minorHAnsi"/>
        </w:rPr>
        <w:t>al</w:t>
      </w:r>
      <w:r w:rsidR="00EE5ED8" w:rsidRPr="009E7897">
        <w:rPr>
          <w:rFonts w:cstheme="minorHAnsi"/>
        </w:rPr>
        <w:t xml:space="preserve"> </w:t>
      </w:r>
      <w:r w:rsidR="00AB7997" w:rsidRPr="009E7897">
        <w:rPr>
          <w:rFonts w:cstheme="minorHAnsi"/>
        </w:rPr>
        <w:t>monitoring device</w:t>
      </w:r>
      <w:r w:rsidR="005A468F">
        <w:rPr>
          <w:rFonts w:cstheme="minorHAnsi"/>
        </w:rPr>
        <w:t>,</w:t>
      </w:r>
      <w:r w:rsidR="00AB7997" w:rsidRPr="009E7897">
        <w:rPr>
          <w:rFonts w:cstheme="minorHAnsi"/>
        </w:rPr>
        <w:t xml:space="preserve"> and </w:t>
      </w:r>
      <w:r w:rsidR="005A468F">
        <w:rPr>
          <w:rFonts w:cstheme="minorHAnsi"/>
        </w:rPr>
        <w:t xml:space="preserve">they will </w:t>
      </w:r>
      <w:r w:rsidR="00AB7997" w:rsidRPr="009E7897">
        <w:rPr>
          <w:rFonts w:cstheme="minorHAnsi"/>
        </w:rPr>
        <w:t>only record the exposure in the area where it is worn</w:t>
      </w:r>
      <w:r w:rsidR="005A468F">
        <w:rPr>
          <w:rFonts w:cstheme="minorHAnsi"/>
        </w:rPr>
        <w:t>.</w:t>
      </w:r>
      <w:del w:id="296" w:author="Jessica Marshall" w:date="2023-07-07T11:00:00Z">
        <w:r w:rsidR="005A468F" w:rsidRPr="005A468F" w:rsidDel="00BB2890">
          <w:rPr>
            <w:vertAlign w:val="superscript"/>
          </w:rPr>
          <w:delText xml:space="preserve"> </w:delText>
        </w:r>
      </w:del>
      <w:r w:rsidR="005A468F" w:rsidRPr="00AC6D5F">
        <w:rPr>
          <w:vertAlign w:val="superscript"/>
        </w:rPr>
        <w:fldChar w:fldCharType="begin"/>
      </w:r>
      <w:r w:rsidR="005A468F" w:rsidRPr="00AC6D5F">
        <w:rPr>
          <w:vertAlign w:val="superscript"/>
        </w:rPr>
        <w:instrText xml:space="preserve"> NOTEREF _Ref138588746 \h </w:instrText>
      </w:r>
      <w:r w:rsidR="005A468F">
        <w:rPr>
          <w:vertAlign w:val="superscript"/>
        </w:rPr>
        <w:instrText xml:space="preserve"> \* MERGEFORMAT </w:instrText>
      </w:r>
      <w:r w:rsidR="005A468F" w:rsidRPr="00AC6D5F">
        <w:rPr>
          <w:vertAlign w:val="superscript"/>
        </w:rPr>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del w:id="297" w:author="Jessica Marshall" w:date="2023-07-07T11:00:00Z">
        <w:r w:rsidR="00060A9B" w:rsidRPr="009E7897" w:rsidDel="00BB2890">
          <w:rPr>
            <w:rFonts w:cstheme="minorHAnsi"/>
          </w:rPr>
          <w:delText xml:space="preserve"> </w:delText>
        </w:r>
      </w:del>
      <w:r w:rsidR="005A468F">
        <w:rPr>
          <w:rFonts w:cstheme="minorHAnsi"/>
        </w:rPr>
        <w:t>T</w:t>
      </w:r>
      <w:r w:rsidR="00AB7997" w:rsidRPr="009E7897">
        <w:rPr>
          <w:rFonts w:cstheme="minorHAnsi"/>
        </w:rPr>
        <w:t>here are four different kinds of personnel dosimeter</w:t>
      </w:r>
      <w:r w:rsidR="005A468F">
        <w:rPr>
          <w:rFonts w:cstheme="minorHAnsi"/>
        </w:rPr>
        <w:t xml:space="preserve">s; </w:t>
      </w:r>
      <w:r w:rsidR="00AB7997" w:rsidRPr="0085044C">
        <w:rPr>
          <w:rFonts w:cstheme="minorHAnsi"/>
          <w:highlight w:val="yellow"/>
        </w:rPr>
        <w:t xml:space="preserve">pocket ionization chambers, optically </w:t>
      </w:r>
      <w:r w:rsidR="00AB7997" w:rsidRPr="0085044C">
        <w:rPr>
          <w:rFonts w:cstheme="minorHAnsi"/>
          <w:highlight w:val="yellow"/>
        </w:rPr>
        <w:lastRenderedPageBreak/>
        <w:t xml:space="preserve">stimulated luminescent </w:t>
      </w:r>
      <w:r w:rsidR="005A468F" w:rsidRPr="0085044C">
        <w:rPr>
          <w:rFonts w:cstheme="minorHAnsi"/>
          <w:highlight w:val="yellow"/>
        </w:rPr>
        <w:t xml:space="preserve">(OSL) </w:t>
      </w:r>
      <w:r w:rsidR="00AB7997" w:rsidRPr="0085044C">
        <w:rPr>
          <w:rFonts w:cstheme="minorHAnsi"/>
          <w:highlight w:val="yellow"/>
        </w:rPr>
        <w:t>dosimeter</w:t>
      </w:r>
      <w:r w:rsidR="005A468F" w:rsidRPr="0085044C">
        <w:rPr>
          <w:rFonts w:cstheme="minorHAnsi"/>
          <w:highlight w:val="yellow"/>
        </w:rPr>
        <w:t>s</w:t>
      </w:r>
      <w:r w:rsidR="00AB7997" w:rsidRPr="0085044C">
        <w:rPr>
          <w:rFonts w:cstheme="minorHAnsi"/>
          <w:highlight w:val="yellow"/>
        </w:rPr>
        <w:t>, thermoluminescent dosimeter</w:t>
      </w:r>
      <w:r w:rsidR="005A468F" w:rsidRPr="0085044C">
        <w:rPr>
          <w:rFonts w:cstheme="minorHAnsi"/>
          <w:highlight w:val="yellow"/>
        </w:rPr>
        <w:t>s (TLD)</w:t>
      </w:r>
      <w:r w:rsidR="00AB7997" w:rsidRPr="0085044C">
        <w:rPr>
          <w:rFonts w:cstheme="minorHAnsi"/>
          <w:highlight w:val="yellow"/>
        </w:rPr>
        <w:t xml:space="preserve">, and the direct ion storage </w:t>
      </w:r>
      <w:r w:rsidR="005A468F" w:rsidRPr="0085044C">
        <w:rPr>
          <w:rFonts w:cstheme="minorHAnsi"/>
          <w:highlight w:val="yellow"/>
        </w:rPr>
        <w:t xml:space="preserve">(DIS) </w:t>
      </w:r>
      <w:r w:rsidR="00AB7997" w:rsidRPr="0085044C">
        <w:rPr>
          <w:rFonts w:cstheme="minorHAnsi"/>
          <w:highlight w:val="yellow"/>
        </w:rPr>
        <w:t>dosimeter.</w:t>
      </w:r>
      <w:r w:rsidR="00060A9B" w:rsidRPr="009E7897">
        <w:rPr>
          <w:rFonts w:cstheme="minorHAnsi"/>
        </w:rPr>
        <w:t xml:space="preserve"> </w:t>
      </w:r>
    </w:p>
    <w:p w14:paraId="24771B2D" w14:textId="489EBE84" w:rsidR="00AB7997" w:rsidRDefault="00AB7997" w:rsidP="002B0206">
      <w:pPr>
        <w:spacing w:after="0" w:line="360" w:lineRule="auto"/>
        <w:rPr>
          <w:rFonts w:cstheme="minorHAnsi"/>
        </w:rPr>
      </w:pPr>
    </w:p>
    <w:p w14:paraId="78139D1F" w14:textId="0D724AE2" w:rsidR="006F2E71" w:rsidRPr="00296697" w:rsidRDefault="006F2E71">
      <w:pPr>
        <w:pStyle w:val="Heading4"/>
        <w:pPrChange w:id="298" w:author="Jessica Marshall" w:date="2023-07-07T11:00:00Z">
          <w:pPr>
            <w:spacing w:after="0" w:line="360" w:lineRule="auto"/>
          </w:pPr>
        </w:pPrChange>
      </w:pPr>
      <w:r w:rsidRPr="00296697">
        <w:t>Pocket Ionization Chambers</w:t>
      </w:r>
    </w:p>
    <w:p w14:paraId="59E7AFF7" w14:textId="24D90B94" w:rsidR="006F2E71" w:rsidRPr="006F2E71" w:rsidRDefault="006F2E71" w:rsidP="002B0206">
      <w:pPr>
        <w:spacing w:after="0" w:line="360" w:lineRule="auto"/>
      </w:pPr>
      <w:r>
        <w:t>T</w:t>
      </w:r>
      <w:r w:rsidRPr="006F2E71">
        <w:t xml:space="preserve">he pocket ionization chamber is one that </w:t>
      </w:r>
      <w:r w:rsidR="005A468F">
        <w:t>physicists typically use</w:t>
      </w:r>
      <w:r w:rsidRPr="006F2E71">
        <w:t xml:space="preserve"> because it can</w:t>
      </w:r>
      <w:r>
        <w:t xml:space="preserve"> b</w:t>
      </w:r>
      <w:r w:rsidRPr="006F2E71">
        <w:t>e carried in their</w:t>
      </w:r>
      <w:r>
        <w:t xml:space="preserve"> p</w:t>
      </w:r>
      <w:r w:rsidRPr="006F2E71">
        <w:t>ocket</w:t>
      </w:r>
      <w:r>
        <w:t>.</w:t>
      </w:r>
      <w:del w:id="299" w:author="Jessica Marshall" w:date="2023-07-07T11:01:00Z">
        <w:r w:rsidR="005A468F" w:rsidRPr="005A468F" w:rsidDel="00656E29">
          <w:rPr>
            <w:vertAlign w:val="superscript"/>
          </w:rPr>
          <w:delText xml:space="preserve"> </w:delText>
        </w:r>
      </w:del>
      <w:r w:rsidR="005A468F" w:rsidRPr="00AC6D5F">
        <w:rPr>
          <w:vertAlign w:val="superscript"/>
        </w:rPr>
        <w:fldChar w:fldCharType="begin"/>
      </w:r>
      <w:r w:rsidR="005A468F" w:rsidRPr="00AC6D5F">
        <w:rPr>
          <w:vertAlign w:val="superscript"/>
        </w:rPr>
        <w:instrText xml:space="preserve"> NOTEREF _Ref138588746 \h </w:instrText>
      </w:r>
      <w:r w:rsidR="005A468F">
        <w:rPr>
          <w:vertAlign w:val="superscript"/>
        </w:rPr>
        <w:instrText xml:space="preserve"> \* MERGEFORMAT </w:instrText>
      </w:r>
      <w:r w:rsidR="005A468F" w:rsidRPr="00AC6D5F">
        <w:rPr>
          <w:vertAlign w:val="superscript"/>
        </w:rPr>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t>I</w:t>
      </w:r>
      <w:r w:rsidRPr="006F2E71">
        <w:t>t</w:t>
      </w:r>
      <w:r>
        <w:t xml:space="preserve"> i</w:t>
      </w:r>
      <w:r w:rsidRPr="006F2E71">
        <w:t xml:space="preserve">s the most sensitive to radiation, but </w:t>
      </w:r>
      <w:r w:rsidR="005A468F">
        <w:t>technologists rarely use it</w:t>
      </w:r>
      <w:r w:rsidRPr="006F2E71">
        <w:t xml:space="preserve"> because they are </w:t>
      </w:r>
      <w:r w:rsidR="005A468F">
        <w:t>costly</w:t>
      </w:r>
      <w:r w:rsidRPr="006F2E71">
        <w:t xml:space="preserve"> and </w:t>
      </w:r>
      <w:del w:id="300" w:author="Jessica Marshall" w:date="2023-07-07T11:01:00Z">
        <w:r w:rsidRPr="006F2E71" w:rsidDel="00656E29">
          <w:delText>they</w:delText>
        </w:r>
        <w:r w:rsidR="005A468F" w:rsidDel="00656E29">
          <w:delText xml:space="preserve"> are</w:delText>
        </w:r>
        <w:r w:rsidRPr="006F2E71" w:rsidDel="00656E29">
          <w:delText xml:space="preserve"> </w:delText>
        </w:r>
      </w:del>
      <w:r w:rsidRPr="006F2E71">
        <w:t xml:space="preserve">inconvenient if </w:t>
      </w:r>
      <w:r w:rsidR="005A468F">
        <w:t xml:space="preserve">they are to be used </w:t>
      </w:r>
      <w:r w:rsidRPr="006F2E71">
        <w:t>every day.</w:t>
      </w:r>
      <w:r>
        <w:t xml:space="preserve"> </w:t>
      </w:r>
      <w:r w:rsidRPr="006F2E71">
        <w:t>They contain a small</w:t>
      </w:r>
      <w:r>
        <w:t xml:space="preserve"> i</w:t>
      </w:r>
      <w:r w:rsidRPr="006F2E71">
        <w:t>on</w:t>
      </w:r>
      <w:r>
        <w:t>i</w:t>
      </w:r>
      <w:r w:rsidRPr="006F2E71">
        <w:t>zation chamber that measures exposure.</w:t>
      </w:r>
      <w:r>
        <w:t xml:space="preserve"> </w:t>
      </w:r>
      <w:r w:rsidRPr="006F2E71">
        <w:t>They are compact and easy to carry.</w:t>
      </w:r>
      <w:r>
        <w:t xml:space="preserve"> </w:t>
      </w:r>
      <w:r w:rsidRPr="006F2E71">
        <w:t>However, they must be charged to 0</w:t>
      </w:r>
      <w:r w:rsidR="005A468F">
        <w:t>,</w:t>
      </w:r>
      <w:r w:rsidRPr="006F2E71">
        <w:t xml:space="preserve"> and it has to be read every day</w:t>
      </w:r>
      <w:r w:rsidR="005A468F">
        <w:t xml:space="preserve"> as</w:t>
      </w:r>
      <w:r w:rsidRPr="006F2E71">
        <w:t xml:space="preserve"> there is no record of the reading, so </w:t>
      </w:r>
      <w:del w:id="301" w:author="Jessica Marshall" w:date="2023-07-07T11:01:00Z">
        <w:r w:rsidRPr="006F2E71" w:rsidDel="00656E29">
          <w:delText xml:space="preserve">you </w:delText>
        </w:r>
      </w:del>
      <w:ins w:id="302" w:author="Jessica Marshall" w:date="2023-07-07T11:01:00Z">
        <w:r w:rsidR="00656E29">
          <w:t>the RT</w:t>
        </w:r>
        <w:r w:rsidR="00656E29" w:rsidRPr="006F2E71">
          <w:t xml:space="preserve"> </w:t>
        </w:r>
      </w:ins>
      <w:r w:rsidRPr="006F2E71">
        <w:t xml:space="preserve">would </w:t>
      </w:r>
      <w:r w:rsidR="005A468F">
        <w:t>need</w:t>
      </w:r>
      <w:r w:rsidRPr="006F2E71">
        <w:t xml:space="preserve"> to write down </w:t>
      </w:r>
      <w:del w:id="303" w:author="Jessica Marshall" w:date="2023-07-07T11:01:00Z">
        <w:r w:rsidRPr="006F2E71" w:rsidDel="00656E29">
          <w:delText xml:space="preserve">your </w:delText>
        </w:r>
      </w:del>
      <w:ins w:id="304" w:author="Jessica Marshall" w:date="2023-07-07T11:01:00Z">
        <w:r w:rsidR="00656E29">
          <w:t>the</w:t>
        </w:r>
        <w:r w:rsidR="00656E29" w:rsidRPr="006F2E71">
          <w:t xml:space="preserve"> </w:t>
        </w:r>
      </w:ins>
      <w:r w:rsidRPr="006F2E71">
        <w:t xml:space="preserve">reading every day. </w:t>
      </w:r>
      <w:r w:rsidR="005A468F">
        <w:t>Pocket ionization chambers</w:t>
      </w:r>
      <w:r w:rsidRPr="006F2E71">
        <w:t xml:space="preserve"> are accurate from zero to 200 millisieverts.</w:t>
      </w:r>
    </w:p>
    <w:p w14:paraId="11A8E779" w14:textId="77777777" w:rsidR="00013D2A" w:rsidRDefault="00013D2A" w:rsidP="002B0206">
      <w:pPr>
        <w:spacing w:after="0" w:line="360" w:lineRule="auto"/>
        <w:rPr>
          <w:rFonts w:cstheme="minorHAnsi"/>
        </w:rPr>
      </w:pPr>
    </w:p>
    <w:p w14:paraId="0A05E589" w14:textId="27A88B25" w:rsidR="006F2E71" w:rsidRPr="00DF0BFA" w:rsidRDefault="00DF0BFA">
      <w:pPr>
        <w:pStyle w:val="Heading4"/>
        <w:pPrChange w:id="305" w:author="Jessica Marshall" w:date="2023-07-07T11:01:00Z">
          <w:pPr>
            <w:spacing w:after="0" w:line="360" w:lineRule="auto"/>
          </w:pPr>
        </w:pPrChange>
      </w:pPr>
      <w:r w:rsidRPr="00DF0BFA">
        <w:t>Optically Stimulated Luminescent (</w:t>
      </w:r>
      <w:r w:rsidR="006F2E71" w:rsidRPr="00DF0BFA">
        <w:t>OSL</w:t>
      </w:r>
      <w:r w:rsidRPr="00DF0BFA">
        <w:t>) Dosimeter</w:t>
      </w:r>
    </w:p>
    <w:p w14:paraId="264F94E7" w14:textId="130288BD" w:rsidR="006F2E71" w:rsidRPr="006F2E71" w:rsidRDefault="005A468F" w:rsidP="002B0206">
      <w:pPr>
        <w:spacing w:after="0" w:line="360" w:lineRule="auto"/>
      </w:pPr>
      <w:r w:rsidRPr="00774D84">
        <w:rPr>
          <w:highlight w:val="green"/>
        </w:rPr>
        <w:t>T</w:t>
      </w:r>
      <w:r w:rsidR="006F2E71" w:rsidRPr="00774D84">
        <w:rPr>
          <w:highlight w:val="green"/>
        </w:rPr>
        <w:t xml:space="preserve">he </w:t>
      </w:r>
      <w:r w:rsidRPr="00774D84">
        <w:rPr>
          <w:highlight w:val="green"/>
        </w:rPr>
        <w:t>OSL</w:t>
      </w:r>
      <w:r w:rsidR="006F2E71" w:rsidRPr="00774D84">
        <w:rPr>
          <w:highlight w:val="green"/>
        </w:rPr>
        <w:t xml:space="preserve"> dosimeter</w:t>
      </w:r>
      <w:r w:rsidRPr="00774D84">
        <w:rPr>
          <w:highlight w:val="green"/>
        </w:rPr>
        <w:t xml:space="preserve"> is made of an</w:t>
      </w:r>
      <w:r w:rsidR="006F2E71" w:rsidRPr="00774D84">
        <w:rPr>
          <w:highlight w:val="green"/>
        </w:rPr>
        <w:t xml:space="preserve"> aluminum oxide detector.</w:t>
      </w:r>
      <w:del w:id="306" w:author="Jessica Marshall" w:date="2023-07-07T11:01:00Z">
        <w:r w:rsidRPr="005A468F" w:rsidDel="00656E2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6F2E71">
        <w:t>W</w:t>
      </w:r>
      <w:r w:rsidR="006F2E71" w:rsidRPr="006F2E71">
        <w:t>hen laser light is incident upon the sensing material, it becomes luminescent in proportion to the radiation exposure received.</w:t>
      </w:r>
      <w:r w:rsidR="006F2E71">
        <w:t xml:space="preserve"> </w:t>
      </w:r>
      <w:r w:rsidR="006F2E71" w:rsidRPr="006F2E71">
        <w:t xml:space="preserve">The optically stimulated luminosity occurs when </w:t>
      </w:r>
      <w:r>
        <w:t>the laser light strikes i</w:t>
      </w:r>
      <w:r w:rsidR="006F2E71" w:rsidRPr="006F2E71">
        <w:t>t</w:t>
      </w:r>
      <w:r>
        <w:t>,</w:t>
      </w:r>
      <w:r w:rsidR="006F2E71">
        <w:t xml:space="preserve"> a</w:t>
      </w:r>
      <w:r w:rsidR="006F2E71" w:rsidRPr="006F2E71">
        <w:t>nd these are accurate to as low as one millisievert.</w:t>
      </w:r>
    </w:p>
    <w:p w14:paraId="0764AFEA" w14:textId="77777777" w:rsidR="00963325" w:rsidRDefault="00963325" w:rsidP="002B0206">
      <w:pPr>
        <w:spacing w:after="0" w:line="360" w:lineRule="auto"/>
        <w:rPr>
          <w:rFonts w:cstheme="minorHAnsi"/>
        </w:rPr>
      </w:pPr>
    </w:p>
    <w:p w14:paraId="1D46AD86" w14:textId="758E634B" w:rsidR="006F2E71" w:rsidRPr="00DF0BFA" w:rsidRDefault="00DF0BFA">
      <w:pPr>
        <w:pStyle w:val="Heading4"/>
        <w:pPrChange w:id="307" w:author="Jessica Marshall" w:date="2023-07-07T11:01:00Z">
          <w:pPr>
            <w:spacing w:after="0" w:line="360" w:lineRule="auto"/>
          </w:pPr>
        </w:pPrChange>
      </w:pPr>
      <w:r w:rsidRPr="00DF0BFA">
        <w:t>Thermoluminescent Dosimeter (</w:t>
      </w:r>
      <w:r w:rsidR="006F2E71" w:rsidRPr="00DF0BFA">
        <w:t>TLD</w:t>
      </w:r>
      <w:r w:rsidRPr="00DF0BFA">
        <w:t>)</w:t>
      </w:r>
    </w:p>
    <w:p w14:paraId="0329F120" w14:textId="5EF2C34C" w:rsidR="006F2E71" w:rsidRPr="00B7111A" w:rsidRDefault="005A468F" w:rsidP="002B0206">
      <w:pPr>
        <w:spacing w:after="0" w:line="360" w:lineRule="auto"/>
      </w:pPr>
      <w:r>
        <w:t>T</w:t>
      </w:r>
      <w:r w:rsidR="002E3006" w:rsidRPr="002E3006">
        <w:t>he</w:t>
      </w:r>
      <w:r>
        <w:t xml:space="preserve"> </w:t>
      </w:r>
      <w:r w:rsidRPr="0085044C">
        <w:rPr>
          <w:highlight w:val="yellow"/>
        </w:rPr>
        <w:t xml:space="preserve">TLD </w:t>
      </w:r>
      <w:r w:rsidR="002E3006" w:rsidRPr="0085044C">
        <w:rPr>
          <w:highlight w:val="yellow"/>
        </w:rPr>
        <w:t xml:space="preserve">contains </w:t>
      </w:r>
      <w:r w:rsidR="00535BCA" w:rsidRPr="0085044C">
        <w:rPr>
          <w:highlight w:val="yellow"/>
        </w:rPr>
        <w:t>a</w:t>
      </w:r>
      <w:r w:rsidR="002E3006" w:rsidRPr="0085044C">
        <w:rPr>
          <w:highlight w:val="yellow"/>
        </w:rPr>
        <w:t xml:space="preserve"> crystalline form of lithium fluoride</w:t>
      </w:r>
      <w:r w:rsidR="002E3006" w:rsidRPr="002E3006">
        <w:t>.</w:t>
      </w:r>
      <w:del w:id="308" w:author="Jessica Marshall" w:date="2023-07-07T11:01:00Z">
        <w:r w:rsidRPr="005A468F" w:rsidDel="00656E2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t>W</w:t>
      </w:r>
      <w:r w:rsidR="002E3006" w:rsidRPr="002E3006">
        <w:t xml:space="preserve">hen </w:t>
      </w:r>
      <w:r>
        <w:t>the lithium fluoride is</w:t>
      </w:r>
      <w:r w:rsidR="002E3006" w:rsidRPr="002E3006">
        <w:t xml:space="preserve"> exposed to radiation, radiation causes the lithium fluoride crystals to </w:t>
      </w:r>
      <w:r>
        <w:t>change</w:t>
      </w:r>
      <w:r w:rsidR="002E3006" w:rsidRPr="002E3006">
        <w:t xml:space="preserve"> in some of their physical properties, </w:t>
      </w:r>
      <w:r>
        <w:t>making</w:t>
      </w:r>
      <w:r w:rsidR="002E3006" w:rsidRPr="002E3006">
        <w:t xml:space="preserve"> the TLD very accurate.</w:t>
      </w:r>
      <w:r w:rsidR="002E3006">
        <w:t xml:space="preserve"> </w:t>
      </w:r>
      <w:r>
        <w:t>The TLD</w:t>
      </w:r>
      <w:r w:rsidR="002E3006" w:rsidRPr="002E3006">
        <w:t xml:space="preserve"> is </w:t>
      </w:r>
      <w:r>
        <w:t xml:space="preserve">not as </w:t>
      </w:r>
      <w:r w:rsidR="002E3006" w:rsidRPr="002E3006">
        <w:t>sensitive</w:t>
      </w:r>
      <w:r w:rsidR="00535BCA">
        <w:t xml:space="preserve"> </w:t>
      </w:r>
      <w:r w:rsidR="002E3006" w:rsidRPr="002E3006">
        <w:t>a</w:t>
      </w:r>
      <w:r>
        <w:t>s</w:t>
      </w:r>
      <w:r w:rsidR="002E3006" w:rsidRPr="002E3006">
        <w:t xml:space="preserve"> </w:t>
      </w:r>
      <w:r>
        <w:t xml:space="preserve">the </w:t>
      </w:r>
      <w:r w:rsidR="002E3006" w:rsidRPr="002E3006">
        <w:t>OSL</w:t>
      </w:r>
      <w:r>
        <w:t>. Still,</w:t>
      </w:r>
      <w:r w:rsidR="002E3006" w:rsidRPr="002E3006">
        <w:t xml:space="preserve"> these can be worn for </w:t>
      </w:r>
      <w:r>
        <w:t>as long as four months. Also,</w:t>
      </w:r>
      <w:r w:rsidR="002E3006" w:rsidRPr="002E3006">
        <w:t xml:space="preserve"> </w:t>
      </w:r>
      <w:r>
        <w:t>the crystal can be reread if a reading does not seem correct</w:t>
      </w:r>
      <w:r w:rsidR="002E3006" w:rsidRPr="002E3006">
        <w:t>.</w:t>
      </w:r>
    </w:p>
    <w:p w14:paraId="7164FC03" w14:textId="77777777" w:rsidR="00013D2A" w:rsidRDefault="00013D2A" w:rsidP="002B0206">
      <w:pPr>
        <w:spacing w:after="0" w:line="360" w:lineRule="auto"/>
        <w:rPr>
          <w:rFonts w:cstheme="minorHAnsi"/>
        </w:rPr>
      </w:pPr>
    </w:p>
    <w:p w14:paraId="4EA69EF1" w14:textId="61A60BE5" w:rsidR="006F2E71" w:rsidRPr="00DF0BFA" w:rsidRDefault="006F2E71">
      <w:pPr>
        <w:pStyle w:val="Heading4"/>
        <w:pPrChange w:id="309" w:author="Jessica Marshall" w:date="2023-07-07T11:01:00Z">
          <w:pPr>
            <w:spacing w:after="0" w:line="360" w:lineRule="auto"/>
          </w:pPr>
        </w:pPrChange>
      </w:pPr>
      <w:r w:rsidRPr="00DF0BFA">
        <w:t>Direct Ion Storage</w:t>
      </w:r>
      <w:r w:rsidR="005A468F">
        <w:t xml:space="preserve"> (DIS)</w:t>
      </w:r>
    </w:p>
    <w:p w14:paraId="1A002149" w14:textId="0145C73A" w:rsidR="00060A9B" w:rsidRPr="009E7897" w:rsidRDefault="00EE5ED8" w:rsidP="002B0206">
      <w:pPr>
        <w:spacing w:after="0" w:line="360" w:lineRule="auto"/>
        <w:rPr>
          <w:rFonts w:cstheme="minorHAnsi"/>
        </w:rPr>
      </w:pPr>
      <w:del w:id="310" w:author="Jessica Marshall" w:date="2023-07-07T11:02:00Z">
        <w:r w:rsidRPr="009E7897" w:rsidDel="00656E29">
          <w:rPr>
            <w:rFonts w:cstheme="minorHAnsi"/>
          </w:rPr>
          <w:delText>The last d</w:delText>
        </w:r>
        <w:r w:rsidR="00060A9B" w:rsidRPr="009E7897" w:rsidDel="00656E29">
          <w:rPr>
            <w:rFonts w:cstheme="minorHAnsi"/>
          </w:rPr>
          <w:delText xml:space="preserve">osimeter </w:delText>
        </w:r>
        <w:r w:rsidRPr="009E7897" w:rsidDel="00656E29">
          <w:rPr>
            <w:rFonts w:cstheme="minorHAnsi"/>
          </w:rPr>
          <w:delText xml:space="preserve">and the </w:delText>
        </w:r>
        <w:r w:rsidR="00060A9B" w:rsidRPr="009E7897" w:rsidDel="00656E29">
          <w:rPr>
            <w:rFonts w:cstheme="minorHAnsi"/>
          </w:rPr>
          <w:delText>most</w:delText>
        </w:r>
      </w:del>
      <w:ins w:id="311" w:author="Jessica Marshall" w:date="2023-07-07T11:02:00Z">
        <w:r w:rsidR="00656E29">
          <w:rPr>
            <w:rFonts w:cstheme="minorHAnsi"/>
          </w:rPr>
          <w:t>The most</w:t>
        </w:r>
      </w:ins>
      <w:r w:rsidR="00060A9B" w:rsidRPr="009E7897">
        <w:rPr>
          <w:rFonts w:cstheme="minorHAnsi"/>
        </w:rPr>
        <w:t xml:space="preserve"> </w:t>
      </w:r>
      <w:del w:id="312" w:author="Jessica Marshall" w:date="2023-07-07T11:02:00Z">
        <w:r w:rsidR="00060A9B" w:rsidRPr="009E7897" w:rsidDel="00656E29">
          <w:rPr>
            <w:rFonts w:cstheme="minorHAnsi"/>
          </w:rPr>
          <w:delText xml:space="preserve">recent </w:delText>
        </w:r>
      </w:del>
      <w:ins w:id="313" w:author="Jessica Marshall" w:date="2023-07-07T11:02:00Z">
        <w:r w:rsidR="00656E29" w:rsidRPr="009E7897">
          <w:rPr>
            <w:rFonts w:cstheme="minorHAnsi"/>
          </w:rPr>
          <w:t>recent</w:t>
        </w:r>
        <w:r w:rsidR="00656E29">
          <w:rPr>
            <w:rFonts w:cstheme="minorHAnsi"/>
          </w:rPr>
          <w:t xml:space="preserve">ly develop dosimeter is </w:t>
        </w:r>
      </w:ins>
      <w:del w:id="314" w:author="Jessica Marshall" w:date="2023-07-07T11:02:00Z">
        <w:r w:rsidR="00060A9B" w:rsidRPr="009E7897" w:rsidDel="00656E29">
          <w:rPr>
            <w:rFonts w:cstheme="minorHAnsi"/>
          </w:rPr>
          <w:delText xml:space="preserve">development is </w:delText>
        </w:r>
      </w:del>
      <w:ins w:id="315" w:author="Jessica Marshall" w:date="2023-07-07T11:02:00Z">
        <w:r w:rsidR="00656E29">
          <w:rPr>
            <w:rFonts w:cstheme="minorHAnsi"/>
          </w:rPr>
          <w:t xml:space="preserve"> </w:t>
        </w:r>
      </w:ins>
      <w:r w:rsidR="00060A9B" w:rsidRPr="009E7897">
        <w:rPr>
          <w:rFonts w:cstheme="minorHAnsi"/>
        </w:rPr>
        <w:t xml:space="preserve">the personnel </w:t>
      </w:r>
      <w:del w:id="316" w:author="Jessica Marshall" w:date="2023-07-07T11:02:00Z">
        <w:r w:rsidR="00060A9B" w:rsidRPr="009E7897" w:rsidDel="00656E29">
          <w:rPr>
            <w:rFonts w:cstheme="minorHAnsi"/>
          </w:rPr>
          <w:delText>direct ion storage</w:delText>
        </w:r>
      </w:del>
      <w:ins w:id="317" w:author="Jessica Marshall" w:date="2023-07-07T11:02:00Z">
        <w:r w:rsidR="00656E29">
          <w:rPr>
            <w:rFonts w:cstheme="minorHAnsi"/>
          </w:rPr>
          <w:t>DIS</w:t>
        </w:r>
      </w:ins>
      <w:r w:rsidR="00060A9B" w:rsidRPr="009E7897">
        <w:rPr>
          <w:rFonts w:cstheme="minorHAnsi"/>
        </w:rPr>
        <w:t xml:space="preserve"> dosimeter.</w:t>
      </w:r>
      <w:del w:id="318" w:author="Jessica Marshall" w:date="2023-07-07T11:02:00Z">
        <w:r w:rsidR="005A468F" w:rsidRPr="005A468F" w:rsidDel="00656E29">
          <w:rPr>
            <w:vertAlign w:val="superscript"/>
          </w:rPr>
          <w:delText xml:space="preserve"> </w:delText>
        </w:r>
      </w:del>
      <w:r w:rsidR="005A468F" w:rsidRPr="00AC6D5F">
        <w:rPr>
          <w:vertAlign w:val="superscript"/>
        </w:rPr>
        <w:fldChar w:fldCharType="begin"/>
      </w:r>
      <w:r w:rsidR="005A468F" w:rsidRPr="00AC6D5F">
        <w:rPr>
          <w:vertAlign w:val="superscript"/>
        </w:rPr>
        <w:instrText xml:space="preserve"> NOTEREF _Ref138588746 \h </w:instrText>
      </w:r>
      <w:r w:rsidR="005A468F">
        <w:rPr>
          <w:vertAlign w:val="superscript"/>
        </w:rPr>
        <w:instrText xml:space="preserve"> \* MERGEFORMAT </w:instrText>
      </w:r>
      <w:r w:rsidR="005A468F" w:rsidRPr="00AC6D5F">
        <w:rPr>
          <w:vertAlign w:val="superscript"/>
        </w:rPr>
      </w:r>
      <w:r w:rsidR="005A468F" w:rsidRPr="00AC6D5F">
        <w:rPr>
          <w:vertAlign w:val="superscript"/>
        </w:rPr>
        <w:fldChar w:fldCharType="separate"/>
      </w:r>
      <w:r w:rsidR="005A468F" w:rsidRPr="00AC6D5F">
        <w:rPr>
          <w:vertAlign w:val="superscript"/>
        </w:rPr>
        <w:t>3</w:t>
      </w:r>
      <w:r w:rsidR="005A468F" w:rsidRPr="00AC6D5F">
        <w:rPr>
          <w:vertAlign w:val="superscript"/>
        </w:rPr>
        <w:fldChar w:fldCharType="end"/>
      </w:r>
      <w:r w:rsidR="005A468F" w:rsidRPr="009E7897">
        <w:rPr>
          <w:rFonts w:cstheme="minorHAnsi"/>
        </w:rPr>
        <w:t xml:space="preserve"> </w:t>
      </w:r>
      <w:r w:rsidR="005A468F">
        <w:rPr>
          <w:rFonts w:cstheme="minorHAnsi"/>
        </w:rPr>
        <w:t>T</w:t>
      </w:r>
      <w:r w:rsidR="00060A9B" w:rsidRPr="009E7897">
        <w:rPr>
          <w:rFonts w:cstheme="minorHAnsi"/>
        </w:rPr>
        <w:t xml:space="preserve">his </w:t>
      </w:r>
      <w:r w:rsidRPr="009E7897">
        <w:rPr>
          <w:rFonts w:cstheme="minorHAnsi"/>
        </w:rPr>
        <w:t xml:space="preserve">dosimeter </w:t>
      </w:r>
      <w:r w:rsidR="00060A9B" w:rsidRPr="009E7897">
        <w:rPr>
          <w:rFonts w:cstheme="minorHAnsi"/>
        </w:rPr>
        <w:t xml:space="preserve">uses electronic components </w:t>
      </w:r>
      <w:r w:rsidR="005A468F">
        <w:rPr>
          <w:rFonts w:cstheme="minorHAnsi"/>
        </w:rPr>
        <w:t>developed in the 1990s and</w:t>
      </w:r>
      <w:r w:rsidR="00060A9B" w:rsidRPr="009E7897">
        <w:rPr>
          <w:rFonts w:cstheme="minorHAnsi"/>
        </w:rPr>
        <w:t xml:space="preserve"> was first applied to miniaturized personal dosimetry systems in the early 2000s. </w:t>
      </w:r>
      <w:r w:rsidR="001F6D74">
        <w:rPr>
          <w:rFonts w:cstheme="minorHAnsi"/>
        </w:rPr>
        <w:t>T</w:t>
      </w:r>
      <w:r w:rsidR="00060A9B" w:rsidRPr="009E7897">
        <w:rPr>
          <w:rFonts w:cstheme="minorHAnsi"/>
        </w:rPr>
        <w:t xml:space="preserve">he </w:t>
      </w:r>
      <w:r w:rsidR="00060A9B" w:rsidRPr="0085044C">
        <w:rPr>
          <w:rFonts w:cstheme="minorHAnsi"/>
          <w:highlight w:val="yellow"/>
        </w:rPr>
        <w:t>DIS is a small ionization</w:t>
      </w:r>
      <w:r w:rsidRPr="0085044C">
        <w:rPr>
          <w:rFonts w:cstheme="minorHAnsi"/>
          <w:highlight w:val="yellow"/>
        </w:rPr>
        <w:t xml:space="preserve"> g</w:t>
      </w:r>
      <w:r w:rsidR="00060A9B" w:rsidRPr="0085044C">
        <w:rPr>
          <w:rFonts w:cstheme="minorHAnsi"/>
          <w:highlight w:val="yellow"/>
        </w:rPr>
        <w:t>as</w:t>
      </w:r>
      <w:r w:rsidR="001F6D74" w:rsidRPr="0085044C">
        <w:rPr>
          <w:rFonts w:cstheme="minorHAnsi"/>
          <w:highlight w:val="yellow"/>
        </w:rPr>
        <w:t>-</w:t>
      </w:r>
      <w:r w:rsidR="00060A9B" w:rsidRPr="0085044C">
        <w:rPr>
          <w:rFonts w:cstheme="minorHAnsi"/>
          <w:highlight w:val="yellow"/>
        </w:rPr>
        <w:t>filled dosimeter</w:t>
      </w:r>
      <w:r w:rsidR="00060A9B" w:rsidRPr="009E7897">
        <w:rPr>
          <w:rFonts w:cstheme="minorHAnsi"/>
        </w:rPr>
        <w:t xml:space="preserve"> connected to a solid-state device with electronically erasable programmable read</w:t>
      </w:r>
      <w:r w:rsidR="001F6D74">
        <w:rPr>
          <w:rFonts w:cstheme="minorHAnsi"/>
        </w:rPr>
        <w:t>-</w:t>
      </w:r>
      <w:r w:rsidR="00060A9B" w:rsidRPr="009E7897">
        <w:rPr>
          <w:rFonts w:cstheme="minorHAnsi"/>
        </w:rPr>
        <w:t>only memory</w:t>
      </w:r>
      <w:r w:rsidR="001F6D74">
        <w:rPr>
          <w:rFonts w:cstheme="minorHAnsi"/>
        </w:rPr>
        <w:t xml:space="preserve">. When </w:t>
      </w:r>
      <w:r w:rsidR="00060A9B" w:rsidRPr="009E7897">
        <w:rPr>
          <w:rFonts w:cstheme="minorHAnsi"/>
        </w:rPr>
        <w:t>radiation ionizes</w:t>
      </w:r>
      <w:r w:rsidRPr="009E7897">
        <w:rPr>
          <w:rFonts w:cstheme="minorHAnsi"/>
        </w:rPr>
        <w:t xml:space="preserve"> </w:t>
      </w:r>
      <w:r w:rsidR="00060A9B" w:rsidRPr="009E7897">
        <w:rPr>
          <w:rFonts w:cstheme="minorHAnsi"/>
        </w:rPr>
        <w:t>the gas in the ionization chamber</w:t>
      </w:r>
      <w:r w:rsidRPr="009E7897">
        <w:rPr>
          <w:rFonts w:cstheme="minorHAnsi"/>
        </w:rPr>
        <w:t>, t</w:t>
      </w:r>
      <w:r w:rsidR="00060A9B" w:rsidRPr="009E7897">
        <w:rPr>
          <w:rFonts w:cstheme="minorHAnsi"/>
        </w:rPr>
        <w:t>he cumulative electric charge is stored in the memory</w:t>
      </w:r>
      <w:r w:rsidR="001F6D74">
        <w:rPr>
          <w:rFonts w:cstheme="minorHAnsi"/>
        </w:rPr>
        <w:t>. It</w:t>
      </w:r>
      <w:r w:rsidR="00060A9B" w:rsidRPr="009E7897">
        <w:rPr>
          <w:rFonts w:cstheme="minorHAnsi"/>
        </w:rPr>
        <w:t xml:space="preserve"> will remain in the device indefinitely until either added to by additional ionization or until read out by </w:t>
      </w:r>
      <w:r w:rsidR="001F6D74">
        <w:rPr>
          <w:rFonts w:cstheme="minorHAnsi"/>
        </w:rPr>
        <w:t>introducing</w:t>
      </w:r>
      <w:r w:rsidR="00060A9B" w:rsidRPr="009E7897">
        <w:rPr>
          <w:rFonts w:cstheme="minorHAnsi"/>
        </w:rPr>
        <w:t xml:space="preserve"> a </w:t>
      </w:r>
      <w:del w:id="319" w:author="Jessica Marshall" w:date="2023-07-07T11:02:00Z">
        <w:r w:rsidR="001F6D74" w:rsidDel="00656E29">
          <w:rPr>
            <w:rFonts w:cstheme="minorHAnsi"/>
          </w:rPr>
          <w:delText>remote</w:delText>
        </w:r>
        <w:r w:rsidR="00060A9B" w:rsidRPr="009E7897" w:rsidDel="00656E29">
          <w:rPr>
            <w:rFonts w:cstheme="minorHAnsi"/>
          </w:rPr>
          <w:delText xml:space="preserve"> control</w:delText>
        </w:r>
      </w:del>
      <w:ins w:id="320" w:author="Jessica Marshall" w:date="2023-07-07T11:02:00Z">
        <w:r w:rsidR="00656E29">
          <w:rPr>
            <w:rFonts w:cstheme="minorHAnsi"/>
          </w:rPr>
          <w:t>remote</w:t>
        </w:r>
        <w:r w:rsidR="00656E29" w:rsidRPr="009E7897">
          <w:rPr>
            <w:rFonts w:cstheme="minorHAnsi"/>
          </w:rPr>
          <w:t>-control</w:t>
        </w:r>
      </w:ins>
      <w:r w:rsidR="00060A9B" w:rsidRPr="009E7897">
        <w:rPr>
          <w:rFonts w:cstheme="minorHAnsi"/>
        </w:rPr>
        <w:t xml:space="preserve"> signal.</w:t>
      </w:r>
      <w:r w:rsidRPr="009E7897">
        <w:rPr>
          <w:rFonts w:cstheme="minorHAnsi"/>
        </w:rPr>
        <w:t xml:space="preserve"> </w:t>
      </w:r>
      <w:r w:rsidR="00060A9B" w:rsidRPr="009E7897">
        <w:rPr>
          <w:rFonts w:cstheme="minorHAnsi"/>
        </w:rPr>
        <w:t>The amount of charge stored in the device</w:t>
      </w:r>
      <w:r w:rsidRPr="009E7897">
        <w:rPr>
          <w:rFonts w:cstheme="minorHAnsi"/>
        </w:rPr>
        <w:t xml:space="preserve"> i</w:t>
      </w:r>
      <w:r w:rsidR="00060A9B" w:rsidRPr="009E7897">
        <w:rPr>
          <w:rFonts w:cstheme="minorHAnsi"/>
        </w:rPr>
        <w:t xml:space="preserve">s directly proportional to the amount of ionization in the </w:t>
      </w:r>
      <w:r w:rsidR="00060A9B" w:rsidRPr="009E7897">
        <w:rPr>
          <w:rFonts w:cstheme="minorHAnsi"/>
        </w:rPr>
        <w:lastRenderedPageBreak/>
        <w:t xml:space="preserve">chamber. The </w:t>
      </w:r>
      <w:r w:rsidRPr="009E7897">
        <w:rPr>
          <w:rFonts w:cstheme="minorHAnsi"/>
        </w:rPr>
        <w:t>DIS</w:t>
      </w:r>
      <w:r w:rsidR="00060A9B" w:rsidRPr="009E7897">
        <w:rPr>
          <w:rFonts w:cstheme="minorHAnsi"/>
        </w:rPr>
        <w:t xml:space="preserve"> dosimeter is read out through a physical connecting device, such as a USB Port or over </w:t>
      </w:r>
      <w:r w:rsidR="00BC5FB0" w:rsidRPr="009E7897">
        <w:rPr>
          <w:rFonts w:cstheme="minorHAnsi"/>
        </w:rPr>
        <w:t>a</w:t>
      </w:r>
      <w:r w:rsidR="00060A9B" w:rsidRPr="009E7897">
        <w:rPr>
          <w:rFonts w:cstheme="minorHAnsi"/>
        </w:rPr>
        <w:t xml:space="preserve"> wireless connection</w:t>
      </w:r>
      <w:r w:rsidR="001F6D74">
        <w:rPr>
          <w:rFonts w:cstheme="minorHAnsi"/>
        </w:rPr>
        <w:t>,</w:t>
      </w:r>
      <w:r w:rsidR="00060A9B" w:rsidRPr="009E7897">
        <w:rPr>
          <w:rFonts w:cstheme="minorHAnsi"/>
        </w:rPr>
        <w:t xml:space="preserve"> and the data can </w:t>
      </w:r>
      <w:r w:rsidR="00BC5FB0" w:rsidRPr="009E7897">
        <w:rPr>
          <w:rFonts w:cstheme="minorHAnsi"/>
        </w:rPr>
        <w:t xml:space="preserve">be </w:t>
      </w:r>
      <w:r w:rsidR="00060A9B" w:rsidRPr="009E7897">
        <w:rPr>
          <w:rFonts w:cstheme="minorHAnsi"/>
        </w:rPr>
        <w:t xml:space="preserve">stored electronically at the facility. So the individual wearer may obtain an instant readout while the facility </w:t>
      </w:r>
      <w:r w:rsidR="001F6D74">
        <w:rPr>
          <w:rFonts w:cstheme="minorHAnsi"/>
        </w:rPr>
        <w:t>can</w:t>
      </w:r>
      <w:r w:rsidR="00060A9B" w:rsidRPr="009E7897">
        <w:rPr>
          <w:rFonts w:cstheme="minorHAnsi"/>
        </w:rPr>
        <w:t xml:space="preserve"> </w:t>
      </w:r>
      <w:r w:rsidR="001F6D74">
        <w:rPr>
          <w:rFonts w:cstheme="minorHAnsi"/>
        </w:rPr>
        <w:t>maintain</w:t>
      </w:r>
      <w:r w:rsidR="00060A9B" w:rsidRPr="009E7897">
        <w:rPr>
          <w:rFonts w:cstheme="minorHAnsi"/>
        </w:rPr>
        <w:t xml:space="preserve"> their records</w:t>
      </w:r>
      <w:r w:rsidR="001F6D74">
        <w:rPr>
          <w:rFonts w:cstheme="minorHAnsi"/>
        </w:rPr>
        <w:t>,</w:t>
      </w:r>
      <w:r w:rsidR="00BC5FB0" w:rsidRPr="009E7897">
        <w:rPr>
          <w:rFonts w:cstheme="minorHAnsi"/>
        </w:rPr>
        <w:t xml:space="preserve"> s</w:t>
      </w:r>
      <w:r w:rsidR="00060A9B" w:rsidRPr="009E7897">
        <w:rPr>
          <w:rFonts w:cstheme="minorHAnsi"/>
        </w:rPr>
        <w:t xml:space="preserve">uch as radiation exposure, summary, </w:t>
      </w:r>
      <w:r w:rsidR="001F6D74">
        <w:rPr>
          <w:rFonts w:cstheme="minorHAnsi"/>
        </w:rPr>
        <w:t xml:space="preserve">and </w:t>
      </w:r>
      <w:r w:rsidR="00060A9B" w:rsidRPr="009E7897">
        <w:rPr>
          <w:rFonts w:cstheme="minorHAnsi"/>
        </w:rPr>
        <w:t>exposure history</w:t>
      </w:r>
      <w:r w:rsidR="001F6D74">
        <w:rPr>
          <w:rFonts w:cstheme="minorHAnsi"/>
        </w:rPr>
        <w:t>.</w:t>
      </w:r>
    </w:p>
    <w:p w14:paraId="71D0F4C5" w14:textId="6681BB6D" w:rsidR="00AB7997" w:rsidRDefault="00AB7997" w:rsidP="002B0206">
      <w:pPr>
        <w:spacing w:after="0" w:line="360" w:lineRule="auto"/>
        <w:rPr>
          <w:rFonts w:cstheme="minorHAnsi"/>
        </w:rPr>
      </w:pPr>
    </w:p>
    <w:p w14:paraId="5E45A608" w14:textId="1722A0A6" w:rsidR="00296697" w:rsidRPr="001F6D74" w:rsidRDefault="00296697">
      <w:pPr>
        <w:pStyle w:val="Heading4"/>
        <w:pPrChange w:id="321" w:author="Jessica Marshall" w:date="2023-07-07T11:02:00Z">
          <w:pPr>
            <w:spacing w:after="0" w:line="360" w:lineRule="auto"/>
          </w:pPr>
        </w:pPrChange>
      </w:pPr>
      <w:r w:rsidRPr="00450165">
        <w:t>Proper U</w:t>
      </w:r>
      <w:r w:rsidR="001F6D74">
        <w:t>se</w:t>
      </w:r>
    </w:p>
    <w:p w14:paraId="2F503799" w14:textId="1AEDA13F" w:rsidR="00296697" w:rsidRDefault="001F6D74" w:rsidP="002B0206">
      <w:pPr>
        <w:spacing w:after="0" w:line="360" w:lineRule="auto"/>
        <w:rPr>
          <w:rFonts w:cstheme="minorHAnsi"/>
        </w:rPr>
      </w:pPr>
      <w:r>
        <w:rPr>
          <w:rFonts w:cstheme="minorHAnsi"/>
        </w:rPr>
        <w:t>Regardless of the type of dosimeter used, it</w:t>
      </w:r>
      <w:r w:rsidR="00296697" w:rsidRPr="009E7897">
        <w:rPr>
          <w:rFonts w:cstheme="minorHAnsi"/>
        </w:rPr>
        <w:t xml:space="preserve"> should be worn at the collar to approximate radiation dose to the thyroid, head</w:t>
      </w:r>
      <w:r>
        <w:rPr>
          <w:rFonts w:cstheme="minorHAnsi"/>
        </w:rPr>
        <w:t>,</w:t>
      </w:r>
      <w:r w:rsidR="00296697" w:rsidRPr="009E7897">
        <w:rPr>
          <w:rFonts w:cstheme="minorHAnsi"/>
        </w:rPr>
        <w:t xml:space="preserve"> and neck.</w:t>
      </w:r>
      <w:r w:rsidRPr="001F6D74">
        <w:rPr>
          <w:vertAlign w:val="superscript"/>
        </w:rPr>
        <w:t xml:space="preserve"> </w:t>
      </w:r>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sidRPr="009E7897">
        <w:rPr>
          <w:rFonts w:cstheme="minorHAnsi"/>
        </w:rPr>
        <w:t xml:space="preserve"> </w:t>
      </w:r>
      <w:r w:rsidR="00296697" w:rsidRPr="009E7897">
        <w:rPr>
          <w:rFonts w:cstheme="minorHAnsi"/>
        </w:rPr>
        <w:t xml:space="preserve">When wearing a lead apron, the dosimeter should be worn outside the apron. </w:t>
      </w:r>
    </w:p>
    <w:p w14:paraId="2BA335B5" w14:textId="77777777" w:rsidR="00296697" w:rsidRDefault="00296697" w:rsidP="002B0206">
      <w:pPr>
        <w:spacing w:after="0" w:line="360" w:lineRule="auto"/>
        <w:rPr>
          <w:rFonts w:cstheme="minorHAnsi"/>
          <w:i/>
          <w:iCs/>
        </w:rPr>
      </w:pPr>
    </w:p>
    <w:p w14:paraId="36A18A0F" w14:textId="5FA081DF" w:rsidR="002116BD" w:rsidRPr="00450165" w:rsidRDefault="002116BD">
      <w:pPr>
        <w:pStyle w:val="Heading3"/>
        <w:pPrChange w:id="322" w:author="Jessica Marshall" w:date="2023-07-07T11:02:00Z">
          <w:pPr>
            <w:spacing w:after="0" w:line="360" w:lineRule="auto"/>
          </w:pPr>
        </w:pPrChange>
      </w:pPr>
      <w:r w:rsidRPr="00450165">
        <w:t>NCRP Recommendations for Personnel Monitoring (NCRP #116)</w:t>
      </w:r>
    </w:p>
    <w:p w14:paraId="7E94BF04" w14:textId="6F15C818" w:rsidR="002E3006" w:rsidRDefault="002E3006" w:rsidP="002B0206">
      <w:pPr>
        <w:spacing w:after="0" w:line="360" w:lineRule="auto"/>
      </w:pPr>
      <w:r w:rsidRPr="002E3006">
        <w:t xml:space="preserve">NCRP </w:t>
      </w:r>
      <w:r w:rsidR="001F6D74">
        <w:t>report # 116 contains personnel monitoring recommendations, including</w:t>
      </w:r>
      <w:r w:rsidRPr="002E3006">
        <w:t xml:space="preserve"> </w:t>
      </w:r>
      <w:r w:rsidR="001F6D74">
        <w:t>equivalent dose</w:t>
      </w:r>
      <w:r w:rsidRPr="002E3006">
        <w:t xml:space="preserve"> limits.</w:t>
      </w:r>
      <w:del w:id="323" w:author="Jessica Marshall" w:date="2023-07-07T11:02:00Z">
        <w:r w:rsidR="001F6D74" w:rsidRPr="001F6D74" w:rsidDel="00656E29">
          <w:rPr>
            <w:vertAlign w:val="superscript"/>
          </w:rPr>
          <w:delText xml:space="preserve"> </w:delText>
        </w:r>
      </w:del>
      <w:r w:rsidR="001F6D74" w:rsidRPr="00AC6D5F">
        <w:rPr>
          <w:vertAlign w:val="superscript"/>
        </w:rPr>
        <w:fldChar w:fldCharType="begin"/>
      </w:r>
      <w:r w:rsidR="001F6D74" w:rsidRPr="00AC6D5F">
        <w:rPr>
          <w:vertAlign w:val="superscript"/>
        </w:rPr>
        <w:instrText xml:space="preserve"> NOTEREF _Ref138588746 \h </w:instrText>
      </w:r>
      <w:r w:rsidR="001F6D74">
        <w:rPr>
          <w:vertAlign w:val="superscript"/>
        </w:rPr>
        <w:instrText xml:space="preserve"> \* MERGEFORMAT </w:instrText>
      </w:r>
      <w:r w:rsidR="001F6D74" w:rsidRPr="00AC6D5F">
        <w:rPr>
          <w:vertAlign w:val="superscript"/>
        </w:rPr>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del w:id="324" w:author="Jessica Marshall" w:date="2023-07-07T11:02:00Z">
        <w:r w:rsidRPr="002E3006" w:rsidDel="00656E29">
          <w:delText xml:space="preserve"> </w:delText>
        </w:r>
      </w:del>
      <w:r w:rsidR="001F6D74">
        <w:t>T</w:t>
      </w:r>
      <w:r w:rsidRPr="002E3006">
        <w:t>hese limits include</w:t>
      </w:r>
      <w:r w:rsidR="00535BCA">
        <w:t xml:space="preserve"> </w:t>
      </w:r>
      <w:r w:rsidRPr="002E3006">
        <w:t>annual occupational exposure</w:t>
      </w:r>
      <w:r w:rsidR="00535BCA">
        <w:t>, public exposure, embryo/fetus exposure</w:t>
      </w:r>
      <w:r w:rsidR="001F6D74">
        <w:t>,</w:t>
      </w:r>
      <w:r w:rsidR="00535BCA">
        <w:t xml:space="preserve"> and dosimetry records. </w:t>
      </w:r>
      <w:r w:rsidRPr="002E3006">
        <w:t xml:space="preserve"> </w:t>
      </w:r>
    </w:p>
    <w:p w14:paraId="0BBECD52" w14:textId="77777777" w:rsidR="00535BCA" w:rsidRPr="002E3006" w:rsidRDefault="00535BCA" w:rsidP="002B0206">
      <w:pPr>
        <w:spacing w:after="0" w:line="360" w:lineRule="auto"/>
      </w:pPr>
    </w:p>
    <w:p w14:paraId="443932A8" w14:textId="50D5429E" w:rsidR="002116BD" w:rsidRPr="00450165" w:rsidRDefault="002116BD">
      <w:pPr>
        <w:pStyle w:val="Heading4"/>
        <w:pPrChange w:id="325" w:author="Jessica Marshall" w:date="2023-07-07T11:02:00Z">
          <w:pPr>
            <w:spacing w:after="0" w:line="360" w:lineRule="auto"/>
          </w:pPr>
        </w:pPrChange>
      </w:pPr>
      <w:r w:rsidRPr="00450165">
        <w:t>Occupational Exposure</w:t>
      </w:r>
    </w:p>
    <w:p w14:paraId="31D77EA8" w14:textId="6FEAC8A9" w:rsidR="00535BCA" w:rsidRPr="002E3006" w:rsidRDefault="00535BCA" w:rsidP="002B0206">
      <w:pPr>
        <w:spacing w:after="0" w:line="360" w:lineRule="auto"/>
      </w:pPr>
      <w:r w:rsidRPr="0085044C">
        <w:rPr>
          <w:highlight w:val="yellow"/>
        </w:rPr>
        <w:t xml:space="preserve">Occupational exposure should not exceed 50 millisieverts </w:t>
      </w:r>
      <w:r w:rsidR="001F6D74" w:rsidRPr="0085044C">
        <w:rPr>
          <w:highlight w:val="yellow"/>
        </w:rPr>
        <w:t xml:space="preserve">(mSv) </w:t>
      </w:r>
      <w:r w:rsidRPr="0085044C">
        <w:rPr>
          <w:highlight w:val="yellow"/>
        </w:rPr>
        <w:t>per year</w:t>
      </w:r>
      <w:r w:rsidRPr="002E3006">
        <w:t>.</w:t>
      </w:r>
      <w:del w:id="326" w:author="Jessica Marshall" w:date="2023-07-07T11:03:00Z">
        <w:r w:rsidR="001F6D74" w:rsidRPr="001F6D74" w:rsidDel="00656E29">
          <w:rPr>
            <w:vertAlign w:val="superscript"/>
          </w:rPr>
          <w:delText xml:space="preserve"> </w:delText>
        </w:r>
      </w:del>
      <w:r w:rsidR="001F6D74" w:rsidRPr="00AC6D5F">
        <w:rPr>
          <w:vertAlign w:val="superscript"/>
        </w:rPr>
        <w:fldChar w:fldCharType="begin"/>
      </w:r>
      <w:r w:rsidR="001F6D74" w:rsidRPr="00AC6D5F">
        <w:rPr>
          <w:vertAlign w:val="superscript"/>
        </w:rPr>
        <w:instrText xml:space="preserve"> NOTEREF _Ref138588746 \h </w:instrText>
      </w:r>
      <w:r w:rsidR="001F6D74">
        <w:rPr>
          <w:vertAlign w:val="superscript"/>
        </w:rPr>
        <w:instrText xml:space="preserve"> \* MERGEFORMAT </w:instrText>
      </w:r>
      <w:r w:rsidR="001F6D74" w:rsidRPr="00AC6D5F">
        <w:rPr>
          <w:vertAlign w:val="superscript"/>
        </w:rPr>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r>
        <w:t xml:space="preserve"> </w:t>
      </w:r>
    </w:p>
    <w:p w14:paraId="4DB1F075" w14:textId="77777777" w:rsidR="002116BD" w:rsidRPr="002116BD" w:rsidRDefault="002116BD" w:rsidP="002B0206">
      <w:pPr>
        <w:spacing w:after="0" w:line="360" w:lineRule="auto"/>
        <w:rPr>
          <w:rFonts w:cstheme="minorHAnsi"/>
        </w:rPr>
      </w:pPr>
    </w:p>
    <w:p w14:paraId="7593D037" w14:textId="6FB3E4D6" w:rsidR="002116BD" w:rsidRPr="00450165" w:rsidRDefault="002116BD">
      <w:pPr>
        <w:pStyle w:val="Heading4"/>
        <w:pPrChange w:id="327" w:author="Jessica Marshall" w:date="2023-07-07T11:03:00Z">
          <w:pPr>
            <w:spacing w:after="0" w:line="360" w:lineRule="auto"/>
          </w:pPr>
        </w:pPrChange>
      </w:pPr>
      <w:r w:rsidRPr="00450165">
        <w:t>Public Exposure</w:t>
      </w:r>
    </w:p>
    <w:p w14:paraId="569A67CF" w14:textId="47B35EE1" w:rsidR="00535BCA" w:rsidRPr="002E3006" w:rsidRDefault="00535BCA" w:rsidP="002B0206">
      <w:pPr>
        <w:spacing w:after="0" w:line="360" w:lineRule="auto"/>
      </w:pPr>
      <w:r w:rsidRPr="002E3006">
        <w:t xml:space="preserve">For the public, </w:t>
      </w:r>
      <w:r w:rsidRPr="0085044C">
        <w:rPr>
          <w:highlight w:val="yellow"/>
        </w:rPr>
        <w:t xml:space="preserve">frequent exposure should not exceed 1 millisievert per year. Infrequent </w:t>
      </w:r>
      <w:r w:rsidR="001F6D74" w:rsidRPr="0085044C">
        <w:rPr>
          <w:highlight w:val="yellow"/>
        </w:rPr>
        <w:t xml:space="preserve">exposure </w:t>
      </w:r>
      <w:r w:rsidRPr="0085044C">
        <w:rPr>
          <w:highlight w:val="yellow"/>
        </w:rPr>
        <w:t>is 5 millisieverts per year.</w:t>
      </w:r>
      <w:del w:id="328" w:author="Jessica Marshall" w:date="2023-07-07T11:03:00Z">
        <w:r w:rsidR="001F6D74" w:rsidRPr="001F6D74" w:rsidDel="00656E29">
          <w:rPr>
            <w:vertAlign w:val="superscript"/>
          </w:rPr>
          <w:delText xml:space="preserve"> </w:delText>
        </w:r>
      </w:del>
      <w:r w:rsidR="001F6D74" w:rsidRPr="00AC6D5F">
        <w:rPr>
          <w:vertAlign w:val="superscript"/>
        </w:rPr>
        <w:fldChar w:fldCharType="begin"/>
      </w:r>
      <w:r w:rsidR="001F6D74" w:rsidRPr="00AC6D5F">
        <w:rPr>
          <w:vertAlign w:val="superscript"/>
        </w:rPr>
        <w:instrText xml:space="preserve"> NOTEREF _Ref138588746 \h </w:instrText>
      </w:r>
      <w:r w:rsidR="001F6D74">
        <w:rPr>
          <w:vertAlign w:val="superscript"/>
        </w:rPr>
        <w:instrText xml:space="preserve"> \* MERGEFORMAT </w:instrText>
      </w:r>
      <w:r w:rsidR="001F6D74" w:rsidRPr="00AC6D5F">
        <w:rPr>
          <w:vertAlign w:val="superscript"/>
        </w:rPr>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r w:rsidR="001F6D74" w:rsidRPr="009E7897">
        <w:rPr>
          <w:rFonts w:cstheme="minorHAnsi"/>
        </w:rPr>
        <w:t xml:space="preserve"> </w:t>
      </w:r>
      <w:r>
        <w:t xml:space="preserve"> </w:t>
      </w:r>
    </w:p>
    <w:p w14:paraId="65BD7557" w14:textId="77777777" w:rsidR="002116BD" w:rsidRPr="002116BD" w:rsidRDefault="002116BD" w:rsidP="002B0206">
      <w:pPr>
        <w:spacing w:after="0" w:line="360" w:lineRule="auto"/>
        <w:rPr>
          <w:rFonts w:cstheme="minorHAnsi"/>
        </w:rPr>
      </w:pPr>
    </w:p>
    <w:p w14:paraId="3EBE7506" w14:textId="0FEA4323" w:rsidR="002116BD" w:rsidRPr="00450165" w:rsidRDefault="002116BD">
      <w:pPr>
        <w:pStyle w:val="Heading4"/>
        <w:pPrChange w:id="329" w:author="Jessica Marshall" w:date="2023-07-07T11:03:00Z">
          <w:pPr>
            <w:spacing w:after="0" w:line="360" w:lineRule="auto"/>
          </w:pPr>
        </w:pPrChange>
      </w:pPr>
      <w:r w:rsidRPr="00450165">
        <w:t>Embryo/Fetus Exposure</w:t>
      </w:r>
    </w:p>
    <w:p w14:paraId="5D8A7355" w14:textId="1EEC9DA2" w:rsidR="00535BCA" w:rsidRPr="002E3006" w:rsidRDefault="001F6D74" w:rsidP="002B0206">
      <w:pPr>
        <w:spacing w:after="0" w:line="360" w:lineRule="auto"/>
      </w:pPr>
      <w:r>
        <w:t>T</w:t>
      </w:r>
      <w:r w:rsidR="00535BCA" w:rsidRPr="002E3006">
        <w:t xml:space="preserve">he </w:t>
      </w:r>
      <w:r w:rsidR="00535BCA" w:rsidRPr="0085044C">
        <w:rPr>
          <w:highlight w:val="yellow"/>
        </w:rPr>
        <w:t>embryo</w:t>
      </w:r>
      <w:r w:rsidR="0085044C" w:rsidRPr="0085044C">
        <w:rPr>
          <w:highlight w:val="yellow"/>
        </w:rPr>
        <w:t>/</w:t>
      </w:r>
      <w:r w:rsidR="00535BCA" w:rsidRPr="0085044C">
        <w:rPr>
          <w:highlight w:val="yellow"/>
        </w:rPr>
        <w:t xml:space="preserve">fetus exposure should not exceed .5 millisieverts a month, or </w:t>
      </w:r>
      <w:r w:rsidRPr="0085044C">
        <w:rPr>
          <w:highlight w:val="yellow"/>
        </w:rPr>
        <w:t>the entire gestation should not exceed 5.0 millisieverts</w:t>
      </w:r>
      <w:r>
        <w:t>.</w:t>
      </w:r>
      <w:del w:id="330" w:author="Jessica Marshall" w:date="2023-07-07T11:03:00Z">
        <w:r w:rsidRPr="001F6D74" w:rsidDel="00656E2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p>
    <w:p w14:paraId="579B581C" w14:textId="77777777" w:rsidR="002116BD" w:rsidRPr="002116BD" w:rsidRDefault="002116BD" w:rsidP="002B0206">
      <w:pPr>
        <w:spacing w:after="0" w:line="360" w:lineRule="auto"/>
        <w:rPr>
          <w:rFonts w:cstheme="minorHAnsi"/>
        </w:rPr>
      </w:pPr>
    </w:p>
    <w:p w14:paraId="79F459CB" w14:textId="4228BAA2" w:rsidR="002116BD" w:rsidRPr="00450165" w:rsidRDefault="002116BD">
      <w:pPr>
        <w:pStyle w:val="Heading4"/>
        <w:pPrChange w:id="331" w:author="Jessica Marshall" w:date="2023-07-07T11:03:00Z">
          <w:pPr>
            <w:spacing w:after="0" w:line="360" w:lineRule="auto"/>
          </w:pPr>
        </w:pPrChange>
      </w:pPr>
      <w:r w:rsidRPr="00450165">
        <w:t>Dose Equivalent Limits</w:t>
      </w:r>
    </w:p>
    <w:p w14:paraId="1BF0767E" w14:textId="536F4A53" w:rsidR="002116BD" w:rsidRPr="001F6D74" w:rsidRDefault="001F6D74" w:rsidP="002B0206">
      <w:pPr>
        <w:spacing w:after="0" w:line="360" w:lineRule="auto"/>
        <w:rPr>
          <w:rFonts w:cstheme="minorHAnsi"/>
        </w:rPr>
      </w:pPr>
      <w:r>
        <w:rPr>
          <w:rFonts w:cstheme="minorHAnsi"/>
        </w:rPr>
        <w:t>Federal government standards follow recommendations of the NCRP reports.</w:t>
      </w:r>
      <w:del w:id="332" w:author="Jessica Marshall" w:date="2023-07-07T11:03:00Z">
        <w:r w:rsidRPr="001F6D74" w:rsidDel="00656E2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p>
    <w:p w14:paraId="42D0CD15" w14:textId="7D17868C" w:rsidR="001F6D74" w:rsidRPr="002116BD" w:rsidDel="00656E29" w:rsidRDefault="001F6D74" w:rsidP="002B0206">
      <w:pPr>
        <w:spacing w:after="0" w:line="360" w:lineRule="auto"/>
        <w:rPr>
          <w:del w:id="333" w:author="Jessica Marshall" w:date="2023-07-07T11:03:00Z"/>
          <w:rFonts w:cstheme="minorHAnsi"/>
        </w:rPr>
      </w:pPr>
    </w:p>
    <w:p w14:paraId="514BD467" w14:textId="13995034" w:rsidR="002116BD" w:rsidRPr="00AC6D5F" w:rsidRDefault="002116BD">
      <w:pPr>
        <w:pStyle w:val="Heading4"/>
        <w:pPrChange w:id="334" w:author="Jessica Marshall" w:date="2023-07-07T11:03:00Z">
          <w:pPr>
            <w:spacing w:after="0" w:line="360" w:lineRule="auto"/>
          </w:pPr>
        </w:pPrChange>
      </w:pPr>
      <w:r w:rsidRPr="00AC6D5F">
        <w:t>Evaluation and Maintenance of Personnel Dosimetry Records</w:t>
      </w:r>
    </w:p>
    <w:p w14:paraId="79CA7A42" w14:textId="391F6EC1" w:rsidR="00535BCA" w:rsidRPr="002E3006" w:rsidRDefault="00535BCA" w:rsidP="002B0206">
      <w:pPr>
        <w:spacing w:after="0" w:line="360" w:lineRule="auto"/>
      </w:pPr>
      <w:r w:rsidRPr="002E3006">
        <w:lastRenderedPageBreak/>
        <w:t xml:space="preserve">And lastly, </w:t>
      </w:r>
      <w:r w:rsidR="001F6D74">
        <w:t>NCRP</w:t>
      </w:r>
      <w:r w:rsidRPr="002E3006">
        <w:t xml:space="preserve"> report</w:t>
      </w:r>
      <w:r w:rsidR="001F6D74">
        <w:t>s</w:t>
      </w:r>
      <w:r w:rsidRPr="002E3006">
        <w:t xml:space="preserve"> state that </w:t>
      </w:r>
      <w:r>
        <w:t>dosi</w:t>
      </w:r>
      <w:r w:rsidRPr="002E3006">
        <w:t xml:space="preserve">metry records must be kept at the facility where that individual is employed, and </w:t>
      </w:r>
      <w:r w:rsidR="00963325">
        <w:t>a radiation safety officer must be available to review these reports and en</w:t>
      </w:r>
      <w:r w:rsidRPr="002E3006">
        <w:t>sure the staff is educated.</w:t>
      </w:r>
      <w:del w:id="335" w:author="Jessica Marshall" w:date="2023-07-07T11:03:00Z">
        <w:r w:rsidR="001F6D74" w:rsidRPr="001F6D74" w:rsidDel="00656E29">
          <w:rPr>
            <w:vertAlign w:val="superscript"/>
          </w:rPr>
          <w:delText xml:space="preserve"> </w:delText>
        </w:r>
      </w:del>
      <w:r w:rsidR="001F6D74" w:rsidRPr="00AC6D5F">
        <w:rPr>
          <w:vertAlign w:val="superscript"/>
        </w:rPr>
        <w:fldChar w:fldCharType="begin"/>
      </w:r>
      <w:r w:rsidR="001F6D74" w:rsidRPr="00AC6D5F">
        <w:rPr>
          <w:vertAlign w:val="superscript"/>
        </w:rPr>
        <w:instrText xml:space="preserve"> NOTEREF _Ref138588746 \h </w:instrText>
      </w:r>
      <w:r w:rsidR="001F6D74">
        <w:rPr>
          <w:vertAlign w:val="superscript"/>
        </w:rPr>
        <w:instrText xml:space="preserve"> \* MERGEFORMAT </w:instrText>
      </w:r>
      <w:r w:rsidR="001F6D74" w:rsidRPr="00AC6D5F">
        <w:rPr>
          <w:vertAlign w:val="superscript"/>
        </w:rPr>
      </w:r>
      <w:r w:rsidR="001F6D74" w:rsidRPr="00AC6D5F">
        <w:rPr>
          <w:vertAlign w:val="superscript"/>
        </w:rPr>
        <w:fldChar w:fldCharType="separate"/>
      </w:r>
      <w:r w:rsidR="001F6D74" w:rsidRPr="00AC6D5F">
        <w:rPr>
          <w:vertAlign w:val="superscript"/>
        </w:rPr>
        <w:t>3</w:t>
      </w:r>
      <w:r w:rsidR="001F6D74" w:rsidRPr="00AC6D5F">
        <w:rPr>
          <w:vertAlign w:val="superscript"/>
        </w:rPr>
        <w:fldChar w:fldCharType="end"/>
      </w:r>
    </w:p>
    <w:p w14:paraId="299A8D44" w14:textId="77777777" w:rsidR="002116BD" w:rsidRPr="002116BD" w:rsidRDefault="002116BD" w:rsidP="002B0206">
      <w:pPr>
        <w:spacing w:after="0" w:line="360" w:lineRule="auto"/>
        <w:rPr>
          <w:rFonts w:cstheme="minorHAnsi"/>
        </w:rPr>
      </w:pPr>
    </w:p>
    <w:p w14:paraId="3BD235FE" w14:textId="0C711C95" w:rsidR="002116BD" w:rsidRDefault="002116BD">
      <w:pPr>
        <w:pStyle w:val="Heading2"/>
        <w:pPrChange w:id="336" w:author="Jessica Marshall" w:date="2023-07-07T11:03:00Z">
          <w:pPr>
            <w:spacing w:after="0" w:line="360" w:lineRule="auto"/>
          </w:pPr>
        </w:pPrChange>
      </w:pPr>
      <w:r w:rsidRPr="002116BD">
        <w:t>Handling and Disposal of Radioactive Material</w:t>
      </w:r>
    </w:p>
    <w:p w14:paraId="065F0FEF" w14:textId="15417DE8" w:rsidR="001F6D74" w:rsidRPr="001F6D74" w:rsidRDefault="001F6D74" w:rsidP="002B0206">
      <w:pPr>
        <w:spacing w:after="0" w:line="360" w:lineRule="auto"/>
        <w:rPr>
          <w:rFonts w:cstheme="minorHAnsi"/>
        </w:rPr>
      </w:pPr>
      <w:r>
        <w:rPr>
          <w:rFonts w:cstheme="minorHAnsi"/>
        </w:rPr>
        <w:t>The presence of partially used or unused radioisotopes and any items that they have contaminated necessitates appropriate procedures for their handling and disposal.</w:t>
      </w:r>
      <w:del w:id="337" w:author="Jessica Marshall" w:date="2023-07-07T11:03:00Z">
        <w:r w:rsidRPr="001F6D74" w:rsidDel="00656E29">
          <w:rPr>
            <w:vertAlign w:val="superscript"/>
          </w:rPr>
          <w:delText xml:space="preserve"> </w:delText>
        </w:r>
      </w:del>
      <w:r w:rsidRPr="00AC6D5F">
        <w:rPr>
          <w:vertAlign w:val="superscript"/>
        </w:rPr>
        <w:fldChar w:fldCharType="begin"/>
      </w:r>
      <w:r w:rsidRPr="00AC6D5F">
        <w:rPr>
          <w:vertAlign w:val="superscript"/>
        </w:rPr>
        <w:instrText xml:space="preserve"> NOTEREF _Ref138588746 \h </w:instrText>
      </w:r>
      <w:r>
        <w:rPr>
          <w:vertAlign w:val="superscript"/>
        </w:rPr>
        <w:instrText xml:space="preserve"> \* MERGEFORMAT </w:instrText>
      </w:r>
      <w:r w:rsidRPr="00AC6D5F">
        <w:rPr>
          <w:vertAlign w:val="superscript"/>
        </w:rPr>
      </w:r>
      <w:r w:rsidRPr="00AC6D5F">
        <w:rPr>
          <w:vertAlign w:val="superscript"/>
        </w:rPr>
        <w:fldChar w:fldCharType="separate"/>
      </w:r>
      <w:r w:rsidRPr="00AC6D5F">
        <w:rPr>
          <w:vertAlign w:val="superscript"/>
        </w:rPr>
        <w:t>3</w:t>
      </w:r>
      <w:r w:rsidRPr="00AC6D5F">
        <w:rPr>
          <w:vertAlign w:val="superscript"/>
        </w:rPr>
        <w:fldChar w:fldCharType="end"/>
      </w:r>
      <w:r>
        <w:rPr>
          <w:vertAlign w:val="superscript"/>
        </w:rPr>
        <w:t xml:space="preserve"> </w:t>
      </w:r>
      <w:r>
        <w:t xml:space="preserve"> When the radioisotopes are in a liquid form, gloves must be worn, and personnel must wear a dosimeter and follow the cardinal rules of radiation protection. No solid encapsulated radioactive surface should ever be touched by hand. Instead, tongs should be used.</w:t>
      </w:r>
    </w:p>
    <w:p w14:paraId="36CC230D" w14:textId="4D8711B8" w:rsidR="00AB7997" w:rsidRPr="009E7897" w:rsidRDefault="00AB7997" w:rsidP="002B0206">
      <w:pPr>
        <w:spacing w:after="0" w:line="360" w:lineRule="auto"/>
        <w:rPr>
          <w:rFonts w:cstheme="minorHAnsi"/>
        </w:rPr>
      </w:pPr>
    </w:p>
    <w:p w14:paraId="65E2AA72" w14:textId="785E055F" w:rsidR="00AB7997" w:rsidRDefault="002116BD">
      <w:pPr>
        <w:pStyle w:val="Heading1"/>
        <w:pPrChange w:id="338" w:author="Jessica Marshall" w:date="2023-07-07T11:03:00Z">
          <w:pPr>
            <w:spacing w:after="0" w:line="360" w:lineRule="auto"/>
            <w:jc w:val="center"/>
          </w:pPr>
        </w:pPrChange>
      </w:pPr>
      <w:r w:rsidRPr="002116BD">
        <w:t>Conclusion</w:t>
      </w:r>
    </w:p>
    <w:p w14:paraId="60DBCCB2" w14:textId="3C119829" w:rsidR="001F6D74" w:rsidRDefault="001F6D74" w:rsidP="002B0206">
      <w:pPr>
        <w:pStyle w:val="paragraph"/>
        <w:spacing w:before="0" w:beforeAutospacing="0" w:after="0" w:afterAutospacing="0" w:line="360" w:lineRule="auto"/>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follows the second section of the Safety, Radiation Protection outline of the content specifications for Radiography as published by the ARRT.</w:t>
      </w:r>
      <w:r w:rsidRPr="00D25722">
        <w:rPr>
          <w:rStyle w:val="normaltextrun"/>
          <w:rFonts w:asciiTheme="minorHAnsi" w:hAnsiTheme="minorHAnsi" w:cstheme="minorHAnsi"/>
          <w:color w:val="000000"/>
          <w:sz w:val="22"/>
          <w:szCs w:val="22"/>
          <w:vertAlign w:val="superscript"/>
        </w:rPr>
        <w:fldChar w:fldCharType="begin"/>
      </w:r>
      <w:r w:rsidRPr="00D25722">
        <w:rPr>
          <w:rStyle w:val="normaltextrun"/>
          <w:rFonts w:asciiTheme="minorHAnsi" w:hAnsiTheme="minorHAnsi" w:cstheme="minorHAnsi"/>
          <w:color w:val="000000"/>
          <w:sz w:val="22"/>
          <w:szCs w:val="22"/>
          <w:vertAlign w:val="superscript"/>
        </w:rPr>
        <w:instrText xml:space="preserve"> NOTEREF _Ref137915033 \h </w:instrText>
      </w:r>
      <w:r>
        <w:rPr>
          <w:rStyle w:val="normaltextrun"/>
          <w:rFonts w:asciiTheme="minorHAnsi" w:hAnsiTheme="minorHAnsi" w:cstheme="minorHAnsi"/>
          <w:color w:val="000000"/>
          <w:sz w:val="22"/>
          <w:szCs w:val="22"/>
          <w:vertAlign w:val="superscript"/>
        </w:rPr>
        <w:instrText xml:space="preserve"> \* MERGEFORMAT </w:instrText>
      </w:r>
      <w:r w:rsidRPr="00D25722">
        <w:rPr>
          <w:rStyle w:val="normaltextrun"/>
          <w:rFonts w:asciiTheme="minorHAnsi" w:hAnsiTheme="minorHAnsi" w:cstheme="minorHAnsi"/>
          <w:color w:val="000000"/>
          <w:sz w:val="22"/>
          <w:szCs w:val="22"/>
          <w:vertAlign w:val="superscript"/>
        </w:rPr>
      </w:r>
      <w:r w:rsidRPr="00D25722">
        <w:rPr>
          <w:rStyle w:val="normaltextrun"/>
          <w:rFonts w:asciiTheme="minorHAnsi" w:hAnsiTheme="minorHAnsi" w:cstheme="minorHAnsi"/>
          <w:color w:val="000000"/>
          <w:sz w:val="22"/>
          <w:szCs w:val="22"/>
          <w:vertAlign w:val="superscript"/>
        </w:rPr>
        <w:fldChar w:fldCharType="separate"/>
      </w:r>
      <w:r w:rsidRPr="00D25722">
        <w:rPr>
          <w:rStyle w:val="normaltextrun"/>
          <w:rFonts w:asciiTheme="minorHAnsi" w:hAnsiTheme="minorHAnsi" w:cstheme="minorHAnsi"/>
          <w:color w:val="000000"/>
          <w:sz w:val="22"/>
          <w:szCs w:val="22"/>
          <w:vertAlign w:val="superscript"/>
        </w:rPr>
        <w:t>1</w:t>
      </w:r>
      <w:r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3DA19B91" w14:textId="0AA03D4E" w:rsidR="00F11CC2" w:rsidRDefault="00F11CC2" w:rsidP="002B0206">
      <w:pPr>
        <w:spacing w:after="0" w:line="360" w:lineRule="auto"/>
      </w:pPr>
    </w:p>
    <w:p w14:paraId="6782037C" w14:textId="77777777" w:rsidR="00011165" w:rsidRDefault="00011165" w:rsidP="002B0206">
      <w:pPr>
        <w:spacing w:after="0" w:line="360" w:lineRule="auto"/>
      </w:pPr>
    </w:p>
    <w:p w14:paraId="207DCD04" w14:textId="77777777" w:rsidR="00011165" w:rsidRDefault="00011165" w:rsidP="002B0206">
      <w:pPr>
        <w:spacing w:after="0" w:line="360" w:lineRule="auto"/>
      </w:pPr>
    </w:p>
    <w:p w14:paraId="643F27CB" w14:textId="77777777" w:rsidR="001F6D74" w:rsidRDefault="001F6D74" w:rsidP="002B0206">
      <w:pPr>
        <w:spacing w:after="0" w:line="360" w:lineRule="auto"/>
      </w:pPr>
    </w:p>
    <w:p w14:paraId="5637881E" w14:textId="77777777" w:rsidR="001F6D74" w:rsidRDefault="001F6D74" w:rsidP="002B0206">
      <w:pPr>
        <w:spacing w:after="0" w:line="360" w:lineRule="auto"/>
      </w:pPr>
    </w:p>
    <w:p w14:paraId="4A6A7C21" w14:textId="77777777" w:rsidR="00011165" w:rsidRDefault="00011165" w:rsidP="002B0206">
      <w:pPr>
        <w:spacing w:after="0" w:line="360" w:lineRule="auto"/>
      </w:pPr>
    </w:p>
    <w:p w14:paraId="62F53C4C" w14:textId="77777777" w:rsidR="00A67FA9" w:rsidRPr="00A177F5" w:rsidRDefault="00A67FA9" w:rsidP="002B0206">
      <w:pPr>
        <w:spacing w:after="0" w:line="360" w:lineRule="auto"/>
        <w:jc w:val="center"/>
        <w:rPr>
          <w:b/>
          <w:bCs/>
        </w:rPr>
      </w:pPr>
      <w:commentRangeStart w:id="339"/>
      <w:r w:rsidRPr="00A177F5">
        <w:rPr>
          <w:b/>
          <w:bCs/>
        </w:rPr>
        <w:t>References</w:t>
      </w:r>
      <w:commentRangeEnd w:id="339"/>
      <w:r w:rsidR="00656E29">
        <w:rPr>
          <w:rStyle w:val="CommentReference"/>
        </w:rPr>
        <w:commentReference w:id="339"/>
      </w:r>
    </w:p>
    <w:p w14:paraId="2ECF54CE" w14:textId="77777777" w:rsidR="00A67FA9" w:rsidRPr="002E3006" w:rsidRDefault="00A67FA9" w:rsidP="002B0206">
      <w:pPr>
        <w:spacing w:after="0" w:line="360" w:lineRule="auto"/>
      </w:pPr>
    </w:p>
    <w:sectPr w:rsidR="00A67FA9" w:rsidRPr="002E3006">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elli Haynes" w:date="2023-07-07T13:28:00Z" w:initials="KH">
    <w:p w14:paraId="1E486BEA" w14:textId="77777777" w:rsidR="00D67B10" w:rsidRDefault="00D67B10" w:rsidP="00497020">
      <w:pPr>
        <w:pStyle w:val="CommentText"/>
      </w:pPr>
      <w:r>
        <w:rPr>
          <w:rStyle w:val="CommentReference"/>
        </w:rPr>
        <w:annotationRef/>
      </w:r>
      <w:r>
        <w:t xml:space="preserve">I'm sorry about the capitalization. I was hoping I did it correct. </w:t>
      </w:r>
    </w:p>
  </w:comment>
  <w:comment w:id="36" w:author="Jessica Marshall" w:date="2023-07-07T10:41:00Z" w:initials="JM">
    <w:p w14:paraId="44591DE7" w14:textId="50818519" w:rsidR="005B2CAC" w:rsidRDefault="005B2CAC" w:rsidP="00B1448D">
      <w:r>
        <w:rPr>
          <w:rStyle w:val="CommentReference"/>
        </w:rPr>
        <w:annotationRef/>
      </w:r>
      <w:r>
        <w:rPr>
          <w:color w:val="000000"/>
          <w:sz w:val="20"/>
          <w:szCs w:val="20"/>
        </w:rPr>
        <w:t xml:space="preserve">Kelli - revised these to be more descriptive. Please let me know if they are appropriate. </w:t>
      </w:r>
    </w:p>
  </w:comment>
  <w:comment w:id="37" w:author="Kelli Haynes" w:date="2023-07-07T13:32:00Z" w:initials="KH">
    <w:p w14:paraId="5493EE2D" w14:textId="77777777" w:rsidR="00D67B10" w:rsidRDefault="00D67B10" w:rsidP="000C794C">
      <w:pPr>
        <w:pStyle w:val="CommentText"/>
      </w:pPr>
      <w:r>
        <w:rPr>
          <w:rStyle w:val="CommentReference"/>
        </w:rPr>
        <w:annotationRef/>
      </w:r>
      <w:r>
        <w:t xml:space="preserve">I made an edit to number 3, the others are good. </w:t>
      </w:r>
    </w:p>
  </w:comment>
  <w:comment w:id="87" w:author="Jessica Marshall" w:date="2023-07-07T10:41:00Z" w:initials="JM">
    <w:p w14:paraId="5D5BEC51" w14:textId="472A0CDB" w:rsidR="005B2CAC" w:rsidRDefault="005B2CAC" w:rsidP="008B5A4B">
      <w:r>
        <w:rPr>
          <w:rStyle w:val="CommentReference"/>
        </w:rPr>
        <w:annotationRef/>
      </w:r>
      <w:r>
        <w:rPr>
          <w:color w:val="000000"/>
          <w:sz w:val="20"/>
          <w:szCs w:val="20"/>
        </w:rPr>
        <w:t xml:space="preserve">Is there an image we could use to example this? </w:t>
      </w:r>
    </w:p>
  </w:comment>
  <w:comment w:id="108" w:author="Jessica Marshall" w:date="2023-07-07T10:42:00Z" w:initials="JM">
    <w:p w14:paraId="7367D0A7" w14:textId="77777777" w:rsidR="003D491C" w:rsidRDefault="003D491C" w:rsidP="00D259A2">
      <w:r>
        <w:rPr>
          <w:rStyle w:val="CommentReference"/>
        </w:rPr>
        <w:annotationRef/>
      </w:r>
      <w:r>
        <w:rPr>
          <w:color w:val="000000"/>
          <w:sz w:val="20"/>
          <w:szCs w:val="20"/>
        </w:rPr>
        <w:t xml:space="preserve">An image/schematic of this might ass some dimensions to this article. Is there one you can include? </w:t>
      </w:r>
    </w:p>
  </w:comment>
  <w:comment w:id="122" w:author="Jessica Marshall" w:date="2023-07-07T10:44:00Z" w:initials="JM">
    <w:p w14:paraId="4A17231D" w14:textId="77777777" w:rsidR="00277252" w:rsidRDefault="00277252" w:rsidP="007B4CE4">
      <w:r>
        <w:rPr>
          <w:rStyle w:val="CommentReference"/>
        </w:rPr>
        <w:annotationRef/>
      </w:r>
      <w:r>
        <w:rPr>
          <w:color w:val="000000"/>
          <w:sz w:val="20"/>
          <w:szCs w:val="20"/>
        </w:rPr>
        <w:t xml:space="preserve">Are these sentences related to the use of the lead shield? Just trying to connect this paragraph and wondering if these last 3 sentences need to be moved up within this section. </w:t>
      </w:r>
    </w:p>
  </w:comment>
  <w:comment w:id="123" w:author="Kelli Haynes" w:date="2023-07-07T13:53:00Z" w:initials="KH">
    <w:p w14:paraId="4234D658" w14:textId="77777777" w:rsidR="00CB0F2D" w:rsidRDefault="00CB0F2D" w:rsidP="006B61CD">
      <w:pPr>
        <w:pStyle w:val="CommentText"/>
      </w:pPr>
      <w:r>
        <w:rPr>
          <w:rStyle w:val="CommentReference"/>
        </w:rPr>
        <w:annotationRef/>
      </w:r>
      <w:r>
        <w:t xml:space="preserve">This is about the AEC.  If lead is in the AEC, the exposure will not terminate. </w:t>
      </w:r>
    </w:p>
  </w:comment>
  <w:comment w:id="190" w:author="Jessica Marshall" w:date="2023-07-07T10:50:00Z" w:initials="JM">
    <w:p w14:paraId="282C9D8F" w14:textId="40E5FA1B" w:rsidR="008D0EC4" w:rsidRDefault="008D0EC4" w:rsidP="001F0CF9">
      <w:r>
        <w:rPr>
          <w:rStyle w:val="CommentReference"/>
        </w:rPr>
        <w:annotationRef/>
      </w:r>
      <w:r>
        <w:rPr>
          <w:sz w:val="20"/>
          <w:szCs w:val="20"/>
        </w:rPr>
        <w:t xml:space="preserve">Should this title be more specific to fluoroscopy? Should this moved to be within the fluoroscopy section? </w:t>
      </w:r>
    </w:p>
  </w:comment>
  <w:comment w:id="191" w:author="Kelli Haynes" w:date="2023-07-07T13:40:00Z" w:initials="KH">
    <w:p w14:paraId="0E0D716D" w14:textId="77777777" w:rsidR="0083202C" w:rsidRDefault="0083202C" w:rsidP="009E5D2A">
      <w:pPr>
        <w:pStyle w:val="CommentText"/>
      </w:pPr>
      <w:r>
        <w:rPr>
          <w:rStyle w:val="CommentReference"/>
        </w:rPr>
        <w:annotationRef/>
      </w:r>
      <w:r>
        <w:t xml:space="preserve">This is where its located in the Content Specifications outline (page 5).  I've attached it for reference. </w:t>
      </w:r>
    </w:p>
  </w:comment>
  <w:comment w:id="265" w:author="Jessica Marshall" w:date="2023-07-07T10:58:00Z" w:initials="JM">
    <w:p w14:paraId="69CBE7E3" w14:textId="73368E64" w:rsidR="00C03D69" w:rsidRDefault="00C03D69" w:rsidP="00425AFC">
      <w:r>
        <w:rPr>
          <w:rStyle w:val="CommentReference"/>
        </w:rPr>
        <w:annotationRef/>
      </w:r>
      <w:r>
        <w:rPr>
          <w:color w:val="000000"/>
          <w:sz w:val="20"/>
          <w:szCs w:val="20"/>
        </w:rPr>
        <w:t xml:space="preserve">Recommended by who? </w:t>
      </w:r>
    </w:p>
  </w:comment>
  <w:comment w:id="339" w:author="Jessica Marshall" w:date="2023-07-07T11:03:00Z" w:initials="JM">
    <w:p w14:paraId="06E53022" w14:textId="77777777" w:rsidR="00656E29" w:rsidRDefault="00656E29" w:rsidP="00704085">
      <w:r>
        <w:rPr>
          <w:rStyle w:val="CommentReference"/>
        </w:rPr>
        <w:annotationRef/>
      </w:r>
      <w:r>
        <w:rPr>
          <w:color w:val="000000"/>
          <w:sz w:val="20"/>
          <w:szCs w:val="20"/>
        </w:rPr>
        <w:t>Kelli - please make sure these follow AMA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486BEA" w15:done="0"/>
  <w15:commentEx w15:paraId="44591DE7" w15:done="0"/>
  <w15:commentEx w15:paraId="5493EE2D" w15:paraIdParent="44591DE7" w15:done="0"/>
  <w15:commentEx w15:paraId="5D5BEC51" w15:done="0"/>
  <w15:commentEx w15:paraId="7367D0A7" w15:done="0"/>
  <w15:commentEx w15:paraId="4A17231D" w15:done="0"/>
  <w15:commentEx w15:paraId="4234D658" w15:paraIdParent="4A17231D" w15:done="0"/>
  <w15:commentEx w15:paraId="282C9D8F" w15:done="0"/>
  <w15:commentEx w15:paraId="0E0D716D" w15:paraIdParent="282C9D8F" w15:done="0"/>
  <w15:commentEx w15:paraId="69CBE7E3" w15:done="0"/>
  <w15:commentEx w15:paraId="06E530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29194" w16cex:dateUtc="2023-07-07T18:28:00Z"/>
  <w16cex:commentExtensible w16cex:durableId="28526A4F" w16cex:dateUtc="2023-07-07T14:41:00Z"/>
  <w16cex:commentExtensible w16cex:durableId="28529255" w16cex:dateUtc="2023-07-07T18:32:00Z"/>
  <w16cex:commentExtensible w16cex:durableId="28526A66" w16cex:dateUtc="2023-07-07T14:41:00Z"/>
  <w16cex:commentExtensible w16cex:durableId="28526AA9" w16cex:dateUtc="2023-07-07T14:42:00Z"/>
  <w16cex:commentExtensible w16cex:durableId="28526B14" w16cex:dateUtc="2023-07-07T14:44:00Z"/>
  <w16cex:commentExtensible w16cex:durableId="28529760" w16cex:dateUtc="2023-07-07T18:53:00Z"/>
  <w16cex:commentExtensible w16cex:durableId="28526C84" w16cex:dateUtc="2023-07-07T14:50:00Z"/>
  <w16cex:commentExtensible w16cex:durableId="2852945E" w16cex:dateUtc="2023-07-07T18:40:00Z"/>
  <w16cex:commentExtensible w16cex:durableId="28526E6D" w16cex:dateUtc="2023-07-07T14:58:00Z"/>
  <w16cex:commentExtensible w16cex:durableId="28526F99" w16cex:dateUtc="2023-07-07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486BEA" w16cid:durableId="28529194"/>
  <w16cid:commentId w16cid:paraId="44591DE7" w16cid:durableId="28526A4F"/>
  <w16cid:commentId w16cid:paraId="5493EE2D" w16cid:durableId="28529255"/>
  <w16cid:commentId w16cid:paraId="5D5BEC51" w16cid:durableId="28526A66"/>
  <w16cid:commentId w16cid:paraId="7367D0A7" w16cid:durableId="28526AA9"/>
  <w16cid:commentId w16cid:paraId="4A17231D" w16cid:durableId="28526B14"/>
  <w16cid:commentId w16cid:paraId="4234D658" w16cid:durableId="28529760"/>
  <w16cid:commentId w16cid:paraId="282C9D8F" w16cid:durableId="28526C84"/>
  <w16cid:commentId w16cid:paraId="0E0D716D" w16cid:durableId="2852945E"/>
  <w16cid:commentId w16cid:paraId="69CBE7E3" w16cid:durableId="28526E6D"/>
  <w16cid:commentId w16cid:paraId="06E53022" w16cid:durableId="28526F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66E1B" w14:textId="77777777" w:rsidR="000662CD" w:rsidRDefault="000662CD" w:rsidP="00A67FA9">
      <w:pPr>
        <w:spacing w:after="0" w:line="240" w:lineRule="auto"/>
      </w:pPr>
      <w:r>
        <w:separator/>
      </w:r>
    </w:p>
  </w:endnote>
  <w:endnote w:type="continuationSeparator" w:id="0">
    <w:p w14:paraId="262F21D4" w14:textId="77777777" w:rsidR="000662CD" w:rsidRDefault="000662CD" w:rsidP="00A67FA9">
      <w:pPr>
        <w:spacing w:after="0" w:line="240" w:lineRule="auto"/>
      </w:pPr>
      <w:r>
        <w:continuationSeparator/>
      </w:r>
    </w:p>
  </w:endnote>
  <w:endnote w:id="1">
    <w:p w14:paraId="2AB65C08" w14:textId="6F48A9E9" w:rsidR="00A67FA9" w:rsidRPr="00DC7B29" w:rsidRDefault="001F6D74" w:rsidP="00A67FA9">
      <w:pPr>
        <w:spacing w:after="0" w:line="240" w:lineRule="auto"/>
        <w:rPr>
          <w:rFonts w:cstheme="minorHAnsi"/>
        </w:rPr>
      </w:pPr>
      <w:r>
        <w:t xml:space="preserve">1. </w:t>
      </w:r>
      <w:r w:rsidR="00A67FA9" w:rsidRPr="00DC7B29">
        <w:rPr>
          <w:rFonts w:cstheme="minorHAnsi"/>
        </w:rPr>
        <w:t xml:space="preserve">American Registry of Radiologic Technologists (ARRT). </w:t>
      </w:r>
      <w:r w:rsidR="00A67FA9" w:rsidRPr="00697A62">
        <w:rPr>
          <w:rFonts w:cstheme="minorHAnsi"/>
          <w:rPrChange w:id="54" w:author="Kelli Haynes" w:date="2023-07-07T14:16:00Z">
            <w:rPr>
              <w:rFonts w:cstheme="minorHAnsi"/>
              <w:i/>
              <w:iCs/>
            </w:rPr>
          </w:rPrChange>
        </w:rPr>
        <w:t>Continuing Qualification Requirements</w:t>
      </w:r>
      <w:r w:rsidR="00A67FA9" w:rsidRPr="00697A62">
        <w:rPr>
          <w:rFonts w:cstheme="minorHAnsi"/>
        </w:rPr>
        <w:t>.</w:t>
      </w:r>
      <w:r w:rsidR="00A67FA9" w:rsidRPr="00DC7B29">
        <w:rPr>
          <w:rFonts w:cstheme="minorHAnsi"/>
        </w:rPr>
        <w:t xml:space="preserve"> </w:t>
      </w:r>
    </w:p>
    <w:p w14:paraId="30F55DFF" w14:textId="52E9D931" w:rsidR="00A67FA9" w:rsidRPr="00DC7B29" w:rsidRDefault="00000000" w:rsidP="00A67FA9">
      <w:pPr>
        <w:spacing w:after="0" w:line="240" w:lineRule="auto"/>
        <w:ind w:firstLine="720"/>
        <w:rPr>
          <w:rFonts w:cstheme="minorHAnsi"/>
        </w:rPr>
      </w:pPr>
      <w:del w:id="55" w:author="Kelli Haynes" w:date="2023-07-07T14:16:00Z">
        <w:r w:rsidDel="00697A62">
          <w:fldChar w:fldCharType="begin"/>
        </w:r>
        <w:r w:rsidDel="00697A62">
          <w:delInstrText>HYPERLINK "https://www.arrt.org/pages/complete-business/manage-credentials/complete-cqr"</w:delInstrText>
        </w:r>
        <w:r w:rsidDel="00697A62">
          <w:fldChar w:fldCharType="separate"/>
        </w:r>
        <w:r w:rsidR="00A67FA9" w:rsidRPr="00DC7B29" w:rsidDel="00697A62">
          <w:rPr>
            <w:rStyle w:val="Hyperlink"/>
            <w:rFonts w:cstheme="minorHAnsi"/>
          </w:rPr>
          <w:delText>https://www.arrt.org/pages/complete-business/manage-credentials/complete-cqr</w:delText>
        </w:r>
        <w:r w:rsidDel="00697A62">
          <w:rPr>
            <w:rStyle w:val="Hyperlink"/>
            <w:rFonts w:cstheme="minorHAnsi"/>
          </w:rPr>
          <w:fldChar w:fldCharType="end"/>
        </w:r>
        <w:r w:rsidR="00A67FA9" w:rsidRPr="00DC7B29" w:rsidDel="00697A62">
          <w:rPr>
            <w:rFonts w:cstheme="minorHAnsi"/>
          </w:rPr>
          <w:delText>. (</w:delText>
        </w:r>
      </w:del>
      <w:r w:rsidR="00A67FA9" w:rsidRPr="00DC7B29">
        <w:rPr>
          <w:rFonts w:cstheme="minorHAnsi"/>
        </w:rPr>
        <w:t xml:space="preserve">2010). </w:t>
      </w:r>
    </w:p>
    <w:p w14:paraId="5023D73A" w14:textId="6E51C397" w:rsidR="00A67FA9" w:rsidRPr="00DC7B29" w:rsidRDefault="00A67FA9" w:rsidP="00697A62">
      <w:pPr>
        <w:spacing w:after="0" w:line="240" w:lineRule="auto"/>
        <w:ind w:left="720"/>
        <w:rPr>
          <w:rFonts w:cstheme="minorHAnsi"/>
        </w:rPr>
        <w:pPrChange w:id="56" w:author="Kelli Haynes" w:date="2023-07-07T14:16:00Z">
          <w:pPr>
            <w:spacing w:after="0" w:line="240" w:lineRule="auto"/>
            <w:ind w:firstLine="720"/>
          </w:pPr>
        </w:pPrChange>
      </w:pPr>
      <w:r w:rsidRPr="00DC7B29">
        <w:rPr>
          <w:rFonts w:cstheme="minorHAnsi"/>
        </w:rPr>
        <w:t xml:space="preserve">Accessed </w:t>
      </w:r>
      <w:del w:id="57" w:author="Kelli Haynes" w:date="2023-07-07T14:15:00Z">
        <w:r w:rsidRPr="00DC7B29" w:rsidDel="00697A62">
          <w:rPr>
            <w:rFonts w:cstheme="minorHAnsi"/>
          </w:rPr>
          <w:delText>on</w:delText>
        </w:r>
      </w:del>
      <w:r w:rsidRPr="00DC7B29">
        <w:rPr>
          <w:rFonts w:cstheme="minorHAnsi"/>
        </w:rPr>
        <w:t xml:space="preserve"> June 17, 2023. </w:t>
      </w:r>
      <w:ins w:id="58" w:author="Kelli Haynes" w:date="2023-07-07T14:16:00Z">
        <w:r w:rsidR="00697A62">
          <w:rPr>
            <w:rFonts w:cstheme="minorHAnsi"/>
          </w:rPr>
          <w:fldChar w:fldCharType="begin"/>
        </w:r>
        <w:r w:rsidR="00697A62">
          <w:rPr>
            <w:rFonts w:cstheme="minorHAnsi"/>
          </w:rPr>
          <w:instrText>HYPERLINK "</w:instrText>
        </w:r>
        <w:r w:rsidR="00697A62" w:rsidRPr="00697A62">
          <w:rPr>
            <w:rFonts w:cstheme="minorHAnsi"/>
            <w:rPrChange w:id="59" w:author="Kelli Haynes" w:date="2023-07-07T14:16:00Z">
              <w:rPr>
                <w:rStyle w:val="Hyperlink"/>
                <w:rFonts w:cstheme="minorHAnsi"/>
              </w:rPr>
            </w:rPrChange>
          </w:rPr>
          <w:instrText>https://www.arrt.org/pages/complete-business/manage-credentials/complete-cqr</w:instrText>
        </w:r>
        <w:r w:rsidR="00697A62">
          <w:rPr>
            <w:rFonts w:cstheme="minorHAnsi"/>
          </w:rPr>
          <w:instrText>"</w:instrText>
        </w:r>
        <w:r w:rsidR="00697A62">
          <w:rPr>
            <w:rFonts w:cstheme="minorHAnsi"/>
          </w:rPr>
          <w:fldChar w:fldCharType="separate"/>
        </w:r>
        <w:r w:rsidR="00697A62" w:rsidRPr="00697A62">
          <w:rPr>
            <w:rStyle w:val="Hyperlink"/>
            <w:rFonts w:cstheme="minorHAnsi"/>
          </w:rPr>
          <w:t>https://www.arrt.org/pages/complete-business/manage-credentials/complete-cqr</w:t>
        </w:r>
        <w:r w:rsidR="00697A62">
          <w:rPr>
            <w:rFonts w:cstheme="minorHAnsi"/>
          </w:rPr>
          <w:fldChar w:fldCharType="end"/>
        </w:r>
        <w:r w:rsidR="00697A62" w:rsidRPr="00DC7B29">
          <w:rPr>
            <w:rFonts w:cstheme="minorHAnsi"/>
          </w:rPr>
          <w:t>.</w:t>
        </w:r>
      </w:ins>
    </w:p>
    <w:p w14:paraId="505D7AA0" w14:textId="0A04B2E0" w:rsidR="00A67FA9" w:rsidRDefault="00A67FA9">
      <w:pPr>
        <w:pStyle w:val="EndnoteText"/>
      </w:pPr>
    </w:p>
  </w:endnote>
  <w:endnote w:id="2">
    <w:p w14:paraId="6E38F778" w14:textId="77777777" w:rsidR="001F6D74" w:rsidRDefault="001F6D74" w:rsidP="001F6D74">
      <w:pPr>
        <w:pStyle w:val="EndnoteText"/>
        <w:rPr>
          <w:rFonts w:cstheme="minorHAnsi"/>
          <w:sz w:val="22"/>
          <w:szCs w:val="22"/>
        </w:rPr>
      </w:pPr>
      <w:r>
        <w:t xml:space="preserve">2. </w:t>
      </w:r>
      <w:r w:rsidR="00E60198" w:rsidRPr="0096537C">
        <w:rPr>
          <w:rFonts w:cstheme="minorHAnsi"/>
          <w:sz w:val="22"/>
          <w:szCs w:val="22"/>
        </w:rPr>
        <w:t>Bushong, S</w:t>
      </w:r>
      <w:r w:rsidR="00E60198" w:rsidRPr="00DC7B29">
        <w:rPr>
          <w:rFonts w:cstheme="minorHAnsi"/>
          <w:sz w:val="22"/>
          <w:szCs w:val="22"/>
        </w:rPr>
        <w:t xml:space="preserve">C. </w:t>
      </w:r>
      <w:r w:rsidR="00E60198" w:rsidRPr="0096537C">
        <w:rPr>
          <w:rFonts w:cstheme="minorHAnsi"/>
          <w:i/>
          <w:iCs/>
          <w:sz w:val="22"/>
          <w:szCs w:val="22"/>
        </w:rPr>
        <w:t>Radiologic Science for Technologists</w:t>
      </w:r>
      <w:r w:rsidR="00E60198">
        <w:rPr>
          <w:rFonts w:cstheme="minorHAnsi"/>
          <w:i/>
          <w:iCs/>
          <w:sz w:val="22"/>
          <w:szCs w:val="22"/>
        </w:rPr>
        <w:t xml:space="preserve">: Physics, Biology and Protection. </w:t>
      </w:r>
      <w:r w:rsidR="00E60198" w:rsidRPr="0096537C">
        <w:rPr>
          <w:rFonts w:cstheme="minorHAnsi"/>
          <w:sz w:val="22"/>
          <w:szCs w:val="22"/>
        </w:rPr>
        <w:t>12</w:t>
      </w:r>
      <w:r w:rsidR="00E60198" w:rsidRPr="0096537C">
        <w:rPr>
          <w:rFonts w:cstheme="minorHAnsi"/>
          <w:sz w:val="22"/>
          <w:szCs w:val="22"/>
          <w:vertAlign w:val="superscript"/>
        </w:rPr>
        <w:t>th</w:t>
      </w:r>
      <w:r w:rsidR="00E60198" w:rsidRPr="0096537C">
        <w:rPr>
          <w:rFonts w:cstheme="minorHAnsi"/>
          <w:sz w:val="22"/>
          <w:szCs w:val="22"/>
        </w:rPr>
        <w:t xml:space="preserve"> edition. </w:t>
      </w:r>
    </w:p>
    <w:p w14:paraId="114BD921" w14:textId="33E875ED" w:rsidR="00E60198" w:rsidRDefault="00E60198" w:rsidP="001F6D74">
      <w:pPr>
        <w:pStyle w:val="EndnoteText"/>
        <w:ind w:firstLine="720"/>
        <w:rPr>
          <w:rFonts w:cstheme="minorHAnsi"/>
          <w:sz w:val="22"/>
          <w:szCs w:val="22"/>
        </w:rPr>
      </w:pPr>
      <w:r w:rsidRPr="0096537C">
        <w:rPr>
          <w:rFonts w:cstheme="minorHAnsi"/>
          <w:sz w:val="22"/>
          <w:szCs w:val="22"/>
        </w:rPr>
        <w:t>Elsevier</w:t>
      </w:r>
      <w:ins w:id="62" w:author="Kelli Haynes" w:date="2023-07-07T14:17:00Z">
        <w:r w:rsidR="00697A62">
          <w:rPr>
            <w:rFonts w:cstheme="minorHAnsi"/>
            <w:sz w:val="22"/>
            <w:szCs w:val="22"/>
          </w:rPr>
          <w:t>,</w:t>
        </w:r>
      </w:ins>
      <w:ins w:id="63" w:author="Kelli Haynes" w:date="2023-07-07T14:18:00Z">
        <w:r w:rsidR="00697A62">
          <w:rPr>
            <w:rFonts w:cstheme="minorHAnsi"/>
            <w:sz w:val="22"/>
            <w:szCs w:val="22"/>
          </w:rPr>
          <w:t>;</w:t>
        </w:r>
      </w:ins>
      <w:del w:id="64" w:author="Kelli Haynes" w:date="2023-07-07T14:17:00Z">
        <w:r w:rsidDel="00697A62">
          <w:rPr>
            <w:rFonts w:cstheme="minorHAnsi"/>
            <w:sz w:val="22"/>
            <w:szCs w:val="22"/>
          </w:rPr>
          <w:delText>.</w:delText>
        </w:r>
      </w:del>
      <w:del w:id="65" w:author="Kelli Haynes" w:date="2023-07-07T14:18:00Z">
        <w:r w:rsidDel="00697A62">
          <w:rPr>
            <w:rFonts w:cstheme="minorHAnsi"/>
            <w:sz w:val="22"/>
            <w:szCs w:val="22"/>
          </w:rPr>
          <w:delText xml:space="preserve"> </w:delText>
        </w:r>
      </w:del>
      <w:r>
        <w:rPr>
          <w:rFonts w:cstheme="minorHAnsi"/>
          <w:sz w:val="22"/>
          <w:szCs w:val="22"/>
        </w:rPr>
        <w:t>2021.</w:t>
      </w:r>
    </w:p>
    <w:p w14:paraId="16FF0AA9" w14:textId="77777777" w:rsidR="00E60198" w:rsidRDefault="00E60198" w:rsidP="00E60198">
      <w:pPr>
        <w:pStyle w:val="EndnoteText"/>
        <w:ind w:firstLine="720"/>
      </w:pPr>
    </w:p>
  </w:endnote>
  <w:endnote w:id="3">
    <w:p w14:paraId="7ACB0024" w14:textId="67CA5FEA" w:rsidR="00E60198" w:rsidRDefault="001F6D74">
      <w:pPr>
        <w:pStyle w:val="EndnoteText"/>
        <w:rPr>
          <w:rFonts w:cstheme="minorHAnsi"/>
          <w:sz w:val="22"/>
          <w:szCs w:val="22"/>
        </w:rPr>
      </w:pPr>
      <w:r>
        <w:t xml:space="preserve">3. </w:t>
      </w:r>
      <w:r w:rsidR="00E60198" w:rsidRPr="0096537C">
        <w:rPr>
          <w:rFonts w:cstheme="minorHAnsi"/>
          <w:sz w:val="22"/>
          <w:szCs w:val="22"/>
        </w:rPr>
        <w:t xml:space="preserve">Statkiewicz Sherer MA, Visconti PJ, Ritenour ER, Haynes, KW. </w:t>
      </w:r>
      <w:r w:rsidR="00E60198" w:rsidRPr="0096537C">
        <w:rPr>
          <w:rFonts w:cstheme="minorHAnsi"/>
          <w:i/>
          <w:iCs/>
          <w:sz w:val="22"/>
          <w:szCs w:val="22"/>
        </w:rPr>
        <w:t xml:space="preserve">Radiation Protection in Medical  </w:t>
      </w:r>
      <w:r w:rsidR="00E60198" w:rsidRPr="0096537C">
        <w:rPr>
          <w:rFonts w:cstheme="minorHAnsi"/>
          <w:i/>
          <w:iCs/>
          <w:sz w:val="22"/>
          <w:szCs w:val="22"/>
        </w:rPr>
        <w:tab/>
        <w:t>Radiography</w:t>
      </w:r>
      <w:r w:rsidR="00E60198" w:rsidRPr="0096537C">
        <w:rPr>
          <w:rFonts w:cstheme="minorHAnsi"/>
          <w:sz w:val="22"/>
          <w:szCs w:val="22"/>
        </w:rPr>
        <w:t>. 9</w:t>
      </w:r>
      <w:r w:rsidR="00E60198" w:rsidRPr="0096537C">
        <w:rPr>
          <w:rFonts w:cstheme="minorHAnsi"/>
          <w:sz w:val="22"/>
          <w:szCs w:val="22"/>
          <w:vertAlign w:val="superscript"/>
        </w:rPr>
        <w:t>th</w:t>
      </w:r>
      <w:r w:rsidR="00E60198" w:rsidRPr="0096537C">
        <w:rPr>
          <w:rFonts w:cstheme="minorHAnsi"/>
          <w:sz w:val="22"/>
          <w:szCs w:val="22"/>
        </w:rPr>
        <w:t xml:space="preserve"> ed</w:t>
      </w:r>
      <w:r w:rsidR="00E60198">
        <w:rPr>
          <w:rFonts w:cstheme="minorHAnsi"/>
          <w:sz w:val="22"/>
          <w:szCs w:val="22"/>
        </w:rPr>
        <w:t xml:space="preserve">ition. </w:t>
      </w:r>
      <w:r w:rsidR="00E60198" w:rsidRPr="0096537C">
        <w:rPr>
          <w:rFonts w:cstheme="minorHAnsi"/>
          <w:sz w:val="22"/>
          <w:szCs w:val="22"/>
        </w:rPr>
        <w:t>Elsevier</w:t>
      </w:r>
      <w:ins w:id="67" w:author="Kelli Haynes" w:date="2023-07-07T14:18:00Z">
        <w:r w:rsidR="00697A62">
          <w:rPr>
            <w:rFonts w:cstheme="minorHAnsi"/>
            <w:sz w:val="22"/>
            <w:szCs w:val="22"/>
          </w:rPr>
          <w:t>,;</w:t>
        </w:r>
      </w:ins>
      <w:del w:id="68" w:author="Kelli Haynes" w:date="2023-07-07T14:18:00Z">
        <w:r w:rsidR="00E60198" w:rsidRPr="0096537C" w:rsidDel="00697A62">
          <w:rPr>
            <w:rFonts w:cstheme="minorHAnsi"/>
            <w:sz w:val="22"/>
            <w:szCs w:val="22"/>
          </w:rPr>
          <w:delText>.</w:delText>
        </w:r>
      </w:del>
      <w:r w:rsidR="00E60198">
        <w:rPr>
          <w:rFonts w:cstheme="minorHAnsi"/>
          <w:sz w:val="22"/>
          <w:szCs w:val="22"/>
        </w:rPr>
        <w:t xml:space="preserve"> 2022.</w:t>
      </w:r>
    </w:p>
    <w:p w14:paraId="3D759649" w14:textId="77777777" w:rsidR="00826FBA" w:rsidRDefault="00826FBA">
      <w:pPr>
        <w:pStyle w:val="EndnoteText"/>
      </w:pPr>
    </w:p>
  </w:endnote>
  <w:endnote w:id="4">
    <w:p w14:paraId="03D02C0B" w14:textId="3E1671F2" w:rsidR="004566D0" w:rsidRPr="00DC7B29" w:rsidRDefault="001F6D74" w:rsidP="004566D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t xml:space="preserve">4. </w:t>
      </w:r>
      <w:r w:rsidR="004566D0" w:rsidRPr="00DC7B29">
        <w:rPr>
          <w:rStyle w:val="normaltextrun"/>
          <w:rFonts w:asciiTheme="minorHAnsi" w:hAnsiTheme="minorHAnsi" w:cstheme="minorHAnsi"/>
          <w:color w:val="000000"/>
          <w:sz w:val="22"/>
          <w:szCs w:val="22"/>
        </w:rPr>
        <w:t>Carroll, QB</w:t>
      </w:r>
      <w:r w:rsidR="004566D0" w:rsidRPr="00DC7B29">
        <w:rPr>
          <w:rStyle w:val="normaltextrun"/>
          <w:rFonts w:asciiTheme="minorHAnsi" w:hAnsiTheme="minorHAnsi" w:cstheme="minorHAnsi"/>
          <w:i/>
          <w:iCs/>
          <w:color w:val="000000"/>
          <w:sz w:val="22"/>
          <w:szCs w:val="22"/>
        </w:rPr>
        <w:t>. Radiography in the Digital Age</w:t>
      </w:r>
      <w:r w:rsidR="004566D0" w:rsidRPr="00DC7B29">
        <w:rPr>
          <w:rStyle w:val="normaltextrun"/>
          <w:rFonts w:asciiTheme="minorHAnsi" w:hAnsiTheme="minorHAnsi" w:cstheme="minorHAnsi"/>
          <w:color w:val="000000"/>
          <w:sz w:val="22"/>
          <w:szCs w:val="22"/>
        </w:rPr>
        <w:t>. 3</w:t>
      </w:r>
      <w:r w:rsidR="004566D0" w:rsidRPr="00DC7B29">
        <w:rPr>
          <w:rStyle w:val="normaltextrun"/>
          <w:rFonts w:asciiTheme="minorHAnsi" w:hAnsiTheme="minorHAnsi" w:cstheme="minorHAnsi"/>
          <w:color w:val="000000"/>
          <w:sz w:val="22"/>
          <w:szCs w:val="22"/>
          <w:vertAlign w:val="superscript"/>
        </w:rPr>
        <w:t>rd</w:t>
      </w:r>
      <w:r w:rsidR="004566D0" w:rsidRPr="00DC7B29">
        <w:rPr>
          <w:rStyle w:val="normaltextrun"/>
          <w:rFonts w:asciiTheme="minorHAnsi" w:hAnsiTheme="minorHAnsi" w:cstheme="minorHAnsi"/>
          <w:color w:val="000000"/>
          <w:sz w:val="22"/>
          <w:szCs w:val="22"/>
        </w:rPr>
        <w:t xml:space="preserve"> ed</w:t>
      </w:r>
      <w:r w:rsidR="004566D0">
        <w:rPr>
          <w:rStyle w:val="normaltextrun"/>
          <w:rFonts w:asciiTheme="minorHAnsi" w:hAnsiTheme="minorHAnsi" w:cstheme="minorHAnsi"/>
          <w:color w:val="000000"/>
          <w:sz w:val="22"/>
          <w:szCs w:val="22"/>
        </w:rPr>
        <w:t xml:space="preserve">ition. </w:t>
      </w:r>
      <w:r w:rsidR="004566D0" w:rsidRPr="00DC7B29">
        <w:rPr>
          <w:rStyle w:val="normaltextrun"/>
          <w:rFonts w:asciiTheme="minorHAnsi" w:hAnsiTheme="minorHAnsi" w:cstheme="minorHAnsi"/>
          <w:color w:val="000000"/>
          <w:sz w:val="22"/>
          <w:szCs w:val="22"/>
        </w:rPr>
        <w:t>Thomas Publisher</w:t>
      </w:r>
      <w:ins w:id="74" w:author="Kelli Haynes" w:date="2023-07-07T14:18:00Z">
        <w:r w:rsidR="00697A62">
          <w:rPr>
            <w:rStyle w:val="normaltextrun"/>
            <w:rFonts w:asciiTheme="minorHAnsi" w:hAnsiTheme="minorHAnsi" w:cstheme="minorHAnsi"/>
            <w:color w:val="000000"/>
            <w:sz w:val="22"/>
            <w:szCs w:val="22"/>
          </w:rPr>
          <w:t>,;</w:t>
        </w:r>
      </w:ins>
      <w:del w:id="75" w:author="Kelli Haynes" w:date="2023-07-07T14:18:00Z">
        <w:r w:rsidR="004566D0" w:rsidRPr="00DC7B29" w:rsidDel="00697A62">
          <w:rPr>
            <w:rStyle w:val="normaltextrun"/>
            <w:rFonts w:asciiTheme="minorHAnsi" w:hAnsiTheme="minorHAnsi" w:cstheme="minorHAnsi"/>
            <w:color w:val="000000"/>
            <w:sz w:val="22"/>
            <w:szCs w:val="22"/>
          </w:rPr>
          <w:delText>.</w:delText>
        </w:r>
      </w:del>
      <w:r w:rsidR="004566D0">
        <w:rPr>
          <w:rStyle w:val="normaltextrun"/>
          <w:rFonts w:asciiTheme="minorHAnsi" w:hAnsiTheme="minorHAnsi" w:cstheme="minorHAnsi"/>
          <w:color w:val="000000"/>
          <w:sz w:val="22"/>
          <w:szCs w:val="22"/>
        </w:rPr>
        <w:t xml:space="preserve"> 2018.</w:t>
      </w:r>
      <w:r w:rsidR="004566D0" w:rsidRPr="00DC7B29">
        <w:rPr>
          <w:rStyle w:val="normaltextrun"/>
          <w:rFonts w:asciiTheme="minorHAnsi" w:hAnsiTheme="minorHAnsi" w:cstheme="minorHAnsi"/>
          <w:color w:val="000000"/>
          <w:sz w:val="22"/>
          <w:szCs w:val="22"/>
        </w:rPr>
        <w:t xml:space="preserve"> </w:t>
      </w:r>
    </w:p>
    <w:p w14:paraId="64364AD5" w14:textId="77777777" w:rsidR="004566D0" w:rsidRDefault="004566D0" w:rsidP="004566D0">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CF877" w14:textId="77777777" w:rsidR="000662CD" w:rsidRDefault="000662CD" w:rsidP="00A67FA9">
      <w:pPr>
        <w:spacing w:after="0" w:line="240" w:lineRule="auto"/>
      </w:pPr>
      <w:r>
        <w:separator/>
      </w:r>
    </w:p>
  </w:footnote>
  <w:footnote w:type="continuationSeparator" w:id="0">
    <w:p w14:paraId="3434242A" w14:textId="77777777" w:rsidR="000662CD" w:rsidRDefault="000662CD" w:rsidP="00A67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32DFA"/>
    <w:multiLevelType w:val="hybridMultilevel"/>
    <w:tmpl w:val="34C4993E"/>
    <w:lvl w:ilvl="0" w:tplc="7E364E80">
      <w:start w:val="1"/>
      <w:numFmt w:val="bullet"/>
      <w:lvlText w:val="•"/>
      <w:lvlJc w:val="left"/>
      <w:pPr>
        <w:tabs>
          <w:tab w:val="num" w:pos="720"/>
        </w:tabs>
        <w:ind w:left="720" w:hanging="360"/>
      </w:pPr>
      <w:rPr>
        <w:rFonts w:ascii="Arial" w:hAnsi="Arial" w:hint="default"/>
      </w:rPr>
    </w:lvl>
    <w:lvl w:ilvl="1" w:tplc="FEF6E46A" w:tentative="1">
      <w:start w:val="1"/>
      <w:numFmt w:val="bullet"/>
      <w:lvlText w:val="•"/>
      <w:lvlJc w:val="left"/>
      <w:pPr>
        <w:tabs>
          <w:tab w:val="num" w:pos="1440"/>
        </w:tabs>
        <w:ind w:left="1440" w:hanging="360"/>
      </w:pPr>
      <w:rPr>
        <w:rFonts w:ascii="Arial" w:hAnsi="Arial" w:hint="default"/>
      </w:rPr>
    </w:lvl>
    <w:lvl w:ilvl="2" w:tplc="4EAA28CA" w:tentative="1">
      <w:start w:val="1"/>
      <w:numFmt w:val="bullet"/>
      <w:lvlText w:val="•"/>
      <w:lvlJc w:val="left"/>
      <w:pPr>
        <w:tabs>
          <w:tab w:val="num" w:pos="2160"/>
        </w:tabs>
        <w:ind w:left="2160" w:hanging="360"/>
      </w:pPr>
      <w:rPr>
        <w:rFonts w:ascii="Arial" w:hAnsi="Arial" w:hint="default"/>
      </w:rPr>
    </w:lvl>
    <w:lvl w:ilvl="3" w:tplc="457878A8" w:tentative="1">
      <w:start w:val="1"/>
      <w:numFmt w:val="bullet"/>
      <w:lvlText w:val="•"/>
      <w:lvlJc w:val="left"/>
      <w:pPr>
        <w:tabs>
          <w:tab w:val="num" w:pos="2880"/>
        </w:tabs>
        <w:ind w:left="2880" w:hanging="360"/>
      </w:pPr>
      <w:rPr>
        <w:rFonts w:ascii="Arial" w:hAnsi="Arial" w:hint="default"/>
      </w:rPr>
    </w:lvl>
    <w:lvl w:ilvl="4" w:tplc="3602745A" w:tentative="1">
      <w:start w:val="1"/>
      <w:numFmt w:val="bullet"/>
      <w:lvlText w:val="•"/>
      <w:lvlJc w:val="left"/>
      <w:pPr>
        <w:tabs>
          <w:tab w:val="num" w:pos="3600"/>
        </w:tabs>
        <w:ind w:left="3600" w:hanging="360"/>
      </w:pPr>
      <w:rPr>
        <w:rFonts w:ascii="Arial" w:hAnsi="Arial" w:hint="default"/>
      </w:rPr>
    </w:lvl>
    <w:lvl w:ilvl="5" w:tplc="FDC86DAC" w:tentative="1">
      <w:start w:val="1"/>
      <w:numFmt w:val="bullet"/>
      <w:lvlText w:val="•"/>
      <w:lvlJc w:val="left"/>
      <w:pPr>
        <w:tabs>
          <w:tab w:val="num" w:pos="4320"/>
        </w:tabs>
        <w:ind w:left="4320" w:hanging="360"/>
      </w:pPr>
      <w:rPr>
        <w:rFonts w:ascii="Arial" w:hAnsi="Arial" w:hint="default"/>
      </w:rPr>
    </w:lvl>
    <w:lvl w:ilvl="6" w:tplc="C2BA08AA" w:tentative="1">
      <w:start w:val="1"/>
      <w:numFmt w:val="bullet"/>
      <w:lvlText w:val="•"/>
      <w:lvlJc w:val="left"/>
      <w:pPr>
        <w:tabs>
          <w:tab w:val="num" w:pos="5040"/>
        </w:tabs>
        <w:ind w:left="5040" w:hanging="360"/>
      </w:pPr>
      <w:rPr>
        <w:rFonts w:ascii="Arial" w:hAnsi="Arial" w:hint="default"/>
      </w:rPr>
    </w:lvl>
    <w:lvl w:ilvl="7" w:tplc="B1F2334C" w:tentative="1">
      <w:start w:val="1"/>
      <w:numFmt w:val="bullet"/>
      <w:lvlText w:val="•"/>
      <w:lvlJc w:val="left"/>
      <w:pPr>
        <w:tabs>
          <w:tab w:val="num" w:pos="5760"/>
        </w:tabs>
        <w:ind w:left="5760" w:hanging="360"/>
      </w:pPr>
      <w:rPr>
        <w:rFonts w:ascii="Arial" w:hAnsi="Arial" w:hint="default"/>
      </w:rPr>
    </w:lvl>
    <w:lvl w:ilvl="8" w:tplc="7374B2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00012D"/>
    <w:multiLevelType w:val="multilevel"/>
    <w:tmpl w:val="26C011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0E4A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5484531">
    <w:abstractNumId w:val="0"/>
  </w:num>
  <w:num w:numId="2" w16cid:durableId="832062338">
    <w:abstractNumId w:val="2"/>
  </w:num>
  <w:num w:numId="3" w16cid:durableId="1207252717">
    <w:abstractNumId w:val="3"/>
  </w:num>
  <w:num w:numId="4" w16cid:durableId="3219788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Kelli Haynes">
    <w15:presenceInfo w15:providerId="AD" w15:userId="S::haynesk@nsula.edu::d6e6b07e-9821-41b2-8614-2079adc3bb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KwNDK2NDIyMzc2NzdU0lEKTi0uzszPAykwqQUAXD52KiwAAAA="/>
  </w:docVars>
  <w:rsids>
    <w:rsidRoot w:val="003C0F57"/>
    <w:rsid w:val="00011165"/>
    <w:rsid w:val="00013D2A"/>
    <w:rsid w:val="000561CD"/>
    <w:rsid w:val="00060A9B"/>
    <w:rsid w:val="000662CD"/>
    <w:rsid w:val="000F7E2E"/>
    <w:rsid w:val="001061D0"/>
    <w:rsid w:val="001109F9"/>
    <w:rsid w:val="001218AC"/>
    <w:rsid w:val="00135A50"/>
    <w:rsid w:val="00174B56"/>
    <w:rsid w:val="001C40AB"/>
    <w:rsid w:val="001C6E17"/>
    <w:rsid w:val="001F6D74"/>
    <w:rsid w:val="002116BD"/>
    <w:rsid w:val="002550EA"/>
    <w:rsid w:val="002563B9"/>
    <w:rsid w:val="00277252"/>
    <w:rsid w:val="00296697"/>
    <w:rsid w:val="002B0206"/>
    <w:rsid w:val="002C2933"/>
    <w:rsid w:val="002E3006"/>
    <w:rsid w:val="002E6734"/>
    <w:rsid w:val="00363098"/>
    <w:rsid w:val="00392E67"/>
    <w:rsid w:val="00394509"/>
    <w:rsid w:val="003A6942"/>
    <w:rsid w:val="003C0F57"/>
    <w:rsid w:val="003D491C"/>
    <w:rsid w:val="003F78FF"/>
    <w:rsid w:val="0041580F"/>
    <w:rsid w:val="00450165"/>
    <w:rsid w:val="004566D0"/>
    <w:rsid w:val="004931C9"/>
    <w:rsid w:val="004B1CAD"/>
    <w:rsid w:val="004F6176"/>
    <w:rsid w:val="00524851"/>
    <w:rsid w:val="00533AAB"/>
    <w:rsid w:val="00535BCA"/>
    <w:rsid w:val="00564578"/>
    <w:rsid w:val="005A468F"/>
    <w:rsid w:val="005B056E"/>
    <w:rsid w:val="005B2CAC"/>
    <w:rsid w:val="005D224B"/>
    <w:rsid w:val="005F4E55"/>
    <w:rsid w:val="00633462"/>
    <w:rsid w:val="00633A5D"/>
    <w:rsid w:val="00656E29"/>
    <w:rsid w:val="00670797"/>
    <w:rsid w:val="00671FE6"/>
    <w:rsid w:val="00697A62"/>
    <w:rsid w:val="006D4815"/>
    <w:rsid w:val="006E48EC"/>
    <w:rsid w:val="006F2E71"/>
    <w:rsid w:val="0072026F"/>
    <w:rsid w:val="00752003"/>
    <w:rsid w:val="00774D84"/>
    <w:rsid w:val="007A11A1"/>
    <w:rsid w:val="00811C1B"/>
    <w:rsid w:val="00822D20"/>
    <w:rsid w:val="00826FBA"/>
    <w:rsid w:val="0083202C"/>
    <w:rsid w:val="0085044C"/>
    <w:rsid w:val="00884669"/>
    <w:rsid w:val="008A140E"/>
    <w:rsid w:val="008B4323"/>
    <w:rsid w:val="008B676A"/>
    <w:rsid w:val="008C39EC"/>
    <w:rsid w:val="008D0EC4"/>
    <w:rsid w:val="00900159"/>
    <w:rsid w:val="00963325"/>
    <w:rsid w:val="00963ABA"/>
    <w:rsid w:val="009677F5"/>
    <w:rsid w:val="00976EE3"/>
    <w:rsid w:val="009E6C47"/>
    <w:rsid w:val="009E7897"/>
    <w:rsid w:val="009F6F8D"/>
    <w:rsid w:val="00A06201"/>
    <w:rsid w:val="00A177F5"/>
    <w:rsid w:val="00A35769"/>
    <w:rsid w:val="00A5415C"/>
    <w:rsid w:val="00A67FA9"/>
    <w:rsid w:val="00A90B4E"/>
    <w:rsid w:val="00AB7997"/>
    <w:rsid w:val="00AC6D5F"/>
    <w:rsid w:val="00B552DD"/>
    <w:rsid w:val="00B651A5"/>
    <w:rsid w:val="00B7111A"/>
    <w:rsid w:val="00BB2890"/>
    <w:rsid w:val="00BB3088"/>
    <w:rsid w:val="00BC5FB0"/>
    <w:rsid w:val="00C03D69"/>
    <w:rsid w:val="00C26D43"/>
    <w:rsid w:val="00C55C92"/>
    <w:rsid w:val="00C56491"/>
    <w:rsid w:val="00C742BA"/>
    <w:rsid w:val="00C9396A"/>
    <w:rsid w:val="00CB0F2D"/>
    <w:rsid w:val="00D33707"/>
    <w:rsid w:val="00D67B10"/>
    <w:rsid w:val="00D86F67"/>
    <w:rsid w:val="00DD26FB"/>
    <w:rsid w:val="00DF0BFA"/>
    <w:rsid w:val="00E15E8E"/>
    <w:rsid w:val="00E450C5"/>
    <w:rsid w:val="00E60198"/>
    <w:rsid w:val="00E837B1"/>
    <w:rsid w:val="00E8502A"/>
    <w:rsid w:val="00EE5ED8"/>
    <w:rsid w:val="00F04992"/>
    <w:rsid w:val="00F11CC2"/>
    <w:rsid w:val="00F30661"/>
    <w:rsid w:val="00F33887"/>
    <w:rsid w:val="00F40875"/>
    <w:rsid w:val="00F63A78"/>
    <w:rsid w:val="00FA6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C053"/>
  <w15:chartTrackingRefBased/>
  <w15:docId w15:val="{5282C5E4-304B-4568-96CA-0870D897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26F"/>
    <w:pPr>
      <w:spacing w:after="0" w:line="360" w:lineRule="auto"/>
      <w:jc w:val="center"/>
      <w:textAlignment w:val="baseline"/>
      <w:outlineLvl w:val="0"/>
    </w:pPr>
    <w:rPr>
      <w:rFonts w:ascii="Calibri" w:eastAsia="Times New Roman" w:hAnsi="Calibri" w:cs="Calibri"/>
      <w:b/>
      <w:bCs/>
      <w:color w:val="000000"/>
      <w:kern w:val="0"/>
      <w14:ligatures w14:val="none"/>
    </w:rPr>
  </w:style>
  <w:style w:type="paragraph" w:styleId="Heading2">
    <w:name w:val="heading 2"/>
    <w:basedOn w:val="Default"/>
    <w:next w:val="Normal"/>
    <w:link w:val="Heading2Char"/>
    <w:uiPriority w:val="9"/>
    <w:unhideWhenUsed/>
    <w:qFormat/>
    <w:rsid w:val="0072026F"/>
    <w:pPr>
      <w:spacing w:line="360" w:lineRule="auto"/>
      <w:outlineLvl w:val="1"/>
    </w:pPr>
    <w:rPr>
      <w:rFonts w:asciiTheme="minorHAnsi" w:hAnsiTheme="minorHAnsi" w:cstheme="minorHAnsi"/>
      <w:b/>
      <w:bCs/>
      <w:color w:val="auto"/>
      <w:sz w:val="22"/>
      <w:szCs w:val="22"/>
    </w:rPr>
  </w:style>
  <w:style w:type="paragraph" w:styleId="Heading3">
    <w:name w:val="heading 3"/>
    <w:basedOn w:val="Default"/>
    <w:next w:val="Normal"/>
    <w:link w:val="Heading3Char"/>
    <w:uiPriority w:val="9"/>
    <w:unhideWhenUsed/>
    <w:qFormat/>
    <w:rsid w:val="003F78FF"/>
    <w:pPr>
      <w:spacing w:line="360" w:lineRule="auto"/>
      <w:outlineLvl w:val="2"/>
    </w:pPr>
    <w:rPr>
      <w:rFonts w:asciiTheme="minorHAnsi" w:hAnsiTheme="minorHAnsi" w:cstheme="minorHAnsi"/>
      <w:i/>
      <w:iCs/>
      <w:color w:val="auto"/>
      <w:sz w:val="22"/>
      <w:szCs w:val="22"/>
    </w:rPr>
  </w:style>
  <w:style w:type="paragraph" w:styleId="Heading4">
    <w:name w:val="heading 4"/>
    <w:basedOn w:val="Normal"/>
    <w:next w:val="Normal"/>
    <w:link w:val="Heading4Char"/>
    <w:uiPriority w:val="9"/>
    <w:unhideWhenUsed/>
    <w:qFormat/>
    <w:rsid w:val="00C03D69"/>
    <w:pPr>
      <w:spacing w:after="0" w:line="360" w:lineRule="auto"/>
      <w:outlineLvl w:val="3"/>
    </w:pPr>
    <w:rPr>
      <w:rFonts w:cstheme="minorHAns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63B9"/>
    <w:pPr>
      <w:autoSpaceDE w:val="0"/>
      <w:autoSpaceDN w:val="0"/>
      <w:adjustRightInd w:val="0"/>
      <w:spacing w:after="0" w:line="240" w:lineRule="auto"/>
    </w:pPr>
    <w:rPr>
      <w:rFonts w:ascii="Arial" w:hAnsi="Arial" w:cs="Arial"/>
      <w:color w:val="000000"/>
      <w:kern w:val="0"/>
      <w:sz w:val="24"/>
      <w:szCs w:val="24"/>
    </w:rPr>
  </w:style>
  <w:style w:type="paragraph" w:customStyle="1" w:styleId="paragraph">
    <w:name w:val="paragraph"/>
    <w:basedOn w:val="Normal"/>
    <w:rsid w:val="009E78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E7897"/>
  </w:style>
  <w:style w:type="character" w:customStyle="1" w:styleId="eop">
    <w:name w:val="eop"/>
    <w:basedOn w:val="DefaultParagraphFont"/>
    <w:rsid w:val="009E7897"/>
  </w:style>
  <w:style w:type="character" w:customStyle="1" w:styleId="superscript">
    <w:name w:val="superscript"/>
    <w:basedOn w:val="DefaultParagraphFont"/>
    <w:rsid w:val="009E7897"/>
  </w:style>
  <w:style w:type="table" w:styleId="TableGrid">
    <w:name w:val="Table Grid"/>
    <w:basedOn w:val="TableNormal"/>
    <w:uiPriority w:val="39"/>
    <w:rsid w:val="00135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1165"/>
    <w:rPr>
      <w:color w:val="0563C1" w:themeColor="hyperlink"/>
      <w:u w:val="single"/>
    </w:rPr>
  </w:style>
  <w:style w:type="paragraph" w:styleId="EndnoteText">
    <w:name w:val="endnote text"/>
    <w:basedOn w:val="Normal"/>
    <w:link w:val="EndnoteTextChar"/>
    <w:uiPriority w:val="99"/>
    <w:semiHidden/>
    <w:unhideWhenUsed/>
    <w:rsid w:val="000111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165"/>
    <w:rPr>
      <w:sz w:val="20"/>
      <w:szCs w:val="20"/>
    </w:rPr>
  </w:style>
  <w:style w:type="character" w:styleId="EndnoteReference">
    <w:name w:val="endnote reference"/>
    <w:basedOn w:val="DefaultParagraphFont"/>
    <w:uiPriority w:val="99"/>
    <w:semiHidden/>
    <w:unhideWhenUsed/>
    <w:rsid w:val="00A67FA9"/>
    <w:rPr>
      <w:vertAlign w:val="superscript"/>
    </w:rPr>
  </w:style>
  <w:style w:type="paragraph" w:styleId="ListParagraph">
    <w:name w:val="List Paragraph"/>
    <w:basedOn w:val="Normal"/>
    <w:uiPriority w:val="34"/>
    <w:qFormat/>
    <w:rsid w:val="00C56491"/>
    <w:pPr>
      <w:ind w:left="720"/>
      <w:contextualSpacing/>
    </w:pPr>
  </w:style>
  <w:style w:type="table" w:styleId="ListTable4-Accent1">
    <w:name w:val="List Table 4 Accent 1"/>
    <w:basedOn w:val="TableNormal"/>
    <w:uiPriority w:val="49"/>
    <w:rsid w:val="00C5649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8B4323"/>
    <w:pPr>
      <w:spacing w:after="0" w:line="240" w:lineRule="auto"/>
    </w:pPr>
  </w:style>
  <w:style w:type="character" w:customStyle="1" w:styleId="Heading1Char">
    <w:name w:val="Heading 1 Char"/>
    <w:basedOn w:val="DefaultParagraphFont"/>
    <w:link w:val="Heading1"/>
    <w:uiPriority w:val="9"/>
    <w:rsid w:val="0072026F"/>
    <w:rPr>
      <w:rFonts w:ascii="Calibri" w:eastAsia="Times New Roman" w:hAnsi="Calibri" w:cs="Calibri"/>
      <w:b/>
      <w:bCs/>
      <w:color w:val="000000"/>
      <w:kern w:val="0"/>
      <w14:ligatures w14:val="none"/>
    </w:rPr>
  </w:style>
  <w:style w:type="character" w:customStyle="1" w:styleId="Heading2Char">
    <w:name w:val="Heading 2 Char"/>
    <w:basedOn w:val="DefaultParagraphFont"/>
    <w:link w:val="Heading2"/>
    <w:uiPriority w:val="9"/>
    <w:rsid w:val="0072026F"/>
    <w:rPr>
      <w:rFonts w:cstheme="minorHAnsi"/>
      <w:b/>
      <w:bCs/>
      <w:kern w:val="0"/>
    </w:rPr>
  </w:style>
  <w:style w:type="character" w:customStyle="1" w:styleId="Heading3Char">
    <w:name w:val="Heading 3 Char"/>
    <w:basedOn w:val="DefaultParagraphFont"/>
    <w:link w:val="Heading3"/>
    <w:uiPriority w:val="9"/>
    <w:rsid w:val="003F78FF"/>
    <w:rPr>
      <w:rFonts w:cstheme="minorHAnsi"/>
      <w:i/>
      <w:iCs/>
      <w:kern w:val="0"/>
    </w:rPr>
  </w:style>
  <w:style w:type="character" w:styleId="CommentReference">
    <w:name w:val="annotation reference"/>
    <w:basedOn w:val="DefaultParagraphFont"/>
    <w:uiPriority w:val="99"/>
    <w:semiHidden/>
    <w:unhideWhenUsed/>
    <w:rsid w:val="005B2CAC"/>
    <w:rPr>
      <w:sz w:val="16"/>
      <w:szCs w:val="16"/>
    </w:rPr>
  </w:style>
  <w:style w:type="paragraph" w:styleId="CommentText">
    <w:name w:val="annotation text"/>
    <w:basedOn w:val="Normal"/>
    <w:link w:val="CommentTextChar"/>
    <w:uiPriority w:val="99"/>
    <w:unhideWhenUsed/>
    <w:rsid w:val="005B2CAC"/>
    <w:pPr>
      <w:spacing w:line="240" w:lineRule="auto"/>
    </w:pPr>
    <w:rPr>
      <w:sz w:val="20"/>
      <w:szCs w:val="20"/>
    </w:rPr>
  </w:style>
  <w:style w:type="character" w:customStyle="1" w:styleId="CommentTextChar">
    <w:name w:val="Comment Text Char"/>
    <w:basedOn w:val="DefaultParagraphFont"/>
    <w:link w:val="CommentText"/>
    <w:uiPriority w:val="99"/>
    <w:rsid w:val="005B2CAC"/>
    <w:rPr>
      <w:sz w:val="20"/>
      <w:szCs w:val="20"/>
    </w:rPr>
  </w:style>
  <w:style w:type="paragraph" w:styleId="CommentSubject">
    <w:name w:val="annotation subject"/>
    <w:basedOn w:val="CommentText"/>
    <w:next w:val="CommentText"/>
    <w:link w:val="CommentSubjectChar"/>
    <w:uiPriority w:val="99"/>
    <w:semiHidden/>
    <w:unhideWhenUsed/>
    <w:rsid w:val="005B2CAC"/>
    <w:rPr>
      <w:b/>
      <w:bCs/>
    </w:rPr>
  </w:style>
  <w:style w:type="character" w:customStyle="1" w:styleId="CommentSubjectChar">
    <w:name w:val="Comment Subject Char"/>
    <w:basedOn w:val="CommentTextChar"/>
    <w:link w:val="CommentSubject"/>
    <w:uiPriority w:val="99"/>
    <w:semiHidden/>
    <w:rsid w:val="005B2CAC"/>
    <w:rPr>
      <w:b/>
      <w:bCs/>
      <w:sz w:val="20"/>
      <w:szCs w:val="20"/>
    </w:rPr>
  </w:style>
  <w:style w:type="character" w:customStyle="1" w:styleId="Heading4Char">
    <w:name w:val="Heading 4 Char"/>
    <w:basedOn w:val="DefaultParagraphFont"/>
    <w:link w:val="Heading4"/>
    <w:uiPriority w:val="9"/>
    <w:rsid w:val="00C03D69"/>
    <w:rPr>
      <w:rFonts w:cstheme="minorHAnsi"/>
      <w:u w:val="single"/>
    </w:rPr>
  </w:style>
  <w:style w:type="character" w:styleId="UnresolvedMention">
    <w:name w:val="Unresolved Mention"/>
    <w:basedOn w:val="DefaultParagraphFont"/>
    <w:uiPriority w:val="99"/>
    <w:semiHidden/>
    <w:unhideWhenUsed/>
    <w:rsid w:val="00697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83985">
      <w:bodyDiv w:val="1"/>
      <w:marLeft w:val="0"/>
      <w:marRight w:val="0"/>
      <w:marTop w:val="0"/>
      <w:marBottom w:val="0"/>
      <w:divBdr>
        <w:top w:val="none" w:sz="0" w:space="0" w:color="auto"/>
        <w:left w:val="none" w:sz="0" w:space="0" w:color="auto"/>
        <w:bottom w:val="none" w:sz="0" w:space="0" w:color="auto"/>
        <w:right w:val="none" w:sz="0" w:space="0" w:color="auto"/>
      </w:divBdr>
      <w:divsChild>
        <w:div w:id="1042171832">
          <w:marLeft w:val="446"/>
          <w:marRight w:val="0"/>
          <w:marTop w:val="0"/>
          <w:marBottom w:val="0"/>
          <w:divBdr>
            <w:top w:val="none" w:sz="0" w:space="0" w:color="auto"/>
            <w:left w:val="none" w:sz="0" w:space="0" w:color="auto"/>
            <w:bottom w:val="none" w:sz="0" w:space="0" w:color="auto"/>
            <w:right w:val="none" w:sz="0" w:space="0" w:color="auto"/>
          </w:divBdr>
        </w:div>
        <w:div w:id="182018737">
          <w:marLeft w:val="446"/>
          <w:marRight w:val="0"/>
          <w:marTop w:val="0"/>
          <w:marBottom w:val="0"/>
          <w:divBdr>
            <w:top w:val="none" w:sz="0" w:space="0" w:color="auto"/>
            <w:left w:val="none" w:sz="0" w:space="0" w:color="auto"/>
            <w:bottom w:val="none" w:sz="0" w:space="0" w:color="auto"/>
            <w:right w:val="none" w:sz="0" w:space="0" w:color="auto"/>
          </w:divBdr>
        </w:div>
        <w:div w:id="1983267686">
          <w:marLeft w:val="446"/>
          <w:marRight w:val="0"/>
          <w:marTop w:val="0"/>
          <w:marBottom w:val="0"/>
          <w:divBdr>
            <w:top w:val="none" w:sz="0" w:space="0" w:color="auto"/>
            <w:left w:val="none" w:sz="0" w:space="0" w:color="auto"/>
            <w:bottom w:val="none" w:sz="0" w:space="0" w:color="auto"/>
            <w:right w:val="none" w:sz="0" w:space="0" w:color="auto"/>
          </w:divBdr>
        </w:div>
        <w:div w:id="1032612821">
          <w:marLeft w:val="446"/>
          <w:marRight w:val="0"/>
          <w:marTop w:val="0"/>
          <w:marBottom w:val="0"/>
          <w:divBdr>
            <w:top w:val="none" w:sz="0" w:space="0" w:color="auto"/>
            <w:left w:val="none" w:sz="0" w:space="0" w:color="auto"/>
            <w:bottom w:val="none" w:sz="0" w:space="0" w:color="auto"/>
            <w:right w:val="none" w:sz="0" w:space="0" w:color="auto"/>
          </w:divBdr>
        </w:div>
        <w:div w:id="1657493534">
          <w:marLeft w:val="446"/>
          <w:marRight w:val="0"/>
          <w:marTop w:val="0"/>
          <w:marBottom w:val="0"/>
          <w:divBdr>
            <w:top w:val="none" w:sz="0" w:space="0" w:color="auto"/>
            <w:left w:val="none" w:sz="0" w:space="0" w:color="auto"/>
            <w:bottom w:val="none" w:sz="0" w:space="0" w:color="auto"/>
            <w:right w:val="none" w:sz="0" w:space="0" w:color="auto"/>
          </w:divBdr>
        </w:div>
        <w:div w:id="1797065136">
          <w:marLeft w:val="446"/>
          <w:marRight w:val="0"/>
          <w:marTop w:val="0"/>
          <w:marBottom w:val="0"/>
          <w:divBdr>
            <w:top w:val="none" w:sz="0" w:space="0" w:color="auto"/>
            <w:left w:val="none" w:sz="0" w:space="0" w:color="auto"/>
            <w:bottom w:val="none" w:sz="0" w:space="0" w:color="auto"/>
            <w:right w:val="none" w:sz="0" w:space="0" w:color="auto"/>
          </w:divBdr>
        </w:div>
        <w:div w:id="838232956">
          <w:marLeft w:val="446"/>
          <w:marRight w:val="0"/>
          <w:marTop w:val="0"/>
          <w:marBottom w:val="0"/>
          <w:divBdr>
            <w:top w:val="none" w:sz="0" w:space="0" w:color="auto"/>
            <w:left w:val="none" w:sz="0" w:space="0" w:color="auto"/>
            <w:bottom w:val="none" w:sz="0" w:space="0" w:color="auto"/>
            <w:right w:val="none" w:sz="0" w:space="0" w:color="auto"/>
          </w:divBdr>
        </w:div>
      </w:divsChild>
    </w:div>
    <w:div w:id="1323702447">
      <w:bodyDiv w:val="1"/>
      <w:marLeft w:val="0"/>
      <w:marRight w:val="0"/>
      <w:marTop w:val="0"/>
      <w:marBottom w:val="0"/>
      <w:divBdr>
        <w:top w:val="none" w:sz="0" w:space="0" w:color="auto"/>
        <w:left w:val="none" w:sz="0" w:space="0" w:color="auto"/>
        <w:bottom w:val="none" w:sz="0" w:space="0" w:color="auto"/>
        <w:right w:val="none" w:sz="0" w:space="0" w:color="auto"/>
      </w:divBdr>
      <w:divsChild>
        <w:div w:id="700132196">
          <w:marLeft w:val="0"/>
          <w:marRight w:val="0"/>
          <w:marTop w:val="0"/>
          <w:marBottom w:val="0"/>
          <w:divBdr>
            <w:top w:val="none" w:sz="0" w:space="0" w:color="auto"/>
            <w:left w:val="none" w:sz="0" w:space="0" w:color="auto"/>
            <w:bottom w:val="none" w:sz="0" w:space="0" w:color="auto"/>
            <w:right w:val="none" w:sz="0" w:space="0" w:color="auto"/>
          </w:divBdr>
        </w:div>
        <w:div w:id="1071007409">
          <w:marLeft w:val="0"/>
          <w:marRight w:val="0"/>
          <w:marTop w:val="0"/>
          <w:marBottom w:val="0"/>
          <w:divBdr>
            <w:top w:val="none" w:sz="0" w:space="0" w:color="auto"/>
            <w:left w:val="none" w:sz="0" w:space="0" w:color="auto"/>
            <w:bottom w:val="none" w:sz="0" w:space="0" w:color="auto"/>
            <w:right w:val="none" w:sz="0" w:space="0" w:color="auto"/>
          </w:divBdr>
        </w:div>
        <w:div w:id="262882465">
          <w:marLeft w:val="0"/>
          <w:marRight w:val="0"/>
          <w:marTop w:val="0"/>
          <w:marBottom w:val="0"/>
          <w:divBdr>
            <w:top w:val="none" w:sz="0" w:space="0" w:color="auto"/>
            <w:left w:val="none" w:sz="0" w:space="0" w:color="auto"/>
            <w:bottom w:val="none" w:sz="0" w:space="0" w:color="auto"/>
            <w:right w:val="none" w:sz="0" w:space="0" w:color="auto"/>
          </w:divBdr>
        </w:div>
        <w:div w:id="1901405340">
          <w:marLeft w:val="0"/>
          <w:marRight w:val="0"/>
          <w:marTop w:val="0"/>
          <w:marBottom w:val="0"/>
          <w:divBdr>
            <w:top w:val="none" w:sz="0" w:space="0" w:color="auto"/>
            <w:left w:val="none" w:sz="0" w:space="0" w:color="auto"/>
            <w:bottom w:val="none" w:sz="0" w:space="0" w:color="auto"/>
            <w:right w:val="none" w:sz="0" w:space="0" w:color="auto"/>
          </w:divBdr>
        </w:div>
        <w:div w:id="2099717384">
          <w:marLeft w:val="0"/>
          <w:marRight w:val="0"/>
          <w:marTop w:val="0"/>
          <w:marBottom w:val="0"/>
          <w:divBdr>
            <w:top w:val="none" w:sz="0" w:space="0" w:color="auto"/>
            <w:left w:val="none" w:sz="0" w:space="0" w:color="auto"/>
            <w:bottom w:val="none" w:sz="0" w:space="0" w:color="auto"/>
            <w:right w:val="none" w:sz="0" w:space="0" w:color="auto"/>
          </w:divBdr>
        </w:div>
        <w:div w:id="1196963080">
          <w:marLeft w:val="0"/>
          <w:marRight w:val="0"/>
          <w:marTop w:val="0"/>
          <w:marBottom w:val="0"/>
          <w:divBdr>
            <w:top w:val="none" w:sz="0" w:space="0" w:color="auto"/>
            <w:left w:val="none" w:sz="0" w:space="0" w:color="auto"/>
            <w:bottom w:val="none" w:sz="0" w:space="0" w:color="auto"/>
            <w:right w:val="none" w:sz="0" w:space="0" w:color="auto"/>
          </w:divBdr>
        </w:div>
        <w:div w:id="1593011157">
          <w:marLeft w:val="0"/>
          <w:marRight w:val="0"/>
          <w:marTop w:val="0"/>
          <w:marBottom w:val="0"/>
          <w:divBdr>
            <w:top w:val="none" w:sz="0" w:space="0" w:color="auto"/>
            <w:left w:val="none" w:sz="0" w:space="0" w:color="auto"/>
            <w:bottom w:val="none" w:sz="0" w:space="0" w:color="auto"/>
            <w:right w:val="none" w:sz="0" w:space="0" w:color="auto"/>
          </w:divBdr>
          <w:divsChild>
            <w:div w:id="667097889">
              <w:marLeft w:val="-75"/>
              <w:marRight w:val="0"/>
              <w:marTop w:val="30"/>
              <w:marBottom w:val="30"/>
              <w:divBdr>
                <w:top w:val="none" w:sz="0" w:space="0" w:color="auto"/>
                <w:left w:val="none" w:sz="0" w:space="0" w:color="auto"/>
                <w:bottom w:val="none" w:sz="0" w:space="0" w:color="auto"/>
                <w:right w:val="none" w:sz="0" w:space="0" w:color="auto"/>
              </w:divBdr>
              <w:divsChild>
                <w:div w:id="1681658722">
                  <w:marLeft w:val="0"/>
                  <w:marRight w:val="0"/>
                  <w:marTop w:val="0"/>
                  <w:marBottom w:val="0"/>
                  <w:divBdr>
                    <w:top w:val="none" w:sz="0" w:space="0" w:color="auto"/>
                    <w:left w:val="none" w:sz="0" w:space="0" w:color="auto"/>
                    <w:bottom w:val="none" w:sz="0" w:space="0" w:color="auto"/>
                    <w:right w:val="none" w:sz="0" w:space="0" w:color="auto"/>
                  </w:divBdr>
                  <w:divsChild>
                    <w:div w:id="2080247955">
                      <w:marLeft w:val="0"/>
                      <w:marRight w:val="0"/>
                      <w:marTop w:val="0"/>
                      <w:marBottom w:val="0"/>
                      <w:divBdr>
                        <w:top w:val="none" w:sz="0" w:space="0" w:color="auto"/>
                        <w:left w:val="none" w:sz="0" w:space="0" w:color="auto"/>
                        <w:bottom w:val="none" w:sz="0" w:space="0" w:color="auto"/>
                        <w:right w:val="none" w:sz="0" w:space="0" w:color="auto"/>
                      </w:divBdr>
                    </w:div>
                  </w:divsChild>
                </w:div>
                <w:div w:id="1290697066">
                  <w:marLeft w:val="0"/>
                  <w:marRight w:val="0"/>
                  <w:marTop w:val="0"/>
                  <w:marBottom w:val="0"/>
                  <w:divBdr>
                    <w:top w:val="none" w:sz="0" w:space="0" w:color="auto"/>
                    <w:left w:val="none" w:sz="0" w:space="0" w:color="auto"/>
                    <w:bottom w:val="none" w:sz="0" w:space="0" w:color="auto"/>
                    <w:right w:val="none" w:sz="0" w:space="0" w:color="auto"/>
                  </w:divBdr>
                  <w:divsChild>
                    <w:div w:id="834341967">
                      <w:marLeft w:val="0"/>
                      <w:marRight w:val="0"/>
                      <w:marTop w:val="0"/>
                      <w:marBottom w:val="0"/>
                      <w:divBdr>
                        <w:top w:val="none" w:sz="0" w:space="0" w:color="auto"/>
                        <w:left w:val="none" w:sz="0" w:space="0" w:color="auto"/>
                        <w:bottom w:val="none" w:sz="0" w:space="0" w:color="auto"/>
                        <w:right w:val="none" w:sz="0" w:space="0" w:color="auto"/>
                      </w:divBdr>
                    </w:div>
                  </w:divsChild>
                </w:div>
                <w:div w:id="1875730770">
                  <w:marLeft w:val="0"/>
                  <w:marRight w:val="0"/>
                  <w:marTop w:val="0"/>
                  <w:marBottom w:val="0"/>
                  <w:divBdr>
                    <w:top w:val="none" w:sz="0" w:space="0" w:color="auto"/>
                    <w:left w:val="none" w:sz="0" w:space="0" w:color="auto"/>
                    <w:bottom w:val="none" w:sz="0" w:space="0" w:color="auto"/>
                    <w:right w:val="none" w:sz="0" w:space="0" w:color="auto"/>
                  </w:divBdr>
                  <w:divsChild>
                    <w:div w:id="1919636989">
                      <w:marLeft w:val="0"/>
                      <w:marRight w:val="0"/>
                      <w:marTop w:val="0"/>
                      <w:marBottom w:val="0"/>
                      <w:divBdr>
                        <w:top w:val="none" w:sz="0" w:space="0" w:color="auto"/>
                        <w:left w:val="none" w:sz="0" w:space="0" w:color="auto"/>
                        <w:bottom w:val="none" w:sz="0" w:space="0" w:color="auto"/>
                        <w:right w:val="none" w:sz="0" w:space="0" w:color="auto"/>
                      </w:divBdr>
                    </w:div>
                  </w:divsChild>
                </w:div>
                <w:div w:id="1005327572">
                  <w:marLeft w:val="0"/>
                  <w:marRight w:val="0"/>
                  <w:marTop w:val="0"/>
                  <w:marBottom w:val="0"/>
                  <w:divBdr>
                    <w:top w:val="none" w:sz="0" w:space="0" w:color="auto"/>
                    <w:left w:val="none" w:sz="0" w:space="0" w:color="auto"/>
                    <w:bottom w:val="none" w:sz="0" w:space="0" w:color="auto"/>
                    <w:right w:val="none" w:sz="0" w:space="0" w:color="auto"/>
                  </w:divBdr>
                  <w:divsChild>
                    <w:div w:id="526137217">
                      <w:marLeft w:val="0"/>
                      <w:marRight w:val="0"/>
                      <w:marTop w:val="0"/>
                      <w:marBottom w:val="0"/>
                      <w:divBdr>
                        <w:top w:val="none" w:sz="0" w:space="0" w:color="auto"/>
                        <w:left w:val="none" w:sz="0" w:space="0" w:color="auto"/>
                        <w:bottom w:val="none" w:sz="0" w:space="0" w:color="auto"/>
                        <w:right w:val="none" w:sz="0" w:space="0" w:color="auto"/>
                      </w:divBdr>
                    </w:div>
                    <w:div w:id="2050182559">
                      <w:marLeft w:val="0"/>
                      <w:marRight w:val="0"/>
                      <w:marTop w:val="0"/>
                      <w:marBottom w:val="0"/>
                      <w:divBdr>
                        <w:top w:val="none" w:sz="0" w:space="0" w:color="auto"/>
                        <w:left w:val="none" w:sz="0" w:space="0" w:color="auto"/>
                        <w:bottom w:val="none" w:sz="0" w:space="0" w:color="auto"/>
                        <w:right w:val="none" w:sz="0" w:space="0" w:color="auto"/>
                      </w:divBdr>
                    </w:div>
                    <w:div w:id="1961571513">
                      <w:marLeft w:val="0"/>
                      <w:marRight w:val="0"/>
                      <w:marTop w:val="0"/>
                      <w:marBottom w:val="0"/>
                      <w:divBdr>
                        <w:top w:val="none" w:sz="0" w:space="0" w:color="auto"/>
                        <w:left w:val="none" w:sz="0" w:space="0" w:color="auto"/>
                        <w:bottom w:val="none" w:sz="0" w:space="0" w:color="auto"/>
                        <w:right w:val="none" w:sz="0" w:space="0" w:color="auto"/>
                      </w:divBdr>
                    </w:div>
                  </w:divsChild>
                </w:div>
                <w:div w:id="87429150">
                  <w:marLeft w:val="0"/>
                  <w:marRight w:val="0"/>
                  <w:marTop w:val="0"/>
                  <w:marBottom w:val="0"/>
                  <w:divBdr>
                    <w:top w:val="none" w:sz="0" w:space="0" w:color="auto"/>
                    <w:left w:val="none" w:sz="0" w:space="0" w:color="auto"/>
                    <w:bottom w:val="none" w:sz="0" w:space="0" w:color="auto"/>
                    <w:right w:val="none" w:sz="0" w:space="0" w:color="auto"/>
                  </w:divBdr>
                  <w:divsChild>
                    <w:div w:id="671183857">
                      <w:marLeft w:val="0"/>
                      <w:marRight w:val="0"/>
                      <w:marTop w:val="0"/>
                      <w:marBottom w:val="0"/>
                      <w:divBdr>
                        <w:top w:val="none" w:sz="0" w:space="0" w:color="auto"/>
                        <w:left w:val="none" w:sz="0" w:space="0" w:color="auto"/>
                        <w:bottom w:val="none" w:sz="0" w:space="0" w:color="auto"/>
                        <w:right w:val="none" w:sz="0" w:space="0" w:color="auto"/>
                      </w:divBdr>
                    </w:div>
                  </w:divsChild>
                </w:div>
                <w:div w:id="1413314794">
                  <w:marLeft w:val="0"/>
                  <w:marRight w:val="0"/>
                  <w:marTop w:val="0"/>
                  <w:marBottom w:val="0"/>
                  <w:divBdr>
                    <w:top w:val="none" w:sz="0" w:space="0" w:color="auto"/>
                    <w:left w:val="none" w:sz="0" w:space="0" w:color="auto"/>
                    <w:bottom w:val="none" w:sz="0" w:space="0" w:color="auto"/>
                    <w:right w:val="none" w:sz="0" w:space="0" w:color="auto"/>
                  </w:divBdr>
                  <w:divsChild>
                    <w:div w:id="1471051474">
                      <w:marLeft w:val="0"/>
                      <w:marRight w:val="0"/>
                      <w:marTop w:val="0"/>
                      <w:marBottom w:val="0"/>
                      <w:divBdr>
                        <w:top w:val="none" w:sz="0" w:space="0" w:color="auto"/>
                        <w:left w:val="none" w:sz="0" w:space="0" w:color="auto"/>
                        <w:bottom w:val="none" w:sz="0" w:space="0" w:color="auto"/>
                        <w:right w:val="none" w:sz="0" w:space="0" w:color="auto"/>
                      </w:divBdr>
                    </w:div>
                    <w:div w:id="2009746660">
                      <w:marLeft w:val="0"/>
                      <w:marRight w:val="0"/>
                      <w:marTop w:val="0"/>
                      <w:marBottom w:val="0"/>
                      <w:divBdr>
                        <w:top w:val="none" w:sz="0" w:space="0" w:color="auto"/>
                        <w:left w:val="none" w:sz="0" w:space="0" w:color="auto"/>
                        <w:bottom w:val="none" w:sz="0" w:space="0" w:color="auto"/>
                        <w:right w:val="none" w:sz="0" w:space="0" w:color="auto"/>
                      </w:divBdr>
                    </w:div>
                  </w:divsChild>
                </w:div>
                <w:div w:id="1154487658">
                  <w:marLeft w:val="0"/>
                  <w:marRight w:val="0"/>
                  <w:marTop w:val="0"/>
                  <w:marBottom w:val="0"/>
                  <w:divBdr>
                    <w:top w:val="none" w:sz="0" w:space="0" w:color="auto"/>
                    <w:left w:val="none" w:sz="0" w:space="0" w:color="auto"/>
                    <w:bottom w:val="none" w:sz="0" w:space="0" w:color="auto"/>
                    <w:right w:val="none" w:sz="0" w:space="0" w:color="auto"/>
                  </w:divBdr>
                  <w:divsChild>
                    <w:div w:id="1703166954">
                      <w:marLeft w:val="0"/>
                      <w:marRight w:val="0"/>
                      <w:marTop w:val="0"/>
                      <w:marBottom w:val="0"/>
                      <w:divBdr>
                        <w:top w:val="none" w:sz="0" w:space="0" w:color="auto"/>
                        <w:left w:val="none" w:sz="0" w:space="0" w:color="auto"/>
                        <w:bottom w:val="none" w:sz="0" w:space="0" w:color="auto"/>
                        <w:right w:val="none" w:sz="0" w:space="0" w:color="auto"/>
                      </w:divBdr>
                    </w:div>
                    <w:div w:id="1914125366">
                      <w:marLeft w:val="0"/>
                      <w:marRight w:val="0"/>
                      <w:marTop w:val="0"/>
                      <w:marBottom w:val="0"/>
                      <w:divBdr>
                        <w:top w:val="none" w:sz="0" w:space="0" w:color="auto"/>
                        <w:left w:val="none" w:sz="0" w:space="0" w:color="auto"/>
                        <w:bottom w:val="none" w:sz="0" w:space="0" w:color="auto"/>
                        <w:right w:val="none" w:sz="0" w:space="0" w:color="auto"/>
                      </w:divBdr>
                    </w:div>
                    <w:div w:id="1877960924">
                      <w:marLeft w:val="0"/>
                      <w:marRight w:val="0"/>
                      <w:marTop w:val="0"/>
                      <w:marBottom w:val="0"/>
                      <w:divBdr>
                        <w:top w:val="none" w:sz="0" w:space="0" w:color="auto"/>
                        <w:left w:val="none" w:sz="0" w:space="0" w:color="auto"/>
                        <w:bottom w:val="none" w:sz="0" w:space="0" w:color="auto"/>
                        <w:right w:val="none" w:sz="0" w:space="0" w:color="auto"/>
                      </w:divBdr>
                    </w:div>
                    <w:div w:id="1640956173">
                      <w:marLeft w:val="0"/>
                      <w:marRight w:val="0"/>
                      <w:marTop w:val="0"/>
                      <w:marBottom w:val="0"/>
                      <w:divBdr>
                        <w:top w:val="none" w:sz="0" w:space="0" w:color="auto"/>
                        <w:left w:val="none" w:sz="0" w:space="0" w:color="auto"/>
                        <w:bottom w:val="none" w:sz="0" w:space="0" w:color="auto"/>
                        <w:right w:val="none" w:sz="0" w:space="0" w:color="auto"/>
                      </w:divBdr>
                    </w:div>
                  </w:divsChild>
                </w:div>
                <w:div w:id="1808082019">
                  <w:marLeft w:val="0"/>
                  <w:marRight w:val="0"/>
                  <w:marTop w:val="0"/>
                  <w:marBottom w:val="0"/>
                  <w:divBdr>
                    <w:top w:val="none" w:sz="0" w:space="0" w:color="auto"/>
                    <w:left w:val="none" w:sz="0" w:space="0" w:color="auto"/>
                    <w:bottom w:val="none" w:sz="0" w:space="0" w:color="auto"/>
                    <w:right w:val="none" w:sz="0" w:space="0" w:color="auto"/>
                  </w:divBdr>
                  <w:divsChild>
                    <w:div w:id="435175828">
                      <w:marLeft w:val="0"/>
                      <w:marRight w:val="0"/>
                      <w:marTop w:val="0"/>
                      <w:marBottom w:val="0"/>
                      <w:divBdr>
                        <w:top w:val="none" w:sz="0" w:space="0" w:color="auto"/>
                        <w:left w:val="none" w:sz="0" w:space="0" w:color="auto"/>
                        <w:bottom w:val="none" w:sz="0" w:space="0" w:color="auto"/>
                        <w:right w:val="none" w:sz="0" w:space="0" w:color="auto"/>
                      </w:divBdr>
                    </w:div>
                  </w:divsChild>
                </w:div>
                <w:div w:id="573126480">
                  <w:marLeft w:val="0"/>
                  <w:marRight w:val="0"/>
                  <w:marTop w:val="0"/>
                  <w:marBottom w:val="0"/>
                  <w:divBdr>
                    <w:top w:val="none" w:sz="0" w:space="0" w:color="auto"/>
                    <w:left w:val="none" w:sz="0" w:space="0" w:color="auto"/>
                    <w:bottom w:val="none" w:sz="0" w:space="0" w:color="auto"/>
                    <w:right w:val="none" w:sz="0" w:space="0" w:color="auto"/>
                  </w:divBdr>
                  <w:divsChild>
                    <w:div w:id="191455487">
                      <w:marLeft w:val="0"/>
                      <w:marRight w:val="0"/>
                      <w:marTop w:val="0"/>
                      <w:marBottom w:val="0"/>
                      <w:divBdr>
                        <w:top w:val="none" w:sz="0" w:space="0" w:color="auto"/>
                        <w:left w:val="none" w:sz="0" w:space="0" w:color="auto"/>
                        <w:bottom w:val="none" w:sz="0" w:space="0" w:color="auto"/>
                        <w:right w:val="none" w:sz="0" w:space="0" w:color="auto"/>
                      </w:divBdr>
                    </w:div>
                    <w:div w:id="783772997">
                      <w:marLeft w:val="0"/>
                      <w:marRight w:val="0"/>
                      <w:marTop w:val="0"/>
                      <w:marBottom w:val="0"/>
                      <w:divBdr>
                        <w:top w:val="none" w:sz="0" w:space="0" w:color="auto"/>
                        <w:left w:val="none" w:sz="0" w:space="0" w:color="auto"/>
                        <w:bottom w:val="none" w:sz="0" w:space="0" w:color="auto"/>
                        <w:right w:val="none" w:sz="0" w:space="0" w:color="auto"/>
                      </w:divBdr>
                    </w:div>
                    <w:div w:id="152725899">
                      <w:marLeft w:val="0"/>
                      <w:marRight w:val="0"/>
                      <w:marTop w:val="0"/>
                      <w:marBottom w:val="0"/>
                      <w:divBdr>
                        <w:top w:val="none" w:sz="0" w:space="0" w:color="auto"/>
                        <w:left w:val="none" w:sz="0" w:space="0" w:color="auto"/>
                        <w:bottom w:val="none" w:sz="0" w:space="0" w:color="auto"/>
                        <w:right w:val="none" w:sz="0" w:space="0" w:color="auto"/>
                      </w:divBdr>
                    </w:div>
                  </w:divsChild>
                </w:div>
                <w:div w:id="872112437">
                  <w:marLeft w:val="0"/>
                  <w:marRight w:val="0"/>
                  <w:marTop w:val="0"/>
                  <w:marBottom w:val="0"/>
                  <w:divBdr>
                    <w:top w:val="none" w:sz="0" w:space="0" w:color="auto"/>
                    <w:left w:val="none" w:sz="0" w:space="0" w:color="auto"/>
                    <w:bottom w:val="none" w:sz="0" w:space="0" w:color="auto"/>
                    <w:right w:val="none" w:sz="0" w:space="0" w:color="auto"/>
                  </w:divBdr>
                  <w:divsChild>
                    <w:div w:id="367605791">
                      <w:marLeft w:val="0"/>
                      <w:marRight w:val="0"/>
                      <w:marTop w:val="0"/>
                      <w:marBottom w:val="0"/>
                      <w:divBdr>
                        <w:top w:val="none" w:sz="0" w:space="0" w:color="auto"/>
                        <w:left w:val="none" w:sz="0" w:space="0" w:color="auto"/>
                        <w:bottom w:val="none" w:sz="0" w:space="0" w:color="auto"/>
                        <w:right w:val="none" w:sz="0" w:space="0" w:color="auto"/>
                      </w:divBdr>
                    </w:div>
                    <w:div w:id="177039982">
                      <w:marLeft w:val="0"/>
                      <w:marRight w:val="0"/>
                      <w:marTop w:val="0"/>
                      <w:marBottom w:val="0"/>
                      <w:divBdr>
                        <w:top w:val="none" w:sz="0" w:space="0" w:color="auto"/>
                        <w:left w:val="none" w:sz="0" w:space="0" w:color="auto"/>
                        <w:bottom w:val="none" w:sz="0" w:space="0" w:color="auto"/>
                        <w:right w:val="none" w:sz="0" w:space="0" w:color="auto"/>
                      </w:divBdr>
                    </w:div>
                    <w:div w:id="498424571">
                      <w:marLeft w:val="0"/>
                      <w:marRight w:val="0"/>
                      <w:marTop w:val="0"/>
                      <w:marBottom w:val="0"/>
                      <w:divBdr>
                        <w:top w:val="none" w:sz="0" w:space="0" w:color="auto"/>
                        <w:left w:val="none" w:sz="0" w:space="0" w:color="auto"/>
                        <w:bottom w:val="none" w:sz="0" w:space="0" w:color="auto"/>
                        <w:right w:val="none" w:sz="0" w:space="0" w:color="auto"/>
                      </w:divBdr>
                    </w:div>
                    <w:div w:id="1813672976">
                      <w:marLeft w:val="0"/>
                      <w:marRight w:val="0"/>
                      <w:marTop w:val="0"/>
                      <w:marBottom w:val="0"/>
                      <w:divBdr>
                        <w:top w:val="none" w:sz="0" w:space="0" w:color="auto"/>
                        <w:left w:val="none" w:sz="0" w:space="0" w:color="auto"/>
                        <w:bottom w:val="none" w:sz="0" w:space="0" w:color="auto"/>
                        <w:right w:val="none" w:sz="0" w:space="0" w:color="auto"/>
                      </w:divBdr>
                    </w:div>
                    <w:div w:id="594091355">
                      <w:marLeft w:val="0"/>
                      <w:marRight w:val="0"/>
                      <w:marTop w:val="0"/>
                      <w:marBottom w:val="0"/>
                      <w:divBdr>
                        <w:top w:val="none" w:sz="0" w:space="0" w:color="auto"/>
                        <w:left w:val="none" w:sz="0" w:space="0" w:color="auto"/>
                        <w:bottom w:val="none" w:sz="0" w:space="0" w:color="auto"/>
                        <w:right w:val="none" w:sz="0" w:space="0" w:color="auto"/>
                      </w:divBdr>
                    </w:div>
                  </w:divsChild>
                </w:div>
                <w:div w:id="347175400">
                  <w:marLeft w:val="0"/>
                  <w:marRight w:val="0"/>
                  <w:marTop w:val="0"/>
                  <w:marBottom w:val="0"/>
                  <w:divBdr>
                    <w:top w:val="none" w:sz="0" w:space="0" w:color="auto"/>
                    <w:left w:val="none" w:sz="0" w:space="0" w:color="auto"/>
                    <w:bottom w:val="none" w:sz="0" w:space="0" w:color="auto"/>
                    <w:right w:val="none" w:sz="0" w:space="0" w:color="auto"/>
                  </w:divBdr>
                  <w:divsChild>
                    <w:div w:id="1170877567">
                      <w:marLeft w:val="0"/>
                      <w:marRight w:val="0"/>
                      <w:marTop w:val="0"/>
                      <w:marBottom w:val="0"/>
                      <w:divBdr>
                        <w:top w:val="none" w:sz="0" w:space="0" w:color="auto"/>
                        <w:left w:val="none" w:sz="0" w:space="0" w:color="auto"/>
                        <w:bottom w:val="none" w:sz="0" w:space="0" w:color="auto"/>
                        <w:right w:val="none" w:sz="0" w:space="0" w:color="auto"/>
                      </w:divBdr>
                    </w:div>
                  </w:divsChild>
                </w:div>
                <w:div w:id="574972806">
                  <w:marLeft w:val="0"/>
                  <w:marRight w:val="0"/>
                  <w:marTop w:val="0"/>
                  <w:marBottom w:val="0"/>
                  <w:divBdr>
                    <w:top w:val="none" w:sz="0" w:space="0" w:color="auto"/>
                    <w:left w:val="none" w:sz="0" w:space="0" w:color="auto"/>
                    <w:bottom w:val="none" w:sz="0" w:space="0" w:color="auto"/>
                    <w:right w:val="none" w:sz="0" w:space="0" w:color="auto"/>
                  </w:divBdr>
                  <w:divsChild>
                    <w:div w:id="1776754527">
                      <w:marLeft w:val="0"/>
                      <w:marRight w:val="0"/>
                      <w:marTop w:val="0"/>
                      <w:marBottom w:val="0"/>
                      <w:divBdr>
                        <w:top w:val="none" w:sz="0" w:space="0" w:color="auto"/>
                        <w:left w:val="none" w:sz="0" w:space="0" w:color="auto"/>
                        <w:bottom w:val="none" w:sz="0" w:space="0" w:color="auto"/>
                        <w:right w:val="none" w:sz="0" w:space="0" w:color="auto"/>
                      </w:divBdr>
                    </w:div>
                    <w:div w:id="187723905">
                      <w:marLeft w:val="0"/>
                      <w:marRight w:val="0"/>
                      <w:marTop w:val="0"/>
                      <w:marBottom w:val="0"/>
                      <w:divBdr>
                        <w:top w:val="none" w:sz="0" w:space="0" w:color="auto"/>
                        <w:left w:val="none" w:sz="0" w:space="0" w:color="auto"/>
                        <w:bottom w:val="none" w:sz="0" w:space="0" w:color="auto"/>
                        <w:right w:val="none" w:sz="0" w:space="0" w:color="auto"/>
                      </w:divBdr>
                    </w:div>
                    <w:div w:id="593363489">
                      <w:marLeft w:val="0"/>
                      <w:marRight w:val="0"/>
                      <w:marTop w:val="0"/>
                      <w:marBottom w:val="0"/>
                      <w:divBdr>
                        <w:top w:val="none" w:sz="0" w:space="0" w:color="auto"/>
                        <w:left w:val="none" w:sz="0" w:space="0" w:color="auto"/>
                        <w:bottom w:val="none" w:sz="0" w:space="0" w:color="auto"/>
                        <w:right w:val="none" w:sz="0" w:space="0" w:color="auto"/>
                      </w:divBdr>
                    </w:div>
                  </w:divsChild>
                </w:div>
                <w:div w:id="1595439015">
                  <w:marLeft w:val="0"/>
                  <w:marRight w:val="0"/>
                  <w:marTop w:val="0"/>
                  <w:marBottom w:val="0"/>
                  <w:divBdr>
                    <w:top w:val="none" w:sz="0" w:space="0" w:color="auto"/>
                    <w:left w:val="none" w:sz="0" w:space="0" w:color="auto"/>
                    <w:bottom w:val="none" w:sz="0" w:space="0" w:color="auto"/>
                    <w:right w:val="none" w:sz="0" w:space="0" w:color="auto"/>
                  </w:divBdr>
                  <w:divsChild>
                    <w:div w:id="957835094">
                      <w:marLeft w:val="0"/>
                      <w:marRight w:val="0"/>
                      <w:marTop w:val="0"/>
                      <w:marBottom w:val="0"/>
                      <w:divBdr>
                        <w:top w:val="none" w:sz="0" w:space="0" w:color="auto"/>
                        <w:left w:val="none" w:sz="0" w:space="0" w:color="auto"/>
                        <w:bottom w:val="none" w:sz="0" w:space="0" w:color="auto"/>
                        <w:right w:val="none" w:sz="0" w:space="0" w:color="auto"/>
                      </w:divBdr>
                    </w:div>
                    <w:div w:id="1942376305">
                      <w:marLeft w:val="0"/>
                      <w:marRight w:val="0"/>
                      <w:marTop w:val="0"/>
                      <w:marBottom w:val="0"/>
                      <w:divBdr>
                        <w:top w:val="none" w:sz="0" w:space="0" w:color="auto"/>
                        <w:left w:val="none" w:sz="0" w:space="0" w:color="auto"/>
                        <w:bottom w:val="none" w:sz="0" w:space="0" w:color="auto"/>
                        <w:right w:val="none" w:sz="0" w:space="0" w:color="auto"/>
                      </w:divBdr>
                    </w:div>
                    <w:div w:id="1071584397">
                      <w:marLeft w:val="0"/>
                      <w:marRight w:val="0"/>
                      <w:marTop w:val="0"/>
                      <w:marBottom w:val="0"/>
                      <w:divBdr>
                        <w:top w:val="none" w:sz="0" w:space="0" w:color="auto"/>
                        <w:left w:val="none" w:sz="0" w:space="0" w:color="auto"/>
                        <w:bottom w:val="none" w:sz="0" w:space="0" w:color="auto"/>
                        <w:right w:val="none" w:sz="0" w:space="0" w:color="auto"/>
                      </w:divBdr>
                    </w:div>
                    <w:div w:id="2104110574">
                      <w:marLeft w:val="0"/>
                      <w:marRight w:val="0"/>
                      <w:marTop w:val="0"/>
                      <w:marBottom w:val="0"/>
                      <w:divBdr>
                        <w:top w:val="none" w:sz="0" w:space="0" w:color="auto"/>
                        <w:left w:val="none" w:sz="0" w:space="0" w:color="auto"/>
                        <w:bottom w:val="none" w:sz="0" w:space="0" w:color="auto"/>
                        <w:right w:val="none" w:sz="0" w:space="0" w:color="auto"/>
                      </w:divBdr>
                    </w:div>
                    <w:div w:id="241843174">
                      <w:marLeft w:val="0"/>
                      <w:marRight w:val="0"/>
                      <w:marTop w:val="0"/>
                      <w:marBottom w:val="0"/>
                      <w:divBdr>
                        <w:top w:val="none" w:sz="0" w:space="0" w:color="auto"/>
                        <w:left w:val="none" w:sz="0" w:space="0" w:color="auto"/>
                        <w:bottom w:val="none" w:sz="0" w:space="0" w:color="auto"/>
                        <w:right w:val="none" w:sz="0" w:space="0" w:color="auto"/>
                      </w:divBdr>
                    </w:div>
                    <w:div w:id="107160961">
                      <w:marLeft w:val="0"/>
                      <w:marRight w:val="0"/>
                      <w:marTop w:val="0"/>
                      <w:marBottom w:val="0"/>
                      <w:divBdr>
                        <w:top w:val="none" w:sz="0" w:space="0" w:color="auto"/>
                        <w:left w:val="none" w:sz="0" w:space="0" w:color="auto"/>
                        <w:bottom w:val="none" w:sz="0" w:space="0" w:color="auto"/>
                        <w:right w:val="none" w:sz="0" w:space="0" w:color="auto"/>
                      </w:divBdr>
                    </w:div>
                  </w:divsChild>
                </w:div>
                <w:div w:id="1170218731">
                  <w:marLeft w:val="0"/>
                  <w:marRight w:val="0"/>
                  <w:marTop w:val="0"/>
                  <w:marBottom w:val="0"/>
                  <w:divBdr>
                    <w:top w:val="none" w:sz="0" w:space="0" w:color="auto"/>
                    <w:left w:val="none" w:sz="0" w:space="0" w:color="auto"/>
                    <w:bottom w:val="none" w:sz="0" w:space="0" w:color="auto"/>
                    <w:right w:val="none" w:sz="0" w:space="0" w:color="auto"/>
                  </w:divBdr>
                  <w:divsChild>
                    <w:div w:id="1560363458">
                      <w:marLeft w:val="0"/>
                      <w:marRight w:val="0"/>
                      <w:marTop w:val="0"/>
                      <w:marBottom w:val="0"/>
                      <w:divBdr>
                        <w:top w:val="none" w:sz="0" w:space="0" w:color="auto"/>
                        <w:left w:val="none" w:sz="0" w:space="0" w:color="auto"/>
                        <w:bottom w:val="none" w:sz="0" w:space="0" w:color="auto"/>
                        <w:right w:val="none" w:sz="0" w:space="0" w:color="auto"/>
                      </w:divBdr>
                    </w:div>
                  </w:divsChild>
                </w:div>
                <w:div w:id="776294240">
                  <w:marLeft w:val="0"/>
                  <w:marRight w:val="0"/>
                  <w:marTop w:val="0"/>
                  <w:marBottom w:val="0"/>
                  <w:divBdr>
                    <w:top w:val="none" w:sz="0" w:space="0" w:color="auto"/>
                    <w:left w:val="none" w:sz="0" w:space="0" w:color="auto"/>
                    <w:bottom w:val="none" w:sz="0" w:space="0" w:color="auto"/>
                    <w:right w:val="none" w:sz="0" w:space="0" w:color="auto"/>
                  </w:divBdr>
                  <w:divsChild>
                    <w:div w:id="528490312">
                      <w:marLeft w:val="0"/>
                      <w:marRight w:val="0"/>
                      <w:marTop w:val="0"/>
                      <w:marBottom w:val="0"/>
                      <w:divBdr>
                        <w:top w:val="none" w:sz="0" w:space="0" w:color="auto"/>
                        <w:left w:val="none" w:sz="0" w:space="0" w:color="auto"/>
                        <w:bottom w:val="none" w:sz="0" w:space="0" w:color="auto"/>
                        <w:right w:val="none" w:sz="0" w:space="0" w:color="auto"/>
                      </w:divBdr>
                    </w:div>
                    <w:div w:id="188879332">
                      <w:marLeft w:val="0"/>
                      <w:marRight w:val="0"/>
                      <w:marTop w:val="0"/>
                      <w:marBottom w:val="0"/>
                      <w:divBdr>
                        <w:top w:val="none" w:sz="0" w:space="0" w:color="auto"/>
                        <w:left w:val="none" w:sz="0" w:space="0" w:color="auto"/>
                        <w:bottom w:val="none" w:sz="0" w:space="0" w:color="auto"/>
                        <w:right w:val="none" w:sz="0" w:space="0" w:color="auto"/>
                      </w:divBdr>
                    </w:div>
                    <w:div w:id="1570460528">
                      <w:marLeft w:val="0"/>
                      <w:marRight w:val="0"/>
                      <w:marTop w:val="0"/>
                      <w:marBottom w:val="0"/>
                      <w:divBdr>
                        <w:top w:val="none" w:sz="0" w:space="0" w:color="auto"/>
                        <w:left w:val="none" w:sz="0" w:space="0" w:color="auto"/>
                        <w:bottom w:val="none" w:sz="0" w:space="0" w:color="auto"/>
                        <w:right w:val="none" w:sz="0" w:space="0" w:color="auto"/>
                      </w:divBdr>
                    </w:div>
                    <w:div w:id="257567391">
                      <w:marLeft w:val="0"/>
                      <w:marRight w:val="0"/>
                      <w:marTop w:val="0"/>
                      <w:marBottom w:val="0"/>
                      <w:divBdr>
                        <w:top w:val="none" w:sz="0" w:space="0" w:color="auto"/>
                        <w:left w:val="none" w:sz="0" w:space="0" w:color="auto"/>
                        <w:bottom w:val="none" w:sz="0" w:space="0" w:color="auto"/>
                        <w:right w:val="none" w:sz="0" w:space="0" w:color="auto"/>
                      </w:divBdr>
                    </w:div>
                    <w:div w:id="595795311">
                      <w:marLeft w:val="0"/>
                      <w:marRight w:val="0"/>
                      <w:marTop w:val="0"/>
                      <w:marBottom w:val="0"/>
                      <w:divBdr>
                        <w:top w:val="none" w:sz="0" w:space="0" w:color="auto"/>
                        <w:left w:val="none" w:sz="0" w:space="0" w:color="auto"/>
                        <w:bottom w:val="none" w:sz="0" w:space="0" w:color="auto"/>
                        <w:right w:val="none" w:sz="0" w:space="0" w:color="auto"/>
                      </w:divBdr>
                    </w:div>
                  </w:divsChild>
                </w:div>
                <w:div w:id="1186091470">
                  <w:marLeft w:val="0"/>
                  <w:marRight w:val="0"/>
                  <w:marTop w:val="0"/>
                  <w:marBottom w:val="0"/>
                  <w:divBdr>
                    <w:top w:val="none" w:sz="0" w:space="0" w:color="auto"/>
                    <w:left w:val="none" w:sz="0" w:space="0" w:color="auto"/>
                    <w:bottom w:val="none" w:sz="0" w:space="0" w:color="auto"/>
                    <w:right w:val="none" w:sz="0" w:space="0" w:color="auto"/>
                  </w:divBdr>
                  <w:divsChild>
                    <w:div w:id="1038747133">
                      <w:marLeft w:val="0"/>
                      <w:marRight w:val="0"/>
                      <w:marTop w:val="0"/>
                      <w:marBottom w:val="0"/>
                      <w:divBdr>
                        <w:top w:val="none" w:sz="0" w:space="0" w:color="auto"/>
                        <w:left w:val="none" w:sz="0" w:space="0" w:color="auto"/>
                        <w:bottom w:val="none" w:sz="0" w:space="0" w:color="auto"/>
                        <w:right w:val="none" w:sz="0" w:space="0" w:color="auto"/>
                      </w:divBdr>
                    </w:div>
                  </w:divsChild>
                </w:div>
                <w:div w:id="68157846">
                  <w:marLeft w:val="0"/>
                  <w:marRight w:val="0"/>
                  <w:marTop w:val="0"/>
                  <w:marBottom w:val="0"/>
                  <w:divBdr>
                    <w:top w:val="none" w:sz="0" w:space="0" w:color="auto"/>
                    <w:left w:val="none" w:sz="0" w:space="0" w:color="auto"/>
                    <w:bottom w:val="none" w:sz="0" w:space="0" w:color="auto"/>
                    <w:right w:val="none" w:sz="0" w:space="0" w:color="auto"/>
                  </w:divBdr>
                  <w:divsChild>
                    <w:div w:id="1992365504">
                      <w:marLeft w:val="0"/>
                      <w:marRight w:val="0"/>
                      <w:marTop w:val="0"/>
                      <w:marBottom w:val="0"/>
                      <w:divBdr>
                        <w:top w:val="none" w:sz="0" w:space="0" w:color="auto"/>
                        <w:left w:val="none" w:sz="0" w:space="0" w:color="auto"/>
                        <w:bottom w:val="none" w:sz="0" w:space="0" w:color="auto"/>
                        <w:right w:val="none" w:sz="0" w:space="0" w:color="auto"/>
                      </w:divBdr>
                    </w:div>
                  </w:divsChild>
                </w:div>
                <w:div w:id="833447469">
                  <w:marLeft w:val="0"/>
                  <w:marRight w:val="0"/>
                  <w:marTop w:val="0"/>
                  <w:marBottom w:val="0"/>
                  <w:divBdr>
                    <w:top w:val="none" w:sz="0" w:space="0" w:color="auto"/>
                    <w:left w:val="none" w:sz="0" w:space="0" w:color="auto"/>
                    <w:bottom w:val="none" w:sz="0" w:space="0" w:color="auto"/>
                    <w:right w:val="none" w:sz="0" w:space="0" w:color="auto"/>
                  </w:divBdr>
                  <w:divsChild>
                    <w:div w:id="18825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00431">
          <w:marLeft w:val="0"/>
          <w:marRight w:val="0"/>
          <w:marTop w:val="0"/>
          <w:marBottom w:val="0"/>
          <w:divBdr>
            <w:top w:val="none" w:sz="0" w:space="0" w:color="auto"/>
            <w:left w:val="none" w:sz="0" w:space="0" w:color="auto"/>
            <w:bottom w:val="none" w:sz="0" w:space="0" w:color="auto"/>
            <w:right w:val="none" w:sz="0" w:space="0" w:color="auto"/>
          </w:divBdr>
        </w:div>
        <w:div w:id="1074208556">
          <w:marLeft w:val="0"/>
          <w:marRight w:val="0"/>
          <w:marTop w:val="0"/>
          <w:marBottom w:val="0"/>
          <w:divBdr>
            <w:top w:val="none" w:sz="0" w:space="0" w:color="auto"/>
            <w:left w:val="none" w:sz="0" w:space="0" w:color="auto"/>
            <w:bottom w:val="none" w:sz="0" w:space="0" w:color="auto"/>
            <w:right w:val="none" w:sz="0" w:space="0" w:color="auto"/>
          </w:divBdr>
        </w:div>
        <w:div w:id="1802380825">
          <w:marLeft w:val="0"/>
          <w:marRight w:val="0"/>
          <w:marTop w:val="0"/>
          <w:marBottom w:val="0"/>
          <w:divBdr>
            <w:top w:val="none" w:sz="0" w:space="0" w:color="auto"/>
            <w:left w:val="none" w:sz="0" w:space="0" w:color="auto"/>
            <w:bottom w:val="none" w:sz="0" w:space="0" w:color="auto"/>
            <w:right w:val="none" w:sz="0" w:space="0" w:color="auto"/>
          </w:divBdr>
        </w:div>
        <w:div w:id="851408876">
          <w:marLeft w:val="0"/>
          <w:marRight w:val="0"/>
          <w:marTop w:val="0"/>
          <w:marBottom w:val="0"/>
          <w:divBdr>
            <w:top w:val="none" w:sz="0" w:space="0" w:color="auto"/>
            <w:left w:val="none" w:sz="0" w:space="0" w:color="auto"/>
            <w:bottom w:val="none" w:sz="0" w:space="0" w:color="auto"/>
            <w:right w:val="none" w:sz="0" w:space="0" w:color="auto"/>
          </w:divBdr>
        </w:div>
      </w:divsChild>
    </w:div>
    <w:div w:id="1424764483">
      <w:bodyDiv w:val="1"/>
      <w:marLeft w:val="0"/>
      <w:marRight w:val="0"/>
      <w:marTop w:val="0"/>
      <w:marBottom w:val="0"/>
      <w:divBdr>
        <w:top w:val="none" w:sz="0" w:space="0" w:color="auto"/>
        <w:left w:val="none" w:sz="0" w:space="0" w:color="auto"/>
        <w:bottom w:val="none" w:sz="0" w:space="0" w:color="auto"/>
        <w:right w:val="none" w:sz="0" w:space="0" w:color="auto"/>
      </w:divBdr>
      <w:divsChild>
        <w:div w:id="234751719">
          <w:marLeft w:val="0"/>
          <w:marRight w:val="0"/>
          <w:marTop w:val="0"/>
          <w:marBottom w:val="0"/>
          <w:divBdr>
            <w:top w:val="none" w:sz="0" w:space="0" w:color="auto"/>
            <w:left w:val="none" w:sz="0" w:space="0" w:color="auto"/>
            <w:bottom w:val="none" w:sz="0" w:space="0" w:color="auto"/>
            <w:right w:val="none" w:sz="0" w:space="0" w:color="auto"/>
          </w:divBdr>
        </w:div>
        <w:div w:id="1273518732">
          <w:marLeft w:val="0"/>
          <w:marRight w:val="0"/>
          <w:marTop w:val="0"/>
          <w:marBottom w:val="0"/>
          <w:divBdr>
            <w:top w:val="none" w:sz="0" w:space="0" w:color="auto"/>
            <w:left w:val="none" w:sz="0" w:space="0" w:color="auto"/>
            <w:bottom w:val="none" w:sz="0" w:space="0" w:color="auto"/>
            <w:right w:val="none" w:sz="0" w:space="0" w:color="auto"/>
          </w:divBdr>
        </w:div>
        <w:div w:id="1511606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customXml" Target="../customXml/item5.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toredTranscription xmlns="http://schemas.microsoft.com/office/transcription/2022">{"storageType":"DocumentXmlStorage","descriptor":{"transcription":{"transcriptSegments":[{"text":"So this concludes my presentation of radiation protection.","language":"en","start":0.16,"end":4.9,"speakerId":0},{"text":"We today we discussed minimizing patient exposure and also personnel protection, including ALARA.","language":"en","start":4.96,"end":12.69,"speakerId":0},{"text":"Thank you so much for your time.","language":"en","start":13.2,"end":14.829999999999998,"speakerId":0}],"speakerNames":[null]},"audioOneDriveItem":{"driveId":"b!Mf0dYSccqkOO91x5tI-XA7GDM6PZn8pHhXsgkDN0BfQ6ke6WWto5TJsAhCngjoDf","itemId":"01LT6M77MJU2Z2MFUE7FDZYFBIK2NAYT74"}}}</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214B72-5AA5-41E2-A592-EC4BAD68D659}">
  <ds:schemaRefs>
    <ds:schemaRef ds:uri="http://schemas.microsoft.com/office/transcription/2022"/>
  </ds:schemaRefs>
</ds:datastoreItem>
</file>

<file path=customXml/itemProps2.xml><?xml version="1.0" encoding="utf-8"?>
<ds:datastoreItem xmlns:ds="http://schemas.openxmlformats.org/officeDocument/2006/customXml" ds:itemID="{CDD2659C-1130-4855-B746-FF2BE99EA32F}">
  <ds:schemaRefs>
    <ds:schemaRef ds:uri="http://schemas.openxmlformats.org/officeDocument/2006/bibliography"/>
  </ds:schemaRefs>
</ds:datastoreItem>
</file>

<file path=customXml/itemProps3.xml><?xml version="1.0" encoding="utf-8"?>
<ds:datastoreItem xmlns:ds="http://schemas.openxmlformats.org/officeDocument/2006/customXml" ds:itemID="{62DF8942-B516-499E-93B3-7D5CF89FFD90}"/>
</file>

<file path=customXml/itemProps4.xml><?xml version="1.0" encoding="utf-8"?>
<ds:datastoreItem xmlns:ds="http://schemas.openxmlformats.org/officeDocument/2006/customXml" ds:itemID="{BD0083B9-6187-4892-9935-0C692385C44E}"/>
</file>

<file path=customXml/itemProps5.xml><?xml version="1.0" encoding="utf-8"?>
<ds:datastoreItem xmlns:ds="http://schemas.openxmlformats.org/officeDocument/2006/customXml" ds:itemID="{B3E4D6E3-A7E0-4313-BF8E-5699BC5FD9C5}"/>
</file>

<file path=docProps/app.xml><?xml version="1.0" encoding="utf-8"?>
<Properties xmlns="http://schemas.openxmlformats.org/officeDocument/2006/extended-properties" xmlns:vt="http://schemas.openxmlformats.org/officeDocument/2006/docPropsVTypes">
  <Template>Normal</Template>
  <TotalTime>53</TotalTime>
  <Pages>23</Pages>
  <Words>7012</Words>
  <Characters>39970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Kelli Haynes</cp:lastModifiedBy>
  <cp:revision>8</cp:revision>
  <cp:lastPrinted>2023-06-22T21:41:00Z</cp:lastPrinted>
  <dcterms:created xsi:type="dcterms:W3CDTF">2023-07-07T15:04:00Z</dcterms:created>
  <dcterms:modified xsi:type="dcterms:W3CDTF">2023-07-07T19:19:00Z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