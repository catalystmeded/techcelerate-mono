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BAABE7" w14:textId="2A20395A" w:rsidR="00DB24A5" w:rsidRPr="005B0381" w:rsidRDefault="00DB24A5" w:rsidP="005B0381">
      <w:pPr>
        <w:jc w:val="center"/>
        <w:rPr>
          <w:b/>
          <w:bCs/>
        </w:rPr>
      </w:pPr>
      <w:r w:rsidRPr="005B0381">
        <w:rPr>
          <w:b/>
          <w:bCs/>
        </w:rPr>
        <w:t>Prostate MRI Multiple Choice Questions</w:t>
      </w:r>
    </w:p>
    <w:p w14:paraId="28DE7953" w14:textId="4F537658" w:rsidR="005B0381" w:rsidRDefault="00DA3D7D">
      <w:r>
        <w:br/>
      </w:r>
    </w:p>
    <w:p w14:paraId="080D8EB1" w14:textId="6418F298" w:rsidR="005B0381" w:rsidRDefault="005B0381" w:rsidP="005B0381">
      <w:pPr>
        <w:pStyle w:val="ListParagraph"/>
        <w:numPr>
          <w:ilvl w:val="0"/>
          <w:numId w:val="2"/>
        </w:numPr>
      </w:pPr>
      <w:r>
        <w:t>On the axial T2</w:t>
      </w:r>
      <w:ins w:id="0" w:author="Laura Sitler" w:date="2023-11-30T12:42:00Z">
        <w:r w:rsidR="00D50DE7">
          <w:t>-weighted (T2</w:t>
        </w:r>
      </w:ins>
      <w:r>
        <w:t>W</w:t>
      </w:r>
      <w:ins w:id="1" w:author="Laura Sitler" w:date="2023-11-30T12:42:00Z">
        <w:r w:rsidR="00D50DE7">
          <w:t>)</w:t>
        </w:r>
      </w:ins>
      <w:r>
        <w:t xml:space="preserve"> image below, wh</w:t>
      </w:r>
      <w:r w:rsidR="006219A4">
        <w:t>ich</w:t>
      </w:r>
      <w:r>
        <w:t xml:space="preserve"> anatomical structure is A?</w:t>
      </w:r>
    </w:p>
    <w:p w14:paraId="0B27C43E" w14:textId="77777777" w:rsidR="005B0381" w:rsidRDefault="005B0381" w:rsidP="005B0381">
      <w:pPr>
        <w:pStyle w:val="ListParagraph"/>
        <w:numPr>
          <w:ilvl w:val="1"/>
          <w:numId w:val="2"/>
        </w:numPr>
      </w:pPr>
      <w:r>
        <w:t>Peripheral zone</w:t>
      </w:r>
    </w:p>
    <w:p w14:paraId="0FA02AE2" w14:textId="77777777" w:rsidR="005B0381" w:rsidRPr="00BD1469" w:rsidRDefault="005B0381" w:rsidP="005B0381">
      <w:pPr>
        <w:pStyle w:val="ListParagraph"/>
        <w:numPr>
          <w:ilvl w:val="1"/>
          <w:numId w:val="2"/>
        </w:numPr>
      </w:pPr>
      <w:r w:rsidRPr="00BD1469">
        <w:rPr>
          <w:highlight w:val="green"/>
        </w:rPr>
        <w:t>Central gland</w:t>
      </w:r>
    </w:p>
    <w:p w14:paraId="0E99E7F6" w14:textId="77777777" w:rsidR="005B0381" w:rsidRDefault="005B0381" w:rsidP="005B0381">
      <w:pPr>
        <w:pStyle w:val="ListParagraph"/>
        <w:numPr>
          <w:ilvl w:val="1"/>
          <w:numId w:val="2"/>
        </w:numPr>
      </w:pPr>
      <w:r>
        <w:t>Seminal vesicles</w:t>
      </w:r>
    </w:p>
    <w:p w14:paraId="41648343" w14:textId="77777777" w:rsidR="005B0381" w:rsidRDefault="005B0381" w:rsidP="005B0381">
      <w:pPr>
        <w:pStyle w:val="ListParagraph"/>
        <w:numPr>
          <w:ilvl w:val="1"/>
          <w:numId w:val="2"/>
        </w:numPr>
      </w:pPr>
      <w:r>
        <w:t>Prostatic capsule</w:t>
      </w:r>
      <w:r>
        <w:br/>
      </w:r>
    </w:p>
    <w:p w14:paraId="480C7256" w14:textId="467A21AC" w:rsidR="005B0381" w:rsidRDefault="005B0381" w:rsidP="005B0381">
      <w:pPr>
        <w:pStyle w:val="ListParagraph"/>
        <w:numPr>
          <w:ilvl w:val="0"/>
          <w:numId w:val="2"/>
        </w:numPr>
      </w:pPr>
      <w:r>
        <w:t>On the axial T2W image below, wh</w:t>
      </w:r>
      <w:r w:rsidR="006219A4">
        <w:t>ich</w:t>
      </w:r>
      <w:r>
        <w:t xml:space="preserve"> anatomical structure is B?</w:t>
      </w:r>
    </w:p>
    <w:p w14:paraId="208B34A5" w14:textId="77777777" w:rsidR="005B0381" w:rsidRPr="00EE5D86" w:rsidRDefault="005B0381" w:rsidP="005B0381">
      <w:pPr>
        <w:pStyle w:val="ListParagraph"/>
        <w:numPr>
          <w:ilvl w:val="1"/>
          <w:numId w:val="2"/>
        </w:numPr>
      </w:pPr>
      <w:r w:rsidRPr="00EE5D86">
        <w:rPr>
          <w:highlight w:val="green"/>
        </w:rPr>
        <w:t>Peripheral zone</w:t>
      </w:r>
    </w:p>
    <w:p w14:paraId="176F6AE5" w14:textId="77777777" w:rsidR="005B0381" w:rsidRDefault="005B0381" w:rsidP="005B0381">
      <w:pPr>
        <w:pStyle w:val="ListParagraph"/>
        <w:numPr>
          <w:ilvl w:val="1"/>
          <w:numId w:val="2"/>
        </w:numPr>
      </w:pPr>
      <w:r>
        <w:t>Central gland</w:t>
      </w:r>
    </w:p>
    <w:p w14:paraId="28649B93" w14:textId="77777777" w:rsidR="005B0381" w:rsidRDefault="005B0381" w:rsidP="005B0381">
      <w:pPr>
        <w:pStyle w:val="ListParagraph"/>
        <w:numPr>
          <w:ilvl w:val="1"/>
          <w:numId w:val="2"/>
        </w:numPr>
      </w:pPr>
      <w:r>
        <w:t>Seminal vesicles</w:t>
      </w:r>
    </w:p>
    <w:p w14:paraId="36B11BB6" w14:textId="77777777" w:rsidR="005B0381" w:rsidRDefault="005B0381" w:rsidP="005B0381">
      <w:pPr>
        <w:pStyle w:val="ListParagraph"/>
        <w:numPr>
          <w:ilvl w:val="1"/>
          <w:numId w:val="2"/>
        </w:numPr>
      </w:pPr>
      <w:r>
        <w:t>Prostatic capsule</w:t>
      </w:r>
      <w:r>
        <w:br/>
      </w:r>
    </w:p>
    <w:p w14:paraId="4380EFA1" w14:textId="07F4856F" w:rsidR="005B0381" w:rsidRDefault="005B0381" w:rsidP="005B0381">
      <w:pPr>
        <w:pStyle w:val="ListParagraph"/>
        <w:numPr>
          <w:ilvl w:val="0"/>
          <w:numId w:val="2"/>
        </w:numPr>
      </w:pPr>
      <w:r>
        <w:t>On the axial T2W image below, wh</w:t>
      </w:r>
      <w:r w:rsidR="006219A4">
        <w:t>ich</w:t>
      </w:r>
      <w:r>
        <w:t xml:space="preserve"> anatomical structure is C?</w:t>
      </w:r>
    </w:p>
    <w:p w14:paraId="4475DD83" w14:textId="77777777" w:rsidR="005B0381" w:rsidRDefault="005B0381" w:rsidP="005B0381">
      <w:pPr>
        <w:pStyle w:val="ListParagraph"/>
        <w:numPr>
          <w:ilvl w:val="1"/>
          <w:numId w:val="2"/>
        </w:numPr>
      </w:pPr>
      <w:r>
        <w:t>Bladder</w:t>
      </w:r>
    </w:p>
    <w:p w14:paraId="78BFC540" w14:textId="77777777" w:rsidR="005B0381" w:rsidRDefault="005B0381" w:rsidP="005B0381">
      <w:pPr>
        <w:pStyle w:val="ListParagraph"/>
        <w:numPr>
          <w:ilvl w:val="1"/>
          <w:numId w:val="2"/>
        </w:numPr>
      </w:pPr>
      <w:r>
        <w:t>Seminal vesicles</w:t>
      </w:r>
    </w:p>
    <w:p w14:paraId="6FFF2035" w14:textId="77777777" w:rsidR="005B0381" w:rsidRPr="00EE5D86" w:rsidRDefault="005B0381" w:rsidP="005B0381">
      <w:pPr>
        <w:pStyle w:val="ListParagraph"/>
        <w:numPr>
          <w:ilvl w:val="1"/>
          <w:numId w:val="2"/>
        </w:numPr>
      </w:pPr>
      <w:r w:rsidRPr="00EE5D86">
        <w:rPr>
          <w:highlight w:val="green"/>
        </w:rPr>
        <w:t>Rectum</w:t>
      </w:r>
    </w:p>
    <w:p w14:paraId="29838A1D" w14:textId="77777777" w:rsidR="005B0381" w:rsidRDefault="005B0381" w:rsidP="005B0381">
      <w:pPr>
        <w:pStyle w:val="ListParagraph"/>
        <w:numPr>
          <w:ilvl w:val="1"/>
          <w:numId w:val="2"/>
        </w:numPr>
      </w:pPr>
      <w:r>
        <w:t>Peripheral zone</w:t>
      </w:r>
    </w:p>
    <w:p w14:paraId="0F807D4C" w14:textId="547F8E75" w:rsidR="00DA3D7D" w:rsidRDefault="00E41E56" w:rsidP="005B0381">
      <w:pPr>
        <w:pStyle w:val="ListParagraph"/>
        <w:ind w:left="1440"/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6F12E9E0" wp14:editId="4625F596">
            <wp:simplePos x="0" y="0"/>
            <wp:positionH relativeFrom="column">
              <wp:posOffset>613410</wp:posOffset>
            </wp:positionH>
            <wp:positionV relativeFrom="paragraph">
              <wp:posOffset>283869</wp:posOffset>
            </wp:positionV>
            <wp:extent cx="3670300" cy="2496820"/>
            <wp:effectExtent l="0" t="0" r="6350" b="0"/>
            <wp:wrapTopAndBottom/>
            <wp:docPr id="102149094" name="Picture 1" descr="A close-up of an x-ra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49094" name="Picture 1" descr="A close-up of an x-ray&#10;&#10;Description automatically generated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090" t="10442" r="8727" b="6448"/>
                    <a:stretch/>
                  </pic:blipFill>
                  <pic:spPr bwMode="auto">
                    <a:xfrm>
                      <a:off x="0" y="0"/>
                      <a:ext cx="3670300" cy="24968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15D95F05" w14:textId="0A03F2A0" w:rsidR="005B0381" w:rsidRDefault="005B0381" w:rsidP="005B0381">
      <w:pPr>
        <w:pStyle w:val="ListParagraph"/>
        <w:ind w:left="1440"/>
      </w:pPr>
    </w:p>
    <w:p w14:paraId="1DEB392A" w14:textId="5D91D001" w:rsidR="00DB24A5" w:rsidDel="00D50DE7" w:rsidRDefault="00DB24A5">
      <w:pPr>
        <w:rPr>
          <w:del w:id="2" w:author="Laura Sitler" w:date="2023-11-30T12:43:00Z"/>
        </w:rPr>
      </w:pPr>
    </w:p>
    <w:p w14:paraId="6B50361B" w14:textId="1E0BE69C" w:rsidR="005A13CB" w:rsidRDefault="00DB24A5" w:rsidP="001A2778">
      <w:pPr>
        <w:pStyle w:val="ListParagraph"/>
        <w:numPr>
          <w:ilvl w:val="0"/>
          <w:numId w:val="2"/>
        </w:numPr>
      </w:pPr>
      <w:r>
        <w:t xml:space="preserve">Which </w:t>
      </w:r>
      <w:r w:rsidR="00EB53FB">
        <w:t>area of the prostate</w:t>
      </w:r>
      <w:r>
        <w:t xml:space="preserve"> is the </w:t>
      </w:r>
      <w:r w:rsidR="00486885" w:rsidRPr="00486885">
        <w:rPr>
          <w:b/>
          <w:bCs/>
          <w:i/>
          <w:iCs/>
        </w:rPr>
        <w:t>MOST</w:t>
      </w:r>
      <w:r w:rsidRPr="00486885">
        <w:rPr>
          <w:b/>
          <w:bCs/>
        </w:rPr>
        <w:t xml:space="preserve"> </w:t>
      </w:r>
      <w:r>
        <w:t>common site of cancer</w:t>
      </w:r>
      <w:r w:rsidR="00B51A5A">
        <w:t xml:space="preserve"> origination</w:t>
      </w:r>
      <w:r>
        <w:t>?</w:t>
      </w:r>
      <w:r w:rsidR="00D524F1">
        <w:t xml:space="preserve"> </w:t>
      </w:r>
    </w:p>
    <w:p w14:paraId="2D0024BB" w14:textId="70CA4530" w:rsidR="00BF5A47" w:rsidRDefault="005A13CB" w:rsidP="00BF5A47">
      <w:pPr>
        <w:pStyle w:val="ListParagraph"/>
        <w:numPr>
          <w:ilvl w:val="1"/>
          <w:numId w:val="2"/>
        </w:numPr>
      </w:pPr>
      <w:r>
        <w:t>Central zone</w:t>
      </w:r>
    </w:p>
    <w:p w14:paraId="207D4A45" w14:textId="1B1C6FF7" w:rsidR="005A13CB" w:rsidRPr="00BF5A47" w:rsidRDefault="005A13CB" w:rsidP="00BF5A47">
      <w:pPr>
        <w:pStyle w:val="ListParagraph"/>
        <w:numPr>
          <w:ilvl w:val="1"/>
          <w:numId w:val="2"/>
        </w:numPr>
      </w:pPr>
      <w:r w:rsidRPr="00BF5A47">
        <w:rPr>
          <w:highlight w:val="green"/>
        </w:rPr>
        <w:t>Peripheral zone</w:t>
      </w:r>
    </w:p>
    <w:p w14:paraId="0F760AB1" w14:textId="53AC9A6C" w:rsidR="00174EEE" w:rsidRDefault="00174EEE" w:rsidP="005A13CB">
      <w:pPr>
        <w:pStyle w:val="ListParagraph"/>
        <w:numPr>
          <w:ilvl w:val="1"/>
          <w:numId w:val="2"/>
        </w:numPr>
      </w:pPr>
      <w:r>
        <w:t>Transition zone</w:t>
      </w:r>
    </w:p>
    <w:p w14:paraId="492162A4" w14:textId="30E2E8C0" w:rsidR="00B60368" w:rsidRDefault="00E310EF" w:rsidP="00174EEE">
      <w:pPr>
        <w:pStyle w:val="ListParagraph"/>
        <w:numPr>
          <w:ilvl w:val="1"/>
          <w:numId w:val="2"/>
        </w:numPr>
      </w:pPr>
      <w:r>
        <w:t>Fibromuscular zone</w:t>
      </w:r>
    </w:p>
    <w:p w14:paraId="20923073" w14:textId="50C7FA38" w:rsidR="00B60368" w:rsidRDefault="00B60368" w:rsidP="00B60368">
      <w:pPr>
        <w:pStyle w:val="ListParagraph"/>
        <w:ind w:left="1440"/>
      </w:pPr>
    </w:p>
    <w:p w14:paraId="5DAC8678" w14:textId="2172A22E" w:rsidR="00B60368" w:rsidRDefault="00B60368" w:rsidP="00B60368">
      <w:pPr>
        <w:pStyle w:val="ListParagraph"/>
        <w:numPr>
          <w:ilvl w:val="0"/>
          <w:numId w:val="2"/>
        </w:numPr>
      </w:pPr>
      <w:r>
        <w:t>Wh</w:t>
      </w:r>
      <w:r w:rsidR="006219A4">
        <w:t>ich</w:t>
      </w:r>
      <w:r>
        <w:t xml:space="preserve"> parameter does the Gleason score measure?</w:t>
      </w:r>
    </w:p>
    <w:p w14:paraId="3EAF8229" w14:textId="33069E82" w:rsidR="00B60368" w:rsidRPr="0081119E" w:rsidRDefault="002321C4" w:rsidP="00B60368">
      <w:pPr>
        <w:pStyle w:val="ListParagraph"/>
        <w:numPr>
          <w:ilvl w:val="1"/>
          <w:numId w:val="2"/>
        </w:numPr>
      </w:pPr>
      <w:r>
        <w:rPr>
          <w:highlight w:val="green"/>
        </w:rPr>
        <w:lastRenderedPageBreak/>
        <w:t>The c</w:t>
      </w:r>
      <w:r w:rsidR="00B60368" w:rsidRPr="0081119E">
        <w:rPr>
          <w:highlight w:val="green"/>
        </w:rPr>
        <w:t>ellular pattern of a biopsy lesion</w:t>
      </w:r>
    </w:p>
    <w:p w14:paraId="6E212D31" w14:textId="42B75856" w:rsidR="00B60368" w:rsidRDefault="00B60368" w:rsidP="00B60368">
      <w:pPr>
        <w:pStyle w:val="ListParagraph"/>
        <w:numPr>
          <w:ilvl w:val="1"/>
          <w:numId w:val="2"/>
        </w:numPr>
      </w:pPr>
      <w:r>
        <w:t>M</w:t>
      </w:r>
      <w:ins w:id="3" w:author="Laura Sitler" w:date="2023-11-30T12:44:00Z">
        <w:r w:rsidR="00D50DE7">
          <w:t>agnetic resonance imaging (M</w:t>
        </w:r>
      </w:ins>
      <w:r>
        <w:t>RI</w:t>
      </w:r>
      <w:ins w:id="4" w:author="Laura Sitler" w:date="2023-11-30T12:44:00Z">
        <w:r w:rsidR="00D50DE7">
          <w:t>)</w:t>
        </w:r>
      </w:ins>
      <w:r>
        <w:t xml:space="preserve"> image quality</w:t>
      </w:r>
    </w:p>
    <w:p w14:paraId="09CFA9E3" w14:textId="480DAAE9" w:rsidR="00B60368" w:rsidRDefault="002321C4" w:rsidP="00B60368">
      <w:pPr>
        <w:pStyle w:val="ListParagraph"/>
        <w:numPr>
          <w:ilvl w:val="1"/>
          <w:numId w:val="2"/>
        </w:numPr>
      </w:pPr>
      <w:r>
        <w:t>The l</w:t>
      </w:r>
      <w:r w:rsidR="00B60368">
        <w:t xml:space="preserve">evel of </w:t>
      </w:r>
      <w:ins w:id="5" w:author="Laura Sitler" w:date="2023-11-30T12:44:00Z">
        <w:r w:rsidR="00D50DE7">
          <w:t>prostate-specific antigen (</w:t>
        </w:r>
      </w:ins>
      <w:r w:rsidR="00B60368">
        <w:t>PSA</w:t>
      </w:r>
      <w:ins w:id="6" w:author="Laura Sitler" w:date="2023-11-30T12:44:00Z">
        <w:r w:rsidR="00D50DE7">
          <w:t>)</w:t>
        </w:r>
      </w:ins>
      <w:r w:rsidR="00B60368">
        <w:t xml:space="preserve"> in the blood</w:t>
      </w:r>
    </w:p>
    <w:p w14:paraId="7EB53151" w14:textId="287F56DC" w:rsidR="00B60368" w:rsidRDefault="002321C4" w:rsidP="00B60368">
      <w:pPr>
        <w:pStyle w:val="ListParagraph"/>
        <w:numPr>
          <w:ilvl w:val="1"/>
          <w:numId w:val="2"/>
        </w:numPr>
      </w:pPr>
      <w:r>
        <w:t>The a</w:t>
      </w:r>
      <w:r w:rsidR="00B60368">
        <w:t>mount of hypertrophy in the transition zone</w:t>
      </w:r>
    </w:p>
    <w:p w14:paraId="748756ED" w14:textId="23597ECD" w:rsidR="00DB24A5" w:rsidRDefault="00DB24A5" w:rsidP="00B60368">
      <w:pPr>
        <w:pStyle w:val="ListParagraph"/>
      </w:pPr>
    </w:p>
    <w:p w14:paraId="67AE044A" w14:textId="0C6EA135" w:rsidR="0006555A" w:rsidRDefault="00D50DE7" w:rsidP="00B60368">
      <w:pPr>
        <w:pStyle w:val="ListParagraph"/>
        <w:numPr>
          <w:ilvl w:val="0"/>
          <w:numId w:val="2"/>
        </w:numPr>
      </w:pPr>
      <w:ins w:id="7" w:author="Laura Sitler" w:date="2023-11-30T12:45:00Z">
        <w:r>
          <w:t xml:space="preserve">In </w:t>
        </w:r>
      </w:ins>
      <w:del w:id="8" w:author="Laura Sitler" w:date="2023-11-30T12:45:00Z">
        <w:r w:rsidR="00DB24A5" w:rsidDel="00D50DE7">
          <w:delText xml:space="preserve">Which </w:delText>
        </w:r>
      </w:del>
      <w:ins w:id="9" w:author="Laura Sitler" w:date="2023-11-30T12:45:00Z">
        <w:r>
          <w:t>w</w:t>
        </w:r>
        <w:r>
          <w:t xml:space="preserve">hich </w:t>
        </w:r>
      </w:ins>
      <w:r w:rsidR="00174EEE">
        <w:t>area of the prostate</w:t>
      </w:r>
      <w:r w:rsidR="00DB24A5">
        <w:t xml:space="preserve"> is the </w:t>
      </w:r>
      <w:ins w:id="10" w:author="Laura Sitler" w:date="2023-11-30T12:47:00Z">
        <w:r>
          <w:t>does benign prostatic hyperplasia (</w:t>
        </w:r>
      </w:ins>
      <w:commentRangeStart w:id="11"/>
      <w:del w:id="12" w:author="Laura Sitler" w:date="2023-11-30T12:47:00Z">
        <w:r w:rsidR="00486885" w:rsidRPr="00486885" w:rsidDel="00D50DE7">
          <w:rPr>
            <w:b/>
            <w:bCs/>
            <w:i/>
            <w:iCs/>
          </w:rPr>
          <w:delText>MOST</w:delText>
        </w:r>
        <w:r w:rsidR="00DB24A5" w:rsidDel="00D50DE7">
          <w:delText xml:space="preserve"> c</w:delText>
        </w:r>
      </w:del>
      <w:ins w:id="13" w:author="Laura Sitler" w:date="2023-11-30T12:47:00Z">
        <w:r>
          <w:t>BPH) occur?</w:t>
        </w:r>
        <w:r w:rsidDel="00D50DE7">
          <w:t xml:space="preserve"> </w:t>
        </w:r>
      </w:ins>
      <w:del w:id="14" w:author="Laura Sitler" w:date="2023-11-30T12:47:00Z">
        <w:r w:rsidR="00DB24A5" w:rsidDel="00D50DE7">
          <w:delText xml:space="preserve">ommon </w:delText>
        </w:r>
        <w:r w:rsidR="00174EEE" w:rsidDel="00D50DE7">
          <w:delText xml:space="preserve">site of </w:delText>
        </w:r>
        <w:commentRangeEnd w:id="11"/>
        <w:r w:rsidDel="00D50DE7">
          <w:rPr>
            <w:rStyle w:val="CommentReference"/>
          </w:rPr>
          <w:commentReference w:id="11"/>
        </w:r>
        <w:r w:rsidR="00174EEE" w:rsidDel="00D50DE7">
          <w:delText>h</w:delText>
        </w:r>
        <w:r w:rsidR="00DB24A5" w:rsidDel="00D50DE7">
          <w:delText>yper</w:delText>
        </w:r>
        <w:r w:rsidR="00174EEE" w:rsidDel="00D50DE7">
          <w:delText>plasia</w:delText>
        </w:r>
        <w:r w:rsidR="00DB24A5" w:rsidDel="00D50DE7">
          <w:delText xml:space="preserve"> in BPH?</w:delText>
        </w:r>
      </w:del>
    </w:p>
    <w:p w14:paraId="78B7F5BE" w14:textId="40052105" w:rsidR="0006555A" w:rsidRDefault="00EE27E4" w:rsidP="00B60368">
      <w:pPr>
        <w:pStyle w:val="ListParagraph"/>
        <w:numPr>
          <w:ilvl w:val="1"/>
          <w:numId w:val="2"/>
        </w:numPr>
      </w:pPr>
      <w:r>
        <w:t>Central</w:t>
      </w:r>
      <w:r w:rsidR="0006555A">
        <w:t xml:space="preserve"> zone</w:t>
      </w:r>
    </w:p>
    <w:p w14:paraId="350F3AE8" w14:textId="5083F692" w:rsidR="00C1066F" w:rsidRDefault="0006555A" w:rsidP="00B60368">
      <w:pPr>
        <w:pStyle w:val="ListParagraph"/>
        <w:numPr>
          <w:ilvl w:val="1"/>
          <w:numId w:val="2"/>
        </w:numPr>
      </w:pPr>
      <w:r>
        <w:t>Peripheral zone</w:t>
      </w:r>
    </w:p>
    <w:p w14:paraId="6035FA06" w14:textId="3E9B33A9" w:rsidR="0006555A" w:rsidRPr="00C1066F" w:rsidRDefault="0006555A" w:rsidP="00B60368">
      <w:pPr>
        <w:pStyle w:val="ListParagraph"/>
        <w:numPr>
          <w:ilvl w:val="1"/>
          <w:numId w:val="2"/>
        </w:numPr>
      </w:pPr>
      <w:r w:rsidRPr="00C1066F">
        <w:rPr>
          <w:highlight w:val="green"/>
        </w:rPr>
        <w:t>Transition zone</w:t>
      </w:r>
    </w:p>
    <w:p w14:paraId="324E343C" w14:textId="4BC82EAC" w:rsidR="00F66035" w:rsidRDefault="00E310EF" w:rsidP="00B60368">
      <w:pPr>
        <w:pStyle w:val="ListParagraph"/>
        <w:numPr>
          <w:ilvl w:val="1"/>
          <w:numId w:val="2"/>
        </w:numPr>
      </w:pPr>
      <w:r>
        <w:t>Fibromuscular zone</w:t>
      </w:r>
    </w:p>
    <w:p w14:paraId="5D35F9B7" w14:textId="77777777" w:rsidR="00F66035" w:rsidRDefault="00F66035" w:rsidP="00F66035">
      <w:pPr>
        <w:pStyle w:val="ListParagraph"/>
        <w:ind w:left="1440"/>
      </w:pPr>
    </w:p>
    <w:p w14:paraId="7D36A4EE" w14:textId="6E025D21" w:rsidR="00F66035" w:rsidRDefault="00F66035" w:rsidP="00F66035">
      <w:pPr>
        <w:pStyle w:val="ListParagraph"/>
        <w:numPr>
          <w:ilvl w:val="0"/>
          <w:numId w:val="2"/>
        </w:numPr>
      </w:pPr>
      <w:r>
        <w:t>In wh</w:t>
      </w:r>
      <w:r w:rsidR="00F96A87">
        <w:t>ich</w:t>
      </w:r>
      <w:r>
        <w:t xml:space="preserve"> situation should a patient be scanned on a 1.5T </w:t>
      </w:r>
      <w:ins w:id="15" w:author="Laura Sitler" w:date="2023-11-30T12:48:00Z">
        <w:r w:rsidR="00D50DE7">
          <w:t xml:space="preserve">MRI </w:t>
        </w:r>
      </w:ins>
      <w:r>
        <w:t xml:space="preserve">machine instead of a 3.0T </w:t>
      </w:r>
      <w:ins w:id="16" w:author="Laura Sitler" w:date="2023-11-30T12:48:00Z">
        <w:r w:rsidR="00D50DE7">
          <w:t xml:space="preserve">MRI </w:t>
        </w:r>
      </w:ins>
      <w:r>
        <w:t>machine?</w:t>
      </w:r>
    </w:p>
    <w:p w14:paraId="34623513" w14:textId="2E8F9B1B" w:rsidR="00F66035" w:rsidRDefault="00D50DE7" w:rsidP="00F66035">
      <w:pPr>
        <w:pStyle w:val="ListParagraph"/>
        <w:numPr>
          <w:ilvl w:val="1"/>
          <w:numId w:val="2"/>
        </w:numPr>
      </w:pPr>
      <w:ins w:id="17" w:author="Laura Sitler" w:date="2023-11-30T12:48:00Z">
        <w:r>
          <w:t xml:space="preserve">If the patient has </w:t>
        </w:r>
      </w:ins>
      <w:del w:id="18" w:author="Laura Sitler" w:date="2023-11-30T12:48:00Z">
        <w:r w:rsidR="00F66035" w:rsidDel="00D50DE7">
          <w:delText>Claustrophobia</w:delText>
        </w:r>
      </w:del>
      <w:ins w:id="19" w:author="Laura Sitler" w:date="2023-11-30T12:48:00Z">
        <w:r>
          <w:t>c</w:t>
        </w:r>
        <w:r>
          <w:t>laustrophobia</w:t>
        </w:r>
      </w:ins>
    </w:p>
    <w:p w14:paraId="369AE20F" w14:textId="4CEA9146" w:rsidR="00F66035" w:rsidRDefault="00D50DE7" w:rsidP="00F66035">
      <w:pPr>
        <w:pStyle w:val="ListParagraph"/>
        <w:numPr>
          <w:ilvl w:val="1"/>
          <w:numId w:val="2"/>
        </w:numPr>
      </w:pPr>
      <w:ins w:id="20" w:author="Laura Sitler" w:date="2023-11-30T12:48:00Z">
        <w:r>
          <w:t xml:space="preserve">If the </w:t>
        </w:r>
      </w:ins>
      <w:del w:id="21" w:author="Laura Sitler" w:date="2023-11-30T12:48:00Z">
        <w:r w:rsidR="00F66035" w:rsidDel="00D50DE7">
          <w:delText xml:space="preserve">Incomplete </w:delText>
        </w:r>
      </w:del>
      <w:r w:rsidR="00F66035">
        <w:t>pre-exam</w:t>
      </w:r>
      <w:ins w:id="22" w:author="Laura Sitler" w:date="2023-11-30T12:48:00Z">
        <w:r>
          <w:t>ination</w:t>
        </w:r>
      </w:ins>
      <w:r w:rsidR="00F66035">
        <w:t xml:space="preserve"> preparation</w:t>
      </w:r>
      <w:ins w:id="23" w:author="Laura Sitler" w:date="2023-11-30T12:48:00Z">
        <w:r>
          <w:t xml:space="preserve"> is i</w:t>
        </w:r>
        <w:r>
          <w:t>ncomplete</w:t>
        </w:r>
      </w:ins>
    </w:p>
    <w:p w14:paraId="6EDF3037" w14:textId="25C2DEB4" w:rsidR="00F66035" w:rsidRDefault="00D50DE7" w:rsidP="00F66035">
      <w:pPr>
        <w:pStyle w:val="ListParagraph"/>
        <w:numPr>
          <w:ilvl w:val="1"/>
          <w:numId w:val="2"/>
        </w:numPr>
      </w:pPr>
      <w:ins w:id="24" w:author="Laura Sitler" w:date="2023-11-30T12:48:00Z">
        <w:r>
          <w:t xml:space="preserve">When </w:t>
        </w:r>
      </w:ins>
      <w:del w:id="25" w:author="Laura Sitler" w:date="2023-11-30T12:48:00Z">
        <w:r w:rsidR="00F66035" w:rsidDel="00D50DE7">
          <w:delText xml:space="preserve">The </w:delText>
        </w:r>
      </w:del>
      <w:ins w:id="26" w:author="Laura Sitler" w:date="2023-11-30T12:48:00Z">
        <w:r>
          <w:t>t</w:t>
        </w:r>
        <w:r>
          <w:t xml:space="preserve">he </w:t>
        </w:r>
      </w:ins>
      <w:r w:rsidR="00F66035">
        <w:t xml:space="preserve">3.0T </w:t>
      </w:r>
      <w:ins w:id="27" w:author="Laura Sitler" w:date="2023-11-30T12:48:00Z">
        <w:r>
          <w:t xml:space="preserve">MRI </w:t>
        </w:r>
      </w:ins>
      <w:r w:rsidR="00F66035">
        <w:t>machine is too busy</w:t>
      </w:r>
    </w:p>
    <w:p w14:paraId="318FCEBE" w14:textId="080ED214" w:rsidR="00C92A30" w:rsidRPr="00D50DE7" w:rsidRDefault="00D50DE7" w:rsidP="00F66035">
      <w:pPr>
        <w:pStyle w:val="ListParagraph"/>
        <w:numPr>
          <w:ilvl w:val="1"/>
          <w:numId w:val="2"/>
        </w:numPr>
        <w:rPr>
          <w:highlight w:val="green"/>
          <w:rPrChange w:id="28" w:author="Laura Sitler" w:date="2023-11-30T12:49:00Z">
            <w:rPr/>
          </w:rPrChange>
        </w:rPr>
      </w:pPr>
      <w:ins w:id="29" w:author="Laura Sitler" w:date="2023-11-30T12:49:00Z">
        <w:r>
          <w:rPr>
            <w:highlight w:val="green"/>
          </w:rPr>
          <w:t xml:space="preserve">In the </w:t>
        </w:r>
      </w:ins>
      <w:del w:id="30" w:author="Laura Sitler" w:date="2023-11-30T12:49:00Z">
        <w:r w:rsidR="00D72798" w:rsidDel="00D50DE7">
          <w:rPr>
            <w:highlight w:val="green"/>
          </w:rPr>
          <w:delText xml:space="preserve">Presence </w:delText>
        </w:r>
      </w:del>
      <w:ins w:id="31" w:author="Laura Sitler" w:date="2023-11-30T12:49:00Z">
        <w:r>
          <w:rPr>
            <w:highlight w:val="green"/>
          </w:rPr>
          <w:t>p</w:t>
        </w:r>
        <w:r>
          <w:rPr>
            <w:highlight w:val="green"/>
          </w:rPr>
          <w:t xml:space="preserve">resence </w:t>
        </w:r>
      </w:ins>
      <w:r w:rsidR="00D72798">
        <w:rPr>
          <w:highlight w:val="green"/>
        </w:rPr>
        <w:t>of a</w:t>
      </w:r>
      <w:r w:rsidR="00F66035" w:rsidRPr="00694B7B">
        <w:rPr>
          <w:highlight w:val="green"/>
        </w:rPr>
        <w:t xml:space="preserve">n implanted device that is safe </w:t>
      </w:r>
      <w:r w:rsidR="00F66035">
        <w:rPr>
          <w:highlight w:val="green"/>
        </w:rPr>
        <w:t>i</w:t>
      </w:r>
      <w:r w:rsidR="00F66035" w:rsidRPr="00694B7B">
        <w:rPr>
          <w:highlight w:val="green"/>
        </w:rPr>
        <w:t xml:space="preserve">n </w:t>
      </w:r>
      <w:ins w:id="32" w:author="Laura Sitler" w:date="2023-11-30T12:49:00Z">
        <w:r>
          <w:rPr>
            <w:highlight w:val="green"/>
          </w:rPr>
          <w:t xml:space="preserve">a </w:t>
        </w:r>
      </w:ins>
      <w:r w:rsidR="00F66035" w:rsidRPr="00694B7B">
        <w:rPr>
          <w:highlight w:val="green"/>
        </w:rPr>
        <w:t>1</w:t>
      </w:r>
      <w:r w:rsidR="00F66035" w:rsidRPr="00D50DE7">
        <w:rPr>
          <w:highlight w:val="green"/>
        </w:rPr>
        <w:t xml:space="preserve">.5T but not in </w:t>
      </w:r>
      <w:ins w:id="33" w:author="Laura Sitler" w:date="2023-11-30T12:49:00Z">
        <w:r w:rsidRPr="00D50DE7">
          <w:rPr>
            <w:highlight w:val="green"/>
          </w:rPr>
          <w:t xml:space="preserve">a </w:t>
        </w:r>
      </w:ins>
      <w:r w:rsidR="00F66035" w:rsidRPr="00D50DE7">
        <w:rPr>
          <w:highlight w:val="green"/>
        </w:rPr>
        <w:t>3.0T</w:t>
      </w:r>
      <w:ins w:id="34" w:author="Laura Sitler" w:date="2023-11-30T12:49:00Z">
        <w:r w:rsidRPr="00D50DE7">
          <w:rPr>
            <w:highlight w:val="green"/>
            <w:rPrChange w:id="35" w:author="Laura Sitler" w:date="2023-11-30T12:49:00Z">
              <w:rPr/>
            </w:rPrChange>
          </w:rPr>
          <w:t xml:space="preserve"> MRI machine</w:t>
        </w:r>
      </w:ins>
    </w:p>
    <w:p w14:paraId="17478873" w14:textId="79855BB5" w:rsidR="00C92A30" w:rsidRDefault="00C92A30" w:rsidP="00C92A30">
      <w:pPr>
        <w:pStyle w:val="ListParagraph"/>
        <w:ind w:left="1440"/>
      </w:pPr>
    </w:p>
    <w:p w14:paraId="74FB0BCA" w14:textId="481D58F7" w:rsidR="00C92A30" w:rsidRPr="00C92A30" w:rsidRDefault="00C92A30" w:rsidP="00C92A30">
      <w:pPr>
        <w:pStyle w:val="ListParagraph"/>
        <w:numPr>
          <w:ilvl w:val="0"/>
          <w:numId w:val="2"/>
        </w:numPr>
      </w:pPr>
      <w:r w:rsidRPr="00C92A30">
        <w:t xml:space="preserve">Which </w:t>
      </w:r>
      <w:ins w:id="36" w:author="Laura Sitler" w:date="2023-11-30T12:50:00Z">
        <w:r w:rsidR="00D50DE7" w:rsidRPr="00D50DE7">
          <w:t xml:space="preserve">Prostate Imaging—Reporting and Data System </w:t>
        </w:r>
        <w:r w:rsidR="00D50DE7">
          <w:t>(</w:t>
        </w:r>
      </w:ins>
      <w:r w:rsidRPr="00C92A30">
        <w:t>PI-RADS</w:t>
      </w:r>
      <w:ins w:id="37" w:author="Laura Sitler" w:date="2023-11-30T12:50:00Z">
        <w:r w:rsidR="00D50DE7">
          <w:t>)</w:t>
        </w:r>
      </w:ins>
      <w:r w:rsidRPr="00C92A30">
        <w:t xml:space="preserve"> score represents</w:t>
      </w:r>
      <w:r w:rsidR="00805F43">
        <w:t xml:space="preserve"> </w:t>
      </w:r>
      <w:r w:rsidRPr="00C92A30">
        <w:t xml:space="preserve">a very high likelihood of </w:t>
      </w:r>
      <w:r w:rsidR="002B5717">
        <w:t>a clinically significant cancer</w:t>
      </w:r>
      <w:r w:rsidR="00805F43">
        <w:t xml:space="preserve"> </w:t>
      </w:r>
      <w:ins w:id="38" w:author="Laura Sitler" w:date="2023-11-30T12:50:00Z">
        <w:r w:rsidR="00D50DE7">
          <w:t xml:space="preserve">being </w:t>
        </w:r>
      </w:ins>
      <w:r w:rsidR="00805F43">
        <w:t xml:space="preserve">present </w:t>
      </w:r>
      <w:r w:rsidR="00F96A87">
        <w:t>in</w:t>
      </w:r>
      <w:r w:rsidR="00805F43">
        <w:t xml:space="preserve"> the images</w:t>
      </w:r>
      <w:r w:rsidRPr="00C92A30">
        <w:t>?</w:t>
      </w:r>
    </w:p>
    <w:p w14:paraId="5E002A22" w14:textId="77777777" w:rsidR="00C92A30" w:rsidRPr="00C92A30" w:rsidRDefault="00C92A30" w:rsidP="00C92A30">
      <w:pPr>
        <w:pStyle w:val="ListParagraph"/>
        <w:numPr>
          <w:ilvl w:val="1"/>
          <w:numId w:val="2"/>
        </w:numPr>
      </w:pPr>
      <w:r w:rsidRPr="00C92A30">
        <w:t>1</w:t>
      </w:r>
    </w:p>
    <w:p w14:paraId="475D4DF7" w14:textId="1B2ED928" w:rsidR="00C92A30" w:rsidRPr="00C92A30" w:rsidRDefault="00C92A30" w:rsidP="00C92A30">
      <w:pPr>
        <w:pStyle w:val="ListParagraph"/>
        <w:numPr>
          <w:ilvl w:val="1"/>
          <w:numId w:val="2"/>
        </w:numPr>
      </w:pPr>
      <w:r w:rsidRPr="00C92A30">
        <w:t>3</w:t>
      </w:r>
    </w:p>
    <w:p w14:paraId="6184E0FC" w14:textId="254D979C" w:rsidR="00C92A30" w:rsidRPr="00C92A30" w:rsidRDefault="00C92A30" w:rsidP="00C92A30">
      <w:pPr>
        <w:pStyle w:val="ListParagraph"/>
        <w:numPr>
          <w:ilvl w:val="1"/>
          <w:numId w:val="2"/>
        </w:numPr>
      </w:pPr>
      <w:r w:rsidRPr="00C92A30">
        <w:rPr>
          <w:highlight w:val="green"/>
        </w:rPr>
        <w:t>5</w:t>
      </w:r>
    </w:p>
    <w:p w14:paraId="283390C9" w14:textId="111C55DC" w:rsidR="003D2590" w:rsidRDefault="00C92A30" w:rsidP="002B5717">
      <w:pPr>
        <w:pStyle w:val="ListParagraph"/>
        <w:numPr>
          <w:ilvl w:val="1"/>
          <w:numId w:val="2"/>
        </w:numPr>
      </w:pPr>
      <w:r w:rsidRPr="00C92A30">
        <w:t>7</w:t>
      </w:r>
    </w:p>
    <w:p w14:paraId="34A21381" w14:textId="33535C94" w:rsidR="003D2590" w:rsidRDefault="003D2590" w:rsidP="003D2590">
      <w:pPr>
        <w:pStyle w:val="ListParagraph"/>
        <w:ind w:left="1440"/>
      </w:pPr>
    </w:p>
    <w:p w14:paraId="1C77564B" w14:textId="23B3C843" w:rsidR="00531E5E" w:rsidRDefault="009556FC" w:rsidP="00531E5E">
      <w:pPr>
        <w:pStyle w:val="ListParagraph"/>
        <w:numPr>
          <w:ilvl w:val="0"/>
          <w:numId w:val="2"/>
        </w:numPr>
      </w:pPr>
      <w:r>
        <w:t>Why should one</w:t>
      </w:r>
      <w:r w:rsidR="00531E5E">
        <w:t xml:space="preserve"> </w:t>
      </w:r>
      <w:del w:id="39" w:author="Laura Sitler" w:date="2023-11-30T12:51:00Z">
        <w:r w:rsidR="00531E5E" w:rsidDel="00D50DE7">
          <w:delText>mp</w:delText>
        </w:r>
      </w:del>
      <w:ins w:id="40" w:author="Laura Sitler" w:date="2023-11-30T12:51:00Z">
        <w:r w:rsidR="00D50DE7">
          <w:t xml:space="preserve">multiparametric </w:t>
        </w:r>
      </w:ins>
      <w:r w:rsidR="00531E5E">
        <w:t>MRI</w:t>
      </w:r>
      <w:r>
        <w:t xml:space="preserve"> sequence have a large </w:t>
      </w:r>
      <w:r w:rsidR="002321C4">
        <w:t>field of view</w:t>
      </w:r>
      <w:r w:rsidR="00805F43">
        <w:t xml:space="preserve"> that covers </w:t>
      </w:r>
      <w:r w:rsidR="004D1094">
        <w:t>the entire pelvis</w:t>
      </w:r>
      <w:r w:rsidR="003D2590" w:rsidRPr="00BC4CBD">
        <w:t xml:space="preserve">? </w:t>
      </w:r>
    </w:p>
    <w:p w14:paraId="6C437325" w14:textId="24C45ED8" w:rsidR="003D2590" w:rsidRPr="00531E5E" w:rsidRDefault="00531E5E" w:rsidP="00531E5E">
      <w:pPr>
        <w:pStyle w:val="ListParagraph"/>
        <w:numPr>
          <w:ilvl w:val="1"/>
          <w:numId w:val="2"/>
        </w:numPr>
      </w:pPr>
      <w:r w:rsidRPr="00531E5E">
        <w:rPr>
          <w:highlight w:val="green"/>
        </w:rPr>
        <w:t>To check for metastatic spread in the bony pelvis and lymph nodes</w:t>
      </w:r>
    </w:p>
    <w:p w14:paraId="72A536EB" w14:textId="1E9CDA79" w:rsidR="003D2590" w:rsidRDefault="003D2590" w:rsidP="003D2590">
      <w:pPr>
        <w:pStyle w:val="ListParagraph"/>
        <w:numPr>
          <w:ilvl w:val="1"/>
          <w:numId w:val="2"/>
        </w:numPr>
      </w:pPr>
      <w:r>
        <w:t>T</w:t>
      </w:r>
      <w:r w:rsidR="00DB28F8">
        <w:t>o follow the</w:t>
      </w:r>
      <w:r>
        <w:t xml:space="preserve"> path of urine from the kidneys to the bladder</w:t>
      </w:r>
    </w:p>
    <w:p w14:paraId="4A6288D3" w14:textId="30E77EFA" w:rsidR="003D2590" w:rsidRDefault="003D2590" w:rsidP="003D2590">
      <w:pPr>
        <w:pStyle w:val="ListParagraph"/>
        <w:numPr>
          <w:ilvl w:val="1"/>
          <w:numId w:val="2"/>
        </w:numPr>
      </w:pPr>
      <w:r>
        <w:t>T</w:t>
      </w:r>
      <w:r w:rsidR="00DB28F8">
        <w:t>o show the</w:t>
      </w:r>
      <w:r>
        <w:t xml:space="preserve"> skin surface to determine the patient’s size</w:t>
      </w:r>
    </w:p>
    <w:p w14:paraId="0AC17657" w14:textId="74CDCEC1" w:rsidR="00DB24A5" w:rsidRPr="00B96D7B" w:rsidRDefault="00DB28F8" w:rsidP="00E14EE7">
      <w:pPr>
        <w:pStyle w:val="ListParagraph"/>
        <w:numPr>
          <w:ilvl w:val="1"/>
          <w:numId w:val="2"/>
        </w:numPr>
      </w:pPr>
      <w:r>
        <w:t xml:space="preserve">To confirm </w:t>
      </w:r>
      <w:r w:rsidR="003D2590">
        <w:t xml:space="preserve">adequate </w:t>
      </w:r>
      <w:r w:rsidR="00531E5E">
        <w:t>emptying of the bowel</w:t>
      </w:r>
      <w:r w:rsidR="001A2778">
        <w:br/>
      </w:r>
    </w:p>
    <w:p w14:paraId="579301CC" w14:textId="5C04A512" w:rsidR="007B0339" w:rsidRDefault="00A80921" w:rsidP="00A80921">
      <w:pPr>
        <w:pStyle w:val="ListParagraph"/>
        <w:numPr>
          <w:ilvl w:val="0"/>
          <w:numId w:val="2"/>
        </w:numPr>
      </w:pPr>
      <w:r>
        <w:t>What is the</w:t>
      </w:r>
      <w:r w:rsidR="000A3932">
        <w:t xml:space="preserve"> purpose</w:t>
      </w:r>
      <w:r>
        <w:t xml:space="preserve"> of acquiring </w:t>
      </w:r>
      <w:r w:rsidR="00494CF4">
        <w:t>T2W images in different planes?</w:t>
      </w:r>
    </w:p>
    <w:p w14:paraId="2BE2437A" w14:textId="171DE0DA" w:rsidR="007C04CA" w:rsidRDefault="00713172" w:rsidP="007C04CA">
      <w:pPr>
        <w:pStyle w:val="ListParagraph"/>
        <w:numPr>
          <w:ilvl w:val="1"/>
          <w:numId w:val="2"/>
        </w:numPr>
      </w:pPr>
      <w:r>
        <w:t>To i</w:t>
      </w:r>
      <w:r w:rsidR="007B0339">
        <w:t>ncreas</w:t>
      </w:r>
      <w:r w:rsidR="00543442">
        <w:t>e</w:t>
      </w:r>
      <w:r w:rsidR="007B0339">
        <w:t xml:space="preserve"> the total exam</w:t>
      </w:r>
      <w:ins w:id="41" w:author="Laura Sitler" w:date="2023-11-30T12:52:00Z">
        <w:r w:rsidR="00CD17CF">
          <w:t>ination</w:t>
        </w:r>
      </w:ins>
      <w:r w:rsidR="007B0339">
        <w:t xml:space="preserve"> time</w:t>
      </w:r>
    </w:p>
    <w:p w14:paraId="7D2DA362" w14:textId="357E18AA" w:rsidR="00816CD5" w:rsidRPr="007C04CA" w:rsidRDefault="00713172" w:rsidP="007C04CA">
      <w:pPr>
        <w:pStyle w:val="ListParagraph"/>
        <w:numPr>
          <w:ilvl w:val="1"/>
          <w:numId w:val="2"/>
        </w:numPr>
      </w:pPr>
      <w:r>
        <w:rPr>
          <w:highlight w:val="green"/>
        </w:rPr>
        <w:t>To a</w:t>
      </w:r>
      <w:r w:rsidR="007B0339" w:rsidRPr="007C04CA">
        <w:rPr>
          <w:highlight w:val="green"/>
        </w:rPr>
        <w:t xml:space="preserve">ssess the degree of cancer spread </w:t>
      </w:r>
    </w:p>
    <w:p w14:paraId="58E28667" w14:textId="612F304D" w:rsidR="00816CD5" w:rsidRDefault="00713172" w:rsidP="007B0339">
      <w:pPr>
        <w:pStyle w:val="ListParagraph"/>
        <w:numPr>
          <w:ilvl w:val="1"/>
          <w:numId w:val="2"/>
        </w:numPr>
      </w:pPr>
      <w:r>
        <w:t>To m</w:t>
      </w:r>
      <w:r w:rsidR="007C04CA">
        <w:t>easur</w:t>
      </w:r>
      <w:r w:rsidR="00543442">
        <w:t>e</w:t>
      </w:r>
      <w:r w:rsidR="00816CD5">
        <w:t xml:space="preserve"> the angle of the prostatic urethra</w:t>
      </w:r>
    </w:p>
    <w:p w14:paraId="072A6385" w14:textId="3833FE9A" w:rsidR="00C45BAC" w:rsidRDefault="00713172" w:rsidP="007B0339">
      <w:pPr>
        <w:pStyle w:val="ListParagraph"/>
        <w:numPr>
          <w:ilvl w:val="1"/>
          <w:numId w:val="2"/>
        </w:numPr>
      </w:pPr>
      <w:r>
        <w:t>To d</w:t>
      </w:r>
      <w:r w:rsidR="00543442">
        <w:t xml:space="preserve">etect </w:t>
      </w:r>
      <w:r w:rsidR="000A3932">
        <w:t>the diffusion of water molecules in the tissue</w:t>
      </w:r>
      <w:r w:rsidR="00C45BAC">
        <w:br/>
      </w:r>
    </w:p>
    <w:p w14:paraId="1A0E080D" w14:textId="1AD799F4" w:rsidR="00B96D7B" w:rsidRDefault="00B96D7B" w:rsidP="00C45BAC">
      <w:pPr>
        <w:pStyle w:val="ListParagraph"/>
        <w:numPr>
          <w:ilvl w:val="0"/>
          <w:numId w:val="2"/>
        </w:numPr>
      </w:pPr>
      <w:r>
        <w:t xml:space="preserve">What is the appearance of </w:t>
      </w:r>
      <w:r w:rsidR="00FF36F7">
        <w:t xml:space="preserve">an area of </w:t>
      </w:r>
      <w:r>
        <w:t xml:space="preserve">restricted diffusion </w:t>
      </w:r>
      <w:r w:rsidR="00AE2FD7">
        <w:t xml:space="preserve">in a </w:t>
      </w:r>
      <w:r>
        <w:t xml:space="preserve">carcinoma on the </w:t>
      </w:r>
      <w:ins w:id="42" w:author="Laura Sitler" w:date="2023-11-30T12:53:00Z">
        <w:r w:rsidR="00CD17CF">
          <w:t>diffusion-weighted imaging (</w:t>
        </w:r>
      </w:ins>
      <w:r>
        <w:t>DWI</w:t>
      </w:r>
      <w:ins w:id="43" w:author="Laura Sitler" w:date="2023-11-30T12:53:00Z">
        <w:r w:rsidR="00CD17CF">
          <w:t>)</w:t>
        </w:r>
      </w:ins>
      <w:r>
        <w:t xml:space="preserve"> and the </w:t>
      </w:r>
      <w:ins w:id="44" w:author="Laura Sitler" w:date="2023-11-30T12:54:00Z">
        <w:r w:rsidR="00CD17CF">
          <w:t>a</w:t>
        </w:r>
        <w:r w:rsidR="00CD17CF" w:rsidRPr="00CD17CF">
          <w:t>pparent diffusion coefficient</w:t>
        </w:r>
        <w:r w:rsidR="00CD17CF" w:rsidRPr="00CD17CF">
          <w:t xml:space="preserve"> </w:t>
        </w:r>
        <w:r w:rsidR="00CD17CF">
          <w:t>(</w:t>
        </w:r>
      </w:ins>
      <w:r>
        <w:t>ADC</w:t>
      </w:r>
      <w:ins w:id="45" w:author="Laura Sitler" w:date="2023-11-30T12:54:00Z">
        <w:r w:rsidR="00CD17CF">
          <w:t>)</w:t>
        </w:r>
      </w:ins>
      <w:r>
        <w:t xml:space="preserve"> map?</w:t>
      </w:r>
    </w:p>
    <w:p w14:paraId="27578C07" w14:textId="389C1929" w:rsidR="00B96D7B" w:rsidRDefault="00B96D7B" w:rsidP="00B96D7B">
      <w:pPr>
        <w:pStyle w:val="ListParagraph"/>
        <w:numPr>
          <w:ilvl w:val="1"/>
          <w:numId w:val="2"/>
        </w:numPr>
      </w:pPr>
      <w:r>
        <w:t>Dark on DWI</w:t>
      </w:r>
      <w:del w:id="46" w:author="Laura Sitler" w:date="2023-11-30T12:54:00Z">
        <w:r w:rsidDel="00CD17CF">
          <w:delText xml:space="preserve">, dark </w:delText>
        </w:r>
      </w:del>
      <w:ins w:id="47" w:author="Laura Sitler" w:date="2023-11-30T12:54:00Z">
        <w:r w:rsidR="00CD17CF">
          <w:t xml:space="preserve"> and </w:t>
        </w:r>
      </w:ins>
      <w:r>
        <w:t xml:space="preserve">on </w:t>
      </w:r>
      <w:ins w:id="48" w:author="Laura Sitler" w:date="2023-11-30T12:54:00Z">
        <w:r w:rsidR="00CD17CF">
          <w:t xml:space="preserve">the </w:t>
        </w:r>
      </w:ins>
      <w:r>
        <w:t>ADC map</w:t>
      </w:r>
    </w:p>
    <w:p w14:paraId="64A3AFF3" w14:textId="495A7113" w:rsidR="00B96D7B" w:rsidRDefault="00B96D7B" w:rsidP="00B96D7B">
      <w:pPr>
        <w:pStyle w:val="ListParagraph"/>
        <w:numPr>
          <w:ilvl w:val="1"/>
          <w:numId w:val="2"/>
        </w:numPr>
      </w:pPr>
      <w:r>
        <w:t>Dark on DWI</w:t>
      </w:r>
      <w:del w:id="49" w:author="Laura Sitler" w:date="2023-11-30T12:54:00Z">
        <w:r w:rsidDel="00CD17CF">
          <w:delText xml:space="preserve">, </w:delText>
        </w:r>
      </w:del>
      <w:ins w:id="50" w:author="Laura Sitler" w:date="2023-11-30T12:54:00Z">
        <w:r w:rsidR="00CD17CF">
          <w:t xml:space="preserve"> and </w:t>
        </w:r>
      </w:ins>
      <w:r>
        <w:t xml:space="preserve">bright on </w:t>
      </w:r>
      <w:ins w:id="51" w:author="Laura Sitler" w:date="2023-11-30T12:54:00Z">
        <w:r w:rsidR="00CD17CF">
          <w:t>the</w:t>
        </w:r>
      </w:ins>
      <w:ins w:id="52" w:author="Laura Sitler" w:date="2023-11-30T12:55:00Z">
        <w:r w:rsidR="00CD17CF">
          <w:t xml:space="preserve"> </w:t>
        </w:r>
      </w:ins>
      <w:r>
        <w:t>ADC map</w:t>
      </w:r>
    </w:p>
    <w:p w14:paraId="76A1DB16" w14:textId="78E057D0" w:rsidR="00B96D7B" w:rsidRDefault="00B96D7B" w:rsidP="00B96D7B">
      <w:pPr>
        <w:pStyle w:val="ListParagraph"/>
        <w:numPr>
          <w:ilvl w:val="1"/>
          <w:numId w:val="2"/>
        </w:numPr>
      </w:pPr>
      <w:r>
        <w:t>Bright on DWI</w:t>
      </w:r>
      <w:del w:id="53" w:author="Laura Sitler" w:date="2023-11-30T12:55:00Z">
        <w:r w:rsidDel="00CD17CF">
          <w:delText xml:space="preserve">, bright </w:delText>
        </w:r>
      </w:del>
      <w:ins w:id="54" w:author="Laura Sitler" w:date="2023-11-30T12:55:00Z">
        <w:r w:rsidR="00CD17CF">
          <w:t xml:space="preserve"> and </w:t>
        </w:r>
      </w:ins>
      <w:r>
        <w:t xml:space="preserve">on </w:t>
      </w:r>
      <w:ins w:id="55" w:author="Laura Sitler" w:date="2023-11-30T12:55:00Z">
        <w:r w:rsidR="00CD17CF">
          <w:t xml:space="preserve">the </w:t>
        </w:r>
      </w:ins>
      <w:r>
        <w:t>ADC map</w:t>
      </w:r>
    </w:p>
    <w:p w14:paraId="3A5EC4B7" w14:textId="56C84C8A" w:rsidR="00B96D7B" w:rsidRDefault="00B96D7B" w:rsidP="00B96D7B">
      <w:pPr>
        <w:pStyle w:val="ListParagraph"/>
        <w:numPr>
          <w:ilvl w:val="1"/>
          <w:numId w:val="2"/>
        </w:numPr>
      </w:pPr>
      <w:r w:rsidRPr="00BC3F02">
        <w:rPr>
          <w:highlight w:val="green"/>
        </w:rPr>
        <w:lastRenderedPageBreak/>
        <w:t>Bright on DWI</w:t>
      </w:r>
      <w:del w:id="56" w:author="Laura Sitler" w:date="2023-11-30T12:55:00Z">
        <w:r w:rsidRPr="00BC3F02" w:rsidDel="00CD17CF">
          <w:rPr>
            <w:highlight w:val="green"/>
          </w:rPr>
          <w:delText xml:space="preserve">, </w:delText>
        </w:r>
      </w:del>
      <w:ins w:id="57" w:author="Laura Sitler" w:date="2023-11-30T12:55:00Z">
        <w:r w:rsidR="00CD17CF">
          <w:rPr>
            <w:highlight w:val="green"/>
          </w:rPr>
          <w:t xml:space="preserve"> and </w:t>
        </w:r>
      </w:ins>
      <w:r w:rsidRPr="00BC3F02">
        <w:rPr>
          <w:highlight w:val="green"/>
        </w:rPr>
        <w:t xml:space="preserve">dark on </w:t>
      </w:r>
      <w:ins w:id="58" w:author="Laura Sitler" w:date="2023-11-30T12:55:00Z">
        <w:r w:rsidR="00CD17CF">
          <w:rPr>
            <w:highlight w:val="green"/>
          </w:rPr>
          <w:t xml:space="preserve">the </w:t>
        </w:r>
      </w:ins>
      <w:r w:rsidRPr="000958B2">
        <w:rPr>
          <w:highlight w:val="green"/>
        </w:rPr>
        <w:t>ADC map</w:t>
      </w:r>
    </w:p>
    <w:p w14:paraId="13478AFA" w14:textId="2E629C5A" w:rsidR="00B96D7B" w:rsidRDefault="00B96D7B" w:rsidP="00B96D7B">
      <w:pPr>
        <w:pStyle w:val="ListParagraph"/>
        <w:ind w:left="1440"/>
      </w:pPr>
    </w:p>
    <w:p w14:paraId="2405E74D" w14:textId="6A5EB5B2" w:rsidR="00C45BAC" w:rsidRDefault="00C45BAC" w:rsidP="00C45BAC">
      <w:pPr>
        <w:pStyle w:val="ListParagraph"/>
        <w:numPr>
          <w:ilvl w:val="0"/>
          <w:numId w:val="2"/>
        </w:numPr>
      </w:pPr>
      <w:r>
        <w:t xml:space="preserve">Which pathology shows diffuse enhancement on dynamic </w:t>
      </w:r>
      <w:proofErr w:type="gramStart"/>
      <w:r>
        <w:t>contrast-enhanced</w:t>
      </w:r>
      <w:proofErr w:type="gramEnd"/>
      <w:r>
        <w:t xml:space="preserve"> </w:t>
      </w:r>
      <w:ins w:id="59" w:author="Laura Sitler" w:date="2023-11-30T12:55:00Z">
        <w:r w:rsidR="00CD17CF">
          <w:t xml:space="preserve">(DCE) </w:t>
        </w:r>
      </w:ins>
      <w:r>
        <w:t xml:space="preserve">images? </w:t>
      </w:r>
    </w:p>
    <w:p w14:paraId="11873497" w14:textId="6F856E68" w:rsidR="00C45BAC" w:rsidRDefault="00C45BAC" w:rsidP="00C45BAC">
      <w:pPr>
        <w:pStyle w:val="ListParagraph"/>
        <w:numPr>
          <w:ilvl w:val="1"/>
          <w:numId w:val="2"/>
        </w:numPr>
      </w:pPr>
      <w:r>
        <w:t>Adenocarcinoma</w:t>
      </w:r>
    </w:p>
    <w:p w14:paraId="0AF94081" w14:textId="7068A712" w:rsidR="00C45BAC" w:rsidRDefault="00C45BAC" w:rsidP="00C45BAC">
      <w:pPr>
        <w:pStyle w:val="ListParagraph"/>
        <w:numPr>
          <w:ilvl w:val="1"/>
          <w:numId w:val="2"/>
        </w:numPr>
      </w:pPr>
      <w:r>
        <w:t>Cysts</w:t>
      </w:r>
    </w:p>
    <w:p w14:paraId="6A17A980" w14:textId="24432559" w:rsidR="007B496C" w:rsidRDefault="00C45BAC" w:rsidP="007B496C">
      <w:pPr>
        <w:pStyle w:val="ListParagraph"/>
        <w:numPr>
          <w:ilvl w:val="1"/>
          <w:numId w:val="2"/>
        </w:numPr>
      </w:pPr>
      <w:r>
        <w:t>B</w:t>
      </w:r>
      <w:ins w:id="60" w:author="Laura Sitler" w:date="2023-11-30T12:55:00Z">
        <w:r w:rsidR="00CD17CF">
          <w:t>PH</w:t>
        </w:r>
      </w:ins>
      <w:del w:id="61" w:author="Laura Sitler" w:date="2023-11-30T12:55:00Z">
        <w:r w:rsidDel="00CD17CF">
          <w:delText>enign prostatic hyperplasia</w:delText>
        </w:r>
      </w:del>
    </w:p>
    <w:p w14:paraId="167E9EB2" w14:textId="580F9D70" w:rsidR="00C45BAC" w:rsidRPr="007B496C" w:rsidRDefault="00C45BAC" w:rsidP="007B496C">
      <w:pPr>
        <w:pStyle w:val="ListParagraph"/>
        <w:numPr>
          <w:ilvl w:val="1"/>
          <w:numId w:val="2"/>
        </w:numPr>
      </w:pPr>
      <w:r w:rsidRPr="007B496C">
        <w:rPr>
          <w:highlight w:val="green"/>
        </w:rPr>
        <w:t>Prostatitis</w:t>
      </w:r>
    </w:p>
    <w:p w14:paraId="4077F463" w14:textId="77777777" w:rsidR="004304EA" w:rsidRPr="00AA34A1" w:rsidRDefault="004304EA" w:rsidP="004304EA">
      <w:pPr>
        <w:pStyle w:val="ListParagraph"/>
        <w:ind w:left="1440"/>
        <w:rPr>
          <w:highlight w:val="green"/>
        </w:rPr>
      </w:pPr>
    </w:p>
    <w:p w14:paraId="46A6C4D6" w14:textId="3770082C" w:rsidR="004304EA" w:rsidRDefault="004304EA" w:rsidP="004304EA">
      <w:pPr>
        <w:pStyle w:val="ListParagraph"/>
        <w:numPr>
          <w:ilvl w:val="0"/>
          <w:numId w:val="2"/>
        </w:numPr>
      </w:pPr>
      <w:r>
        <w:t xml:space="preserve">What is the appearance of blood </w:t>
      </w:r>
      <w:r w:rsidR="00576472">
        <w:t xml:space="preserve">compared </w:t>
      </w:r>
      <w:del w:id="62" w:author="Laura Sitler" w:date="2023-11-30T12:56:00Z">
        <w:r w:rsidR="00576472" w:rsidDel="00CD17CF">
          <w:delText xml:space="preserve">to </w:delText>
        </w:r>
      </w:del>
      <w:ins w:id="63" w:author="Laura Sitler" w:date="2023-11-30T12:56:00Z">
        <w:r w:rsidR="00CD17CF">
          <w:t>with</w:t>
        </w:r>
        <w:r w:rsidR="00CD17CF">
          <w:t xml:space="preserve"> </w:t>
        </w:r>
      </w:ins>
      <w:r w:rsidR="00576472">
        <w:t xml:space="preserve">the surrounding tissue </w:t>
      </w:r>
      <w:r>
        <w:t xml:space="preserve">on </w:t>
      </w:r>
      <w:ins w:id="64" w:author="Laura Sitler" w:date="2023-11-30T12:56:00Z">
        <w:r w:rsidR="00CD17CF">
          <w:t>T1-weighted (</w:t>
        </w:r>
      </w:ins>
      <w:r>
        <w:t>T1W</w:t>
      </w:r>
      <w:ins w:id="65" w:author="Laura Sitler" w:date="2023-11-30T12:56:00Z">
        <w:r w:rsidR="00CD17CF">
          <w:t>)</w:t>
        </w:r>
      </w:ins>
      <w:r>
        <w:t xml:space="preserve"> images?</w:t>
      </w:r>
    </w:p>
    <w:p w14:paraId="7B44F844" w14:textId="0BC11C84" w:rsidR="004304EA" w:rsidRDefault="00991274" w:rsidP="004304EA">
      <w:pPr>
        <w:pStyle w:val="ListParagraph"/>
        <w:numPr>
          <w:ilvl w:val="1"/>
          <w:numId w:val="2"/>
        </w:numPr>
      </w:pPr>
      <w:r>
        <w:t>Hypointense</w:t>
      </w:r>
    </w:p>
    <w:p w14:paraId="6D134948" w14:textId="0F854C42" w:rsidR="007B496C" w:rsidRDefault="00991274" w:rsidP="007B496C">
      <w:pPr>
        <w:pStyle w:val="ListParagraph"/>
        <w:numPr>
          <w:ilvl w:val="1"/>
          <w:numId w:val="2"/>
        </w:numPr>
      </w:pPr>
      <w:r>
        <w:t>Isointense</w:t>
      </w:r>
    </w:p>
    <w:p w14:paraId="4280957D" w14:textId="77777777" w:rsidR="00992A1D" w:rsidRDefault="00991274" w:rsidP="00E14EE7">
      <w:pPr>
        <w:pStyle w:val="ListParagraph"/>
        <w:numPr>
          <w:ilvl w:val="1"/>
          <w:numId w:val="2"/>
        </w:numPr>
      </w:pPr>
      <w:r w:rsidRPr="007B496C">
        <w:rPr>
          <w:highlight w:val="green"/>
        </w:rPr>
        <w:t>Hyperintense</w:t>
      </w:r>
    </w:p>
    <w:p w14:paraId="218A7148" w14:textId="0FED895A" w:rsidR="00991274" w:rsidRDefault="00CC22A6" w:rsidP="00E14EE7">
      <w:pPr>
        <w:pStyle w:val="ListParagraph"/>
        <w:numPr>
          <w:ilvl w:val="1"/>
          <w:numId w:val="2"/>
        </w:numPr>
      </w:pPr>
      <w:r>
        <w:t>Unable to see blood</w:t>
      </w:r>
      <w:r w:rsidR="007E2800">
        <w:t xml:space="preserve"> on T1W images</w:t>
      </w:r>
      <w:r w:rsidR="00E14EE7">
        <w:br/>
      </w:r>
    </w:p>
    <w:p w14:paraId="4DC7F647" w14:textId="366887D1" w:rsidR="00E14EE7" w:rsidRDefault="00E14EE7" w:rsidP="00E14EE7">
      <w:pPr>
        <w:pStyle w:val="ListParagraph"/>
        <w:numPr>
          <w:ilvl w:val="0"/>
          <w:numId w:val="2"/>
        </w:numPr>
      </w:pPr>
      <w:r>
        <w:t xml:space="preserve">Which multiparametric sequence is </w:t>
      </w:r>
      <w:r w:rsidR="00731183">
        <w:t>removed</w:t>
      </w:r>
      <w:r>
        <w:t xml:space="preserve"> in the bi</w:t>
      </w:r>
      <w:del w:id="66" w:author="Laura Sitler" w:date="2023-11-30T12:56:00Z">
        <w:r w:rsidDel="00CD17CF">
          <w:delText>-</w:delText>
        </w:r>
      </w:del>
      <w:r>
        <w:t xml:space="preserve">parametric protocol? </w:t>
      </w:r>
    </w:p>
    <w:p w14:paraId="0B3FD2CB" w14:textId="77777777" w:rsidR="00E14EE7" w:rsidRDefault="00E14EE7" w:rsidP="00E14EE7">
      <w:pPr>
        <w:pStyle w:val="ListParagraph"/>
        <w:numPr>
          <w:ilvl w:val="1"/>
          <w:numId w:val="2"/>
        </w:numPr>
      </w:pPr>
      <w:r>
        <w:t>T2W</w:t>
      </w:r>
    </w:p>
    <w:p w14:paraId="2A8676C9" w14:textId="77777777" w:rsidR="00E14EE7" w:rsidRDefault="00E14EE7" w:rsidP="00E14EE7">
      <w:pPr>
        <w:pStyle w:val="ListParagraph"/>
        <w:numPr>
          <w:ilvl w:val="1"/>
          <w:numId w:val="2"/>
        </w:numPr>
      </w:pPr>
      <w:r>
        <w:t>DWI</w:t>
      </w:r>
    </w:p>
    <w:p w14:paraId="4A534818" w14:textId="77777777" w:rsidR="00E14EE7" w:rsidRDefault="00E14EE7" w:rsidP="00E14EE7">
      <w:pPr>
        <w:pStyle w:val="ListParagraph"/>
        <w:numPr>
          <w:ilvl w:val="1"/>
          <w:numId w:val="2"/>
        </w:numPr>
      </w:pPr>
      <w:r w:rsidRPr="00C1066F">
        <w:rPr>
          <w:highlight w:val="green"/>
        </w:rPr>
        <w:t>DCE</w:t>
      </w:r>
    </w:p>
    <w:p w14:paraId="1143D85C" w14:textId="6DAABE4B" w:rsidR="004304EA" w:rsidRDefault="00E14EE7" w:rsidP="00E14EE7">
      <w:pPr>
        <w:pStyle w:val="ListParagraph"/>
        <w:numPr>
          <w:ilvl w:val="1"/>
          <w:numId w:val="2"/>
        </w:numPr>
      </w:pPr>
      <w:r>
        <w:t>T1W</w:t>
      </w:r>
    </w:p>
    <w:p w14:paraId="3179DE6C" w14:textId="77777777" w:rsidR="0049375A" w:rsidRDefault="0049375A" w:rsidP="0049375A">
      <w:pPr>
        <w:pStyle w:val="ListParagraph"/>
        <w:ind w:left="1440"/>
      </w:pPr>
    </w:p>
    <w:p w14:paraId="7F6DED77" w14:textId="451B2190" w:rsidR="001136B7" w:rsidRDefault="00AC6880" w:rsidP="001136B7">
      <w:pPr>
        <w:pStyle w:val="ListParagraph"/>
        <w:numPr>
          <w:ilvl w:val="0"/>
          <w:numId w:val="2"/>
        </w:numPr>
      </w:pPr>
      <w:r>
        <w:t xml:space="preserve">What is a </w:t>
      </w:r>
      <w:r w:rsidR="00FE227B">
        <w:t xml:space="preserve">method to reduce metal artifacts from </w:t>
      </w:r>
      <w:commentRangeStart w:id="67"/>
      <w:r w:rsidR="00FE227B">
        <w:t>a</w:t>
      </w:r>
      <w:ins w:id="68" w:author="Laura Sitler" w:date="2023-11-30T12:57:00Z">
        <w:r w:rsidR="00CD17CF">
          <w:t>n</w:t>
        </w:r>
      </w:ins>
      <w:r w:rsidR="00FE227B">
        <w:t xml:space="preserve"> </w:t>
      </w:r>
      <w:del w:id="69" w:author="Laura Sitler" w:date="2023-11-30T12:57:00Z">
        <w:r w:rsidR="00FE227B" w:rsidDel="00CD17CF">
          <w:delText>hip replacement</w:delText>
        </w:r>
      </w:del>
      <w:ins w:id="70" w:author="Laura Sitler" w:date="2023-11-30T12:57:00Z">
        <w:r w:rsidR="00CD17CF">
          <w:t>image</w:t>
        </w:r>
        <w:commentRangeEnd w:id="67"/>
        <w:r w:rsidR="00CD17CF">
          <w:rPr>
            <w:rStyle w:val="CommentReference"/>
          </w:rPr>
          <w:commentReference w:id="67"/>
        </w:r>
      </w:ins>
      <w:r w:rsidR="00FE227B">
        <w:t>?</w:t>
      </w:r>
    </w:p>
    <w:p w14:paraId="2546EF68" w14:textId="6B92F27F" w:rsidR="00FE227B" w:rsidRPr="001136B7" w:rsidRDefault="00FE227B" w:rsidP="001136B7">
      <w:pPr>
        <w:pStyle w:val="ListParagraph"/>
        <w:numPr>
          <w:ilvl w:val="1"/>
          <w:numId w:val="2"/>
        </w:numPr>
      </w:pPr>
      <w:r w:rsidRPr="001136B7">
        <w:rPr>
          <w:highlight w:val="green"/>
        </w:rPr>
        <w:t>Increase the receiver bandwidth</w:t>
      </w:r>
    </w:p>
    <w:p w14:paraId="0BF178B9" w14:textId="10456D8F" w:rsidR="00FE227B" w:rsidRDefault="00FE227B" w:rsidP="00FE227B">
      <w:pPr>
        <w:pStyle w:val="ListParagraph"/>
        <w:numPr>
          <w:ilvl w:val="1"/>
          <w:numId w:val="2"/>
        </w:numPr>
      </w:pPr>
      <w:r>
        <w:t>Decrease the receiver bandwidth</w:t>
      </w:r>
    </w:p>
    <w:p w14:paraId="62B255C7" w14:textId="27549EDB" w:rsidR="00FE227B" w:rsidRDefault="00FE227B" w:rsidP="00FE227B">
      <w:pPr>
        <w:pStyle w:val="ListParagraph"/>
        <w:numPr>
          <w:ilvl w:val="1"/>
          <w:numId w:val="2"/>
        </w:numPr>
      </w:pPr>
      <w:r>
        <w:t xml:space="preserve">Scan with a </w:t>
      </w:r>
      <w:del w:id="71" w:author="Laura Sitler" w:date="2023-11-30T12:58:00Z">
        <w:r w:rsidDel="00CD17CF">
          <w:delText xml:space="preserve">GRE </w:delText>
        </w:r>
      </w:del>
      <w:ins w:id="72" w:author="Laura Sitler" w:date="2023-11-30T12:58:00Z">
        <w:r w:rsidR="00CD17CF">
          <w:t>gradient-echo</w:t>
        </w:r>
        <w:r w:rsidR="00CD17CF">
          <w:t xml:space="preserve"> </w:t>
        </w:r>
      </w:ins>
      <w:r>
        <w:t>sequence</w:t>
      </w:r>
    </w:p>
    <w:p w14:paraId="0035B1F5" w14:textId="12513A44" w:rsidR="00FE227B" w:rsidRDefault="001136B7" w:rsidP="00FE227B">
      <w:pPr>
        <w:pStyle w:val="ListParagraph"/>
        <w:numPr>
          <w:ilvl w:val="1"/>
          <w:numId w:val="2"/>
        </w:numPr>
      </w:pPr>
      <w:r>
        <w:t>Increase the slice thickness</w:t>
      </w:r>
    </w:p>
    <w:p w14:paraId="03A53C02" w14:textId="27A0D006" w:rsidR="0041081F" w:rsidRDefault="0041081F" w:rsidP="0041081F">
      <w:pPr>
        <w:pStyle w:val="ListParagraph"/>
      </w:pPr>
    </w:p>
    <w:p w14:paraId="0FEB9436" w14:textId="2F3A1AC5" w:rsidR="00A84B90" w:rsidRDefault="00CD17CF" w:rsidP="00A84B90">
      <w:pPr>
        <w:pStyle w:val="ListParagraph"/>
        <w:numPr>
          <w:ilvl w:val="0"/>
          <w:numId w:val="2"/>
        </w:numPr>
      </w:pPr>
      <w:ins w:id="73" w:author="Laura Sitler" w:date="2023-11-30T12:59:00Z">
        <w:r>
          <w:t>The __________</w:t>
        </w:r>
      </w:ins>
      <w:del w:id="74" w:author="Laura Sitler" w:date="2023-11-30T12:59:00Z">
        <w:r w:rsidR="009809D4" w:rsidDel="00CD17CF">
          <w:delText xml:space="preserve">What is the name of the </w:delText>
        </w:r>
      </w:del>
      <w:ins w:id="75" w:author="Laura Sitler" w:date="2023-11-30T12:59:00Z">
        <w:r>
          <w:t xml:space="preserve"> </w:t>
        </w:r>
      </w:ins>
      <w:r w:rsidR="00A84B90">
        <w:t xml:space="preserve">criteria </w:t>
      </w:r>
      <w:del w:id="76" w:author="Laura Sitler" w:date="2023-11-30T12:59:00Z">
        <w:r w:rsidR="005F2BFF" w:rsidDel="00CD17CF">
          <w:delText>tha</w:delText>
        </w:r>
        <w:r w:rsidR="00BF66B2" w:rsidDel="00CD17CF">
          <w:delText>t</w:delText>
        </w:r>
        <w:r w:rsidR="00A84B90" w:rsidDel="00CD17CF">
          <w:delText xml:space="preserve"> </w:delText>
        </w:r>
      </w:del>
      <w:r w:rsidR="00A84B90">
        <w:t>score</w:t>
      </w:r>
      <w:r w:rsidR="005F2BFF">
        <w:t>s</w:t>
      </w:r>
      <w:r w:rsidR="00A84B90">
        <w:t xml:space="preserve"> the quality of prostate MRI images</w:t>
      </w:r>
      <w:del w:id="77" w:author="Laura Sitler" w:date="2023-11-30T12:59:00Z">
        <w:r w:rsidR="00A84B90" w:rsidDel="00CD17CF">
          <w:delText>?</w:delText>
        </w:r>
      </w:del>
      <w:ins w:id="78" w:author="Laura Sitler" w:date="2023-11-30T12:59:00Z">
        <w:r>
          <w:t>.</w:t>
        </w:r>
      </w:ins>
    </w:p>
    <w:p w14:paraId="5BD43213" w14:textId="1A3C59A7" w:rsidR="00A84B90" w:rsidRDefault="00A84B90" w:rsidP="00A84B90">
      <w:pPr>
        <w:pStyle w:val="ListParagraph"/>
        <w:numPr>
          <w:ilvl w:val="1"/>
          <w:numId w:val="2"/>
        </w:numPr>
      </w:pPr>
      <w:r>
        <w:t>PI-RADS</w:t>
      </w:r>
    </w:p>
    <w:p w14:paraId="1C0FD20A" w14:textId="1FC75594" w:rsidR="00A84B90" w:rsidRPr="00A84B90" w:rsidRDefault="00A84B90" w:rsidP="00A84B90">
      <w:pPr>
        <w:pStyle w:val="ListParagraph"/>
        <w:numPr>
          <w:ilvl w:val="1"/>
          <w:numId w:val="2"/>
        </w:numPr>
      </w:pPr>
      <w:r w:rsidRPr="00A84B90">
        <w:rPr>
          <w:highlight w:val="green"/>
        </w:rPr>
        <w:t>P</w:t>
      </w:r>
      <w:ins w:id="79" w:author="Laura Sitler" w:date="2023-11-30T12:59:00Z">
        <w:r w:rsidR="00CD17CF">
          <w:rPr>
            <w:highlight w:val="green"/>
          </w:rPr>
          <w:t xml:space="preserve">rostate </w:t>
        </w:r>
      </w:ins>
      <w:r w:rsidRPr="00A84B90">
        <w:rPr>
          <w:highlight w:val="green"/>
        </w:rPr>
        <w:t>I</w:t>
      </w:r>
      <w:ins w:id="80" w:author="Laura Sitler" w:date="2023-11-30T12:59:00Z">
        <w:r w:rsidR="00CD17CF">
          <w:rPr>
            <w:highlight w:val="green"/>
          </w:rPr>
          <w:t>mage</w:t>
        </w:r>
      </w:ins>
      <w:del w:id="81" w:author="Laura Sitler" w:date="2023-11-30T12:59:00Z">
        <w:r w:rsidRPr="00A84B90" w:rsidDel="00CD17CF">
          <w:rPr>
            <w:highlight w:val="green"/>
          </w:rPr>
          <w:delText>-</w:delText>
        </w:r>
      </w:del>
      <w:ins w:id="82" w:author="Laura Sitler" w:date="2023-11-30T12:59:00Z">
        <w:r w:rsidR="00CD17CF">
          <w:rPr>
            <w:highlight w:val="green"/>
          </w:rPr>
          <w:t xml:space="preserve"> </w:t>
        </w:r>
      </w:ins>
      <w:r w:rsidRPr="00A84B90">
        <w:rPr>
          <w:highlight w:val="green"/>
        </w:rPr>
        <w:t>Q</w:t>
      </w:r>
      <w:ins w:id="83" w:author="Laura Sitler" w:date="2023-11-30T12:59:00Z">
        <w:r w:rsidR="00CD17CF">
          <w:rPr>
            <w:highlight w:val="green"/>
          </w:rPr>
          <w:t>uality</w:t>
        </w:r>
      </w:ins>
      <w:del w:id="84" w:author="Laura Sitler" w:date="2023-11-30T12:59:00Z">
        <w:r w:rsidRPr="00A84B90" w:rsidDel="00CD17CF">
          <w:rPr>
            <w:highlight w:val="green"/>
          </w:rPr>
          <w:delText>UAL</w:delText>
        </w:r>
      </w:del>
    </w:p>
    <w:p w14:paraId="77DF8230" w14:textId="1B4F9CCF" w:rsidR="00A84B90" w:rsidRDefault="00A84B90" w:rsidP="00A84B90">
      <w:pPr>
        <w:pStyle w:val="ListParagraph"/>
        <w:numPr>
          <w:ilvl w:val="1"/>
          <w:numId w:val="2"/>
        </w:numPr>
      </w:pPr>
      <w:r>
        <w:t>PSA</w:t>
      </w:r>
    </w:p>
    <w:p w14:paraId="34DC9B53" w14:textId="607FD4C6" w:rsidR="00D11DE1" w:rsidRDefault="00A84B90" w:rsidP="00D11DE1">
      <w:pPr>
        <w:pStyle w:val="ListParagraph"/>
        <w:numPr>
          <w:ilvl w:val="1"/>
          <w:numId w:val="2"/>
        </w:numPr>
      </w:pPr>
      <w:r>
        <w:t>Gleason score</w:t>
      </w:r>
    </w:p>
    <w:p w14:paraId="194D5B77" w14:textId="77777777" w:rsidR="00D11DE1" w:rsidRDefault="00D11DE1" w:rsidP="00D11DE1">
      <w:pPr>
        <w:pStyle w:val="ListParagraph"/>
        <w:ind w:left="1440"/>
      </w:pPr>
    </w:p>
    <w:p w14:paraId="79C7CD83" w14:textId="1F6E6D1F" w:rsidR="00147B36" w:rsidRDefault="00147B36" w:rsidP="00147B36">
      <w:pPr>
        <w:pStyle w:val="ListParagraph"/>
        <w:numPr>
          <w:ilvl w:val="0"/>
          <w:numId w:val="2"/>
        </w:numPr>
      </w:pPr>
      <w:r>
        <w:t xml:space="preserve">Which artificial intelligence application </w:t>
      </w:r>
      <w:r w:rsidR="00893981">
        <w:t>combines</w:t>
      </w:r>
      <w:r>
        <w:t xml:space="preserve"> information from medical images </w:t>
      </w:r>
      <w:r w:rsidR="00A67F19">
        <w:t>with</w:t>
      </w:r>
      <w:r>
        <w:t xml:space="preserve"> </w:t>
      </w:r>
      <w:r w:rsidR="00893981">
        <w:t>the patient’s biochemical and genetic</w:t>
      </w:r>
      <w:r w:rsidR="00A67F19">
        <w:t xml:space="preserve"> information? </w:t>
      </w:r>
    </w:p>
    <w:p w14:paraId="33E7FE00" w14:textId="737CD2CB" w:rsidR="005B0381" w:rsidRDefault="005B0381" w:rsidP="005B0381">
      <w:pPr>
        <w:pStyle w:val="ListParagraph"/>
        <w:numPr>
          <w:ilvl w:val="1"/>
          <w:numId w:val="2"/>
        </w:numPr>
      </w:pPr>
      <w:r>
        <w:t>Machine learning</w:t>
      </w:r>
    </w:p>
    <w:p w14:paraId="6B31C2A7" w14:textId="3EF5173D" w:rsidR="005B0381" w:rsidRDefault="005B0381" w:rsidP="005B0381">
      <w:pPr>
        <w:pStyle w:val="ListParagraph"/>
        <w:numPr>
          <w:ilvl w:val="1"/>
          <w:numId w:val="2"/>
        </w:numPr>
      </w:pPr>
      <w:r>
        <w:t>Deep learning</w:t>
      </w:r>
    </w:p>
    <w:p w14:paraId="79F96A69" w14:textId="0A5A1842" w:rsidR="005B0381" w:rsidRDefault="005B0381" w:rsidP="005B0381">
      <w:pPr>
        <w:pStyle w:val="ListParagraph"/>
        <w:numPr>
          <w:ilvl w:val="1"/>
          <w:numId w:val="2"/>
        </w:numPr>
      </w:pPr>
      <w:r>
        <w:t>Radiomics</w:t>
      </w:r>
    </w:p>
    <w:p w14:paraId="5B62C255" w14:textId="72932556" w:rsidR="005B0381" w:rsidRDefault="005B0381" w:rsidP="005B0381">
      <w:pPr>
        <w:pStyle w:val="ListParagraph"/>
        <w:numPr>
          <w:ilvl w:val="1"/>
          <w:numId w:val="2"/>
        </w:numPr>
      </w:pPr>
      <w:r w:rsidRPr="005B0381">
        <w:rPr>
          <w:highlight w:val="green"/>
        </w:rPr>
        <w:t>Radiogenomics</w:t>
      </w:r>
    </w:p>
    <w:p w14:paraId="5151F479" w14:textId="77777777" w:rsidR="00D11DE1" w:rsidRDefault="00D11DE1" w:rsidP="00D11DE1">
      <w:pPr>
        <w:pStyle w:val="ListParagraph"/>
        <w:ind w:left="1440"/>
      </w:pPr>
    </w:p>
    <w:p w14:paraId="195D70E4" w14:textId="77777777" w:rsidR="00D11DE1" w:rsidRDefault="00D11DE1" w:rsidP="00D11DE1">
      <w:pPr>
        <w:pStyle w:val="ListParagraph"/>
        <w:numPr>
          <w:ilvl w:val="0"/>
          <w:numId w:val="2"/>
        </w:numPr>
      </w:pPr>
      <w:r>
        <w:t>True or false: Artificial intelligence is expected to take over the role of radiologists in the future.</w:t>
      </w:r>
    </w:p>
    <w:p w14:paraId="30C09499" w14:textId="77777777" w:rsidR="00D11DE1" w:rsidRDefault="00D11DE1" w:rsidP="00D11DE1">
      <w:pPr>
        <w:pStyle w:val="ListParagraph"/>
        <w:numPr>
          <w:ilvl w:val="1"/>
          <w:numId w:val="2"/>
        </w:numPr>
      </w:pPr>
      <w:r>
        <w:t>True</w:t>
      </w:r>
    </w:p>
    <w:p w14:paraId="67118D24" w14:textId="77777777" w:rsidR="00D11DE1" w:rsidRDefault="00D11DE1" w:rsidP="00D11DE1">
      <w:pPr>
        <w:pStyle w:val="ListParagraph"/>
        <w:numPr>
          <w:ilvl w:val="1"/>
          <w:numId w:val="2"/>
        </w:numPr>
      </w:pPr>
      <w:r w:rsidRPr="00E740D7">
        <w:rPr>
          <w:highlight w:val="green"/>
        </w:rPr>
        <w:t>False</w:t>
      </w:r>
    </w:p>
    <w:p w14:paraId="113C272E" w14:textId="05C7D5D7" w:rsidR="008974CE" w:rsidRDefault="008974CE" w:rsidP="00D11DE1">
      <w:pPr>
        <w:pStyle w:val="ListParagraph"/>
      </w:pPr>
    </w:p>
    <w:p w14:paraId="19347C40" w14:textId="77777777" w:rsidR="00D11DE1" w:rsidRDefault="00D11DE1" w:rsidP="00D11DE1">
      <w:pPr>
        <w:pStyle w:val="ListParagraph"/>
      </w:pPr>
    </w:p>
    <w:p w14:paraId="62B3E686" w14:textId="0839443C" w:rsidR="008974CE" w:rsidRDefault="008974CE"/>
    <w:p w14:paraId="11CA064A" w14:textId="77777777" w:rsidR="00BF1CD5" w:rsidRDefault="00BF1CD5"/>
    <w:p w14:paraId="220B4058" w14:textId="67ADD7FE" w:rsidR="00DB24A5" w:rsidRPr="001B581C" w:rsidRDefault="008974CE">
      <w:pPr>
        <w:rPr>
          <w:b/>
          <w:bCs/>
        </w:rPr>
      </w:pPr>
      <w:bookmarkStart w:id="85" w:name="_Hlk152241710"/>
      <w:r w:rsidRPr="001B581C">
        <w:rPr>
          <w:b/>
          <w:bCs/>
        </w:rPr>
        <w:t>Answer key</w:t>
      </w:r>
    </w:p>
    <w:p w14:paraId="0700FDD1" w14:textId="69E202CC" w:rsidR="008C4975" w:rsidRDefault="008C4975" w:rsidP="008974CE">
      <w:pPr>
        <w:pStyle w:val="ListParagraph"/>
        <w:numPr>
          <w:ilvl w:val="0"/>
          <w:numId w:val="4"/>
        </w:numPr>
      </w:pPr>
      <w:r>
        <w:t>b</w:t>
      </w:r>
    </w:p>
    <w:p w14:paraId="24519C8F" w14:textId="40CCCA5C" w:rsidR="008C4975" w:rsidRDefault="001B581C" w:rsidP="008974CE">
      <w:pPr>
        <w:pStyle w:val="ListParagraph"/>
        <w:numPr>
          <w:ilvl w:val="0"/>
          <w:numId w:val="4"/>
        </w:numPr>
      </w:pPr>
      <w:r>
        <w:t>a</w:t>
      </w:r>
    </w:p>
    <w:p w14:paraId="2DAF465C" w14:textId="382B12E9" w:rsidR="001B581C" w:rsidRDefault="001B581C" w:rsidP="008974CE">
      <w:pPr>
        <w:pStyle w:val="ListParagraph"/>
        <w:numPr>
          <w:ilvl w:val="0"/>
          <w:numId w:val="4"/>
        </w:numPr>
      </w:pPr>
      <w:r>
        <w:t>c</w:t>
      </w:r>
    </w:p>
    <w:p w14:paraId="656DAB12" w14:textId="3B48CE5F" w:rsidR="001B581C" w:rsidRDefault="001B581C" w:rsidP="008974CE">
      <w:pPr>
        <w:pStyle w:val="ListParagraph"/>
        <w:numPr>
          <w:ilvl w:val="0"/>
          <w:numId w:val="4"/>
        </w:numPr>
      </w:pPr>
      <w:r>
        <w:t>b</w:t>
      </w:r>
    </w:p>
    <w:p w14:paraId="753BE3F9" w14:textId="15A5AB31" w:rsidR="001B581C" w:rsidRDefault="001B581C" w:rsidP="008974CE">
      <w:pPr>
        <w:pStyle w:val="ListParagraph"/>
        <w:numPr>
          <w:ilvl w:val="0"/>
          <w:numId w:val="4"/>
        </w:numPr>
      </w:pPr>
      <w:r>
        <w:t>a</w:t>
      </w:r>
    </w:p>
    <w:p w14:paraId="4CFAC6FC" w14:textId="4BB086BD" w:rsidR="001B581C" w:rsidRDefault="001B581C" w:rsidP="008974CE">
      <w:pPr>
        <w:pStyle w:val="ListParagraph"/>
        <w:numPr>
          <w:ilvl w:val="0"/>
          <w:numId w:val="4"/>
        </w:numPr>
      </w:pPr>
      <w:r>
        <w:t>c</w:t>
      </w:r>
    </w:p>
    <w:p w14:paraId="53296F62" w14:textId="77A2DFF6" w:rsidR="001B581C" w:rsidRDefault="001B581C" w:rsidP="008974CE">
      <w:pPr>
        <w:pStyle w:val="ListParagraph"/>
        <w:numPr>
          <w:ilvl w:val="0"/>
          <w:numId w:val="4"/>
        </w:numPr>
      </w:pPr>
      <w:r>
        <w:t>d</w:t>
      </w:r>
    </w:p>
    <w:p w14:paraId="6DAF7F88" w14:textId="00BC6B36" w:rsidR="001B581C" w:rsidRDefault="001B581C" w:rsidP="008974CE">
      <w:pPr>
        <w:pStyle w:val="ListParagraph"/>
        <w:numPr>
          <w:ilvl w:val="0"/>
          <w:numId w:val="4"/>
        </w:numPr>
      </w:pPr>
      <w:r>
        <w:t>c</w:t>
      </w:r>
    </w:p>
    <w:p w14:paraId="0CE59E6E" w14:textId="5FFB895F" w:rsidR="001B581C" w:rsidRDefault="001B581C" w:rsidP="008974CE">
      <w:pPr>
        <w:pStyle w:val="ListParagraph"/>
        <w:numPr>
          <w:ilvl w:val="0"/>
          <w:numId w:val="4"/>
        </w:numPr>
      </w:pPr>
      <w:r>
        <w:t>a</w:t>
      </w:r>
    </w:p>
    <w:p w14:paraId="43F7F96A" w14:textId="1B283625" w:rsidR="001B581C" w:rsidRDefault="001B581C" w:rsidP="008974CE">
      <w:pPr>
        <w:pStyle w:val="ListParagraph"/>
        <w:numPr>
          <w:ilvl w:val="0"/>
          <w:numId w:val="4"/>
        </w:numPr>
      </w:pPr>
      <w:r>
        <w:t>b</w:t>
      </w:r>
    </w:p>
    <w:p w14:paraId="74D379C1" w14:textId="6FF2C763" w:rsidR="001B581C" w:rsidRDefault="001B581C" w:rsidP="008974CE">
      <w:pPr>
        <w:pStyle w:val="ListParagraph"/>
        <w:numPr>
          <w:ilvl w:val="0"/>
          <w:numId w:val="4"/>
        </w:numPr>
      </w:pPr>
      <w:r>
        <w:t>d</w:t>
      </w:r>
    </w:p>
    <w:p w14:paraId="31270440" w14:textId="40DACDC9" w:rsidR="001B581C" w:rsidRDefault="001B581C" w:rsidP="008974CE">
      <w:pPr>
        <w:pStyle w:val="ListParagraph"/>
        <w:numPr>
          <w:ilvl w:val="0"/>
          <w:numId w:val="4"/>
        </w:numPr>
      </w:pPr>
      <w:r>
        <w:t>d</w:t>
      </w:r>
    </w:p>
    <w:p w14:paraId="4472C2F0" w14:textId="01AD3DFE" w:rsidR="001B581C" w:rsidRDefault="001B581C" w:rsidP="008974CE">
      <w:pPr>
        <w:pStyle w:val="ListParagraph"/>
        <w:numPr>
          <w:ilvl w:val="0"/>
          <w:numId w:val="4"/>
        </w:numPr>
      </w:pPr>
      <w:r>
        <w:t>c</w:t>
      </w:r>
    </w:p>
    <w:p w14:paraId="40A5A766" w14:textId="2E13BE76" w:rsidR="001B581C" w:rsidRDefault="001B581C" w:rsidP="008974CE">
      <w:pPr>
        <w:pStyle w:val="ListParagraph"/>
        <w:numPr>
          <w:ilvl w:val="0"/>
          <w:numId w:val="4"/>
        </w:numPr>
      </w:pPr>
      <w:r>
        <w:t>c</w:t>
      </w:r>
    </w:p>
    <w:p w14:paraId="7C951132" w14:textId="7DC19F4D" w:rsidR="001B581C" w:rsidRDefault="001B581C" w:rsidP="008974CE">
      <w:pPr>
        <w:pStyle w:val="ListParagraph"/>
        <w:numPr>
          <w:ilvl w:val="0"/>
          <w:numId w:val="4"/>
        </w:numPr>
      </w:pPr>
      <w:r>
        <w:t>a</w:t>
      </w:r>
    </w:p>
    <w:p w14:paraId="6547A719" w14:textId="08E24772" w:rsidR="001B581C" w:rsidRDefault="001B581C" w:rsidP="008974CE">
      <w:pPr>
        <w:pStyle w:val="ListParagraph"/>
        <w:numPr>
          <w:ilvl w:val="0"/>
          <w:numId w:val="4"/>
        </w:numPr>
      </w:pPr>
      <w:r>
        <w:t>b</w:t>
      </w:r>
    </w:p>
    <w:p w14:paraId="63A28E08" w14:textId="6E2FA8BD" w:rsidR="001B581C" w:rsidRDefault="001B581C" w:rsidP="008974CE">
      <w:pPr>
        <w:pStyle w:val="ListParagraph"/>
        <w:numPr>
          <w:ilvl w:val="0"/>
          <w:numId w:val="4"/>
        </w:numPr>
      </w:pPr>
      <w:r>
        <w:t>d</w:t>
      </w:r>
    </w:p>
    <w:p w14:paraId="21E46F3E" w14:textId="538C714B" w:rsidR="001B581C" w:rsidRDefault="001B581C" w:rsidP="008974CE">
      <w:pPr>
        <w:pStyle w:val="ListParagraph"/>
        <w:numPr>
          <w:ilvl w:val="0"/>
          <w:numId w:val="4"/>
        </w:numPr>
      </w:pPr>
      <w:r>
        <w:t>b</w:t>
      </w:r>
    </w:p>
    <w:bookmarkEnd w:id="85"/>
    <w:p w14:paraId="1E596CC1" w14:textId="77777777" w:rsidR="001B581C" w:rsidRDefault="001B581C" w:rsidP="001B581C">
      <w:pPr>
        <w:pStyle w:val="ListParagraph"/>
      </w:pPr>
    </w:p>
    <w:sectPr w:rsidR="001B581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11" w:author="Laura Sitler" w:date="2023-11-30T12:45:00Z" w:initials="LS">
    <w:p w14:paraId="0E09B293" w14:textId="77777777" w:rsidR="00D50DE7" w:rsidRDefault="00D50DE7" w:rsidP="00D50DE7">
      <w:pPr>
        <w:pStyle w:val="CommentText"/>
      </w:pPr>
      <w:r>
        <w:rPr>
          <w:rStyle w:val="CommentReference"/>
        </w:rPr>
        <w:annotationRef/>
      </w:r>
      <w:r>
        <w:t>Text says BPH occurs "exclusively", which would mean the only site, and it just mentions BPH, not hyperplasia in BPH. Revised to better match the text.</w:t>
      </w:r>
    </w:p>
  </w:comment>
  <w:comment w:id="67" w:author="Laura Sitler" w:date="2023-11-30T12:57:00Z" w:initials="LS">
    <w:p w14:paraId="4C7DEA5D" w14:textId="77777777" w:rsidR="00CD17CF" w:rsidRDefault="00CD17CF" w:rsidP="00CD17CF">
      <w:pPr>
        <w:pStyle w:val="CommentText"/>
      </w:pPr>
      <w:r>
        <w:rPr>
          <w:rStyle w:val="CommentReference"/>
        </w:rPr>
        <w:annotationRef/>
      </w:r>
      <w:r>
        <w:t>Text doesn't give a specific example, so I removed it from here.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E09B293" w15:done="0"/>
  <w15:commentEx w15:paraId="4C7DEA5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08F74EF3" w16cex:dateUtc="2023-11-30T17:45:00Z"/>
  <w16cex:commentExtensible w16cex:durableId="1CEC8EC6" w16cex:dateUtc="2023-11-30T17:5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E09B293" w16cid:durableId="08F74EF3"/>
  <w16cid:commentId w16cid:paraId="4C7DEA5D" w16cid:durableId="1CEC8EC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10214"/>
    <w:multiLevelType w:val="hybridMultilevel"/>
    <w:tmpl w:val="5D98E3A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74166F"/>
    <w:multiLevelType w:val="hybridMultilevel"/>
    <w:tmpl w:val="4EF2255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1A4067"/>
    <w:multiLevelType w:val="hybridMultilevel"/>
    <w:tmpl w:val="6C4AEC30"/>
    <w:lvl w:ilvl="0" w:tplc="ABE62B28">
      <w:start w:val="1"/>
      <w:numFmt w:val="lowerLetter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10090019" w:tentative="1">
      <w:start w:val="1"/>
      <w:numFmt w:val="lowerLetter"/>
      <w:lvlText w:val="%2."/>
      <w:lvlJc w:val="left"/>
      <w:pPr>
        <w:ind w:left="1800" w:hanging="360"/>
      </w:pPr>
    </w:lvl>
    <w:lvl w:ilvl="2" w:tplc="1009001B" w:tentative="1">
      <w:start w:val="1"/>
      <w:numFmt w:val="lowerRoman"/>
      <w:lvlText w:val="%3."/>
      <w:lvlJc w:val="right"/>
      <w:pPr>
        <w:ind w:left="2520" w:hanging="180"/>
      </w:pPr>
    </w:lvl>
    <w:lvl w:ilvl="3" w:tplc="1009000F" w:tentative="1">
      <w:start w:val="1"/>
      <w:numFmt w:val="decimal"/>
      <w:lvlText w:val="%4."/>
      <w:lvlJc w:val="left"/>
      <w:pPr>
        <w:ind w:left="3240" w:hanging="360"/>
      </w:pPr>
    </w:lvl>
    <w:lvl w:ilvl="4" w:tplc="10090019" w:tentative="1">
      <w:start w:val="1"/>
      <w:numFmt w:val="lowerLetter"/>
      <w:lvlText w:val="%5."/>
      <w:lvlJc w:val="left"/>
      <w:pPr>
        <w:ind w:left="3960" w:hanging="360"/>
      </w:pPr>
    </w:lvl>
    <w:lvl w:ilvl="5" w:tplc="1009001B" w:tentative="1">
      <w:start w:val="1"/>
      <w:numFmt w:val="lowerRoman"/>
      <w:lvlText w:val="%6."/>
      <w:lvlJc w:val="right"/>
      <w:pPr>
        <w:ind w:left="4680" w:hanging="180"/>
      </w:pPr>
    </w:lvl>
    <w:lvl w:ilvl="6" w:tplc="1009000F" w:tentative="1">
      <w:start w:val="1"/>
      <w:numFmt w:val="decimal"/>
      <w:lvlText w:val="%7."/>
      <w:lvlJc w:val="left"/>
      <w:pPr>
        <w:ind w:left="5400" w:hanging="360"/>
      </w:pPr>
    </w:lvl>
    <w:lvl w:ilvl="7" w:tplc="10090019" w:tentative="1">
      <w:start w:val="1"/>
      <w:numFmt w:val="lowerLetter"/>
      <w:lvlText w:val="%8."/>
      <w:lvlJc w:val="left"/>
      <w:pPr>
        <w:ind w:left="6120" w:hanging="360"/>
      </w:pPr>
    </w:lvl>
    <w:lvl w:ilvl="8" w:tplc="1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9B030DF"/>
    <w:multiLevelType w:val="hybridMultilevel"/>
    <w:tmpl w:val="4EEC265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D90927"/>
    <w:multiLevelType w:val="hybridMultilevel"/>
    <w:tmpl w:val="255C96B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28339461">
    <w:abstractNumId w:val="2"/>
  </w:num>
  <w:num w:numId="2" w16cid:durableId="1198347825">
    <w:abstractNumId w:val="4"/>
  </w:num>
  <w:num w:numId="3" w16cid:durableId="937568990">
    <w:abstractNumId w:val="0"/>
  </w:num>
  <w:num w:numId="4" w16cid:durableId="1948152249">
    <w:abstractNumId w:val="1"/>
  </w:num>
  <w:num w:numId="5" w16cid:durableId="700133732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aura Sitler">
    <w15:presenceInfo w15:providerId="None" w15:userId="Laura Sitl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4A5"/>
    <w:rsid w:val="00020813"/>
    <w:rsid w:val="00034DD1"/>
    <w:rsid w:val="0003600C"/>
    <w:rsid w:val="00037A33"/>
    <w:rsid w:val="0006555A"/>
    <w:rsid w:val="000958B2"/>
    <w:rsid w:val="000A3932"/>
    <w:rsid w:val="000B36A1"/>
    <w:rsid w:val="001136B7"/>
    <w:rsid w:val="00147136"/>
    <w:rsid w:val="00147B36"/>
    <w:rsid w:val="00155C55"/>
    <w:rsid w:val="00174EEE"/>
    <w:rsid w:val="001A2778"/>
    <w:rsid w:val="001B581C"/>
    <w:rsid w:val="002012D9"/>
    <w:rsid w:val="002321C4"/>
    <w:rsid w:val="00233111"/>
    <w:rsid w:val="002335C7"/>
    <w:rsid w:val="002B5717"/>
    <w:rsid w:val="002E3EE6"/>
    <w:rsid w:val="003525E0"/>
    <w:rsid w:val="003824C4"/>
    <w:rsid w:val="00395F72"/>
    <w:rsid w:val="003A41C9"/>
    <w:rsid w:val="003B6A94"/>
    <w:rsid w:val="003D2590"/>
    <w:rsid w:val="003E737A"/>
    <w:rsid w:val="003F10E5"/>
    <w:rsid w:val="0041081F"/>
    <w:rsid w:val="00417E02"/>
    <w:rsid w:val="004304EA"/>
    <w:rsid w:val="004341A8"/>
    <w:rsid w:val="00452AA6"/>
    <w:rsid w:val="0047321E"/>
    <w:rsid w:val="00486885"/>
    <w:rsid w:val="0049375A"/>
    <w:rsid w:val="00494CF4"/>
    <w:rsid w:val="004D1094"/>
    <w:rsid w:val="004F5744"/>
    <w:rsid w:val="004F610A"/>
    <w:rsid w:val="00506844"/>
    <w:rsid w:val="00531E5E"/>
    <w:rsid w:val="00533399"/>
    <w:rsid w:val="00543442"/>
    <w:rsid w:val="00576472"/>
    <w:rsid w:val="00581FEC"/>
    <w:rsid w:val="00586F3E"/>
    <w:rsid w:val="00590D22"/>
    <w:rsid w:val="005A13CB"/>
    <w:rsid w:val="005A58DA"/>
    <w:rsid w:val="005B0381"/>
    <w:rsid w:val="005F2BFF"/>
    <w:rsid w:val="00612B22"/>
    <w:rsid w:val="006219A4"/>
    <w:rsid w:val="00623B74"/>
    <w:rsid w:val="00640F1E"/>
    <w:rsid w:val="00694B7B"/>
    <w:rsid w:val="006A2C50"/>
    <w:rsid w:val="00713172"/>
    <w:rsid w:val="00731183"/>
    <w:rsid w:val="007531E9"/>
    <w:rsid w:val="00756472"/>
    <w:rsid w:val="00784C6B"/>
    <w:rsid w:val="007B0339"/>
    <w:rsid w:val="007B496C"/>
    <w:rsid w:val="007B71D5"/>
    <w:rsid w:val="007C04CA"/>
    <w:rsid w:val="007E2800"/>
    <w:rsid w:val="007F1F34"/>
    <w:rsid w:val="007F4128"/>
    <w:rsid w:val="007F61D9"/>
    <w:rsid w:val="00805F43"/>
    <w:rsid w:val="0081119E"/>
    <w:rsid w:val="00816CD5"/>
    <w:rsid w:val="008410FE"/>
    <w:rsid w:val="00852300"/>
    <w:rsid w:val="00893981"/>
    <w:rsid w:val="008974CE"/>
    <w:rsid w:val="008C4975"/>
    <w:rsid w:val="008D7049"/>
    <w:rsid w:val="00904EAE"/>
    <w:rsid w:val="009556FC"/>
    <w:rsid w:val="009809D4"/>
    <w:rsid w:val="00991274"/>
    <w:rsid w:val="00992A1D"/>
    <w:rsid w:val="009E764A"/>
    <w:rsid w:val="00A273DC"/>
    <w:rsid w:val="00A61A81"/>
    <w:rsid w:val="00A67F19"/>
    <w:rsid w:val="00A80921"/>
    <w:rsid w:val="00A84B90"/>
    <w:rsid w:val="00AA34A1"/>
    <w:rsid w:val="00AC6880"/>
    <w:rsid w:val="00AD6652"/>
    <w:rsid w:val="00AE2FD7"/>
    <w:rsid w:val="00AF6993"/>
    <w:rsid w:val="00B13976"/>
    <w:rsid w:val="00B152B7"/>
    <w:rsid w:val="00B16892"/>
    <w:rsid w:val="00B22550"/>
    <w:rsid w:val="00B51A5A"/>
    <w:rsid w:val="00B60368"/>
    <w:rsid w:val="00B93301"/>
    <w:rsid w:val="00B95477"/>
    <w:rsid w:val="00B96D7B"/>
    <w:rsid w:val="00BC3F02"/>
    <w:rsid w:val="00BC4CBD"/>
    <w:rsid w:val="00BD1469"/>
    <w:rsid w:val="00BF1CD5"/>
    <w:rsid w:val="00BF5A47"/>
    <w:rsid w:val="00BF66B2"/>
    <w:rsid w:val="00C1066F"/>
    <w:rsid w:val="00C24A16"/>
    <w:rsid w:val="00C35A6C"/>
    <w:rsid w:val="00C45BAC"/>
    <w:rsid w:val="00C64CC8"/>
    <w:rsid w:val="00C92A30"/>
    <w:rsid w:val="00CC22A6"/>
    <w:rsid w:val="00CD17CF"/>
    <w:rsid w:val="00D11DE1"/>
    <w:rsid w:val="00D428E3"/>
    <w:rsid w:val="00D50DE7"/>
    <w:rsid w:val="00D524F1"/>
    <w:rsid w:val="00D72798"/>
    <w:rsid w:val="00DA3D7D"/>
    <w:rsid w:val="00DB24A5"/>
    <w:rsid w:val="00DB28F8"/>
    <w:rsid w:val="00DD5A26"/>
    <w:rsid w:val="00DE0D41"/>
    <w:rsid w:val="00E12AA7"/>
    <w:rsid w:val="00E14EE7"/>
    <w:rsid w:val="00E1692D"/>
    <w:rsid w:val="00E310EF"/>
    <w:rsid w:val="00E41E56"/>
    <w:rsid w:val="00E740D7"/>
    <w:rsid w:val="00E96BAE"/>
    <w:rsid w:val="00EB53FB"/>
    <w:rsid w:val="00EE27E4"/>
    <w:rsid w:val="00EE5D86"/>
    <w:rsid w:val="00F5086C"/>
    <w:rsid w:val="00F535F8"/>
    <w:rsid w:val="00F66035"/>
    <w:rsid w:val="00F96A87"/>
    <w:rsid w:val="00F96AF8"/>
    <w:rsid w:val="00FE227B"/>
    <w:rsid w:val="00FF3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3414F4"/>
  <w15:chartTrackingRefBased/>
  <w15:docId w15:val="{9A0EC5DB-88D6-4464-81B6-52E2C1D21E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B24A5"/>
    <w:pPr>
      <w:ind w:left="720"/>
      <w:contextualSpacing/>
    </w:pPr>
  </w:style>
  <w:style w:type="paragraph" w:styleId="Revision">
    <w:name w:val="Revision"/>
    <w:hidden/>
    <w:uiPriority w:val="99"/>
    <w:semiHidden/>
    <w:rsid w:val="00D50DE7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D50DE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50DE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50DE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50DE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50DE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16/09/relationships/commentsIds" Target="commentsIds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microsoft.com/office/2011/relationships/commentsExtended" Target="commentsExtended.xml"/><Relationship Id="rId5" Type="http://schemas.openxmlformats.org/officeDocument/2006/relationships/numbering" Target="numbering.xml"/><Relationship Id="rId15" Type="http://schemas.microsoft.com/office/2011/relationships/people" Target="people.xml"/><Relationship Id="rId10" Type="http://schemas.openxmlformats.org/officeDocument/2006/relationships/comments" Target="comments.xml"/><Relationship Id="rId4" Type="http://schemas.openxmlformats.org/officeDocument/2006/relationships/customXml" Target="../customXml/item4.xml"/><Relationship Id="rId9" Type="http://schemas.openxmlformats.org/officeDocument/2006/relationships/image" Target="media/image1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51824C2CE6A3498D635343E4B44909" ma:contentTypeVersion="9" ma:contentTypeDescription="Create a new document." ma:contentTypeScope="" ma:versionID="5e7cced1577b7d6dad2c7900841512cb">
  <xsd:schema xmlns:xsd="http://www.w3.org/2001/XMLSchema" xmlns:xs="http://www.w3.org/2001/XMLSchema" xmlns:p="http://schemas.microsoft.com/office/2006/metadata/properties" xmlns:ns2="a4d439a0-5a44-4000-a4bb-37fe01a10722" xmlns:ns3="92a93b1d-5067-4fc1-b8a0-a7a443505641" targetNamespace="http://schemas.microsoft.com/office/2006/metadata/properties" ma:root="true" ma:fieldsID="a0c3e46a38820bff09c21f2e7e66f358" ns2:_="" ns3:_="">
    <xsd:import namespace="a4d439a0-5a44-4000-a4bb-37fe01a10722"/>
    <xsd:import namespace="92a93b1d-5067-4fc1-b8a0-a7a4435056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439a0-5a44-4000-a4bb-37fe01a107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710c007-53bf-43f6-9160-0aa968ac1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a93b1d-5067-4fc1-b8a0-a7a44350564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8840ea3-209d-43fc-8710-ececb114e745}" ma:internalName="TaxCatchAll" ma:showField="CatchAllData" ma:web="92a93b1d-5067-4fc1-b8a0-a7a4435056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2a93b1d-5067-4fc1-b8a0-a7a443505641" xsi:nil="true"/>
    <lcf76f155ced4ddcb4097134ff3c332f xmlns="a4d439a0-5a44-4000-a4bb-37fe01a10722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78B7F03-C833-492E-A3E9-AAB8AC306E8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d439a0-5a44-4000-a4bb-37fe01a10722"/>
    <ds:schemaRef ds:uri="92a93b1d-5067-4fc1-b8a0-a7a4435056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EE5E65D-A64E-4D6A-8534-78FC569CD81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C73CA40-096B-48DB-905E-5B2028E619C3}">
  <ds:schemaRefs>
    <ds:schemaRef ds:uri="http://schemas.microsoft.com/office/2006/metadata/properties"/>
    <ds:schemaRef ds:uri="http://schemas.microsoft.com/office/infopath/2007/PartnerControls"/>
    <ds:schemaRef ds:uri="92a93b1d-5067-4fc1-b8a0-a7a443505641"/>
    <ds:schemaRef ds:uri="a4d439a0-5a44-4000-a4bb-37fe01a10722"/>
  </ds:schemaRefs>
</ds:datastoreItem>
</file>

<file path=customXml/itemProps4.xml><?xml version="1.0" encoding="utf-8"?>
<ds:datastoreItem xmlns:ds="http://schemas.openxmlformats.org/officeDocument/2006/customXml" ds:itemID="{5B88FE97-6DD8-40EC-871B-A6F3D8FCA90E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604</TotalTime>
  <Pages>4</Pages>
  <Words>532</Words>
  <Characters>3036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Heidi Veillette</dc:creator>
  <cp:keywords/>
  <dc:description/>
  <cp:lastModifiedBy>Laura Sitler</cp:lastModifiedBy>
  <cp:revision>142</cp:revision>
  <dcterms:created xsi:type="dcterms:W3CDTF">2023-07-25T22:50:00Z</dcterms:created>
  <dcterms:modified xsi:type="dcterms:W3CDTF">2023-11-30T18:01:00Z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e9e563ee-3571-4b16-9ecc-cdc5dd493946</vt:lpwstr>
  </property>
  <property fmtid="{D5CDD505-2E9C-101B-9397-08002B2CF9AE}" pid="3" name="ContentTypeId">
    <vt:lpwstr>0x0101005F51824C2CE6A3498D635343E4B44909</vt:lpwstr>
  </property>
</Properties>
</file>