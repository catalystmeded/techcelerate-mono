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2F33F" w14:textId="77777777" w:rsidR="00411EAE" w:rsidRDefault="00411EAE" w:rsidP="00411EAE">
      <w:pPr>
        <w:spacing w:line="240" w:lineRule="auto"/>
        <w:ind w:firstLine="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Portable Magnetic Resonance Imaging Questions</w:t>
      </w:r>
    </w:p>
    <w:p w14:paraId="511A9AB7" w14:textId="77777777" w:rsidR="00411EAE" w:rsidRDefault="00411EAE" w:rsidP="00411EAE">
      <w:pPr>
        <w:spacing w:line="240" w:lineRule="auto"/>
        <w:ind w:firstLine="0"/>
        <w:jc w:val="center"/>
        <w:rPr>
          <w:rFonts w:asciiTheme="minorHAnsi" w:hAnsiTheme="minorHAnsi" w:cstheme="minorHAnsi"/>
          <w:b/>
          <w:bCs/>
        </w:rPr>
      </w:pPr>
    </w:p>
    <w:p w14:paraId="04AE4EBA" w14:textId="7F784DA8" w:rsidR="00411EAE" w:rsidRDefault="00411EAE" w:rsidP="00411EAE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</w:t>
      </w:r>
      <w:ins w:id="0" w:author="Laura Sitler" w:date="2023-08-31T12:53:00Z">
        <w:r w:rsidR="00E549F1">
          <w:rPr>
            <w:rFonts w:asciiTheme="minorHAnsi" w:hAnsiTheme="minorHAnsi" w:cstheme="minorHAnsi"/>
            <w:bCs/>
          </w:rPr>
          <w:t xml:space="preserve">agnetic </w:t>
        </w:r>
      </w:ins>
      <w:del w:id="1" w:author="Laura Sitler" w:date="2023-08-31T12:53:00Z">
        <w:r w:rsidDel="00E549F1">
          <w:rPr>
            <w:rFonts w:asciiTheme="minorHAnsi" w:hAnsiTheme="minorHAnsi" w:cstheme="minorHAnsi"/>
            <w:bCs/>
          </w:rPr>
          <w:delText xml:space="preserve">RI </w:delText>
        </w:r>
      </w:del>
      <w:ins w:id="2" w:author="Laura Sitler" w:date="2023-08-31T12:53:00Z">
        <w:r w:rsidR="00E549F1">
          <w:rPr>
            <w:rFonts w:asciiTheme="minorHAnsi" w:hAnsiTheme="minorHAnsi" w:cstheme="minorHAnsi"/>
            <w:bCs/>
          </w:rPr>
          <w:t xml:space="preserve">resonance imaging (MRI) </w:t>
        </w:r>
      </w:ins>
      <w:r>
        <w:rPr>
          <w:rFonts w:asciiTheme="minorHAnsi" w:hAnsiTheme="minorHAnsi" w:cstheme="minorHAnsi"/>
          <w:bCs/>
        </w:rPr>
        <w:t>uses a strong magnetic field and _________________ to produce images.</w:t>
      </w:r>
    </w:p>
    <w:p w14:paraId="2E0EECCB" w14:textId="77777777" w:rsid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Ionizing radiation</w:t>
      </w:r>
    </w:p>
    <w:p w14:paraId="0D9EFC91" w14:textId="77777777" w:rsid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Sound waves</w:t>
      </w:r>
    </w:p>
    <w:p w14:paraId="274C11D5" w14:textId="77777777" w:rsidR="00411EAE" w:rsidRP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411EAE">
        <w:rPr>
          <w:rFonts w:asciiTheme="minorHAnsi" w:hAnsiTheme="minorHAnsi" w:cstheme="minorHAnsi"/>
          <w:bCs/>
          <w:highlight w:val="yellow"/>
        </w:rPr>
        <w:t>Radio waves</w:t>
      </w:r>
    </w:p>
    <w:p w14:paraId="2C54D2F9" w14:textId="77777777" w:rsid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Gamma rays</w:t>
      </w:r>
      <w:r w:rsidR="003E2F67">
        <w:rPr>
          <w:rFonts w:asciiTheme="minorHAnsi" w:hAnsiTheme="minorHAnsi" w:cstheme="minorHAnsi"/>
          <w:bCs/>
        </w:rPr>
        <w:br/>
      </w:r>
    </w:p>
    <w:p w14:paraId="4D2E75F2" w14:textId="77777777" w:rsidR="003E2F67" w:rsidRDefault="002770D9" w:rsidP="003E2F67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What is the typical magnetic field strength in a low-field, portable MRI scanner?</w:t>
      </w:r>
    </w:p>
    <w:p w14:paraId="0A6F9671" w14:textId="23DA67D8" w:rsidR="002770D9" w:rsidRP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2770D9">
        <w:rPr>
          <w:rFonts w:asciiTheme="minorHAnsi" w:hAnsiTheme="minorHAnsi" w:cstheme="minorHAnsi"/>
          <w:bCs/>
          <w:highlight w:val="yellow"/>
        </w:rPr>
        <w:t>Less than 1.5</w:t>
      </w:r>
      <w:ins w:id="3" w:author="Laura Sitler" w:date="2023-08-31T13:02:00Z">
        <w:r w:rsidR="00E549F1">
          <w:rPr>
            <w:rFonts w:asciiTheme="minorHAnsi" w:hAnsiTheme="minorHAnsi" w:cstheme="minorHAnsi"/>
            <w:bCs/>
            <w:highlight w:val="yellow"/>
          </w:rPr>
          <w:t xml:space="preserve"> </w:t>
        </w:r>
      </w:ins>
      <w:r w:rsidRPr="002770D9">
        <w:rPr>
          <w:rFonts w:asciiTheme="minorHAnsi" w:hAnsiTheme="minorHAnsi" w:cstheme="minorHAnsi"/>
          <w:bCs/>
          <w:highlight w:val="yellow"/>
        </w:rPr>
        <w:t>T</w:t>
      </w:r>
    </w:p>
    <w:p w14:paraId="75EB1223" w14:textId="7156E637"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1.5 </w:t>
      </w:r>
      <w:ins w:id="4" w:author="Laura Sitler" w:date="2023-08-31T13:02:00Z">
        <w:r w:rsidR="00E549F1">
          <w:rPr>
            <w:rFonts w:asciiTheme="minorHAnsi" w:hAnsiTheme="minorHAnsi" w:cstheme="minorHAnsi"/>
            <w:bCs/>
          </w:rPr>
          <w:t>to</w:t>
        </w:r>
      </w:ins>
      <w:del w:id="5" w:author="Laura Sitler" w:date="2023-08-31T13:02:00Z">
        <w:r w:rsidDel="00E549F1">
          <w:rPr>
            <w:rFonts w:asciiTheme="minorHAnsi" w:hAnsiTheme="minorHAnsi" w:cstheme="minorHAnsi"/>
            <w:bCs/>
          </w:rPr>
          <w:delText>–</w:delText>
        </w:r>
      </w:del>
      <w:r>
        <w:rPr>
          <w:rFonts w:asciiTheme="minorHAnsi" w:hAnsiTheme="minorHAnsi" w:cstheme="minorHAnsi"/>
          <w:bCs/>
        </w:rPr>
        <w:t xml:space="preserve"> 3</w:t>
      </w:r>
      <w:ins w:id="6" w:author="Laura Sitler" w:date="2023-08-31T13:02:00Z">
        <w:r w:rsidR="00E549F1">
          <w:rPr>
            <w:rFonts w:asciiTheme="minorHAnsi" w:hAnsiTheme="minorHAnsi" w:cstheme="minorHAnsi"/>
            <w:bCs/>
          </w:rPr>
          <w:t xml:space="preserve"> </w:t>
        </w:r>
      </w:ins>
      <w:r>
        <w:rPr>
          <w:rFonts w:asciiTheme="minorHAnsi" w:hAnsiTheme="minorHAnsi" w:cstheme="minorHAnsi"/>
          <w:bCs/>
        </w:rPr>
        <w:t>T</w:t>
      </w:r>
    </w:p>
    <w:p w14:paraId="5623C58B" w14:textId="72B5B653"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del w:id="7" w:author="Laura Sitler" w:date="2023-08-31T13:02:00Z">
        <w:r w:rsidDel="00E549F1">
          <w:rPr>
            <w:rFonts w:asciiTheme="minorHAnsi" w:hAnsiTheme="minorHAnsi" w:cstheme="minorHAnsi"/>
            <w:bCs/>
          </w:rPr>
          <w:delText xml:space="preserve">Greater </w:delText>
        </w:r>
      </w:del>
      <w:ins w:id="8" w:author="Laura Sitler" w:date="2023-08-31T13:02:00Z">
        <w:r w:rsidR="00E549F1">
          <w:rPr>
            <w:rFonts w:asciiTheme="minorHAnsi" w:hAnsiTheme="minorHAnsi" w:cstheme="minorHAnsi"/>
            <w:bCs/>
          </w:rPr>
          <w:t xml:space="preserve">More </w:t>
        </w:r>
      </w:ins>
      <w:r>
        <w:rPr>
          <w:rFonts w:asciiTheme="minorHAnsi" w:hAnsiTheme="minorHAnsi" w:cstheme="minorHAnsi"/>
          <w:bCs/>
        </w:rPr>
        <w:t>than 3</w:t>
      </w:r>
      <w:ins w:id="9" w:author="Laura Sitler" w:date="2023-08-31T13:02:00Z">
        <w:r w:rsidR="00E549F1">
          <w:rPr>
            <w:rFonts w:asciiTheme="minorHAnsi" w:hAnsiTheme="minorHAnsi" w:cstheme="minorHAnsi"/>
            <w:bCs/>
          </w:rPr>
          <w:t xml:space="preserve"> </w:t>
        </w:r>
      </w:ins>
      <w:r>
        <w:rPr>
          <w:rFonts w:asciiTheme="minorHAnsi" w:hAnsiTheme="minorHAnsi" w:cstheme="minorHAnsi"/>
          <w:bCs/>
        </w:rPr>
        <w:t>T</w:t>
      </w:r>
    </w:p>
    <w:p w14:paraId="355E5703" w14:textId="22879733"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7</w:t>
      </w:r>
      <w:ins w:id="10" w:author="Laura Sitler" w:date="2023-08-31T13:02:00Z">
        <w:r w:rsidR="00E549F1">
          <w:rPr>
            <w:rFonts w:asciiTheme="minorHAnsi" w:hAnsiTheme="minorHAnsi" w:cstheme="minorHAnsi"/>
            <w:bCs/>
          </w:rPr>
          <w:t xml:space="preserve"> </w:t>
        </w:r>
      </w:ins>
      <w:r>
        <w:rPr>
          <w:rFonts w:asciiTheme="minorHAnsi" w:hAnsiTheme="minorHAnsi" w:cstheme="minorHAnsi"/>
          <w:bCs/>
        </w:rPr>
        <w:t>T</w:t>
      </w:r>
      <w:r>
        <w:rPr>
          <w:rFonts w:asciiTheme="minorHAnsi" w:hAnsiTheme="minorHAnsi" w:cstheme="minorHAnsi"/>
          <w:bCs/>
        </w:rPr>
        <w:br/>
      </w:r>
    </w:p>
    <w:p w14:paraId="7F3CEF0B" w14:textId="7ED7E2F5" w:rsidR="002770D9" w:rsidRDefault="002770D9" w:rsidP="002770D9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What type of imaging has been the focus of most </w:t>
      </w:r>
      <w:del w:id="11" w:author="Laura Sitler" w:date="2023-08-31T13:04:00Z">
        <w:r w:rsidDel="00E549F1">
          <w:rPr>
            <w:rFonts w:asciiTheme="minorHAnsi" w:hAnsiTheme="minorHAnsi" w:cstheme="minorHAnsi"/>
            <w:bCs/>
          </w:rPr>
          <w:delText xml:space="preserve">portable MRI </w:delText>
        </w:r>
      </w:del>
      <w:r>
        <w:rPr>
          <w:rFonts w:asciiTheme="minorHAnsi" w:hAnsiTheme="minorHAnsi" w:cstheme="minorHAnsi"/>
          <w:bCs/>
        </w:rPr>
        <w:t xml:space="preserve">research studies </w:t>
      </w:r>
      <w:ins w:id="12" w:author="Laura Sitler" w:date="2023-08-31T13:04:00Z">
        <w:r w:rsidR="00E549F1">
          <w:rPr>
            <w:rFonts w:asciiTheme="minorHAnsi" w:hAnsiTheme="minorHAnsi" w:cstheme="minorHAnsi"/>
            <w:bCs/>
          </w:rPr>
          <w:t xml:space="preserve">on </w:t>
        </w:r>
        <w:r w:rsidR="00E549F1">
          <w:rPr>
            <w:rFonts w:asciiTheme="minorHAnsi" w:hAnsiTheme="minorHAnsi" w:cstheme="minorHAnsi"/>
            <w:bCs/>
          </w:rPr>
          <w:t xml:space="preserve">portable MRI </w:t>
        </w:r>
      </w:ins>
      <w:r>
        <w:rPr>
          <w:rFonts w:asciiTheme="minorHAnsi" w:hAnsiTheme="minorHAnsi" w:cstheme="minorHAnsi"/>
          <w:bCs/>
        </w:rPr>
        <w:t>to date?</w:t>
      </w:r>
    </w:p>
    <w:p w14:paraId="5FAB7AD8" w14:textId="521D00E9"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del w:id="13" w:author="Laura Sitler" w:date="2023-08-31T13:03:00Z">
        <w:r w:rsidDel="00E549F1">
          <w:rPr>
            <w:rFonts w:asciiTheme="minorHAnsi" w:hAnsiTheme="minorHAnsi" w:cstheme="minorHAnsi"/>
            <w:bCs/>
          </w:rPr>
          <w:delText xml:space="preserve"> </w:delText>
        </w:r>
      </w:del>
      <w:r w:rsidR="00EB43EF">
        <w:rPr>
          <w:rFonts w:asciiTheme="minorHAnsi" w:hAnsiTheme="minorHAnsi" w:cstheme="minorHAnsi"/>
          <w:bCs/>
        </w:rPr>
        <w:t>Pediatric imaging</w:t>
      </w:r>
    </w:p>
    <w:p w14:paraId="5094A86E" w14:textId="25FB0F73" w:rsidR="00EB43EF" w:rsidRDefault="00E549F1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ins w:id="14" w:author="Laura Sitler" w:date="2023-08-31T13:04:00Z">
        <w:r>
          <w:rPr>
            <w:rFonts w:asciiTheme="minorHAnsi" w:hAnsiTheme="minorHAnsi" w:cstheme="minorHAnsi"/>
            <w:bCs/>
          </w:rPr>
          <w:t xml:space="preserve">Imaging patients with </w:t>
        </w:r>
      </w:ins>
      <w:del w:id="15" w:author="Laura Sitler" w:date="2023-08-31T13:04:00Z">
        <w:r w:rsidR="00EB43EF" w:rsidDel="00E549F1">
          <w:rPr>
            <w:rFonts w:asciiTheme="minorHAnsi" w:hAnsiTheme="minorHAnsi" w:cstheme="minorHAnsi"/>
            <w:bCs/>
          </w:rPr>
          <w:delText>Obese imaging</w:delText>
        </w:r>
      </w:del>
      <w:ins w:id="16" w:author="Laura Sitler" w:date="2023-08-31T13:04:00Z">
        <w:r>
          <w:rPr>
            <w:rFonts w:asciiTheme="minorHAnsi" w:hAnsiTheme="minorHAnsi" w:cstheme="minorHAnsi"/>
            <w:bCs/>
          </w:rPr>
          <w:t>obesity</w:t>
        </w:r>
      </w:ins>
    </w:p>
    <w:p w14:paraId="720E5661" w14:textId="77777777" w:rsidR="00EB43EF" w:rsidRDefault="00EB43EF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Musculoskeletal imaging</w:t>
      </w:r>
    </w:p>
    <w:p w14:paraId="2B14BFF3" w14:textId="77777777" w:rsidR="00EB43EF" w:rsidRDefault="00EB43EF" w:rsidP="00EB43EF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EB43EF">
        <w:rPr>
          <w:rFonts w:asciiTheme="minorHAnsi" w:hAnsiTheme="minorHAnsi" w:cstheme="minorHAnsi"/>
          <w:bCs/>
          <w:highlight w:val="yellow"/>
        </w:rPr>
        <w:t>Neuroimagin</w:t>
      </w:r>
      <w:r>
        <w:rPr>
          <w:rFonts w:asciiTheme="minorHAnsi" w:hAnsiTheme="minorHAnsi" w:cstheme="minorHAnsi"/>
          <w:bCs/>
          <w:highlight w:val="yellow"/>
        </w:rPr>
        <w:t>g</w:t>
      </w:r>
      <w:r>
        <w:rPr>
          <w:rFonts w:asciiTheme="minorHAnsi" w:hAnsiTheme="minorHAnsi" w:cstheme="minorHAnsi"/>
          <w:bCs/>
          <w:highlight w:val="yellow"/>
        </w:rPr>
        <w:br/>
      </w:r>
    </w:p>
    <w:p w14:paraId="561498BB" w14:textId="77777777" w:rsidR="00EB43EF" w:rsidRDefault="00EB43EF" w:rsidP="00EB43EF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The major disadvantages of low-field, portable MRI include </w:t>
      </w:r>
      <w:r w:rsidR="00D546C9">
        <w:rPr>
          <w:rFonts w:asciiTheme="minorHAnsi" w:hAnsiTheme="minorHAnsi" w:cstheme="minorHAnsi"/>
          <w:bCs/>
        </w:rPr>
        <w:t>decreased field of view, increased scan time, and ______________.</w:t>
      </w:r>
    </w:p>
    <w:p w14:paraId="6F341466" w14:textId="77777777" w:rsidR="00D546C9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Decreased accessibility</w:t>
      </w:r>
    </w:p>
    <w:p w14:paraId="3BFF7E6C" w14:textId="77777777" w:rsidR="00D546C9" w:rsidRPr="00D546C9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D546C9">
        <w:rPr>
          <w:rFonts w:asciiTheme="minorHAnsi" w:hAnsiTheme="minorHAnsi" w:cstheme="minorHAnsi"/>
          <w:bCs/>
          <w:highlight w:val="yellow"/>
        </w:rPr>
        <w:t>Decreased image quality</w:t>
      </w:r>
    </w:p>
    <w:p w14:paraId="53A1C854" w14:textId="77777777" w:rsidR="00D546C9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Decreased versatility</w:t>
      </w:r>
    </w:p>
    <w:p w14:paraId="008F2938" w14:textId="77777777" w:rsidR="00D546C9" w:rsidRPr="00EB43EF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Decreased claustrophobia </w:t>
      </w:r>
    </w:p>
    <w:p w14:paraId="0F2CEFA3" w14:textId="77777777" w:rsidR="003234EC" w:rsidRDefault="003234EC"/>
    <w:p w14:paraId="49F1ECB9" w14:textId="77777777" w:rsidR="00EB43EF" w:rsidRDefault="00EB43EF"/>
    <w:sectPr w:rsidR="00EB4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47C3D"/>
    <w:multiLevelType w:val="hybridMultilevel"/>
    <w:tmpl w:val="3F04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9996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AE"/>
    <w:rsid w:val="002770D9"/>
    <w:rsid w:val="003234EC"/>
    <w:rsid w:val="003E2F67"/>
    <w:rsid w:val="00411EAE"/>
    <w:rsid w:val="004D0BAD"/>
    <w:rsid w:val="00D546C9"/>
    <w:rsid w:val="00E549F1"/>
    <w:rsid w:val="00EB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5434"/>
  <w15:chartTrackingRefBased/>
  <w15:docId w15:val="{DB4B568F-EFC3-4AC4-ADCC-62A96668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EAE"/>
    <w:pPr>
      <w:spacing w:after="0" w:line="480" w:lineRule="auto"/>
      <w:ind w:firstLine="720"/>
    </w:pPr>
    <w:rPr>
      <w:rFonts w:ascii="Calibri" w:hAnsi="Calibri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EAE"/>
    <w:pPr>
      <w:ind w:left="720"/>
      <w:contextualSpacing/>
    </w:pPr>
  </w:style>
  <w:style w:type="paragraph" w:styleId="Revision">
    <w:name w:val="Revision"/>
    <w:hidden/>
    <w:uiPriority w:val="99"/>
    <w:semiHidden/>
    <w:rsid w:val="00E549F1"/>
    <w:pPr>
      <w:spacing w:after="0" w:line="240" w:lineRule="auto"/>
    </w:pPr>
    <w:rPr>
      <w:rFonts w:ascii="Calibri" w:hAnsi="Calibri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390D08-C240-4EC5-BB56-B645339EB37B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2.xml><?xml version="1.0" encoding="utf-8"?>
<ds:datastoreItem xmlns:ds="http://schemas.openxmlformats.org/officeDocument/2006/customXml" ds:itemID="{A9B74D9E-B49B-49AD-8F51-1163689911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EEBDE5-4898-45D3-A76B-F10CC77FF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Midwestern State University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Wagner, Jessyca</dc:creator>
  <cp:keywords/>
  <dc:description/>
  <cp:lastModifiedBy>Laura Sitler</cp:lastModifiedBy>
  <cp:revision>5</cp:revision>
  <dcterms:created xsi:type="dcterms:W3CDTF">2023-08-01T15:33:00Z</dcterms:created>
  <dcterms:modified xsi:type="dcterms:W3CDTF">2023-08-31T17:05:00Z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