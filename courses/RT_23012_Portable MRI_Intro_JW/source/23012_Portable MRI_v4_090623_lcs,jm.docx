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421F9" w14:textId="1D62C292" w:rsidR="005002D0" w:rsidRPr="000E7BB3" w:rsidRDefault="00832DE1" w:rsidP="004E7D39">
      <w:pPr>
        <w:spacing w:line="360" w:lineRule="auto"/>
        <w:jc w:val="center"/>
        <w:rPr>
          <w:rFonts w:asciiTheme="minorHAnsi" w:hAnsiTheme="minorHAnsi" w:cstheme="minorHAnsi"/>
          <w:b/>
          <w:bCs/>
        </w:rPr>
      </w:pPr>
      <w:r>
        <w:rPr>
          <w:rFonts w:asciiTheme="minorHAnsi" w:hAnsiTheme="minorHAnsi" w:cstheme="minorHAnsi"/>
          <w:b/>
          <w:bCs/>
        </w:rPr>
        <w:t xml:space="preserve">Introduction to </w:t>
      </w:r>
      <w:r w:rsidR="00424701">
        <w:rPr>
          <w:rFonts w:asciiTheme="minorHAnsi" w:hAnsiTheme="minorHAnsi" w:cstheme="minorHAnsi"/>
          <w:b/>
          <w:bCs/>
        </w:rPr>
        <w:t>Portable Magnetic Resonance Imaging</w:t>
      </w:r>
    </w:p>
    <w:p w14:paraId="5DDE2B0B" w14:textId="2636AE4A" w:rsidR="00553B1B" w:rsidRPr="000E7BB3" w:rsidRDefault="005002D0" w:rsidP="004E7D39">
      <w:pPr>
        <w:spacing w:line="360" w:lineRule="auto"/>
        <w:jc w:val="center"/>
        <w:rPr>
          <w:rFonts w:asciiTheme="minorHAnsi" w:hAnsiTheme="minorHAnsi" w:cstheme="minorHAnsi"/>
        </w:rPr>
      </w:pPr>
      <w:r w:rsidRPr="000E7BB3">
        <w:rPr>
          <w:rFonts w:asciiTheme="minorHAnsi" w:hAnsiTheme="minorHAnsi" w:cstheme="minorHAnsi"/>
        </w:rPr>
        <w:t>Jessyca B. Wagner, Ph</w:t>
      </w:r>
      <w:del w:id="0" w:author="Laura Sitler" w:date="2023-08-31T09:46:00Z">
        <w:r w:rsidRPr="000E7BB3" w:rsidDel="00BF14E9">
          <w:rPr>
            <w:rFonts w:asciiTheme="minorHAnsi" w:hAnsiTheme="minorHAnsi" w:cstheme="minorHAnsi"/>
          </w:rPr>
          <w:delText>.</w:delText>
        </w:r>
      </w:del>
      <w:r w:rsidRPr="000E7BB3">
        <w:rPr>
          <w:rFonts w:asciiTheme="minorHAnsi" w:hAnsiTheme="minorHAnsi" w:cstheme="minorHAnsi"/>
        </w:rPr>
        <w:t>D</w:t>
      </w:r>
      <w:del w:id="1" w:author="Laura Sitler" w:date="2023-08-31T09:46:00Z">
        <w:r w:rsidRPr="000E7BB3" w:rsidDel="00BF14E9">
          <w:rPr>
            <w:rFonts w:asciiTheme="minorHAnsi" w:hAnsiTheme="minorHAnsi" w:cstheme="minorHAnsi"/>
          </w:rPr>
          <w:delText>.</w:delText>
        </w:r>
      </w:del>
      <w:r w:rsidRPr="000E7BB3">
        <w:rPr>
          <w:rFonts w:asciiTheme="minorHAnsi" w:hAnsiTheme="minorHAnsi" w:cstheme="minorHAnsi"/>
        </w:rPr>
        <w:t>, RT(R), CIIP</w:t>
      </w:r>
    </w:p>
    <w:p w14:paraId="4F704C00" w14:textId="062BEFB6" w:rsidR="00553B1B" w:rsidRPr="000E7BB3" w:rsidRDefault="00553B1B" w:rsidP="004E7D39">
      <w:pPr>
        <w:spacing w:line="360" w:lineRule="auto"/>
        <w:rPr>
          <w:rFonts w:asciiTheme="minorHAnsi" w:hAnsiTheme="minorHAnsi" w:cstheme="minorHAnsi"/>
        </w:rPr>
      </w:pPr>
    </w:p>
    <w:p w14:paraId="6AE6ACEE" w14:textId="77777777" w:rsidR="00553B1B" w:rsidRPr="00553B1B" w:rsidRDefault="00553B1B" w:rsidP="004E7D39">
      <w:pPr>
        <w:spacing w:line="360" w:lineRule="auto"/>
        <w:rPr>
          <w:rFonts w:asciiTheme="minorHAnsi" w:hAnsiTheme="minorHAnsi" w:cstheme="minorHAnsi"/>
          <w:b/>
          <w:bCs/>
        </w:rPr>
      </w:pPr>
      <w:r w:rsidRPr="00553B1B">
        <w:rPr>
          <w:rFonts w:asciiTheme="minorHAnsi" w:hAnsiTheme="minorHAnsi" w:cstheme="minorHAnsi"/>
          <w:b/>
          <w:bCs/>
          <w:u w:val="single"/>
        </w:rPr>
        <w:t>Outline</w:t>
      </w:r>
      <w:r w:rsidRPr="00553B1B">
        <w:rPr>
          <w:rFonts w:asciiTheme="minorHAnsi" w:hAnsiTheme="minorHAnsi" w:cstheme="minorHAnsi"/>
          <w:b/>
          <w:bCs/>
        </w:rPr>
        <w:t>:</w:t>
      </w:r>
    </w:p>
    <w:p w14:paraId="3210717C" w14:textId="77777777" w:rsidR="00424701" w:rsidRDefault="00424701" w:rsidP="004E7D39">
      <w:pPr>
        <w:pStyle w:val="ListParagraph"/>
        <w:numPr>
          <w:ilvl w:val="0"/>
          <w:numId w:val="3"/>
        </w:numPr>
        <w:pBdr>
          <w:top w:val="nil"/>
          <w:left w:val="nil"/>
          <w:bottom w:val="nil"/>
          <w:right w:val="nil"/>
          <w:between w:val="nil"/>
          <w:bar w:val="nil"/>
        </w:pBdr>
        <w:spacing w:line="360" w:lineRule="auto"/>
      </w:pPr>
      <w:r>
        <w:t>Introduction</w:t>
      </w:r>
    </w:p>
    <w:p w14:paraId="3BDE7811" w14:textId="77777777" w:rsidR="00424701" w:rsidRDefault="00424701" w:rsidP="004E7D39">
      <w:pPr>
        <w:pStyle w:val="ListParagraph"/>
        <w:numPr>
          <w:ilvl w:val="0"/>
          <w:numId w:val="3"/>
        </w:numPr>
        <w:pBdr>
          <w:top w:val="nil"/>
          <w:left w:val="nil"/>
          <w:bottom w:val="nil"/>
          <w:right w:val="nil"/>
          <w:between w:val="nil"/>
          <w:bar w:val="nil"/>
        </w:pBdr>
        <w:spacing w:line="360" w:lineRule="auto"/>
      </w:pPr>
      <w:r>
        <w:t>Fixed MRI</w:t>
      </w:r>
    </w:p>
    <w:p w14:paraId="60B0EBBB" w14:textId="77777777" w:rsidR="00424701" w:rsidRDefault="00424701" w:rsidP="004E7D39">
      <w:pPr>
        <w:pStyle w:val="ListParagraph"/>
        <w:numPr>
          <w:ilvl w:val="1"/>
          <w:numId w:val="3"/>
        </w:numPr>
        <w:pBdr>
          <w:top w:val="nil"/>
          <w:left w:val="nil"/>
          <w:bottom w:val="nil"/>
          <w:right w:val="nil"/>
          <w:between w:val="nil"/>
          <w:bar w:val="nil"/>
        </w:pBdr>
        <w:spacing w:line="360" w:lineRule="auto"/>
      </w:pPr>
      <w:r>
        <w:t>History of MRI</w:t>
      </w:r>
    </w:p>
    <w:p w14:paraId="7E5050AD" w14:textId="77777777" w:rsidR="00424701" w:rsidRDefault="00424701" w:rsidP="004E7D39">
      <w:pPr>
        <w:pStyle w:val="ListParagraph"/>
        <w:numPr>
          <w:ilvl w:val="1"/>
          <w:numId w:val="3"/>
        </w:numPr>
        <w:pBdr>
          <w:top w:val="nil"/>
          <w:left w:val="nil"/>
          <w:bottom w:val="nil"/>
          <w:right w:val="nil"/>
          <w:between w:val="nil"/>
          <w:bar w:val="nil"/>
        </w:pBdr>
        <w:spacing w:line="360" w:lineRule="auto"/>
      </w:pPr>
      <w:r>
        <w:t>Explanation of fixed MRI</w:t>
      </w:r>
    </w:p>
    <w:p w14:paraId="6A3404B1" w14:textId="77777777" w:rsidR="00424701" w:rsidRDefault="00424701" w:rsidP="004E7D39">
      <w:pPr>
        <w:pStyle w:val="ListParagraph"/>
        <w:numPr>
          <w:ilvl w:val="0"/>
          <w:numId w:val="3"/>
        </w:numPr>
        <w:pBdr>
          <w:top w:val="nil"/>
          <w:left w:val="nil"/>
          <w:bottom w:val="nil"/>
          <w:right w:val="nil"/>
          <w:between w:val="nil"/>
          <w:bar w:val="nil"/>
        </w:pBdr>
        <w:spacing w:line="360" w:lineRule="auto"/>
      </w:pPr>
      <w:r>
        <w:t>Portable MRI</w:t>
      </w:r>
      <w:r w:rsidRPr="00053229">
        <w:t xml:space="preserve"> </w:t>
      </w:r>
    </w:p>
    <w:p w14:paraId="68A4E047" w14:textId="77777777" w:rsidR="00424701" w:rsidRDefault="00424701" w:rsidP="004E7D39">
      <w:pPr>
        <w:pStyle w:val="ListParagraph"/>
        <w:numPr>
          <w:ilvl w:val="1"/>
          <w:numId w:val="3"/>
        </w:numPr>
        <w:pBdr>
          <w:top w:val="nil"/>
          <w:left w:val="nil"/>
          <w:bottom w:val="nil"/>
          <w:right w:val="nil"/>
          <w:between w:val="nil"/>
          <w:bar w:val="nil"/>
        </w:pBdr>
        <w:spacing w:line="360" w:lineRule="auto"/>
      </w:pPr>
      <w:r>
        <w:t>Explanation of portable MRI</w:t>
      </w:r>
    </w:p>
    <w:p w14:paraId="183CE5CD" w14:textId="77777777" w:rsidR="00424701" w:rsidRDefault="00424701" w:rsidP="004E7D39">
      <w:pPr>
        <w:pStyle w:val="ListParagraph"/>
        <w:numPr>
          <w:ilvl w:val="1"/>
          <w:numId w:val="3"/>
        </w:numPr>
        <w:pBdr>
          <w:top w:val="nil"/>
          <w:left w:val="nil"/>
          <w:bottom w:val="nil"/>
          <w:right w:val="nil"/>
          <w:between w:val="nil"/>
          <w:bar w:val="nil"/>
        </w:pBdr>
        <w:spacing w:line="360" w:lineRule="auto"/>
      </w:pPr>
      <w:r>
        <w:t>Comparison of fixed and portable MRI</w:t>
      </w:r>
    </w:p>
    <w:p w14:paraId="7348B36D" w14:textId="77777777" w:rsidR="00424701" w:rsidRDefault="00424701" w:rsidP="004E7D39">
      <w:pPr>
        <w:pStyle w:val="ListParagraph"/>
        <w:numPr>
          <w:ilvl w:val="1"/>
          <w:numId w:val="3"/>
        </w:numPr>
        <w:pBdr>
          <w:top w:val="nil"/>
          <w:left w:val="nil"/>
          <w:bottom w:val="nil"/>
          <w:right w:val="nil"/>
          <w:between w:val="nil"/>
          <w:bar w:val="nil"/>
        </w:pBdr>
        <w:spacing w:line="360" w:lineRule="auto"/>
      </w:pPr>
      <w:r>
        <w:t>Uses for portable MRI</w:t>
      </w:r>
    </w:p>
    <w:p w14:paraId="47184127" w14:textId="77777777" w:rsidR="00424701" w:rsidRDefault="00424701" w:rsidP="004E7D39">
      <w:pPr>
        <w:pStyle w:val="ListParagraph"/>
        <w:numPr>
          <w:ilvl w:val="1"/>
          <w:numId w:val="3"/>
        </w:numPr>
        <w:pBdr>
          <w:top w:val="nil"/>
          <w:left w:val="nil"/>
          <w:bottom w:val="nil"/>
          <w:right w:val="nil"/>
          <w:between w:val="nil"/>
          <w:bar w:val="nil"/>
        </w:pBdr>
        <w:spacing w:line="360" w:lineRule="auto"/>
      </w:pPr>
      <w:r>
        <w:t>Advantages of portable MRI</w:t>
      </w:r>
    </w:p>
    <w:p w14:paraId="08884605" w14:textId="77777777" w:rsidR="00424701" w:rsidRDefault="00424701" w:rsidP="004E7D39">
      <w:pPr>
        <w:pStyle w:val="ListParagraph"/>
        <w:numPr>
          <w:ilvl w:val="1"/>
          <w:numId w:val="3"/>
        </w:numPr>
        <w:pBdr>
          <w:top w:val="nil"/>
          <w:left w:val="nil"/>
          <w:bottom w:val="nil"/>
          <w:right w:val="nil"/>
          <w:between w:val="nil"/>
          <w:bar w:val="nil"/>
        </w:pBdr>
        <w:spacing w:line="360" w:lineRule="auto"/>
      </w:pPr>
      <w:r>
        <w:t>Disadvantages of portable MRI</w:t>
      </w:r>
    </w:p>
    <w:p w14:paraId="0A890A1C" w14:textId="6EF2E0EA" w:rsidR="00553B1B" w:rsidRPr="00F66AC3" w:rsidRDefault="00424701" w:rsidP="004E7D39">
      <w:pPr>
        <w:numPr>
          <w:ilvl w:val="0"/>
          <w:numId w:val="3"/>
        </w:numPr>
        <w:spacing w:line="360" w:lineRule="auto"/>
        <w:rPr>
          <w:rFonts w:asciiTheme="minorHAnsi" w:hAnsiTheme="minorHAnsi" w:cstheme="minorHAnsi"/>
        </w:rPr>
      </w:pPr>
      <w:r>
        <w:t>Conclusion</w:t>
      </w:r>
    </w:p>
    <w:p w14:paraId="2280841D" w14:textId="77777777" w:rsidR="00F66AC3" w:rsidRDefault="00F66AC3" w:rsidP="004E7D39">
      <w:pPr>
        <w:spacing w:line="360" w:lineRule="auto"/>
      </w:pPr>
    </w:p>
    <w:p w14:paraId="6D005DA5" w14:textId="5A8D4F1C" w:rsidR="00F66AC3" w:rsidRPr="00F66AC3" w:rsidRDefault="00F66AC3" w:rsidP="004E7D39">
      <w:pPr>
        <w:spacing w:line="360" w:lineRule="auto"/>
        <w:rPr>
          <w:b/>
          <w:bCs/>
        </w:rPr>
      </w:pPr>
      <w:r w:rsidRPr="00F66AC3">
        <w:rPr>
          <w:b/>
          <w:bCs/>
        </w:rPr>
        <w:t>Word count:</w:t>
      </w:r>
      <w:r w:rsidR="001D777F">
        <w:rPr>
          <w:b/>
          <w:bCs/>
        </w:rPr>
        <w:t xml:space="preserve"> </w:t>
      </w:r>
      <w:del w:id="2" w:author="Laura Sitler" w:date="2023-08-31T09:40:00Z">
        <w:r w:rsidR="001D777F" w:rsidDel="005B705B">
          <w:rPr>
            <w:b/>
            <w:bCs/>
          </w:rPr>
          <w:delText>TBD</w:delText>
        </w:r>
      </w:del>
      <w:ins w:id="3" w:author="Laura Sitler" w:date="2023-08-31T09:40:00Z">
        <w:r w:rsidR="005B705B">
          <w:rPr>
            <w:b/>
            <w:bCs/>
          </w:rPr>
          <w:t>2</w:t>
        </w:r>
      </w:ins>
      <w:ins w:id="4" w:author="Laura Sitler" w:date="2023-08-31T14:18:00Z">
        <w:r w:rsidR="00935370">
          <w:rPr>
            <w:b/>
            <w:bCs/>
          </w:rPr>
          <w:t>292</w:t>
        </w:r>
      </w:ins>
    </w:p>
    <w:p w14:paraId="0CE8265A" w14:textId="1A5DAF02" w:rsidR="00F66AC3" w:rsidRPr="00F66AC3" w:rsidRDefault="00F66AC3" w:rsidP="004E7D39">
      <w:pPr>
        <w:spacing w:line="360" w:lineRule="auto"/>
        <w:rPr>
          <w:rFonts w:asciiTheme="minorHAnsi" w:hAnsiTheme="minorHAnsi" w:cstheme="minorHAnsi"/>
          <w:b/>
          <w:bCs/>
        </w:rPr>
      </w:pPr>
      <w:r w:rsidRPr="00F66AC3">
        <w:rPr>
          <w:b/>
          <w:bCs/>
        </w:rPr>
        <w:t>Credits:</w:t>
      </w:r>
      <w:r w:rsidR="001D777F">
        <w:rPr>
          <w:b/>
          <w:bCs/>
        </w:rPr>
        <w:t xml:space="preserve"> 0.5</w:t>
      </w:r>
    </w:p>
    <w:p w14:paraId="4D1C97A3" w14:textId="77777777" w:rsidR="00631041" w:rsidRPr="000E7BB3" w:rsidRDefault="00631041" w:rsidP="004E7D39">
      <w:pPr>
        <w:spacing w:line="360" w:lineRule="auto"/>
        <w:jc w:val="center"/>
        <w:rPr>
          <w:rFonts w:asciiTheme="minorHAnsi" w:hAnsiTheme="minorHAnsi" w:cstheme="minorHAnsi"/>
        </w:rPr>
      </w:pPr>
    </w:p>
    <w:p w14:paraId="1ADBD8A5" w14:textId="77777777" w:rsidR="00F66AC3" w:rsidRPr="000E7BB3" w:rsidRDefault="00F66AC3" w:rsidP="004E7D39">
      <w:pPr>
        <w:spacing w:line="360" w:lineRule="auto"/>
        <w:rPr>
          <w:rFonts w:asciiTheme="minorHAnsi" w:hAnsiTheme="minorHAnsi" w:cstheme="minorHAnsi"/>
          <w:b/>
          <w:bCs/>
        </w:rPr>
      </w:pPr>
      <w:r w:rsidRPr="000E7BB3">
        <w:rPr>
          <w:rFonts w:asciiTheme="minorHAnsi" w:hAnsiTheme="minorHAnsi" w:cstheme="minorHAnsi"/>
          <w:b/>
          <w:bCs/>
          <w:u w:val="single"/>
        </w:rPr>
        <w:t>Learning Objectives</w:t>
      </w:r>
      <w:r w:rsidRPr="000E7BB3">
        <w:rPr>
          <w:rFonts w:asciiTheme="minorHAnsi" w:hAnsiTheme="minorHAnsi" w:cstheme="minorHAnsi"/>
          <w:b/>
          <w:bCs/>
        </w:rPr>
        <w:t>:</w:t>
      </w:r>
    </w:p>
    <w:p w14:paraId="7F12F260" w14:textId="77777777" w:rsidR="00F66AC3" w:rsidRPr="000E7BB3" w:rsidRDefault="00F66AC3" w:rsidP="001D777F">
      <w:pPr>
        <w:spacing w:line="360" w:lineRule="auto"/>
        <w:rPr>
          <w:rFonts w:asciiTheme="minorHAnsi" w:hAnsiTheme="minorHAnsi" w:cstheme="minorHAnsi"/>
        </w:rPr>
      </w:pPr>
      <w:r w:rsidRPr="000E7BB3">
        <w:rPr>
          <w:rFonts w:asciiTheme="minorHAnsi" w:hAnsiTheme="minorHAnsi" w:cstheme="minorHAnsi"/>
        </w:rPr>
        <w:t>Upon completion of this directed reading, readers will be able to:</w:t>
      </w:r>
    </w:p>
    <w:p w14:paraId="5B569AC0" w14:textId="77777777" w:rsidR="006D3300" w:rsidRPr="00424701" w:rsidRDefault="006D3300" w:rsidP="006D3300">
      <w:pPr>
        <w:numPr>
          <w:ilvl w:val="0"/>
          <w:numId w:val="4"/>
        </w:numPr>
        <w:spacing w:line="360" w:lineRule="auto"/>
        <w:rPr>
          <w:rFonts w:asciiTheme="minorHAnsi" w:hAnsiTheme="minorHAnsi" w:cstheme="minorHAnsi"/>
        </w:rPr>
      </w:pPr>
      <w:commentRangeStart w:id="5"/>
      <w:r>
        <w:rPr>
          <w:rFonts w:asciiTheme="minorHAnsi" w:hAnsiTheme="minorHAnsi" w:cstheme="minorHAnsi"/>
          <w:b/>
          <w:bCs/>
          <w:caps/>
        </w:rPr>
        <w:t>Explain</w:t>
      </w:r>
      <w:commentRangeEnd w:id="5"/>
      <w:r>
        <w:rPr>
          <w:rStyle w:val="CommentReference"/>
        </w:rPr>
        <w:commentReference w:id="5"/>
      </w:r>
      <w:r>
        <w:rPr>
          <w:rFonts w:asciiTheme="minorHAnsi" w:hAnsiTheme="minorHAnsi" w:cstheme="minorHAnsi"/>
          <w:b/>
          <w:bCs/>
        </w:rPr>
        <w:t xml:space="preserve"> </w:t>
      </w:r>
      <w:ins w:id="6" w:author="Laura Sitler" w:date="2023-08-31T13:06:00Z">
        <w:r w:rsidRPr="00BA3C10">
          <w:rPr>
            <w:rFonts w:cstheme="minorHAnsi"/>
            <w:rPrChange w:id="7" w:author="Laura Sitler" w:date="2023-08-31T13:06:00Z">
              <w:rPr>
                <w:rFonts w:cstheme="minorHAnsi"/>
                <w:b/>
                <w:bCs/>
              </w:rPr>
            </w:rPrChange>
          </w:rPr>
          <w:t>how</w:t>
        </w:r>
        <w:r>
          <w:rPr>
            <w:rFonts w:cstheme="minorHAnsi"/>
            <w:b/>
            <w:bCs/>
          </w:rPr>
          <w:t xml:space="preserve"> </w:t>
        </w:r>
      </w:ins>
      <w:r w:rsidRPr="00424701">
        <w:rPr>
          <w:rFonts w:asciiTheme="minorHAnsi" w:hAnsiTheme="minorHAnsi" w:cstheme="minorHAnsi"/>
        </w:rPr>
        <w:t>magnetic resonance imaging (MRI)</w:t>
      </w:r>
      <w:ins w:id="8" w:author="Laura Sitler" w:date="2023-08-31T13:06:00Z">
        <w:r>
          <w:rPr>
            <w:rFonts w:cstheme="minorHAnsi"/>
          </w:rPr>
          <w:t xml:space="preserve"> works and its uses</w:t>
        </w:r>
      </w:ins>
      <w:r w:rsidRPr="00424701">
        <w:rPr>
          <w:rFonts w:asciiTheme="minorHAnsi" w:hAnsiTheme="minorHAnsi" w:cstheme="minorHAnsi"/>
        </w:rPr>
        <w:t>.</w:t>
      </w:r>
    </w:p>
    <w:p w14:paraId="247B8D2C" w14:textId="77777777" w:rsidR="006D3300" w:rsidRPr="00553B1B" w:rsidRDefault="006D3300" w:rsidP="006D3300">
      <w:pPr>
        <w:numPr>
          <w:ilvl w:val="0"/>
          <w:numId w:val="4"/>
        </w:numPr>
        <w:spacing w:line="360" w:lineRule="auto"/>
        <w:rPr>
          <w:rFonts w:asciiTheme="minorHAnsi" w:hAnsiTheme="minorHAnsi" w:cstheme="minorHAnsi"/>
          <w:b/>
          <w:bCs/>
        </w:rPr>
      </w:pPr>
      <w:r>
        <w:rPr>
          <w:rFonts w:asciiTheme="minorHAnsi" w:hAnsiTheme="minorHAnsi" w:cstheme="minorHAnsi"/>
          <w:b/>
          <w:bCs/>
          <w:caps/>
        </w:rPr>
        <w:t>Compare</w:t>
      </w:r>
      <w:r w:rsidRPr="00553B1B">
        <w:rPr>
          <w:rFonts w:asciiTheme="minorHAnsi" w:hAnsiTheme="minorHAnsi" w:cstheme="minorHAnsi"/>
          <w:b/>
          <w:bCs/>
        </w:rPr>
        <w:t xml:space="preserve"> </w:t>
      </w:r>
      <w:ins w:id="9" w:author="Laura Sitler" w:date="2023-08-31T13:07:00Z">
        <w:r w:rsidRPr="00BA3C10">
          <w:rPr>
            <w:rFonts w:cstheme="minorHAnsi"/>
            <w:rPrChange w:id="10" w:author="Laura Sitler" w:date="2023-08-31T13:08:00Z">
              <w:rPr>
                <w:rFonts w:cstheme="minorHAnsi"/>
                <w:b/>
                <w:bCs/>
              </w:rPr>
            </w:rPrChange>
          </w:rPr>
          <w:t>c</w:t>
        </w:r>
      </w:ins>
      <w:ins w:id="11" w:author="Laura Sitler" w:date="2023-08-31T13:08:00Z">
        <w:r w:rsidRPr="00BA3C10">
          <w:rPr>
            <w:rFonts w:cstheme="minorHAnsi"/>
            <w:rPrChange w:id="12" w:author="Laura Sitler" w:date="2023-08-31T13:08:00Z">
              <w:rPr>
                <w:rFonts w:cstheme="minorHAnsi"/>
                <w:b/>
                <w:bCs/>
              </w:rPr>
            </w:rPrChange>
          </w:rPr>
          <w:t>ommon differences between</w:t>
        </w:r>
        <w:r>
          <w:rPr>
            <w:rFonts w:cstheme="minorHAnsi"/>
            <w:b/>
            <w:bCs/>
          </w:rPr>
          <w:t xml:space="preserve"> </w:t>
        </w:r>
      </w:ins>
      <w:r>
        <w:rPr>
          <w:rFonts w:asciiTheme="minorHAnsi" w:hAnsiTheme="minorHAnsi" w:cstheme="minorHAnsi"/>
        </w:rPr>
        <w:t>fixed MRI and portable MRI</w:t>
      </w:r>
      <w:ins w:id="13" w:author="Laura Sitler" w:date="2023-08-31T13:07:00Z">
        <w:r>
          <w:rPr>
            <w:rFonts w:cstheme="minorHAnsi"/>
          </w:rPr>
          <w:t xml:space="preserve"> machines</w:t>
        </w:r>
      </w:ins>
      <w:r>
        <w:rPr>
          <w:rFonts w:asciiTheme="minorHAnsi" w:hAnsiTheme="minorHAnsi" w:cstheme="minorHAnsi"/>
        </w:rPr>
        <w:t>.</w:t>
      </w:r>
    </w:p>
    <w:p w14:paraId="32E38729" w14:textId="698F6626" w:rsidR="006D3300" w:rsidRPr="000E7BB3" w:rsidRDefault="006D3300" w:rsidP="006D3300">
      <w:pPr>
        <w:numPr>
          <w:ilvl w:val="0"/>
          <w:numId w:val="4"/>
        </w:numPr>
        <w:spacing w:line="360" w:lineRule="auto"/>
        <w:rPr>
          <w:rFonts w:asciiTheme="minorHAnsi" w:hAnsiTheme="minorHAnsi" w:cstheme="minorHAnsi"/>
        </w:rPr>
      </w:pPr>
      <w:r>
        <w:rPr>
          <w:rFonts w:asciiTheme="minorHAnsi" w:hAnsiTheme="minorHAnsi" w:cstheme="minorHAnsi"/>
          <w:b/>
          <w:bCs/>
        </w:rPr>
        <w:t>IDENTIFY</w:t>
      </w:r>
      <w:r w:rsidRPr="00553B1B">
        <w:rPr>
          <w:rFonts w:asciiTheme="minorHAnsi" w:hAnsiTheme="minorHAnsi" w:cstheme="minorHAnsi"/>
          <w:b/>
          <w:bCs/>
        </w:rPr>
        <w:t xml:space="preserve"> </w:t>
      </w:r>
      <w:r w:rsidRPr="006D3300">
        <w:rPr>
          <w:rFonts w:asciiTheme="minorHAnsi" w:hAnsiTheme="minorHAnsi" w:cstheme="minorHAnsi"/>
        </w:rPr>
        <w:t>the</w:t>
      </w:r>
      <w:r>
        <w:rPr>
          <w:rFonts w:asciiTheme="minorHAnsi" w:hAnsiTheme="minorHAnsi" w:cstheme="minorHAnsi"/>
          <w:b/>
          <w:bCs/>
        </w:rPr>
        <w:t xml:space="preserve"> </w:t>
      </w:r>
      <w:r>
        <w:rPr>
          <w:rFonts w:asciiTheme="minorHAnsi" w:hAnsiTheme="minorHAnsi" w:cstheme="minorHAnsi"/>
        </w:rPr>
        <w:t>uses for portable MRI.</w:t>
      </w:r>
    </w:p>
    <w:p w14:paraId="5DC4EFE2" w14:textId="77777777" w:rsidR="006D3300" w:rsidRDefault="006D3300" w:rsidP="006D3300">
      <w:pPr>
        <w:numPr>
          <w:ilvl w:val="0"/>
          <w:numId w:val="4"/>
        </w:numPr>
        <w:spacing w:line="360" w:lineRule="auto"/>
        <w:rPr>
          <w:rFonts w:asciiTheme="minorHAnsi" w:hAnsiTheme="minorHAnsi" w:cstheme="minorHAnsi"/>
        </w:rPr>
      </w:pPr>
      <w:r w:rsidRPr="00424701">
        <w:rPr>
          <w:rFonts w:asciiTheme="minorHAnsi" w:hAnsiTheme="minorHAnsi" w:cstheme="minorHAnsi"/>
          <w:b/>
          <w:bCs/>
          <w:caps/>
        </w:rPr>
        <w:t>Discuss</w:t>
      </w:r>
      <w:r w:rsidRPr="00553B1B">
        <w:rPr>
          <w:rFonts w:asciiTheme="minorHAnsi" w:hAnsiTheme="minorHAnsi" w:cstheme="minorHAnsi"/>
          <w:b/>
          <w:bCs/>
        </w:rPr>
        <w:t xml:space="preserve"> </w:t>
      </w:r>
      <w:ins w:id="14" w:author="Laura Sitler" w:date="2023-08-31T13:08:00Z">
        <w:r w:rsidRPr="00BA3C10">
          <w:rPr>
            <w:rFonts w:cstheme="minorHAnsi"/>
            <w:rPrChange w:id="15" w:author="Laura Sitler" w:date="2023-08-31T13:08:00Z">
              <w:rPr>
                <w:rFonts w:cstheme="minorHAnsi"/>
                <w:b/>
                <w:bCs/>
              </w:rPr>
            </w:rPrChange>
          </w:rPr>
          <w:t>the</w:t>
        </w:r>
        <w:r>
          <w:rPr>
            <w:rFonts w:cstheme="minorHAnsi"/>
            <w:b/>
            <w:bCs/>
          </w:rPr>
          <w:t xml:space="preserve"> </w:t>
        </w:r>
      </w:ins>
      <w:r>
        <w:rPr>
          <w:rFonts w:asciiTheme="minorHAnsi" w:hAnsiTheme="minorHAnsi" w:cstheme="minorHAnsi"/>
        </w:rPr>
        <w:t xml:space="preserve">advantages and disadvantages of </w:t>
      </w:r>
      <w:ins w:id="16" w:author="Laura Sitler" w:date="2023-08-31T13:08:00Z">
        <w:r>
          <w:rPr>
            <w:rFonts w:cstheme="minorHAnsi"/>
          </w:rPr>
          <w:t xml:space="preserve">using </w:t>
        </w:r>
      </w:ins>
      <w:r>
        <w:rPr>
          <w:rFonts w:asciiTheme="minorHAnsi" w:hAnsiTheme="minorHAnsi" w:cstheme="minorHAnsi"/>
        </w:rPr>
        <w:t>portable MRI.</w:t>
      </w:r>
    </w:p>
    <w:p w14:paraId="7D442948" w14:textId="77777777" w:rsidR="00F66AC3" w:rsidRDefault="00F66AC3" w:rsidP="004E7D39">
      <w:pPr>
        <w:spacing w:line="360" w:lineRule="auto"/>
        <w:rPr>
          <w:rFonts w:asciiTheme="minorHAnsi" w:hAnsiTheme="minorHAnsi" w:cstheme="minorHAnsi"/>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4"/>
      </w:tblGrid>
      <w:tr w:rsidR="00F66AC3" w:rsidRPr="00F66AC3" w14:paraId="54B07E3A" w14:textId="77777777" w:rsidTr="00F66AC3">
        <w:trPr>
          <w:trHeight w:val="300"/>
        </w:trPr>
        <w:tc>
          <w:tcPr>
            <w:tcW w:w="9345" w:type="dxa"/>
            <w:tcBorders>
              <w:top w:val="single" w:sz="6" w:space="0" w:color="auto"/>
              <w:left w:val="single" w:sz="6" w:space="0" w:color="auto"/>
              <w:bottom w:val="single" w:sz="6" w:space="0" w:color="auto"/>
              <w:right w:val="single" w:sz="6" w:space="0" w:color="auto"/>
            </w:tcBorders>
            <w:shd w:val="clear" w:color="auto" w:fill="AD84C6"/>
            <w:hideMark/>
          </w:tcPr>
          <w:p w14:paraId="76F5F477" w14:textId="77777777" w:rsidR="00F66AC3" w:rsidRPr="00F66AC3" w:rsidRDefault="00F66AC3" w:rsidP="004E7D39">
            <w:pPr>
              <w:spacing w:line="360" w:lineRule="auto"/>
              <w:jc w:val="center"/>
              <w:textAlignment w:val="baseline"/>
              <w:rPr>
                <w:rFonts w:cs="Calibri"/>
              </w:rPr>
            </w:pPr>
            <w:r w:rsidRPr="00F66AC3">
              <w:rPr>
                <w:rFonts w:cs="Calibri"/>
                <w:b/>
                <w:bCs/>
                <w:color w:val="FFFFFF"/>
                <w:lang w:val="en-CA"/>
              </w:rPr>
              <w:t>Highlights</w:t>
            </w:r>
            <w:r w:rsidRPr="00F66AC3">
              <w:rPr>
                <w:rFonts w:cs="Calibri"/>
                <w:color w:val="FFFFFF"/>
              </w:rPr>
              <w:t> </w:t>
            </w:r>
          </w:p>
        </w:tc>
      </w:tr>
      <w:tr w:rsidR="00F66AC3" w:rsidRPr="00F66AC3" w14:paraId="3E254336" w14:textId="77777777" w:rsidTr="00F66AC3">
        <w:trPr>
          <w:trHeight w:val="300"/>
        </w:trPr>
        <w:tc>
          <w:tcPr>
            <w:tcW w:w="9345" w:type="dxa"/>
            <w:tcBorders>
              <w:top w:val="single" w:sz="6" w:space="0" w:color="auto"/>
              <w:left w:val="single" w:sz="6" w:space="0" w:color="auto"/>
              <w:bottom w:val="single" w:sz="6" w:space="0" w:color="auto"/>
              <w:right w:val="single" w:sz="6" w:space="0" w:color="auto"/>
            </w:tcBorders>
            <w:shd w:val="clear" w:color="auto" w:fill="auto"/>
            <w:hideMark/>
          </w:tcPr>
          <w:p w14:paraId="56913FD6" w14:textId="3B52F3E7" w:rsidR="00106F13" w:rsidRDefault="00106F13">
            <w:pPr>
              <w:pStyle w:val="ListParagraph"/>
              <w:numPr>
                <w:ilvl w:val="0"/>
                <w:numId w:val="9"/>
              </w:numPr>
              <w:tabs>
                <w:tab w:val="left" w:pos="78"/>
              </w:tabs>
              <w:spacing w:line="360" w:lineRule="auto"/>
              <w:ind w:left="438"/>
              <w:textAlignment w:val="baseline"/>
              <w:rPr>
                <w:rFonts w:cs="Calibri"/>
              </w:rPr>
            </w:pPr>
            <w:r>
              <w:rPr>
                <w:rFonts w:cs="Calibri"/>
              </w:rPr>
              <w:t xml:space="preserve">Magnetic resonance imaging (MRI) provides detailed </w:t>
            </w:r>
            <w:del w:id="17" w:author="Laura Sitler" w:date="2023-08-31T09:47:00Z">
              <w:r w:rsidDel="00BF14E9">
                <w:rPr>
                  <w:rFonts w:cs="Calibri"/>
                </w:rPr>
                <w:delText>three</w:delText>
              </w:r>
            </w:del>
            <w:ins w:id="18" w:author="Laura Sitler" w:date="2023-08-31T09:47:00Z">
              <w:r w:rsidR="00BF14E9">
                <w:rPr>
                  <w:rFonts w:cs="Calibri"/>
                </w:rPr>
                <w:t>3</w:t>
              </w:r>
            </w:ins>
            <w:r>
              <w:rPr>
                <w:rFonts w:cs="Calibri"/>
              </w:rPr>
              <w:t xml:space="preserve">-dimensional images of soft tissues of the body, </w:t>
            </w:r>
            <w:del w:id="19" w:author="Laura Sitler" w:date="2023-08-31T13:59:00Z">
              <w:r w:rsidDel="00192607">
                <w:rPr>
                  <w:rFonts w:cs="Calibri"/>
                </w:rPr>
                <w:delText xml:space="preserve">such as </w:delText>
              </w:r>
            </w:del>
            <w:ins w:id="20" w:author="Laura Sitler" w:date="2023-08-31T13:59:00Z">
              <w:r w:rsidR="00192607">
                <w:rPr>
                  <w:rFonts w:cs="Calibri"/>
                </w:rPr>
                <w:t>includ</w:t>
              </w:r>
            </w:ins>
            <w:ins w:id="21" w:author="Laura Sitler" w:date="2023-08-31T14:00:00Z">
              <w:r w:rsidR="00192607">
                <w:rPr>
                  <w:rFonts w:cs="Calibri"/>
                </w:rPr>
                <w:t xml:space="preserve">ing </w:t>
              </w:r>
            </w:ins>
            <w:r>
              <w:rPr>
                <w:rFonts w:cs="Calibri"/>
              </w:rPr>
              <w:t xml:space="preserve">the brain, breast, and musculoskeletal system; however, not everyone can undergo this form of imaging. </w:t>
            </w:r>
          </w:p>
          <w:p w14:paraId="189C1BCC" w14:textId="59D253EE" w:rsidR="00F66AC3" w:rsidRDefault="00E33C43">
            <w:pPr>
              <w:pStyle w:val="ListParagraph"/>
              <w:numPr>
                <w:ilvl w:val="0"/>
                <w:numId w:val="9"/>
              </w:numPr>
              <w:tabs>
                <w:tab w:val="left" w:pos="78"/>
              </w:tabs>
              <w:spacing w:line="360" w:lineRule="auto"/>
              <w:ind w:left="438"/>
              <w:textAlignment w:val="baseline"/>
              <w:rPr>
                <w:rFonts w:cs="Calibri"/>
              </w:rPr>
            </w:pPr>
            <w:r>
              <w:rPr>
                <w:rFonts w:cs="Calibri"/>
                <w:lang w:val="en-CA"/>
              </w:rPr>
              <w:t xml:space="preserve">Portable </w:t>
            </w:r>
            <w:del w:id="22" w:author="Laura Sitler" w:date="2023-08-31T09:47:00Z">
              <w:r w:rsidDel="00BF14E9">
                <w:rPr>
                  <w:rFonts w:cs="Calibri"/>
                  <w:lang w:val="en-CA"/>
                </w:rPr>
                <w:delText>magnetic resonance imaging (</w:delText>
              </w:r>
            </w:del>
            <w:r>
              <w:rPr>
                <w:rFonts w:cs="Calibri"/>
                <w:lang w:val="en-CA"/>
              </w:rPr>
              <w:t>MRI</w:t>
            </w:r>
            <w:ins w:id="23" w:author="Laura Sitler" w:date="2023-08-31T09:48:00Z">
              <w:r w:rsidR="00BF14E9">
                <w:rPr>
                  <w:rFonts w:cs="Calibri"/>
                  <w:lang w:val="en-CA"/>
                </w:rPr>
                <w:t>, with its reduced cost, portability, and weaker magnetic field,</w:t>
              </w:r>
            </w:ins>
            <w:del w:id="24" w:author="Laura Sitler" w:date="2023-08-31T09:47:00Z">
              <w:r w:rsidDel="00BF14E9">
                <w:rPr>
                  <w:rFonts w:cs="Calibri"/>
                  <w:lang w:val="en-CA"/>
                </w:rPr>
                <w:delText>)</w:delText>
              </w:r>
            </w:del>
            <w:r w:rsidRPr="00F66AC3">
              <w:rPr>
                <w:rFonts w:cs="Calibri"/>
                <w:lang w:val="en-CA"/>
              </w:rPr>
              <w:t> </w:t>
            </w:r>
            <w:r>
              <w:rPr>
                <w:rFonts w:cs="Calibri"/>
                <w:lang w:val="en-CA"/>
              </w:rPr>
              <w:t xml:space="preserve">offers a solution </w:t>
            </w:r>
            <w:r w:rsidR="00106F13">
              <w:rPr>
                <w:rFonts w:cs="Calibri"/>
                <w:lang w:val="en-CA"/>
              </w:rPr>
              <w:t xml:space="preserve">for patients who are not candidates for </w:t>
            </w:r>
            <w:ins w:id="25" w:author="Laura Sitler" w:date="2023-08-31T14:00:00Z">
              <w:r w:rsidR="00192607">
                <w:rPr>
                  <w:rFonts w:cs="Calibri"/>
                  <w:lang w:val="en-CA"/>
                </w:rPr>
                <w:t xml:space="preserve">or do not have access to </w:t>
              </w:r>
            </w:ins>
            <w:r w:rsidR="00106F13">
              <w:rPr>
                <w:rFonts w:cs="Calibri"/>
                <w:lang w:val="en-CA"/>
              </w:rPr>
              <w:t>fixed MRI exam</w:t>
            </w:r>
            <w:ins w:id="26" w:author="Laura Sitler" w:date="2023-08-31T09:47:00Z">
              <w:r w:rsidR="00BF14E9">
                <w:rPr>
                  <w:rFonts w:cs="Calibri"/>
                  <w:lang w:val="en-CA"/>
                </w:rPr>
                <w:t>ination</w:t>
              </w:r>
            </w:ins>
            <w:r w:rsidR="00106F13">
              <w:rPr>
                <w:rFonts w:cs="Calibri"/>
                <w:lang w:val="en-CA"/>
              </w:rPr>
              <w:t>s</w:t>
            </w:r>
            <w:ins w:id="27" w:author="Laura Sitler" w:date="2023-08-31T09:53:00Z">
              <w:r w:rsidR="001957A9">
                <w:rPr>
                  <w:rFonts w:cs="Calibri"/>
                  <w:lang w:val="en-CA"/>
                </w:rPr>
                <w:t>.</w:t>
              </w:r>
            </w:ins>
            <w:r w:rsidR="00106F13">
              <w:rPr>
                <w:rFonts w:cs="Calibri"/>
                <w:lang w:val="en-CA"/>
              </w:rPr>
              <w:t xml:space="preserve"> </w:t>
            </w:r>
            <w:del w:id="28" w:author="Laura Sitler" w:date="2023-08-31T09:48:00Z">
              <w:r w:rsidR="00106F13" w:rsidDel="00BF14E9">
                <w:rPr>
                  <w:rFonts w:cs="Calibri"/>
                  <w:lang w:val="en-CA"/>
                </w:rPr>
                <w:delText>because of the decreased cost, portability, and weaker magnetic field.</w:delText>
              </w:r>
              <w:r w:rsidRPr="00F66AC3" w:rsidDel="00BF14E9">
                <w:rPr>
                  <w:rFonts w:cs="Calibri"/>
                </w:rPr>
                <w:delText> </w:delText>
              </w:r>
            </w:del>
          </w:p>
          <w:p w14:paraId="6855C9A2" w14:textId="38E836A6" w:rsidR="00106F13" w:rsidRPr="00F66AC3" w:rsidRDefault="00106F13" w:rsidP="004E7D39">
            <w:pPr>
              <w:pStyle w:val="ListParagraph"/>
              <w:numPr>
                <w:ilvl w:val="0"/>
                <w:numId w:val="9"/>
              </w:numPr>
              <w:tabs>
                <w:tab w:val="left" w:pos="78"/>
              </w:tabs>
              <w:spacing w:line="360" w:lineRule="auto"/>
              <w:ind w:left="438"/>
              <w:textAlignment w:val="baseline"/>
              <w:rPr>
                <w:rFonts w:cs="Calibri"/>
              </w:rPr>
            </w:pPr>
            <w:del w:id="29" w:author="Laura Sitler" w:date="2023-08-31T09:53:00Z">
              <w:r w:rsidDel="001957A9">
                <w:rPr>
                  <w:rFonts w:cs="Calibri"/>
                </w:rPr>
                <w:lastRenderedPageBreak/>
                <w:delText>It is important to note that w</w:delText>
              </w:r>
            </w:del>
            <w:ins w:id="30" w:author="Laura Sitler" w:date="2023-08-31T09:53:00Z">
              <w:r w:rsidR="001957A9">
                <w:rPr>
                  <w:rFonts w:cs="Calibri"/>
                </w:rPr>
                <w:t xml:space="preserve">Although </w:t>
              </w:r>
            </w:ins>
            <w:del w:id="31" w:author="Laura Sitler" w:date="2023-08-31T09:53:00Z">
              <w:r w:rsidDel="001957A9">
                <w:rPr>
                  <w:rFonts w:cs="Calibri"/>
                </w:rPr>
                <w:delText xml:space="preserve">hile </w:delText>
              </w:r>
            </w:del>
            <w:r>
              <w:rPr>
                <w:rFonts w:cs="Calibri"/>
              </w:rPr>
              <w:t xml:space="preserve">there are many advantages to portable MRI, the image quality and field of view are </w:t>
            </w:r>
            <w:del w:id="32" w:author="Laura Sitler" w:date="2023-08-31T09:54:00Z">
              <w:r w:rsidDel="001957A9">
                <w:rPr>
                  <w:rFonts w:cs="Calibri"/>
                </w:rPr>
                <w:delText xml:space="preserve">decreased </w:delText>
              </w:r>
            </w:del>
            <w:ins w:id="33" w:author="Laura Sitler" w:date="2023-08-31T09:54:00Z">
              <w:r w:rsidR="001957A9">
                <w:rPr>
                  <w:rFonts w:cs="Calibri"/>
                </w:rPr>
                <w:t xml:space="preserve">reduced </w:t>
              </w:r>
            </w:ins>
            <w:r>
              <w:rPr>
                <w:rFonts w:cs="Calibri"/>
              </w:rPr>
              <w:t xml:space="preserve">and the scan time may be increased. </w:t>
            </w:r>
          </w:p>
        </w:tc>
      </w:tr>
    </w:tbl>
    <w:p w14:paraId="65A4BBF6" w14:textId="6B7C8592" w:rsidR="00631041" w:rsidRPr="000E7BB3" w:rsidRDefault="00631041" w:rsidP="001C2D34">
      <w:pPr>
        <w:spacing w:line="360" w:lineRule="auto"/>
        <w:rPr>
          <w:rFonts w:asciiTheme="minorHAnsi" w:hAnsiTheme="minorHAnsi" w:cstheme="minorHAnsi"/>
        </w:rPr>
      </w:pPr>
    </w:p>
    <w:p w14:paraId="0BFB2E27" w14:textId="77777777" w:rsidR="001C73A9" w:rsidRDefault="00631041">
      <w:pPr>
        <w:pStyle w:val="Heading1"/>
        <w:pPrChange w:id="34" w:author="Laura Sitler" w:date="2023-08-31T09:54:00Z">
          <w:pPr>
            <w:spacing w:line="360" w:lineRule="auto"/>
          </w:pPr>
        </w:pPrChange>
      </w:pPr>
      <w:r w:rsidRPr="000E7BB3">
        <w:t>Abstract</w:t>
      </w:r>
    </w:p>
    <w:p w14:paraId="195717B7" w14:textId="25001571" w:rsidR="005002D0" w:rsidRPr="000E7BB3" w:rsidRDefault="00657365" w:rsidP="001C2D34">
      <w:pPr>
        <w:spacing w:line="360" w:lineRule="auto"/>
        <w:rPr>
          <w:rFonts w:asciiTheme="minorHAnsi" w:hAnsiTheme="minorHAnsi" w:cstheme="minorHAnsi"/>
          <w:b/>
          <w:bCs/>
        </w:rPr>
      </w:pPr>
      <w:r>
        <w:rPr>
          <w:rFonts w:asciiTheme="minorHAnsi" w:hAnsiTheme="minorHAnsi" w:cstheme="minorHAnsi"/>
          <w:bCs/>
        </w:rPr>
        <w:t xml:space="preserve">Magnetic resonance imaging (MRI) is a non-invasive, non-ionizing imaging modality that can be used to create </w:t>
      </w:r>
      <w:del w:id="35" w:author="Laura Sitler" w:date="2023-08-31T09:54:00Z">
        <w:r w:rsidDel="00497ED6">
          <w:rPr>
            <w:rFonts w:asciiTheme="minorHAnsi" w:hAnsiTheme="minorHAnsi" w:cstheme="minorHAnsi"/>
            <w:bCs/>
          </w:rPr>
          <w:delText>three</w:delText>
        </w:r>
      </w:del>
      <w:ins w:id="36" w:author="Laura Sitler" w:date="2023-08-31T09:54:00Z">
        <w:r w:rsidR="00497ED6">
          <w:rPr>
            <w:rFonts w:asciiTheme="minorHAnsi" w:hAnsiTheme="minorHAnsi" w:cstheme="minorHAnsi"/>
            <w:bCs/>
          </w:rPr>
          <w:t>3</w:t>
        </w:r>
      </w:ins>
      <w:r>
        <w:rPr>
          <w:rFonts w:asciiTheme="minorHAnsi" w:hAnsiTheme="minorHAnsi" w:cstheme="minorHAnsi"/>
          <w:bCs/>
        </w:rPr>
        <w:t>-dimensional images of soft tissues in the body. It is primarily used for musculoskeletal, neurological, and breast imaging; however, the high purchase and operating costs</w:t>
      </w:r>
      <w:del w:id="37" w:author="Laura Sitler" w:date="2023-08-31T10:01:00Z">
        <w:r w:rsidDel="00497ED6">
          <w:rPr>
            <w:rFonts w:asciiTheme="minorHAnsi" w:hAnsiTheme="minorHAnsi" w:cstheme="minorHAnsi"/>
            <w:bCs/>
          </w:rPr>
          <w:delText xml:space="preserve">, </w:delText>
        </w:r>
      </w:del>
      <w:ins w:id="38" w:author="Laura Sitler" w:date="2023-08-31T10:01:00Z">
        <w:r w:rsidR="00497ED6">
          <w:rPr>
            <w:rFonts w:asciiTheme="minorHAnsi" w:hAnsiTheme="minorHAnsi" w:cstheme="minorHAnsi"/>
            <w:bCs/>
          </w:rPr>
          <w:t xml:space="preserve">; the </w:t>
        </w:r>
      </w:ins>
      <w:r>
        <w:rPr>
          <w:rFonts w:asciiTheme="minorHAnsi" w:hAnsiTheme="minorHAnsi" w:cstheme="minorHAnsi"/>
          <w:bCs/>
        </w:rPr>
        <w:t>need for</w:t>
      </w:r>
      <w:ins w:id="39" w:author="Laura Sitler" w:date="2023-08-31T10:00:00Z">
        <w:r w:rsidR="00497ED6">
          <w:rPr>
            <w:rFonts w:asciiTheme="minorHAnsi" w:hAnsiTheme="minorHAnsi" w:cstheme="minorHAnsi"/>
            <w:bCs/>
          </w:rPr>
          <w:t xml:space="preserve"> a</w:t>
        </w:r>
      </w:ins>
      <w:r>
        <w:rPr>
          <w:rFonts w:asciiTheme="minorHAnsi" w:hAnsiTheme="minorHAnsi" w:cstheme="minorHAnsi"/>
          <w:bCs/>
        </w:rPr>
        <w:t xml:space="preserve"> large space with safety zones to house it</w:t>
      </w:r>
      <w:del w:id="40" w:author="Laura Sitler" w:date="2023-08-31T10:01:00Z">
        <w:r w:rsidDel="00497ED6">
          <w:rPr>
            <w:rFonts w:asciiTheme="minorHAnsi" w:hAnsiTheme="minorHAnsi" w:cstheme="minorHAnsi"/>
            <w:bCs/>
          </w:rPr>
          <w:delText xml:space="preserve">, </w:delText>
        </w:r>
      </w:del>
      <w:ins w:id="41" w:author="Laura Sitler" w:date="2023-08-31T10:01:00Z">
        <w:r w:rsidR="00497ED6">
          <w:rPr>
            <w:rFonts w:asciiTheme="minorHAnsi" w:hAnsiTheme="minorHAnsi" w:cstheme="minorHAnsi"/>
            <w:bCs/>
          </w:rPr>
          <w:t xml:space="preserve"> and </w:t>
        </w:r>
      </w:ins>
      <w:r>
        <w:rPr>
          <w:rFonts w:asciiTheme="minorHAnsi" w:hAnsiTheme="minorHAnsi" w:cstheme="minorHAnsi"/>
          <w:bCs/>
        </w:rPr>
        <w:t>specialized personnel</w:t>
      </w:r>
      <w:del w:id="42" w:author="Laura Sitler" w:date="2023-08-31T10:01:00Z">
        <w:r w:rsidDel="00497ED6">
          <w:rPr>
            <w:rFonts w:asciiTheme="minorHAnsi" w:hAnsiTheme="minorHAnsi" w:cstheme="minorHAnsi"/>
            <w:bCs/>
          </w:rPr>
          <w:delText xml:space="preserve">, </w:delText>
        </w:r>
      </w:del>
      <w:ins w:id="43" w:author="Laura Sitler" w:date="2023-08-31T10:01:00Z">
        <w:r w:rsidR="00497ED6">
          <w:rPr>
            <w:rFonts w:asciiTheme="minorHAnsi" w:hAnsiTheme="minorHAnsi" w:cstheme="minorHAnsi"/>
            <w:bCs/>
          </w:rPr>
          <w:t xml:space="preserve">; </w:t>
        </w:r>
      </w:ins>
      <w:r>
        <w:rPr>
          <w:rFonts w:asciiTheme="minorHAnsi" w:hAnsiTheme="minorHAnsi" w:cstheme="minorHAnsi"/>
          <w:bCs/>
        </w:rPr>
        <w:t xml:space="preserve">and </w:t>
      </w:r>
      <w:ins w:id="44" w:author="Laura Sitler" w:date="2023-08-31T10:01:00Z">
        <w:r w:rsidR="00497ED6">
          <w:rPr>
            <w:rFonts w:asciiTheme="minorHAnsi" w:hAnsiTheme="minorHAnsi" w:cstheme="minorHAnsi"/>
            <w:bCs/>
          </w:rPr>
          <w:t xml:space="preserve">the </w:t>
        </w:r>
      </w:ins>
      <w:r>
        <w:rPr>
          <w:rFonts w:asciiTheme="minorHAnsi" w:hAnsiTheme="minorHAnsi" w:cstheme="minorHAnsi"/>
          <w:bCs/>
        </w:rPr>
        <w:t xml:space="preserve">high cost to the patient make high-field fixed MRI less accessible to those in low- and middle-income countries, rural areas, and even </w:t>
      </w:r>
      <w:ins w:id="45" w:author="Laura Sitler" w:date="2023-08-31T10:01:00Z">
        <w:r w:rsidR="00497ED6">
          <w:rPr>
            <w:rFonts w:asciiTheme="minorHAnsi" w:hAnsiTheme="minorHAnsi" w:cstheme="minorHAnsi"/>
            <w:bCs/>
          </w:rPr>
          <w:t xml:space="preserve">in </w:t>
        </w:r>
      </w:ins>
      <w:r>
        <w:rPr>
          <w:rFonts w:asciiTheme="minorHAnsi" w:hAnsiTheme="minorHAnsi" w:cstheme="minorHAnsi"/>
          <w:bCs/>
        </w:rPr>
        <w:t xml:space="preserve">patient populations such as </w:t>
      </w:r>
      <w:ins w:id="46" w:author="Laura Sitler" w:date="2023-08-31T10:01:00Z">
        <w:r w:rsidR="00497ED6">
          <w:rPr>
            <w:rFonts w:asciiTheme="minorHAnsi" w:hAnsiTheme="minorHAnsi" w:cstheme="minorHAnsi"/>
            <w:bCs/>
          </w:rPr>
          <w:t xml:space="preserve">those who are </w:t>
        </w:r>
      </w:ins>
      <w:r>
        <w:rPr>
          <w:rFonts w:asciiTheme="minorHAnsi" w:hAnsiTheme="minorHAnsi" w:cstheme="minorHAnsi"/>
          <w:bCs/>
        </w:rPr>
        <w:t>obese</w:t>
      </w:r>
      <w:del w:id="47" w:author="Laura Sitler" w:date="2023-08-31T10:01:00Z">
        <w:r w:rsidDel="00497ED6">
          <w:rPr>
            <w:rFonts w:asciiTheme="minorHAnsi" w:hAnsiTheme="minorHAnsi" w:cstheme="minorHAnsi"/>
            <w:bCs/>
          </w:rPr>
          <w:delText xml:space="preserve"> patients</w:delText>
        </w:r>
      </w:del>
      <w:r>
        <w:rPr>
          <w:rFonts w:asciiTheme="minorHAnsi" w:hAnsiTheme="minorHAnsi" w:cstheme="minorHAnsi"/>
          <w:bCs/>
        </w:rPr>
        <w:t xml:space="preserve">, pediatric patients, and critically ill patients. In an effort to </w:t>
      </w:r>
      <w:del w:id="48" w:author="Laura Sitler" w:date="2023-08-31T10:02:00Z">
        <w:r w:rsidDel="00497ED6">
          <w:rPr>
            <w:rFonts w:asciiTheme="minorHAnsi" w:hAnsiTheme="minorHAnsi" w:cstheme="minorHAnsi"/>
            <w:bCs/>
          </w:rPr>
          <w:delText xml:space="preserve">decrease </w:delText>
        </w:r>
      </w:del>
      <w:ins w:id="49" w:author="Laura Sitler" w:date="2023-08-31T10:02:00Z">
        <w:r w:rsidR="00497ED6">
          <w:rPr>
            <w:rFonts w:asciiTheme="minorHAnsi" w:hAnsiTheme="minorHAnsi" w:cstheme="minorHAnsi"/>
            <w:bCs/>
          </w:rPr>
          <w:t xml:space="preserve">reduce </w:t>
        </w:r>
      </w:ins>
      <w:r>
        <w:rPr>
          <w:rFonts w:asciiTheme="minorHAnsi" w:hAnsiTheme="minorHAnsi" w:cstheme="minorHAnsi"/>
          <w:bCs/>
        </w:rPr>
        <w:t xml:space="preserve">cost and increase accessibility, low-field, portable MRI machines have recently been approved by the </w:t>
      </w:r>
      <w:ins w:id="50" w:author="Laura Sitler" w:date="2023-08-31T09:54:00Z">
        <w:r w:rsidR="00497ED6">
          <w:rPr>
            <w:rFonts w:asciiTheme="minorHAnsi" w:hAnsiTheme="minorHAnsi" w:cstheme="minorHAnsi"/>
            <w:bCs/>
          </w:rPr>
          <w:t>US Food and Drug Administration</w:t>
        </w:r>
      </w:ins>
      <w:del w:id="51" w:author="Laura Sitler" w:date="2023-08-31T09:54:00Z">
        <w:r w:rsidDel="00497ED6">
          <w:rPr>
            <w:rFonts w:asciiTheme="minorHAnsi" w:hAnsiTheme="minorHAnsi" w:cstheme="minorHAnsi"/>
            <w:bCs/>
          </w:rPr>
          <w:delText>FDA</w:delText>
        </w:r>
      </w:del>
      <w:r>
        <w:rPr>
          <w:rFonts w:asciiTheme="minorHAnsi" w:hAnsiTheme="minorHAnsi" w:cstheme="minorHAnsi"/>
          <w:bCs/>
        </w:rPr>
        <w:t xml:space="preserve">, making this modality available to more patients than ever before. Portable MRI, also known as low-field or point-of-care MRI, allows </w:t>
      </w:r>
      <w:ins w:id="52" w:author="Laura Sitler" w:date="2023-08-31T10:02:00Z">
        <w:r w:rsidR="00497ED6">
          <w:rPr>
            <w:rFonts w:asciiTheme="minorHAnsi" w:hAnsiTheme="minorHAnsi" w:cstheme="minorHAnsi"/>
            <w:bCs/>
          </w:rPr>
          <w:t xml:space="preserve">for </w:t>
        </w:r>
      </w:ins>
      <w:r>
        <w:rPr>
          <w:rFonts w:asciiTheme="minorHAnsi" w:hAnsiTheme="minorHAnsi" w:cstheme="minorHAnsi"/>
          <w:bCs/>
        </w:rPr>
        <w:t xml:space="preserve">advanced imaging to be performed </w:t>
      </w:r>
      <w:ins w:id="53" w:author="Laura Sitler" w:date="2023-08-31T10:02:00Z">
        <w:r w:rsidR="00497ED6">
          <w:rPr>
            <w:rFonts w:asciiTheme="minorHAnsi" w:hAnsiTheme="minorHAnsi" w:cstheme="minorHAnsi"/>
            <w:bCs/>
          </w:rPr>
          <w:t xml:space="preserve">at the </w:t>
        </w:r>
      </w:ins>
      <w:r>
        <w:rPr>
          <w:rFonts w:asciiTheme="minorHAnsi" w:hAnsiTheme="minorHAnsi" w:cstheme="minorHAnsi"/>
          <w:bCs/>
        </w:rPr>
        <w:t xml:space="preserve">bedside, in nursing homes and assisted living facilities, in a patient’s home, and even in the field. While the image quality is not as high as with fixed MRI, technological advancements and </w:t>
      </w:r>
      <w:del w:id="54" w:author="Laura Sitler" w:date="2023-08-31T10:02:00Z">
        <w:r w:rsidDel="00497ED6">
          <w:rPr>
            <w:rFonts w:asciiTheme="minorHAnsi" w:hAnsiTheme="minorHAnsi" w:cstheme="minorHAnsi"/>
            <w:bCs/>
          </w:rPr>
          <w:delText xml:space="preserve">AI </w:delText>
        </w:r>
      </w:del>
      <w:ins w:id="55" w:author="Laura Sitler" w:date="2023-08-31T10:02:00Z">
        <w:r w:rsidR="00497ED6">
          <w:rPr>
            <w:rFonts w:asciiTheme="minorHAnsi" w:hAnsiTheme="minorHAnsi" w:cstheme="minorHAnsi"/>
            <w:bCs/>
          </w:rPr>
          <w:t xml:space="preserve">artificial intelligence </w:t>
        </w:r>
      </w:ins>
      <w:r>
        <w:rPr>
          <w:rFonts w:asciiTheme="minorHAnsi" w:hAnsiTheme="minorHAnsi" w:cstheme="minorHAnsi"/>
          <w:bCs/>
        </w:rPr>
        <w:t xml:space="preserve">software developments have vastly improved the scan time, image quality, and feasibility of this scanner. </w:t>
      </w:r>
      <w:r w:rsidR="005002D0" w:rsidRPr="000E7BB3">
        <w:rPr>
          <w:rFonts w:asciiTheme="minorHAnsi" w:hAnsiTheme="minorHAnsi" w:cstheme="minorHAnsi"/>
          <w:b/>
          <w:bCs/>
        </w:rPr>
        <w:br w:type="page"/>
      </w:r>
    </w:p>
    <w:p w14:paraId="23324A64" w14:textId="63D58BAC" w:rsidR="005823F4" w:rsidRPr="00560283" w:rsidRDefault="00424701" w:rsidP="001C2D34">
      <w:pPr>
        <w:pStyle w:val="Heading1"/>
        <w:spacing w:line="360" w:lineRule="auto"/>
      </w:pPr>
      <w:r w:rsidRPr="00560283">
        <w:lastRenderedPageBreak/>
        <w:t>Portable Magnetic Resonance Imaging</w:t>
      </w:r>
    </w:p>
    <w:p w14:paraId="5DF4063B" w14:textId="49487BED" w:rsidR="00E33F3D" w:rsidDel="005B705B" w:rsidRDefault="00E33F3D" w:rsidP="001C2D34">
      <w:pPr>
        <w:spacing w:line="360" w:lineRule="auto"/>
        <w:rPr>
          <w:del w:id="56" w:author="Laura Sitler" w:date="2023-08-31T09:41:00Z"/>
          <w:rFonts w:asciiTheme="minorHAnsi" w:hAnsiTheme="minorHAnsi" w:cstheme="minorHAnsi"/>
        </w:rPr>
      </w:pPr>
    </w:p>
    <w:p w14:paraId="1AE03654" w14:textId="53D462A1" w:rsidR="003408D7" w:rsidRDefault="00E33F3D" w:rsidP="001C2D34">
      <w:pPr>
        <w:spacing w:line="360" w:lineRule="auto"/>
        <w:rPr>
          <w:rFonts w:asciiTheme="minorHAnsi" w:hAnsiTheme="minorHAnsi" w:cstheme="minorHAnsi"/>
        </w:rPr>
      </w:pPr>
      <w:commentRangeStart w:id="57"/>
      <w:r w:rsidRPr="001C2D34">
        <w:rPr>
          <w:rFonts w:asciiTheme="minorHAnsi" w:hAnsiTheme="minorHAnsi" w:cstheme="minorHAnsi"/>
          <w:highlight w:val="yellow"/>
        </w:rPr>
        <w:t xml:space="preserve">Magnetic resonance imaging (MRI) is an imaging modality that produces </w:t>
      </w:r>
      <w:del w:id="58" w:author="Laura Sitler" w:date="2023-08-31T10:03:00Z">
        <w:r w:rsidRPr="001C2D34" w:rsidDel="00497ED6">
          <w:rPr>
            <w:rFonts w:asciiTheme="minorHAnsi" w:hAnsiTheme="minorHAnsi" w:cstheme="minorHAnsi"/>
            <w:highlight w:val="yellow"/>
          </w:rPr>
          <w:delText xml:space="preserve">three </w:delText>
        </w:r>
      </w:del>
      <w:ins w:id="59" w:author="Laura Sitler" w:date="2023-08-31T10:03:00Z">
        <w:r w:rsidR="00497ED6">
          <w:rPr>
            <w:rFonts w:asciiTheme="minorHAnsi" w:hAnsiTheme="minorHAnsi" w:cstheme="minorHAnsi"/>
            <w:highlight w:val="yellow"/>
          </w:rPr>
          <w:t>3-</w:t>
        </w:r>
      </w:ins>
      <w:r w:rsidRPr="001C2D34">
        <w:rPr>
          <w:rFonts w:asciiTheme="minorHAnsi" w:hAnsiTheme="minorHAnsi" w:cstheme="minorHAnsi"/>
          <w:highlight w:val="yellow"/>
        </w:rPr>
        <w:t>dimensional detailed images of a patient’s anatomy</w:t>
      </w:r>
      <w:r w:rsidR="00106F13" w:rsidRPr="001C2D34">
        <w:rPr>
          <w:rFonts w:asciiTheme="minorHAnsi" w:hAnsiTheme="minorHAnsi" w:cstheme="minorHAnsi"/>
          <w:highlight w:val="yellow"/>
        </w:rPr>
        <w:t>, especially soft tissue areas such as the brain, breast, and musculoskeletal system</w:t>
      </w:r>
      <w:r w:rsidRPr="001C2D34">
        <w:rPr>
          <w:rFonts w:asciiTheme="minorHAnsi" w:hAnsiTheme="minorHAnsi" w:cstheme="minorHAnsi"/>
          <w:highlight w:val="yellow"/>
        </w:rPr>
        <w:t>.</w:t>
      </w:r>
      <w:r>
        <w:rPr>
          <w:rFonts w:asciiTheme="minorHAnsi" w:hAnsiTheme="minorHAnsi" w:cstheme="minorHAnsi"/>
        </w:rPr>
        <w:t xml:space="preserve"> </w:t>
      </w:r>
      <w:commentRangeEnd w:id="57"/>
      <w:r w:rsidR="00106F13">
        <w:rPr>
          <w:rStyle w:val="CommentReference"/>
        </w:rPr>
        <w:commentReference w:id="57"/>
      </w:r>
      <w:r>
        <w:rPr>
          <w:rFonts w:asciiTheme="minorHAnsi" w:hAnsiTheme="minorHAnsi" w:cstheme="minorHAnsi"/>
        </w:rPr>
        <w:t>The procedure is non-invasive and can be used with or without a contrast medium for disease detection, diagnosis, and treatment monitoring</w:t>
      </w:r>
      <w:ins w:id="60" w:author="Laura Sitler" w:date="2023-08-31T10:14:00Z">
        <w:r w:rsidR="00064F8E">
          <w:rPr>
            <w:rFonts w:asciiTheme="minorHAnsi" w:hAnsiTheme="minorHAnsi" w:cstheme="minorHAnsi"/>
          </w:rPr>
          <w:t>.</w:t>
        </w:r>
        <w:r w:rsidR="00064F8E" w:rsidRPr="00B576C8">
          <w:rPr>
            <w:rFonts w:asciiTheme="minorHAnsi" w:hAnsiTheme="minorHAnsi" w:cstheme="minorHAnsi"/>
            <w:vertAlign w:val="superscript"/>
            <w:rPrChange w:id="61" w:author="Laura Sitler" w:date="2023-08-31T10:17:00Z">
              <w:rPr>
                <w:rFonts w:asciiTheme="minorHAnsi" w:hAnsiTheme="minorHAnsi" w:cstheme="minorHAnsi"/>
              </w:rPr>
            </w:rPrChange>
          </w:rPr>
          <w:t>1</w:t>
        </w:r>
      </w:ins>
      <w:ins w:id="62" w:author="Laura Sitler" w:date="2023-08-31T10:17:00Z">
        <w:r w:rsidR="00B576C8">
          <w:rPr>
            <w:rFonts w:asciiTheme="minorHAnsi" w:hAnsiTheme="minorHAnsi" w:cstheme="minorHAnsi"/>
          </w:rPr>
          <w:t xml:space="preserve"> </w:t>
        </w:r>
      </w:ins>
      <w:del w:id="63" w:author="Laura Sitler" w:date="2023-08-31T10:17:00Z">
        <w:r w:rsidDel="00B576C8">
          <w:rPr>
            <w:rFonts w:asciiTheme="minorHAnsi" w:hAnsiTheme="minorHAnsi" w:cstheme="minorHAnsi"/>
          </w:rPr>
          <w:delText>.</w:delText>
        </w:r>
        <w:bookmarkStart w:id="64" w:name="_Ref141694122"/>
        <w:r w:rsidR="009F5986" w:rsidDel="00B576C8">
          <w:rPr>
            <w:rStyle w:val="EndnoteReference"/>
            <w:rFonts w:asciiTheme="minorHAnsi" w:hAnsiTheme="minorHAnsi" w:cstheme="minorHAnsi"/>
          </w:rPr>
          <w:endnoteReference w:id="1"/>
        </w:r>
        <w:bookmarkEnd w:id="64"/>
        <w:r w:rsidR="009F5986" w:rsidDel="00B576C8">
          <w:rPr>
            <w:rFonts w:asciiTheme="minorHAnsi" w:hAnsiTheme="minorHAnsi" w:cstheme="minorHAnsi"/>
          </w:rPr>
          <w:delText xml:space="preserve"> </w:delText>
        </w:r>
      </w:del>
      <w:r w:rsidR="009F5986">
        <w:rPr>
          <w:rFonts w:asciiTheme="minorHAnsi" w:hAnsiTheme="minorHAnsi" w:cstheme="minorHAnsi"/>
        </w:rPr>
        <w:t>Since its inception, medical imaging professionals have sought to improve the image quality and capabilities of MRI. Until recently, the primary method of improving MRI was to increase the magnetic field strength</w:t>
      </w:r>
      <w:ins w:id="67" w:author="Laura Sitler" w:date="2023-08-31T10:14:00Z">
        <w:r w:rsidR="00064F8E">
          <w:rPr>
            <w:rFonts w:asciiTheme="minorHAnsi" w:hAnsiTheme="minorHAnsi" w:cstheme="minorHAnsi"/>
          </w:rPr>
          <w:t>.</w:t>
        </w:r>
        <w:r w:rsidR="00064F8E" w:rsidRPr="00B576C8">
          <w:rPr>
            <w:rFonts w:asciiTheme="minorHAnsi" w:hAnsiTheme="minorHAnsi" w:cstheme="minorHAnsi"/>
            <w:vertAlign w:val="superscript"/>
            <w:rPrChange w:id="68" w:author="Laura Sitler" w:date="2023-08-31T10:17:00Z">
              <w:rPr>
                <w:rFonts w:asciiTheme="minorHAnsi" w:hAnsiTheme="minorHAnsi" w:cstheme="minorHAnsi"/>
              </w:rPr>
            </w:rPrChange>
          </w:rPr>
          <w:t>2</w:t>
        </w:r>
      </w:ins>
      <w:ins w:id="69" w:author="Laura Sitler" w:date="2023-08-31T10:17:00Z">
        <w:r w:rsidR="00B576C8">
          <w:rPr>
            <w:rFonts w:asciiTheme="minorHAnsi" w:hAnsiTheme="minorHAnsi" w:cstheme="minorHAnsi"/>
          </w:rPr>
          <w:t xml:space="preserve"> </w:t>
        </w:r>
      </w:ins>
      <w:del w:id="70" w:author="Laura Sitler" w:date="2023-08-31T10:17:00Z">
        <w:r w:rsidR="009F5986" w:rsidDel="00B576C8">
          <w:rPr>
            <w:rFonts w:asciiTheme="minorHAnsi" w:hAnsiTheme="minorHAnsi" w:cstheme="minorHAnsi"/>
          </w:rPr>
          <w:delText>.</w:delText>
        </w:r>
        <w:bookmarkStart w:id="71" w:name="_Ref141691147"/>
        <w:r w:rsidR="009F5986" w:rsidDel="00B576C8">
          <w:rPr>
            <w:rStyle w:val="EndnoteReference"/>
            <w:rFonts w:asciiTheme="minorHAnsi" w:hAnsiTheme="minorHAnsi" w:cstheme="minorHAnsi"/>
          </w:rPr>
          <w:endnoteReference w:id="2"/>
        </w:r>
        <w:bookmarkEnd w:id="71"/>
        <w:r w:rsidR="00861CA1" w:rsidDel="00B576C8">
          <w:rPr>
            <w:rFonts w:asciiTheme="minorHAnsi" w:hAnsiTheme="minorHAnsi" w:cstheme="minorHAnsi"/>
          </w:rPr>
          <w:delText xml:space="preserve"> </w:delText>
        </w:r>
      </w:del>
      <w:r w:rsidR="00861CA1">
        <w:rPr>
          <w:rFonts w:asciiTheme="minorHAnsi" w:hAnsiTheme="minorHAnsi" w:cstheme="minorHAnsi"/>
        </w:rPr>
        <w:t>However, these high-field scanners are costly, as they require specialized personnel, use a large amount of electrical power and costly cryogens, and are expensive to purchase and maintain.</w:t>
      </w:r>
      <w:r w:rsidR="006621E8">
        <w:rPr>
          <w:rFonts w:asciiTheme="minorHAnsi" w:hAnsiTheme="minorHAnsi" w:cstheme="minorHAnsi"/>
        </w:rPr>
        <w:fldChar w:fldCharType="begin"/>
      </w:r>
      <w:r w:rsidR="006621E8">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6621E8">
        <w:rPr>
          <w:rFonts w:asciiTheme="minorHAnsi" w:hAnsiTheme="minorHAnsi" w:cstheme="minorHAnsi"/>
        </w:rPr>
      </w:r>
      <w:r w:rsidR="006621E8">
        <w:rPr>
          <w:rFonts w:asciiTheme="minorHAnsi" w:hAnsiTheme="minorHAnsi" w:cstheme="minorHAnsi"/>
        </w:rPr>
        <w:fldChar w:fldCharType="separate"/>
      </w:r>
      <w:r w:rsidR="001D777F" w:rsidRPr="001D777F">
        <w:rPr>
          <w:rStyle w:val="EndnoteReference"/>
        </w:rPr>
        <w:t>2</w:t>
      </w:r>
      <w:r w:rsidR="006621E8">
        <w:rPr>
          <w:rFonts w:asciiTheme="minorHAnsi" w:hAnsiTheme="minorHAnsi" w:cstheme="minorHAnsi"/>
        </w:rPr>
        <w:fldChar w:fldCharType="end"/>
      </w:r>
      <w:r w:rsidR="006621E8">
        <w:rPr>
          <w:rFonts w:asciiTheme="minorHAnsi" w:hAnsiTheme="minorHAnsi" w:cstheme="minorHAnsi"/>
        </w:rPr>
        <w:t xml:space="preserve"> These requirements may mean that MRI is not possible in smaller facilities, rural areas, or low-</w:t>
      </w:r>
      <w:r w:rsidR="00CE4C09">
        <w:rPr>
          <w:rFonts w:asciiTheme="minorHAnsi" w:hAnsiTheme="minorHAnsi" w:cstheme="minorHAnsi"/>
        </w:rPr>
        <w:t xml:space="preserve"> and middle-</w:t>
      </w:r>
      <w:r w:rsidR="006621E8">
        <w:rPr>
          <w:rFonts w:asciiTheme="minorHAnsi" w:hAnsiTheme="minorHAnsi" w:cstheme="minorHAnsi"/>
        </w:rPr>
        <w:t>income countries.</w:t>
      </w:r>
      <w:r w:rsidR="00D84917">
        <w:rPr>
          <w:rFonts w:asciiTheme="minorHAnsi" w:hAnsiTheme="minorHAnsi" w:cstheme="minorHAnsi"/>
        </w:rPr>
        <w:t xml:space="preserve"> As an alternative, low-field MRI</w:t>
      </w:r>
      <w:ins w:id="74" w:author="Laura Sitler" w:date="2023-08-31T10:04:00Z">
        <w:r w:rsidR="00497ED6">
          <w:rPr>
            <w:rFonts w:asciiTheme="minorHAnsi" w:hAnsiTheme="minorHAnsi" w:cstheme="minorHAnsi"/>
          </w:rPr>
          <w:t xml:space="preserve"> machine</w:t>
        </w:r>
      </w:ins>
      <w:r w:rsidR="00D84917">
        <w:rPr>
          <w:rFonts w:asciiTheme="minorHAnsi" w:hAnsiTheme="minorHAnsi" w:cstheme="minorHAnsi"/>
        </w:rPr>
        <w:t>s have recently been introduced that are “portable, cryogen free, easy to use, provide rapid patient loading and unloading, have minimal power requirements, and have relatively low purchase prices and maintenance costs.”</w:t>
      </w:r>
      <w:r w:rsidR="00D84917">
        <w:rPr>
          <w:rFonts w:asciiTheme="minorHAnsi" w:hAnsiTheme="minorHAnsi" w:cstheme="minorHAnsi"/>
        </w:rPr>
        <w:fldChar w:fldCharType="begin"/>
      </w:r>
      <w:r w:rsidR="00D84917">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D84917">
        <w:rPr>
          <w:rFonts w:asciiTheme="minorHAnsi" w:hAnsiTheme="minorHAnsi" w:cstheme="minorHAnsi"/>
        </w:rPr>
      </w:r>
      <w:r w:rsidR="00D84917">
        <w:rPr>
          <w:rFonts w:asciiTheme="minorHAnsi" w:hAnsiTheme="minorHAnsi" w:cstheme="minorHAnsi"/>
        </w:rPr>
        <w:fldChar w:fldCharType="separate"/>
      </w:r>
      <w:r w:rsidR="001D777F" w:rsidRPr="001D777F">
        <w:rPr>
          <w:rStyle w:val="EndnoteReference"/>
        </w:rPr>
        <w:t>2</w:t>
      </w:r>
      <w:r w:rsidR="00D84917">
        <w:rPr>
          <w:rFonts w:asciiTheme="minorHAnsi" w:hAnsiTheme="minorHAnsi" w:cstheme="minorHAnsi"/>
        </w:rPr>
        <w:fldChar w:fldCharType="end"/>
      </w:r>
      <w:r w:rsidR="00507692">
        <w:rPr>
          <w:rFonts w:asciiTheme="minorHAnsi" w:hAnsiTheme="minorHAnsi" w:cstheme="minorHAnsi"/>
        </w:rPr>
        <w:t xml:space="preserve"> These low-field scanners have the potential to revolutionize MRI </w:t>
      </w:r>
      <w:del w:id="75" w:author="Laura Sitler" w:date="2023-08-31T10:04:00Z">
        <w:r w:rsidR="00507692" w:rsidDel="00497ED6">
          <w:rPr>
            <w:rFonts w:asciiTheme="minorHAnsi" w:hAnsiTheme="minorHAnsi" w:cstheme="minorHAnsi"/>
          </w:rPr>
          <w:delText xml:space="preserve">imaging </w:delText>
        </w:r>
      </w:del>
      <w:r w:rsidR="00507692">
        <w:rPr>
          <w:rFonts w:asciiTheme="minorHAnsi" w:hAnsiTheme="minorHAnsi" w:cstheme="minorHAnsi"/>
        </w:rPr>
        <w:t xml:space="preserve">because they offer point-of-care diagnostic capabilities, can be used in a variety of settings thanks to their portability and lower cost, </w:t>
      </w:r>
      <w:r w:rsidR="003A7EA7">
        <w:rPr>
          <w:rFonts w:asciiTheme="minorHAnsi" w:hAnsiTheme="minorHAnsi" w:cstheme="minorHAnsi"/>
        </w:rPr>
        <w:t xml:space="preserve">and even have the potential of being </w:t>
      </w:r>
      <w:del w:id="76" w:author="Laura Sitler" w:date="2023-08-31T10:05:00Z">
        <w:r w:rsidR="003A7EA7" w:rsidDel="00497ED6">
          <w:rPr>
            <w:rFonts w:asciiTheme="minorHAnsi" w:hAnsiTheme="minorHAnsi" w:cstheme="minorHAnsi"/>
          </w:rPr>
          <w:delText xml:space="preserve">utilized </w:delText>
        </w:r>
      </w:del>
      <w:ins w:id="77" w:author="Laura Sitler" w:date="2023-08-31T10:05:00Z">
        <w:r w:rsidR="00497ED6">
          <w:rPr>
            <w:rFonts w:asciiTheme="minorHAnsi" w:hAnsiTheme="minorHAnsi" w:cstheme="minorHAnsi"/>
          </w:rPr>
          <w:t xml:space="preserve">used </w:t>
        </w:r>
      </w:ins>
      <w:r w:rsidR="003A7EA7">
        <w:rPr>
          <w:rFonts w:asciiTheme="minorHAnsi" w:hAnsiTheme="minorHAnsi" w:cstheme="minorHAnsi"/>
        </w:rPr>
        <w:t>in ambulances and on the battlefield in the future.</w:t>
      </w:r>
      <w:r w:rsidR="003A7EA7">
        <w:rPr>
          <w:rFonts w:asciiTheme="minorHAnsi" w:hAnsiTheme="minorHAnsi" w:cstheme="minorHAnsi"/>
        </w:rPr>
        <w:fldChar w:fldCharType="begin"/>
      </w:r>
      <w:r w:rsidR="003A7EA7">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3A7EA7">
        <w:rPr>
          <w:rFonts w:asciiTheme="minorHAnsi" w:hAnsiTheme="minorHAnsi" w:cstheme="minorHAnsi"/>
        </w:rPr>
      </w:r>
      <w:r w:rsidR="003A7EA7">
        <w:rPr>
          <w:rFonts w:asciiTheme="minorHAnsi" w:hAnsiTheme="minorHAnsi" w:cstheme="minorHAnsi"/>
        </w:rPr>
        <w:fldChar w:fldCharType="separate"/>
      </w:r>
      <w:r w:rsidR="001D777F" w:rsidRPr="001D777F">
        <w:rPr>
          <w:rStyle w:val="EndnoteReference"/>
        </w:rPr>
        <w:t>2</w:t>
      </w:r>
      <w:r w:rsidR="003A7EA7">
        <w:rPr>
          <w:rFonts w:asciiTheme="minorHAnsi" w:hAnsiTheme="minorHAnsi" w:cstheme="minorHAnsi"/>
        </w:rPr>
        <w:fldChar w:fldCharType="end"/>
      </w:r>
    </w:p>
    <w:p w14:paraId="14FFA72B" w14:textId="77777777" w:rsidR="00E33F3D" w:rsidRDefault="00E33F3D" w:rsidP="001C2D34">
      <w:pPr>
        <w:spacing w:line="360" w:lineRule="auto"/>
        <w:rPr>
          <w:rFonts w:asciiTheme="minorHAnsi" w:hAnsiTheme="minorHAnsi" w:cstheme="minorHAnsi"/>
          <w:b/>
          <w:bCs/>
        </w:rPr>
      </w:pPr>
    </w:p>
    <w:p w14:paraId="6E002E26" w14:textId="759FF825" w:rsidR="00C939B0" w:rsidRDefault="00E33F3D" w:rsidP="001C2D34">
      <w:pPr>
        <w:pStyle w:val="Heading1"/>
        <w:spacing w:line="360" w:lineRule="auto"/>
      </w:pPr>
      <w:r w:rsidRPr="00E33F3D">
        <w:t>Fixed MRI</w:t>
      </w:r>
    </w:p>
    <w:p w14:paraId="44FCCC80" w14:textId="0903F79E" w:rsidR="00E33F3D" w:rsidRPr="00560283" w:rsidRDefault="00E33F3D" w:rsidP="001C2D34">
      <w:pPr>
        <w:pStyle w:val="Heading2"/>
        <w:spacing w:line="360" w:lineRule="auto"/>
      </w:pPr>
      <w:r w:rsidRPr="00560283">
        <w:t>History of MRI</w:t>
      </w:r>
    </w:p>
    <w:p w14:paraId="60EF39F1" w14:textId="735012B6" w:rsidR="00E451F4" w:rsidRDefault="003A7EA7" w:rsidP="001C2D34">
      <w:pPr>
        <w:spacing w:line="360" w:lineRule="auto"/>
        <w:rPr>
          <w:rFonts w:asciiTheme="minorHAnsi" w:hAnsiTheme="minorHAnsi" w:cstheme="minorHAnsi"/>
        </w:rPr>
      </w:pPr>
      <w:r>
        <w:rPr>
          <w:rFonts w:asciiTheme="minorHAnsi" w:hAnsiTheme="minorHAnsi" w:cstheme="minorHAnsi"/>
        </w:rPr>
        <w:t>Nikola Tesla first described the rotating magnetic field in 1882 and in 1937, Isidor Rabi developed nuclear magnetic resonance (NMR), which earned him the 1944 Nobel Prize in Physics</w:t>
      </w:r>
      <w:ins w:id="78" w:author="Laura Sitler" w:date="2023-08-31T10:14:00Z">
        <w:r w:rsidR="00064F8E">
          <w:rPr>
            <w:rFonts w:asciiTheme="minorHAnsi" w:hAnsiTheme="minorHAnsi" w:cstheme="minorHAnsi"/>
          </w:rPr>
          <w:t>.</w:t>
        </w:r>
        <w:r w:rsidR="00064F8E" w:rsidRPr="00B576C8">
          <w:rPr>
            <w:rFonts w:asciiTheme="minorHAnsi" w:hAnsiTheme="minorHAnsi" w:cstheme="minorHAnsi"/>
            <w:vertAlign w:val="superscript"/>
            <w:rPrChange w:id="79" w:author="Laura Sitler" w:date="2023-08-31T10:17:00Z">
              <w:rPr>
                <w:rFonts w:asciiTheme="minorHAnsi" w:hAnsiTheme="minorHAnsi" w:cstheme="minorHAnsi"/>
              </w:rPr>
            </w:rPrChange>
          </w:rPr>
          <w:t>3</w:t>
        </w:r>
        <w:r w:rsidR="00064F8E">
          <w:rPr>
            <w:rFonts w:asciiTheme="minorHAnsi" w:hAnsiTheme="minorHAnsi" w:cstheme="minorHAnsi"/>
          </w:rPr>
          <w:t xml:space="preserve"> </w:t>
        </w:r>
      </w:ins>
      <w:del w:id="80" w:author="Laura Sitler" w:date="2023-08-31T10:17:00Z">
        <w:r w:rsidDel="00B576C8">
          <w:rPr>
            <w:rFonts w:asciiTheme="minorHAnsi" w:hAnsiTheme="minorHAnsi" w:cstheme="minorHAnsi"/>
          </w:rPr>
          <w:delText>.</w:delText>
        </w:r>
        <w:bookmarkStart w:id="81" w:name="_Ref141693048"/>
        <w:r w:rsidDel="00B576C8">
          <w:rPr>
            <w:rStyle w:val="EndnoteReference"/>
            <w:rFonts w:asciiTheme="minorHAnsi" w:hAnsiTheme="minorHAnsi" w:cstheme="minorHAnsi"/>
          </w:rPr>
          <w:endnoteReference w:id="3"/>
        </w:r>
        <w:bookmarkEnd w:id="81"/>
        <w:r w:rsidDel="00B576C8">
          <w:rPr>
            <w:rFonts w:asciiTheme="minorHAnsi" w:hAnsiTheme="minorHAnsi" w:cstheme="minorHAnsi"/>
          </w:rPr>
          <w:delText xml:space="preserve"> </w:delText>
        </w:r>
      </w:del>
      <w:r>
        <w:rPr>
          <w:rFonts w:asciiTheme="minorHAnsi" w:hAnsiTheme="minorHAnsi" w:cstheme="minorHAnsi"/>
        </w:rPr>
        <w:t>While Rabi’s method was primarily used for chemical substances, in the 1960s Raymond Damadian began investigating the application of NMR on living organisms. In 1971, he determined that using radio waves and measured emissions from hydrogen atoms, he could detect cancerous tissue because it contained more water than healthy tissue.</w:t>
      </w:r>
      <w:r>
        <w:rPr>
          <w:rFonts w:asciiTheme="minorHAnsi" w:hAnsiTheme="minorHAnsi" w:cstheme="minorHAnsi"/>
        </w:rPr>
        <w:fldChar w:fldCharType="begin"/>
      </w:r>
      <w:r>
        <w:rPr>
          <w:rFonts w:asciiTheme="minorHAnsi" w:hAnsiTheme="minorHAnsi" w:cstheme="minorHAnsi"/>
        </w:rPr>
        <w:instrText xml:space="preserve"> NOTEREF _Ref141693048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1D777F" w:rsidRPr="001D777F">
        <w:rPr>
          <w:rStyle w:val="EndnoteReference"/>
        </w:rPr>
        <w:t>3</w:t>
      </w:r>
      <w:r>
        <w:rPr>
          <w:rFonts w:asciiTheme="minorHAnsi" w:hAnsiTheme="minorHAnsi" w:cstheme="minorHAnsi"/>
        </w:rPr>
        <w:fldChar w:fldCharType="end"/>
      </w:r>
      <w:r>
        <w:rPr>
          <w:rFonts w:asciiTheme="minorHAnsi" w:hAnsiTheme="minorHAnsi" w:cstheme="minorHAnsi"/>
        </w:rPr>
        <w:t xml:space="preserve"> Around the same time, Paul Lauterbur, a chemist, was using NMR to create images of vials of water, clams, and green peppers. After Damadian published his 1971 findings, Lauterbur realized his work could be translated to biomedical applications. </w:t>
      </w:r>
      <w:r w:rsidR="008D3490">
        <w:rPr>
          <w:rFonts w:asciiTheme="minorHAnsi" w:hAnsiTheme="minorHAnsi" w:cstheme="minorHAnsi"/>
        </w:rPr>
        <w:t xml:space="preserve">“He was the first to realize that a gradient magnetic field would allow observers to take </w:t>
      </w:r>
      <w:del w:id="84" w:author="Laura Sitler" w:date="2023-08-31T10:06:00Z">
        <w:r w:rsidR="008D3490" w:rsidDel="0000686B">
          <w:rPr>
            <w:rFonts w:asciiTheme="minorHAnsi" w:hAnsiTheme="minorHAnsi" w:cstheme="minorHAnsi"/>
          </w:rPr>
          <w:delText>two</w:delText>
        </w:r>
      </w:del>
      <w:ins w:id="85" w:author="Laura Sitler" w:date="2023-08-31T10:06:00Z">
        <w:r w:rsidR="0000686B">
          <w:rPr>
            <w:rFonts w:asciiTheme="minorHAnsi" w:hAnsiTheme="minorHAnsi" w:cstheme="minorHAnsi"/>
          </w:rPr>
          <w:t>2</w:t>
        </w:r>
      </w:ins>
      <w:r w:rsidR="008D3490">
        <w:rPr>
          <w:rFonts w:asciiTheme="minorHAnsi" w:hAnsiTheme="minorHAnsi" w:cstheme="minorHAnsi"/>
        </w:rPr>
        <w:t xml:space="preserve">-dimensional images of an object, which could then be stacked to create a </w:t>
      </w:r>
      <w:del w:id="86" w:author="Laura Sitler" w:date="2023-08-31T10:06:00Z">
        <w:r w:rsidR="008D3490" w:rsidDel="0000686B">
          <w:rPr>
            <w:rFonts w:asciiTheme="minorHAnsi" w:hAnsiTheme="minorHAnsi" w:cstheme="minorHAnsi"/>
          </w:rPr>
          <w:delText>three</w:delText>
        </w:r>
      </w:del>
      <w:ins w:id="87" w:author="Laura Sitler" w:date="2023-08-31T10:06:00Z">
        <w:r w:rsidR="0000686B">
          <w:rPr>
            <w:rFonts w:asciiTheme="minorHAnsi" w:hAnsiTheme="minorHAnsi" w:cstheme="minorHAnsi"/>
          </w:rPr>
          <w:t>3</w:t>
        </w:r>
      </w:ins>
      <w:r w:rsidR="008D3490">
        <w:rPr>
          <w:rFonts w:asciiTheme="minorHAnsi" w:hAnsiTheme="minorHAnsi" w:cstheme="minorHAnsi"/>
        </w:rPr>
        <w:t>-dimensional view</w:t>
      </w:r>
      <w:del w:id="88" w:author="Laura Sitler" w:date="2023-08-31T10:06:00Z">
        <w:r w:rsidR="008D3490" w:rsidDel="0000686B">
          <w:rPr>
            <w:rFonts w:asciiTheme="minorHAnsi" w:hAnsiTheme="minorHAnsi" w:cstheme="minorHAnsi"/>
          </w:rPr>
          <w:delText xml:space="preserve"> – </w:delText>
        </w:r>
      </w:del>
      <w:ins w:id="89" w:author="Laura Sitler" w:date="2023-08-31T10:06:00Z">
        <w:r w:rsidR="0000686B">
          <w:rPr>
            <w:rFonts w:asciiTheme="minorHAnsi" w:hAnsiTheme="minorHAnsi" w:cstheme="minorHAnsi"/>
          </w:rPr>
          <w:t>—</w:t>
        </w:r>
      </w:ins>
      <w:r w:rsidR="008D3490">
        <w:rPr>
          <w:rFonts w:asciiTheme="minorHAnsi" w:hAnsiTheme="minorHAnsi" w:cstheme="minorHAnsi"/>
        </w:rPr>
        <w:t>an idea he first sketched out on a paper napkin between bites of a Big Boy hamburger.”</w:t>
      </w:r>
      <w:r w:rsidR="008D3490">
        <w:rPr>
          <w:rFonts w:asciiTheme="minorHAnsi" w:hAnsiTheme="minorHAnsi" w:cstheme="minorHAnsi"/>
        </w:rPr>
        <w:fldChar w:fldCharType="begin"/>
      </w:r>
      <w:r w:rsidR="008D3490">
        <w:rPr>
          <w:rFonts w:asciiTheme="minorHAnsi" w:hAnsiTheme="minorHAnsi" w:cstheme="minorHAnsi"/>
        </w:rPr>
        <w:instrText xml:space="preserve"> NOTEREF _Ref141693048 \f \h </w:instrText>
      </w:r>
      <w:r w:rsidR="00C66BE0">
        <w:rPr>
          <w:rFonts w:asciiTheme="minorHAnsi" w:hAnsiTheme="minorHAnsi" w:cstheme="minorHAnsi"/>
        </w:rPr>
        <w:instrText xml:space="preserve"> \* MERGEFORMAT </w:instrText>
      </w:r>
      <w:r w:rsidR="008D3490">
        <w:rPr>
          <w:rFonts w:asciiTheme="minorHAnsi" w:hAnsiTheme="minorHAnsi" w:cstheme="minorHAnsi"/>
        </w:rPr>
      </w:r>
      <w:r w:rsidR="008D3490">
        <w:rPr>
          <w:rFonts w:asciiTheme="minorHAnsi" w:hAnsiTheme="minorHAnsi" w:cstheme="minorHAnsi"/>
        </w:rPr>
        <w:fldChar w:fldCharType="separate"/>
      </w:r>
      <w:r w:rsidR="001D777F" w:rsidRPr="001D777F">
        <w:rPr>
          <w:rStyle w:val="EndnoteReference"/>
        </w:rPr>
        <w:t>3</w:t>
      </w:r>
      <w:r w:rsidR="008D3490">
        <w:rPr>
          <w:rFonts w:asciiTheme="minorHAnsi" w:hAnsiTheme="minorHAnsi" w:cstheme="minorHAnsi"/>
        </w:rPr>
        <w:fldChar w:fldCharType="end"/>
      </w:r>
      <w:r w:rsidR="008D3490">
        <w:rPr>
          <w:rFonts w:asciiTheme="minorHAnsi" w:hAnsiTheme="minorHAnsi" w:cstheme="minorHAnsi"/>
        </w:rPr>
        <w:t xml:space="preserve"> Simultaneously with Damadian and Lauterbur’s work, physicist </w:t>
      </w:r>
      <w:r w:rsidR="008D3490">
        <w:rPr>
          <w:rFonts w:asciiTheme="minorHAnsi" w:hAnsiTheme="minorHAnsi" w:cstheme="minorHAnsi"/>
        </w:rPr>
        <w:lastRenderedPageBreak/>
        <w:t xml:space="preserve">Peter Mansfield was trying to complete scans in minutes rather than hours. He adopted a new technique he called “line scan imaging” and </w:t>
      </w:r>
      <w:r w:rsidR="00E451F4">
        <w:rPr>
          <w:rFonts w:asciiTheme="minorHAnsi" w:hAnsiTheme="minorHAnsi" w:cstheme="minorHAnsi"/>
        </w:rPr>
        <w:t>could</w:t>
      </w:r>
      <w:r w:rsidR="008D3490">
        <w:rPr>
          <w:rFonts w:asciiTheme="minorHAnsi" w:hAnsiTheme="minorHAnsi" w:cstheme="minorHAnsi"/>
        </w:rPr>
        <w:t xml:space="preserve"> capture images of his grad</w:t>
      </w:r>
      <w:ins w:id="90" w:author="Laura Sitler" w:date="2023-08-31T10:07:00Z">
        <w:r w:rsidR="0000686B">
          <w:rPr>
            <w:rFonts w:asciiTheme="minorHAnsi" w:hAnsiTheme="minorHAnsi" w:cstheme="minorHAnsi"/>
          </w:rPr>
          <w:t>uate</w:t>
        </w:r>
      </w:ins>
      <w:r w:rsidR="008D3490">
        <w:rPr>
          <w:rFonts w:asciiTheme="minorHAnsi" w:hAnsiTheme="minorHAnsi" w:cstheme="minorHAnsi"/>
        </w:rPr>
        <w:t xml:space="preserve"> student’s finger in only 15</w:t>
      </w:r>
      <w:del w:id="91" w:author="Laura Sitler" w:date="2023-08-31T10:07:00Z">
        <w:r w:rsidR="008D3490" w:rsidDel="0000686B">
          <w:rPr>
            <w:rFonts w:asciiTheme="minorHAnsi" w:hAnsiTheme="minorHAnsi" w:cstheme="minorHAnsi"/>
          </w:rPr>
          <w:delText>-</w:delText>
        </w:r>
      </w:del>
      <w:ins w:id="92" w:author="Laura Sitler" w:date="2023-08-31T10:07:00Z">
        <w:r w:rsidR="0000686B">
          <w:rPr>
            <w:rFonts w:asciiTheme="minorHAnsi" w:hAnsiTheme="minorHAnsi" w:cstheme="minorHAnsi"/>
          </w:rPr>
          <w:t xml:space="preserve"> to </w:t>
        </w:r>
      </w:ins>
      <w:r w:rsidR="008D3490">
        <w:rPr>
          <w:rFonts w:asciiTheme="minorHAnsi" w:hAnsiTheme="minorHAnsi" w:cstheme="minorHAnsi"/>
        </w:rPr>
        <w:t>23 minutes per section, marking the first time human anatomy was successfully scanned using NMR technology.</w:t>
      </w:r>
      <w:r w:rsidR="008D3490">
        <w:rPr>
          <w:rFonts w:asciiTheme="minorHAnsi" w:hAnsiTheme="minorHAnsi" w:cstheme="minorHAnsi"/>
        </w:rPr>
        <w:fldChar w:fldCharType="begin"/>
      </w:r>
      <w:r w:rsidR="008D3490">
        <w:rPr>
          <w:rFonts w:asciiTheme="minorHAnsi" w:hAnsiTheme="minorHAnsi" w:cstheme="minorHAnsi"/>
        </w:rPr>
        <w:instrText xml:space="preserve"> NOTEREF _Ref141693048 \f \h </w:instrText>
      </w:r>
      <w:r w:rsidR="00C66BE0">
        <w:rPr>
          <w:rFonts w:asciiTheme="minorHAnsi" w:hAnsiTheme="minorHAnsi" w:cstheme="minorHAnsi"/>
        </w:rPr>
        <w:instrText xml:space="preserve"> \* MERGEFORMAT </w:instrText>
      </w:r>
      <w:r w:rsidR="008D3490">
        <w:rPr>
          <w:rFonts w:asciiTheme="minorHAnsi" w:hAnsiTheme="minorHAnsi" w:cstheme="minorHAnsi"/>
        </w:rPr>
      </w:r>
      <w:r w:rsidR="008D3490">
        <w:rPr>
          <w:rFonts w:asciiTheme="minorHAnsi" w:hAnsiTheme="minorHAnsi" w:cstheme="minorHAnsi"/>
        </w:rPr>
        <w:fldChar w:fldCharType="separate"/>
      </w:r>
      <w:r w:rsidR="001D777F" w:rsidRPr="001D777F">
        <w:rPr>
          <w:rStyle w:val="EndnoteReference"/>
        </w:rPr>
        <w:t>3</w:t>
      </w:r>
      <w:r w:rsidR="008D3490">
        <w:rPr>
          <w:rFonts w:asciiTheme="minorHAnsi" w:hAnsiTheme="minorHAnsi" w:cstheme="minorHAnsi"/>
        </w:rPr>
        <w:fldChar w:fldCharType="end"/>
      </w:r>
    </w:p>
    <w:p w14:paraId="04637CDF" w14:textId="77777777" w:rsidR="00E451F4" w:rsidRDefault="00E451F4" w:rsidP="001C2D34">
      <w:pPr>
        <w:spacing w:line="360" w:lineRule="auto"/>
        <w:rPr>
          <w:rFonts w:asciiTheme="minorHAnsi" w:hAnsiTheme="minorHAnsi" w:cstheme="minorHAnsi"/>
        </w:rPr>
      </w:pPr>
    </w:p>
    <w:p w14:paraId="29A0889F" w14:textId="4810890F" w:rsidR="00E33F3D" w:rsidRPr="00E33F3D" w:rsidRDefault="00E451F4" w:rsidP="001C2D34">
      <w:pPr>
        <w:spacing w:line="360" w:lineRule="auto"/>
        <w:rPr>
          <w:rFonts w:asciiTheme="minorHAnsi" w:hAnsiTheme="minorHAnsi" w:cstheme="minorHAnsi"/>
        </w:rPr>
      </w:pPr>
      <w:r>
        <w:rPr>
          <w:rFonts w:asciiTheme="minorHAnsi" w:hAnsiTheme="minorHAnsi" w:cstheme="minorHAnsi"/>
        </w:rPr>
        <w:t>Indomitable, the first full-body scanner, was designed by Damadian</w:t>
      </w:r>
      <w:r w:rsidR="00665AA2">
        <w:rPr>
          <w:rFonts w:asciiTheme="minorHAnsi" w:hAnsiTheme="minorHAnsi" w:cstheme="minorHAnsi"/>
        </w:rPr>
        <w:t>. It was a 1.5-ton machine that required the “patient” to wear a cardboard-backed antenna coil and lay inside the scanner. The first attempt on Damadian himself was unsuccessful; however, his grad</w:t>
      </w:r>
      <w:ins w:id="93" w:author="Laura Sitler" w:date="2023-08-31T10:07:00Z">
        <w:r w:rsidR="0000686B">
          <w:rPr>
            <w:rFonts w:asciiTheme="minorHAnsi" w:hAnsiTheme="minorHAnsi" w:cstheme="minorHAnsi"/>
          </w:rPr>
          <w:t>uate</w:t>
        </w:r>
      </w:ins>
      <w:r w:rsidR="00665AA2">
        <w:rPr>
          <w:rFonts w:asciiTheme="minorHAnsi" w:hAnsiTheme="minorHAnsi" w:cstheme="minorHAnsi"/>
        </w:rPr>
        <w:t xml:space="preserve"> student volunteered to try once it was determined Damadian had no side</w:t>
      </w:r>
      <w:del w:id="94" w:author="Laura Sitler" w:date="2023-08-31T10:10:00Z">
        <w:r w:rsidR="00665AA2" w:rsidDel="00323B8D">
          <w:rPr>
            <w:rFonts w:asciiTheme="minorHAnsi" w:hAnsiTheme="minorHAnsi" w:cstheme="minorHAnsi"/>
          </w:rPr>
          <w:delText>-</w:delText>
        </w:r>
      </w:del>
      <w:ins w:id="95" w:author="Laura Sitler" w:date="2023-08-31T10:10:00Z">
        <w:r w:rsidR="00323B8D">
          <w:rPr>
            <w:rFonts w:asciiTheme="minorHAnsi" w:hAnsiTheme="minorHAnsi" w:cstheme="minorHAnsi"/>
          </w:rPr>
          <w:t xml:space="preserve"> </w:t>
        </w:r>
      </w:ins>
      <w:r w:rsidR="00665AA2">
        <w:rPr>
          <w:rFonts w:asciiTheme="minorHAnsi" w:hAnsiTheme="minorHAnsi" w:cstheme="minorHAnsi"/>
        </w:rPr>
        <w:t>effects</w:t>
      </w:r>
      <w:ins w:id="96" w:author="Laura Sitler" w:date="2023-08-31T10:10:00Z">
        <w:r w:rsidR="00323B8D">
          <w:rPr>
            <w:rFonts w:asciiTheme="minorHAnsi" w:hAnsiTheme="minorHAnsi" w:cstheme="minorHAnsi"/>
          </w:rPr>
          <w:t xml:space="preserve"> from the imaging procedure</w:t>
        </w:r>
      </w:ins>
      <w:r w:rsidR="00665AA2">
        <w:rPr>
          <w:rFonts w:asciiTheme="minorHAnsi" w:hAnsiTheme="minorHAnsi" w:cstheme="minorHAnsi"/>
        </w:rPr>
        <w:t xml:space="preserve">. This scan was successful, providing a </w:t>
      </w:r>
      <w:del w:id="97" w:author="Laura Sitler" w:date="2023-08-31T10:11:00Z">
        <w:r w:rsidR="00665AA2" w:rsidDel="00323B8D">
          <w:rPr>
            <w:rFonts w:asciiTheme="minorHAnsi" w:hAnsiTheme="minorHAnsi" w:cstheme="minorHAnsi"/>
          </w:rPr>
          <w:delText>two</w:delText>
        </w:r>
      </w:del>
      <w:ins w:id="98" w:author="Laura Sitler" w:date="2023-08-31T10:11:00Z">
        <w:r w:rsidR="00323B8D">
          <w:rPr>
            <w:rFonts w:asciiTheme="minorHAnsi" w:hAnsiTheme="minorHAnsi" w:cstheme="minorHAnsi"/>
          </w:rPr>
          <w:t>2</w:t>
        </w:r>
      </w:ins>
      <w:r w:rsidR="00665AA2">
        <w:rPr>
          <w:rFonts w:asciiTheme="minorHAnsi" w:hAnsiTheme="minorHAnsi" w:cstheme="minorHAnsi"/>
        </w:rPr>
        <w:t>-dimensional image of the student’s chest. The team hypothesized the second scan was successful because the student was thinner and had less body fat than Damadian.</w:t>
      </w:r>
      <w:r w:rsidR="00665AA2">
        <w:rPr>
          <w:rFonts w:asciiTheme="minorHAnsi" w:hAnsiTheme="minorHAnsi" w:cstheme="minorHAnsi"/>
        </w:rPr>
        <w:fldChar w:fldCharType="begin"/>
      </w:r>
      <w:r w:rsidR="00665AA2">
        <w:rPr>
          <w:rFonts w:asciiTheme="minorHAnsi" w:hAnsiTheme="minorHAnsi" w:cstheme="minorHAnsi"/>
        </w:rPr>
        <w:instrText xml:space="preserve"> NOTEREF _Ref141693048 \f \h </w:instrText>
      </w:r>
      <w:r w:rsidR="00C66BE0">
        <w:rPr>
          <w:rFonts w:asciiTheme="minorHAnsi" w:hAnsiTheme="minorHAnsi" w:cstheme="minorHAnsi"/>
        </w:rPr>
        <w:instrText xml:space="preserve"> \* MERGEFORMAT </w:instrText>
      </w:r>
      <w:r w:rsidR="00665AA2">
        <w:rPr>
          <w:rFonts w:asciiTheme="minorHAnsi" w:hAnsiTheme="minorHAnsi" w:cstheme="minorHAnsi"/>
        </w:rPr>
      </w:r>
      <w:r w:rsidR="00665AA2">
        <w:rPr>
          <w:rFonts w:asciiTheme="minorHAnsi" w:hAnsiTheme="minorHAnsi" w:cstheme="minorHAnsi"/>
        </w:rPr>
        <w:fldChar w:fldCharType="separate"/>
      </w:r>
      <w:r w:rsidR="001D777F" w:rsidRPr="001D777F">
        <w:rPr>
          <w:rStyle w:val="EndnoteReference"/>
        </w:rPr>
        <w:t>3</w:t>
      </w:r>
      <w:r w:rsidR="00665AA2">
        <w:rPr>
          <w:rFonts w:asciiTheme="minorHAnsi" w:hAnsiTheme="minorHAnsi" w:cstheme="minorHAnsi"/>
        </w:rPr>
        <w:fldChar w:fldCharType="end"/>
      </w:r>
      <w:r w:rsidR="00665AA2">
        <w:rPr>
          <w:rFonts w:asciiTheme="minorHAnsi" w:hAnsiTheme="minorHAnsi" w:cstheme="minorHAnsi"/>
        </w:rPr>
        <w:t xml:space="preserve"> Eventually Damadian’s methods were deemed too slow for routine use and </w:t>
      </w:r>
      <w:ins w:id="99" w:author="Laura Sitler" w:date="2023-08-31T10:12:00Z">
        <w:r w:rsidR="00323B8D">
          <w:rPr>
            <w:rFonts w:asciiTheme="minorHAnsi" w:hAnsiTheme="minorHAnsi" w:cstheme="minorHAnsi"/>
          </w:rPr>
          <w:t xml:space="preserve">the methods of </w:t>
        </w:r>
      </w:ins>
      <w:r w:rsidR="00665AA2">
        <w:rPr>
          <w:rFonts w:asciiTheme="minorHAnsi" w:hAnsiTheme="minorHAnsi" w:cstheme="minorHAnsi"/>
        </w:rPr>
        <w:t>Lauterbur and Mansfield</w:t>
      </w:r>
      <w:del w:id="100" w:author="Laura Sitler" w:date="2023-08-31T10:12:00Z">
        <w:r w:rsidR="00665AA2" w:rsidDel="00323B8D">
          <w:rPr>
            <w:rFonts w:asciiTheme="minorHAnsi" w:hAnsiTheme="minorHAnsi" w:cstheme="minorHAnsi"/>
          </w:rPr>
          <w:delText xml:space="preserve">’s methods </w:delText>
        </w:r>
      </w:del>
      <w:ins w:id="101" w:author="Laura Sitler" w:date="2023-08-31T10:12:00Z">
        <w:r w:rsidR="00323B8D">
          <w:rPr>
            <w:rFonts w:asciiTheme="minorHAnsi" w:hAnsiTheme="minorHAnsi" w:cstheme="minorHAnsi"/>
          </w:rPr>
          <w:t xml:space="preserve"> </w:t>
        </w:r>
      </w:ins>
      <w:r w:rsidR="00665AA2">
        <w:rPr>
          <w:rFonts w:asciiTheme="minorHAnsi" w:hAnsiTheme="minorHAnsi" w:cstheme="minorHAnsi"/>
        </w:rPr>
        <w:t>were adopted, earning them the 2003 Nobel Prize in Medicine.</w:t>
      </w:r>
      <w:r w:rsidR="00665AA2">
        <w:rPr>
          <w:rFonts w:asciiTheme="minorHAnsi" w:hAnsiTheme="minorHAnsi" w:cstheme="minorHAnsi"/>
        </w:rPr>
        <w:fldChar w:fldCharType="begin"/>
      </w:r>
      <w:r w:rsidR="00665AA2">
        <w:rPr>
          <w:rFonts w:asciiTheme="minorHAnsi" w:hAnsiTheme="minorHAnsi" w:cstheme="minorHAnsi"/>
        </w:rPr>
        <w:instrText xml:space="preserve"> NOTEREF _Ref141693048 \f \h </w:instrText>
      </w:r>
      <w:r w:rsidR="00C66BE0">
        <w:rPr>
          <w:rFonts w:asciiTheme="minorHAnsi" w:hAnsiTheme="minorHAnsi" w:cstheme="minorHAnsi"/>
        </w:rPr>
        <w:instrText xml:space="preserve"> \* MERGEFORMAT </w:instrText>
      </w:r>
      <w:r w:rsidR="00665AA2">
        <w:rPr>
          <w:rFonts w:asciiTheme="minorHAnsi" w:hAnsiTheme="minorHAnsi" w:cstheme="minorHAnsi"/>
        </w:rPr>
      </w:r>
      <w:r w:rsidR="00665AA2">
        <w:rPr>
          <w:rFonts w:asciiTheme="minorHAnsi" w:hAnsiTheme="minorHAnsi" w:cstheme="minorHAnsi"/>
        </w:rPr>
        <w:fldChar w:fldCharType="separate"/>
      </w:r>
      <w:r w:rsidR="001D777F" w:rsidRPr="001D777F">
        <w:rPr>
          <w:rStyle w:val="EndnoteReference"/>
        </w:rPr>
        <w:t>3</w:t>
      </w:r>
      <w:r w:rsidR="00665AA2">
        <w:rPr>
          <w:rFonts w:asciiTheme="minorHAnsi" w:hAnsiTheme="minorHAnsi" w:cstheme="minorHAnsi"/>
        </w:rPr>
        <w:fldChar w:fldCharType="end"/>
      </w:r>
      <w:r w:rsidR="008D3490">
        <w:rPr>
          <w:rFonts w:asciiTheme="minorHAnsi" w:hAnsiTheme="minorHAnsi" w:cstheme="minorHAnsi"/>
        </w:rPr>
        <w:t xml:space="preserve"> </w:t>
      </w:r>
      <w:r w:rsidR="007A0381">
        <w:rPr>
          <w:rFonts w:asciiTheme="minorHAnsi" w:hAnsiTheme="minorHAnsi" w:cstheme="minorHAnsi"/>
        </w:rPr>
        <w:t xml:space="preserve">Clinical-grade scanners became more commonplace in the 1980s after they were approved by the </w:t>
      </w:r>
      <w:ins w:id="102" w:author="Laura Sitler" w:date="2023-08-31T10:12:00Z">
        <w:r w:rsidR="00323B8D">
          <w:rPr>
            <w:rFonts w:asciiTheme="minorHAnsi" w:hAnsiTheme="minorHAnsi" w:cstheme="minorHAnsi"/>
          </w:rPr>
          <w:t xml:space="preserve">US Food and Drug Administration </w:t>
        </w:r>
      </w:ins>
      <w:ins w:id="103" w:author="Laura Sitler" w:date="2023-08-31T10:13:00Z">
        <w:r w:rsidR="00323B8D">
          <w:rPr>
            <w:rFonts w:asciiTheme="minorHAnsi" w:hAnsiTheme="minorHAnsi" w:cstheme="minorHAnsi"/>
          </w:rPr>
          <w:t>(</w:t>
        </w:r>
      </w:ins>
      <w:r w:rsidR="007A0381">
        <w:rPr>
          <w:rFonts w:asciiTheme="minorHAnsi" w:hAnsiTheme="minorHAnsi" w:cstheme="minorHAnsi"/>
        </w:rPr>
        <w:t>FDA</w:t>
      </w:r>
      <w:ins w:id="104" w:author="Laura Sitler" w:date="2023-08-31T10:13:00Z">
        <w:r w:rsidR="00323B8D">
          <w:rPr>
            <w:rFonts w:asciiTheme="minorHAnsi" w:hAnsiTheme="minorHAnsi" w:cstheme="minorHAnsi"/>
          </w:rPr>
          <w:t>)</w:t>
        </w:r>
      </w:ins>
      <w:r w:rsidR="007A0381">
        <w:rPr>
          <w:rFonts w:asciiTheme="minorHAnsi" w:hAnsiTheme="minorHAnsi" w:cstheme="minorHAnsi"/>
        </w:rPr>
        <w:t>.</w:t>
      </w:r>
      <w:r w:rsidR="007A0381">
        <w:rPr>
          <w:rFonts w:asciiTheme="minorHAnsi" w:hAnsiTheme="minorHAnsi" w:cstheme="minorHAnsi"/>
        </w:rPr>
        <w:fldChar w:fldCharType="begin"/>
      </w:r>
      <w:r w:rsidR="007A0381">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7A0381">
        <w:rPr>
          <w:rFonts w:asciiTheme="minorHAnsi" w:hAnsiTheme="minorHAnsi" w:cstheme="minorHAnsi"/>
        </w:rPr>
      </w:r>
      <w:r w:rsidR="007A0381">
        <w:rPr>
          <w:rFonts w:asciiTheme="minorHAnsi" w:hAnsiTheme="minorHAnsi" w:cstheme="minorHAnsi"/>
        </w:rPr>
        <w:fldChar w:fldCharType="separate"/>
      </w:r>
      <w:r w:rsidR="001D777F" w:rsidRPr="001D777F">
        <w:rPr>
          <w:rStyle w:val="EndnoteReference"/>
        </w:rPr>
        <w:t>2</w:t>
      </w:r>
      <w:r w:rsidR="007A0381">
        <w:rPr>
          <w:rFonts w:asciiTheme="minorHAnsi" w:hAnsiTheme="minorHAnsi" w:cstheme="minorHAnsi"/>
        </w:rPr>
        <w:fldChar w:fldCharType="end"/>
      </w:r>
    </w:p>
    <w:p w14:paraId="133E9624" w14:textId="77777777" w:rsidR="00E33F3D" w:rsidRDefault="00E33F3D" w:rsidP="001C2D34">
      <w:pPr>
        <w:spacing w:line="360" w:lineRule="auto"/>
        <w:rPr>
          <w:rFonts w:asciiTheme="minorHAnsi" w:hAnsiTheme="minorHAnsi" w:cstheme="minorHAnsi"/>
          <w:b/>
          <w:bCs/>
        </w:rPr>
      </w:pPr>
    </w:p>
    <w:p w14:paraId="3AAC97DD" w14:textId="695FEEE4" w:rsidR="00E33F3D" w:rsidRDefault="00E33F3D" w:rsidP="001C2D34">
      <w:pPr>
        <w:pStyle w:val="Heading2"/>
        <w:spacing w:line="360" w:lineRule="auto"/>
      </w:pPr>
      <w:commentRangeStart w:id="105"/>
      <w:r w:rsidRPr="006C772F">
        <w:rPr>
          <w:highlight w:val="yellow"/>
        </w:rPr>
        <w:t>Explanation of Fixed MRI</w:t>
      </w:r>
      <w:commentRangeEnd w:id="105"/>
      <w:r w:rsidR="006C772F">
        <w:rPr>
          <w:rStyle w:val="CommentReference"/>
        </w:rPr>
        <w:commentReference w:id="105"/>
      </w:r>
    </w:p>
    <w:p w14:paraId="1BDFA9FD" w14:textId="07991E2E" w:rsidR="00E33F3D" w:rsidRDefault="006D7400" w:rsidP="001C2D34">
      <w:pPr>
        <w:spacing w:line="360" w:lineRule="auto"/>
        <w:rPr>
          <w:rFonts w:asciiTheme="minorHAnsi" w:hAnsiTheme="minorHAnsi" w:cstheme="minorHAnsi"/>
        </w:rPr>
      </w:pPr>
      <w:r>
        <w:rPr>
          <w:rFonts w:asciiTheme="minorHAnsi" w:hAnsiTheme="minorHAnsi" w:cstheme="minorHAnsi"/>
        </w:rPr>
        <w:t>Unlike computed tomography (CT) or diagnostic radiography, MRI scans do not use ionizing radiation. Instead,</w:t>
      </w:r>
      <w:r w:rsidR="00391507">
        <w:rPr>
          <w:rFonts w:asciiTheme="minorHAnsi" w:hAnsiTheme="minorHAnsi" w:cstheme="minorHAnsi"/>
        </w:rPr>
        <w:t xml:space="preserve"> </w:t>
      </w:r>
      <w:commentRangeStart w:id="106"/>
      <w:r w:rsidR="00391507" w:rsidRPr="001C2D34">
        <w:rPr>
          <w:rFonts w:asciiTheme="minorHAnsi" w:hAnsiTheme="minorHAnsi" w:cstheme="minorHAnsi"/>
          <w:highlight w:val="green"/>
        </w:rPr>
        <w:t>MRI</w:t>
      </w:r>
      <w:del w:id="107" w:author="Laura Sitler" w:date="2023-08-31T10:26:00Z">
        <w:r w:rsidR="00391507" w:rsidRPr="001C2D34" w:rsidDel="00CA30FA">
          <w:rPr>
            <w:rFonts w:asciiTheme="minorHAnsi" w:hAnsiTheme="minorHAnsi" w:cstheme="minorHAnsi"/>
            <w:highlight w:val="green"/>
          </w:rPr>
          <w:delText>s</w:delText>
        </w:r>
      </w:del>
      <w:r w:rsidR="00391507" w:rsidRPr="001C2D34">
        <w:rPr>
          <w:rFonts w:asciiTheme="minorHAnsi" w:hAnsiTheme="minorHAnsi" w:cstheme="minorHAnsi"/>
          <w:highlight w:val="green"/>
        </w:rPr>
        <w:t xml:space="preserve"> use</w:t>
      </w:r>
      <w:ins w:id="108" w:author="Laura Sitler" w:date="2023-08-31T10:26:00Z">
        <w:r w:rsidR="00CA30FA">
          <w:rPr>
            <w:rFonts w:asciiTheme="minorHAnsi" w:hAnsiTheme="minorHAnsi" w:cstheme="minorHAnsi"/>
            <w:highlight w:val="green"/>
          </w:rPr>
          <w:t>s</w:t>
        </w:r>
      </w:ins>
      <w:r w:rsidR="00391507" w:rsidRPr="001C2D34">
        <w:rPr>
          <w:rFonts w:asciiTheme="minorHAnsi" w:hAnsiTheme="minorHAnsi" w:cstheme="minorHAnsi"/>
          <w:highlight w:val="green"/>
        </w:rPr>
        <w:t xml:space="preserve"> </w:t>
      </w:r>
      <w:commentRangeStart w:id="109"/>
      <w:r w:rsidR="00391507" w:rsidRPr="001C2D34">
        <w:rPr>
          <w:rFonts w:asciiTheme="minorHAnsi" w:hAnsiTheme="minorHAnsi" w:cstheme="minorHAnsi"/>
          <w:highlight w:val="green"/>
        </w:rPr>
        <w:t xml:space="preserve">powerful magnets that produce a strong magnetic field, forcing protons in the body to align with the field. </w:t>
      </w:r>
      <w:del w:id="110" w:author="Laura Sitler" w:date="2023-08-31T12:55:00Z">
        <w:r w:rsidR="00391507" w:rsidRPr="001C2D34" w:rsidDel="00EF32A2">
          <w:rPr>
            <w:rFonts w:asciiTheme="minorHAnsi" w:hAnsiTheme="minorHAnsi" w:cstheme="minorHAnsi"/>
            <w:highlight w:val="green"/>
          </w:rPr>
          <w:delText xml:space="preserve">When a </w:delText>
        </w:r>
      </w:del>
      <w:ins w:id="111" w:author="Laura Sitler" w:date="2023-08-31T12:55:00Z">
        <w:r w:rsidR="00EF32A2">
          <w:rPr>
            <w:rFonts w:asciiTheme="minorHAnsi" w:hAnsiTheme="minorHAnsi" w:cstheme="minorHAnsi"/>
            <w:highlight w:val="green"/>
          </w:rPr>
          <w:t xml:space="preserve">A </w:t>
        </w:r>
      </w:ins>
      <w:r w:rsidR="00391507" w:rsidRPr="001C2D34">
        <w:rPr>
          <w:rFonts w:asciiTheme="minorHAnsi" w:hAnsiTheme="minorHAnsi" w:cstheme="minorHAnsi"/>
          <w:highlight w:val="green"/>
        </w:rPr>
        <w:t xml:space="preserve">current of radio waves is </w:t>
      </w:r>
      <w:ins w:id="112" w:author="Laura Sitler" w:date="2023-08-31T12:55:00Z">
        <w:r w:rsidR="00EF32A2">
          <w:rPr>
            <w:rFonts w:asciiTheme="minorHAnsi" w:hAnsiTheme="minorHAnsi" w:cstheme="minorHAnsi"/>
            <w:highlight w:val="green"/>
          </w:rPr>
          <w:t xml:space="preserve">then </w:t>
        </w:r>
      </w:ins>
      <w:r w:rsidR="00391507" w:rsidRPr="001C2D34">
        <w:rPr>
          <w:rFonts w:asciiTheme="minorHAnsi" w:hAnsiTheme="minorHAnsi" w:cstheme="minorHAnsi"/>
          <w:highlight w:val="green"/>
        </w:rPr>
        <w:t xml:space="preserve">pulsed through the patient, </w:t>
      </w:r>
      <w:ins w:id="113" w:author="Laura Sitler" w:date="2023-08-31T12:55:00Z">
        <w:r w:rsidR="00EF32A2">
          <w:rPr>
            <w:rFonts w:asciiTheme="minorHAnsi" w:hAnsiTheme="minorHAnsi" w:cstheme="minorHAnsi"/>
            <w:highlight w:val="green"/>
          </w:rPr>
          <w:t xml:space="preserve">stimulating </w:t>
        </w:r>
      </w:ins>
      <w:r w:rsidR="00391507" w:rsidRPr="001C2D34">
        <w:rPr>
          <w:rFonts w:asciiTheme="minorHAnsi" w:hAnsiTheme="minorHAnsi" w:cstheme="minorHAnsi"/>
          <w:highlight w:val="green"/>
        </w:rPr>
        <w:t>the protons</w:t>
      </w:r>
      <w:del w:id="114" w:author="Laura Sitler" w:date="2023-08-31T12:55:00Z">
        <w:r w:rsidR="00391507" w:rsidRPr="001C2D34" w:rsidDel="00EF32A2">
          <w:rPr>
            <w:rFonts w:asciiTheme="minorHAnsi" w:hAnsiTheme="minorHAnsi" w:cstheme="minorHAnsi"/>
            <w:highlight w:val="green"/>
          </w:rPr>
          <w:delText xml:space="preserve"> are stimulated</w:delText>
        </w:r>
      </w:del>
      <w:r w:rsidR="00391507" w:rsidRPr="001C2D34">
        <w:rPr>
          <w:rFonts w:asciiTheme="minorHAnsi" w:hAnsiTheme="minorHAnsi" w:cstheme="minorHAnsi"/>
          <w:highlight w:val="green"/>
        </w:rPr>
        <w:t>,</w:t>
      </w:r>
      <w:ins w:id="115" w:author="Laura Sitler" w:date="2023-08-31T12:56:00Z">
        <w:r w:rsidR="00EF32A2">
          <w:rPr>
            <w:rFonts w:asciiTheme="minorHAnsi" w:hAnsiTheme="minorHAnsi" w:cstheme="minorHAnsi"/>
            <w:highlight w:val="green"/>
          </w:rPr>
          <w:t xml:space="preserve"> which then</w:t>
        </w:r>
      </w:ins>
      <w:r w:rsidR="00391507" w:rsidRPr="001C2D34">
        <w:rPr>
          <w:rFonts w:asciiTheme="minorHAnsi" w:hAnsiTheme="minorHAnsi" w:cstheme="minorHAnsi"/>
          <w:highlight w:val="green"/>
        </w:rPr>
        <w:t xml:space="preserve"> </w:t>
      </w:r>
      <w:del w:id="116" w:author="Laura Sitler" w:date="2023-08-31T12:56:00Z">
        <w:r w:rsidR="00391507" w:rsidRPr="001C2D34" w:rsidDel="00EF32A2">
          <w:rPr>
            <w:rFonts w:asciiTheme="minorHAnsi" w:hAnsiTheme="minorHAnsi" w:cstheme="minorHAnsi"/>
            <w:highlight w:val="green"/>
          </w:rPr>
          <w:delText xml:space="preserve">spinning </w:delText>
        </w:r>
      </w:del>
      <w:ins w:id="117" w:author="Laura Sitler" w:date="2023-08-31T12:56:00Z">
        <w:r w:rsidR="00EF32A2">
          <w:rPr>
            <w:rFonts w:asciiTheme="minorHAnsi" w:hAnsiTheme="minorHAnsi" w:cstheme="minorHAnsi"/>
            <w:highlight w:val="green"/>
          </w:rPr>
          <w:t xml:space="preserve">spin </w:t>
        </w:r>
      </w:ins>
      <w:r w:rsidR="00391507" w:rsidRPr="001C2D34">
        <w:rPr>
          <w:rFonts w:asciiTheme="minorHAnsi" w:hAnsiTheme="minorHAnsi" w:cstheme="minorHAnsi"/>
          <w:highlight w:val="green"/>
        </w:rPr>
        <w:t>out of equilibrium</w:t>
      </w:r>
      <w:del w:id="118" w:author="Laura Sitler" w:date="2023-08-31T12:56:00Z">
        <w:r w:rsidR="00391507" w:rsidRPr="001C2D34" w:rsidDel="00EF32A2">
          <w:rPr>
            <w:rFonts w:asciiTheme="minorHAnsi" w:hAnsiTheme="minorHAnsi" w:cstheme="minorHAnsi"/>
            <w:highlight w:val="green"/>
          </w:rPr>
          <w:delText>,</w:delText>
        </w:r>
      </w:del>
      <w:r w:rsidR="00391507" w:rsidRPr="001C2D34">
        <w:rPr>
          <w:rFonts w:asciiTheme="minorHAnsi" w:hAnsiTheme="minorHAnsi" w:cstheme="minorHAnsi"/>
          <w:highlight w:val="green"/>
        </w:rPr>
        <w:t xml:space="preserve"> </w:t>
      </w:r>
      <w:ins w:id="119" w:author="Laura Sitler" w:date="2023-08-31T10:26:00Z">
        <w:r w:rsidR="008D6C5F">
          <w:rPr>
            <w:rFonts w:asciiTheme="minorHAnsi" w:hAnsiTheme="minorHAnsi" w:cstheme="minorHAnsi"/>
            <w:highlight w:val="green"/>
          </w:rPr>
          <w:t xml:space="preserve">and </w:t>
        </w:r>
      </w:ins>
      <w:del w:id="120" w:author="Laura Sitler" w:date="2023-08-31T12:56:00Z">
        <w:r w:rsidR="00391507" w:rsidRPr="001C2D34" w:rsidDel="00EF32A2">
          <w:rPr>
            <w:rFonts w:asciiTheme="minorHAnsi" w:hAnsiTheme="minorHAnsi" w:cstheme="minorHAnsi"/>
            <w:highlight w:val="green"/>
          </w:rPr>
          <w:delText xml:space="preserve">causing them to </w:delText>
        </w:r>
      </w:del>
      <w:r w:rsidR="00391507" w:rsidRPr="001C2D34">
        <w:rPr>
          <w:rFonts w:asciiTheme="minorHAnsi" w:hAnsiTheme="minorHAnsi" w:cstheme="minorHAnsi"/>
          <w:highlight w:val="green"/>
        </w:rPr>
        <w:t>strain against the pull of the magnetic field</w:t>
      </w:r>
      <w:commentRangeEnd w:id="109"/>
      <w:r w:rsidR="00EF32A2">
        <w:rPr>
          <w:rStyle w:val="CommentReference"/>
        </w:rPr>
        <w:commentReference w:id="109"/>
      </w:r>
      <w:r w:rsidR="00391507" w:rsidRPr="001C2D34">
        <w:rPr>
          <w:rFonts w:asciiTheme="minorHAnsi" w:hAnsiTheme="minorHAnsi" w:cstheme="minorHAnsi"/>
          <w:highlight w:val="green"/>
        </w:rPr>
        <w:t>.</w:t>
      </w:r>
      <w:r w:rsidR="00391507">
        <w:rPr>
          <w:rFonts w:asciiTheme="minorHAnsi" w:hAnsiTheme="minorHAnsi" w:cstheme="minorHAnsi"/>
        </w:rPr>
        <w:fldChar w:fldCharType="begin"/>
      </w:r>
      <w:r w:rsidR="00391507">
        <w:rPr>
          <w:rFonts w:asciiTheme="minorHAnsi" w:hAnsiTheme="minorHAnsi" w:cstheme="minorHAnsi"/>
        </w:rPr>
        <w:instrText xml:space="preserve"> NOTEREF _Ref141694122 \f \h </w:instrText>
      </w:r>
      <w:r w:rsidR="00C66BE0">
        <w:rPr>
          <w:rFonts w:asciiTheme="minorHAnsi" w:hAnsiTheme="minorHAnsi" w:cstheme="minorHAnsi"/>
        </w:rPr>
        <w:instrText xml:space="preserve"> \* MERGEFORMAT </w:instrText>
      </w:r>
      <w:r w:rsidR="00391507">
        <w:rPr>
          <w:rFonts w:asciiTheme="minorHAnsi" w:hAnsiTheme="minorHAnsi" w:cstheme="minorHAnsi"/>
        </w:rPr>
      </w:r>
      <w:r w:rsidR="00391507">
        <w:rPr>
          <w:rFonts w:asciiTheme="minorHAnsi" w:hAnsiTheme="minorHAnsi" w:cstheme="minorHAnsi"/>
        </w:rPr>
        <w:fldChar w:fldCharType="separate"/>
      </w:r>
      <w:r w:rsidR="001D777F" w:rsidRPr="001D777F">
        <w:rPr>
          <w:rStyle w:val="EndnoteReference"/>
        </w:rPr>
        <w:t>1</w:t>
      </w:r>
      <w:r w:rsidR="00391507">
        <w:rPr>
          <w:rFonts w:asciiTheme="minorHAnsi" w:hAnsiTheme="minorHAnsi" w:cstheme="minorHAnsi"/>
        </w:rPr>
        <w:fldChar w:fldCharType="end"/>
      </w:r>
      <w:r w:rsidR="00391507">
        <w:rPr>
          <w:rFonts w:asciiTheme="minorHAnsi" w:hAnsiTheme="minorHAnsi" w:cstheme="minorHAnsi"/>
        </w:rPr>
        <w:t xml:space="preserve"> </w:t>
      </w:r>
      <w:commentRangeEnd w:id="106"/>
      <w:r w:rsidR="006C772F">
        <w:rPr>
          <w:rStyle w:val="CommentReference"/>
        </w:rPr>
        <w:commentReference w:id="106"/>
      </w:r>
      <w:r w:rsidR="00391507">
        <w:rPr>
          <w:rFonts w:asciiTheme="minorHAnsi" w:hAnsiTheme="minorHAnsi" w:cstheme="minorHAnsi"/>
        </w:rPr>
        <w:t>When the radiofrequency is turned off, the MRI sensors detect the energy</w:t>
      </w:r>
      <w:ins w:id="121" w:author="Laura Sitler" w:date="2023-08-31T10:28:00Z">
        <w:r w:rsidR="008D6C5F">
          <w:rPr>
            <w:rFonts w:asciiTheme="minorHAnsi" w:hAnsiTheme="minorHAnsi" w:cstheme="minorHAnsi"/>
          </w:rPr>
          <w:t xml:space="preserve"> that has been</w:t>
        </w:r>
      </w:ins>
      <w:r w:rsidR="00391507">
        <w:rPr>
          <w:rFonts w:asciiTheme="minorHAnsi" w:hAnsiTheme="minorHAnsi" w:cstheme="minorHAnsi"/>
        </w:rPr>
        <w:t xml:space="preserve"> released as the protons realign with the magnetic field. “The time it takes for the protons to realign with the magnetic field, as well as the amount of energy released, changes depending on the environment and the chemical nature of the molecules.”</w:t>
      </w:r>
      <w:r w:rsidR="00391507">
        <w:rPr>
          <w:rFonts w:asciiTheme="minorHAnsi" w:hAnsiTheme="minorHAnsi" w:cstheme="minorHAnsi"/>
        </w:rPr>
        <w:fldChar w:fldCharType="begin"/>
      </w:r>
      <w:r w:rsidR="00391507">
        <w:rPr>
          <w:rFonts w:asciiTheme="minorHAnsi" w:hAnsiTheme="minorHAnsi" w:cstheme="minorHAnsi"/>
        </w:rPr>
        <w:instrText xml:space="preserve"> NOTEREF _Ref141694122 \f \h </w:instrText>
      </w:r>
      <w:r w:rsidR="00C66BE0">
        <w:rPr>
          <w:rFonts w:asciiTheme="minorHAnsi" w:hAnsiTheme="minorHAnsi" w:cstheme="minorHAnsi"/>
        </w:rPr>
        <w:instrText xml:space="preserve"> \* MERGEFORMAT </w:instrText>
      </w:r>
      <w:r w:rsidR="00391507">
        <w:rPr>
          <w:rFonts w:asciiTheme="minorHAnsi" w:hAnsiTheme="minorHAnsi" w:cstheme="minorHAnsi"/>
        </w:rPr>
      </w:r>
      <w:r w:rsidR="00391507">
        <w:rPr>
          <w:rFonts w:asciiTheme="minorHAnsi" w:hAnsiTheme="minorHAnsi" w:cstheme="minorHAnsi"/>
        </w:rPr>
        <w:fldChar w:fldCharType="separate"/>
      </w:r>
      <w:r w:rsidR="001D777F" w:rsidRPr="001D777F">
        <w:rPr>
          <w:rStyle w:val="EndnoteReference"/>
        </w:rPr>
        <w:t>1</w:t>
      </w:r>
      <w:r w:rsidR="00391507">
        <w:rPr>
          <w:rFonts w:asciiTheme="minorHAnsi" w:hAnsiTheme="minorHAnsi" w:cstheme="minorHAnsi"/>
        </w:rPr>
        <w:fldChar w:fldCharType="end"/>
      </w:r>
      <w:r w:rsidR="00391507">
        <w:rPr>
          <w:rFonts w:asciiTheme="minorHAnsi" w:hAnsiTheme="minorHAnsi" w:cstheme="minorHAnsi"/>
        </w:rPr>
        <w:t xml:space="preserve"> Because of the complexity of how the energy interacts with the patient, it is important for the patient to remain very still during the exam</w:t>
      </w:r>
      <w:ins w:id="122" w:author="Laura Sitler" w:date="2023-08-31T10:28:00Z">
        <w:r w:rsidR="008D6C5F">
          <w:rPr>
            <w:rFonts w:asciiTheme="minorHAnsi" w:hAnsiTheme="minorHAnsi" w:cstheme="minorHAnsi"/>
          </w:rPr>
          <w:t>ination</w:t>
        </w:r>
      </w:ins>
      <w:r w:rsidR="00391507">
        <w:rPr>
          <w:rFonts w:asciiTheme="minorHAnsi" w:hAnsiTheme="minorHAnsi" w:cstheme="minorHAnsi"/>
        </w:rPr>
        <w:t xml:space="preserve"> so the image does not blur. Contrast medium, typically </w:t>
      </w:r>
      <w:ins w:id="123" w:author="Laura Sitler" w:date="2023-08-31T10:28:00Z">
        <w:r w:rsidR="008D6C5F">
          <w:rPr>
            <w:rFonts w:asciiTheme="minorHAnsi" w:hAnsiTheme="minorHAnsi" w:cstheme="minorHAnsi"/>
          </w:rPr>
          <w:t>g</w:t>
        </w:r>
      </w:ins>
      <w:del w:id="124" w:author="Laura Sitler" w:date="2023-08-31T10:28:00Z">
        <w:r w:rsidR="00391507" w:rsidDel="008D6C5F">
          <w:rPr>
            <w:rFonts w:asciiTheme="minorHAnsi" w:hAnsiTheme="minorHAnsi" w:cstheme="minorHAnsi"/>
          </w:rPr>
          <w:delText>G</w:delText>
        </w:r>
      </w:del>
      <w:r w:rsidR="00391507">
        <w:rPr>
          <w:rFonts w:asciiTheme="minorHAnsi" w:hAnsiTheme="minorHAnsi" w:cstheme="minorHAnsi"/>
        </w:rPr>
        <w:t>adolinium, may be used intravenously before or during the MRI to increase the speed of the proton realignment. The faster the protons realign, the brighter the image.</w:t>
      </w:r>
      <w:r w:rsidR="00391507">
        <w:rPr>
          <w:rFonts w:asciiTheme="minorHAnsi" w:hAnsiTheme="minorHAnsi" w:cstheme="minorHAnsi"/>
        </w:rPr>
        <w:fldChar w:fldCharType="begin"/>
      </w:r>
      <w:r w:rsidR="00391507">
        <w:rPr>
          <w:rFonts w:asciiTheme="minorHAnsi" w:hAnsiTheme="minorHAnsi" w:cstheme="minorHAnsi"/>
        </w:rPr>
        <w:instrText xml:space="preserve"> NOTEREF _Ref141694122 \f \h </w:instrText>
      </w:r>
      <w:r w:rsidR="00C66BE0">
        <w:rPr>
          <w:rFonts w:asciiTheme="minorHAnsi" w:hAnsiTheme="minorHAnsi" w:cstheme="minorHAnsi"/>
        </w:rPr>
        <w:instrText xml:space="preserve"> \* MERGEFORMAT </w:instrText>
      </w:r>
      <w:r w:rsidR="00391507">
        <w:rPr>
          <w:rFonts w:asciiTheme="minorHAnsi" w:hAnsiTheme="minorHAnsi" w:cstheme="minorHAnsi"/>
        </w:rPr>
      </w:r>
      <w:r w:rsidR="00391507">
        <w:rPr>
          <w:rFonts w:asciiTheme="minorHAnsi" w:hAnsiTheme="minorHAnsi" w:cstheme="minorHAnsi"/>
        </w:rPr>
        <w:fldChar w:fldCharType="separate"/>
      </w:r>
      <w:r w:rsidR="001D777F" w:rsidRPr="001D777F">
        <w:rPr>
          <w:rStyle w:val="EndnoteReference"/>
        </w:rPr>
        <w:t>1</w:t>
      </w:r>
      <w:r w:rsidR="00391507">
        <w:rPr>
          <w:rFonts w:asciiTheme="minorHAnsi" w:hAnsiTheme="minorHAnsi" w:cstheme="minorHAnsi"/>
        </w:rPr>
        <w:fldChar w:fldCharType="end"/>
      </w:r>
      <w:r w:rsidR="00391507">
        <w:rPr>
          <w:rFonts w:asciiTheme="minorHAnsi" w:hAnsiTheme="minorHAnsi" w:cstheme="minorHAnsi"/>
        </w:rPr>
        <w:t xml:space="preserve"> </w:t>
      </w:r>
    </w:p>
    <w:p w14:paraId="4DF3320F" w14:textId="77777777" w:rsidR="006D7400" w:rsidRDefault="006D7400" w:rsidP="001C2D34">
      <w:pPr>
        <w:spacing w:line="360" w:lineRule="auto"/>
        <w:rPr>
          <w:rFonts w:asciiTheme="minorHAnsi" w:hAnsiTheme="minorHAnsi" w:cstheme="minorHAnsi"/>
        </w:rPr>
      </w:pPr>
    </w:p>
    <w:p w14:paraId="39577460" w14:textId="3CE6BD6A" w:rsidR="006D7400" w:rsidRDefault="006D7400" w:rsidP="001C2D34">
      <w:pPr>
        <w:spacing w:line="360" w:lineRule="auto"/>
        <w:rPr>
          <w:rFonts w:asciiTheme="minorHAnsi" w:hAnsiTheme="minorHAnsi" w:cstheme="minorHAnsi"/>
        </w:rPr>
      </w:pPr>
      <w:r>
        <w:rPr>
          <w:rFonts w:asciiTheme="minorHAnsi" w:hAnsiTheme="minorHAnsi" w:cstheme="minorHAnsi"/>
        </w:rPr>
        <w:t xml:space="preserve">MRI is best suited for the soft tissues of the body. The brain, spinal cord, nerves, muscles, ligaments, and tendons are seen more clearly with MRI than with CT or diagnostic radiography, which are better suited </w:t>
      </w:r>
      <w:r>
        <w:rPr>
          <w:rFonts w:asciiTheme="minorHAnsi" w:hAnsiTheme="minorHAnsi" w:cstheme="minorHAnsi"/>
        </w:rPr>
        <w:lastRenderedPageBreak/>
        <w:t>for the bony structures of the body.</w:t>
      </w:r>
      <w:r>
        <w:rPr>
          <w:rFonts w:asciiTheme="minorHAnsi" w:hAnsiTheme="minorHAnsi" w:cstheme="minorHAnsi"/>
        </w:rPr>
        <w:fldChar w:fldCharType="begin"/>
      </w:r>
      <w:r>
        <w:rPr>
          <w:rFonts w:asciiTheme="minorHAnsi" w:hAnsiTheme="minorHAnsi" w:cstheme="minorHAnsi"/>
        </w:rPr>
        <w:instrText xml:space="preserve"> NOTEREF _Ref141694122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1D777F" w:rsidRPr="001D777F">
        <w:rPr>
          <w:rStyle w:val="EndnoteReference"/>
        </w:rPr>
        <w:t>1</w:t>
      </w:r>
      <w:r>
        <w:rPr>
          <w:rFonts w:asciiTheme="minorHAnsi" w:hAnsiTheme="minorHAnsi" w:cstheme="minorHAnsi"/>
        </w:rPr>
        <w:fldChar w:fldCharType="end"/>
      </w:r>
      <w:r>
        <w:rPr>
          <w:rFonts w:asciiTheme="minorHAnsi" w:hAnsiTheme="minorHAnsi" w:cstheme="minorHAnsi"/>
        </w:rPr>
        <w:t xml:space="preserve"> MRI is often used to assess sports injuries</w:t>
      </w:r>
      <w:del w:id="125" w:author="Laura Sitler" w:date="2023-08-31T10:29:00Z">
        <w:r w:rsidDel="008D6C5F">
          <w:rPr>
            <w:rFonts w:asciiTheme="minorHAnsi" w:hAnsiTheme="minorHAnsi" w:cstheme="minorHAnsi"/>
          </w:rPr>
          <w:delText>, since</w:delText>
        </w:r>
      </w:del>
      <w:ins w:id="126" w:author="Laura Sitler" w:date="2023-08-31T10:29:00Z">
        <w:r w:rsidR="008D6C5F">
          <w:rPr>
            <w:rFonts w:asciiTheme="minorHAnsi" w:hAnsiTheme="minorHAnsi" w:cstheme="minorHAnsi"/>
          </w:rPr>
          <w:t xml:space="preserve"> because</w:t>
        </w:r>
      </w:ins>
      <w:r>
        <w:rPr>
          <w:rFonts w:asciiTheme="minorHAnsi" w:hAnsiTheme="minorHAnsi" w:cstheme="minorHAnsi"/>
        </w:rPr>
        <w:t xml:space="preserve"> these </w:t>
      </w:r>
      <w:ins w:id="127" w:author="Laura Sitler" w:date="2023-08-31T10:29:00Z">
        <w:r w:rsidR="008D6C5F">
          <w:rPr>
            <w:rFonts w:asciiTheme="minorHAnsi" w:hAnsiTheme="minorHAnsi" w:cstheme="minorHAnsi"/>
          </w:rPr>
          <w:t xml:space="preserve">injuries </w:t>
        </w:r>
      </w:ins>
      <w:r>
        <w:rPr>
          <w:rFonts w:asciiTheme="minorHAnsi" w:hAnsiTheme="minorHAnsi" w:cstheme="minorHAnsi"/>
        </w:rPr>
        <w:t xml:space="preserve">often involve the soft tissue </w:t>
      </w:r>
      <w:del w:id="128" w:author="Laura Sitler" w:date="2023-08-31T10:29:00Z">
        <w:r w:rsidDel="008D6C5F">
          <w:rPr>
            <w:rFonts w:asciiTheme="minorHAnsi" w:hAnsiTheme="minorHAnsi" w:cstheme="minorHAnsi"/>
          </w:rPr>
          <w:delText xml:space="preserve">of </w:delText>
        </w:r>
      </w:del>
      <w:r>
        <w:rPr>
          <w:rFonts w:asciiTheme="minorHAnsi" w:hAnsiTheme="minorHAnsi" w:cstheme="minorHAnsi"/>
        </w:rPr>
        <w:t xml:space="preserve">areas of the joints. MRI </w:t>
      </w:r>
      <w:del w:id="129" w:author="Laura Sitler" w:date="2023-08-31T10:29:00Z">
        <w:r w:rsidDel="008D6C5F">
          <w:rPr>
            <w:rFonts w:asciiTheme="minorHAnsi" w:hAnsiTheme="minorHAnsi" w:cstheme="minorHAnsi"/>
          </w:rPr>
          <w:delText xml:space="preserve">is </w:delText>
        </w:r>
      </w:del>
      <w:r>
        <w:rPr>
          <w:rFonts w:asciiTheme="minorHAnsi" w:hAnsiTheme="minorHAnsi" w:cstheme="minorHAnsi"/>
        </w:rPr>
        <w:t xml:space="preserve">also </w:t>
      </w:r>
      <w:ins w:id="130" w:author="Laura Sitler" w:date="2023-08-31T10:29:00Z">
        <w:r w:rsidR="008D6C5F">
          <w:rPr>
            <w:rFonts w:asciiTheme="minorHAnsi" w:hAnsiTheme="minorHAnsi" w:cstheme="minorHAnsi"/>
          </w:rPr>
          <w:t xml:space="preserve">is </w:t>
        </w:r>
      </w:ins>
      <w:r>
        <w:rPr>
          <w:rFonts w:asciiTheme="minorHAnsi" w:hAnsiTheme="minorHAnsi" w:cstheme="minorHAnsi"/>
        </w:rPr>
        <w:t>used frequently to diagnose aneurysms and tumors in the brain because of its ability to distinguish between gray matter and white matter. There are also specialized forms of MRI, such as functional MRI</w:t>
      </w:r>
      <w:ins w:id="131" w:author="Laura Sitler" w:date="2023-08-31T10:30:00Z">
        <w:r w:rsidR="008D6C5F">
          <w:rPr>
            <w:rFonts w:asciiTheme="minorHAnsi" w:hAnsiTheme="minorHAnsi" w:cstheme="minorHAnsi"/>
          </w:rPr>
          <w:t xml:space="preserve">, </w:t>
        </w:r>
      </w:ins>
      <w:del w:id="132" w:author="Laura Sitler" w:date="2023-08-31T10:30:00Z">
        <w:r w:rsidDel="008D6C5F">
          <w:rPr>
            <w:rFonts w:asciiTheme="minorHAnsi" w:hAnsiTheme="minorHAnsi" w:cstheme="minorHAnsi"/>
          </w:rPr>
          <w:delText xml:space="preserve"> (fMRI) that </w:delText>
        </w:r>
      </w:del>
      <w:ins w:id="133" w:author="Laura Sitler" w:date="2023-08-31T10:30:00Z">
        <w:r w:rsidR="008D6C5F">
          <w:rPr>
            <w:rFonts w:asciiTheme="minorHAnsi" w:hAnsiTheme="minorHAnsi" w:cstheme="minorHAnsi"/>
          </w:rPr>
          <w:t xml:space="preserve">which </w:t>
        </w:r>
      </w:ins>
      <w:r>
        <w:rPr>
          <w:rFonts w:asciiTheme="minorHAnsi" w:hAnsiTheme="minorHAnsi" w:cstheme="minorHAnsi"/>
        </w:rPr>
        <w:t xml:space="preserve">can observe brain structures and determine which areas of the brain </w:t>
      </w:r>
      <w:ins w:id="134" w:author="Laura Sitler" w:date="2023-08-31T10:30:00Z">
        <w:r w:rsidR="008D6C5F">
          <w:rPr>
            <w:rFonts w:asciiTheme="minorHAnsi" w:hAnsiTheme="minorHAnsi" w:cstheme="minorHAnsi"/>
          </w:rPr>
          <w:t xml:space="preserve">are </w:t>
        </w:r>
      </w:ins>
      <w:r>
        <w:rPr>
          <w:rFonts w:asciiTheme="minorHAnsi" w:hAnsiTheme="minorHAnsi" w:cstheme="minorHAnsi"/>
        </w:rPr>
        <w:t>activate</w:t>
      </w:r>
      <w:ins w:id="135" w:author="Laura Sitler" w:date="2023-08-31T10:30:00Z">
        <w:r w:rsidR="008D6C5F">
          <w:rPr>
            <w:rFonts w:asciiTheme="minorHAnsi" w:hAnsiTheme="minorHAnsi" w:cstheme="minorHAnsi"/>
          </w:rPr>
          <w:t>d</w:t>
        </w:r>
      </w:ins>
      <w:r>
        <w:rPr>
          <w:rFonts w:asciiTheme="minorHAnsi" w:hAnsiTheme="minorHAnsi" w:cstheme="minorHAnsi"/>
        </w:rPr>
        <w:t xml:space="preserve"> during various tasks and activities.</w:t>
      </w:r>
      <w:r>
        <w:rPr>
          <w:rFonts w:asciiTheme="minorHAnsi" w:hAnsiTheme="minorHAnsi" w:cstheme="minorHAnsi"/>
        </w:rPr>
        <w:fldChar w:fldCharType="begin"/>
      </w:r>
      <w:r>
        <w:rPr>
          <w:rFonts w:asciiTheme="minorHAnsi" w:hAnsiTheme="minorHAnsi" w:cstheme="minorHAnsi"/>
        </w:rPr>
        <w:instrText xml:space="preserve"> NOTEREF _Ref141694122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1D777F" w:rsidRPr="001D777F">
        <w:rPr>
          <w:rStyle w:val="EndnoteReference"/>
        </w:rPr>
        <w:t>1</w:t>
      </w:r>
      <w:r>
        <w:rPr>
          <w:rFonts w:asciiTheme="minorHAnsi" w:hAnsiTheme="minorHAnsi" w:cstheme="minorHAnsi"/>
        </w:rPr>
        <w:fldChar w:fldCharType="end"/>
      </w:r>
      <w:r>
        <w:rPr>
          <w:rFonts w:asciiTheme="minorHAnsi" w:hAnsiTheme="minorHAnsi" w:cstheme="minorHAnsi"/>
        </w:rPr>
        <w:t xml:space="preserve"> The major downside to using MRI is that it is typically more expensive than CT or diagnostic radiography.</w:t>
      </w:r>
    </w:p>
    <w:p w14:paraId="6E6CA5DD" w14:textId="77777777" w:rsidR="006D7400" w:rsidRDefault="006D7400" w:rsidP="001C2D34">
      <w:pPr>
        <w:spacing w:line="360" w:lineRule="auto"/>
        <w:rPr>
          <w:rFonts w:asciiTheme="minorHAnsi" w:hAnsiTheme="minorHAnsi" w:cstheme="minorHAnsi"/>
        </w:rPr>
      </w:pPr>
    </w:p>
    <w:p w14:paraId="6CCB3F8D" w14:textId="1CDD76AF" w:rsidR="000C594D" w:rsidRDefault="006D7400" w:rsidP="001C2D34">
      <w:pPr>
        <w:spacing w:line="360" w:lineRule="auto"/>
        <w:rPr>
          <w:rFonts w:asciiTheme="minorHAnsi" w:hAnsiTheme="minorHAnsi" w:cstheme="minorHAnsi"/>
        </w:rPr>
      </w:pPr>
      <w:r>
        <w:rPr>
          <w:rFonts w:asciiTheme="minorHAnsi" w:hAnsiTheme="minorHAnsi" w:cstheme="minorHAnsi"/>
        </w:rPr>
        <w:t>Fixed MRI is the traditional form of MRI that is housed permanently in an imaging department</w:t>
      </w:r>
      <w:r w:rsidR="00A04257">
        <w:rPr>
          <w:rFonts w:asciiTheme="minorHAnsi" w:hAnsiTheme="minorHAnsi" w:cstheme="minorHAnsi"/>
        </w:rPr>
        <w:t>, so patients are required to travel to a hospital or imaging center for a scan</w:t>
      </w:r>
      <w:r>
        <w:rPr>
          <w:rFonts w:asciiTheme="minorHAnsi" w:hAnsiTheme="minorHAnsi" w:cstheme="minorHAnsi"/>
        </w:rPr>
        <w:t xml:space="preserve">. </w:t>
      </w:r>
      <w:r w:rsidR="00652CC7">
        <w:rPr>
          <w:rFonts w:asciiTheme="minorHAnsi" w:hAnsiTheme="minorHAnsi" w:cstheme="minorHAnsi"/>
        </w:rPr>
        <w:t>Fixed MRI scanners are traditionally high-field scanners, meaning their magnetic strength ranges from 1.5</w:t>
      </w:r>
      <w:del w:id="136" w:author="Laura Sitler" w:date="2023-08-31T10:31:00Z">
        <w:r w:rsidR="00652CC7" w:rsidDel="008D6C5F">
          <w:rPr>
            <w:rFonts w:asciiTheme="minorHAnsi" w:hAnsiTheme="minorHAnsi" w:cstheme="minorHAnsi"/>
          </w:rPr>
          <w:delText>-</w:delText>
        </w:r>
      </w:del>
      <w:ins w:id="137" w:author="Laura Sitler" w:date="2023-08-31T10:31:00Z">
        <w:r w:rsidR="008D6C5F">
          <w:rPr>
            <w:rFonts w:asciiTheme="minorHAnsi" w:hAnsiTheme="minorHAnsi" w:cstheme="minorHAnsi"/>
          </w:rPr>
          <w:t xml:space="preserve"> to </w:t>
        </w:r>
      </w:ins>
      <w:r w:rsidR="00CE4C09">
        <w:rPr>
          <w:rFonts w:asciiTheme="minorHAnsi" w:hAnsiTheme="minorHAnsi" w:cstheme="minorHAnsi"/>
        </w:rPr>
        <w:t xml:space="preserve">3 </w:t>
      </w:r>
      <w:ins w:id="138" w:author="Laura Sitler" w:date="2023-08-31T10:31:00Z">
        <w:r w:rsidR="008D6C5F">
          <w:rPr>
            <w:rFonts w:asciiTheme="minorHAnsi" w:hAnsiTheme="minorHAnsi" w:cstheme="minorHAnsi"/>
          </w:rPr>
          <w:t xml:space="preserve">T </w:t>
        </w:r>
      </w:ins>
      <w:r w:rsidR="00CE4C09">
        <w:rPr>
          <w:rFonts w:asciiTheme="minorHAnsi" w:hAnsiTheme="minorHAnsi" w:cstheme="minorHAnsi"/>
        </w:rPr>
        <w:t xml:space="preserve">and even up to </w:t>
      </w:r>
      <w:r w:rsidR="00652CC7">
        <w:rPr>
          <w:rFonts w:asciiTheme="minorHAnsi" w:hAnsiTheme="minorHAnsi" w:cstheme="minorHAnsi"/>
        </w:rPr>
        <w:t>7 T</w:t>
      </w:r>
      <w:del w:id="139" w:author="Laura Sitler" w:date="2023-08-31T10:31:00Z">
        <w:r w:rsidR="00652CC7" w:rsidDel="008D6C5F">
          <w:rPr>
            <w:rFonts w:asciiTheme="minorHAnsi" w:hAnsiTheme="minorHAnsi" w:cstheme="minorHAnsi"/>
          </w:rPr>
          <w:delText>esla</w:delText>
        </w:r>
        <w:r w:rsidR="007A0381" w:rsidDel="008D6C5F">
          <w:rPr>
            <w:rFonts w:asciiTheme="minorHAnsi" w:hAnsiTheme="minorHAnsi" w:cstheme="minorHAnsi"/>
          </w:rPr>
          <w:delText xml:space="preserve"> (T)</w:delText>
        </w:r>
      </w:del>
      <w:ins w:id="140" w:author="Laura Sitler" w:date="2023-08-31T10:14:00Z">
        <w:r w:rsidR="00064F8E">
          <w:rPr>
            <w:rFonts w:asciiTheme="minorHAnsi" w:hAnsiTheme="minorHAnsi" w:cstheme="minorHAnsi"/>
          </w:rPr>
          <w:t>.</w:t>
        </w:r>
        <w:r w:rsidR="00064F8E" w:rsidRPr="00B576C8">
          <w:rPr>
            <w:rFonts w:asciiTheme="minorHAnsi" w:hAnsiTheme="minorHAnsi" w:cstheme="minorHAnsi"/>
            <w:vertAlign w:val="superscript"/>
            <w:rPrChange w:id="141" w:author="Laura Sitler" w:date="2023-08-31T10:17:00Z">
              <w:rPr>
                <w:rFonts w:asciiTheme="minorHAnsi" w:hAnsiTheme="minorHAnsi" w:cstheme="minorHAnsi"/>
              </w:rPr>
            </w:rPrChange>
          </w:rPr>
          <w:t>4</w:t>
        </w:r>
        <w:r w:rsidR="00064F8E">
          <w:rPr>
            <w:rFonts w:asciiTheme="minorHAnsi" w:hAnsiTheme="minorHAnsi" w:cstheme="minorHAnsi"/>
          </w:rPr>
          <w:t xml:space="preserve"> </w:t>
        </w:r>
      </w:ins>
      <w:del w:id="142" w:author="Laura Sitler" w:date="2023-08-31T10:17:00Z">
        <w:r w:rsidR="00652CC7" w:rsidDel="00B576C8">
          <w:rPr>
            <w:rFonts w:asciiTheme="minorHAnsi" w:hAnsiTheme="minorHAnsi" w:cstheme="minorHAnsi"/>
          </w:rPr>
          <w:delText>.</w:delText>
        </w:r>
        <w:bookmarkStart w:id="143" w:name="_Ref141736403"/>
        <w:r w:rsidR="00652CC7" w:rsidDel="00B576C8">
          <w:rPr>
            <w:rStyle w:val="EndnoteReference"/>
            <w:rFonts w:asciiTheme="minorHAnsi" w:hAnsiTheme="minorHAnsi" w:cstheme="minorHAnsi"/>
          </w:rPr>
          <w:endnoteReference w:id="4"/>
        </w:r>
        <w:bookmarkEnd w:id="143"/>
        <w:r w:rsidR="00652CC7" w:rsidDel="00B576C8">
          <w:rPr>
            <w:rFonts w:asciiTheme="minorHAnsi" w:hAnsiTheme="minorHAnsi" w:cstheme="minorHAnsi"/>
          </w:rPr>
          <w:delText xml:space="preserve"> </w:delText>
        </w:r>
      </w:del>
      <w:r w:rsidR="00652CC7">
        <w:rPr>
          <w:rFonts w:asciiTheme="minorHAnsi" w:hAnsiTheme="minorHAnsi" w:cstheme="minorHAnsi"/>
        </w:rPr>
        <w:t xml:space="preserve">The magnet is always on and pulls with a force of 30,000 </w:t>
      </w:r>
      <w:ins w:id="146" w:author="Laura Sitler" w:date="2023-08-31T10:17:00Z">
        <w:r w:rsidR="00B576C8">
          <w:rPr>
            <w:rFonts w:asciiTheme="minorHAnsi" w:hAnsiTheme="minorHAnsi" w:cstheme="minorHAnsi"/>
          </w:rPr>
          <w:t>to</w:t>
        </w:r>
      </w:ins>
      <w:del w:id="147" w:author="Laura Sitler" w:date="2023-08-31T10:17:00Z">
        <w:r w:rsidR="00652CC7" w:rsidDel="00B576C8">
          <w:rPr>
            <w:rFonts w:asciiTheme="minorHAnsi" w:hAnsiTheme="minorHAnsi" w:cstheme="minorHAnsi"/>
          </w:rPr>
          <w:delText>–</w:delText>
        </w:r>
      </w:del>
      <w:r w:rsidR="00652CC7">
        <w:rPr>
          <w:rFonts w:asciiTheme="minorHAnsi" w:hAnsiTheme="minorHAnsi" w:cstheme="minorHAnsi"/>
        </w:rPr>
        <w:t xml:space="preserve"> 60,000 times that of Earth’s gravity</w:t>
      </w:r>
      <w:ins w:id="148" w:author="Laura Sitler" w:date="2023-08-31T10:15:00Z">
        <w:r w:rsidR="00064F8E">
          <w:rPr>
            <w:rFonts w:asciiTheme="minorHAnsi" w:hAnsiTheme="minorHAnsi" w:cstheme="minorHAnsi"/>
          </w:rPr>
          <w:t>.</w:t>
        </w:r>
        <w:r w:rsidR="00064F8E" w:rsidRPr="00B576C8">
          <w:rPr>
            <w:rFonts w:asciiTheme="minorHAnsi" w:hAnsiTheme="minorHAnsi" w:cstheme="minorHAnsi"/>
            <w:vertAlign w:val="superscript"/>
            <w:rPrChange w:id="149" w:author="Laura Sitler" w:date="2023-08-31T10:17:00Z">
              <w:rPr>
                <w:rFonts w:asciiTheme="minorHAnsi" w:hAnsiTheme="minorHAnsi" w:cstheme="minorHAnsi"/>
              </w:rPr>
            </w:rPrChange>
          </w:rPr>
          <w:t>5</w:t>
        </w:r>
        <w:r w:rsidR="00064F8E">
          <w:rPr>
            <w:rFonts w:asciiTheme="minorHAnsi" w:hAnsiTheme="minorHAnsi" w:cstheme="minorHAnsi"/>
          </w:rPr>
          <w:t xml:space="preserve"> </w:t>
        </w:r>
      </w:ins>
      <w:del w:id="150" w:author="Laura Sitler" w:date="2023-08-31T10:17:00Z">
        <w:r w:rsidR="00652CC7" w:rsidDel="00B576C8">
          <w:rPr>
            <w:rFonts w:asciiTheme="minorHAnsi" w:hAnsiTheme="minorHAnsi" w:cstheme="minorHAnsi"/>
          </w:rPr>
          <w:delText>.</w:delText>
        </w:r>
        <w:bookmarkStart w:id="151" w:name="_Ref141695491"/>
        <w:r w:rsidR="00652CC7" w:rsidDel="00B576C8">
          <w:rPr>
            <w:rStyle w:val="EndnoteReference"/>
            <w:rFonts w:asciiTheme="minorHAnsi" w:hAnsiTheme="minorHAnsi" w:cstheme="minorHAnsi"/>
          </w:rPr>
          <w:endnoteReference w:id="5"/>
        </w:r>
        <w:bookmarkEnd w:id="151"/>
        <w:r w:rsidR="00652CC7" w:rsidDel="00B576C8">
          <w:rPr>
            <w:rFonts w:asciiTheme="minorHAnsi" w:hAnsiTheme="minorHAnsi" w:cstheme="minorHAnsi"/>
          </w:rPr>
          <w:delText xml:space="preserve"> </w:delText>
        </w:r>
      </w:del>
      <w:r w:rsidR="00652CC7">
        <w:rPr>
          <w:rFonts w:asciiTheme="minorHAnsi" w:hAnsiTheme="minorHAnsi" w:cstheme="minorHAnsi"/>
        </w:rPr>
        <w:t xml:space="preserve">This high magnetic strength requires a dedicated imaging suite with safety zones to protect people and equipment from the magnet. </w:t>
      </w:r>
      <w:commentRangeStart w:id="154"/>
      <w:r w:rsidR="00652CC7">
        <w:rPr>
          <w:rFonts w:asciiTheme="minorHAnsi" w:hAnsiTheme="minorHAnsi" w:cstheme="minorHAnsi"/>
        </w:rPr>
        <w:t xml:space="preserve">The American College of Radiology </w:t>
      </w:r>
      <w:del w:id="155" w:author="Laura Sitler" w:date="2023-08-31T10:34:00Z">
        <w:r w:rsidR="00652CC7" w:rsidDel="008D6C5F">
          <w:rPr>
            <w:rFonts w:asciiTheme="minorHAnsi" w:hAnsiTheme="minorHAnsi" w:cstheme="minorHAnsi"/>
          </w:rPr>
          <w:delText xml:space="preserve">(ACR) </w:delText>
        </w:r>
      </w:del>
      <w:r w:rsidR="00652CC7">
        <w:rPr>
          <w:rFonts w:asciiTheme="minorHAnsi" w:hAnsiTheme="minorHAnsi" w:cstheme="minorHAnsi"/>
        </w:rPr>
        <w:t xml:space="preserve">has defined </w:t>
      </w:r>
      <w:del w:id="156" w:author="Laura Sitler" w:date="2023-08-31T10:34:00Z">
        <w:r w:rsidR="00652CC7" w:rsidDel="008D6C5F">
          <w:rPr>
            <w:rFonts w:asciiTheme="minorHAnsi" w:hAnsiTheme="minorHAnsi" w:cstheme="minorHAnsi"/>
          </w:rPr>
          <w:delText xml:space="preserve">four </w:delText>
        </w:r>
      </w:del>
      <w:ins w:id="157" w:author="Laura Sitler" w:date="2023-08-31T10:34:00Z">
        <w:r w:rsidR="008D6C5F">
          <w:rPr>
            <w:rFonts w:asciiTheme="minorHAnsi" w:hAnsiTheme="minorHAnsi" w:cstheme="minorHAnsi"/>
          </w:rPr>
          <w:t xml:space="preserve">4 </w:t>
        </w:r>
      </w:ins>
      <w:r w:rsidR="00652CC7">
        <w:rPr>
          <w:rFonts w:asciiTheme="minorHAnsi" w:hAnsiTheme="minorHAnsi" w:cstheme="minorHAnsi"/>
        </w:rPr>
        <w:t>safety zones for MRI facilities.</w:t>
      </w:r>
      <w:commentRangeEnd w:id="154"/>
      <w:r w:rsidR="008D6C5F">
        <w:rPr>
          <w:rStyle w:val="CommentReference"/>
        </w:rPr>
        <w:commentReference w:id="154"/>
      </w:r>
      <w:ins w:id="158" w:author="Laura Sitler" w:date="2023-08-31T12:31:00Z">
        <w:r w:rsidR="002F24EA" w:rsidRPr="002F24EA">
          <w:rPr>
            <w:rFonts w:asciiTheme="minorHAnsi" w:hAnsiTheme="minorHAnsi" w:cstheme="minorHAnsi"/>
            <w:vertAlign w:val="superscript"/>
            <w:rPrChange w:id="159" w:author="Laura Sitler" w:date="2023-08-31T12:31:00Z">
              <w:rPr>
                <w:rFonts w:asciiTheme="minorHAnsi" w:hAnsiTheme="minorHAnsi" w:cstheme="minorHAnsi"/>
              </w:rPr>
            </w:rPrChange>
          </w:rPr>
          <w:t>6</w:t>
        </w:r>
      </w:ins>
      <w:r w:rsidR="00652CC7">
        <w:rPr>
          <w:rFonts w:asciiTheme="minorHAnsi" w:hAnsiTheme="minorHAnsi" w:cstheme="minorHAnsi"/>
        </w:rPr>
        <w:t xml:space="preserve"> The zones correspond to the increasing potential safety risks as the proximity to the magnet increases.</w:t>
      </w:r>
      <w:r w:rsidR="00652CC7">
        <w:rPr>
          <w:rFonts w:asciiTheme="minorHAnsi" w:hAnsiTheme="minorHAnsi" w:cstheme="minorHAnsi"/>
        </w:rPr>
        <w:fldChar w:fldCharType="begin"/>
      </w:r>
      <w:r w:rsidR="00652CC7">
        <w:rPr>
          <w:rFonts w:asciiTheme="minorHAnsi" w:hAnsiTheme="minorHAnsi" w:cstheme="minorHAnsi"/>
        </w:rPr>
        <w:instrText xml:space="preserve"> NOTEREF _Ref141695491 \f \h </w:instrText>
      </w:r>
      <w:r w:rsidR="00C66BE0">
        <w:rPr>
          <w:rFonts w:asciiTheme="minorHAnsi" w:hAnsiTheme="minorHAnsi" w:cstheme="minorHAnsi"/>
        </w:rPr>
        <w:instrText xml:space="preserve"> \* MERGEFORMAT </w:instrText>
      </w:r>
      <w:r w:rsidR="00652CC7">
        <w:rPr>
          <w:rFonts w:asciiTheme="minorHAnsi" w:hAnsiTheme="minorHAnsi" w:cstheme="minorHAnsi"/>
        </w:rPr>
      </w:r>
      <w:r w:rsidR="00652CC7">
        <w:rPr>
          <w:rFonts w:asciiTheme="minorHAnsi" w:hAnsiTheme="minorHAnsi" w:cstheme="minorHAnsi"/>
        </w:rPr>
        <w:fldChar w:fldCharType="separate"/>
      </w:r>
      <w:r w:rsidR="001D777F" w:rsidRPr="001D777F">
        <w:rPr>
          <w:rStyle w:val="EndnoteReference"/>
        </w:rPr>
        <w:t>5</w:t>
      </w:r>
      <w:r w:rsidR="00652CC7">
        <w:rPr>
          <w:rFonts w:asciiTheme="minorHAnsi" w:hAnsiTheme="minorHAnsi" w:cstheme="minorHAnsi"/>
        </w:rPr>
        <w:fldChar w:fldCharType="end"/>
      </w:r>
      <w:r w:rsidR="00AB01B2" w:rsidRPr="00AB01B2">
        <w:rPr>
          <w:rFonts w:asciiTheme="minorHAnsi" w:hAnsiTheme="minorHAnsi" w:cstheme="minorHAnsi"/>
          <w:vertAlign w:val="superscript"/>
        </w:rPr>
        <w:t>,6</w:t>
      </w:r>
      <w:r w:rsidR="00652CC7">
        <w:rPr>
          <w:rFonts w:asciiTheme="minorHAnsi" w:hAnsiTheme="minorHAnsi" w:cstheme="minorHAnsi"/>
        </w:rPr>
        <w:t xml:space="preserve"> Zone I includes all areas freely accessible to the public such as the waiting room. No screening is required in Zone I and anyone can be in this zone because it is typically located outside the MRI environment. Zone II is the area between </w:t>
      </w:r>
      <w:r w:rsidR="000C594D">
        <w:rPr>
          <w:rFonts w:asciiTheme="minorHAnsi" w:hAnsiTheme="minorHAnsi" w:cstheme="minorHAnsi"/>
        </w:rPr>
        <w:t>uncontrolled</w:t>
      </w:r>
      <w:r w:rsidR="00652CC7">
        <w:rPr>
          <w:rFonts w:asciiTheme="minorHAnsi" w:hAnsiTheme="minorHAnsi" w:cstheme="minorHAnsi"/>
        </w:rPr>
        <w:t xml:space="preserve"> Zone I and the strictly controlled </w:t>
      </w:r>
      <w:r w:rsidR="000C594D">
        <w:rPr>
          <w:rFonts w:asciiTheme="minorHAnsi" w:hAnsiTheme="minorHAnsi" w:cstheme="minorHAnsi"/>
        </w:rPr>
        <w:t>Zones</w:t>
      </w:r>
      <w:r w:rsidR="00652CC7">
        <w:rPr>
          <w:rFonts w:asciiTheme="minorHAnsi" w:hAnsiTheme="minorHAnsi" w:cstheme="minorHAnsi"/>
        </w:rPr>
        <w:t xml:space="preserve"> III and IV. </w:t>
      </w:r>
      <w:r w:rsidR="000C594D">
        <w:rPr>
          <w:rFonts w:asciiTheme="minorHAnsi" w:hAnsiTheme="minorHAnsi" w:cstheme="minorHAnsi"/>
        </w:rPr>
        <w:t>Patients may move freely in this zone under MRI personnel supervision. This is typically where MRI safety screenings and patient preparation, such as dressing changes, occur. Zone III is the area near the magnet room, typically the control room, where the magnetic fields are strong enough to pose a threat to non-screened personnel or patients and ferromagnetic objects. Only screened persons are allowed in Zone III, and they must be accompanied by personnel who have been properly trained in MRI safety. Zone IV is the scanning room itself. The magnetic strength is highest in this zone and the MRI technologist must always have a clear line of sight to the scanner and any patients or personnel in the room.</w:t>
      </w:r>
      <w:r w:rsidR="000C594D">
        <w:rPr>
          <w:rFonts w:asciiTheme="minorHAnsi" w:hAnsiTheme="minorHAnsi" w:cstheme="minorHAnsi"/>
        </w:rPr>
        <w:fldChar w:fldCharType="begin"/>
      </w:r>
      <w:r w:rsidR="000C594D">
        <w:rPr>
          <w:rFonts w:asciiTheme="minorHAnsi" w:hAnsiTheme="minorHAnsi" w:cstheme="minorHAnsi"/>
        </w:rPr>
        <w:instrText xml:space="preserve"> NOTEREF _Ref141695491 \f \h </w:instrText>
      </w:r>
      <w:r w:rsidR="00C66BE0">
        <w:rPr>
          <w:rFonts w:asciiTheme="minorHAnsi" w:hAnsiTheme="minorHAnsi" w:cstheme="minorHAnsi"/>
        </w:rPr>
        <w:instrText xml:space="preserve"> \* MERGEFORMAT </w:instrText>
      </w:r>
      <w:r w:rsidR="000C594D">
        <w:rPr>
          <w:rFonts w:asciiTheme="minorHAnsi" w:hAnsiTheme="minorHAnsi" w:cstheme="minorHAnsi"/>
        </w:rPr>
      </w:r>
      <w:r w:rsidR="000C594D">
        <w:rPr>
          <w:rFonts w:asciiTheme="minorHAnsi" w:hAnsiTheme="minorHAnsi" w:cstheme="minorHAnsi"/>
        </w:rPr>
        <w:fldChar w:fldCharType="separate"/>
      </w:r>
      <w:r w:rsidR="001D777F" w:rsidRPr="001D777F">
        <w:rPr>
          <w:rStyle w:val="EndnoteReference"/>
        </w:rPr>
        <w:t>5</w:t>
      </w:r>
      <w:r w:rsidR="000C594D">
        <w:rPr>
          <w:rFonts w:asciiTheme="minorHAnsi" w:hAnsiTheme="minorHAnsi" w:cstheme="minorHAnsi"/>
        </w:rPr>
        <w:fldChar w:fldCharType="end"/>
      </w:r>
      <w:r w:rsidR="00AB01B2" w:rsidRPr="00AB01B2">
        <w:rPr>
          <w:rFonts w:asciiTheme="minorHAnsi" w:hAnsiTheme="minorHAnsi" w:cstheme="minorHAnsi"/>
          <w:vertAlign w:val="superscript"/>
        </w:rPr>
        <w:t>,6</w:t>
      </w:r>
    </w:p>
    <w:p w14:paraId="7E1102EA" w14:textId="77777777" w:rsidR="000C594D" w:rsidRPr="00391507" w:rsidRDefault="000C594D" w:rsidP="001C2D34">
      <w:pPr>
        <w:spacing w:line="360" w:lineRule="auto"/>
        <w:rPr>
          <w:rFonts w:asciiTheme="minorHAnsi" w:hAnsiTheme="minorHAnsi" w:cstheme="minorHAnsi"/>
        </w:rPr>
      </w:pPr>
    </w:p>
    <w:p w14:paraId="19024394" w14:textId="59E6BA08" w:rsidR="00E33F3D" w:rsidRDefault="00E33F3D" w:rsidP="001C2D34">
      <w:pPr>
        <w:pStyle w:val="Heading1"/>
        <w:spacing w:line="360" w:lineRule="auto"/>
      </w:pPr>
      <w:r>
        <w:t>Portable MRI</w:t>
      </w:r>
    </w:p>
    <w:p w14:paraId="69941A31" w14:textId="77D9AC20" w:rsidR="00E33F3D" w:rsidRDefault="00E33F3D" w:rsidP="001C2D34">
      <w:pPr>
        <w:pStyle w:val="Heading2"/>
        <w:spacing w:line="360" w:lineRule="auto"/>
      </w:pPr>
      <w:r>
        <w:t>Explanation of Portable MRI</w:t>
      </w:r>
    </w:p>
    <w:p w14:paraId="7577A7BE" w14:textId="01C6002C" w:rsidR="00E33F3D" w:rsidRPr="009B1D72" w:rsidRDefault="00CA2269" w:rsidP="001C2D34">
      <w:pPr>
        <w:spacing w:line="360" w:lineRule="auto"/>
        <w:rPr>
          <w:rFonts w:asciiTheme="minorHAnsi" w:hAnsiTheme="minorHAnsi" w:cstheme="minorHAnsi"/>
        </w:rPr>
      </w:pPr>
      <w:r>
        <w:rPr>
          <w:rFonts w:asciiTheme="minorHAnsi" w:hAnsiTheme="minorHAnsi" w:cstheme="minorHAnsi"/>
        </w:rPr>
        <w:t xml:space="preserve">Portable MRI, also referred to as low-field MRI or point-of-care MRI, </w:t>
      </w:r>
      <w:r w:rsidR="00292BA4">
        <w:rPr>
          <w:rFonts w:asciiTheme="minorHAnsi" w:hAnsiTheme="minorHAnsi" w:cstheme="minorHAnsi"/>
        </w:rPr>
        <w:t xml:space="preserve">functions the same as fixed MRI, just with a smaller magnet. Portable MRI has steadily increased in popularity in recent years. </w:t>
      </w:r>
      <w:r w:rsidR="00CE4C09">
        <w:rPr>
          <w:rFonts w:asciiTheme="minorHAnsi" w:hAnsiTheme="minorHAnsi" w:cstheme="minorHAnsi"/>
        </w:rPr>
        <w:t xml:space="preserve">As previously mentioned, high-field fixed MRI is limited in low- and middle-income countries and even rural </w:t>
      </w:r>
      <w:r w:rsidR="00CE4C09">
        <w:rPr>
          <w:rFonts w:asciiTheme="minorHAnsi" w:hAnsiTheme="minorHAnsi" w:cstheme="minorHAnsi"/>
        </w:rPr>
        <w:lastRenderedPageBreak/>
        <w:t xml:space="preserve">areas in the United States and other high-income countries because of its high cost. Because of this, approximately </w:t>
      </w:r>
      <w:commentRangeStart w:id="160"/>
      <w:r w:rsidR="00CE4C09">
        <w:rPr>
          <w:rFonts w:asciiTheme="minorHAnsi" w:hAnsiTheme="minorHAnsi" w:cstheme="minorHAnsi"/>
        </w:rPr>
        <w:t>90%</w:t>
      </w:r>
      <w:commentRangeEnd w:id="160"/>
      <w:r w:rsidR="00AB01B2">
        <w:rPr>
          <w:rStyle w:val="CommentReference"/>
        </w:rPr>
        <w:commentReference w:id="160"/>
      </w:r>
      <w:r w:rsidR="00CE4C09">
        <w:rPr>
          <w:rFonts w:asciiTheme="minorHAnsi" w:hAnsiTheme="minorHAnsi" w:cstheme="minorHAnsi"/>
        </w:rPr>
        <w:t xml:space="preserve"> of people lack access to MRI worldwide</w:t>
      </w:r>
      <w:ins w:id="161" w:author="Laura Sitler" w:date="2023-08-31T10:15:00Z">
        <w:r w:rsidR="00064F8E">
          <w:rPr>
            <w:rFonts w:asciiTheme="minorHAnsi" w:hAnsiTheme="minorHAnsi" w:cstheme="minorHAnsi"/>
          </w:rPr>
          <w:t>.</w:t>
        </w:r>
      </w:ins>
      <w:ins w:id="162" w:author="Laura Sitler" w:date="2023-08-31T13:49:00Z">
        <w:r w:rsidR="002F0082">
          <w:rPr>
            <w:rFonts w:asciiTheme="minorHAnsi" w:hAnsiTheme="minorHAnsi" w:cstheme="minorHAnsi"/>
            <w:vertAlign w:val="superscript"/>
          </w:rPr>
          <w:t>7</w:t>
        </w:r>
      </w:ins>
      <w:ins w:id="163" w:author="Laura Sitler" w:date="2023-08-31T10:15:00Z">
        <w:r w:rsidR="00064F8E">
          <w:rPr>
            <w:rFonts w:asciiTheme="minorHAnsi" w:hAnsiTheme="minorHAnsi" w:cstheme="minorHAnsi"/>
          </w:rPr>
          <w:t xml:space="preserve"> </w:t>
        </w:r>
      </w:ins>
      <w:del w:id="164" w:author="Laura Sitler" w:date="2023-08-31T10:17:00Z">
        <w:r w:rsidR="00CE4C09" w:rsidDel="00B576C8">
          <w:rPr>
            <w:rFonts w:asciiTheme="minorHAnsi" w:hAnsiTheme="minorHAnsi" w:cstheme="minorHAnsi"/>
          </w:rPr>
          <w:delText>.</w:delText>
        </w:r>
        <w:bookmarkStart w:id="165" w:name="_Ref141727942"/>
        <w:r w:rsidR="00CE4C09" w:rsidDel="00B576C8">
          <w:rPr>
            <w:rStyle w:val="EndnoteReference"/>
            <w:rFonts w:asciiTheme="minorHAnsi" w:hAnsiTheme="minorHAnsi" w:cstheme="minorHAnsi"/>
          </w:rPr>
          <w:endnoteReference w:id="6"/>
        </w:r>
        <w:bookmarkEnd w:id="165"/>
        <w:r w:rsidR="00CE4C09" w:rsidDel="00B576C8">
          <w:rPr>
            <w:rFonts w:asciiTheme="minorHAnsi" w:hAnsiTheme="minorHAnsi" w:cstheme="minorHAnsi"/>
          </w:rPr>
          <w:delText xml:space="preserve"> </w:delText>
        </w:r>
      </w:del>
      <w:r w:rsidR="00CE4C09">
        <w:rPr>
          <w:rFonts w:asciiTheme="minorHAnsi" w:hAnsiTheme="minorHAnsi" w:cstheme="minorHAnsi"/>
        </w:rPr>
        <w:t>Low-field MRI</w:t>
      </w:r>
      <w:ins w:id="168" w:author="Laura Sitler" w:date="2023-08-31T10:38:00Z">
        <w:r w:rsidR="009D5C7E">
          <w:rPr>
            <w:rFonts w:asciiTheme="minorHAnsi" w:hAnsiTheme="minorHAnsi" w:cstheme="minorHAnsi"/>
          </w:rPr>
          <w:t>, with less expensive and portable devices,</w:t>
        </w:r>
      </w:ins>
      <w:r w:rsidR="00CE4C09">
        <w:rPr>
          <w:rFonts w:asciiTheme="minorHAnsi" w:hAnsiTheme="minorHAnsi" w:cstheme="minorHAnsi"/>
        </w:rPr>
        <w:t xml:space="preserve"> has advanced enough recently to become </w:t>
      </w:r>
      <w:r w:rsidR="00E43039">
        <w:rPr>
          <w:rFonts w:asciiTheme="minorHAnsi" w:hAnsiTheme="minorHAnsi" w:cstheme="minorHAnsi"/>
        </w:rPr>
        <w:t>a solution</w:t>
      </w:r>
      <w:del w:id="169" w:author="Laura Sitler" w:date="2023-08-31T10:38:00Z">
        <w:r w:rsidR="00CE4C09" w:rsidDel="009D5C7E">
          <w:rPr>
            <w:rFonts w:asciiTheme="minorHAnsi" w:hAnsiTheme="minorHAnsi" w:cstheme="minorHAnsi"/>
          </w:rPr>
          <w:delText xml:space="preserve"> with less expensive and portable devices</w:delText>
        </w:r>
      </w:del>
      <w:r w:rsidR="00CE4C09">
        <w:rPr>
          <w:rFonts w:asciiTheme="minorHAnsi" w:hAnsiTheme="minorHAnsi" w:cstheme="minorHAnsi"/>
        </w:rPr>
        <w:t>. However, the image quality of low-field scanners is not as high as that of high-field scanners.</w:t>
      </w:r>
      <w:del w:id="170" w:author="Laura Sitler" w:date="2023-08-31T12:31:00Z">
        <w:r w:rsidR="00CE4C09" w:rsidRPr="002F24EA" w:rsidDel="002F24EA">
          <w:rPr>
            <w:rFonts w:asciiTheme="minorHAnsi" w:hAnsiTheme="minorHAnsi" w:cstheme="minorHAnsi"/>
            <w:vertAlign w:val="superscript"/>
            <w:rPrChange w:id="171" w:author="Laura Sitler" w:date="2023-08-31T12:31:00Z">
              <w:rPr>
                <w:rFonts w:asciiTheme="minorHAnsi" w:hAnsiTheme="minorHAnsi" w:cstheme="minorHAnsi"/>
              </w:rPr>
            </w:rPrChange>
          </w:rPr>
          <w:fldChar w:fldCharType="begin"/>
        </w:r>
        <w:r w:rsidR="00CE4C09" w:rsidRPr="002F24EA" w:rsidDel="002F24EA">
          <w:rPr>
            <w:rFonts w:asciiTheme="minorHAnsi" w:hAnsiTheme="minorHAnsi" w:cstheme="minorHAnsi"/>
            <w:vertAlign w:val="superscript"/>
            <w:rPrChange w:id="172" w:author="Laura Sitler" w:date="2023-08-31T12:31:00Z">
              <w:rPr>
                <w:rFonts w:asciiTheme="minorHAnsi" w:hAnsiTheme="minorHAnsi" w:cstheme="minorHAnsi"/>
              </w:rPr>
            </w:rPrChange>
          </w:rPr>
          <w:delInstrText xml:space="preserve"> NOTEREF _Ref141727942 \f \h </w:delInstrText>
        </w:r>
        <w:r w:rsidR="00C66BE0" w:rsidRPr="002F24EA" w:rsidDel="002F24EA">
          <w:rPr>
            <w:rFonts w:asciiTheme="minorHAnsi" w:hAnsiTheme="minorHAnsi" w:cstheme="minorHAnsi"/>
            <w:vertAlign w:val="superscript"/>
            <w:rPrChange w:id="173" w:author="Laura Sitler" w:date="2023-08-31T12:31:00Z">
              <w:rPr>
                <w:rFonts w:asciiTheme="minorHAnsi" w:hAnsiTheme="minorHAnsi" w:cstheme="minorHAnsi"/>
              </w:rPr>
            </w:rPrChange>
          </w:rPr>
          <w:delInstrText xml:space="preserve"> \* MERGEFORMAT </w:delInstrText>
        </w:r>
        <w:r w:rsidR="00CE4C09" w:rsidRPr="00935370" w:rsidDel="002F24EA">
          <w:rPr>
            <w:rFonts w:asciiTheme="minorHAnsi" w:hAnsiTheme="minorHAnsi" w:cstheme="minorHAnsi"/>
            <w:vertAlign w:val="superscript"/>
          </w:rPr>
        </w:r>
        <w:r w:rsidR="00CE4C09" w:rsidRPr="002F24EA" w:rsidDel="002F24EA">
          <w:rPr>
            <w:rFonts w:asciiTheme="minorHAnsi" w:hAnsiTheme="minorHAnsi" w:cstheme="minorHAnsi"/>
            <w:vertAlign w:val="superscript"/>
            <w:rPrChange w:id="174" w:author="Laura Sitler" w:date="2023-08-31T12:31:00Z">
              <w:rPr>
                <w:rFonts w:asciiTheme="minorHAnsi" w:hAnsiTheme="minorHAnsi" w:cstheme="minorHAnsi"/>
              </w:rPr>
            </w:rPrChange>
          </w:rPr>
          <w:fldChar w:fldCharType="separate"/>
        </w:r>
        <w:r w:rsidR="001D777F" w:rsidRPr="002F24EA" w:rsidDel="002F24EA">
          <w:rPr>
            <w:rStyle w:val="EndnoteReference"/>
          </w:rPr>
          <w:delText>6</w:delText>
        </w:r>
        <w:r w:rsidR="00CE4C09" w:rsidRPr="002F24EA" w:rsidDel="002F24EA">
          <w:rPr>
            <w:rFonts w:asciiTheme="minorHAnsi" w:hAnsiTheme="minorHAnsi" w:cstheme="minorHAnsi"/>
            <w:vertAlign w:val="superscript"/>
            <w:rPrChange w:id="175" w:author="Laura Sitler" w:date="2023-08-31T12:31:00Z">
              <w:rPr>
                <w:rFonts w:asciiTheme="minorHAnsi" w:hAnsiTheme="minorHAnsi" w:cstheme="minorHAnsi"/>
              </w:rPr>
            </w:rPrChange>
          </w:rPr>
          <w:fldChar w:fldCharType="end"/>
        </w:r>
        <w:r w:rsidR="00CE4C09" w:rsidRPr="002F24EA" w:rsidDel="002F24EA">
          <w:rPr>
            <w:rFonts w:asciiTheme="minorHAnsi" w:hAnsiTheme="minorHAnsi" w:cstheme="minorHAnsi"/>
            <w:vertAlign w:val="superscript"/>
            <w:rPrChange w:id="176" w:author="Laura Sitler" w:date="2023-08-31T12:31:00Z">
              <w:rPr>
                <w:rFonts w:asciiTheme="minorHAnsi" w:hAnsiTheme="minorHAnsi" w:cstheme="minorHAnsi"/>
              </w:rPr>
            </w:rPrChange>
          </w:rPr>
          <w:delText xml:space="preserve"> </w:delText>
        </w:r>
      </w:del>
      <w:ins w:id="177" w:author="Laura Sitler" w:date="2023-08-31T13:49:00Z">
        <w:r w:rsidR="002F0082">
          <w:rPr>
            <w:rFonts w:asciiTheme="minorHAnsi" w:hAnsiTheme="minorHAnsi" w:cstheme="minorHAnsi"/>
            <w:vertAlign w:val="superscript"/>
          </w:rPr>
          <w:t>8</w:t>
        </w:r>
      </w:ins>
      <w:ins w:id="178" w:author="Laura Sitler" w:date="2023-08-31T12:31:00Z">
        <w:r w:rsidR="002F24EA">
          <w:rPr>
            <w:rFonts w:asciiTheme="minorHAnsi" w:hAnsiTheme="minorHAnsi" w:cstheme="minorHAnsi"/>
          </w:rPr>
          <w:t xml:space="preserve"> </w:t>
        </w:r>
      </w:ins>
      <w:commentRangeStart w:id="179"/>
      <w:r w:rsidR="007A0381" w:rsidRPr="001C2D34">
        <w:rPr>
          <w:rFonts w:asciiTheme="minorHAnsi" w:hAnsiTheme="minorHAnsi" w:cstheme="minorHAnsi"/>
          <w:highlight w:val="green"/>
        </w:rPr>
        <w:t>The term “low-field” typically describes scanners with a magnetic field</w:t>
      </w:r>
      <w:ins w:id="180" w:author="Laura Sitler" w:date="2023-08-31T11:01:00Z">
        <w:r w:rsidR="00CC68E6">
          <w:rPr>
            <w:rFonts w:asciiTheme="minorHAnsi" w:hAnsiTheme="minorHAnsi" w:cstheme="minorHAnsi"/>
            <w:highlight w:val="green"/>
          </w:rPr>
          <w:t xml:space="preserve"> of</w:t>
        </w:r>
      </w:ins>
      <w:r w:rsidR="007A0381" w:rsidRPr="001C2D34">
        <w:rPr>
          <w:rFonts w:asciiTheme="minorHAnsi" w:hAnsiTheme="minorHAnsi" w:cstheme="minorHAnsi"/>
          <w:highlight w:val="green"/>
        </w:rPr>
        <w:t xml:space="preserve"> less than 1.5</w:t>
      </w:r>
      <w:ins w:id="181" w:author="Laura Sitler" w:date="2023-08-31T10:39:00Z">
        <w:r w:rsidR="009D5C7E">
          <w:rPr>
            <w:rFonts w:asciiTheme="minorHAnsi" w:hAnsiTheme="minorHAnsi" w:cstheme="minorHAnsi"/>
            <w:highlight w:val="green"/>
          </w:rPr>
          <w:t xml:space="preserve"> </w:t>
        </w:r>
      </w:ins>
      <w:r w:rsidR="007A0381" w:rsidRPr="001C2D34">
        <w:rPr>
          <w:rFonts w:asciiTheme="minorHAnsi" w:hAnsiTheme="minorHAnsi" w:cstheme="minorHAnsi"/>
          <w:highlight w:val="green"/>
        </w:rPr>
        <w:t>T but can also indicate a range as specific as 0.01</w:t>
      </w:r>
      <w:del w:id="182" w:author="Laura Sitler" w:date="2023-08-31T10:39:00Z">
        <w:r w:rsidR="007A0381" w:rsidRPr="001C2D34" w:rsidDel="009D5C7E">
          <w:rPr>
            <w:rFonts w:asciiTheme="minorHAnsi" w:hAnsiTheme="minorHAnsi" w:cstheme="minorHAnsi"/>
            <w:highlight w:val="green"/>
          </w:rPr>
          <w:delText>-</w:delText>
        </w:r>
      </w:del>
      <w:ins w:id="183" w:author="Laura Sitler" w:date="2023-08-31T10:39:00Z">
        <w:r w:rsidR="009D5C7E">
          <w:rPr>
            <w:rFonts w:asciiTheme="minorHAnsi" w:hAnsiTheme="minorHAnsi" w:cstheme="minorHAnsi"/>
            <w:highlight w:val="green"/>
          </w:rPr>
          <w:t xml:space="preserve"> to </w:t>
        </w:r>
      </w:ins>
      <w:r w:rsidR="007A0381" w:rsidRPr="001C2D34">
        <w:rPr>
          <w:rFonts w:asciiTheme="minorHAnsi" w:hAnsiTheme="minorHAnsi" w:cstheme="minorHAnsi"/>
          <w:highlight w:val="green"/>
        </w:rPr>
        <w:t>0.1</w:t>
      </w:r>
      <w:ins w:id="184" w:author="Laura Sitler" w:date="2023-08-31T10:39:00Z">
        <w:r w:rsidR="009D5C7E">
          <w:rPr>
            <w:rFonts w:asciiTheme="minorHAnsi" w:hAnsiTheme="minorHAnsi" w:cstheme="minorHAnsi"/>
            <w:highlight w:val="green"/>
          </w:rPr>
          <w:t xml:space="preserve"> </w:t>
        </w:r>
      </w:ins>
      <w:r w:rsidR="007A0381" w:rsidRPr="001C2D34">
        <w:rPr>
          <w:rFonts w:asciiTheme="minorHAnsi" w:hAnsiTheme="minorHAnsi" w:cstheme="minorHAnsi"/>
          <w:highlight w:val="green"/>
        </w:rPr>
        <w:t>T.</w:t>
      </w:r>
      <w:commentRangeEnd w:id="179"/>
      <w:r w:rsidR="00CC108A" w:rsidRPr="001C2D34">
        <w:rPr>
          <w:rStyle w:val="CommentReference"/>
          <w:highlight w:val="green"/>
        </w:rPr>
        <w:commentReference w:id="179"/>
      </w:r>
      <w:del w:id="185" w:author="Laura Sitler" w:date="2023-08-31T12:31:00Z">
        <w:r w:rsidR="007A0381" w:rsidRPr="002F24EA" w:rsidDel="002F24EA">
          <w:rPr>
            <w:rFonts w:asciiTheme="minorHAnsi" w:hAnsiTheme="minorHAnsi" w:cstheme="minorHAnsi"/>
            <w:vertAlign w:val="superscript"/>
            <w:rPrChange w:id="186" w:author="Laura Sitler" w:date="2023-08-31T12:31:00Z">
              <w:rPr>
                <w:rFonts w:asciiTheme="minorHAnsi" w:hAnsiTheme="minorHAnsi" w:cstheme="minorHAnsi"/>
              </w:rPr>
            </w:rPrChange>
          </w:rPr>
          <w:fldChar w:fldCharType="begin"/>
        </w:r>
        <w:r w:rsidR="007A0381" w:rsidRPr="002F24EA" w:rsidDel="002F24EA">
          <w:rPr>
            <w:rFonts w:asciiTheme="minorHAnsi" w:hAnsiTheme="minorHAnsi" w:cstheme="minorHAnsi"/>
            <w:vertAlign w:val="superscript"/>
            <w:rPrChange w:id="187" w:author="Laura Sitler" w:date="2023-08-31T12:31:00Z">
              <w:rPr>
                <w:rFonts w:asciiTheme="minorHAnsi" w:hAnsiTheme="minorHAnsi" w:cstheme="minorHAnsi"/>
              </w:rPr>
            </w:rPrChange>
          </w:rPr>
          <w:delInstrText xml:space="preserve"> NOTEREF _Ref141727942 \f \h </w:delInstrText>
        </w:r>
        <w:r w:rsidR="00C66BE0" w:rsidRPr="002F24EA" w:rsidDel="002F24EA">
          <w:rPr>
            <w:rFonts w:asciiTheme="minorHAnsi" w:hAnsiTheme="minorHAnsi" w:cstheme="minorHAnsi"/>
            <w:vertAlign w:val="superscript"/>
            <w:rPrChange w:id="188" w:author="Laura Sitler" w:date="2023-08-31T12:31:00Z">
              <w:rPr>
                <w:rFonts w:asciiTheme="minorHAnsi" w:hAnsiTheme="minorHAnsi" w:cstheme="minorHAnsi"/>
              </w:rPr>
            </w:rPrChange>
          </w:rPr>
          <w:delInstrText xml:space="preserve"> \* MERGEFORMAT </w:delInstrText>
        </w:r>
        <w:r w:rsidR="007A0381" w:rsidRPr="00935370" w:rsidDel="002F24EA">
          <w:rPr>
            <w:rFonts w:asciiTheme="minorHAnsi" w:hAnsiTheme="minorHAnsi" w:cstheme="minorHAnsi"/>
            <w:vertAlign w:val="superscript"/>
          </w:rPr>
        </w:r>
        <w:r w:rsidR="007A0381" w:rsidRPr="002F24EA" w:rsidDel="002F24EA">
          <w:rPr>
            <w:rFonts w:asciiTheme="minorHAnsi" w:hAnsiTheme="minorHAnsi" w:cstheme="minorHAnsi"/>
            <w:vertAlign w:val="superscript"/>
            <w:rPrChange w:id="189" w:author="Laura Sitler" w:date="2023-08-31T12:31:00Z">
              <w:rPr>
                <w:rFonts w:asciiTheme="minorHAnsi" w:hAnsiTheme="minorHAnsi" w:cstheme="minorHAnsi"/>
              </w:rPr>
            </w:rPrChange>
          </w:rPr>
          <w:fldChar w:fldCharType="separate"/>
        </w:r>
        <w:r w:rsidR="001D777F" w:rsidRPr="002F24EA" w:rsidDel="002F24EA">
          <w:rPr>
            <w:rStyle w:val="EndnoteReference"/>
          </w:rPr>
          <w:delText>6</w:delText>
        </w:r>
        <w:r w:rsidR="007A0381" w:rsidRPr="002F24EA" w:rsidDel="002F24EA">
          <w:rPr>
            <w:rFonts w:asciiTheme="minorHAnsi" w:hAnsiTheme="minorHAnsi" w:cstheme="minorHAnsi"/>
            <w:vertAlign w:val="superscript"/>
            <w:rPrChange w:id="190" w:author="Laura Sitler" w:date="2023-08-31T12:31:00Z">
              <w:rPr>
                <w:rFonts w:asciiTheme="minorHAnsi" w:hAnsiTheme="minorHAnsi" w:cstheme="minorHAnsi"/>
              </w:rPr>
            </w:rPrChange>
          </w:rPr>
          <w:fldChar w:fldCharType="end"/>
        </w:r>
        <w:r w:rsidR="007A0381" w:rsidRPr="002F24EA" w:rsidDel="002F24EA">
          <w:rPr>
            <w:rFonts w:asciiTheme="minorHAnsi" w:hAnsiTheme="minorHAnsi" w:cstheme="minorHAnsi"/>
            <w:vertAlign w:val="superscript"/>
            <w:rPrChange w:id="191" w:author="Laura Sitler" w:date="2023-08-31T12:31:00Z">
              <w:rPr>
                <w:rFonts w:asciiTheme="minorHAnsi" w:hAnsiTheme="minorHAnsi" w:cstheme="minorHAnsi"/>
              </w:rPr>
            </w:rPrChange>
          </w:rPr>
          <w:delText xml:space="preserve"> </w:delText>
        </w:r>
      </w:del>
      <w:ins w:id="192" w:author="Laura Sitler" w:date="2023-08-31T13:50:00Z">
        <w:r w:rsidR="002F0082">
          <w:rPr>
            <w:rFonts w:asciiTheme="minorHAnsi" w:hAnsiTheme="minorHAnsi" w:cstheme="minorHAnsi"/>
            <w:vertAlign w:val="superscript"/>
          </w:rPr>
          <w:t>8</w:t>
        </w:r>
      </w:ins>
      <w:ins w:id="193" w:author="Laura Sitler" w:date="2023-08-31T12:31:00Z">
        <w:r w:rsidR="002F24EA">
          <w:rPr>
            <w:rFonts w:asciiTheme="minorHAnsi" w:hAnsiTheme="minorHAnsi" w:cstheme="minorHAnsi"/>
          </w:rPr>
          <w:t xml:space="preserve"> </w:t>
        </w:r>
      </w:ins>
      <w:r w:rsidR="007A0381">
        <w:rPr>
          <w:rFonts w:asciiTheme="minorHAnsi" w:hAnsiTheme="minorHAnsi" w:cstheme="minorHAnsi"/>
        </w:rPr>
        <w:t xml:space="preserve">While low-field scanners have existed since MRI was </w:t>
      </w:r>
      <w:del w:id="194" w:author="Laura Sitler" w:date="2023-08-31T10:39:00Z">
        <w:r w:rsidR="007A0381" w:rsidDel="009D5C7E">
          <w:rPr>
            <w:rFonts w:asciiTheme="minorHAnsi" w:hAnsiTheme="minorHAnsi" w:cstheme="minorHAnsi"/>
          </w:rPr>
          <w:delText xml:space="preserve">FDA </w:delText>
        </w:r>
      </w:del>
      <w:r w:rsidR="007A0381">
        <w:rPr>
          <w:rFonts w:asciiTheme="minorHAnsi" w:hAnsiTheme="minorHAnsi" w:cstheme="minorHAnsi"/>
        </w:rPr>
        <w:t xml:space="preserve">approved </w:t>
      </w:r>
      <w:ins w:id="195" w:author="Laura Sitler" w:date="2023-08-31T10:39:00Z">
        <w:r w:rsidR="009D5C7E">
          <w:rPr>
            <w:rFonts w:asciiTheme="minorHAnsi" w:hAnsiTheme="minorHAnsi" w:cstheme="minorHAnsi"/>
          </w:rPr>
          <w:t xml:space="preserve">by the FDA </w:t>
        </w:r>
      </w:ins>
      <w:r w:rsidR="007A0381">
        <w:rPr>
          <w:rFonts w:asciiTheme="minorHAnsi" w:hAnsiTheme="minorHAnsi" w:cstheme="minorHAnsi"/>
        </w:rPr>
        <w:t>in the 1980s, they were eclipsed by the high-field scanners until 2018 when renewed commercial interest led to FDA clearance of several low-field scanners</w:t>
      </w:r>
      <w:r w:rsidR="00C550E5">
        <w:rPr>
          <w:rFonts w:asciiTheme="minorHAnsi" w:hAnsiTheme="minorHAnsi" w:cstheme="minorHAnsi"/>
        </w:rPr>
        <w:t xml:space="preserve"> thanks to technological advancements that </w:t>
      </w:r>
      <w:del w:id="196" w:author="Laura Sitler" w:date="2023-08-31T10:41:00Z">
        <w:r w:rsidR="00C550E5" w:rsidDel="009D5C7E">
          <w:rPr>
            <w:rFonts w:asciiTheme="minorHAnsi" w:hAnsiTheme="minorHAnsi" w:cstheme="minorHAnsi"/>
          </w:rPr>
          <w:delText xml:space="preserve">have </w:delText>
        </w:r>
      </w:del>
      <w:r w:rsidR="00C550E5">
        <w:rPr>
          <w:rFonts w:asciiTheme="minorHAnsi" w:hAnsiTheme="minorHAnsi" w:cstheme="minorHAnsi"/>
        </w:rPr>
        <w:t>greatly improved the image quality.</w:t>
      </w:r>
      <w:del w:id="197" w:author="Laura Sitler" w:date="2023-08-31T12:31:00Z">
        <w:r w:rsidR="00C550E5" w:rsidRPr="002F24EA" w:rsidDel="002F24EA">
          <w:rPr>
            <w:rFonts w:asciiTheme="minorHAnsi" w:hAnsiTheme="minorHAnsi" w:cstheme="minorHAnsi"/>
            <w:vertAlign w:val="superscript"/>
            <w:rPrChange w:id="198" w:author="Laura Sitler" w:date="2023-08-31T12:31:00Z">
              <w:rPr>
                <w:rFonts w:asciiTheme="minorHAnsi" w:hAnsiTheme="minorHAnsi" w:cstheme="minorHAnsi"/>
              </w:rPr>
            </w:rPrChange>
          </w:rPr>
          <w:fldChar w:fldCharType="begin"/>
        </w:r>
        <w:r w:rsidR="00C550E5" w:rsidRPr="002F24EA" w:rsidDel="002F24EA">
          <w:rPr>
            <w:rFonts w:asciiTheme="minorHAnsi" w:hAnsiTheme="minorHAnsi" w:cstheme="minorHAnsi"/>
            <w:vertAlign w:val="superscript"/>
            <w:rPrChange w:id="199" w:author="Laura Sitler" w:date="2023-08-31T12:31:00Z">
              <w:rPr>
                <w:rFonts w:asciiTheme="minorHAnsi" w:hAnsiTheme="minorHAnsi" w:cstheme="minorHAnsi"/>
              </w:rPr>
            </w:rPrChange>
          </w:rPr>
          <w:delInstrText xml:space="preserve"> NOTEREF _Ref141727942 \f \h </w:delInstrText>
        </w:r>
        <w:r w:rsidR="00C66BE0" w:rsidRPr="002F24EA" w:rsidDel="002F24EA">
          <w:rPr>
            <w:rFonts w:asciiTheme="minorHAnsi" w:hAnsiTheme="minorHAnsi" w:cstheme="minorHAnsi"/>
            <w:vertAlign w:val="superscript"/>
            <w:rPrChange w:id="200" w:author="Laura Sitler" w:date="2023-08-31T12:31:00Z">
              <w:rPr>
                <w:rFonts w:asciiTheme="minorHAnsi" w:hAnsiTheme="minorHAnsi" w:cstheme="minorHAnsi"/>
              </w:rPr>
            </w:rPrChange>
          </w:rPr>
          <w:delInstrText xml:space="preserve"> \* MERGEFORMAT </w:delInstrText>
        </w:r>
        <w:r w:rsidR="00C550E5" w:rsidRPr="00935370" w:rsidDel="002F24EA">
          <w:rPr>
            <w:rFonts w:asciiTheme="minorHAnsi" w:hAnsiTheme="minorHAnsi" w:cstheme="minorHAnsi"/>
            <w:vertAlign w:val="superscript"/>
          </w:rPr>
        </w:r>
        <w:r w:rsidR="00C550E5" w:rsidRPr="002F24EA" w:rsidDel="002F24EA">
          <w:rPr>
            <w:rFonts w:asciiTheme="minorHAnsi" w:hAnsiTheme="minorHAnsi" w:cstheme="minorHAnsi"/>
            <w:vertAlign w:val="superscript"/>
            <w:rPrChange w:id="201" w:author="Laura Sitler" w:date="2023-08-31T12:31:00Z">
              <w:rPr>
                <w:rFonts w:asciiTheme="minorHAnsi" w:hAnsiTheme="minorHAnsi" w:cstheme="minorHAnsi"/>
              </w:rPr>
            </w:rPrChange>
          </w:rPr>
          <w:fldChar w:fldCharType="separate"/>
        </w:r>
        <w:r w:rsidR="001D777F" w:rsidRPr="002F24EA" w:rsidDel="002F24EA">
          <w:rPr>
            <w:rStyle w:val="EndnoteReference"/>
          </w:rPr>
          <w:delText>6</w:delText>
        </w:r>
        <w:r w:rsidR="00C550E5" w:rsidRPr="002F24EA" w:rsidDel="002F24EA">
          <w:rPr>
            <w:rFonts w:asciiTheme="minorHAnsi" w:hAnsiTheme="minorHAnsi" w:cstheme="minorHAnsi"/>
            <w:vertAlign w:val="superscript"/>
            <w:rPrChange w:id="202" w:author="Laura Sitler" w:date="2023-08-31T12:31:00Z">
              <w:rPr>
                <w:rFonts w:asciiTheme="minorHAnsi" w:hAnsiTheme="minorHAnsi" w:cstheme="minorHAnsi"/>
              </w:rPr>
            </w:rPrChange>
          </w:rPr>
          <w:fldChar w:fldCharType="end"/>
        </w:r>
        <w:r w:rsidR="00C550E5" w:rsidRPr="002F24EA" w:rsidDel="002F24EA">
          <w:rPr>
            <w:rFonts w:asciiTheme="minorHAnsi" w:hAnsiTheme="minorHAnsi" w:cstheme="minorHAnsi"/>
            <w:vertAlign w:val="superscript"/>
            <w:rPrChange w:id="203" w:author="Laura Sitler" w:date="2023-08-31T12:31:00Z">
              <w:rPr>
                <w:rFonts w:asciiTheme="minorHAnsi" w:hAnsiTheme="minorHAnsi" w:cstheme="minorHAnsi"/>
              </w:rPr>
            </w:rPrChange>
          </w:rPr>
          <w:delText xml:space="preserve"> </w:delText>
        </w:r>
      </w:del>
      <w:ins w:id="204" w:author="Laura Sitler" w:date="2023-08-31T13:50:00Z">
        <w:r w:rsidR="002F0082">
          <w:rPr>
            <w:rFonts w:asciiTheme="minorHAnsi" w:hAnsiTheme="minorHAnsi" w:cstheme="minorHAnsi"/>
            <w:vertAlign w:val="superscript"/>
          </w:rPr>
          <w:t>8</w:t>
        </w:r>
      </w:ins>
      <w:ins w:id="205" w:author="Laura Sitler" w:date="2023-08-31T12:31:00Z">
        <w:r w:rsidR="002F24EA">
          <w:rPr>
            <w:rFonts w:asciiTheme="minorHAnsi" w:hAnsiTheme="minorHAnsi" w:cstheme="minorHAnsi"/>
          </w:rPr>
          <w:t xml:space="preserve"> </w:t>
        </w:r>
      </w:ins>
      <w:r w:rsidR="00C550E5">
        <w:rPr>
          <w:rFonts w:asciiTheme="minorHAnsi" w:hAnsiTheme="minorHAnsi" w:cstheme="minorHAnsi"/>
        </w:rPr>
        <w:t xml:space="preserve">Hardware improvements and software developments in low-field scanners have improved the image quality obtained per unit time, allowing lower magnetic fields to produce high signal-to-noise ratio </w:t>
      </w:r>
      <w:del w:id="206" w:author="Laura Sitler" w:date="2023-08-31T10:41:00Z">
        <w:r w:rsidR="00C550E5" w:rsidDel="009D5C7E">
          <w:rPr>
            <w:rFonts w:asciiTheme="minorHAnsi" w:hAnsiTheme="minorHAnsi" w:cstheme="minorHAnsi"/>
          </w:rPr>
          <w:delText xml:space="preserve">(SNR) </w:delText>
        </w:r>
      </w:del>
      <w:r w:rsidR="00C550E5">
        <w:rPr>
          <w:rFonts w:asciiTheme="minorHAnsi" w:hAnsiTheme="minorHAnsi" w:cstheme="minorHAnsi"/>
        </w:rPr>
        <w:t>images of diagnostic quality.</w:t>
      </w:r>
      <w:del w:id="207" w:author="Laura Sitler" w:date="2023-08-31T12:31:00Z">
        <w:r w:rsidR="00C550E5" w:rsidRPr="002F24EA" w:rsidDel="002F24EA">
          <w:rPr>
            <w:rFonts w:asciiTheme="minorHAnsi" w:hAnsiTheme="minorHAnsi" w:cstheme="minorHAnsi"/>
            <w:vertAlign w:val="superscript"/>
            <w:rPrChange w:id="208" w:author="Laura Sitler" w:date="2023-08-31T12:31:00Z">
              <w:rPr>
                <w:rFonts w:asciiTheme="minorHAnsi" w:hAnsiTheme="minorHAnsi" w:cstheme="minorHAnsi"/>
              </w:rPr>
            </w:rPrChange>
          </w:rPr>
          <w:fldChar w:fldCharType="begin"/>
        </w:r>
        <w:r w:rsidR="00C550E5" w:rsidRPr="002F24EA" w:rsidDel="002F24EA">
          <w:rPr>
            <w:rFonts w:asciiTheme="minorHAnsi" w:hAnsiTheme="minorHAnsi" w:cstheme="minorHAnsi"/>
            <w:vertAlign w:val="superscript"/>
            <w:rPrChange w:id="209" w:author="Laura Sitler" w:date="2023-08-31T12:31:00Z">
              <w:rPr>
                <w:rFonts w:asciiTheme="minorHAnsi" w:hAnsiTheme="minorHAnsi" w:cstheme="minorHAnsi"/>
              </w:rPr>
            </w:rPrChange>
          </w:rPr>
          <w:delInstrText xml:space="preserve"> NOTEREF _Ref141727942 \f \h </w:delInstrText>
        </w:r>
        <w:r w:rsidR="00C66BE0" w:rsidRPr="002F24EA" w:rsidDel="002F24EA">
          <w:rPr>
            <w:rFonts w:asciiTheme="minorHAnsi" w:hAnsiTheme="minorHAnsi" w:cstheme="minorHAnsi"/>
            <w:vertAlign w:val="superscript"/>
            <w:rPrChange w:id="210" w:author="Laura Sitler" w:date="2023-08-31T12:31:00Z">
              <w:rPr>
                <w:rFonts w:asciiTheme="minorHAnsi" w:hAnsiTheme="minorHAnsi" w:cstheme="minorHAnsi"/>
              </w:rPr>
            </w:rPrChange>
          </w:rPr>
          <w:delInstrText xml:space="preserve"> \* MERGEFORMAT </w:delInstrText>
        </w:r>
        <w:r w:rsidR="00C550E5" w:rsidRPr="00935370" w:rsidDel="002F24EA">
          <w:rPr>
            <w:rFonts w:asciiTheme="minorHAnsi" w:hAnsiTheme="minorHAnsi" w:cstheme="minorHAnsi"/>
            <w:vertAlign w:val="superscript"/>
          </w:rPr>
        </w:r>
        <w:r w:rsidR="00C550E5" w:rsidRPr="002F24EA" w:rsidDel="002F24EA">
          <w:rPr>
            <w:rFonts w:asciiTheme="minorHAnsi" w:hAnsiTheme="minorHAnsi" w:cstheme="minorHAnsi"/>
            <w:vertAlign w:val="superscript"/>
            <w:rPrChange w:id="211" w:author="Laura Sitler" w:date="2023-08-31T12:31:00Z">
              <w:rPr>
                <w:rFonts w:asciiTheme="minorHAnsi" w:hAnsiTheme="minorHAnsi" w:cstheme="minorHAnsi"/>
              </w:rPr>
            </w:rPrChange>
          </w:rPr>
          <w:fldChar w:fldCharType="separate"/>
        </w:r>
        <w:r w:rsidR="001D777F" w:rsidRPr="002F24EA" w:rsidDel="002F24EA">
          <w:rPr>
            <w:rStyle w:val="EndnoteReference"/>
          </w:rPr>
          <w:delText>6</w:delText>
        </w:r>
        <w:r w:rsidR="00C550E5" w:rsidRPr="002F24EA" w:rsidDel="002F24EA">
          <w:rPr>
            <w:rFonts w:asciiTheme="minorHAnsi" w:hAnsiTheme="minorHAnsi" w:cstheme="minorHAnsi"/>
            <w:vertAlign w:val="superscript"/>
            <w:rPrChange w:id="212" w:author="Laura Sitler" w:date="2023-08-31T12:31:00Z">
              <w:rPr>
                <w:rFonts w:asciiTheme="minorHAnsi" w:hAnsiTheme="minorHAnsi" w:cstheme="minorHAnsi"/>
              </w:rPr>
            </w:rPrChange>
          </w:rPr>
          <w:fldChar w:fldCharType="end"/>
        </w:r>
        <w:r w:rsidR="00C550E5" w:rsidRPr="002F24EA" w:rsidDel="002F24EA">
          <w:rPr>
            <w:rFonts w:asciiTheme="minorHAnsi" w:hAnsiTheme="minorHAnsi" w:cstheme="minorHAnsi"/>
            <w:vertAlign w:val="superscript"/>
            <w:rPrChange w:id="213" w:author="Laura Sitler" w:date="2023-08-31T12:31:00Z">
              <w:rPr>
                <w:rFonts w:asciiTheme="minorHAnsi" w:hAnsiTheme="minorHAnsi" w:cstheme="minorHAnsi"/>
              </w:rPr>
            </w:rPrChange>
          </w:rPr>
          <w:delText xml:space="preserve"> </w:delText>
        </w:r>
      </w:del>
      <w:ins w:id="214" w:author="Laura Sitler" w:date="2023-08-31T13:50:00Z">
        <w:r w:rsidR="002F0082">
          <w:rPr>
            <w:rFonts w:asciiTheme="minorHAnsi" w:hAnsiTheme="minorHAnsi" w:cstheme="minorHAnsi"/>
            <w:vertAlign w:val="superscript"/>
          </w:rPr>
          <w:t>8</w:t>
        </w:r>
      </w:ins>
      <w:ins w:id="215" w:author="Laura Sitler" w:date="2023-08-31T12:31:00Z">
        <w:r w:rsidR="002F24EA">
          <w:rPr>
            <w:rFonts w:asciiTheme="minorHAnsi" w:hAnsiTheme="minorHAnsi" w:cstheme="minorHAnsi"/>
          </w:rPr>
          <w:t xml:space="preserve"> </w:t>
        </w:r>
      </w:ins>
      <w:r w:rsidR="00990056">
        <w:rPr>
          <w:rFonts w:asciiTheme="minorHAnsi" w:hAnsiTheme="minorHAnsi" w:cstheme="minorHAnsi"/>
        </w:rPr>
        <w:t>Artificial intelligence and deep learning algorithms are also helping to denoise and improve image quality and aid in image postprocessing.</w:t>
      </w:r>
      <w:ins w:id="216" w:author="Laura Sitler" w:date="2023-08-31T13:50:00Z">
        <w:r w:rsidR="002F0082">
          <w:rPr>
            <w:rFonts w:asciiTheme="minorHAnsi" w:hAnsiTheme="minorHAnsi" w:cstheme="minorHAnsi"/>
            <w:vertAlign w:val="superscript"/>
          </w:rPr>
          <w:t>8</w:t>
        </w:r>
      </w:ins>
      <w:del w:id="217" w:author="Laura Sitler" w:date="2023-08-31T12:32:00Z">
        <w:r w:rsidR="00990056" w:rsidDel="002F24EA">
          <w:rPr>
            <w:rFonts w:asciiTheme="minorHAnsi" w:hAnsiTheme="minorHAnsi" w:cstheme="minorHAnsi"/>
          </w:rPr>
          <w:fldChar w:fldCharType="begin"/>
        </w:r>
        <w:r w:rsidR="00990056" w:rsidDel="002F24EA">
          <w:rPr>
            <w:rFonts w:asciiTheme="minorHAnsi" w:hAnsiTheme="minorHAnsi" w:cstheme="minorHAnsi"/>
          </w:rPr>
          <w:delInstrText xml:space="preserve"> NOTEREF _Ref141727942 \f \h </w:delInstrText>
        </w:r>
        <w:r w:rsidR="00C66BE0" w:rsidDel="002F24EA">
          <w:rPr>
            <w:rFonts w:asciiTheme="minorHAnsi" w:hAnsiTheme="minorHAnsi" w:cstheme="minorHAnsi"/>
          </w:rPr>
          <w:delInstrText xml:space="preserve"> \* MERGEFORMAT </w:delInstrText>
        </w:r>
        <w:r w:rsidR="00990056" w:rsidDel="002F24EA">
          <w:rPr>
            <w:rFonts w:asciiTheme="minorHAnsi" w:hAnsiTheme="minorHAnsi" w:cstheme="minorHAnsi"/>
          </w:rPr>
        </w:r>
        <w:r w:rsidR="00990056" w:rsidDel="002F24EA">
          <w:rPr>
            <w:rFonts w:asciiTheme="minorHAnsi" w:hAnsiTheme="minorHAnsi" w:cstheme="minorHAnsi"/>
          </w:rPr>
          <w:fldChar w:fldCharType="separate"/>
        </w:r>
        <w:r w:rsidR="001D777F" w:rsidRPr="001D777F" w:rsidDel="002F24EA">
          <w:rPr>
            <w:rStyle w:val="EndnoteReference"/>
          </w:rPr>
          <w:delText>6</w:delText>
        </w:r>
        <w:r w:rsidR="00990056" w:rsidDel="002F24EA">
          <w:rPr>
            <w:rFonts w:asciiTheme="minorHAnsi" w:hAnsiTheme="minorHAnsi" w:cstheme="minorHAnsi"/>
          </w:rPr>
          <w:fldChar w:fldCharType="end"/>
        </w:r>
      </w:del>
    </w:p>
    <w:p w14:paraId="4A87C055" w14:textId="77777777" w:rsidR="00E33F3D" w:rsidRDefault="00E33F3D" w:rsidP="001C2D34">
      <w:pPr>
        <w:spacing w:line="360" w:lineRule="auto"/>
        <w:rPr>
          <w:rFonts w:asciiTheme="minorHAnsi" w:hAnsiTheme="minorHAnsi" w:cstheme="minorHAnsi"/>
          <w:b/>
          <w:bCs/>
        </w:rPr>
      </w:pPr>
    </w:p>
    <w:p w14:paraId="3E2A35B6" w14:textId="0A42770A" w:rsidR="00E33F3D" w:rsidRDefault="00E33F3D" w:rsidP="001C2D34">
      <w:pPr>
        <w:pStyle w:val="Heading2"/>
        <w:spacing w:line="360" w:lineRule="auto"/>
      </w:pPr>
      <w:commentRangeStart w:id="218"/>
      <w:commentRangeStart w:id="219"/>
      <w:r w:rsidRPr="006C772F">
        <w:rPr>
          <w:highlight w:val="yellow"/>
        </w:rPr>
        <w:t>Comparison</w:t>
      </w:r>
      <w:commentRangeEnd w:id="218"/>
      <w:r w:rsidR="00403FB6">
        <w:rPr>
          <w:rStyle w:val="CommentReference"/>
          <w:rFonts w:eastAsia="Times New Roman" w:cs="Times New Roman"/>
          <w:b w:val="0"/>
        </w:rPr>
        <w:commentReference w:id="218"/>
      </w:r>
      <w:r w:rsidRPr="006C772F">
        <w:rPr>
          <w:highlight w:val="yellow"/>
        </w:rPr>
        <w:t xml:space="preserve"> of Fixed and Portable MRI</w:t>
      </w:r>
      <w:commentRangeEnd w:id="219"/>
      <w:r w:rsidR="006C772F" w:rsidRPr="006C772F">
        <w:rPr>
          <w:rStyle w:val="CommentReference"/>
          <w:highlight w:val="yellow"/>
        </w:rPr>
        <w:commentReference w:id="219"/>
      </w:r>
    </w:p>
    <w:p w14:paraId="43E68095" w14:textId="4959FB0E" w:rsidR="00E33F3D" w:rsidRDefault="008250FB" w:rsidP="001C2D34">
      <w:pPr>
        <w:spacing w:line="360" w:lineRule="auto"/>
        <w:rPr>
          <w:rFonts w:asciiTheme="minorHAnsi" w:hAnsiTheme="minorHAnsi" w:cstheme="minorHAnsi"/>
        </w:rPr>
      </w:pPr>
      <w:del w:id="220" w:author="Laura Sitler" w:date="2023-08-31T10:49:00Z">
        <w:r w:rsidDel="00D91322">
          <w:rPr>
            <w:rFonts w:asciiTheme="minorHAnsi" w:hAnsiTheme="minorHAnsi" w:cstheme="minorHAnsi"/>
          </w:rPr>
          <w:fldChar w:fldCharType="begin"/>
        </w:r>
        <w:r w:rsidDel="00D91322">
          <w:rPr>
            <w:rFonts w:asciiTheme="minorHAnsi" w:hAnsiTheme="minorHAnsi" w:cstheme="minorHAnsi"/>
          </w:rPr>
          <w:delInstrText xml:space="preserve"> REF _Ref141732508 \h </w:delInstrText>
        </w:r>
        <w:r w:rsidR="00C66BE0" w:rsidDel="00D91322">
          <w:rPr>
            <w:rFonts w:asciiTheme="minorHAnsi" w:hAnsiTheme="minorHAnsi" w:cstheme="minorHAnsi"/>
          </w:rPr>
          <w:delInstrText xml:space="preserve"> \* MERGEFORMAT </w:delInstrText>
        </w:r>
        <w:r w:rsidDel="00D91322">
          <w:rPr>
            <w:rFonts w:asciiTheme="minorHAnsi" w:hAnsiTheme="minorHAnsi" w:cstheme="minorHAnsi"/>
          </w:rPr>
        </w:r>
        <w:r w:rsidDel="00D91322">
          <w:rPr>
            <w:rFonts w:asciiTheme="minorHAnsi" w:hAnsiTheme="minorHAnsi" w:cstheme="minorHAnsi"/>
          </w:rPr>
          <w:fldChar w:fldCharType="separate"/>
        </w:r>
        <w:r w:rsidR="001D777F" w:rsidRPr="008250FB" w:rsidDel="00D91322">
          <w:delText xml:space="preserve">Table </w:delText>
        </w:r>
        <w:r w:rsidR="001D777F" w:rsidDel="00D91322">
          <w:rPr>
            <w:noProof/>
          </w:rPr>
          <w:delText>1</w:delText>
        </w:r>
        <w:r w:rsidR="001D777F" w:rsidRPr="008250FB" w:rsidDel="00D91322">
          <w:delText xml:space="preserve"> - Fixed vs Portable MRI</w:delText>
        </w:r>
        <w:r w:rsidDel="00D91322">
          <w:rPr>
            <w:rFonts w:asciiTheme="minorHAnsi" w:hAnsiTheme="minorHAnsi" w:cstheme="minorHAnsi"/>
          </w:rPr>
          <w:fldChar w:fldCharType="end"/>
        </w:r>
        <w:r w:rsidDel="00D91322">
          <w:rPr>
            <w:rFonts w:asciiTheme="minorHAnsi" w:hAnsiTheme="minorHAnsi" w:cstheme="minorHAnsi"/>
          </w:rPr>
          <w:delText xml:space="preserve"> </w:delText>
        </w:r>
        <w:r w:rsidR="00292BA4" w:rsidDel="00D91322">
          <w:rPr>
            <w:rFonts w:asciiTheme="minorHAnsi" w:hAnsiTheme="minorHAnsi" w:cstheme="minorHAnsi"/>
          </w:rPr>
          <w:delText>highlights s</w:delText>
        </w:r>
      </w:del>
      <w:ins w:id="221" w:author="Laura Sitler" w:date="2023-08-31T10:49:00Z">
        <w:r w:rsidR="00D91322">
          <w:rPr>
            <w:rFonts w:asciiTheme="minorHAnsi" w:hAnsiTheme="minorHAnsi" w:cstheme="minorHAnsi"/>
          </w:rPr>
          <w:t>S</w:t>
        </w:r>
      </w:ins>
      <w:r w:rsidR="00292BA4">
        <w:rPr>
          <w:rFonts w:asciiTheme="minorHAnsi" w:hAnsiTheme="minorHAnsi" w:cstheme="minorHAnsi"/>
        </w:rPr>
        <w:t>ome of the common differences between fixed and portable MRI machines</w:t>
      </w:r>
      <w:ins w:id="222" w:author="Laura Sitler" w:date="2023-08-31T10:49:00Z">
        <w:r w:rsidR="00D91322">
          <w:rPr>
            <w:rFonts w:asciiTheme="minorHAnsi" w:hAnsiTheme="minorHAnsi" w:cstheme="minorHAnsi"/>
          </w:rPr>
          <w:t xml:space="preserve"> are highlighted in the Table</w:t>
        </w:r>
      </w:ins>
      <w:r w:rsidR="00292BA4">
        <w:rPr>
          <w:rFonts w:asciiTheme="minorHAnsi" w:hAnsiTheme="minorHAnsi" w:cstheme="minorHAnsi"/>
        </w:rPr>
        <w:t>.</w:t>
      </w:r>
      <w:ins w:id="223" w:author="Laura Sitler" w:date="2023-08-31T13:50:00Z">
        <w:r w:rsidR="002F0082">
          <w:rPr>
            <w:rFonts w:asciiTheme="minorHAnsi" w:hAnsiTheme="minorHAnsi" w:cstheme="minorHAnsi"/>
            <w:vertAlign w:val="superscript"/>
          </w:rPr>
          <w:t>8</w:t>
        </w:r>
      </w:ins>
      <w:del w:id="224" w:author="Laura Sitler" w:date="2023-08-31T12:32:00Z">
        <w:r w:rsidDel="002F24EA">
          <w:rPr>
            <w:rFonts w:asciiTheme="minorHAnsi" w:hAnsiTheme="minorHAnsi" w:cstheme="minorHAnsi"/>
          </w:rPr>
          <w:fldChar w:fldCharType="begin"/>
        </w:r>
        <w:r w:rsidDel="002F24EA">
          <w:rPr>
            <w:rFonts w:asciiTheme="minorHAnsi" w:hAnsiTheme="minorHAnsi" w:cstheme="minorHAnsi"/>
          </w:rPr>
          <w:delInstrText xml:space="preserve"> NOTEREF _Ref141727942 \f \h </w:delInstrText>
        </w:r>
        <w:r w:rsidR="00C66BE0" w:rsidDel="002F24EA">
          <w:rPr>
            <w:rFonts w:asciiTheme="minorHAnsi" w:hAnsiTheme="minorHAnsi" w:cstheme="minorHAnsi"/>
          </w:rPr>
          <w:delInstrText xml:space="preserve"> \* MERGEFORMAT </w:delInstrText>
        </w:r>
        <w:r w:rsidDel="002F24EA">
          <w:rPr>
            <w:rFonts w:asciiTheme="minorHAnsi" w:hAnsiTheme="minorHAnsi" w:cstheme="minorHAnsi"/>
          </w:rPr>
        </w:r>
        <w:r w:rsidDel="002F24EA">
          <w:rPr>
            <w:rFonts w:asciiTheme="minorHAnsi" w:hAnsiTheme="minorHAnsi" w:cstheme="minorHAnsi"/>
          </w:rPr>
          <w:fldChar w:fldCharType="separate"/>
        </w:r>
        <w:r w:rsidR="001D777F" w:rsidRPr="001D777F" w:rsidDel="002F24EA">
          <w:rPr>
            <w:rStyle w:val="EndnoteReference"/>
          </w:rPr>
          <w:delText>6</w:delText>
        </w:r>
        <w:r w:rsidDel="002F24EA">
          <w:rPr>
            <w:rFonts w:asciiTheme="minorHAnsi" w:hAnsiTheme="minorHAnsi" w:cstheme="minorHAnsi"/>
          </w:rPr>
          <w:fldChar w:fldCharType="end"/>
        </w:r>
      </w:del>
    </w:p>
    <w:p w14:paraId="7208D06D" w14:textId="77777777" w:rsidR="00292BA4" w:rsidRDefault="00292BA4" w:rsidP="001C2D34">
      <w:pPr>
        <w:spacing w:line="360" w:lineRule="auto"/>
        <w:rPr>
          <w:rFonts w:asciiTheme="minorHAnsi" w:hAnsiTheme="minorHAnsi" w:cstheme="minorHAnsi"/>
        </w:rPr>
      </w:pPr>
    </w:p>
    <w:p w14:paraId="561825A9" w14:textId="08F800DC" w:rsidR="008250FB" w:rsidRPr="005B705B" w:rsidRDefault="008250FB" w:rsidP="001C2D34">
      <w:pPr>
        <w:pStyle w:val="Caption"/>
        <w:keepNext/>
        <w:spacing w:line="360" w:lineRule="auto"/>
        <w:rPr>
          <w:b/>
          <w:bCs/>
          <w:i w:val="0"/>
          <w:iCs w:val="0"/>
          <w:color w:val="auto"/>
          <w:sz w:val="22"/>
          <w:szCs w:val="22"/>
          <w:rPrChange w:id="225" w:author="Laura Sitler" w:date="2023-08-31T09:44:00Z">
            <w:rPr>
              <w:color w:val="auto"/>
              <w:sz w:val="22"/>
              <w:szCs w:val="22"/>
            </w:rPr>
          </w:rPrChange>
        </w:rPr>
      </w:pPr>
      <w:bookmarkStart w:id="226" w:name="_Ref141732508"/>
      <w:r w:rsidRPr="005B705B">
        <w:rPr>
          <w:b/>
          <w:bCs/>
          <w:i w:val="0"/>
          <w:iCs w:val="0"/>
          <w:color w:val="auto"/>
          <w:sz w:val="22"/>
          <w:szCs w:val="22"/>
          <w:rPrChange w:id="227" w:author="Laura Sitler" w:date="2023-08-31T09:44:00Z">
            <w:rPr>
              <w:color w:val="auto"/>
              <w:sz w:val="22"/>
              <w:szCs w:val="22"/>
            </w:rPr>
          </w:rPrChange>
        </w:rPr>
        <w:t>Table</w:t>
      </w:r>
      <w:del w:id="228" w:author="Laura Sitler" w:date="2023-08-31T10:15:00Z">
        <w:r w:rsidRPr="005B705B" w:rsidDel="00064F8E">
          <w:rPr>
            <w:b/>
            <w:bCs/>
            <w:i w:val="0"/>
            <w:iCs w:val="0"/>
            <w:color w:val="auto"/>
            <w:sz w:val="22"/>
            <w:szCs w:val="22"/>
            <w:rPrChange w:id="229" w:author="Laura Sitler" w:date="2023-08-31T09:44:00Z">
              <w:rPr>
                <w:color w:val="auto"/>
                <w:sz w:val="22"/>
                <w:szCs w:val="22"/>
              </w:rPr>
            </w:rPrChange>
          </w:rPr>
          <w:delText xml:space="preserve"> </w:delText>
        </w:r>
        <w:r w:rsidRPr="005B705B" w:rsidDel="00064F8E">
          <w:rPr>
            <w:b/>
            <w:bCs/>
            <w:i w:val="0"/>
            <w:iCs w:val="0"/>
            <w:color w:val="auto"/>
            <w:sz w:val="22"/>
            <w:szCs w:val="22"/>
            <w:rPrChange w:id="230" w:author="Laura Sitler" w:date="2023-08-31T09:44:00Z">
              <w:rPr>
                <w:color w:val="auto"/>
                <w:sz w:val="22"/>
                <w:szCs w:val="22"/>
              </w:rPr>
            </w:rPrChange>
          </w:rPr>
          <w:fldChar w:fldCharType="begin"/>
        </w:r>
        <w:r w:rsidRPr="005B705B" w:rsidDel="00064F8E">
          <w:rPr>
            <w:b/>
            <w:bCs/>
            <w:i w:val="0"/>
            <w:iCs w:val="0"/>
            <w:color w:val="auto"/>
            <w:sz w:val="22"/>
            <w:szCs w:val="22"/>
            <w:rPrChange w:id="231" w:author="Laura Sitler" w:date="2023-08-31T09:44:00Z">
              <w:rPr>
                <w:color w:val="auto"/>
                <w:sz w:val="22"/>
                <w:szCs w:val="22"/>
              </w:rPr>
            </w:rPrChange>
          </w:rPr>
          <w:delInstrText xml:space="preserve"> SEQ Table \* ARABIC </w:delInstrText>
        </w:r>
        <w:r w:rsidRPr="005B705B" w:rsidDel="00064F8E">
          <w:rPr>
            <w:b/>
            <w:bCs/>
            <w:i w:val="0"/>
            <w:iCs w:val="0"/>
            <w:color w:val="auto"/>
            <w:sz w:val="22"/>
            <w:szCs w:val="22"/>
            <w:rPrChange w:id="232" w:author="Laura Sitler" w:date="2023-08-31T09:44:00Z">
              <w:rPr>
                <w:color w:val="auto"/>
                <w:sz w:val="22"/>
                <w:szCs w:val="22"/>
              </w:rPr>
            </w:rPrChange>
          </w:rPr>
          <w:fldChar w:fldCharType="separate"/>
        </w:r>
        <w:r w:rsidR="001D777F" w:rsidRPr="005B705B" w:rsidDel="00064F8E">
          <w:rPr>
            <w:b/>
            <w:bCs/>
            <w:i w:val="0"/>
            <w:iCs w:val="0"/>
            <w:noProof/>
            <w:color w:val="auto"/>
            <w:sz w:val="22"/>
            <w:szCs w:val="22"/>
            <w:rPrChange w:id="233" w:author="Laura Sitler" w:date="2023-08-31T09:44:00Z">
              <w:rPr>
                <w:noProof/>
                <w:color w:val="auto"/>
                <w:sz w:val="22"/>
                <w:szCs w:val="22"/>
              </w:rPr>
            </w:rPrChange>
          </w:rPr>
          <w:delText>1</w:delText>
        </w:r>
        <w:r w:rsidRPr="005B705B" w:rsidDel="00064F8E">
          <w:rPr>
            <w:b/>
            <w:bCs/>
            <w:i w:val="0"/>
            <w:iCs w:val="0"/>
            <w:color w:val="auto"/>
            <w:sz w:val="22"/>
            <w:szCs w:val="22"/>
            <w:rPrChange w:id="234" w:author="Laura Sitler" w:date="2023-08-31T09:44:00Z">
              <w:rPr>
                <w:color w:val="auto"/>
                <w:sz w:val="22"/>
                <w:szCs w:val="22"/>
              </w:rPr>
            </w:rPrChange>
          </w:rPr>
          <w:fldChar w:fldCharType="end"/>
        </w:r>
      </w:del>
      <w:del w:id="235" w:author="Laura Sitler" w:date="2023-08-31T09:44:00Z">
        <w:r w:rsidRPr="005B705B" w:rsidDel="005B705B">
          <w:rPr>
            <w:b/>
            <w:bCs/>
            <w:i w:val="0"/>
            <w:iCs w:val="0"/>
            <w:color w:val="auto"/>
            <w:sz w:val="22"/>
            <w:szCs w:val="22"/>
            <w:rPrChange w:id="236" w:author="Laura Sitler" w:date="2023-08-31T09:44:00Z">
              <w:rPr>
                <w:color w:val="auto"/>
                <w:sz w:val="22"/>
                <w:szCs w:val="22"/>
              </w:rPr>
            </w:rPrChange>
          </w:rPr>
          <w:delText xml:space="preserve"> -</w:delText>
        </w:r>
      </w:del>
      <w:ins w:id="237" w:author="Laura Sitler" w:date="2023-08-31T09:44:00Z">
        <w:r w:rsidR="005B705B">
          <w:rPr>
            <w:b/>
            <w:bCs/>
            <w:i w:val="0"/>
            <w:iCs w:val="0"/>
            <w:color w:val="auto"/>
            <w:sz w:val="22"/>
            <w:szCs w:val="22"/>
          </w:rPr>
          <w:t>.</w:t>
        </w:r>
      </w:ins>
      <w:r w:rsidRPr="005B705B">
        <w:rPr>
          <w:b/>
          <w:bCs/>
          <w:i w:val="0"/>
          <w:iCs w:val="0"/>
          <w:color w:val="auto"/>
          <w:sz w:val="22"/>
          <w:szCs w:val="22"/>
          <w:rPrChange w:id="238" w:author="Laura Sitler" w:date="2023-08-31T09:44:00Z">
            <w:rPr>
              <w:color w:val="auto"/>
              <w:sz w:val="22"/>
              <w:szCs w:val="22"/>
            </w:rPr>
          </w:rPrChange>
        </w:rPr>
        <w:t xml:space="preserve"> </w:t>
      </w:r>
      <w:ins w:id="239" w:author="Laura Sitler" w:date="2023-08-31T11:06:00Z">
        <w:r w:rsidR="00CC68E6">
          <w:rPr>
            <w:b/>
            <w:bCs/>
            <w:i w:val="0"/>
            <w:iCs w:val="0"/>
            <w:color w:val="auto"/>
            <w:sz w:val="22"/>
            <w:szCs w:val="22"/>
          </w:rPr>
          <w:t xml:space="preserve">Comparison of </w:t>
        </w:r>
      </w:ins>
      <w:r w:rsidRPr="005B705B">
        <w:rPr>
          <w:b/>
          <w:bCs/>
          <w:i w:val="0"/>
          <w:iCs w:val="0"/>
          <w:color w:val="auto"/>
          <w:sz w:val="22"/>
          <w:szCs w:val="22"/>
          <w:rPrChange w:id="240" w:author="Laura Sitler" w:date="2023-08-31T09:44:00Z">
            <w:rPr>
              <w:color w:val="auto"/>
              <w:sz w:val="22"/>
              <w:szCs w:val="22"/>
            </w:rPr>
          </w:rPrChange>
        </w:rPr>
        <w:t>Fixed vs Portable MRI</w:t>
      </w:r>
      <w:bookmarkEnd w:id="226"/>
      <w:ins w:id="241" w:author="Laura Sitler" w:date="2023-08-31T13:50:00Z">
        <w:r w:rsidR="002F0082">
          <w:rPr>
            <w:b/>
            <w:bCs/>
            <w:i w:val="0"/>
            <w:iCs w:val="0"/>
            <w:color w:val="auto"/>
            <w:sz w:val="22"/>
            <w:szCs w:val="22"/>
            <w:vertAlign w:val="superscript"/>
          </w:rPr>
          <w:t>8</w:t>
        </w:r>
      </w:ins>
    </w:p>
    <w:tbl>
      <w:tblPr>
        <w:tblStyle w:val="ListTable3"/>
        <w:tblW w:w="0" w:type="auto"/>
        <w:tblLayout w:type="fixed"/>
        <w:tblLook w:val="04A0" w:firstRow="1" w:lastRow="0" w:firstColumn="1" w:lastColumn="0" w:noHBand="0" w:noVBand="1"/>
        <w:tblPrChange w:id="242" w:author="Laura Sitler" w:date="2023-08-31T10:46:00Z">
          <w:tblPr>
            <w:tblStyle w:val="GridTable2-Accent3"/>
            <w:tblW w:w="0" w:type="auto"/>
            <w:tblLook w:val="04A0" w:firstRow="1" w:lastRow="0" w:firstColumn="1" w:lastColumn="0" w:noHBand="0" w:noVBand="1"/>
          </w:tblPr>
        </w:tblPrChange>
      </w:tblPr>
      <w:tblGrid>
        <w:gridCol w:w="2695"/>
        <w:gridCol w:w="3150"/>
        <w:gridCol w:w="3505"/>
        <w:tblGridChange w:id="243">
          <w:tblGrid>
            <w:gridCol w:w="3116"/>
            <w:gridCol w:w="3117"/>
            <w:gridCol w:w="3117"/>
          </w:tblGrid>
        </w:tblGridChange>
      </w:tblGrid>
      <w:tr w:rsidR="00292BA4" w14:paraId="433AEED2" w14:textId="77777777" w:rsidTr="009D5C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5" w:type="dxa"/>
            <w:tcPrChange w:id="244" w:author="Laura Sitler" w:date="2023-08-31T10:46:00Z">
              <w:tcPr>
                <w:tcW w:w="3116" w:type="dxa"/>
                <w:vAlign w:val="center"/>
              </w:tcPr>
            </w:tcPrChange>
          </w:tcPr>
          <w:p w14:paraId="491B9DA2" w14:textId="77777777" w:rsidR="00292BA4" w:rsidRDefault="00292BA4" w:rsidP="001C2D34">
            <w:pPr>
              <w:spacing w:line="360" w:lineRule="auto"/>
              <w:jc w:val="center"/>
              <w:cnfStyle w:val="101000000100" w:firstRow="1" w:lastRow="0" w:firstColumn="1" w:lastColumn="0" w:oddVBand="0" w:evenVBand="0" w:oddHBand="0" w:evenHBand="0" w:firstRowFirstColumn="1" w:firstRowLastColumn="0" w:lastRowFirstColumn="0" w:lastRowLastColumn="0"/>
              <w:rPr>
                <w:rFonts w:asciiTheme="minorHAnsi" w:hAnsiTheme="minorHAnsi" w:cstheme="minorHAnsi"/>
              </w:rPr>
            </w:pPr>
          </w:p>
        </w:tc>
        <w:tc>
          <w:tcPr>
            <w:tcW w:w="3150" w:type="dxa"/>
            <w:tcPrChange w:id="245" w:author="Laura Sitler" w:date="2023-08-31T10:46:00Z">
              <w:tcPr>
                <w:tcW w:w="3117" w:type="dxa"/>
                <w:vAlign w:val="center"/>
              </w:tcPr>
            </w:tcPrChange>
          </w:tcPr>
          <w:p w14:paraId="437B36BA" w14:textId="02C4F72A" w:rsidR="00292BA4" w:rsidRDefault="00292BA4" w:rsidP="001C2D34">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Fixed MRI</w:t>
            </w:r>
          </w:p>
        </w:tc>
        <w:tc>
          <w:tcPr>
            <w:tcW w:w="3505" w:type="dxa"/>
            <w:tcPrChange w:id="246" w:author="Laura Sitler" w:date="2023-08-31T10:46:00Z">
              <w:tcPr>
                <w:tcW w:w="3117" w:type="dxa"/>
                <w:vAlign w:val="center"/>
              </w:tcPr>
            </w:tcPrChange>
          </w:tcPr>
          <w:p w14:paraId="68EF6678" w14:textId="41604C8C" w:rsidR="00292BA4" w:rsidRDefault="00292BA4" w:rsidP="001C2D34">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Portable MRI</w:t>
            </w:r>
          </w:p>
        </w:tc>
      </w:tr>
      <w:tr w:rsidR="00292BA4" w14:paraId="31C98568" w14:textId="77777777" w:rsidTr="009D5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Change w:id="247" w:author="Laura Sitler" w:date="2023-08-31T10:46:00Z">
              <w:tcPr>
                <w:tcW w:w="3116" w:type="dxa"/>
                <w:vAlign w:val="center"/>
              </w:tcPr>
            </w:tcPrChange>
          </w:tcPr>
          <w:p w14:paraId="46E8D757" w14:textId="7CAF877A" w:rsidR="00292BA4" w:rsidRPr="009D5C7E" w:rsidRDefault="00292BA4">
            <w:pPr>
              <w:spacing w:line="360" w:lineRule="auto"/>
              <w:cnfStyle w:val="001000100000" w:firstRow="0" w:lastRow="0" w:firstColumn="1" w:lastColumn="0" w:oddVBand="0" w:evenVBand="0" w:oddHBand="1" w:evenHBand="0" w:firstRowFirstColumn="0" w:firstRowLastColumn="0" w:lastRowFirstColumn="0" w:lastRowLastColumn="0"/>
              <w:rPr>
                <w:rFonts w:asciiTheme="minorHAnsi" w:hAnsiTheme="minorHAnsi" w:cstheme="minorHAnsi"/>
                <w:b w:val="0"/>
                <w:bCs w:val="0"/>
              </w:rPr>
              <w:pPrChange w:id="248" w:author="Laura Sitler" w:date="2023-08-31T10:42:00Z">
                <w:pPr>
                  <w:spacing w:line="360" w:lineRule="auto"/>
                  <w:jc w:val="center"/>
                  <w:cnfStyle w:val="001000100000" w:firstRow="0" w:lastRow="0" w:firstColumn="1" w:lastColumn="0" w:oddVBand="0" w:evenVBand="0" w:oddHBand="1" w:evenHBand="0" w:firstRowFirstColumn="0" w:firstRowLastColumn="0" w:lastRowFirstColumn="0" w:lastRowLastColumn="0"/>
                </w:pPr>
              </w:pPrChange>
            </w:pPr>
            <w:r w:rsidRPr="009D5C7E">
              <w:rPr>
                <w:rFonts w:asciiTheme="minorHAnsi" w:hAnsiTheme="minorHAnsi" w:cstheme="minorHAnsi"/>
              </w:rPr>
              <w:t xml:space="preserve">Magnet </w:t>
            </w:r>
            <w:del w:id="249" w:author="Laura Sitler" w:date="2023-08-31T10:42:00Z">
              <w:r w:rsidRPr="009D5C7E" w:rsidDel="009D5C7E">
                <w:rPr>
                  <w:rFonts w:asciiTheme="minorHAnsi" w:hAnsiTheme="minorHAnsi" w:cstheme="minorHAnsi"/>
                </w:rPr>
                <w:delText>Size</w:delText>
              </w:r>
            </w:del>
            <w:ins w:id="250" w:author="Laura Sitler" w:date="2023-08-31T10:42:00Z">
              <w:r w:rsidR="009D5C7E">
                <w:rPr>
                  <w:rFonts w:asciiTheme="minorHAnsi" w:hAnsiTheme="minorHAnsi" w:cstheme="minorHAnsi"/>
                  <w:b w:val="0"/>
                  <w:bCs w:val="0"/>
                </w:rPr>
                <w:t>s</w:t>
              </w:r>
              <w:r w:rsidR="009D5C7E" w:rsidRPr="009D5C7E">
                <w:rPr>
                  <w:rFonts w:asciiTheme="minorHAnsi" w:hAnsiTheme="minorHAnsi" w:cstheme="minorHAnsi"/>
                </w:rPr>
                <w:t>ize</w:t>
              </w:r>
            </w:ins>
          </w:p>
        </w:tc>
        <w:tc>
          <w:tcPr>
            <w:tcW w:w="3150" w:type="dxa"/>
            <w:tcPrChange w:id="251" w:author="Laura Sitler" w:date="2023-08-31T10:46:00Z">
              <w:tcPr>
                <w:tcW w:w="3117" w:type="dxa"/>
                <w:vAlign w:val="center"/>
              </w:tcPr>
            </w:tcPrChange>
          </w:tcPr>
          <w:p w14:paraId="6D99F168" w14:textId="27419777" w:rsidR="00292BA4" w:rsidRPr="009D5C7E" w:rsidRDefault="00292BA4">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252" w:author="Laura Sitler" w:date="2023-08-31T10:45:00Z">
                  <w:rPr/>
                </w:rPrChange>
              </w:rPr>
              <w:pPrChange w:id="253"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254" w:author="Laura Sitler" w:date="2023-08-31T10:45:00Z">
                  <w:rPr/>
                </w:rPrChange>
              </w:rPr>
              <w:t>1.5</w:t>
            </w:r>
            <w:r w:rsidR="006671D1" w:rsidRPr="009D5C7E">
              <w:rPr>
                <w:rFonts w:asciiTheme="minorHAnsi" w:hAnsiTheme="minorHAnsi" w:cstheme="minorHAnsi"/>
                <w:rPrChange w:id="255" w:author="Laura Sitler" w:date="2023-08-31T10:45:00Z">
                  <w:rPr/>
                </w:rPrChange>
              </w:rPr>
              <w:t>-7 T</w:t>
            </w:r>
          </w:p>
        </w:tc>
        <w:tc>
          <w:tcPr>
            <w:tcW w:w="3505" w:type="dxa"/>
            <w:tcPrChange w:id="256" w:author="Laura Sitler" w:date="2023-08-31T10:46:00Z">
              <w:tcPr>
                <w:tcW w:w="3117" w:type="dxa"/>
                <w:vAlign w:val="center"/>
              </w:tcPr>
            </w:tcPrChange>
          </w:tcPr>
          <w:p w14:paraId="45CF0397" w14:textId="0E5A5951" w:rsidR="00292BA4" w:rsidRPr="009D5C7E" w:rsidRDefault="006671D1">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257" w:author="Laura Sitler" w:date="2023-08-31T10:45:00Z">
                  <w:rPr/>
                </w:rPrChange>
              </w:rPr>
              <w:pPrChange w:id="258"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del w:id="259" w:author="Laura Sitler" w:date="2023-08-31T10:46:00Z">
              <w:r w:rsidRPr="009D5C7E" w:rsidDel="009D5C7E">
                <w:rPr>
                  <w:rFonts w:asciiTheme="minorHAnsi" w:hAnsiTheme="minorHAnsi" w:cstheme="minorHAnsi"/>
                  <w:rPrChange w:id="260" w:author="Laura Sitler" w:date="2023-08-31T10:45:00Z">
                    <w:rPr/>
                  </w:rPrChange>
                </w:rPr>
                <w:delText xml:space="preserve">Less than </w:delText>
              </w:r>
            </w:del>
            <w:ins w:id="261" w:author="Laura Sitler" w:date="2023-08-31T10:46:00Z">
              <w:r w:rsidR="009D5C7E">
                <w:rPr>
                  <w:rFonts w:asciiTheme="minorHAnsi" w:hAnsiTheme="minorHAnsi" w:cstheme="minorHAnsi"/>
                </w:rPr>
                <w:t>&gt;</w:t>
              </w:r>
            </w:ins>
            <w:r w:rsidRPr="009D5C7E">
              <w:rPr>
                <w:rFonts w:asciiTheme="minorHAnsi" w:hAnsiTheme="minorHAnsi" w:cstheme="minorHAnsi"/>
                <w:rPrChange w:id="262" w:author="Laura Sitler" w:date="2023-08-31T10:45:00Z">
                  <w:rPr/>
                </w:rPrChange>
              </w:rPr>
              <w:t>1.5 T</w:t>
            </w:r>
          </w:p>
        </w:tc>
      </w:tr>
      <w:tr w:rsidR="00292BA4" w14:paraId="5FB8E680" w14:textId="77777777" w:rsidTr="009D5C7E">
        <w:tc>
          <w:tcPr>
            <w:cnfStyle w:val="001000000000" w:firstRow="0" w:lastRow="0" w:firstColumn="1" w:lastColumn="0" w:oddVBand="0" w:evenVBand="0" w:oddHBand="0" w:evenHBand="0" w:firstRowFirstColumn="0" w:firstRowLastColumn="0" w:lastRowFirstColumn="0" w:lastRowLastColumn="0"/>
            <w:tcW w:w="2695" w:type="dxa"/>
            <w:tcPrChange w:id="263" w:author="Laura Sitler" w:date="2023-08-31T10:46:00Z">
              <w:tcPr>
                <w:tcW w:w="3116" w:type="dxa"/>
                <w:vAlign w:val="center"/>
              </w:tcPr>
            </w:tcPrChange>
          </w:tcPr>
          <w:p w14:paraId="1B0FC08C" w14:textId="5F07AA87" w:rsidR="00292BA4" w:rsidRPr="009D5C7E" w:rsidRDefault="00292BA4">
            <w:pPr>
              <w:spacing w:line="360" w:lineRule="auto"/>
              <w:rPr>
                <w:rFonts w:asciiTheme="minorHAnsi" w:hAnsiTheme="minorHAnsi" w:cstheme="minorHAnsi"/>
                <w:b w:val="0"/>
                <w:bCs w:val="0"/>
                <w:rPrChange w:id="264" w:author="Laura Sitler" w:date="2023-08-31T10:42:00Z">
                  <w:rPr>
                    <w:rFonts w:asciiTheme="minorHAnsi" w:hAnsiTheme="minorHAnsi" w:cstheme="minorHAnsi"/>
                  </w:rPr>
                </w:rPrChange>
              </w:rPr>
              <w:pPrChange w:id="265" w:author="Laura Sitler" w:date="2023-08-31T10:42:00Z">
                <w:pPr>
                  <w:spacing w:line="360" w:lineRule="auto"/>
                  <w:jc w:val="center"/>
                </w:pPr>
              </w:pPrChange>
            </w:pPr>
            <w:r w:rsidRPr="009D5C7E">
              <w:rPr>
                <w:rFonts w:asciiTheme="minorHAnsi" w:hAnsiTheme="minorHAnsi" w:cstheme="minorHAnsi"/>
              </w:rPr>
              <w:t>Cost</w:t>
            </w:r>
          </w:p>
        </w:tc>
        <w:tc>
          <w:tcPr>
            <w:tcW w:w="3150" w:type="dxa"/>
            <w:tcPrChange w:id="266" w:author="Laura Sitler" w:date="2023-08-31T10:46:00Z">
              <w:tcPr>
                <w:tcW w:w="3117" w:type="dxa"/>
                <w:vAlign w:val="center"/>
              </w:tcPr>
            </w:tcPrChange>
          </w:tcPr>
          <w:p w14:paraId="465A8590" w14:textId="0EAFC09C" w:rsidR="00C25CEE" w:rsidRPr="009D5C7E" w:rsidRDefault="009D5C7E">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267" w:author="Laura Sitler" w:date="2023-08-31T10:45:00Z">
                  <w:rPr/>
                </w:rPrChange>
              </w:rPr>
              <w:pPrChange w:id="268"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ins w:id="269" w:author="Laura Sitler" w:date="2023-08-31T10:46:00Z">
              <w:r>
                <w:rPr>
                  <w:rFonts w:asciiTheme="minorHAnsi" w:hAnsiTheme="minorHAnsi" w:cstheme="minorHAnsi"/>
                </w:rPr>
                <w:t>≥</w:t>
              </w:r>
            </w:ins>
            <w:r w:rsidR="00C25CEE" w:rsidRPr="009D5C7E">
              <w:rPr>
                <w:rFonts w:asciiTheme="minorHAnsi" w:hAnsiTheme="minorHAnsi" w:cstheme="minorHAnsi"/>
                <w:rPrChange w:id="270" w:author="Laura Sitler" w:date="2023-08-31T10:45:00Z">
                  <w:rPr/>
                </w:rPrChange>
              </w:rPr>
              <w:t>$1.5 million</w:t>
            </w:r>
            <w:del w:id="271" w:author="Laura Sitler" w:date="2023-08-31T12:27:00Z">
              <w:r w:rsidR="00C25CEE" w:rsidRPr="009D5C7E" w:rsidDel="0050337A">
                <w:rPr>
                  <w:rFonts w:asciiTheme="minorHAnsi" w:hAnsiTheme="minorHAnsi" w:cstheme="minorHAnsi"/>
                  <w:rPrChange w:id="272" w:author="Laura Sitler" w:date="2023-08-31T10:45:00Z">
                    <w:rPr/>
                  </w:rPrChange>
                </w:rPr>
                <w:delText xml:space="preserve"> and up</w:delText>
              </w:r>
            </w:del>
          </w:p>
        </w:tc>
        <w:tc>
          <w:tcPr>
            <w:tcW w:w="3505" w:type="dxa"/>
            <w:tcPrChange w:id="273" w:author="Laura Sitler" w:date="2023-08-31T10:46:00Z">
              <w:tcPr>
                <w:tcW w:w="3117" w:type="dxa"/>
                <w:vAlign w:val="center"/>
              </w:tcPr>
            </w:tcPrChange>
          </w:tcPr>
          <w:p w14:paraId="19C2C2D3" w14:textId="1F08FACC" w:rsidR="00C25CEE" w:rsidRPr="009D5C7E" w:rsidRDefault="009D5C7E">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274" w:author="Laura Sitler" w:date="2023-08-31T10:45:00Z">
                  <w:rPr/>
                </w:rPrChange>
              </w:rPr>
              <w:pPrChange w:id="275"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ins w:id="276" w:author="Laura Sitler" w:date="2023-08-31T10:46:00Z">
              <w:r>
                <w:rPr>
                  <w:rFonts w:asciiTheme="minorHAnsi" w:hAnsiTheme="minorHAnsi" w:cstheme="minorHAnsi"/>
                </w:rPr>
                <w:t>≤</w:t>
              </w:r>
            </w:ins>
            <w:r w:rsidR="006671D1" w:rsidRPr="009D5C7E">
              <w:rPr>
                <w:rFonts w:asciiTheme="minorHAnsi" w:hAnsiTheme="minorHAnsi" w:cstheme="minorHAnsi"/>
                <w:rPrChange w:id="277" w:author="Laura Sitler" w:date="2023-08-31T10:45:00Z">
                  <w:rPr/>
                </w:rPrChange>
              </w:rPr>
              <w:t xml:space="preserve">$1 million </w:t>
            </w:r>
            <w:del w:id="278" w:author="Laura Sitler" w:date="2023-08-31T10:46:00Z">
              <w:r w:rsidR="006671D1" w:rsidRPr="009D5C7E" w:rsidDel="009D5C7E">
                <w:rPr>
                  <w:rFonts w:asciiTheme="minorHAnsi" w:hAnsiTheme="minorHAnsi" w:cstheme="minorHAnsi"/>
                  <w:rPrChange w:id="279" w:author="Laura Sitler" w:date="2023-08-31T10:45:00Z">
                    <w:rPr/>
                  </w:rPrChange>
                </w:rPr>
                <w:delText>or less</w:delText>
              </w:r>
            </w:del>
          </w:p>
        </w:tc>
      </w:tr>
      <w:tr w:rsidR="00292BA4" w14:paraId="6A1C5E86" w14:textId="77777777" w:rsidTr="009D5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Change w:id="280" w:author="Laura Sitler" w:date="2023-08-31T10:46:00Z">
              <w:tcPr>
                <w:tcW w:w="3116" w:type="dxa"/>
                <w:vAlign w:val="center"/>
              </w:tcPr>
            </w:tcPrChange>
          </w:tcPr>
          <w:p w14:paraId="536FB223" w14:textId="7E62DF83" w:rsidR="00292BA4" w:rsidRPr="009D5C7E" w:rsidRDefault="00292BA4">
            <w:pPr>
              <w:spacing w:line="360" w:lineRule="auto"/>
              <w:cnfStyle w:val="001000100000" w:firstRow="0" w:lastRow="0" w:firstColumn="1" w:lastColumn="0" w:oddVBand="0" w:evenVBand="0" w:oddHBand="1" w:evenHBand="0" w:firstRowFirstColumn="0" w:firstRowLastColumn="0" w:lastRowFirstColumn="0" w:lastRowLastColumn="0"/>
              <w:rPr>
                <w:rFonts w:asciiTheme="minorHAnsi" w:hAnsiTheme="minorHAnsi" w:cstheme="minorHAnsi"/>
                <w:b w:val="0"/>
                <w:bCs w:val="0"/>
                <w:rPrChange w:id="281" w:author="Laura Sitler" w:date="2023-08-31T10:42:00Z">
                  <w:rPr>
                    <w:rFonts w:asciiTheme="minorHAnsi" w:hAnsiTheme="minorHAnsi" w:cstheme="minorHAnsi"/>
                  </w:rPr>
                </w:rPrChange>
              </w:rPr>
              <w:pPrChange w:id="282" w:author="Laura Sitler" w:date="2023-08-31T10:42:00Z">
                <w:pPr>
                  <w:spacing w:line="360" w:lineRule="auto"/>
                  <w:jc w:val="center"/>
                  <w:cnfStyle w:val="001000100000" w:firstRow="0" w:lastRow="0" w:firstColumn="1" w:lastColumn="0" w:oddVBand="0" w:evenVBand="0" w:oddHBand="1" w:evenHBand="0" w:firstRowFirstColumn="0" w:firstRowLastColumn="0" w:lastRowFirstColumn="0" w:lastRowLastColumn="0"/>
                </w:pPr>
              </w:pPrChange>
            </w:pPr>
            <w:r w:rsidRPr="009D5C7E">
              <w:rPr>
                <w:rFonts w:asciiTheme="minorHAnsi" w:hAnsiTheme="minorHAnsi" w:cstheme="minorHAnsi"/>
              </w:rPr>
              <w:t>Footprint</w:t>
            </w:r>
          </w:p>
        </w:tc>
        <w:tc>
          <w:tcPr>
            <w:tcW w:w="3150" w:type="dxa"/>
            <w:tcPrChange w:id="283" w:author="Laura Sitler" w:date="2023-08-31T10:46:00Z">
              <w:tcPr>
                <w:tcW w:w="3117" w:type="dxa"/>
                <w:vAlign w:val="center"/>
              </w:tcPr>
            </w:tcPrChange>
          </w:tcPr>
          <w:p w14:paraId="5E04B4FE" w14:textId="5D6F4FA0" w:rsidR="006671D1" w:rsidRPr="009D5C7E" w:rsidRDefault="006671D1">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284" w:author="Laura Sitler" w:date="2023-08-31T10:45:00Z">
                  <w:rPr/>
                </w:rPrChange>
              </w:rPr>
              <w:pPrChange w:id="285"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286" w:author="Laura Sitler" w:date="2023-08-31T10:45:00Z">
                  <w:rPr/>
                </w:rPrChange>
              </w:rPr>
              <w:t xml:space="preserve">Permanent setup with </w:t>
            </w:r>
            <w:r w:rsidR="00A04257" w:rsidRPr="009D5C7E">
              <w:rPr>
                <w:rFonts w:asciiTheme="minorHAnsi" w:hAnsiTheme="minorHAnsi" w:cstheme="minorHAnsi"/>
                <w:rPrChange w:id="287" w:author="Laura Sitler" w:date="2023-08-31T10:45:00Z">
                  <w:rPr/>
                </w:rPrChange>
              </w:rPr>
              <w:br/>
            </w:r>
            <w:r w:rsidRPr="009D5C7E">
              <w:rPr>
                <w:rFonts w:asciiTheme="minorHAnsi" w:hAnsiTheme="minorHAnsi" w:cstheme="minorHAnsi"/>
                <w:rPrChange w:id="288" w:author="Laura Sitler" w:date="2023-08-31T10:45:00Z">
                  <w:rPr/>
                </w:rPrChange>
              </w:rPr>
              <w:t>ACR Zones</w:t>
            </w:r>
          </w:p>
          <w:p w14:paraId="31CF3AF4" w14:textId="5B8239DA" w:rsidR="006671D1" w:rsidRPr="009D5C7E" w:rsidRDefault="006671D1">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289" w:author="Laura Sitler" w:date="2023-08-31T10:45:00Z">
                  <w:rPr/>
                </w:rPrChange>
              </w:rPr>
              <w:pPrChange w:id="290"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291" w:author="Laura Sitler" w:date="2023-08-31T10:45:00Z">
                  <w:rPr/>
                </w:rPrChange>
              </w:rPr>
              <w:t>Cryogenic coolers</w:t>
            </w:r>
          </w:p>
          <w:p w14:paraId="03B5775B" w14:textId="77777777" w:rsidR="006671D1" w:rsidRPr="009D5C7E" w:rsidRDefault="006671D1">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292" w:author="Laura Sitler" w:date="2023-08-31T10:45:00Z">
                  <w:rPr/>
                </w:rPrChange>
              </w:rPr>
              <w:pPrChange w:id="293"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294" w:author="Laura Sitler" w:date="2023-08-31T10:45:00Z">
                  <w:rPr/>
                </w:rPrChange>
              </w:rPr>
              <w:t>Substantial amounts of power</w:t>
            </w:r>
            <w:r w:rsidR="00A04257" w:rsidRPr="009D5C7E">
              <w:rPr>
                <w:rFonts w:asciiTheme="minorHAnsi" w:hAnsiTheme="minorHAnsi" w:cstheme="minorHAnsi"/>
                <w:rPrChange w:id="295" w:author="Laura Sitler" w:date="2023-08-31T10:45:00Z">
                  <w:rPr/>
                </w:rPrChange>
              </w:rPr>
              <w:t xml:space="preserve"> and always on</w:t>
            </w:r>
          </w:p>
          <w:p w14:paraId="7F11C94B" w14:textId="2AB182FF" w:rsidR="00A04257" w:rsidRPr="009D5C7E" w:rsidRDefault="00A04257">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296" w:author="Laura Sitler" w:date="2023-08-31T10:45:00Z">
                  <w:rPr/>
                </w:rPrChange>
              </w:rPr>
              <w:pPrChange w:id="297"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298" w:author="Laura Sitler" w:date="2023-08-31T10:45:00Z">
                  <w:rPr/>
                </w:rPrChange>
              </w:rPr>
              <w:t>Large, heavy hardware</w:t>
            </w:r>
          </w:p>
        </w:tc>
        <w:tc>
          <w:tcPr>
            <w:tcW w:w="3505" w:type="dxa"/>
            <w:tcPrChange w:id="299" w:author="Laura Sitler" w:date="2023-08-31T10:46:00Z">
              <w:tcPr>
                <w:tcW w:w="3117" w:type="dxa"/>
                <w:vAlign w:val="center"/>
              </w:tcPr>
            </w:tcPrChange>
          </w:tcPr>
          <w:p w14:paraId="29084576" w14:textId="6E073418" w:rsidR="00292BA4" w:rsidRPr="009D5C7E" w:rsidRDefault="00A04257">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300" w:author="Laura Sitler" w:date="2023-08-31T10:45:00Z">
                  <w:rPr/>
                </w:rPrChange>
              </w:rPr>
              <w:pPrChange w:id="301"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302" w:author="Laura Sitler" w:date="2023-08-31T10:45:00Z">
                  <w:rPr/>
                </w:rPrChange>
              </w:rPr>
              <w:t xml:space="preserve">Less need for a dedicated shielded room </w:t>
            </w:r>
          </w:p>
          <w:p w14:paraId="7B61633D" w14:textId="77777777" w:rsidR="00A04257" w:rsidRPr="009D5C7E" w:rsidRDefault="00A04257">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303" w:author="Laura Sitler" w:date="2023-08-31T10:45:00Z">
                  <w:rPr/>
                </w:rPrChange>
              </w:rPr>
              <w:pPrChange w:id="304"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305" w:author="Laura Sitler" w:date="2023-08-31T10:45:00Z">
                  <w:rPr/>
                </w:rPrChange>
              </w:rPr>
              <w:t>No super cooling</w:t>
            </w:r>
          </w:p>
          <w:p w14:paraId="7CDA555F" w14:textId="112F2B78" w:rsidR="00A04257" w:rsidRPr="009D5C7E" w:rsidRDefault="00A04257">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306" w:author="Laura Sitler" w:date="2023-08-31T10:45:00Z">
                  <w:rPr/>
                </w:rPrChange>
              </w:rPr>
              <w:pPrChange w:id="307"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308" w:author="Laura Sitler" w:date="2023-08-31T10:45:00Z">
                  <w:rPr/>
                </w:rPrChange>
              </w:rPr>
              <w:t>Less power and not always on</w:t>
            </w:r>
          </w:p>
          <w:p w14:paraId="6864479E" w14:textId="25666A31" w:rsidR="00A04257" w:rsidRPr="009D5C7E" w:rsidRDefault="00A04257">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309" w:author="Laura Sitler" w:date="2023-08-31T10:45:00Z">
                  <w:rPr/>
                </w:rPrChange>
              </w:rPr>
              <w:pPrChange w:id="310"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311" w:author="Laura Sitler" w:date="2023-08-31T10:45:00Z">
                  <w:rPr/>
                </w:rPrChange>
              </w:rPr>
              <w:t>Smaller and lighter hardware</w:t>
            </w:r>
          </w:p>
        </w:tc>
      </w:tr>
      <w:tr w:rsidR="00292BA4" w14:paraId="03B3F605" w14:textId="77777777" w:rsidTr="009D5C7E">
        <w:tc>
          <w:tcPr>
            <w:cnfStyle w:val="001000000000" w:firstRow="0" w:lastRow="0" w:firstColumn="1" w:lastColumn="0" w:oddVBand="0" w:evenVBand="0" w:oddHBand="0" w:evenHBand="0" w:firstRowFirstColumn="0" w:firstRowLastColumn="0" w:lastRowFirstColumn="0" w:lastRowLastColumn="0"/>
            <w:tcW w:w="2695" w:type="dxa"/>
            <w:tcPrChange w:id="312" w:author="Laura Sitler" w:date="2023-08-31T10:46:00Z">
              <w:tcPr>
                <w:tcW w:w="3116" w:type="dxa"/>
                <w:vAlign w:val="center"/>
              </w:tcPr>
            </w:tcPrChange>
          </w:tcPr>
          <w:p w14:paraId="5D632A9F" w14:textId="7D5A5022" w:rsidR="00292BA4" w:rsidRPr="009D5C7E" w:rsidRDefault="00292BA4">
            <w:pPr>
              <w:spacing w:line="360" w:lineRule="auto"/>
              <w:rPr>
                <w:rFonts w:asciiTheme="minorHAnsi" w:hAnsiTheme="minorHAnsi" w:cstheme="minorHAnsi"/>
                <w:b w:val="0"/>
                <w:bCs w:val="0"/>
                <w:rPrChange w:id="313" w:author="Laura Sitler" w:date="2023-08-31T10:42:00Z">
                  <w:rPr>
                    <w:rFonts w:asciiTheme="minorHAnsi" w:hAnsiTheme="minorHAnsi" w:cstheme="minorHAnsi"/>
                  </w:rPr>
                </w:rPrChange>
              </w:rPr>
              <w:pPrChange w:id="314" w:author="Laura Sitler" w:date="2023-08-31T10:42:00Z">
                <w:pPr>
                  <w:spacing w:line="360" w:lineRule="auto"/>
                  <w:jc w:val="center"/>
                </w:pPr>
              </w:pPrChange>
            </w:pPr>
            <w:r w:rsidRPr="009D5C7E">
              <w:rPr>
                <w:rFonts w:asciiTheme="minorHAnsi" w:hAnsiTheme="minorHAnsi" w:cstheme="minorHAnsi"/>
              </w:rPr>
              <w:t>Safety</w:t>
            </w:r>
          </w:p>
        </w:tc>
        <w:tc>
          <w:tcPr>
            <w:tcW w:w="3150" w:type="dxa"/>
            <w:tcPrChange w:id="315" w:author="Laura Sitler" w:date="2023-08-31T10:46:00Z">
              <w:tcPr>
                <w:tcW w:w="3117" w:type="dxa"/>
                <w:vAlign w:val="center"/>
              </w:tcPr>
            </w:tcPrChange>
          </w:tcPr>
          <w:p w14:paraId="1954D607" w14:textId="38AED1C6" w:rsidR="00292BA4" w:rsidRPr="009D5C7E" w:rsidRDefault="00A04257">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16" w:author="Laura Sitler" w:date="2023-08-31T10:45:00Z">
                  <w:rPr/>
                </w:rPrChange>
              </w:rPr>
              <w:pPrChange w:id="317"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318" w:author="Laura Sitler" w:date="2023-08-31T10:45:00Z">
                  <w:rPr/>
                </w:rPrChange>
              </w:rPr>
              <w:t>Patients and personnel must be carefully screened</w:t>
            </w:r>
          </w:p>
          <w:p w14:paraId="3AE776CB" w14:textId="77777777" w:rsidR="00A04257" w:rsidRPr="009D5C7E" w:rsidRDefault="00A04257">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19" w:author="Laura Sitler" w:date="2023-08-31T10:45:00Z">
                  <w:rPr/>
                </w:rPrChange>
              </w:rPr>
              <w:pPrChange w:id="320"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321" w:author="Laura Sitler" w:date="2023-08-31T10:45:00Z">
                  <w:rPr/>
                </w:rPrChange>
              </w:rPr>
              <w:lastRenderedPageBreak/>
              <w:t>Ferromagnetic objects at great risk of being pulled into the magnet</w:t>
            </w:r>
          </w:p>
          <w:p w14:paraId="570A7269" w14:textId="77777777" w:rsidR="00A04257" w:rsidRPr="009D5C7E" w:rsidRDefault="00A04257">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22" w:author="Laura Sitler" w:date="2023-08-31T10:45:00Z">
                  <w:rPr/>
                </w:rPrChange>
              </w:rPr>
              <w:pPrChange w:id="323"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324" w:author="Laura Sitler" w:date="2023-08-31T10:45:00Z">
                  <w:rPr/>
                </w:rPrChange>
              </w:rPr>
              <w:t>Extremely loud during scanning</w:t>
            </w:r>
          </w:p>
          <w:p w14:paraId="4066FDD6" w14:textId="611FF15B" w:rsidR="009155C8" w:rsidRPr="009D5C7E" w:rsidRDefault="009155C8">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25" w:author="Laura Sitler" w:date="2023-08-31T10:45:00Z">
                  <w:rPr/>
                </w:rPrChange>
              </w:rPr>
              <w:pPrChange w:id="326"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327" w:author="Laura Sitler" w:date="2023-08-31T10:45:00Z">
                  <w:rPr/>
                </w:rPrChange>
              </w:rPr>
              <w:t>High rate of claustrophobia</w:t>
            </w:r>
          </w:p>
        </w:tc>
        <w:tc>
          <w:tcPr>
            <w:tcW w:w="3505" w:type="dxa"/>
            <w:tcPrChange w:id="328" w:author="Laura Sitler" w:date="2023-08-31T10:46:00Z">
              <w:tcPr>
                <w:tcW w:w="3117" w:type="dxa"/>
                <w:vAlign w:val="center"/>
              </w:tcPr>
            </w:tcPrChange>
          </w:tcPr>
          <w:p w14:paraId="31805BD0" w14:textId="77777777" w:rsidR="00A04257" w:rsidRPr="009D5C7E" w:rsidRDefault="00A04257">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29" w:author="Laura Sitler" w:date="2023-08-31T10:45:00Z">
                  <w:rPr/>
                </w:rPrChange>
              </w:rPr>
              <w:pPrChange w:id="330"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commentRangeStart w:id="331"/>
            <w:r w:rsidRPr="009D5C7E">
              <w:rPr>
                <w:rFonts w:asciiTheme="minorHAnsi" w:hAnsiTheme="minorHAnsi" w:cstheme="minorHAnsi"/>
                <w:rPrChange w:id="332" w:author="Laura Sitler" w:date="2023-08-31T10:45:00Z">
                  <w:rPr/>
                </w:rPrChange>
              </w:rPr>
              <w:lastRenderedPageBreak/>
              <w:t>Less risk of device interactions</w:t>
            </w:r>
          </w:p>
          <w:p w14:paraId="00A0FB33" w14:textId="77777777" w:rsidR="00292BA4" w:rsidRPr="009D5C7E" w:rsidRDefault="00A04257">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33" w:author="Laura Sitler" w:date="2023-08-31T10:45:00Z">
                  <w:rPr/>
                </w:rPrChange>
              </w:rPr>
              <w:pPrChange w:id="334"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335" w:author="Laura Sitler" w:date="2023-08-31T10:45:00Z">
                  <w:rPr/>
                </w:rPrChange>
              </w:rPr>
              <w:t>Less risk of metallic projectiles</w:t>
            </w:r>
          </w:p>
          <w:p w14:paraId="083D4DF9" w14:textId="77777777" w:rsidR="00A04257" w:rsidRPr="009D5C7E" w:rsidRDefault="00A04257">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36" w:author="Laura Sitler" w:date="2023-08-31T10:45:00Z">
                  <w:rPr/>
                </w:rPrChange>
              </w:rPr>
              <w:pPrChange w:id="337"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338" w:author="Laura Sitler" w:date="2023-08-31T10:45:00Z">
                  <w:rPr/>
                </w:rPrChange>
              </w:rPr>
              <w:t>Decreased acoustic noise</w:t>
            </w:r>
            <w:commentRangeEnd w:id="331"/>
            <w:r w:rsidR="00BD5446">
              <w:rPr>
                <w:rStyle w:val="CommentReference"/>
              </w:rPr>
              <w:commentReference w:id="331"/>
            </w:r>
          </w:p>
          <w:p w14:paraId="4A24E00C" w14:textId="12B2396E" w:rsidR="009155C8" w:rsidRPr="009D5C7E" w:rsidRDefault="009155C8">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39" w:author="Laura Sitler" w:date="2023-08-31T10:45:00Z">
                  <w:rPr/>
                </w:rPrChange>
              </w:rPr>
              <w:pPrChange w:id="340"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commentRangeStart w:id="341"/>
            <w:r w:rsidRPr="009D5C7E">
              <w:rPr>
                <w:rFonts w:asciiTheme="minorHAnsi" w:hAnsiTheme="minorHAnsi" w:cstheme="minorHAnsi"/>
                <w:rPrChange w:id="342" w:author="Laura Sitler" w:date="2023-08-31T10:45:00Z">
                  <w:rPr/>
                </w:rPrChange>
              </w:rPr>
              <w:lastRenderedPageBreak/>
              <w:t>Decreased claustrophobia</w:t>
            </w:r>
            <w:commentRangeEnd w:id="341"/>
            <w:r w:rsidR="0050337A">
              <w:rPr>
                <w:rStyle w:val="CommentReference"/>
              </w:rPr>
              <w:commentReference w:id="341"/>
            </w:r>
          </w:p>
        </w:tc>
      </w:tr>
      <w:tr w:rsidR="00292BA4" w14:paraId="24F62BA2" w14:textId="77777777" w:rsidTr="009D5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Change w:id="343" w:author="Laura Sitler" w:date="2023-08-31T10:46:00Z">
              <w:tcPr>
                <w:tcW w:w="3116" w:type="dxa"/>
                <w:vAlign w:val="center"/>
              </w:tcPr>
            </w:tcPrChange>
          </w:tcPr>
          <w:p w14:paraId="29F1C023" w14:textId="2BCADCC0" w:rsidR="00292BA4" w:rsidRPr="009D5C7E" w:rsidRDefault="00292BA4">
            <w:pPr>
              <w:spacing w:line="360" w:lineRule="auto"/>
              <w:cnfStyle w:val="001000100000" w:firstRow="0" w:lastRow="0" w:firstColumn="1" w:lastColumn="0" w:oddVBand="0" w:evenVBand="0" w:oddHBand="1" w:evenHBand="0" w:firstRowFirstColumn="0" w:firstRowLastColumn="0" w:lastRowFirstColumn="0" w:lastRowLastColumn="0"/>
              <w:rPr>
                <w:rFonts w:asciiTheme="minorHAnsi" w:hAnsiTheme="minorHAnsi" w:cstheme="minorHAnsi"/>
                <w:b w:val="0"/>
                <w:bCs w:val="0"/>
                <w:rPrChange w:id="344" w:author="Laura Sitler" w:date="2023-08-31T10:42:00Z">
                  <w:rPr>
                    <w:rFonts w:asciiTheme="minorHAnsi" w:hAnsiTheme="minorHAnsi" w:cstheme="minorHAnsi"/>
                  </w:rPr>
                </w:rPrChange>
              </w:rPr>
              <w:pPrChange w:id="345" w:author="Laura Sitler" w:date="2023-08-31T10:42:00Z">
                <w:pPr>
                  <w:spacing w:line="360" w:lineRule="auto"/>
                  <w:jc w:val="center"/>
                  <w:cnfStyle w:val="001000100000" w:firstRow="0" w:lastRow="0" w:firstColumn="1" w:lastColumn="0" w:oddVBand="0" w:evenVBand="0" w:oddHBand="1" w:evenHBand="0" w:firstRowFirstColumn="0" w:firstRowLastColumn="0" w:lastRowFirstColumn="0" w:lastRowLastColumn="0"/>
                </w:pPr>
              </w:pPrChange>
            </w:pPr>
            <w:r w:rsidRPr="009D5C7E">
              <w:rPr>
                <w:rFonts w:asciiTheme="minorHAnsi" w:hAnsiTheme="minorHAnsi" w:cstheme="minorHAnsi"/>
              </w:rPr>
              <w:lastRenderedPageBreak/>
              <w:t xml:space="preserve">Bore </w:t>
            </w:r>
            <w:del w:id="346" w:author="Laura Sitler" w:date="2023-08-31T10:42:00Z">
              <w:r w:rsidRPr="009D5C7E" w:rsidDel="009D5C7E">
                <w:rPr>
                  <w:rFonts w:asciiTheme="minorHAnsi" w:hAnsiTheme="minorHAnsi" w:cstheme="minorHAnsi"/>
                </w:rPr>
                <w:delText>Configurations</w:delText>
              </w:r>
            </w:del>
            <w:ins w:id="347" w:author="Laura Sitler" w:date="2023-08-31T10:42:00Z">
              <w:r w:rsidR="009D5C7E">
                <w:rPr>
                  <w:rFonts w:asciiTheme="minorHAnsi" w:hAnsiTheme="minorHAnsi" w:cstheme="minorHAnsi"/>
                  <w:b w:val="0"/>
                  <w:bCs w:val="0"/>
                </w:rPr>
                <w:t>c</w:t>
              </w:r>
              <w:r w:rsidR="009D5C7E" w:rsidRPr="009D5C7E">
                <w:rPr>
                  <w:rFonts w:asciiTheme="minorHAnsi" w:hAnsiTheme="minorHAnsi" w:cstheme="minorHAnsi"/>
                </w:rPr>
                <w:t>onfigurations</w:t>
              </w:r>
            </w:ins>
          </w:p>
        </w:tc>
        <w:tc>
          <w:tcPr>
            <w:tcW w:w="3150" w:type="dxa"/>
            <w:tcPrChange w:id="348" w:author="Laura Sitler" w:date="2023-08-31T10:46:00Z">
              <w:tcPr>
                <w:tcW w:w="3117" w:type="dxa"/>
                <w:vAlign w:val="center"/>
              </w:tcPr>
            </w:tcPrChange>
          </w:tcPr>
          <w:p w14:paraId="6AAA9E4B" w14:textId="06AF30C8" w:rsidR="00292BA4" w:rsidRPr="009D5C7E" w:rsidRDefault="00A04257">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349" w:author="Laura Sitler" w:date="2023-08-31T10:45:00Z">
                  <w:rPr/>
                </w:rPrChange>
              </w:rPr>
              <w:pPrChange w:id="350"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351" w:author="Laura Sitler" w:date="2023-08-31T10:45:00Z">
                  <w:rPr/>
                </w:rPrChange>
              </w:rPr>
              <w:t xml:space="preserve">Closed bore </w:t>
            </w:r>
            <w:r w:rsidRPr="009D5C7E">
              <w:rPr>
                <w:rFonts w:asciiTheme="minorHAnsi" w:hAnsiTheme="minorHAnsi" w:cstheme="minorHAnsi"/>
                <w:rPrChange w:id="352" w:author="Laura Sitler" w:date="2023-08-31T10:45:00Z">
                  <w:rPr/>
                </w:rPrChange>
              </w:rPr>
              <w:br/>
              <w:t>(50-60 cm inside diameter)</w:t>
            </w:r>
          </w:p>
          <w:p w14:paraId="3A64B989" w14:textId="4454AD5F" w:rsidR="00A04257" w:rsidRPr="009D5C7E" w:rsidRDefault="00A04257">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353" w:author="Laura Sitler" w:date="2023-08-31T10:45:00Z">
                  <w:rPr/>
                </w:rPrChange>
              </w:rPr>
              <w:pPrChange w:id="354"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355" w:author="Laura Sitler" w:date="2023-08-31T10:45:00Z">
                  <w:rPr/>
                </w:rPrChange>
              </w:rPr>
              <w:t>Open and wide-bore options</w:t>
            </w:r>
            <w:r w:rsidR="009155C8" w:rsidRPr="009D5C7E">
              <w:rPr>
                <w:rFonts w:asciiTheme="minorHAnsi" w:hAnsiTheme="minorHAnsi" w:cstheme="minorHAnsi"/>
                <w:rPrChange w:id="356" w:author="Laura Sitler" w:date="2023-08-31T10:45:00Z">
                  <w:rPr/>
                </w:rPrChange>
              </w:rPr>
              <w:t xml:space="preserve"> available </w:t>
            </w:r>
            <w:r w:rsidR="009155C8" w:rsidRPr="009D5C7E">
              <w:rPr>
                <w:rFonts w:asciiTheme="minorHAnsi" w:hAnsiTheme="minorHAnsi" w:cstheme="minorHAnsi"/>
                <w:rPrChange w:id="357" w:author="Laura Sitler" w:date="2023-08-31T10:45:00Z">
                  <w:rPr/>
                </w:rPrChange>
              </w:rPr>
              <w:br/>
              <w:t>(</w:t>
            </w:r>
            <w:ins w:id="358" w:author="Laura Sitler" w:date="2023-08-31T10:47:00Z">
              <w:r w:rsidR="009D5C7E">
                <w:rPr>
                  <w:rFonts w:asciiTheme="minorHAnsi" w:hAnsiTheme="minorHAnsi" w:cstheme="minorHAnsi"/>
                </w:rPr>
                <w:t>≥</w:t>
              </w:r>
            </w:ins>
            <w:r w:rsidR="009155C8" w:rsidRPr="009D5C7E">
              <w:rPr>
                <w:rFonts w:asciiTheme="minorHAnsi" w:hAnsiTheme="minorHAnsi" w:cstheme="minorHAnsi"/>
                <w:rPrChange w:id="359" w:author="Laura Sitler" w:date="2023-08-31T10:45:00Z">
                  <w:rPr/>
                </w:rPrChange>
              </w:rPr>
              <w:t xml:space="preserve">70 cm </w:t>
            </w:r>
            <w:del w:id="360" w:author="Laura Sitler" w:date="2023-08-31T10:47:00Z">
              <w:r w:rsidR="009155C8" w:rsidRPr="009D5C7E" w:rsidDel="009D5C7E">
                <w:rPr>
                  <w:rFonts w:asciiTheme="minorHAnsi" w:hAnsiTheme="minorHAnsi" w:cstheme="minorHAnsi"/>
                  <w:rPrChange w:id="361" w:author="Laura Sitler" w:date="2023-08-31T10:45:00Z">
                    <w:rPr/>
                  </w:rPrChange>
                </w:rPr>
                <w:delText xml:space="preserve">or greater </w:delText>
              </w:r>
            </w:del>
            <w:r w:rsidR="009155C8" w:rsidRPr="009D5C7E">
              <w:rPr>
                <w:rFonts w:asciiTheme="minorHAnsi" w:hAnsiTheme="minorHAnsi" w:cstheme="minorHAnsi"/>
                <w:rPrChange w:id="362" w:author="Laura Sitler" w:date="2023-08-31T10:45:00Z">
                  <w:rPr/>
                </w:rPrChange>
              </w:rPr>
              <w:t>diameter)</w:t>
            </w:r>
          </w:p>
        </w:tc>
        <w:tc>
          <w:tcPr>
            <w:tcW w:w="3505" w:type="dxa"/>
            <w:tcPrChange w:id="363" w:author="Laura Sitler" w:date="2023-08-31T10:46:00Z">
              <w:tcPr>
                <w:tcW w:w="3117" w:type="dxa"/>
                <w:vAlign w:val="center"/>
              </w:tcPr>
            </w:tcPrChange>
          </w:tcPr>
          <w:p w14:paraId="211BA6ED" w14:textId="77777777" w:rsidR="00292BA4" w:rsidRPr="009D5C7E" w:rsidRDefault="009155C8">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364" w:author="Laura Sitler" w:date="2023-08-31T10:45:00Z">
                  <w:rPr/>
                </w:rPrChange>
              </w:rPr>
              <w:pPrChange w:id="365"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366" w:author="Laura Sitler" w:date="2023-08-31T10:45:00Z">
                  <w:rPr/>
                </w:rPrChange>
              </w:rPr>
              <w:t>C-shaped</w:t>
            </w:r>
          </w:p>
          <w:p w14:paraId="58D2A362" w14:textId="77777777" w:rsidR="009155C8" w:rsidRPr="009D5C7E" w:rsidRDefault="009155C8">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367" w:author="Laura Sitler" w:date="2023-08-31T10:45:00Z">
                  <w:rPr/>
                </w:rPrChange>
              </w:rPr>
              <w:pPrChange w:id="368"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369" w:author="Laura Sitler" w:date="2023-08-31T10:45:00Z">
                  <w:rPr/>
                </w:rPrChange>
              </w:rPr>
              <w:t>Wider bore</w:t>
            </w:r>
          </w:p>
          <w:p w14:paraId="2DBE94D7" w14:textId="77777777" w:rsidR="009155C8" w:rsidRPr="009D5C7E" w:rsidRDefault="009155C8">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370" w:author="Laura Sitler" w:date="2023-08-31T10:45:00Z">
                  <w:rPr/>
                </w:rPrChange>
              </w:rPr>
              <w:pPrChange w:id="371"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372" w:author="Laura Sitler" w:date="2023-08-31T10:45:00Z">
                  <w:rPr/>
                </w:rPrChange>
              </w:rPr>
              <w:t>Single-sided</w:t>
            </w:r>
          </w:p>
          <w:p w14:paraId="0C29DEC0" w14:textId="77777777" w:rsidR="009155C8" w:rsidRPr="009D5C7E" w:rsidRDefault="009155C8">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373" w:author="Laura Sitler" w:date="2023-08-31T10:45:00Z">
                  <w:rPr/>
                </w:rPrChange>
              </w:rPr>
              <w:pPrChange w:id="374"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375" w:author="Laura Sitler" w:date="2023-08-31T10:45:00Z">
                  <w:rPr/>
                </w:rPrChange>
              </w:rPr>
              <w:t>Vertical orientation</w:t>
            </w:r>
          </w:p>
          <w:p w14:paraId="452E86CC" w14:textId="281928A5" w:rsidR="009155C8" w:rsidRDefault="009155C8">
            <w:p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Change w:id="376"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p>
        </w:tc>
      </w:tr>
      <w:tr w:rsidR="00292BA4" w14:paraId="1761CA52" w14:textId="77777777" w:rsidTr="009D5C7E">
        <w:tc>
          <w:tcPr>
            <w:cnfStyle w:val="001000000000" w:firstRow="0" w:lastRow="0" w:firstColumn="1" w:lastColumn="0" w:oddVBand="0" w:evenVBand="0" w:oddHBand="0" w:evenHBand="0" w:firstRowFirstColumn="0" w:firstRowLastColumn="0" w:lastRowFirstColumn="0" w:lastRowLastColumn="0"/>
            <w:tcW w:w="2695" w:type="dxa"/>
            <w:tcPrChange w:id="377" w:author="Laura Sitler" w:date="2023-08-31T10:46:00Z">
              <w:tcPr>
                <w:tcW w:w="3116" w:type="dxa"/>
                <w:vAlign w:val="center"/>
              </w:tcPr>
            </w:tcPrChange>
          </w:tcPr>
          <w:p w14:paraId="64B01CE3" w14:textId="4EA8C6BA" w:rsidR="00292BA4" w:rsidRPr="009D5C7E" w:rsidRDefault="00292BA4">
            <w:pPr>
              <w:spacing w:line="360" w:lineRule="auto"/>
              <w:rPr>
                <w:rFonts w:asciiTheme="minorHAnsi" w:hAnsiTheme="minorHAnsi" w:cstheme="minorHAnsi"/>
                <w:b w:val="0"/>
                <w:bCs w:val="0"/>
                <w:rPrChange w:id="378" w:author="Laura Sitler" w:date="2023-08-31T10:42:00Z">
                  <w:rPr>
                    <w:rFonts w:asciiTheme="minorHAnsi" w:hAnsiTheme="minorHAnsi" w:cstheme="minorHAnsi"/>
                  </w:rPr>
                </w:rPrChange>
              </w:rPr>
              <w:pPrChange w:id="379" w:author="Laura Sitler" w:date="2023-08-31T10:42:00Z">
                <w:pPr>
                  <w:spacing w:line="360" w:lineRule="auto"/>
                  <w:jc w:val="center"/>
                </w:pPr>
              </w:pPrChange>
            </w:pPr>
            <w:r w:rsidRPr="009D5C7E">
              <w:rPr>
                <w:rFonts w:asciiTheme="minorHAnsi" w:hAnsiTheme="minorHAnsi" w:cstheme="minorHAnsi"/>
              </w:rPr>
              <w:t xml:space="preserve">Image </w:t>
            </w:r>
            <w:del w:id="380" w:author="Laura Sitler" w:date="2023-08-31T10:42:00Z">
              <w:r w:rsidRPr="009D5C7E" w:rsidDel="009D5C7E">
                <w:rPr>
                  <w:rFonts w:asciiTheme="minorHAnsi" w:hAnsiTheme="minorHAnsi" w:cstheme="minorHAnsi"/>
                </w:rPr>
                <w:delText>Quality</w:delText>
              </w:r>
            </w:del>
            <w:ins w:id="381" w:author="Laura Sitler" w:date="2023-08-31T10:42:00Z">
              <w:r w:rsidR="009D5C7E">
                <w:rPr>
                  <w:rFonts w:asciiTheme="minorHAnsi" w:hAnsiTheme="minorHAnsi" w:cstheme="minorHAnsi"/>
                  <w:b w:val="0"/>
                  <w:bCs w:val="0"/>
                </w:rPr>
                <w:t>q</w:t>
              </w:r>
              <w:r w:rsidR="009D5C7E" w:rsidRPr="009D5C7E">
                <w:rPr>
                  <w:rFonts w:asciiTheme="minorHAnsi" w:hAnsiTheme="minorHAnsi" w:cstheme="minorHAnsi"/>
                </w:rPr>
                <w:t>uality</w:t>
              </w:r>
            </w:ins>
          </w:p>
        </w:tc>
        <w:tc>
          <w:tcPr>
            <w:tcW w:w="3150" w:type="dxa"/>
            <w:tcPrChange w:id="382" w:author="Laura Sitler" w:date="2023-08-31T10:46:00Z">
              <w:tcPr>
                <w:tcW w:w="3117" w:type="dxa"/>
                <w:vAlign w:val="center"/>
              </w:tcPr>
            </w:tcPrChange>
          </w:tcPr>
          <w:p w14:paraId="6C20BF3C" w14:textId="77777777" w:rsidR="00292BA4" w:rsidRPr="009D5C7E" w:rsidRDefault="008250FB">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83" w:author="Laura Sitler" w:date="2023-08-31T10:45:00Z">
                  <w:rPr/>
                </w:rPrChange>
              </w:rPr>
              <w:pPrChange w:id="384"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385" w:author="Laura Sitler" w:date="2023-08-31T10:45:00Z">
                  <w:rPr/>
                </w:rPrChange>
              </w:rPr>
              <w:t>High quality</w:t>
            </w:r>
          </w:p>
          <w:p w14:paraId="562DDC8D" w14:textId="77777777" w:rsidR="008250FB" w:rsidRPr="009D5C7E" w:rsidRDefault="008250FB">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86" w:author="Laura Sitler" w:date="2023-08-31T10:45:00Z">
                  <w:rPr/>
                </w:rPrChange>
              </w:rPr>
              <w:pPrChange w:id="387"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388" w:author="Laura Sitler" w:date="2023-08-31T10:45:00Z">
                  <w:rPr/>
                </w:rPrChange>
              </w:rPr>
              <w:t>High SNR</w:t>
            </w:r>
          </w:p>
          <w:p w14:paraId="53512594" w14:textId="51158744" w:rsidR="008250FB" w:rsidRPr="009D5C7E" w:rsidRDefault="008250FB">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89" w:author="Laura Sitler" w:date="2023-08-31T10:45:00Z">
                  <w:rPr/>
                </w:rPrChange>
              </w:rPr>
              <w:pPrChange w:id="390"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391" w:author="Laura Sitler" w:date="2023-08-31T10:45:00Z">
                  <w:rPr/>
                </w:rPrChange>
              </w:rPr>
              <w:t>Great detail</w:t>
            </w:r>
          </w:p>
        </w:tc>
        <w:tc>
          <w:tcPr>
            <w:tcW w:w="3505" w:type="dxa"/>
            <w:tcPrChange w:id="392" w:author="Laura Sitler" w:date="2023-08-31T10:46:00Z">
              <w:tcPr>
                <w:tcW w:w="3117" w:type="dxa"/>
                <w:vAlign w:val="center"/>
              </w:tcPr>
            </w:tcPrChange>
          </w:tcPr>
          <w:p w14:paraId="17CBBE08" w14:textId="5D6767CE" w:rsidR="00292BA4" w:rsidRPr="009D5C7E" w:rsidRDefault="008250FB">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93" w:author="Laura Sitler" w:date="2023-08-31T10:45:00Z">
                  <w:rPr/>
                </w:rPrChange>
              </w:rPr>
              <w:pPrChange w:id="394"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395" w:author="Laura Sitler" w:date="2023-08-31T10:45:00Z">
                  <w:rPr/>
                </w:rPrChange>
              </w:rPr>
              <w:t>Slightly lower quality</w:t>
            </w:r>
          </w:p>
          <w:p w14:paraId="13CCBC54" w14:textId="77777777" w:rsidR="008250FB" w:rsidRPr="009D5C7E" w:rsidRDefault="008250FB">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96" w:author="Laura Sitler" w:date="2023-08-31T10:45:00Z">
                  <w:rPr/>
                </w:rPrChange>
              </w:rPr>
              <w:pPrChange w:id="397"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398" w:author="Laura Sitler" w:date="2023-08-31T10:45:00Z">
                  <w:rPr/>
                </w:rPrChange>
              </w:rPr>
              <w:t>Slightly lower SNR</w:t>
            </w:r>
          </w:p>
          <w:p w14:paraId="6B1B74EE" w14:textId="01FADF4F" w:rsidR="008250FB" w:rsidRPr="009D5C7E" w:rsidRDefault="008250FB">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99" w:author="Laura Sitler" w:date="2023-08-31T10:45:00Z">
                  <w:rPr/>
                </w:rPrChange>
              </w:rPr>
              <w:pPrChange w:id="400"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401" w:author="Laura Sitler" w:date="2023-08-31T10:45:00Z">
                  <w:rPr/>
                </w:rPrChange>
              </w:rPr>
              <w:t>Less detail</w:t>
            </w:r>
          </w:p>
        </w:tc>
      </w:tr>
    </w:tbl>
    <w:p w14:paraId="2758F43D" w14:textId="418DB390" w:rsidR="009D5C7E" w:rsidRPr="009D5C7E" w:rsidRDefault="009D5C7E" w:rsidP="001C2D34">
      <w:pPr>
        <w:spacing w:line="360" w:lineRule="auto"/>
        <w:rPr>
          <w:rFonts w:asciiTheme="minorHAnsi" w:hAnsiTheme="minorHAnsi" w:cstheme="minorHAnsi"/>
          <w:rPrChange w:id="402" w:author="Laura Sitler" w:date="2023-08-31T10:47:00Z">
            <w:rPr>
              <w:rFonts w:asciiTheme="minorHAnsi" w:hAnsiTheme="minorHAnsi" w:cstheme="minorHAnsi"/>
              <w:b/>
              <w:bCs/>
            </w:rPr>
          </w:rPrChange>
        </w:rPr>
      </w:pPr>
      <w:ins w:id="403" w:author="Laura Sitler" w:date="2023-08-31T10:47:00Z">
        <w:r>
          <w:rPr>
            <w:rFonts w:asciiTheme="minorHAnsi" w:hAnsiTheme="minorHAnsi" w:cstheme="minorHAnsi"/>
          </w:rPr>
          <w:t xml:space="preserve">ACR: American College of Radiology; </w:t>
        </w:r>
      </w:ins>
      <w:ins w:id="404" w:author="Laura Sitler" w:date="2023-08-31T10:44:00Z">
        <w:r>
          <w:rPr>
            <w:rFonts w:asciiTheme="minorHAnsi" w:hAnsiTheme="minorHAnsi" w:cstheme="minorHAnsi"/>
          </w:rPr>
          <w:t xml:space="preserve">MRI: magnetic resonance imaging; </w:t>
        </w:r>
      </w:ins>
      <w:ins w:id="405" w:author="Laura Sitler" w:date="2023-08-31T10:41:00Z">
        <w:r>
          <w:rPr>
            <w:rFonts w:asciiTheme="minorHAnsi" w:hAnsiTheme="minorHAnsi" w:cstheme="minorHAnsi"/>
          </w:rPr>
          <w:t>SNR: signal-to-noise ratio</w:t>
        </w:r>
      </w:ins>
      <w:ins w:id="406" w:author="Laura Sitler" w:date="2023-08-31T10:47:00Z">
        <w:r>
          <w:rPr>
            <w:rFonts w:asciiTheme="minorHAnsi" w:hAnsiTheme="minorHAnsi" w:cstheme="minorHAnsi"/>
          </w:rPr>
          <w:t>.</w:t>
        </w:r>
      </w:ins>
    </w:p>
    <w:p w14:paraId="2E27B38C" w14:textId="1E8E0816" w:rsidR="00E33F3D" w:rsidRDefault="00E33F3D" w:rsidP="001C2D34">
      <w:pPr>
        <w:pStyle w:val="Heading2"/>
        <w:spacing w:line="360" w:lineRule="auto"/>
      </w:pPr>
      <w:commentRangeStart w:id="407"/>
      <w:r w:rsidRPr="006C772F">
        <w:rPr>
          <w:highlight w:val="yellow"/>
        </w:rPr>
        <w:t>Uses for Portable MRI</w:t>
      </w:r>
      <w:commentRangeEnd w:id="407"/>
      <w:r w:rsidR="006C772F">
        <w:rPr>
          <w:rStyle w:val="CommentReference"/>
        </w:rPr>
        <w:commentReference w:id="407"/>
      </w:r>
    </w:p>
    <w:p w14:paraId="799AFF19" w14:textId="0C6E16DC" w:rsidR="00C66BE0" w:rsidRDefault="008250FB" w:rsidP="00C66BE0">
      <w:pPr>
        <w:spacing w:line="360" w:lineRule="auto"/>
        <w:rPr>
          <w:rFonts w:asciiTheme="minorHAnsi" w:hAnsiTheme="minorHAnsi" w:cstheme="minorHAnsi"/>
        </w:rPr>
      </w:pPr>
      <w:r>
        <w:rPr>
          <w:rFonts w:asciiTheme="minorHAnsi" w:hAnsiTheme="minorHAnsi" w:cstheme="minorHAnsi"/>
        </w:rPr>
        <w:t xml:space="preserve">Portable MRI opens up several possibilities that are impossible or difficult to attain with fixed MRI. </w:t>
      </w:r>
      <w:r w:rsidR="00503BBF">
        <w:rPr>
          <w:rFonts w:asciiTheme="minorHAnsi" w:hAnsiTheme="minorHAnsi" w:cstheme="minorHAnsi"/>
        </w:rPr>
        <w:t xml:space="preserve">One very common use for portable MRI is point-of-care </w:t>
      </w:r>
      <w:del w:id="408" w:author="Laura Sitler" w:date="2023-08-31T11:56:00Z">
        <w:r w:rsidR="00503BBF" w:rsidDel="006D2F66">
          <w:rPr>
            <w:rFonts w:asciiTheme="minorHAnsi" w:hAnsiTheme="minorHAnsi" w:cstheme="minorHAnsi"/>
          </w:rPr>
          <w:delText>(POC</w:delText>
        </w:r>
      </w:del>
      <w:del w:id="409" w:author="Laura Sitler" w:date="2023-08-31T11:03:00Z">
        <w:r w:rsidR="00503BBF" w:rsidDel="00CC68E6">
          <w:rPr>
            <w:rFonts w:asciiTheme="minorHAnsi" w:hAnsiTheme="minorHAnsi" w:cstheme="minorHAnsi"/>
          </w:rPr>
          <w:delText>)</w:delText>
        </w:r>
      </w:del>
      <w:del w:id="410" w:author="Laura Sitler" w:date="2023-08-31T11:56:00Z">
        <w:r w:rsidR="00503BBF" w:rsidDel="006D2F66">
          <w:rPr>
            <w:rFonts w:asciiTheme="minorHAnsi" w:hAnsiTheme="minorHAnsi" w:cstheme="minorHAnsi"/>
          </w:rPr>
          <w:delText xml:space="preserve"> </w:delText>
        </w:r>
      </w:del>
      <w:r w:rsidR="00503BBF">
        <w:rPr>
          <w:rFonts w:asciiTheme="minorHAnsi" w:hAnsiTheme="minorHAnsi" w:cstheme="minorHAnsi"/>
        </w:rPr>
        <w:t>exam</w:t>
      </w:r>
      <w:ins w:id="411" w:author="Laura Sitler" w:date="2023-08-31T11:03:00Z">
        <w:r w:rsidR="00CC68E6">
          <w:rPr>
            <w:rFonts w:asciiTheme="minorHAnsi" w:hAnsiTheme="minorHAnsi" w:cstheme="minorHAnsi"/>
          </w:rPr>
          <w:t>ination</w:t>
        </w:r>
      </w:ins>
      <w:r w:rsidR="00503BBF">
        <w:rPr>
          <w:rFonts w:asciiTheme="minorHAnsi" w:hAnsiTheme="minorHAnsi" w:cstheme="minorHAnsi"/>
        </w:rPr>
        <w:t xml:space="preserve">s in the emergency </w:t>
      </w:r>
      <w:del w:id="412" w:author="Laura Sitler" w:date="2023-08-31T11:03:00Z">
        <w:r w:rsidR="00503BBF" w:rsidDel="00CC68E6">
          <w:rPr>
            <w:rFonts w:asciiTheme="minorHAnsi" w:hAnsiTheme="minorHAnsi" w:cstheme="minorHAnsi"/>
          </w:rPr>
          <w:delText xml:space="preserve">room </w:delText>
        </w:r>
      </w:del>
      <w:ins w:id="413" w:author="Laura Sitler" w:date="2023-08-31T11:03:00Z">
        <w:r w:rsidR="00CC68E6">
          <w:rPr>
            <w:rFonts w:asciiTheme="minorHAnsi" w:hAnsiTheme="minorHAnsi" w:cstheme="minorHAnsi"/>
          </w:rPr>
          <w:t xml:space="preserve">department </w:t>
        </w:r>
      </w:ins>
      <w:r w:rsidR="00503BBF">
        <w:rPr>
          <w:rFonts w:asciiTheme="minorHAnsi" w:hAnsiTheme="minorHAnsi" w:cstheme="minorHAnsi"/>
        </w:rPr>
        <w:t>and intensive care units. Often</w:t>
      </w:r>
      <w:del w:id="414" w:author="Laura Sitler" w:date="2023-08-31T11:03:00Z">
        <w:r w:rsidR="00503BBF" w:rsidDel="00CC68E6">
          <w:rPr>
            <w:rFonts w:asciiTheme="minorHAnsi" w:hAnsiTheme="minorHAnsi" w:cstheme="minorHAnsi"/>
          </w:rPr>
          <w:delText>,</w:delText>
        </w:r>
      </w:del>
      <w:r w:rsidR="00503BBF">
        <w:rPr>
          <w:rFonts w:asciiTheme="minorHAnsi" w:hAnsiTheme="minorHAnsi" w:cstheme="minorHAnsi"/>
        </w:rPr>
        <w:t xml:space="preserve"> patients in these areas of the hospital cannot travel to the imaging department or </w:t>
      </w:r>
      <w:r w:rsidR="00E43039">
        <w:rPr>
          <w:rFonts w:asciiTheme="minorHAnsi" w:hAnsiTheme="minorHAnsi" w:cstheme="minorHAnsi"/>
        </w:rPr>
        <w:t xml:space="preserve">require interventions that are not </w:t>
      </w:r>
      <w:del w:id="415" w:author="Laura Sitler" w:date="2023-08-31T11:03:00Z">
        <w:r w:rsidR="00E43039" w:rsidDel="00CC68E6">
          <w:rPr>
            <w:rFonts w:asciiTheme="minorHAnsi" w:hAnsiTheme="minorHAnsi" w:cstheme="minorHAnsi"/>
          </w:rPr>
          <w:delText>MRI-</w:delText>
        </w:r>
      </w:del>
      <w:r w:rsidR="00E43039">
        <w:rPr>
          <w:rFonts w:asciiTheme="minorHAnsi" w:hAnsiTheme="minorHAnsi" w:cstheme="minorHAnsi"/>
        </w:rPr>
        <w:t xml:space="preserve">safe </w:t>
      </w:r>
      <w:ins w:id="416" w:author="Laura Sitler" w:date="2023-08-31T11:03:00Z">
        <w:r w:rsidR="00CC68E6">
          <w:rPr>
            <w:rFonts w:asciiTheme="minorHAnsi" w:hAnsiTheme="minorHAnsi" w:cstheme="minorHAnsi"/>
          </w:rPr>
          <w:t xml:space="preserve">with MRI </w:t>
        </w:r>
      </w:ins>
      <w:r w:rsidR="00E43039">
        <w:rPr>
          <w:rFonts w:asciiTheme="minorHAnsi" w:hAnsiTheme="minorHAnsi" w:cstheme="minorHAnsi"/>
        </w:rPr>
        <w:t>(e</w:t>
      </w:r>
      <w:del w:id="417" w:author="Laura Sitler" w:date="2023-08-31T11:03:00Z">
        <w:r w:rsidR="00E43039" w:rsidDel="00CC68E6">
          <w:rPr>
            <w:rFonts w:asciiTheme="minorHAnsi" w:hAnsiTheme="minorHAnsi" w:cstheme="minorHAnsi"/>
          </w:rPr>
          <w:delText>.</w:delText>
        </w:r>
      </w:del>
      <w:r w:rsidR="00E43039">
        <w:rPr>
          <w:rFonts w:asciiTheme="minorHAnsi" w:hAnsiTheme="minorHAnsi" w:cstheme="minorHAnsi"/>
        </w:rPr>
        <w:t>g</w:t>
      </w:r>
      <w:del w:id="418" w:author="Laura Sitler" w:date="2023-08-31T11:03:00Z">
        <w:r w:rsidR="00E43039" w:rsidDel="00CC68E6">
          <w:rPr>
            <w:rFonts w:asciiTheme="minorHAnsi" w:hAnsiTheme="minorHAnsi" w:cstheme="minorHAnsi"/>
          </w:rPr>
          <w:delText>.</w:delText>
        </w:r>
      </w:del>
      <w:r w:rsidR="00E43039">
        <w:rPr>
          <w:rFonts w:asciiTheme="minorHAnsi" w:hAnsiTheme="minorHAnsi" w:cstheme="minorHAnsi"/>
        </w:rPr>
        <w:t>, some ventilators, drug infusion pumps)</w:t>
      </w:r>
      <w:r w:rsidR="00503BBF">
        <w:rPr>
          <w:rFonts w:asciiTheme="minorHAnsi" w:hAnsiTheme="minorHAnsi" w:cstheme="minorHAnsi"/>
        </w:rPr>
        <w:t>. The lower strength of the magnet makes it less likely to interfere with pacemaker</w:t>
      </w:r>
      <w:ins w:id="419" w:author="Laura Sitler" w:date="2023-08-31T11:04:00Z">
        <w:r w:rsidR="00CC68E6">
          <w:rPr>
            <w:rFonts w:asciiTheme="minorHAnsi" w:hAnsiTheme="minorHAnsi" w:cstheme="minorHAnsi"/>
          </w:rPr>
          <w:t>s</w:t>
        </w:r>
      </w:ins>
      <w:r w:rsidR="00503BBF">
        <w:rPr>
          <w:rFonts w:asciiTheme="minorHAnsi" w:hAnsiTheme="minorHAnsi" w:cstheme="minorHAnsi"/>
        </w:rPr>
        <w:t>/defibrillators or other implanted devices and less likely to draw objects into the magnet.</w:t>
      </w:r>
      <w:r w:rsidR="00503BBF">
        <w:rPr>
          <w:rFonts w:asciiTheme="minorHAnsi" w:hAnsiTheme="minorHAnsi" w:cstheme="minorHAnsi"/>
        </w:rPr>
        <w:fldChar w:fldCharType="begin"/>
      </w:r>
      <w:r w:rsidR="00503BBF">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503BBF">
        <w:rPr>
          <w:rFonts w:asciiTheme="minorHAnsi" w:hAnsiTheme="minorHAnsi" w:cstheme="minorHAnsi"/>
        </w:rPr>
      </w:r>
      <w:r w:rsidR="00503BBF">
        <w:rPr>
          <w:rFonts w:asciiTheme="minorHAnsi" w:hAnsiTheme="minorHAnsi" w:cstheme="minorHAnsi"/>
        </w:rPr>
        <w:fldChar w:fldCharType="separate"/>
      </w:r>
      <w:r w:rsidR="001D777F" w:rsidRPr="001D777F">
        <w:rPr>
          <w:rStyle w:val="EndnoteReference"/>
        </w:rPr>
        <w:t>2</w:t>
      </w:r>
      <w:r w:rsidR="00503BBF">
        <w:rPr>
          <w:rFonts w:asciiTheme="minorHAnsi" w:hAnsiTheme="minorHAnsi" w:cstheme="minorHAnsi"/>
        </w:rPr>
        <w:fldChar w:fldCharType="end"/>
      </w:r>
      <w:r w:rsidR="00503BBF">
        <w:rPr>
          <w:rFonts w:asciiTheme="minorHAnsi" w:hAnsiTheme="minorHAnsi" w:cstheme="minorHAnsi"/>
          <w:vertAlign w:val="superscript"/>
        </w:rPr>
        <w:t>,</w:t>
      </w:r>
      <w:ins w:id="420" w:author="Laura Sitler" w:date="2023-08-31T13:50:00Z">
        <w:r w:rsidR="002F0082">
          <w:rPr>
            <w:rFonts w:asciiTheme="minorHAnsi" w:hAnsiTheme="minorHAnsi" w:cstheme="minorHAnsi"/>
            <w:vertAlign w:val="superscript"/>
          </w:rPr>
          <w:t>8</w:t>
        </w:r>
      </w:ins>
      <w:ins w:id="421" w:author="Laura Sitler" w:date="2023-08-31T12:32:00Z">
        <w:r w:rsidR="0096260D">
          <w:rPr>
            <w:rFonts w:asciiTheme="minorHAnsi" w:hAnsiTheme="minorHAnsi" w:cstheme="minorHAnsi"/>
            <w:vertAlign w:val="superscript"/>
          </w:rPr>
          <w:t>,</w:t>
        </w:r>
      </w:ins>
      <w:ins w:id="422" w:author="Laura Sitler" w:date="2023-08-31T13:46:00Z">
        <w:r w:rsidR="00603EC2">
          <w:rPr>
            <w:rFonts w:asciiTheme="minorHAnsi" w:hAnsiTheme="minorHAnsi" w:cstheme="minorHAnsi"/>
            <w:vertAlign w:val="superscript"/>
          </w:rPr>
          <w:t>9</w:t>
        </w:r>
      </w:ins>
      <w:del w:id="423" w:author="Laura Sitler" w:date="2023-08-31T12:32:00Z">
        <w:r w:rsidR="00503BBF" w:rsidDel="0096260D">
          <w:rPr>
            <w:rFonts w:asciiTheme="minorHAnsi" w:hAnsiTheme="minorHAnsi" w:cstheme="minorHAnsi"/>
          </w:rPr>
          <w:fldChar w:fldCharType="begin"/>
        </w:r>
        <w:r w:rsidR="00503BBF" w:rsidDel="0096260D">
          <w:rPr>
            <w:rFonts w:asciiTheme="minorHAnsi" w:hAnsiTheme="minorHAnsi" w:cstheme="minorHAnsi"/>
          </w:rPr>
          <w:delInstrText xml:space="preserve"> NOTEREF _Ref141727942 \f \h </w:delInstrText>
        </w:r>
        <w:r w:rsidR="00C66BE0" w:rsidDel="0096260D">
          <w:rPr>
            <w:rFonts w:asciiTheme="minorHAnsi" w:hAnsiTheme="minorHAnsi" w:cstheme="minorHAnsi"/>
          </w:rPr>
          <w:delInstrText xml:space="preserve"> \* MERGEFORMAT </w:delInstrText>
        </w:r>
        <w:r w:rsidR="00503BBF" w:rsidDel="0096260D">
          <w:rPr>
            <w:rFonts w:asciiTheme="minorHAnsi" w:hAnsiTheme="minorHAnsi" w:cstheme="minorHAnsi"/>
          </w:rPr>
        </w:r>
        <w:r w:rsidR="00503BBF" w:rsidDel="0096260D">
          <w:rPr>
            <w:rFonts w:asciiTheme="minorHAnsi" w:hAnsiTheme="minorHAnsi" w:cstheme="minorHAnsi"/>
          </w:rPr>
          <w:fldChar w:fldCharType="separate"/>
        </w:r>
        <w:r w:rsidR="001D777F" w:rsidRPr="001D777F" w:rsidDel="0096260D">
          <w:rPr>
            <w:rStyle w:val="EndnoteReference"/>
          </w:rPr>
          <w:delText>6</w:delText>
        </w:r>
        <w:r w:rsidR="00503BBF" w:rsidDel="0096260D">
          <w:rPr>
            <w:rFonts w:asciiTheme="minorHAnsi" w:hAnsiTheme="minorHAnsi" w:cstheme="minorHAnsi"/>
          </w:rPr>
          <w:fldChar w:fldCharType="end"/>
        </w:r>
      </w:del>
      <w:ins w:id="424" w:author="Laura Sitler" w:date="2023-08-31T11:04:00Z">
        <w:r w:rsidR="00CC68E6">
          <w:rPr>
            <w:rFonts w:asciiTheme="minorHAnsi" w:hAnsiTheme="minorHAnsi" w:cstheme="minorHAnsi"/>
          </w:rPr>
          <w:t xml:space="preserve"> </w:t>
        </w:r>
      </w:ins>
      <w:del w:id="425" w:author="Laura Sitler" w:date="2023-08-31T10:18:00Z">
        <w:r w:rsidR="00503BBF" w:rsidDel="00B576C8">
          <w:rPr>
            <w:rFonts w:asciiTheme="minorHAnsi" w:hAnsiTheme="minorHAnsi" w:cstheme="minorHAnsi"/>
            <w:vertAlign w:val="superscript"/>
          </w:rPr>
          <w:delText>,</w:delText>
        </w:r>
        <w:bookmarkStart w:id="426" w:name="_Ref141734180"/>
        <w:r w:rsidR="00503BBF" w:rsidDel="00B576C8">
          <w:rPr>
            <w:rStyle w:val="EndnoteReference"/>
            <w:rFonts w:asciiTheme="minorHAnsi" w:hAnsiTheme="minorHAnsi" w:cstheme="minorHAnsi"/>
          </w:rPr>
          <w:endnoteReference w:id="7"/>
        </w:r>
        <w:bookmarkEnd w:id="426"/>
        <w:r w:rsidR="00503BBF" w:rsidDel="00B576C8">
          <w:rPr>
            <w:rFonts w:asciiTheme="minorHAnsi" w:hAnsiTheme="minorHAnsi" w:cstheme="minorHAnsi"/>
          </w:rPr>
          <w:delText xml:space="preserve"> </w:delText>
        </w:r>
      </w:del>
      <w:r w:rsidR="003D0D16">
        <w:rPr>
          <w:rFonts w:asciiTheme="minorHAnsi" w:hAnsiTheme="minorHAnsi" w:cstheme="minorHAnsi"/>
        </w:rPr>
        <w:t xml:space="preserve">Portable MRI </w:t>
      </w:r>
      <w:del w:id="429" w:author="Laura Sitler" w:date="2023-08-31T11:04:00Z">
        <w:r w:rsidR="003D0D16" w:rsidDel="00CC68E6">
          <w:rPr>
            <w:rFonts w:asciiTheme="minorHAnsi" w:hAnsiTheme="minorHAnsi" w:cstheme="minorHAnsi"/>
          </w:rPr>
          <w:delText xml:space="preserve">is </w:delText>
        </w:r>
      </w:del>
      <w:r w:rsidR="003D0D16">
        <w:rPr>
          <w:rFonts w:asciiTheme="minorHAnsi" w:hAnsiTheme="minorHAnsi" w:cstheme="minorHAnsi"/>
        </w:rPr>
        <w:t xml:space="preserve">also </w:t>
      </w:r>
      <w:ins w:id="430" w:author="Laura Sitler" w:date="2023-08-31T11:04:00Z">
        <w:r w:rsidR="00CC68E6">
          <w:rPr>
            <w:rFonts w:asciiTheme="minorHAnsi" w:hAnsiTheme="minorHAnsi" w:cstheme="minorHAnsi"/>
          </w:rPr>
          <w:t xml:space="preserve">is </w:t>
        </w:r>
      </w:ins>
      <w:r w:rsidR="003D0D16">
        <w:rPr>
          <w:rFonts w:asciiTheme="minorHAnsi" w:hAnsiTheme="minorHAnsi" w:cstheme="minorHAnsi"/>
        </w:rPr>
        <w:t xml:space="preserve">being used in the operating room. Intraoperative MRI </w:t>
      </w:r>
      <w:del w:id="431" w:author="Laura Sitler" w:date="2023-08-31T11:04:00Z">
        <w:r w:rsidR="003D0D16" w:rsidDel="00CC68E6">
          <w:rPr>
            <w:rFonts w:asciiTheme="minorHAnsi" w:hAnsiTheme="minorHAnsi" w:cstheme="minorHAnsi"/>
          </w:rPr>
          <w:delText xml:space="preserve">(iMRI) </w:delText>
        </w:r>
      </w:del>
      <w:r w:rsidR="003D0D16">
        <w:rPr>
          <w:rFonts w:asciiTheme="minorHAnsi" w:hAnsiTheme="minorHAnsi" w:cstheme="minorHAnsi"/>
        </w:rPr>
        <w:t xml:space="preserve">is primarily used by neurosurgeons for guidance to remove tumors and treat conditions such as epilepsy. </w:t>
      </w:r>
      <w:del w:id="432" w:author="Laura Sitler" w:date="2023-08-31T11:04:00Z">
        <w:r w:rsidR="003D0D16" w:rsidDel="00CC68E6">
          <w:rPr>
            <w:rFonts w:asciiTheme="minorHAnsi" w:hAnsiTheme="minorHAnsi" w:cstheme="minorHAnsi"/>
          </w:rPr>
          <w:delText xml:space="preserve">iMRI </w:delText>
        </w:r>
      </w:del>
      <w:ins w:id="433" w:author="Laura Sitler" w:date="2023-08-31T11:05:00Z">
        <w:r w:rsidR="00CC68E6">
          <w:rPr>
            <w:rFonts w:asciiTheme="minorHAnsi" w:hAnsiTheme="minorHAnsi" w:cstheme="minorHAnsi"/>
          </w:rPr>
          <w:t>It</w:t>
        </w:r>
      </w:ins>
      <w:ins w:id="434" w:author="Laura Sitler" w:date="2023-08-31T11:04:00Z">
        <w:r w:rsidR="00CC68E6">
          <w:rPr>
            <w:rFonts w:asciiTheme="minorHAnsi" w:hAnsiTheme="minorHAnsi" w:cstheme="minorHAnsi"/>
          </w:rPr>
          <w:t xml:space="preserve"> </w:t>
        </w:r>
      </w:ins>
      <w:r w:rsidR="003D0D16">
        <w:rPr>
          <w:rFonts w:asciiTheme="minorHAnsi" w:hAnsiTheme="minorHAnsi" w:cstheme="minorHAnsi"/>
        </w:rPr>
        <w:t>is also used during awake craniotomies so the surgeon can monitor brain activity during the procedure.</w:t>
      </w:r>
      <w:del w:id="435" w:author="Laura Sitler" w:date="2023-08-31T12:32:00Z">
        <w:r w:rsidR="00990056" w:rsidRPr="002F0082" w:rsidDel="0096260D">
          <w:rPr>
            <w:rFonts w:asciiTheme="minorHAnsi" w:hAnsiTheme="minorHAnsi" w:cstheme="minorHAnsi"/>
            <w:vertAlign w:val="superscript"/>
            <w:rPrChange w:id="436" w:author="Laura Sitler" w:date="2023-08-31T13:50:00Z">
              <w:rPr>
                <w:rFonts w:asciiTheme="minorHAnsi" w:hAnsiTheme="minorHAnsi" w:cstheme="minorHAnsi"/>
              </w:rPr>
            </w:rPrChange>
          </w:rPr>
          <w:fldChar w:fldCharType="begin"/>
        </w:r>
        <w:r w:rsidR="00990056" w:rsidRPr="002F0082" w:rsidDel="0096260D">
          <w:rPr>
            <w:rFonts w:asciiTheme="minorHAnsi" w:hAnsiTheme="minorHAnsi" w:cstheme="minorHAnsi"/>
            <w:vertAlign w:val="superscript"/>
            <w:rPrChange w:id="437" w:author="Laura Sitler" w:date="2023-08-31T13:50:00Z">
              <w:rPr>
                <w:rFonts w:asciiTheme="minorHAnsi" w:hAnsiTheme="minorHAnsi" w:cstheme="minorHAnsi"/>
              </w:rPr>
            </w:rPrChange>
          </w:rPr>
          <w:delInstrText xml:space="preserve"> NOTEREF _Ref141727942 \f \h </w:delInstrText>
        </w:r>
        <w:r w:rsidR="00C66BE0" w:rsidRPr="002F0082" w:rsidDel="0096260D">
          <w:rPr>
            <w:rFonts w:asciiTheme="minorHAnsi" w:hAnsiTheme="minorHAnsi" w:cstheme="minorHAnsi"/>
            <w:vertAlign w:val="superscript"/>
            <w:rPrChange w:id="438" w:author="Laura Sitler" w:date="2023-08-31T13:50:00Z">
              <w:rPr>
                <w:rFonts w:asciiTheme="minorHAnsi" w:hAnsiTheme="minorHAnsi" w:cstheme="minorHAnsi"/>
              </w:rPr>
            </w:rPrChange>
          </w:rPr>
          <w:delInstrText xml:space="preserve"> \* MERGEFORMAT </w:delInstrText>
        </w:r>
        <w:r w:rsidR="00990056" w:rsidRPr="00935370" w:rsidDel="0096260D">
          <w:rPr>
            <w:rFonts w:asciiTheme="minorHAnsi" w:hAnsiTheme="minorHAnsi" w:cstheme="minorHAnsi"/>
            <w:vertAlign w:val="superscript"/>
          </w:rPr>
        </w:r>
        <w:r w:rsidR="00990056" w:rsidRPr="002F0082" w:rsidDel="0096260D">
          <w:rPr>
            <w:rFonts w:asciiTheme="minorHAnsi" w:hAnsiTheme="minorHAnsi" w:cstheme="minorHAnsi"/>
            <w:vertAlign w:val="superscript"/>
            <w:rPrChange w:id="439" w:author="Laura Sitler" w:date="2023-08-31T13:50:00Z">
              <w:rPr>
                <w:rFonts w:asciiTheme="minorHAnsi" w:hAnsiTheme="minorHAnsi" w:cstheme="minorHAnsi"/>
              </w:rPr>
            </w:rPrChange>
          </w:rPr>
          <w:fldChar w:fldCharType="separate"/>
        </w:r>
        <w:r w:rsidR="001D777F" w:rsidRPr="002F0082" w:rsidDel="0096260D">
          <w:rPr>
            <w:rStyle w:val="EndnoteReference"/>
          </w:rPr>
          <w:delText>6</w:delText>
        </w:r>
        <w:r w:rsidR="00990056" w:rsidRPr="002F0082" w:rsidDel="0096260D">
          <w:rPr>
            <w:rFonts w:asciiTheme="minorHAnsi" w:hAnsiTheme="minorHAnsi" w:cstheme="minorHAnsi"/>
            <w:vertAlign w:val="superscript"/>
            <w:rPrChange w:id="440" w:author="Laura Sitler" w:date="2023-08-31T13:50:00Z">
              <w:rPr>
                <w:rFonts w:asciiTheme="minorHAnsi" w:hAnsiTheme="minorHAnsi" w:cstheme="minorHAnsi"/>
              </w:rPr>
            </w:rPrChange>
          </w:rPr>
          <w:fldChar w:fldCharType="end"/>
        </w:r>
      </w:del>
      <w:ins w:id="441" w:author="Laura Sitler" w:date="2023-08-31T13:50:00Z">
        <w:r w:rsidR="002F0082" w:rsidRPr="002F0082">
          <w:rPr>
            <w:rFonts w:asciiTheme="minorHAnsi" w:hAnsiTheme="minorHAnsi" w:cstheme="minorHAnsi"/>
            <w:vertAlign w:val="superscript"/>
            <w:rPrChange w:id="442" w:author="Laura Sitler" w:date="2023-08-31T13:50:00Z">
              <w:rPr>
                <w:rFonts w:asciiTheme="minorHAnsi" w:hAnsiTheme="minorHAnsi" w:cstheme="minorHAnsi"/>
              </w:rPr>
            </w:rPrChange>
          </w:rPr>
          <w:t>8</w:t>
        </w:r>
      </w:ins>
      <w:ins w:id="443" w:author="Laura Sitler" w:date="2023-08-31T12:32:00Z">
        <w:r w:rsidR="0096260D" w:rsidRPr="0096260D">
          <w:rPr>
            <w:rFonts w:asciiTheme="minorHAnsi" w:hAnsiTheme="minorHAnsi" w:cstheme="minorHAnsi"/>
            <w:vertAlign w:val="superscript"/>
            <w:rPrChange w:id="444" w:author="Laura Sitler" w:date="2023-08-31T12:32:00Z">
              <w:rPr>
                <w:rFonts w:asciiTheme="minorHAnsi" w:hAnsiTheme="minorHAnsi" w:cstheme="minorHAnsi"/>
              </w:rPr>
            </w:rPrChange>
          </w:rPr>
          <w:t>,</w:t>
        </w:r>
      </w:ins>
      <w:ins w:id="445" w:author="Laura Sitler" w:date="2023-08-31T13:47:00Z">
        <w:r w:rsidR="00603EC2">
          <w:rPr>
            <w:rFonts w:asciiTheme="minorHAnsi" w:hAnsiTheme="minorHAnsi" w:cstheme="minorHAnsi"/>
            <w:vertAlign w:val="superscript"/>
          </w:rPr>
          <w:t>10</w:t>
        </w:r>
      </w:ins>
      <w:del w:id="446" w:author="Laura Sitler" w:date="2023-08-31T10:18:00Z">
        <w:r w:rsidR="00990056" w:rsidDel="00B576C8">
          <w:rPr>
            <w:rFonts w:asciiTheme="minorHAnsi" w:hAnsiTheme="minorHAnsi" w:cstheme="minorHAnsi"/>
            <w:vertAlign w:val="superscript"/>
          </w:rPr>
          <w:delText>,</w:delText>
        </w:r>
        <w:r w:rsidR="003D0D16" w:rsidDel="00B576C8">
          <w:rPr>
            <w:rStyle w:val="EndnoteReference"/>
            <w:rFonts w:asciiTheme="minorHAnsi" w:hAnsiTheme="minorHAnsi" w:cstheme="minorHAnsi"/>
          </w:rPr>
          <w:endnoteReference w:id="8"/>
        </w:r>
      </w:del>
      <w:r w:rsidR="003D0D16">
        <w:rPr>
          <w:rFonts w:asciiTheme="minorHAnsi" w:hAnsiTheme="minorHAnsi" w:cstheme="minorHAnsi"/>
        </w:rPr>
        <w:t xml:space="preserve"> </w:t>
      </w:r>
    </w:p>
    <w:p w14:paraId="5BFCF161" w14:textId="77777777" w:rsidR="00C66BE0" w:rsidRDefault="00C66BE0" w:rsidP="001C2D34">
      <w:pPr>
        <w:spacing w:line="360" w:lineRule="auto"/>
        <w:rPr>
          <w:rFonts w:asciiTheme="minorHAnsi" w:hAnsiTheme="minorHAnsi" w:cstheme="minorHAnsi"/>
        </w:rPr>
      </w:pPr>
    </w:p>
    <w:p w14:paraId="123B8105" w14:textId="1A646420" w:rsidR="00832DE1" w:rsidRDefault="00797456" w:rsidP="00C66BE0">
      <w:pPr>
        <w:spacing w:line="360" w:lineRule="auto"/>
        <w:rPr>
          <w:rFonts w:asciiTheme="minorHAnsi" w:hAnsiTheme="minorHAnsi" w:cstheme="minorHAnsi"/>
        </w:rPr>
      </w:pPr>
      <w:commentRangeStart w:id="449"/>
      <w:r w:rsidRPr="001C2D34">
        <w:rPr>
          <w:rFonts w:asciiTheme="minorHAnsi" w:hAnsiTheme="minorHAnsi" w:cstheme="minorHAnsi"/>
        </w:rPr>
        <w:t>Neuro</w:t>
      </w:r>
      <w:r w:rsidR="003D0D16" w:rsidRPr="001C2D34">
        <w:rPr>
          <w:rFonts w:asciiTheme="minorHAnsi" w:hAnsiTheme="minorHAnsi" w:cstheme="minorHAnsi"/>
        </w:rPr>
        <w:t>imaging has been the focus of most research studies using portable MRI.</w:t>
      </w:r>
      <w:r w:rsidR="003D0D16" w:rsidRPr="00106F13">
        <w:rPr>
          <w:rFonts w:asciiTheme="minorHAnsi" w:hAnsiTheme="minorHAnsi" w:cstheme="minorHAnsi"/>
        </w:rPr>
        <w:t xml:space="preserve"> </w:t>
      </w:r>
      <w:commentRangeEnd w:id="449"/>
      <w:r w:rsidR="00BC0D64" w:rsidRPr="00106F13">
        <w:rPr>
          <w:rStyle w:val="CommentReference"/>
        </w:rPr>
        <w:commentReference w:id="449"/>
      </w:r>
      <w:r w:rsidR="003D0D16">
        <w:rPr>
          <w:rFonts w:asciiTheme="minorHAnsi" w:hAnsiTheme="minorHAnsi" w:cstheme="minorHAnsi"/>
        </w:rPr>
        <w:t>Neurologic</w:t>
      </w:r>
      <w:del w:id="450" w:author="Laura Sitler" w:date="2023-08-31T11:07:00Z">
        <w:r w:rsidR="003D0D16" w:rsidDel="00CC68E6">
          <w:rPr>
            <w:rFonts w:asciiTheme="minorHAnsi" w:hAnsiTheme="minorHAnsi" w:cstheme="minorHAnsi"/>
          </w:rPr>
          <w:delText>al</w:delText>
        </w:r>
      </w:del>
      <w:r w:rsidR="003D0D16">
        <w:rPr>
          <w:rFonts w:asciiTheme="minorHAnsi" w:hAnsiTheme="minorHAnsi" w:cstheme="minorHAnsi"/>
        </w:rPr>
        <w:t xml:space="preserve"> disorders are the leading cause of disability and the second leading cause of death worldwide</w:t>
      </w:r>
      <w:ins w:id="451" w:author="Laura Sitler" w:date="2023-08-31T10:16:00Z">
        <w:r w:rsidR="00064F8E">
          <w:rPr>
            <w:rFonts w:asciiTheme="minorHAnsi" w:hAnsiTheme="minorHAnsi" w:cstheme="minorHAnsi"/>
          </w:rPr>
          <w:t>.</w:t>
        </w:r>
      </w:ins>
      <w:ins w:id="452" w:author="Laura Sitler" w:date="2023-08-31T12:32:00Z">
        <w:r w:rsidR="0048281F">
          <w:rPr>
            <w:rFonts w:asciiTheme="minorHAnsi" w:hAnsiTheme="minorHAnsi" w:cstheme="minorHAnsi"/>
            <w:vertAlign w:val="superscript"/>
          </w:rPr>
          <w:t>1</w:t>
        </w:r>
      </w:ins>
      <w:ins w:id="453" w:author="Laura Sitler" w:date="2023-08-31T13:47:00Z">
        <w:r w:rsidR="00603EC2">
          <w:rPr>
            <w:rFonts w:asciiTheme="minorHAnsi" w:hAnsiTheme="minorHAnsi" w:cstheme="minorHAnsi"/>
            <w:vertAlign w:val="superscript"/>
          </w:rPr>
          <w:t>1</w:t>
        </w:r>
      </w:ins>
      <w:ins w:id="454" w:author="Laura Sitler" w:date="2023-08-31T10:18:00Z">
        <w:r w:rsidR="00B576C8">
          <w:rPr>
            <w:rFonts w:asciiTheme="minorHAnsi" w:hAnsiTheme="minorHAnsi" w:cstheme="minorHAnsi"/>
          </w:rPr>
          <w:t xml:space="preserve"> </w:t>
        </w:r>
      </w:ins>
      <w:del w:id="455" w:author="Laura Sitler" w:date="2023-08-31T10:18:00Z">
        <w:r w:rsidR="003D0D16" w:rsidDel="00B576C8">
          <w:rPr>
            <w:rFonts w:asciiTheme="minorHAnsi" w:hAnsiTheme="minorHAnsi" w:cstheme="minorHAnsi"/>
          </w:rPr>
          <w:delText>.</w:delText>
        </w:r>
        <w:bookmarkStart w:id="456" w:name="_Ref141734182"/>
        <w:r w:rsidR="003D0D16" w:rsidDel="00B576C8">
          <w:rPr>
            <w:rStyle w:val="EndnoteReference"/>
            <w:rFonts w:asciiTheme="minorHAnsi" w:hAnsiTheme="minorHAnsi" w:cstheme="minorHAnsi"/>
          </w:rPr>
          <w:endnoteReference w:id="9"/>
        </w:r>
        <w:bookmarkEnd w:id="456"/>
        <w:r w:rsidR="00F40F1E" w:rsidDel="00B576C8">
          <w:rPr>
            <w:rFonts w:asciiTheme="minorHAnsi" w:hAnsiTheme="minorHAnsi" w:cstheme="minorHAnsi"/>
          </w:rPr>
          <w:delText xml:space="preserve"> </w:delText>
        </w:r>
      </w:del>
      <w:r w:rsidR="00F40F1E">
        <w:rPr>
          <w:rFonts w:asciiTheme="minorHAnsi" w:hAnsiTheme="minorHAnsi" w:cstheme="minorHAnsi"/>
        </w:rPr>
        <w:t>MRI is the gold standard in neurologic</w:t>
      </w:r>
      <w:del w:id="459" w:author="Laura Sitler" w:date="2023-08-31T11:07:00Z">
        <w:r w:rsidR="00F40F1E" w:rsidDel="00CC68E6">
          <w:rPr>
            <w:rFonts w:asciiTheme="minorHAnsi" w:hAnsiTheme="minorHAnsi" w:cstheme="minorHAnsi"/>
          </w:rPr>
          <w:delText>al</w:delText>
        </w:r>
      </w:del>
      <w:r w:rsidR="00F40F1E">
        <w:rPr>
          <w:rFonts w:asciiTheme="minorHAnsi" w:hAnsiTheme="minorHAnsi" w:cstheme="minorHAnsi"/>
        </w:rPr>
        <w:t xml:space="preserve"> imaging; however, many patients cannot undergo fixed MRI scans</w:t>
      </w:r>
      <w:del w:id="460" w:author="Laura Sitler" w:date="2023-08-31T11:07:00Z">
        <w:r w:rsidR="00F40F1E" w:rsidDel="00CC68E6">
          <w:rPr>
            <w:rFonts w:asciiTheme="minorHAnsi" w:hAnsiTheme="minorHAnsi" w:cstheme="minorHAnsi"/>
          </w:rPr>
          <w:delText>.</w:delText>
        </w:r>
        <w:r w:rsidR="00E43039" w:rsidDel="00CC68E6">
          <w:rPr>
            <w:rFonts w:asciiTheme="minorHAnsi" w:hAnsiTheme="minorHAnsi" w:cstheme="minorHAnsi"/>
          </w:rPr>
          <w:delText xml:space="preserve"> Patients with </w:delText>
        </w:r>
      </w:del>
      <w:ins w:id="461" w:author="Laura Sitler" w:date="2023-08-31T11:07:00Z">
        <w:r w:rsidR="00CC68E6">
          <w:rPr>
            <w:rFonts w:asciiTheme="minorHAnsi" w:hAnsiTheme="minorHAnsi" w:cstheme="minorHAnsi"/>
          </w:rPr>
          <w:t xml:space="preserve"> because they have </w:t>
        </w:r>
      </w:ins>
      <w:r w:rsidR="00E43039">
        <w:rPr>
          <w:rFonts w:asciiTheme="minorHAnsi" w:hAnsiTheme="minorHAnsi" w:cstheme="minorHAnsi"/>
        </w:rPr>
        <w:t xml:space="preserve">cardiac implantable electronic devices (pacemakers or defibrillators), metallic intraocular foreign bodies, implantable neurostimulators, cochlear implants, aneurysm clips, and other non-removable </w:t>
      </w:r>
      <w:r w:rsidR="00E43039">
        <w:rPr>
          <w:rFonts w:asciiTheme="minorHAnsi" w:hAnsiTheme="minorHAnsi" w:cstheme="minorHAnsi"/>
        </w:rPr>
        <w:lastRenderedPageBreak/>
        <w:t xml:space="preserve">ferrous materials </w:t>
      </w:r>
      <w:ins w:id="462" w:author="Laura Sitler" w:date="2023-08-31T11:07:00Z">
        <w:r w:rsidR="00CC68E6">
          <w:rPr>
            <w:rFonts w:asciiTheme="minorHAnsi" w:hAnsiTheme="minorHAnsi" w:cstheme="minorHAnsi"/>
          </w:rPr>
          <w:t xml:space="preserve">that </w:t>
        </w:r>
      </w:ins>
      <w:r w:rsidR="00E43039">
        <w:rPr>
          <w:rFonts w:asciiTheme="minorHAnsi" w:hAnsiTheme="minorHAnsi" w:cstheme="minorHAnsi"/>
        </w:rPr>
        <w:t>cannot enter an MRI suite</w:t>
      </w:r>
      <w:ins w:id="463" w:author="Laura Sitler" w:date="2023-08-31T10:16:00Z">
        <w:r w:rsidR="00064F8E">
          <w:rPr>
            <w:rFonts w:asciiTheme="minorHAnsi" w:hAnsiTheme="minorHAnsi" w:cstheme="minorHAnsi"/>
          </w:rPr>
          <w:t>.</w:t>
        </w:r>
        <w:r w:rsidR="00064F8E" w:rsidRPr="00B576C8">
          <w:rPr>
            <w:rFonts w:asciiTheme="minorHAnsi" w:hAnsiTheme="minorHAnsi" w:cstheme="minorHAnsi"/>
            <w:vertAlign w:val="superscript"/>
            <w:rPrChange w:id="464" w:author="Laura Sitler" w:date="2023-08-31T10:18:00Z">
              <w:rPr>
                <w:rFonts w:asciiTheme="minorHAnsi" w:hAnsiTheme="minorHAnsi" w:cstheme="minorHAnsi"/>
              </w:rPr>
            </w:rPrChange>
          </w:rPr>
          <w:t>1</w:t>
        </w:r>
      </w:ins>
      <w:ins w:id="465" w:author="Laura Sitler" w:date="2023-08-31T13:47:00Z">
        <w:r w:rsidR="00603EC2">
          <w:rPr>
            <w:rFonts w:asciiTheme="minorHAnsi" w:hAnsiTheme="minorHAnsi" w:cstheme="minorHAnsi"/>
            <w:vertAlign w:val="superscript"/>
          </w:rPr>
          <w:t>2</w:t>
        </w:r>
      </w:ins>
      <w:ins w:id="466" w:author="Laura Sitler" w:date="2023-08-31T10:16:00Z">
        <w:r w:rsidR="00064F8E">
          <w:rPr>
            <w:rFonts w:asciiTheme="minorHAnsi" w:hAnsiTheme="minorHAnsi" w:cstheme="minorHAnsi"/>
          </w:rPr>
          <w:t xml:space="preserve"> </w:t>
        </w:r>
      </w:ins>
      <w:del w:id="467" w:author="Laura Sitler" w:date="2023-08-31T10:18:00Z">
        <w:r w:rsidR="00E43039" w:rsidDel="00B576C8">
          <w:rPr>
            <w:rFonts w:asciiTheme="minorHAnsi" w:hAnsiTheme="minorHAnsi" w:cstheme="minorHAnsi"/>
          </w:rPr>
          <w:delText>.</w:delText>
        </w:r>
        <w:r w:rsidR="00FC21C2" w:rsidDel="00B576C8">
          <w:rPr>
            <w:rStyle w:val="EndnoteReference"/>
            <w:rFonts w:asciiTheme="minorHAnsi" w:hAnsiTheme="minorHAnsi" w:cstheme="minorHAnsi"/>
          </w:rPr>
          <w:endnoteReference w:id="10"/>
        </w:r>
        <w:r w:rsidR="00F40F1E" w:rsidDel="00B576C8">
          <w:rPr>
            <w:rFonts w:asciiTheme="minorHAnsi" w:hAnsiTheme="minorHAnsi" w:cstheme="minorHAnsi"/>
          </w:rPr>
          <w:delText xml:space="preserve"> </w:delText>
        </w:r>
      </w:del>
      <w:r w:rsidR="00F40F1E">
        <w:rPr>
          <w:rFonts w:asciiTheme="minorHAnsi" w:hAnsiTheme="minorHAnsi" w:cstheme="minorHAnsi"/>
        </w:rPr>
        <w:t xml:space="preserve">Portable MRI </w:t>
      </w:r>
      <w:del w:id="470" w:author="Laura Sitler" w:date="2023-08-31T11:07:00Z">
        <w:r w:rsidR="00F40F1E" w:rsidDel="00CC68E6">
          <w:rPr>
            <w:rFonts w:asciiTheme="minorHAnsi" w:hAnsiTheme="minorHAnsi" w:cstheme="minorHAnsi"/>
          </w:rPr>
          <w:delText xml:space="preserve">however, offers </w:delText>
        </w:r>
      </w:del>
      <w:ins w:id="471" w:author="Laura Sitler" w:date="2023-08-31T11:07:00Z">
        <w:r w:rsidR="00CC68E6">
          <w:rPr>
            <w:rFonts w:asciiTheme="minorHAnsi" w:hAnsiTheme="minorHAnsi" w:cstheme="minorHAnsi"/>
          </w:rPr>
          <w:t xml:space="preserve">provides </w:t>
        </w:r>
      </w:ins>
      <w:r w:rsidR="00F40F1E">
        <w:rPr>
          <w:rFonts w:asciiTheme="minorHAnsi" w:hAnsiTheme="minorHAnsi" w:cstheme="minorHAnsi"/>
        </w:rPr>
        <w:t>a great alternative for neuroimaging</w:t>
      </w:r>
      <w:ins w:id="472" w:author="Laura Sitler" w:date="2023-08-31T11:07:00Z">
        <w:r w:rsidR="00CC68E6">
          <w:rPr>
            <w:rFonts w:asciiTheme="minorHAnsi" w:hAnsiTheme="minorHAnsi" w:cstheme="minorHAnsi"/>
          </w:rPr>
          <w:t xml:space="preserve"> in thes</w:t>
        </w:r>
      </w:ins>
      <w:ins w:id="473" w:author="Laura Sitler" w:date="2023-08-31T11:08:00Z">
        <w:r w:rsidR="00CC68E6">
          <w:rPr>
            <w:rFonts w:asciiTheme="minorHAnsi" w:hAnsiTheme="minorHAnsi" w:cstheme="minorHAnsi"/>
          </w:rPr>
          <w:t>e patients</w:t>
        </w:r>
      </w:ins>
      <w:r w:rsidR="00F40F1E">
        <w:rPr>
          <w:rFonts w:asciiTheme="minorHAnsi" w:hAnsiTheme="minorHAnsi" w:cstheme="minorHAnsi"/>
        </w:rPr>
        <w:t>.</w:t>
      </w:r>
      <w:r w:rsidR="00F40F1E">
        <w:rPr>
          <w:rFonts w:asciiTheme="minorHAnsi" w:hAnsiTheme="minorHAnsi" w:cstheme="minorHAnsi"/>
        </w:rPr>
        <w:fldChar w:fldCharType="begin"/>
      </w:r>
      <w:r w:rsidR="00F40F1E">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F40F1E">
        <w:rPr>
          <w:rFonts w:asciiTheme="minorHAnsi" w:hAnsiTheme="minorHAnsi" w:cstheme="minorHAnsi"/>
        </w:rPr>
      </w:r>
      <w:r w:rsidR="00F40F1E">
        <w:rPr>
          <w:rFonts w:asciiTheme="minorHAnsi" w:hAnsiTheme="minorHAnsi" w:cstheme="minorHAnsi"/>
        </w:rPr>
        <w:fldChar w:fldCharType="separate"/>
      </w:r>
      <w:r w:rsidR="001D777F" w:rsidRPr="001D777F">
        <w:rPr>
          <w:rStyle w:val="EndnoteReference"/>
        </w:rPr>
        <w:t>2</w:t>
      </w:r>
      <w:r w:rsidR="00F40F1E">
        <w:rPr>
          <w:rFonts w:asciiTheme="minorHAnsi" w:hAnsiTheme="minorHAnsi" w:cstheme="minorHAnsi"/>
        </w:rPr>
        <w:fldChar w:fldCharType="end"/>
      </w:r>
      <w:r w:rsidR="00F40F1E">
        <w:rPr>
          <w:rFonts w:asciiTheme="minorHAnsi" w:hAnsiTheme="minorHAnsi" w:cstheme="minorHAnsi"/>
          <w:vertAlign w:val="superscript"/>
        </w:rPr>
        <w:t>,</w:t>
      </w:r>
      <w:r w:rsidR="00AC42A7">
        <w:rPr>
          <w:rFonts w:asciiTheme="minorHAnsi" w:hAnsiTheme="minorHAnsi" w:cstheme="minorHAnsi"/>
          <w:vertAlign w:val="superscript"/>
        </w:rPr>
        <w:fldChar w:fldCharType="begin"/>
      </w:r>
      <w:r w:rsidR="00AC42A7">
        <w:rPr>
          <w:rFonts w:asciiTheme="minorHAnsi" w:hAnsiTheme="minorHAnsi" w:cstheme="minorHAnsi"/>
          <w:vertAlign w:val="superscript"/>
        </w:rPr>
        <w:instrText xml:space="preserve"> NOTEREF _Ref141736403 \f \h </w:instrText>
      </w:r>
      <w:r w:rsidR="00C66BE0">
        <w:rPr>
          <w:rFonts w:asciiTheme="minorHAnsi" w:hAnsiTheme="minorHAnsi" w:cstheme="minorHAnsi"/>
          <w:vertAlign w:val="superscript"/>
        </w:rPr>
        <w:instrText xml:space="preserve"> \* MERGEFORMAT </w:instrText>
      </w:r>
      <w:r w:rsidR="00AC42A7">
        <w:rPr>
          <w:rFonts w:asciiTheme="minorHAnsi" w:hAnsiTheme="minorHAnsi" w:cstheme="minorHAnsi"/>
          <w:vertAlign w:val="superscript"/>
        </w:rPr>
      </w:r>
      <w:r w:rsidR="00AC42A7">
        <w:rPr>
          <w:rFonts w:asciiTheme="minorHAnsi" w:hAnsiTheme="minorHAnsi" w:cstheme="minorHAnsi"/>
          <w:vertAlign w:val="superscript"/>
        </w:rPr>
        <w:fldChar w:fldCharType="separate"/>
      </w:r>
      <w:r w:rsidR="001D777F" w:rsidRPr="001D777F">
        <w:rPr>
          <w:rStyle w:val="EndnoteReference"/>
        </w:rPr>
        <w:t>4</w:t>
      </w:r>
      <w:r w:rsidR="00AC42A7">
        <w:rPr>
          <w:rFonts w:asciiTheme="minorHAnsi" w:hAnsiTheme="minorHAnsi" w:cstheme="minorHAnsi"/>
          <w:vertAlign w:val="superscript"/>
        </w:rPr>
        <w:fldChar w:fldCharType="end"/>
      </w:r>
      <w:r w:rsidR="00AC42A7" w:rsidRPr="0048281F">
        <w:rPr>
          <w:rFonts w:asciiTheme="minorHAnsi" w:hAnsiTheme="minorHAnsi" w:cstheme="minorHAnsi"/>
          <w:vertAlign w:val="superscript"/>
        </w:rPr>
        <w:t>,</w:t>
      </w:r>
      <w:del w:id="474" w:author="Laura Sitler" w:date="2023-08-31T12:32:00Z">
        <w:r w:rsidR="00F40F1E" w:rsidRPr="0048281F" w:rsidDel="0048281F">
          <w:rPr>
            <w:rFonts w:asciiTheme="minorHAnsi" w:hAnsiTheme="minorHAnsi" w:cstheme="minorHAnsi"/>
            <w:vertAlign w:val="superscript"/>
            <w:rPrChange w:id="475" w:author="Laura Sitler" w:date="2023-08-31T12:33:00Z">
              <w:rPr>
                <w:rFonts w:asciiTheme="minorHAnsi" w:hAnsiTheme="minorHAnsi" w:cstheme="minorHAnsi"/>
              </w:rPr>
            </w:rPrChange>
          </w:rPr>
          <w:fldChar w:fldCharType="begin"/>
        </w:r>
        <w:r w:rsidR="00F40F1E" w:rsidRPr="0048281F" w:rsidDel="0048281F">
          <w:rPr>
            <w:rFonts w:asciiTheme="minorHAnsi" w:hAnsiTheme="minorHAnsi" w:cstheme="minorHAnsi"/>
            <w:vertAlign w:val="superscript"/>
            <w:rPrChange w:id="476" w:author="Laura Sitler" w:date="2023-08-31T12:33:00Z">
              <w:rPr>
                <w:rFonts w:asciiTheme="minorHAnsi" w:hAnsiTheme="minorHAnsi" w:cstheme="minorHAnsi"/>
              </w:rPr>
            </w:rPrChange>
          </w:rPr>
          <w:delInstrText xml:space="preserve"> NOTEREF _Ref141727942 \f \h </w:delInstrText>
        </w:r>
        <w:r w:rsidR="00C66BE0" w:rsidRPr="0048281F" w:rsidDel="0048281F">
          <w:rPr>
            <w:rFonts w:asciiTheme="minorHAnsi" w:hAnsiTheme="minorHAnsi" w:cstheme="minorHAnsi"/>
            <w:vertAlign w:val="superscript"/>
            <w:rPrChange w:id="477" w:author="Laura Sitler" w:date="2023-08-31T12:33:00Z">
              <w:rPr>
                <w:rFonts w:asciiTheme="minorHAnsi" w:hAnsiTheme="minorHAnsi" w:cstheme="minorHAnsi"/>
              </w:rPr>
            </w:rPrChange>
          </w:rPr>
          <w:delInstrText xml:space="preserve"> \* MERGEFORMAT </w:delInstrText>
        </w:r>
        <w:r w:rsidR="00F40F1E" w:rsidRPr="00935370" w:rsidDel="0048281F">
          <w:rPr>
            <w:rFonts w:asciiTheme="minorHAnsi" w:hAnsiTheme="minorHAnsi" w:cstheme="minorHAnsi"/>
            <w:vertAlign w:val="superscript"/>
          </w:rPr>
        </w:r>
        <w:r w:rsidR="00F40F1E" w:rsidRPr="0048281F" w:rsidDel="0048281F">
          <w:rPr>
            <w:rFonts w:asciiTheme="minorHAnsi" w:hAnsiTheme="minorHAnsi" w:cstheme="minorHAnsi"/>
            <w:vertAlign w:val="superscript"/>
            <w:rPrChange w:id="478" w:author="Laura Sitler" w:date="2023-08-31T12:33:00Z">
              <w:rPr>
                <w:rFonts w:asciiTheme="minorHAnsi" w:hAnsiTheme="minorHAnsi" w:cstheme="minorHAnsi"/>
              </w:rPr>
            </w:rPrChange>
          </w:rPr>
          <w:fldChar w:fldCharType="separate"/>
        </w:r>
        <w:r w:rsidR="001D777F" w:rsidRPr="0048281F" w:rsidDel="0048281F">
          <w:rPr>
            <w:rStyle w:val="EndnoteReference"/>
          </w:rPr>
          <w:delText>6</w:delText>
        </w:r>
        <w:r w:rsidR="00F40F1E" w:rsidRPr="0048281F" w:rsidDel="0048281F">
          <w:rPr>
            <w:rFonts w:asciiTheme="minorHAnsi" w:hAnsiTheme="minorHAnsi" w:cstheme="minorHAnsi"/>
            <w:vertAlign w:val="superscript"/>
            <w:rPrChange w:id="479" w:author="Laura Sitler" w:date="2023-08-31T12:33:00Z">
              <w:rPr>
                <w:rFonts w:asciiTheme="minorHAnsi" w:hAnsiTheme="minorHAnsi" w:cstheme="minorHAnsi"/>
              </w:rPr>
            </w:rPrChange>
          </w:rPr>
          <w:fldChar w:fldCharType="end"/>
        </w:r>
      </w:del>
      <w:ins w:id="480" w:author="Laura Sitler" w:date="2023-08-31T13:50:00Z">
        <w:r w:rsidR="002F0082">
          <w:rPr>
            <w:rFonts w:asciiTheme="minorHAnsi" w:hAnsiTheme="minorHAnsi" w:cstheme="minorHAnsi"/>
            <w:vertAlign w:val="superscript"/>
          </w:rPr>
          <w:t>8</w:t>
        </w:r>
      </w:ins>
      <w:r w:rsidR="00F40F1E" w:rsidRPr="0048281F">
        <w:rPr>
          <w:rFonts w:asciiTheme="minorHAnsi" w:hAnsiTheme="minorHAnsi" w:cstheme="minorHAnsi"/>
          <w:vertAlign w:val="superscript"/>
        </w:rPr>
        <w:t>,</w:t>
      </w:r>
      <w:del w:id="481" w:author="Laura Sitler" w:date="2023-08-31T12:32:00Z">
        <w:r w:rsidR="00F40F1E" w:rsidRPr="0048281F" w:rsidDel="0048281F">
          <w:rPr>
            <w:rFonts w:asciiTheme="minorHAnsi" w:hAnsiTheme="minorHAnsi" w:cstheme="minorHAnsi"/>
            <w:vertAlign w:val="superscript"/>
            <w:rPrChange w:id="482" w:author="Laura Sitler" w:date="2023-08-31T12:33:00Z">
              <w:rPr>
                <w:rFonts w:asciiTheme="minorHAnsi" w:hAnsiTheme="minorHAnsi" w:cstheme="minorHAnsi"/>
              </w:rPr>
            </w:rPrChange>
          </w:rPr>
          <w:fldChar w:fldCharType="begin"/>
        </w:r>
        <w:r w:rsidR="00F40F1E" w:rsidRPr="0048281F" w:rsidDel="0048281F">
          <w:rPr>
            <w:rFonts w:asciiTheme="minorHAnsi" w:hAnsiTheme="minorHAnsi" w:cstheme="minorHAnsi"/>
            <w:vertAlign w:val="superscript"/>
            <w:rPrChange w:id="483" w:author="Laura Sitler" w:date="2023-08-31T12:33:00Z">
              <w:rPr>
                <w:rFonts w:asciiTheme="minorHAnsi" w:hAnsiTheme="minorHAnsi" w:cstheme="minorHAnsi"/>
              </w:rPr>
            </w:rPrChange>
          </w:rPr>
          <w:delInstrText xml:space="preserve"> NOTEREF _Ref141734180 \f \h </w:delInstrText>
        </w:r>
        <w:r w:rsidR="00C66BE0" w:rsidRPr="0048281F" w:rsidDel="0048281F">
          <w:rPr>
            <w:rFonts w:asciiTheme="minorHAnsi" w:hAnsiTheme="minorHAnsi" w:cstheme="minorHAnsi"/>
            <w:vertAlign w:val="superscript"/>
            <w:rPrChange w:id="484" w:author="Laura Sitler" w:date="2023-08-31T12:33:00Z">
              <w:rPr>
                <w:rFonts w:asciiTheme="minorHAnsi" w:hAnsiTheme="minorHAnsi" w:cstheme="minorHAnsi"/>
              </w:rPr>
            </w:rPrChange>
          </w:rPr>
          <w:delInstrText xml:space="preserve"> \* MERGEFORMAT </w:delInstrText>
        </w:r>
        <w:r w:rsidR="00F40F1E" w:rsidRPr="00935370" w:rsidDel="0048281F">
          <w:rPr>
            <w:rFonts w:asciiTheme="minorHAnsi" w:hAnsiTheme="minorHAnsi" w:cstheme="minorHAnsi"/>
            <w:vertAlign w:val="superscript"/>
          </w:rPr>
        </w:r>
        <w:r w:rsidR="00F40F1E" w:rsidRPr="0048281F" w:rsidDel="0048281F">
          <w:rPr>
            <w:rFonts w:asciiTheme="minorHAnsi" w:hAnsiTheme="minorHAnsi" w:cstheme="minorHAnsi"/>
            <w:vertAlign w:val="superscript"/>
            <w:rPrChange w:id="485" w:author="Laura Sitler" w:date="2023-08-31T12:33:00Z">
              <w:rPr>
                <w:rFonts w:asciiTheme="minorHAnsi" w:hAnsiTheme="minorHAnsi" w:cstheme="minorHAnsi"/>
              </w:rPr>
            </w:rPrChange>
          </w:rPr>
          <w:fldChar w:fldCharType="separate"/>
        </w:r>
        <w:r w:rsidR="001D777F" w:rsidRPr="0048281F" w:rsidDel="0048281F">
          <w:rPr>
            <w:rStyle w:val="EndnoteReference"/>
          </w:rPr>
          <w:delText>7</w:delText>
        </w:r>
        <w:r w:rsidR="00F40F1E" w:rsidRPr="0048281F" w:rsidDel="0048281F">
          <w:rPr>
            <w:rFonts w:asciiTheme="minorHAnsi" w:hAnsiTheme="minorHAnsi" w:cstheme="minorHAnsi"/>
            <w:vertAlign w:val="superscript"/>
            <w:rPrChange w:id="486" w:author="Laura Sitler" w:date="2023-08-31T12:33:00Z">
              <w:rPr>
                <w:rFonts w:asciiTheme="minorHAnsi" w:hAnsiTheme="minorHAnsi" w:cstheme="minorHAnsi"/>
              </w:rPr>
            </w:rPrChange>
          </w:rPr>
          <w:fldChar w:fldCharType="end"/>
        </w:r>
      </w:del>
      <w:ins w:id="487" w:author="Laura Sitler" w:date="2023-08-31T13:47:00Z">
        <w:r w:rsidR="00603EC2">
          <w:rPr>
            <w:rFonts w:asciiTheme="minorHAnsi" w:hAnsiTheme="minorHAnsi" w:cstheme="minorHAnsi"/>
            <w:vertAlign w:val="superscript"/>
          </w:rPr>
          <w:t>9</w:t>
        </w:r>
      </w:ins>
      <w:r w:rsidR="00F40F1E" w:rsidRPr="0048281F">
        <w:rPr>
          <w:rFonts w:asciiTheme="minorHAnsi" w:hAnsiTheme="minorHAnsi" w:cstheme="minorHAnsi"/>
          <w:vertAlign w:val="superscript"/>
        </w:rPr>
        <w:t>,</w:t>
      </w:r>
      <w:del w:id="488" w:author="Laura Sitler" w:date="2023-08-31T12:33:00Z">
        <w:r w:rsidR="00F40F1E" w:rsidRPr="0048281F" w:rsidDel="0048281F">
          <w:rPr>
            <w:rFonts w:asciiTheme="minorHAnsi" w:hAnsiTheme="minorHAnsi" w:cstheme="minorHAnsi"/>
            <w:vertAlign w:val="superscript"/>
            <w:rPrChange w:id="489" w:author="Laura Sitler" w:date="2023-08-31T12:33:00Z">
              <w:rPr>
                <w:rFonts w:asciiTheme="minorHAnsi" w:hAnsiTheme="minorHAnsi" w:cstheme="minorHAnsi"/>
              </w:rPr>
            </w:rPrChange>
          </w:rPr>
          <w:fldChar w:fldCharType="begin"/>
        </w:r>
        <w:r w:rsidR="00F40F1E" w:rsidRPr="0048281F" w:rsidDel="0048281F">
          <w:rPr>
            <w:rFonts w:asciiTheme="minorHAnsi" w:hAnsiTheme="minorHAnsi" w:cstheme="minorHAnsi"/>
            <w:vertAlign w:val="superscript"/>
            <w:rPrChange w:id="490" w:author="Laura Sitler" w:date="2023-08-31T12:33:00Z">
              <w:rPr>
                <w:rFonts w:asciiTheme="minorHAnsi" w:hAnsiTheme="minorHAnsi" w:cstheme="minorHAnsi"/>
              </w:rPr>
            </w:rPrChange>
          </w:rPr>
          <w:delInstrText xml:space="preserve"> NOTEREF _Ref141734182 \f \h </w:delInstrText>
        </w:r>
        <w:r w:rsidR="00C66BE0" w:rsidRPr="0048281F" w:rsidDel="0048281F">
          <w:rPr>
            <w:rFonts w:asciiTheme="minorHAnsi" w:hAnsiTheme="minorHAnsi" w:cstheme="minorHAnsi"/>
            <w:vertAlign w:val="superscript"/>
            <w:rPrChange w:id="491" w:author="Laura Sitler" w:date="2023-08-31T12:33:00Z">
              <w:rPr>
                <w:rFonts w:asciiTheme="minorHAnsi" w:hAnsiTheme="minorHAnsi" w:cstheme="minorHAnsi"/>
              </w:rPr>
            </w:rPrChange>
          </w:rPr>
          <w:delInstrText xml:space="preserve"> \* MERGEFORMAT </w:delInstrText>
        </w:r>
        <w:r w:rsidR="00F40F1E" w:rsidRPr="00935370" w:rsidDel="0048281F">
          <w:rPr>
            <w:rFonts w:asciiTheme="minorHAnsi" w:hAnsiTheme="minorHAnsi" w:cstheme="minorHAnsi"/>
            <w:vertAlign w:val="superscript"/>
          </w:rPr>
        </w:r>
        <w:r w:rsidR="00F40F1E" w:rsidRPr="0048281F" w:rsidDel="0048281F">
          <w:rPr>
            <w:rFonts w:asciiTheme="minorHAnsi" w:hAnsiTheme="minorHAnsi" w:cstheme="minorHAnsi"/>
            <w:vertAlign w:val="superscript"/>
            <w:rPrChange w:id="492" w:author="Laura Sitler" w:date="2023-08-31T12:33:00Z">
              <w:rPr>
                <w:rFonts w:asciiTheme="minorHAnsi" w:hAnsiTheme="minorHAnsi" w:cstheme="minorHAnsi"/>
              </w:rPr>
            </w:rPrChange>
          </w:rPr>
          <w:fldChar w:fldCharType="separate"/>
        </w:r>
        <w:r w:rsidR="001D777F" w:rsidRPr="0048281F" w:rsidDel="0048281F">
          <w:rPr>
            <w:rStyle w:val="EndnoteReference"/>
          </w:rPr>
          <w:delText>9</w:delText>
        </w:r>
        <w:r w:rsidR="00F40F1E" w:rsidRPr="0048281F" w:rsidDel="0048281F">
          <w:rPr>
            <w:rFonts w:asciiTheme="minorHAnsi" w:hAnsiTheme="minorHAnsi" w:cstheme="minorHAnsi"/>
            <w:vertAlign w:val="superscript"/>
            <w:rPrChange w:id="493" w:author="Laura Sitler" w:date="2023-08-31T12:33:00Z">
              <w:rPr>
                <w:rFonts w:asciiTheme="minorHAnsi" w:hAnsiTheme="minorHAnsi" w:cstheme="minorHAnsi"/>
              </w:rPr>
            </w:rPrChange>
          </w:rPr>
          <w:fldChar w:fldCharType="end"/>
        </w:r>
      </w:del>
      <w:ins w:id="494" w:author="Laura Sitler" w:date="2023-08-31T12:33:00Z">
        <w:r w:rsidR="0048281F" w:rsidRPr="0048281F">
          <w:rPr>
            <w:rFonts w:asciiTheme="minorHAnsi" w:hAnsiTheme="minorHAnsi" w:cstheme="minorHAnsi"/>
            <w:vertAlign w:val="superscript"/>
            <w:rPrChange w:id="495" w:author="Laura Sitler" w:date="2023-08-31T12:33:00Z">
              <w:rPr>
                <w:rFonts w:asciiTheme="minorHAnsi" w:hAnsiTheme="minorHAnsi" w:cstheme="minorHAnsi"/>
              </w:rPr>
            </w:rPrChange>
          </w:rPr>
          <w:t>1</w:t>
        </w:r>
      </w:ins>
      <w:ins w:id="496" w:author="Laura Sitler" w:date="2023-08-31T13:47:00Z">
        <w:r w:rsidR="00603EC2">
          <w:rPr>
            <w:rFonts w:asciiTheme="minorHAnsi" w:hAnsiTheme="minorHAnsi" w:cstheme="minorHAnsi"/>
            <w:vertAlign w:val="superscript"/>
          </w:rPr>
          <w:t>1</w:t>
        </w:r>
      </w:ins>
      <w:ins w:id="497" w:author="Laura Sitler" w:date="2023-08-31T10:16:00Z">
        <w:r w:rsidR="00057D27" w:rsidRPr="0048281F">
          <w:rPr>
            <w:rFonts w:asciiTheme="minorHAnsi" w:hAnsiTheme="minorHAnsi" w:cstheme="minorHAnsi"/>
            <w:vertAlign w:val="superscript"/>
            <w:rPrChange w:id="498" w:author="Laura Sitler" w:date="2023-08-31T12:33:00Z">
              <w:rPr>
                <w:rFonts w:asciiTheme="minorHAnsi" w:hAnsiTheme="minorHAnsi" w:cstheme="minorHAnsi"/>
              </w:rPr>
            </w:rPrChange>
          </w:rPr>
          <w:t>,</w:t>
        </w:r>
        <w:r w:rsidR="00057D27" w:rsidRPr="00057D27">
          <w:rPr>
            <w:rFonts w:asciiTheme="minorHAnsi" w:hAnsiTheme="minorHAnsi" w:cstheme="minorHAnsi"/>
            <w:vertAlign w:val="superscript"/>
            <w:rPrChange w:id="499" w:author="Laura Sitler" w:date="2023-08-31T10:16:00Z">
              <w:rPr>
                <w:rFonts w:asciiTheme="minorHAnsi" w:hAnsiTheme="minorHAnsi" w:cstheme="minorHAnsi"/>
              </w:rPr>
            </w:rPrChange>
          </w:rPr>
          <w:t>1</w:t>
        </w:r>
      </w:ins>
      <w:ins w:id="500" w:author="Laura Sitler" w:date="2023-08-31T13:47:00Z">
        <w:r w:rsidR="00603EC2">
          <w:rPr>
            <w:rFonts w:asciiTheme="minorHAnsi" w:hAnsiTheme="minorHAnsi" w:cstheme="minorHAnsi"/>
            <w:vertAlign w:val="superscript"/>
          </w:rPr>
          <w:t>3</w:t>
        </w:r>
      </w:ins>
      <w:ins w:id="501" w:author="Laura Sitler" w:date="2023-08-31T10:16:00Z">
        <w:r w:rsidR="00057D27" w:rsidRPr="00057D27">
          <w:rPr>
            <w:rFonts w:asciiTheme="minorHAnsi" w:hAnsiTheme="minorHAnsi" w:cstheme="minorHAnsi"/>
            <w:vertAlign w:val="superscript"/>
            <w:rPrChange w:id="502" w:author="Laura Sitler" w:date="2023-08-31T10:16:00Z">
              <w:rPr>
                <w:rFonts w:asciiTheme="minorHAnsi" w:hAnsiTheme="minorHAnsi" w:cstheme="minorHAnsi"/>
              </w:rPr>
            </w:rPrChange>
          </w:rPr>
          <w:t>-1</w:t>
        </w:r>
      </w:ins>
      <w:ins w:id="503" w:author="Laura Sitler" w:date="2023-08-31T13:47:00Z">
        <w:r w:rsidR="00603EC2">
          <w:rPr>
            <w:rFonts w:asciiTheme="minorHAnsi" w:hAnsiTheme="minorHAnsi" w:cstheme="minorHAnsi"/>
            <w:vertAlign w:val="superscript"/>
          </w:rPr>
          <w:t>9</w:t>
        </w:r>
      </w:ins>
      <w:ins w:id="504" w:author="Laura Sitler" w:date="2023-08-31T10:16:00Z">
        <w:r w:rsidR="00057D27">
          <w:rPr>
            <w:rFonts w:asciiTheme="minorHAnsi" w:hAnsiTheme="minorHAnsi" w:cstheme="minorHAnsi"/>
          </w:rPr>
          <w:t xml:space="preserve"> </w:t>
        </w:r>
      </w:ins>
      <w:del w:id="505" w:author="Laura Sitler" w:date="2023-08-31T10:18:00Z">
        <w:r w:rsidR="00F40F1E" w:rsidDel="00B576C8">
          <w:rPr>
            <w:rFonts w:asciiTheme="minorHAnsi" w:hAnsiTheme="minorHAnsi" w:cstheme="minorHAnsi"/>
            <w:vertAlign w:val="superscript"/>
          </w:rPr>
          <w:delText>,</w:delText>
        </w:r>
        <w:bookmarkStart w:id="506" w:name="_Ref141735690"/>
        <w:r w:rsidR="00F40F1E" w:rsidDel="00B576C8">
          <w:rPr>
            <w:rStyle w:val="EndnoteReference"/>
            <w:rFonts w:asciiTheme="minorHAnsi" w:hAnsiTheme="minorHAnsi" w:cstheme="minorHAnsi"/>
          </w:rPr>
          <w:endnoteReference w:id="11"/>
        </w:r>
        <w:bookmarkEnd w:id="506"/>
        <w:r w:rsidR="00F40F1E" w:rsidDel="00B576C8">
          <w:rPr>
            <w:rFonts w:asciiTheme="minorHAnsi" w:hAnsiTheme="minorHAnsi" w:cstheme="minorHAnsi"/>
            <w:vertAlign w:val="superscript"/>
          </w:rPr>
          <w:delText>,</w:delText>
        </w:r>
        <w:bookmarkStart w:id="509" w:name="_Ref141736536"/>
        <w:r w:rsidR="00F40F1E" w:rsidDel="00B576C8">
          <w:rPr>
            <w:rStyle w:val="EndnoteReference"/>
            <w:rFonts w:asciiTheme="minorHAnsi" w:hAnsiTheme="minorHAnsi" w:cstheme="minorHAnsi"/>
          </w:rPr>
          <w:endnoteReference w:id="12"/>
        </w:r>
        <w:bookmarkEnd w:id="509"/>
        <w:r w:rsidR="00F40F1E" w:rsidDel="00B576C8">
          <w:rPr>
            <w:rFonts w:asciiTheme="minorHAnsi" w:hAnsiTheme="minorHAnsi" w:cstheme="minorHAnsi"/>
            <w:vertAlign w:val="superscript"/>
          </w:rPr>
          <w:delText>,</w:delText>
        </w:r>
        <w:bookmarkStart w:id="512" w:name="_Ref141736538"/>
        <w:r w:rsidR="00F40F1E" w:rsidDel="00B576C8">
          <w:rPr>
            <w:rStyle w:val="EndnoteReference"/>
            <w:rFonts w:asciiTheme="minorHAnsi" w:hAnsiTheme="minorHAnsi" w:cstheme="minorHAnsi"/>
          </w:rPr>
          <w:endnoteReference w:id="13"/>
        </w:r>
        <w:bookmarkEnd w:id="512"/>
        <w:r w:rsidR="00662426" w:rsidDel="00B576C8">
          <w:rPr>
            <w:rFonts w:asciiTheme="minorHAnsi" w:hAnsiTheme="minorHAnsi" w:cstheme="minorHAnsi"/>
            <w:vertAlign w:val="superscript"/>
          </w:rPr>
          <w:delText>,</w:delText>
        </w:r>
        <w:r w:rsidR="00662426" w:rsidDel="00B576C8">
          <w:rPr>
            <w:rStyle w:val="EndnoteReference"/>
            <w:rFonts w:asciiTheme="minorHAnsi" w:hAnsiTheme="minorHAnsi" w:cstheme="minorHAnsi"/>
          </w:rPr>
          <w:endnoteReference w:id="14"/>
        </w:r>
        <w:r w:rsidR="00662426" w:rsidDel="00B576C8">
          <w:rPr>
            <w:rFonts w:asciiTheme="minorHAnsi" w:hAnsiTheme="minorHAnsi" w:cstheme="minorHAnsi"/>
            <w:vertAlign w:val="superscript"/>
          </w:rPr>
          <w:delText>,</w:delText>
        </w:r>
        <w:bookmarkStart w:id="517" w:name="_Ref141736544"/>
        <w:r w:rsidR="00662426" w:rsidDel="00B576C8">
          <w:rPr>
            <w:rStyle w:val="EndnoteReference"/>
            <w:rFonts w:asciiTheme="minorHAnsi" w:hAnsiTheme="minorHAnsi" w:cstheme="minorHAnsi"/>
          </w:rPr>
          <w:endnoteReference w:id="15"/>
        </w:r>
        <w:bookmarkEnd w:id="517"/>
        <w:r w:rsidR="00662426" w:rsidDel="00B576C8">
          <w:rPr>
            <w:rFonts w:asciiTheme="minorHAnsi" w:hAnsiTheme="minorHAnsi" w:cstheme="minorHAnsi"/>
            <w:vertAlign w:val="superscript"/>
          </w:rPr>
          <w:delText>,</w:delText>
        </w:r>
        <w:bookmarkStart w:id="520" w:name="_Ref141736545"/>
        <w:r w:rsidR="00662426" w:rsidDel="00B576C8">
          <w:rPr>
            <w:rStyle w:val="EndnoteReference"/>
            <w:rFonts w:asciiTheme="minorHAnsi" w:hAnsiTheme="minorHAnsi" w:cstheme="minorHAnsi"/>
          </w:rPr>
          <w:endnoteReference w:id="16"/>
        </w:r>
        <w:bookmarkEnd w:id="520"/>
        <w:r w:rsidR="00662426" w:rsidDel="00B576C8">
          <w:rPr>
            <w:rFonts w:asciiTheme="minorHAnsi" w:hAnsiTheme="minorHAnsi" w:cstheme="minorHAnsi"/>
            <w:vertAlign w:val="superscript"/>
          </w:rPr>
          <w:delText>,</w:delText>
        </w:r>
        <w:bookmarkStart w:id="523" w:name="_Ref141736547"/>
        <w:r w:rsidR="00662426" w:rsidDel="00B576C8">
          <w:rPr>
            <w:rStyle w:val="EndnoteReference"/>
            <w:rFonts w:asciiTheme="minorHAnsi" w:hAnsiTheme="minorHAnsi" w:cstheme="minorHAnsi"/>
          </w:rPr>
          <w:endnoteReference w:id="17"/>
        </w:r>
        <w:bookmarkEnd w:id="523"/>
        <w:r w:rsidR="00990056" w:rsidDel="00B576C8">
          <w:rPr>
            <w:rFonts w:asciiTheme="minorHAnsi" w:hAnsiTheme="minorHAnsi" w:cstheme="minorHAnsi"/>
          </w:rPr>
          <w:delText xml:space="preserve"> </w:delText>
        </w:r>
      </w:del>
    </w:p>
    <w:p w14:paraId="57F814F6" w14:textId="77777777" w:rsidR="00832DE1" w:rsidRDefault="00832DE1" w:rsidP="00C66BE0">
      <w:pPr>
        <w:spacing w:line="360" w:lineRule="auto"/>
        <w:rPr>
          <w:rFonts w:asciiTheme="minorHAnsi" w:hAnsiTheme="minorHAnsi" w:cstheme="minorHAnsi"/>
        </w:rPr>
      </w:pPr>
    </w:p>
    <w:p w14:paraId="43636EB5" w14:textId="073025A4" w:rsidR="00832DE1" w:rsidRDefault="00CC68E6" w:rsidP="00C66BE0">
      <w:pPr>
        <w:spacing w:line="360" w:lineRule="auto"/>
        <w:rPr>
          <w:rFonts w:asciiTheme="minorHAnsi" w:hAnsiTheme="minorHAnsi" w:cstheme="minorHAnsi"/>
        </w:rPr>
      </w:pPr>
      <w:ins w:id="526" w:author="Laura Sitler" w:date="2023-08-31T11:08:00Z">
        <w:r>
          <w:rPr>
            <w:rFonts w:asciiTheme="minorHAnsi" w:hAnsiTheme="minorHAnsi" w:cstheme="minorHAnsi"/>
          </w:rPr>
          <w:t xml:space="preserve">The use of </w:t>
        </w:r>
      </w:ins>
      <w:del w:id="527" w:author="Laura Sitler" w:date="2023-08-31T11:08:00Z">
        <w:r w:rsidR="00990056" w:rsidDel="00CC68E6">
          <w:rPr>
            <w:rFonts w:asciiTheme="minorHAnsi" w:hAnsiTheme="minorHAnsi" w:cstheme="minorHAnsi"/>
          </w:rPr>
          <w:delText xml:space="preserve">Pediatric </w:delText>
        </w:r>
      </w:del>
      <w:ins w:id="528" w:author="Laura Sitler" w:date="2023-08-31T11:08:00Z">
        <w:r>
          <w:rPr>
            <w:rFonts w:asciiTheme="minorHAnsi" w:hAnsiTheme="minorHAnsi" w:cstheme="minorHAnsi"/>
          </w:rPr>
          <w:t xml:space="preserve">pediatric </w:t>
        </w:r>
      </w:ins>
      <w:r w:rsidR="00990056">
        <w:rPr>
          <w:rFonts w:asciiTheme="minorHAnsi" w:hAnsiTheme="minorHAnsi" w:cstheme="minorHAnsi"/>
        </w:rPr>
        <w:t xml:space="preserve">MRI has increased </w:t>
      </w:r>
      <w:del w:id="529" w:author="Laura Sitler" w:date="2023-08-31T11:08:00Z">
        <w:r w:rsidR="00990056" w:rsidDel="00CC68E6">
          <w:rPr>
            <w:rFonts w:asciiTheme="minorHAnsi" w:hAnsiTheme="minorHAnsi" w:cstheme="minorHAnsi"/>
          </w:rPr>
          <w:delText xml:space="preserve">in use </w:delText>
        </w:r>
      </w:del>
      <w:r w:rsidR="00990056">
        <w:rPr>
          <w:rFonts w:asciiTheme="minorHAnsi" w:hAnsiTheme="minorHAnsi" w:cstheme="minorHAnsi"/>
        </w:rPr>
        <w:t xml:space="preserve">for clinical and research purposes because of the lack of ionizing radiation. However, because of the cost, long scan times, need for sedation, </w:t>
      </w:r>
      <w:ins w:id="530" w:author="Laura Sitler" w:date="2023-08-31T11:09:00Z">
        <w:r w:rsidR="00142E74">
          <w:rPr>
            <w:rFonts w:asciiTheme="minorHAnsi" w:hAnsiTheme="minorHAnsi" w:cstheme="minorHAnsi"/>
          </w:rPr>
          <w:t xml:space="preserve">and potential </w:t>
        </w:r>
      </w:ins>
      <w:r w:rsidR="00990056">
        <w:rPr>
          <w:rFonts w:asciiTheme="minorHAnsi" w:hAnsiTheme="minorHAnsi" w:cstheme="minorHAnsi"/>
        </w:rPr>
        <w:t>noise sensitivity</w:t>
      </w:r>
      <w:del w:id="531" w:author="Laura Sitler" w:date="2023-08-31T11:09:00Z">
        <w:r w:rsidR="00990056" w:rsidDel="00142E74">
          <w:rPr>
            <w:rFonts w:asciiTheme="minorHAnsi" w:hAnsiTheme="minorHAnsi" w:cstheme="minorHAnsi"/>
          </w:rPr>
          <w:delText>,</w:delText>
        </w:r>
      </w:del>
      <w:r w:rsidR="00990056">
        <w:rPr>
          <w:rFonts w:asciiTheme="minorHAnsi" w:hAnsiTheme="minorHAnsi" w:cstheme="minorHAnsi"/>
        </w:rPr>
        <w:t xml:space="preserve"> </w:t>
      </w:r>
      <w:del w:id="532" w:author="Laura Sitler" w:date="2023-08-31T11:09:00Z">
        <w:r w:rsidR="00990056" w:rsidDel="00142E74">
          <w:rPr>
            <w:rFonts w:asciiTheme="minorHAnsi" w:hAnsiTheme="minorHAnsi" w:cstheme="minorHAnsi"/>
          </w:rPr>
          <w:delText xml:space="preserve">and </w:delText>
        </w:r>
      </w:del>
      <w:ins w:id="533" w:author="Laura Sitler" w:date="2023-08-31T11:09:00Z">
        <w:r w:rsidR="00142E74">
          <w:rPr>
            <w:rFonts w:asciiTheme="minorHAnsi" w:hAnsiTheme="minorHAnsi" w:cstheme="minorHAnsi"/>
          </w:rPr>
          <w:t xml:space="preserve">or </w:t>
        </w:r>
      </w:ins>
      <w:r w:rsidR="00990056">
        <w:rPr>
          <w:rFonts w:asciiTheme="minorHAnsi" w:hAnsiTheme="minorHAnsi" w:cstheme="minorHAnsi"/>
        </w:rPr>
        <w:t xml:space="preserve">claustrophobia often encountered when imaging pediatric patients, its use is still limited. </w:t>
      </w:r>
      <w:commentRangeStart w:id="534"/>
      <w:r w:rsidR="00990056">
        <w:rPr>
          <w:rFonts w:asciiTheme="minorHAnsi" w:hAnsiTheme="minorHAnsi" w:cstheme="minorHAnsi"/>
        </w:rPr>
        <w:t xml:space="preserve">Portable MRI has seen an increase in patient compliance because noise sensitivity, claustrophobia, and need for sedation have all decreased. </w:t>
      </w:r>
      <w:commentRangeEnd w:id="534"/>
      <w:r w:rsidR="00403FB6">
        <w:rPr>
          <w:rStyle w:val="CommentReference"/>
        </w:rPr>
        <w:commentReference w:id="534"/>
      </w:r>
      <w:r w:rsidR="00990056">
        <w:rPr>
          <w:rFonts w:asciiTheme="minorHAnsi" w:hAnsiTheme="minorHAnsi" w:cstheme="minorHAnsi"/>
        </w:rPr>
        <w:t>These exam</w:t>
      </w:r>
      <w:ins w:id="535" w:author="Laura Sitler" w:date="2023-08-31T10:16:00Z">
        <w:r w:rsidR="00057D27">
          <w:rPr>
            <w:rFonts w:asciiTheme="minorHAnsi" w:hAnsiTheme="minorHAnsi" w:cstheme="minorHAnsi"/>
          </w:rPr>
          <w:t>ination</w:t>
        </w:r>
      </w:ins>
      <w:r w:rsidR="00990056">
        <w:rPr>
          <w:rFonts w:asciiTheme="minorHAnsi" w:hAnsiTheme="minorHAnsi" w:cstheme="minorHAnsi"/>
        </w:rPr>
        <w:t xml:space="preserve">s can also be brought to the patient, which is often less intimidating for pediatric patients. </w:t>
      </w:r>
      <w:commentRangeStart w:id="536"/>
      <w:r w:rsidR="00990056">
        <w:rPr>
          <w:rFonts w:asciiTheme="minorHAnsi" w:hAnsiTheme="minorHAnsi" w:cstheme="minorHAnsi"/>
        </w:rPr>
        <w:t>Finally, they are cheaper, making them a more viable option for many families.</w:t>
      </w:r>
      <w:commentRangeEnd w:id="536"/>
      <w:r w:rsidR="008D6505">
        <w:rPr>
          <w:rStyle w:val="CommentReference"/>
        </w:rPr>
        <w:commentReference w:id="536"/>
      </w:r>
      <w:r w:rsidR="00990056">
        <w:rPr>
          <w:rFonts w:asciiTheme="minorHAnsi" w:hAnsiTheme="minorHAnsi" w:cstheme="minorHAnsi"/>
        </w:rPr>
        <w:fldChar w:fldCharType="begin"/>
      </w:r>
      <w:r w:rsidR="00990056">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990056">
        <w:rPr>
          <w:rFonts w:asciiTheme="minorHAnsi" w:hAnsiTheme="minorHAnsi" w:cstheme="minorHAnsi"/>
        </w:rPr>
      </w:r>
      <w:r w:rsidR="00990056">
        <w:rPr>
          <w:rFonts w:asciiTheme="minorHAnsi" w:hAnsiTheme="minorHAnsi" w:cstheme="minorHAnsi"/>
        </w:rPr>
        <w:fldChar w:fldCharType="separate"/>
      </w:r>
      <w:r w:rsidR="001D777F" w:rsidRPr="001D777F">
        <w:rPr>
          <w:rStyle w:val="EndnoteReference"/>
        </w:rPr>
        <w:t>2</w:t>
      </w:r>
      <w:r w:rsidR="00990056">
        <w:rPr>
          <w:rFonts w:asciiTheme="minorHAnsi" w:hAnsiTheme="minorHAnsi" w:cstheme="minorHAnsi"/>
        </w:rPr>
        <w:fldChar w:fldCharType="end"/>
      </w:r>
      <w:r w:rsidR="00990056">
        <w:rPr>
          <w:rFonts w:asciiTheme="minorHAnsi" w:hAnsiTheme="minorHAnsi" w:cstheme="minorHAnsi"/>
          <w:vertAlign w:val="superscript"/>
        </w:rPr>
        <w:t>,</w:t>
      </w:r>
      <w:del w:id="537" w:author="Laura Sitler" w:date="2023-08-31T12:33:00Z">
        <w:r w:rsidR="00990056" w:rsidRPr="0048281F" w:rsidDel="0048281F">
          <w:rPr>
            <w:rFonts w:asciiTheme="minorHAnsi" w:hAnsiTheme="minorHAnsi" w:cstheme="minorHAnsi"/>
            <w:vertAlign w:val="superscript"/>
            <w:rPrChange w:id="538" w:author="Laura Sitler" w:date="2023-08-31T12:33:00Z">
              <w:rPr>
                <w:rFonts w:asciiTheme="minorHAnsi" w:hAnsiTheme="minorHAnsi" w:cstheme="minorHAnsi"/>
              </w:rPr>
            </w:rPrChange>
          </w:rPr>
          <w:fldChar w:fldCharType="begin"/>
        </w:r>
        <w:r w:rsidR="00990056" w:rsidRPr="0048281F" w:rsidDel="0048281F">
          <w:rPr>
            <w:rFonts w:asciiTheme="minorHAnsi" w:hAnsiTheme="minorHAnsi" w:cstheme="minorHAnsi"/>
            <w:vertAlign w:val="superscript"/>
            <w:rPrChange w:id="539" w:author="Laura Sitler" w:date="2023-08-31T12:33:00Z">
              <w:rPr>
                <w:rFonts w:asciiTheme="minorHAnsi" w:hAnsiTheme="minorHAnsi" w:cstheme="minorHAnsi"/>
              </w:rPr>
            </w:rPrChange>
          </w:rPr>
          <w:delInstrText xml:space="preserve"> NOTEREF _Ref141727942 \f \h </w:delInstrText>
        </w:r>
        <w:r w:rsidR="00C66BE0" w:rsidRPr="0048281F" w:rsidDel="0048281F">
          <w:rPr>
            <w:rFonts w:asciiTheme="minorHAnsi" w:hAnsiTheme="minorHAnsi" w:cstheme="minorHAnsi"/>
            <w:vertAlign w:val="superscript"/>
            <w:rPrChange w:id="540" w:author="Laura Sitler" w:date="2023-08-31T12:33:00Z">
              <w:rPr>
                <w:rFonts w:asciiTheme="minorHAnsi" w:hAnsiTheme="minorHAnsi" w:cstheme="minorHAnsi"/>
              </w:rPr>
            </w:rPrChange>
          </w:rPr>
          <w:delInstrText xml:space="preserve"> \* MERGEFORMAT </w:delInstrText>
        </w:r>
        <w:r w:rsidR="00990056" w:rsidRPr="00935370" w:rsidDel="0048281F">
          <w:rPr>
            <w:rFonts w:asciiTheme="minorHAnsi" w:hAnsiTheme="minorHAnsi" w:cstheme="minorHAnsi"/>
            <w:vertAlign w:val="superscript"/>
          </w:rPr>
        </w:r>
        <w:r w:rsidR="00990056" w:rsidRPr="0048281F" w:rsidDel="0048281F">
          <w:rPr>
            <w:rFonts w:asciiTheme="minorHAnsi" w:hAnsiTheme="minorHAnsi" w:cstheme="minorHAnsi"/>
            <w:vertAlign w:val="superscript"/>
            <w:rPrChange w:id="541" w:author="Laura Sitler" w:date="2023-08-31T12:33:00Z">
              <w:rPr>
                <w:rFonts w:asciiTheme="minorHAnsi" w:hAnsiTheme="minorHAnsi" w:cstheme="minorHAnsi"/>
              </w:rPr>
            </w:rPrChange>
          </w:rPr>
          <w:fldChar w:fldCharType="separate"/>
        </w:r>
        <w:r w:rsidR="001D777F" w:rsidRPr="0048281F" w:rsidDel="0048281F">
          <w:rPr>
            <w:rStyle w:val="EndnoteReference"/>
          </w:rPr>
          <w:delText>6</w:delText>
        </w:r>
        <w:r w:rsidR="00990056" w:rsidRPr="0048281F" w:rsidDel="0048281F">
          <w:rPr>
            <w:rFonts w:asciiTheme="minorHAnsi" w:hAnsiTheme="minorHAnsi" w:cstheme="minorHAnsi"/>
            <w:vertAlign w:val="superscript"/>
            <w:rPrChange w:id="542" w:author="Laura Sitler" w:date="2023-08-31T12:33:00Z">
              <w:rPr>
                <w:rFonts w:asciiTheme="minorHAnsi" w:hAnsiTheme="minorHAnsi" w:cstheme="minorHAnsi"/>
              </w:rPr>
            </w:rPrChange>
          </w:rPr>
          <w:fldChar w:fldCharType="end"/>
        </w:r>
      </w:del>
      <w:ins w:id="543" w:author="Laura Sitler" w:date="2023-08-31T13:50:00Z">
        <w:r w:rsidR="002F0082">
          <w:rPr>
            <w:rFonts w:asciiTheme="minorHAnsi" w:hAnsiTheme="minorHAnsi" w:cstheme="minorHAnsi"/>
            <w:vertAlign w:val="superscript"/>
          </w:rPr>
          <w:t>8</w:t>
        </w:r>
      </w:ins>
      <w:r w:rsidR="00990056">
        <w:rPr>
          <w:rFonts w:asciiTheme="minorHAnsi" w:hAnsiTheme="minorHAnsi" w:cstheme="minorHAnsi"/>
          <w:vertAlign w:val="superscript"/>
        </w:rPr>
        <w:t>,</w:t>
      </w:r>
      <w:del w:id="544" w:author="Laura Sitler" w:date="2023-08-31T12:33:00Z">
        <w:r w:rsidR="00990056" w:rsidDel="0048281F">
          <w:rPr>
            <w:rFonts w:asciiTheme="minorHAnsi" w:hAnsiTheme="minorHAnsi" w:cstheme="minorHAnsi"/>
            <w:vertAlign w:val="superscript"/>
          </w:rPr>
          <w:fldChar w:fldCharType="begin"/>
        </w:r>
        <w:r w:rsidR="00990056" w:rsidDel="0048281F">
          <w:rPr>
            <w:rFonts w:asciiTheme="minorHAnsi" w:hAnsiTheme="minorHAnsi" w:cstheme="minorHAnsi"/>
            <w:vertAlign w:val="superscript"/>
          </w:rPr>
          <w:delInstrText xml:space="preserve"> NOTEREF _Ref141735690 \f \h </w:delInstrText>
        </w:r>
        <w:r w:rsidR="00C66BE0" w:rsidDel="0048281F">
          <w:rPr>
            <w:rFonts w:asciiTheme="minorHAnsi" w:hAnsiTheme="minorHAnsi" w:cstheme="minorHAnsi"/>
            <w:vertAlign w:val="superscript"/>
          </w:rPr>
          <w:delInstrText xml:space="preserve"> \* MERGEFORMAT </w:delInstrText>
        </w:r>
        <w:r w:rsidR="00990056" w:rsidDel="0048281F">
          <w:rPr>
            <w:rFonts w:asciiTheme="minorHAnsi" w:hAnsiTheme="minorHAnsi" w:cstheme="minorHAnsi"/>
            <w:vertAlign w:val="superscript"/>
          </w:rPr>
        </w:r>
        <w:r w:rsidR="00990056" w:rsidDel="0048281F">
          <w:rPr>
            <w:rFonts w:asciiTheme="minorHAnsi" w:hAnsiTheme="minorHAnsi" w:cstheme="minorHAnsi"/>
            <w:vertAlign w:val="superscript"/>
          </w:rPr>
          <w:fldChar w:fldCharType="separate"/>
        </w:r>
        <w:r w:rsidR="001D777F" w:rsidRPr="001D777F" w:rsidDel="0048281F">
          <w:rPr>
            <w:rStyle w:val="EndnoteReference"/>
          </w:rPr>
          <w:delText>11</w:delText>
        </w:r>
        <w:r w:rsidR="00990056" w:rsidDel="0048281F">
          <w:rPr>
            <w:rFonts w:asciiTheme="minorHAnsi" w:hAnsiTheme="minorHAnsi" w:cstheme="minorHAnsi"/>
            <w:vertAlign w:val="superscript"/>
          </w:rPr>
          <w:fldChar w:fldCharType="end"/>
        </w:r>
        <w:r w:rsidR="00990056" w:rsidDel="0048281F">
          <w:rPr>
            <w:rFonts w:asciiTheme="minorHAnsi" w:hAnsiTheme="minorHAnsi" w:cstheme="minorHAnsi"/>
          </w:rPr>
          <w:delText xml:space="preserve"> </w:delText>
        </w:r>
      </w:del>
      <w:ins w:id="545" w:author="Laura Sitler" w:date="2023-08-31T12:33:00Z">
        <w:r w:rsidR="0048281F">
          <w:rPr>
            <w:rFonts w:asciiTheme="minorHAnsi" w:hAnsiTheme="minorHAnsi" w:cstheme="minorHAnsi"/>
            <w:vertAlign w:val="superscript"/>
          </w:rPr>
          <w:fldChar w:fldCharType="begin"/>
        </w:r>
        <w:r w:rsidR="0048281F">
          <w:rPr>
            <w:rFonts w:asciiTheme="minorHAnsi" w:hAnsiTheme="minorHAnsi" w:cstheme="minorHAnsi"/>
            <w:vertAlign w:val="superscript"/>
          </w:rPr>
          <w:instrText xml:space="preserve"> NOTEREF _Ref141735690 \f \h  \* MERGEFORMAT </w:instrText>
        </w:r>
      </w:ins>
      <w:r w:rsidR="0048281F">
        <w:rPr>
          <w:rFonts w:asciiTheme="minorHAnsi" w:hAnsiTheme="minorHAnsi" w:cstheme="minorHAnsi"/>
          <w:vertAlign w:val="superscript"/>
        </w:rPr>
      </w:r>
      <w:ins w:id="546" w:author="Laura Sitler" w:date="2023-08-31T12:33:00Z">
        <w:r w:rsidR="0048281F">
          <w:rPr>
            <w:rFonts w:asciiTheme="minorHAnsi" w:hAnsiTheme="minorHAnsi" w:cstheme="minorHAnsi"/>
            <w:vertAlign w:val="superscript"/>
          </w:rPr>
          <w:fldChar w:fldCharType="separate"/>
        </w:r>
        <w:r w:rsidR="0048281F" w:rsidRPr="001D777F">
          <w:rPr>
            <w:rStyle w:val="EndnoteReference"/>
          </w:rPr>
          <w:t>1</w:t>
        </w:r>
      </w:ins>
      <w:ins w:id="547" w:author="Laura Sitler" w:date="2023-08-31T13:47:00Z">
        <w:r w:rsidR="00603EC2">
          <w:rPr>
            <w:rStyle w:val="EndnoteReference"/>
          </w:rPr>
          <w:t>3</w:t>
        </w:r>
      </w:ins>
      <w:ins w:id="548" w:author="Laura Sitler" w:date="2023-08-31T12:33:00Z">
        <w:r w:rsidR="0048281F">
          <w:rPr>
            <w:rFonts w:asciiTheme="minorHAnsi" w:hAnsiTheme="minorHAnsi" w:cstheme="minorHAnsi"/>
            <w:vertAlign w:val="superscript"/>
          </w:rPr>
          <w:fldChar w:fldCharType="end"/>
        </w:r>
        <w:r w:rsidR="0048281F">
          <w:rPr>
            <w:rFonts w:asciiTheme="minorHAnsi" w:hAnsiTheme="minorHAnsi" w:cstheme="minorHAnsi"/>
          </w:rPr>
          <w:t xml:space="preserve"> </w:t>
        </w:r>
      </w:ins>
    </w:p>
    <w:p w14:paraId="156A7BCD" w14:textId="77777777" w:rsidR="00832DE1" w:rsidRDefault="00832DE1" w:rsidP="00C66BE0">
      <w:pPr>
        <w:spacing w:line="360" w:lineRule="auto"/>
        <w:rPr>
          <w:rFonts w:asciiTheme="minorHAnsi" w:hAnsiTheme="minorHAnsi" w:cstheme="minorHAnsi"/>
        </w:rPr>
      </w:pPr>
    </w:p>
    <w:p w14:paraId="74D6400B" w14:textId="1ED87264" w:rsidR="00E33F3D" w:rsidRPr="00990056" w:rsidRDefault="00990056" w:rsidP="00AB01B2">
      <w:pPr>
        <w:spacing w:line="360" w:lineRule="auto"/>
        <w:rPr>
          <w:rFonts w:asciiTheme="minorHAnsi" w:hAnsiTheme="minorHAnsi" w:cstheme="minorHAnsi"/>
        </w:rPr>
      </w:pPr>
      <w:r>
        <w:rPr>
          <w:rFonts w:asciiTheme="minorHAnsi" w:hAnsiTheme="minorHAnsi" w:cstheme="minorHAnsi"/>
        </w:rPr>
        <w:t>Low-field MRI is also valuable for musculoskeletal</w:t>
      </w:r>
      <w:del w:id="549" w:author="Laura Sitler" w:date="2023-08-31T10:16:00Z">
        <w:r w:rsidDel="00057D27">
          <w:rPr>
            <w:rFonts w:asciiTheme="minorHAnsi" w:hAnsiTheme="minorHAnsi" w:cstheme="minorHAnsi"/>
          </w:rPr>
          <w:delText xml:space="preserve"> (MSK)</w:delText>
        </w:r>
      </w:del>
      <w:r>
        <w:rPr>
          <w:rFonts w:asciiTheme="minorHAnsi" w:hAnsiTheme="minorHAnsi" w:cstheme="minorHAnsi"/>
        </w:rPr>
        <w:t xml:space="preserve"> imaging. Orthopedics is one of the most common specialties </w:t>
      </w:r>
      <w:ins w:id="550" w:author="Laura Sitler" w:date="2023-08-31T11:36:00Z">
        <w:r w:rsidR="008D6505">
          <w:rPr>
            <w:rFonts w:asciiTheme="minorHAnsi" w:hAnsiTheme="minorHAnsi" w:cstheme="minorHAnsi"/>
          </w:rPr>
          <w:t xml:space="preserve">to use </w:t>
        </w:r>
      </w:ins>
      <w:del w:id="551" w:author="Laura Sitler" w:date="2023-08-31T11:36:00Z">
        <w:r w:rsidDel="008D6505">
          <w:rPr>
            <w:rFonts w:asciiTheme="minorHAnsi" w:hAnsiTheme="minorHAnsi" w:cstheme="minorHAnsi"/>
          </w:rPr>
          <w:delText xml:space="preserve">using </w:delText>
        </w:r>
      </w:del>
      <w:r>
        <w:rPr>
          <w:rFonts w:asciiTheme="minorHAnsi" w:hAnsiTheme="minorHAnsi" w:cstheme="minorHAnsi"/>
        </w:rPr>
        <w:t>low-field MRI in clinical practice today. The versatility of low-field MRI, lack of interference with metal implants, and</w:t>
      </w:r>
      <w:r w:rsidR="00AC42A7">
        <w:rPr>
          <w:rFonts w:asciiTheme="minorHAnsi" w:hAnsiTheme="minorHAnsi" w:cstheme="minorHAnsi"/>
        </w:rPr>
        <w:t xml:space="preserve"> cost effectiveness make low-field MRI a popular choice in orthopedics.</w:t>
      </w:r>
      <w:del w:id="552" w:author="Laura Sitler" w:date="2023-08-31T12:33:00Z">
        <w:r w:rsidR="00AC42A7" w:rsidRPr="0048281F" w:rsidDel="0048281F">
          <w:rPr>
            <w:rFonts w:asciiTheme="minorHAnsi" w:hAnsiTheme="minorHAnsi" w:cstheme="minorHAnsi"/>
            <w:vertAlign w:val="superscript"/>
            <w:rPrChange w:id="553" w:author="Laura Sitler" w:date="2023-08-31T12:33:00Z">
              <w:rPr>
                <w:rFonts w:asciiTheme="minorHAnsi" w:hAnsiTheme="minorHAnsi" w:cstheme="minorHAnsi"/>
              </w:rPr>
            </w:rPrChange>
          </w:rPr>
          <w:fldChar w:fldCharType="begin"/>
        </w:r>
        <w:r w:rsidR="00AC42A7" w:rsidRPr="0048281F" w:rsidDel="0048281F">
          <w:rPr>
            <w:rFonts w:asciiTheme="minorHAnsi" w:hAnsiTheme="minorHAnsi" w:cstheme="minorHAnsi"/>
            <w:vertAlign w:val="superscript"/>
            <w:rPrChange w:id="554" w:author="Laura Sitler" w:date="2023-08-31T12:33:00Z">
              <w:rPr>
                <w:rFonts w:asciiTheme="minorHAnsi" w:hAnsiTheme="minorHAnsi" w:cstheme="minorHAnsi"/>
              </w:rPr>
            </w:rPrChange>
          </w:rPr>
          <w:delInstrText xml:space="preserve"> NOTEREF _Ref141727942 \f \h </w:delInstrText>
        </w:r>
        <w:r w:rsidR="00C66BE0" w:rsidRPr="0048281F" w:rsidDel="0048281F">
          <w:rPr>
            <w:rFonts w:asciiTheme="minorHAnsi" w:hAnsiTheme="minorHAnsi" w:cstheme="minorHAnsi"/>
            <w:vertAlign w:val="superscript"/>
            <w:rPrChange w:id="555" w:author="Laura Sitler" w:date="2023-08-31T12:33:00Z">
              <w:rPr>
                <w:rFonts w:asciiTheme="minorHAnsi" w:hAnsiTheme="minorHAnsi" w:cstheme="minorHAnsi"/>
              </w:rPr>
            </w:rPrChange>
          </w:rPr>
          <w:delInstrText xml:space="preserve"> \* MERGEFORMAT </w:delInstrText>
        </w:r>
        <w:r w:rsidR="00AC42A7" w:rsidRPr="00935370" w:rsidDel="0048281F">
          <w:rPr>
            <w:rFonts w:asciiTheme="minorHAnsi" w:hAnsiTheme="minorHAnsi" w:cstheme="minorHAnsi"/>
            <w:vertAlign w:val="superscript"/>
          </w:rPr>
        </w:r>
        <w:r w:rsidR="00AC42A7" w:rsidRPr="0048281F" w:rsidDel="0048281F">
          <w:rPr>
            <w:rFonts w:asciiTheme="minorHAnsi" w:hAnsiTheme="minorHAnsi" w:cstheme="minorHAnsi"/>
            <w:vertAlign w:val="superscript"/>
            <w:rPrChange w:id="556" w:author="Laura Sitler" w:date="2023-08-31T12:33:00Z">
              <w:rPr>
                <w:rFonts w:asciiTheme="minorHAnsi" w:hAnsiTheme="minorHAnsi" w:cstheme="minorHAnsi"/>
              </w:rPr>
            </w:rPrChange>
          </w:rPr>
          <w:fldChar w:fldCharType="separate"/>
        </w:r>
        <w:r w:rsidR="001D777F" w:rsidRPr="0048281F" w:rsidDel="0048281F">
          <w:rPr>
            <w:rStyle w:val="EndnoteReference"/>
          </w:rPr>
          <w:delText>6</w:delText>
        </w:r>
        <w:r w:rsidR="00AC42A7" w:rsidRPr="0048281F" w:rsidDel="0048281F">
          <w:rPr>
            <w:rFonts w:asciiTheme="minorHAnsi" w:hAnsiTheme="minorHAnsi" w:cstheme="minorHAnsi"/>
            <w:vertAlign w:val="superscript"/>
            <w:rPrChange w:id="557" w:author="Laura Sitler" w:date="2023-08-31T12:33:00Z">
              <w:rPr>
                <w:rFonts w:asciiTheme="minorHAnsi" w:hAnsiTheme="minorHAnsi" w:cstheme="minorHAnsi"/>
              </w:rPr>
            </w:rPrChange>
          </w:rPr>
          <w:fldChar w:fldCharType="end"/>
        </w:r>
      </w:del>
      <w:ins w:id="558" w:author="Laura Sitler" w:date="2023-08-31T13:50:00Z">
        <w:r w:rsidR="002F0082">
          <w:rPr>
            <w:rFonts w:asciiTheme="minorHAnsi" w:hAnsiTheme="minorHAnsi" w:cstheme="minorHAnsi"/>
            <w:vertAlign w:val="superscript"/>
          </w:rPr>
          <w:t>8</w:t>
        </w:r>
      </w:ins>
    </w:p>
    <w:p w14:paraId="42B7448D" w14:textId="77777777" w:rsidR="00E33F3D" w:rsidRDefault="00E33F3D" w:rsidP="00AB01B2">
      <w:pPr>
        <w:spacing w:line="360" w:lineRule="auto"/>
        <w:rPr>
          <w:rFonts w:asciiTheme="minorHAnsi" w:hAnsiTheme="minorHAnsi" w:cstheme="minorHAnsi"/>
          <w:b/>
          <w:bCs/>
        </w:rPr>
      </w:pPr>
    </w:p>
    <w:p w14:paraId="6D5463E3" w14:textId="33260B7C" w:rsidR="00E33F3D" w:rsidRDefault="00E33F3D">
      <w:pPr>
        <w:pStyle w:val="Heading2"/>
        <w:spacing w:before="0" w:beforeAutospacing="0" w:line="360" w:lineRule="auto"/>
        <w:pPrChange w:id="559" w:author="Laura Sitler" w:date="2023-08-31T09:44:00Z">
          <w:pPr>
            <w:spacing w:line="360" w:lineRule="auto"/>
          </w:pPr>
        </w:pPrChange>
      </w:pPr>
      <w:commentRangeStart w:id="560"/>
      <w:r w:rsidRPr="006C772F">
        <w:rPr>
          <w:highlight w:val="yellow"/>
        </w:rPr>
        <w:t>Advantages</w:t>
      </w:r>
      <w:r w:rsidR="00AC42A7" w:rsidRPr="006C772F">
        <w:rPr>
          <w:highlight w:val="yellow"/>
        </w:rPr>
        <w:t xml:space="preserve"> and Disadvantages</w:t>
      </w:r>
      <w:r w:rsidRPr="006C772F">
        <w:rPr>
          <w:highlight w:val="yellow"/>
        </w:rPr>
        <w:t xml:space="preserve"> of Portable MRI</w:t>
      </w:r>
      <w:commentRangeEnd w:id="560"/>
      <w:r w:rsidR="006C772F">
        <w:rPr>
          <w:rStyle w:val="CommentReference"/>
        </w:rPr>
        <w:commentReference w:id="560"/>
      </w:r>
    </w:p>
    <w:p w14:paraId="46A7F9CE" w14:textId="2FFF20D8" w:rsidR="00E33F3D" w:rsidRPr="00B91A1D" w:rsidRDefault="00AC42A7" w:rsidP="00AB01B2">
      <w:pPr>
        <w:spacing w:line="360" w:lineRule="auto"/>
        <w:rPr>
          <w:rFonts w:asciiTheme="minorHAnsi" w:hAnsiTheme="minorHAnsi" w:cstheme="minorHAnsi"/>
        </w:rPr>
      </w:pPr>
      <w:r>
        <w:rPr>
          <w:rFonts w:asciiTheme="minorHAnsi" w:hAnsiTheme="minorHAnsi" w:cstheme="minorHAnsi"/>
        </w:rPr>
        <w:t xml:space="preserve">There are many advantages and disadvantages to portable MRI. </w:t>
      </w:r>
      <w:commentRangeStart w:id="561"/>
      <w:r w:rsidRPr="00417851">
        <w:rPr>
          <w:rFonts w:asciiTheme="minorHAnsi" w:hAnsiTheme="minorHAnsi" w:cstheme="minorHAnsi"/>
          <w:highlight w:val="yellow"/>
        </w:rPr>
        <w:t>The primary advantages as discussed throughout this article include accessibility, portability, cost effectiveness, versatility, safety, and ease of use.</w:t>
      </w:r>
      <w:commentRangeEnd w:id="561"/>
      <w:r w:rsidR="00106F13">
        <w:rPr>
          <w:rStyle w:val="CommentReference"/>
        </w:rPr>
        <w:commentReference w:id="561"/>
      </w:r>
      <w:r>
        <w:rPr>
          <w:rFonts w:asciiTheme="minorHAnsi" w:hAnsiTheme="minorHAnsi" w:cstheme="minorHAnsi"/>
        </w:rPr>
        <w:t xml:space="preserve"> </w:t>
      </w:r>
      <w:r w:rsidR="00B91A1D">
        <w:rPr>
          <w:rFonts w:asciiTheme="minorHAnsi" w:hAnsiTheme="minorHAnsi" w:cstheme="minorHAnsi"/>
        </w:rPr>
        <w:t xml:space="preserve">Bringing MRI to underserved populations such as low- and middle-income countries, rural areas, and even </w:t>
      </w:r>
      <w:ins w:id="562" w:author="Laura Sitler" w:date="2023-08-31T11:54:00Z">
        <w:r w:rsidR="00604792">
          <w:rPr>
            <w:rFonts w:asciiTheme="minorHAnsi" w:hAnsiTheme="minorHAnsi" w:cstheme="minorHAnsi"/>
          </w:rPr>
          <w:t xml:space="preserve">pediatric patients or those who are </w:t>
        </w:r>
      </w:ins>
      <w:r w:rsidR="00B91A1D">
        <w:rPr>
          <w:rFonts w:asciiTheme="minorHAnsi" w:hAnsiTheme="minorHAnsi" w:cstheme="minorHAnsi"/>
        </w:rPr>
        <w:t>critically ill</w:t>
      </w:r>
      <w:del w:id="563" w:author="Laura Sitler" w:date="2023-08-31T11:54:00Z">
        <w:r w:rsidR="00B91A1D" w:rsidDel="00604792">
          <w:rPr>
            <w:rFonts w:asciiTheme="minorHAnsi" w:hAnsiTheme="minorHAnsi" w:cstheme="minorHAnsi"/>
          </w:rPr>
          <w:delText xml:space="preserve">, </w:delText>
        </w:r>
      </w:del>
      <w:ins w:id="564" w:author="Laura Sitler" w:date="2023-08-31T11:54:00Z">
        <w:r w:rsidR="00604792">
          <w:rPr>
            <w:rFonts w:asciiTheme="minorHAnsi" w:hAnsiTheme="minorHAnsi" w:cstheme="minorHAnsi"/>
          </w:rPr>
          <w:t xml:space="preserve"> or </w:t>
        </w:r>
      </w:ins>
      <w:r w:rsidR="00B91A1D">
        <w:rPr>
          <w:rFonts w:asciiTheme="minorHAnsi" w:hAnsiTheme="minorHAnsi" w:cstheme="minorHAnsi"/>
        </w:rPr>
        <w:t>obese</w:t>
      </w:r>
      <w:del w:id="565" w:author="Laura Sitler" w:date="2023-08-31T11:54:00Z">
        <w:r w:rsidR="00B91A1D" w:rsidDel="00604792">
          <w:rPr>
            <w:rFonts w:asciiTheme="minorHAnsi" w:hAnsiTheme="minorHAnsi" w:cstheme="minorHAnsi"/>
          </w:rPr>
          <w:delText xml:space="preserve">, and pediatric patients </w:delText>
        </w:r>
      </w:del>
      <w:ins w:id="566" w:author="Laura Sitler" w:date="2023-08-31T11:54:00Z">
        <w:r w:rsidR="00604792">
          <w:rPr>
            <w:rFonts w:asciiTheme="minorHAnsi" w:hAnsiTheme="minorHAnsi" w:cstheme="minorHAnsi"/>
          </w:rPr>
          <w:t xml:space="preserve"> </w:t>
        </w:r>
      </w:ins>
      <w:r w:rsidR="00B91A1D">
        <w:rPr>
          <w:rFonts w:asciiTheme="minorHAnsi" w:hAnsiTheme="minorHAnsi" w:cstheme="minorHAnsi"/>
        </w:rPr>
        <w:t xml:space="preserve">makes further research in low-field MRI appealing and necessary. </w:t>
      </w:r>
      <w:commentRangeStart w:id="567"/>
      <w:commentRangeStart w:id="568"/>
      <w:r w:rsidRPr="00417851">
        <w:rPr>
          <w:rFonts w:asciiTheme="minorHAnsi" w:hAnsiTheme="minorHAnsi" w:cstheme="minorHAnsi"/>
          <w:highlight w:val="green"/>
        </w:rPr>
        <w:t xml:space="preserve">The </w:t>
      </w:r>
      <w:r w:rsidR="00B91A1D" w:rsidRPr="00417851">
        <w:rPr>
          <w:rFonts w:asciiTheme="minorHAnsi" w:hAnsiTheme="minorHAnsi" w:cstheme="minorHAnsi"/>
          <w:highlight w:val="green"/>
        </w:rPr>
        <w:t>major disadvantages</w:t>
      </w:r>
      <w:r w:rsidRPr="00417851">
        <w:rPr>
          <w:rFonts w:asciiTheme="minorHAnsi" w:hAnsiTheme="minorHAnsi" w:cstheme="minorHAnsi"/>
          <w:highlight w:val="green"/>
        </w:rPr>
        <w:t xml:space="preserve"> of portable MRI are decreased image quality, decreased field of view, and increased scan time</w:t>
      </w:r>
      <w:commentRangeEnd w:id="567"/>
      <w:r w:rsidR="00106F13">
        <w:rPr>
          <w:rStyle w:val="CommentReference"/>
        </w:rPr>
        <w:commentReference w:id="567"/>
      </w:r>
      <w:r w:rsidRPr="00417851">
        <w:rPr>
          <w:rFonts w:asciiTheme="minorHAnsi" w:hAnsiTheme="minorHAnsi" w:cstheme="minorHAnsi"/>
          <w:highlight w:val="green"/>
        </w:rPr>
        <w:t>.</w:t>
      </w:r>
      <w:commentRangeEnd w:id="568"/>
      <w:r w:rsidR="006C46F8" w:rsidRPr="00417851">
        <w:rPr>
          <w:rStyle w:val="CommentReference"/>
          <w:highlight w:val="green"/>
        </w:rPr>
        <w:commentReference w:id="568"/>
      </w:r>
      <w:r>
        <w:rPr>
          <w:rFonts w:asciiTheme="minorHAnsi" w:hAnsiTheme="minorHAnsi" w:cstheme="minorHAnsi"/>
        </w:rPr>
        <w:fldChar w:fldCharType="begin"/>
      </w:r>
      <w:r>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1D777F" w:rsidRPr="001D777F">
        <w:rPr>
          <w:rStyle w:val="EndnoteReference"/>
        </w:rPr>
        <w:t>2</w:t>
      </w:r>
      <w:r>
        <w:rPr>
          <w:rFonts w:asciiTheme="minorHAnsi" w:hAnsiTheme="minorHAnsi" w:cstheme="minorHAnsi"/>
        </w:rPr>
        <w:fldChar w:fldCharType="end"/>
      </w:r>
      <w:r>
        <w:rPr>
          <w:rFonts w:asciiTheme="minorHAnsi" w:hAnsiTheme="minorHAnsi" w:cstheme="minorHAnsi"/>
          <w:vertAlign w:val="superscript"/>
        </w:rPr>
        <w:t>,</w:t>
      </w:r>
      <w:ins w:id="569" w:author="Laura Sitler" w:date="2023-08-31T13:51:00Z">
        <w:r w:rsidR="002F0082">
          <w:rPr>
            <w:rFonts w:asciiTheme="minorHAnsi" w:hAnsiTheme="minorHAnsi" w:cstheme="minorHAnsi"/>
            <w:vertAlign w:val="superscript"/>
          </w:rPr>
          <w:t>8</w:t>
        </w:r>
      </w:ins>
      <w:del w:id="570" w:author="Laura Sitler" w:date="2023-08-31T12:33:00Z">
        <w:r w:rsidDel="0048281F">
          <w:rPr>
            <w:rFonts w:asciiTheme="minorHAnsi" w:hAnsiTheme="minorHAnsi" w:cstheme="minorHAnsi"/>
          </w:rPr>
          <w:fldChar w:fldCharType="begin"/>
        </w:r>
        <w:r w:rsidDel="0048281F">
          <w:rPr>
            <w:rFonts w:asciiTheme="minorHAnsi" w:hAnsiTheme="minorHAnsi" w:cstheme="minorHAnsi"/>
          </w:rPr>
          <w:delInstrText xml:space="preserve"> NOTEREF _Ref141727942 \f \h </w:delInstrText>
        </w:r>
        <w:r w:rsidR="00C66BE0" w:rsidDel="0048281F">
          <w:rPr>
            <w:rFonts w:asciiTheme="minorHAnsi" w:hAnsiTheme="minorHAnsi" w:cstheme="minorHAnsi"/>
          </w:rPr>
          <w:delInstrText xml:space="preserve"> \* MERGEFORMAT </w:delInstrText>
        </w:r>
        <w:r w:rsidDel="0048281F">
          <w:rPr>
            <w:rFonts w:asciiTheme="minorHAnsi" w:hAnsiTheme="minorHAnsi" w:cstheme="minorHAnsi"/>
          </w:rPr>
        </w:r>
        <w:r w:rsidDel="0048281F">
          <w:rPr>
            <w:rFonts w:asciiTheme="minorHAnsi" w:hAnsiTheme="minorHAnsi" w:cstheme="minorHAnsi"/>
          </w:rPr>
          <w:fldChar w:fldCharType="separate"/>
        </w:r>
        <w:r w:rsidR="001D777F" w:rsidRPr="001D777F" w:rsidDel="0048281F">
          <w:rPr>
            <w:rStyle w:val="EndnoteReference"/>
          </w:rPr>
          <w:delText>6</w:delText>
        </w:r>
        <w:r w:rsidDel="0048281F">
          <w:rPr>
            <w:rFonts w:asciiTheme="minorHAnsi" w:hAnsiTheme="minorHAnsi" w:cstheme="minorHAnsi"/>
          </w:rPr>
          <w:fldChar w:fldCharType="end"/>
        </w:r>
      </w:del>
      <w:r>
        <w:rPr>
          <w:rFonts w:asciiTheme="minorHAnsi" w:hAnsiTheme="minorHAnsi" w:cstheme="minorHAnsi"/>
        </w:rPr>
        <w:t xml:space="preserve"> However, many </w:t>
      </w:r>
      <w:r w:rsidR="00B91A1D">
        <w:rPr>
          <w:rFonts w:asciiTheme="minorHAnsi" w:hAnsiTheme="minorHAnsi" w:cstheme="minorHAnsi"/>
        </w:rPr>
        <w:t>researchers agree the benefits outweigh</w:t>
      </w:r>
      <w:r>
        <w:rPr>
          <w:rFonts w:asciiTheme="minorHAnsi" w:hAnsiTheme="minorHAnsi" w:cstheme="minorHAnsi"/>
        </w:rPr>
        <w:t xml:space="preserve"> the shortcomings in many cases and </w:t>
      </w:r>
      <w:r w:rsidR="00B91A1D">
        <w:rPr>
          <w:rFonts w:asciiTheme="minorHAnsi" w:hAnsiTheme="minorHAnsi" w:cstheme="minorHAnsi"/>
        </w:rPr>
        <w:t>the technology will continue to improve, resulting in even more widespread use of the scans.</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_Ref141691147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1D777F" w:rsidRPr="001D777F">
        <w:rPr>
          <w:rStyle w:val="EndnoteReference"/>
        </w:rPr>
        <w:t>2</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_Ref141736403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1D777F" w:rsidRPr="001D777F">
        <w:rPr>
          <w:rStyle w:val="EndnoteReference"/>
        </w:rPr>
        <w:t>4</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ins w:id="571" w:author="Laura Sitler" w:date="2023-08-31T13:51:00Z">
        <w:r w:rsidR="002F0082">
          <w:rPr>
            <w:rFonts w:asciiTheme="minorHAnsi" w:hAnsiTheme="minorHAnsi" w:cstheme="minorHAnsi"/>
            <w:vertAlign w:val="superscript"/>
          </w:rPr>
          <w:t>8</w:t>
        </w:r>
      </w:ins>
      <w:del w:id="572" w:author="Laura Sitler" w:date="2023-08-31T12:33:00Z">
        <w:r w:rsidR="00B91A1D" w:rsidRPr="00B91A1D" w:rsidDel="0048281F">
          <w:rPr>
            <w:rFonts w:asciiTheme="minorHAnsi" w:hAnsiTheme="minorHAnsi" w:cstheme="minorHAnsi"/>
            <w:vertAlign w:val="superscript"/>
          </w:rPr>
          <w:fldChar w:fldCharType="begin"/>
        </w:r>
        <w:r w:rsidR="00B91A1D" w:rsidRPr="00B91A1D" w:rsidDel="0048281F">
          <w:rPr>
            <w:rFonts w:asciiTheme="minorHAnsi" w:hAnsiTheme="minorHAnsi" w:cstheme="minorHAnsi"/>
            <w:vertAlign w:val="superscript"/>
          </w:rPr>
          <w:delInstrText xml:space="preserve"> NOTEREF _Ref141727942 \f \h </w:delInstrText>
        </w:r>
        <w:r w:rsidR="00B91A1D" w:rsidDel="0048281F">
          <w:rPr>
            <w:rFonts w:asciiTheme="minorHAnsi" w:hAnsiTheme="minorHAnsi" w:cstheme="minorHAnsi"/>
            <w:vertAlign w:val="superscript"/>
          </w:rPr>
          <w:delInstrText xml:space="preserve"> \* MERGEFORMAT </w:delInstrText>
        </w:r>
        <w:r w:rsidR="00B91A1D" w:rsidRPr="00B91A1D" w:rsidDel="0048281F">
          <w:rPr>
            <w:rFonts w:asciiTheme="minorHAnsi" w:hAnsiTheme="minorHAnsi" w:cstheme="minorHAnsi"/>
            <w:vertAlign w:val="superscript"/>
          </w:rPr>
        </w:r>
        <w:r w:rsidR="00B91A1D" w:rsidRPr="00B91A1D" w:rsidDel="0048281F">
          <w:rPr>
            <w:rFonts w:asciiTheme="minorHAnsi" w:hAnsiTheme="minorHAnsi" w:cstheme="minorHAnsi"/>
            <w:vertAlign w:val="superscript"/>
          </w:rPr>
          <w:fldChar w:fldCharType="separate"/>
        </w:r>
        <w:r w:rsidR="001D777F" w:rsidRPr="001D777F" w:rsidDel="0048281F">
          <w:rPr>
            <w:rStyle w:val="EndnoteReference"/>
          </w:rPr>
          <w:delText>6</w:delText>
        </w:r>
        <w:r w:rsidR="00B91A1D" w:rsidRPr="00B91A1D" w:rsidDel="0048281F">
          <w:rPr>
            <w:rFonts w:asciiTheme="minorHAnsi" w:hAnsiTheme="minorHAnsi" w:cstheme="minorHAnsi"/>
            <w:vertAlign w:val="superscript"/>
          </w:rPr>
          <w:fldChar w:fldCharType="end"/>
        </w:r>
      </w:del>
      <w:r w:rsidR="00B91A1D" w:rsidRPr="00B91A1D">
        <w:rPr>
          <w:rFonts w:asciiTheme="minorHAnsi" w:hAnsiTheme="minorHAnsi" w:cstheme="minorHAnsi"/>
          <w:vertAlign w:val="superscript"/>
        </w:rPr>
        <w:t>,</w:t>
      </w:r>
      <w:ins w:id="573" w:author="Laura Sitler" w:date="2023-08-31T13:47:00Z">
        <w:r w:rsidR="00603EC2">
          <w:rPr>
            <w:rFonts w:asciiTheme="minorHAnsi" w:hAnsiTheme="minorHAnsi" w:cstheme="minorHAnsi"/>
            <w:vertAlign w:val="superscript"/>
          </w:rPr>
          <w:t>9</w:t>
        </w:r>
      </w:ins>
      <w:del w:id="574" w:author="Laura Sitler" w:date="2023-08-31T12:33:00Z">
        <w:r w:rsidR="00B91A1D" w:rsidRPr="00B91A1D" w:rsidDel="0048281F">
          <w:rPr>
            <w:rFonts w:asciiTheme="minorHAnsi" w:hAnsiTheme="minorHAnsi" w:cstheme="minorHAnsi"/>
            <w:vertAlign w:val="superscript"/>
          </w:rPr>
          <w:fldChar w:fldCharType="begin"/>
        </w:r>
        <w:r w:rsidR="00B91A1D" w:rsidRPr="00B91A1D" w:rsidDel="0048281F">
          <w:rPr>
            <w:rFonts w:asciiTheme="minorHAnsi" w:hAnsiTheme="minorHAnsi" w:cstheme="minorHAnsi"/>
            <w:vertAlign w:val="superscript"/>
          </w:rPr>
          <w:delInstrText xml:space="preserve"> NOTEREF _Ref141734180 \f \h </w:delInstrText>
        </w:r>
        <w:r w:rsidR="00B91A1D" w:rsidDel="0048281F">
          <w:rPr>
            <w:rFonts w:asciiTheme="minorHAnsi" w:hAnsiTheme="minorHAnsi" w:cstheme="minorHAnsi"/>
            <w:vertAlign w:val="superscript"/>
          </w:rPr>
          <w:delInstrText xml:space="preserve"> \* MERGEFORMAT </w:delInstrText>
        </w:r>
        <w:r w:rsidR="00B91A1D" w:rsidRPr="00B91A1D" w:rsidDel="0048281F">
          <w:rPr>
            <w:rFonts w:asciiTheme="minorHAnsi" w:hAnsiTheme="minorHAnsi" w:cstheme="minorHAnsi"/>
            <w:vertAlign w:val="superscript"/>
          </w:rPr>
        </w:r>
        <w:r w:rsidR="00B91A1D" w:rsidRPr="00B91A1D" w:rsidDel="0048281F">
          <w:rPr>
            <w:rFonts w:asciiTheme="minorHAnsi" w:hAnsiTheme="minorHAnsi" w:cstheme="minorHAnsi"/>
            <w:vertAlign w:val="superscript"/>
          </w:rPr>
          <w:fldChar w:fldCharType="separate"/>
        </w:r>
        <w:r w:rsidR="001D777F" w:rsidRPr="001D777F" w:rsidDel="0048281F">
          <w:rPr>
            <w:rStyle w:val="EndnoteReference"/>
          </w:rPr>
          <w:delText>7</w:delText>
        </w:r>
        <w:r w:rsidR="00B91A1D" w:rsidRPr="00B91A1D" w:rsidDel="0048281F">
          <w:rPr>
            <w:rFonts w:asciiTheme="minorHAnsi" w:hAnsiTheme="minorHAnsi" w:cstheme="minorHAnsi"/>
            <w:vertAlign w:val="superscript"/>
          </w:rPr>
          <w:fldChar w:fldCharType="end"/>
        </w:r>
      </w:del>
      <w:r w:rsidR="00B91A1D" w:rsidRPr="00B91A1D">
        <w:rPr>
          <w:rFonts w:asciiTheme="minorHAnsi" w:hAnsiTheme="minorHAnsi" w:cstheme="minorHAnsi"/>
          <w:vertAlign w:val="superscript"/>
        </w:rPr>
        <w:t>,</w:t>
      </w:r>
      <w:ins w:id="575" w:author="Laura Sitler" w:date="2023-08-31T12:33:00Z">
        <w:r w:rsidR="0048281F">
          <w:rPr>
            <w:rFonts w:asciiTheme="minorHAnsi" w:hAnsiTheme="minorHAnsi" w:cstheme="minorHAnsi"/>
            <w:vertAlign w:val="superscript"/>
          </w:rPr>
          <w:t>1</w:t>
        </w:r>
      </w:ins>
      <w:ins w:id="576" w:author="Laura Sitler" w:date="2023-08-31T13:47:00Z">
        <w:r w:rsidR="00603EC2">
          <w:rPr>
            <w:rFonts w:asciiTheme="minorHAnsi" w:hAnsiTheme="minorHAnsi" w:cstheme="minorHAnsi"/>
            <w:vertAlign w:val="superscript"/>
          </w:rPr>
          <w:t>1</w:t>
        </w:r>
      </w:ins>
      <w:del w:id="577" w:author="Laura Sitler" w:date="2023-08-31T12:33:00Z">
        <w:r w:rsidR="00B91A1D" w:rsidRPr="00B91A1D" w:rsidDel="0048281F">
          <w:rPr>
            <w:rFonts w:asciiTheme="minorHAnsi" w:hAnsiTheme="minorHAnsi" w:cstheme="minorHAnsi"/>
            <w:vertAlign w:val="superscript"/>
          </w:rPr>
          <w:fldChar w:fldCharType="begin"/>
        </w:r>
        <w:r w:rsidR="00B91A1D" w:rsidRPr="00B91A1D" w:rsidDel="0048281F">
          <w:rPr>
            <w:rFonts w:asciiTheme="minorHAnsi" w:hAnsiTheme="minorHAnsi" w:cstheme="minorHAnsi"/>
            <w:vertAlign w:val="superscript"/>
          </w:rPr>
          <w:delInstrText xml:space="preserve"> NOTEREF _Ref141734182 \f \h </w:delInstrText>
        </w:r>
        <w:r w:rsidR="00B91A1D" w:rsidDel="0048281F">
          <w:rPr>
            <w:rFonts w:asciiTheme="minorHAnsi" w:hAnsiTheme="minorHAnsi" w:cstheme="minorHAnsi"/>
            <w:vertAlign w:val="superscript"/>
          </w:rPr>
          <w:delInstrText xml:space="preserve"> \* MERGEFORMAT </w:delInstrText>
        </w:r>
        <w:r w:rsidR="00B91A1D" w:rsidRPr="00B91A1D" w:rsidDel="0048281F">
          <w:rPr>
            <w:rFonts w:asciiTheme="minorHAnsi" w:hAnsiTheme="minorHAnsi" w:cstheme="minorHAnsi"/>
            <w:vertAlign w:val="superscript"/>
          </w:rPr>
        </w:r>
        <w:r w:rsidR="00B91A1D" w:rsidRPr="00B91A1D" w:rsidDel="0048281F">
          <w:rPr>
            <w:rFonts w:asciiTheme="minorHAnsi" w:hAnsiTheme="minorHAnsi" w:cstheme="minorHAnsi"/>
            <w:vertAlign w:val="superscript"/>
          </w:rPr>
          <w:fldChar w:fldCharType="separate"/>
        </w:r>
        <w:r w:rsidR="001D777F" w:rsidRPr="001D777F" w:rsidDel="0048281F">
          <w:rPr>
            <w:rStyle w:val="EndnoteReference"/>
          </w:rPr>
          <w:delText>9</w:delText>
        </w:r>
        <w:r w:rsidR="00B91A1D" w:rsidRPr="00B91A1D" w:rsidDel="0048281F">
          <w:rPr>
            <w:rFonts w:asciiTheme="minorHAnsi" w:hAnsiTheme="minorHAnsi" w:cstheme="minorHAnsi"/>
            <w:vertAlign w:val="superscript"/>
          </w:rPr>
          <w:fldChar w:fldCharType="end"/>
        </w:r>
      </w:del>
      <w:r w:rsidR="00B91A1D" w:rsidRPr="00B91A1D">
        <w:rPr>
          <w:rFonts w:asciiTheme="minorHAnsi" w:hAnsiTheme="minorHAnsi" w:cstheme="minorHAnsi"/>
          <w:vertAlign w:val="superscript"/>
        </w:rPr>
        <w:t>,</w:t>
      </w:r>
      <w:del w:id="578" w:author="Laura Sitler" w:date="2023-08-31T12:33:00Z">
        <w:r w:rsidR="00B91A1D" w:rsidRPr="00B91A1D" w:rsidDel="0048281F">
          <w:rPr>
            <w:rFonts w:asciiTheme="minorHAnsi" w:hAnsiTheme="minorHAnsi" w:cstheme="minorHAnsi"/>
            <w:vertAlign w:val="superscript"/>
          </w:rPr>
          <w:fldChar w:fldCharType="begin"/>
        </w:r>
        <w:r w:rsidR="00B91A1D" w:rsidRPr="00B91A1D" w:rsidDel="0048281F">
          <w:rPr>
            <w:rFonts w:asciiTheme="minorHAnsi" w:hAnsiTheme="minorHAnsi" w:cstheme="minorHAnsi"/>
            <w:vertAlign w:val="superscript"/>
          </w:rPr>
          <w:delInstrText xml:space="preserve"> NOTEREF _Ref141735690 \f \h </w:delInstrText>
        </w:r>
        <w:r w:rsidR="00B91A1D" w:rsidDel="0048281F">
          <w:rPr>
            <w:rFonts w:asciiTheme="minorHAnsi" w:hAnsiTheme="minorHAnsi" w:cstheme="minorHAnsi"/>
            <w:vertAlign w:val="superscript"/>
          </w:rPr>
          <w:delInstrText xml:space="preserve"> \* MERGEFORMAT </w:delInstrText>
        </w:r>
        <w:r w:rsidR="00B91A1D" w:rsidRPr="00B91A1D" w:rsidDel="0048281F">
          <w:rPr>
            <w:rFonts w:asciiTheme="minorHAnsi" w:hAnsiTheme="minorHAnsi" w:cstheme="minorHAnsi"/>
            <w:vertAlign w:val="superscript"/>
          </w:rPr>
        </w:r>
        <w:r w:rsidR="00B91A1D" w:rsidRPr="00B91A1D" w:rsidDel="0048281F">
          <w:rPr>
            <w:rFonts w:asciiTheme="minorHAnsi" w:hAnsiTheme="minorHAnsi" w:cstheme="minorHAnsi"/>
            <w:vertAlign w:val="superscript"/>
          </w:rPr>
          <w:fldChar w:fldCharType="separate"/>
        </w:r>
        <w:r w:rsidR="001D777F" w:rsidRPr="001D777F" w:rsidDel="0048281F">
          <w:rPr>
            <w:rStyle w:val="EndnoteReference"/>
          </w:rPr>
          <w:delText>11</w:delText>
        </w:r>
        <w:r w:rsidR="00B91A1D" w:rsidRPr="00B91A1D" w:rsidDel="0048281F">
          <w:rPr>
            <w:rFonts w:asciiTheme="minorHAnsi" w:hAnsiTheme="minorHAnsi" w:cstheme="minorHAnsi"/>
            <w:vertAlign w:val="superscript"/>
          </w:rPr>
          <w:fldChar w:fldCharType="end"/>
        </w:r>
      </w:del>
      <w:ins w:id="579" w:author="Laura Sitler" w:date="2023-08-31T12:33:00Z">
        <w:r w:rsidR="0048281F" w:rsidRPr="00B91A1D">
          <w:rPr>
            <w:rFonts w:asciiTheme="minorHAnsi" w:hAnsiTheme="minorHAnsi" w:cstheme="minorHAnsi"/>
            <w:vertAlign w:val="superscript"/>
          </w:rPr>
          <w:fldChar w:fldCharType="begin"/>
        </w:r>
        <w:r w:rsidR="0048281F" w:rsidRPr="00B91A1D">
          <w:rPr>
            <w:rFonts w:asciiTheme="minorHAnsi" w:hAnsiTheme="minorHAnsi" w:cstheme="minorHAnsi"/>
            <w:vertAlign w:val="superscript"/>
          </w:rPr>
          <w:instrText xml:space="preserve"> NOTEREF _Ref141735690 \f \h </w:instrText>
        </w:r>
        <w:r w:rsidR="0048281F">
          <w:rPr>
            <w:rFonts w:asciiTheme="minorHAnsi" w:hAnsiTheme="minorHAnsi" w:cstheme="minorHAnsi"/>
            <w:vertAlign w:val="superscript"/>
          </w:rPr>
          <w:instrText xml:space="preserve"> \* MERGEFORMAT </w:instrText>
        </w:r>
      </w:ins>
      <w:r w:rsidR="0048281F" w:rsidRPr="00B91A1D">
        <w:rPr>
          <w:rFonts w:asciiTheme="minorHAnsi" w:hAnsiTheme="minorHAnsi" w:cstheme="minorHAnsi"/>
          <w:vertAlign w:val="superscript"/>
        </w:rPr>
      </w:r>
      <w:ins w:id="580" w:author="Laura Sitler" w:date="2023-08-31T12:33:00Z">
        <w:r w:rsidR="0048281F" w:rsidRPr="00B91A1D">
          <w:rPr>
            <w:rFonts w:asciiTheme="minorHAnsi" w:hAnsiTheme="minorHAnsi" w:cstheme="minorHAnsi"/>
            <w:vertAlign w:val="superscript"/>
          </w:rPr>
          <w:fldChar w:fldCharType="separate"/>
        </w:r>
        <w:r w:rsidR="0048281F" w:rsidRPr="001D777F">
          <w:rPr>
            <w:rStyle w:val="EndnoteReference"/>
          </w:rPr>
          <w:t>1</w:t>
        </w:r>
      </w:ins>
      <w:ins w:id="581" w:author="Laura Sitler" w:date="2023-08-31T13:47:00Z">
        <w:r w:rsidR="00603EC2">
          <w:rPr>
            <w:rStyle w:val="EndnoteReference"/>
          </w:rPr>
          <w:t>3</w:t>
        </w:r>
      </w:ins>
      <w:ins w:id="582" w:author="Laura Sitler" w:date="2023-08-31T12:33:00Z">
        <w:r w:rsidR="0048281F" w:rsidRPr="00B91A1D">
          <w:rPr>
            <w:rFonts w:asciiTheme="minorHAnsi" w:hAnsiTheme="minorHAnsi" w:cstheme="minorHAnsi"/>
            <w:vertAlign w:val="superscript"/>
          </w:rPr>
          <w:fldChar w:fldCharType="end"/>
        </w:r>
      </w:ins>
      <w:del w:id="583" w:author="Laura Sitler" w:date="2023-08-31T10:16:00Z">
        <w:r w:rsidR="00B91A1D" w:rsidRPr="00B91A1D" w:rsidDel="00057D27">
          <w:rPr>
            <w:rFonts w:asciiTheme="minorHAnsi" w:hAnsiTheme="minorHAnsi" w:cstheme="minorHAnsi"/>
            <w:vertAlign w:val="superscript"/>
          </w:rPr>
          <w:delText>,</w:delText>
        </w:r>
        <w:r w:rsidR="00B91A1D" w:rsidRPr="00B91A1D" w:rsidDel="00057D27">
          <w:rPr>
            <w:rFonts w:asciiTheme="minorHAnsi" w:hAnsiTheme="minorHAnsi" w:cstheme="minorHAnsi"/>
            <w:vertAlign w:val="superscript"/>
          </w:rPr>
          <w:fldChar w:fldCharType="begin"/>
        </w:r>
        <w:r w:rsidR="00B91A1D" w:rsidRPr="00B91A1D" w:rsidDel="00057D27">
          <w:rPr>
            <w:rFonts w:asciiTheme="minorHAnsi" w:hAnsiTheme="minorHAnsi" w:cstheme="minorHAnsi"/>
            <w:vertAlign w:val="superscript"/>
          </w:rPr>
          <w:delInstrText xml:space="preserve"> NOTEREF _Ref141736536 \f \h </w:delInstrText>
        </w:r>
        <w:r w:rsidR="00B91A1D" w:rsidDel="00057D27">
          <w:rPr>
            <w:rFonts w:asciiTheme="minorHAnsi" w:hAnsiTheme="minorHAnsi" w:cstheme="minorHAnsi"/>
            <w:vertAlign w:val="superscript"/>
          </w:rPr>
          <w:delInstrText xml:space="preserve"> \* MERGEFORMAT </w:delInstrText>
        </w:r>
        <w:r w:rsidR="00B91A1D" w:rsidRPr="00B91A1D" w:rsidDel="00057D27">
          <w:rPr>
            <w:rFonts w:asciiTheme="minorHAnsi" w:hAnsiTheme="minorHAnsi" w:cstheme="minorHAnsi"/>
            <w:vertAlign w:val="superscript"/>
          </w:rPr>
        </w:r>
        <w:r w:rsidR="00B91A1D" w:rsidRPr="00B91A1D" w:rsidDel="00057D27">
          <w:rPr>
            <w:rFonts w:asciiTheme="minorHAnsi" w:hAnsiTheme="minorHAnsi" w:cstheme="minorHAnsi"/>
            <w:vertAlign w:val="superscript"/>
          </w:rPr>
          <w:fldChar w:fldCharType="separate"/>
        </w:r>
        <w:r w:rsidR="001D777F" w:rsidRPr="001D777F" w:rsidDel="00057D27">
          <w:rPr>
            <w:rStyle w:val="EndnoteReference"/>
          </w:rPr>
          <w:delText>12</w:delText>
        </w:r>
        <w:r w:rsidR="00B91A1D" w:rsidRPr="00B91A1D" w:rsidDel="00057D27">
          <w:rPr>
            <w:rFonts w:asciiTheme="minorHAnsi" w:hAnsiTheme="minorHAnsi" w:cstheme="minorHAnsi"/>
            <w:vertAlign w:val="superscript"/>
          </w:rPr>
          <w:fldChar w:fldCharType="end"/>
        </w:r>
        <w:r w:rsidR="00B91A1D" w:rsidRPr="00B91A1D" w:rsidDel="00057D27">
          <w:rPr>
            <w:rFonts w:asciiTheme="minorHAnsi" w:hAnsiTheme="minorHAnsi" w:cstheme="minorHAnsi"/>
            <w:vertAlign w:val="superscript"/>
          </w:rPr>
          <w:delText>,</w:delText>
        </w:r>
      </w:del>
      <w:ins w:id="584" w:author="Laura Sitler" w:date="2023-08-31T10:16:00Z">
        <w:r w:rsidR="00057D27">
          <w:rPr>
            <w:rFonts w:asciiTheme="minorHAnsi" w:hAnsiTheme="minorHAnsi" w:cstheme="minorHAnsi"/>
            <w:vertAlign w:val="superscript"/>
          </w:rPr>
          <w:t>-</w:t>
        </w:r>
      </w:ins>
      <w:del w:id="585" w:author="Laura Sitler" w:date="2023-08-31T12:33:00Z">
        <w:r w:rsidR="00B91A1D" w:rsidRPr="00B91A1D" w:rsidDel="0048281F">
          <w:rPr>
            <w:rFonts w:asciiTheme="minorHAnsi" w:hAnsiTheme="minorHAnsi" w:cstheme="minorHAnsi"/>
            <w:vertAlign w:val="superscript"/>
          </w:rPr>
          <w:fldChar w:fldCharType="begin"/>
        </w:r>
        <w:r w:rsidR="00B91A1D" w:rsidRPr="00B91A1D" w:rsidDel="0048281F">
          <w:rPr>
            <w:rFonts w:asciiTheme="minorHAnsi" w:hAnsiTheme="minorHAnsi" w:cstheme="minorHAnsi"/>
            <w:vertAlign w:val="superscript"/>
          </w:rPr>
          <w:delInstrText xml:space="preserve"> NOTEREF _Ref141736538 \f \h </w:delInstrText>
        </w:r>
        <w:r w:rsidR="00B91A1D" w:rsidDel="0048281F">
          <w:rPr>
            <w:rFonts w:asciiTheme="minorHAnsi" w:hAnsiTheme="minorHAnsi" w:cstheme="minorHAnsi"/>
            <w:vertAlign w:val="superscript"/>
          </w:rPr>
          <w:delInstrText xml:space="preserve"> \* MERGEFORMAT </w:delInstrText>
        </w:r>
        <w:r w:rsidR="00B91A1D" w:rsidRPr="00B91A1D" w:rsidDel="0048281F">
          <w:rPr>
            <w:rFonts w:asciiTheme="minorHAnsi" w:hAnsiTheme="minorHAnsi" w:cstheme="minorHAnsi"/>
            <w:vertAlign w:val="superscript"/>
          </w:rPr>
        </w:r>
        <w:r w:rsidR="00B91A1D" w:rsidRPr="00B91A1D" w:rsidDel="0048281F">
          <w:rPr>
            <w:rFonts w:asciiTheme="minorHAnsi" w:hAnsiTheme="minorHAnsi" w:cstheme="minorHAnsi"/>
            <w:vertAlign w:val="superscript"/>
          </w:rPr>
          <w:fldChar w:fldCharType="separate"/>
        </w:r>
        <w:r w:rsidR="001D777F" w:rsidRPr="001D777F" w:rsidDel="0048281F">
          <w:rPr>
            <w:rStyle w:val="EndnoteReference"/>
          </w:rPr>
          <w:delText>13</w:delText>
        </w:r>
        <w:r w:rsidR="00B91A1D" w:rsidRPr="00B91A1D" w:rsidDel="0048281F">
          <w:rPr>
            <w:rFonts w:asciiTheme="minorHAnsi" w:hAnsiTheme="minorHAnsi" w:cstheme="minorHAnsi"/>
            <w:vertAlign w:val="superscript"/>
          </w:rPr>
          <w:fldChar w:fldCharType="end"/>
        </w:r>
      </w:del>
      <w:ins w:id="586" w:author="Laura Sitler" w:date="2023-08-31T12:33:00Z">
        <w:r w:rsidR="0048281F" w:rsidRPr="00B91A1D">
          <w:rPr>
            <w:rFonts w:asciiTheme="minorHAnsi" w:hAnsiTheme="minorHAnsi" w:cstheme="minorHAnsi"/>
            <w:vertAlign w:val="superscript"/>
          </w:rPr>
          <w:fldChar w:fldCharType="begin"/>
        </w:r>
        <w:r w:rsidR="0048281F" w:rsidRPr="00B91A1D">
          <w:rPr>
            <w:rFonts w:asciiTheme="minorHAnsi" w:hAnsiTheme="minorHAnsi" w:cstheme="minorHAnsi"/>
            <w:vertAlign w:val="superscript"/>
          </w:rPr>
          <w:instrText xml:space="preserve"> NOTEREF _Ref141736538 \f \h </w:instrText>
        </w:r>
        <w:r w:rsidR="0048281F">
          <w:rPr>
            <w:rFonts w:asciiTheme="minorHAnsi" w:hAnsiTheme="minorHAnsi" w:cstheme="minorHAnsi"/>
            <w:vertAlign w:val="superscript"/>
          </w:rPr>
          <w:instrText xml:space="preserve"> \* MERGEFORMAT </w:instrText>
        </w:r>
      </w:ins>
      <w:r w:rsidR="0048281F" w:rsidRPr="00B91A1D">
        <w:rPr>
          <w:rFonts w:asciiTheme="minorHAnsi" w:hAnsiTheme="minorHAnsi" w:cstheme="minorHAnsi"/>
          <w:vertAlign w:val="superscript"/>
        </w:rPr>
      </w:r>
      <w:ins w:id="587" w:author="Laura Sitler" w:date="2023-08-31T12:33:00Z">
        <w:r w:rsidR="0048281F" w:rsidRPr="00B91A1D">
          <w:rPr>
            <w:rFonts w:asciiTheme="minorHAnsi" w:hAnsiTheme="minorHAnsi" w:cstheme="minorHAnsi"/>
            <w:vertAlign w:val="superscript"/>
          </w:rPr>
          <w:fldChar w:fldCharType="separate"/>
        </w:r>
        <w:r w:rsidR="0048281F" w:rsidRPr="001D777F">
          <w:rPr>
            <w:rStyle w:val="EndnoteReference"/>
          </w:rPr>
          <w:t>1</w:t>
        </w:r>
      </w:ins>
      <w:ins w:id="588" w:author="Laura Sitler" w:date="2023-08-31T13:47:00Z">
        <w:r w:rsidR="00603EC2">
          <w:rPr>
            <w:rStyle w:val="EndnoteReference"/>
          </w:rPr>
          <w:t>5</w:t>
        </w:r>
      </w:ins>
      <w:ins w:id="589" w:author="Laura Sitler" w:date="2023-08-31T12:33:00Z">
        <w:r w:rsidR="0048281F" w:rsidRPr="00B91A1D">
          <w:rPr>
            <w:rFonts w:asciiTheme="minorHAnsi" w:hAnsiTheme="minorHAnsi" w:cstheme="minorHAnsi"/>
            <w:vertAlign w:val="superscript"/>
          </w:rPr>
          <w:fldChar w:fldCharType="end"/>
        </w:r>
      </w:ins>
      <w:r w:rsidR="00B91A1D" w:rsidRPr="00B91A1D">
        <w:rPr>
          <w:rFonts w:asciiTheme="minorHAnsi" w:hAnsiTheme="minorHAnsi" w:cstheme="minorHAnsi"/>
          <w:vertAlign w:val="superscript"/>
        </w:rPr>
        <w:t>,</w:t>
      </w:r>
      <w:del w:id="590" w:author="Laura Sitler" w:date="2023-08-31T12:33:00Z">
        <w:r w:rsidR="00B91A1D" w:rsidRPr="00B91A1D" w:rsidDel="0048281F">
          <w:rPr>
            <w:rFonts w:asciiTheme="minorHAnsi" w:hAnsiTheme="minorHAnsi" w:cstheme="minorHAnsi"/>
            <w:vertAlign w:val="superscript"/>
          </w:rPr>
          <w:fldChar w:fldCharType="begin"/>
        </w:r>
        <w:r w:rsidR="00B91A1D" w:rsidRPr="00B91A1D" w:rsidDel="0048281F">
          <w:rPr>
            <w:rFonts w:asciiTheme="minorHAnsi" w:hAnsiTheme="minorHAnsi" w:cstheme="minorHAnsi"/>
            <w:vertAlign w:val="superscript"/>
          </w:rPr>
          <w:delInstrText xml:space="preserve"> NOTEREF _Ref141736544 \f \h </w:delInstrText>
        </w:r>
        <w:r w:rsidR="00B91A1D" w:rsidDel="0048281F">
          <w:rPr>
            <w:rFonts w:asciiTheme="minorHAnsi" w:hAnsiTheme="minorHAnsi" w:cstheme="minorHAnsi"/>
            <w:vertAlign w:val="superscript"/>
          </w:rPr>
          <w:delInstrText xml:space="preserve"> \* MERGEFORMAT </w:delInstrText>
        </w:r>
        <w:r w:rsidR="00B91A1D" w:rsidRPr="00B91A1D" w:rsidDel="0048281F">
          <w:rPr>
            <w:rFonts w:asciiTheme="minorHAnsi" w:hAnsiTheme="minorHAnsi" w:cstheme="minorHAnsi"/>
            <w:vertAlign w:val="superscript"/>
          </w:rPr>
        </w:r>
        <w:r w:rsidR="00B91A1D" w:rsidRPr="00B91A1D" w:rsidDel="0048281F">
          <w:rPr>
            <w:rFonts w:asciiTheme="minorHAnsi" w:hAnsiTheme="minorHAnsi" w:cstheme="minorHAnsi"/>
            <w:vertAlign w:val="superscript"/>
          </w:rPr>
          <w:fldChar w:fldCharType="separate"/>
        </w:r>
        <w:r w:rsidR="001D777F" w:rsidRPr="001D777F" w:rsidDel="0048281F">
          <w:rPr>
            <w:rStyle w:val="EndnoteReference"/>
          </w:rPr>
          <w:delText>15</w:delText>
        </w:r>
        <w:r w:rsidR="00B91A1D" w:rsidRPr="00B91A1D" w:rsidDel="0048281F">
          <w:rPr>
            <w:rFonts w:asciiTheme="minorHAnsi" w:hAnsiTheme="minorHAnsi" w:cstheme="minorHAnsi"/>
            <w:vertAlign w:val="superscript"/>
          </w:rPr>
          <w:fldChar w:fldCharType="end"/>
        </w:r>
      </w:del>
      <w:ins w:id="591" w:author="Laura Sitler" w:date="2023-08-31T12:33:00Z">
        <w:r w:rsidR="0048281F" w:rsidRPr="00B91A1D">
          <w:rPr>
            <w:rFonts w:asciiTheme="minorHAnsi" w:hAnsiTheme="minorHAnsi" w:cstheme="minorHAnsi"/>
            <w:vertAlign w:val="superscript"/>
          </w:rPr>
          <w:fldChar w:fldCharType="begin"/>
        </w:r>
        <w:r w:rsidR="0048281F" w:rsidRPr="00B91A1D">
          <w:rPr>
            <w:rFonts w:asciiTheme="minorHAnsi" w:hAnsiTheme="minorHAnsi" w:cstheme="minorHAnsi"/>
            <w:vertAlign w:val="superscript"/>
          </w:rPr>
          <w:instrText xml:space="preserve"> NOTEREF _Ref141736544 \f \h </w:instrText>
        </w:r>
        <w:r w:rsidR="0048281F">
          <w:rPr>
            <w:rFonts w:asciiTheme="minorHAnsi" w:hAnsiTheme="minorHAnsi" w:cstheme="minorHAnsi"/>
            <w:vertAlign w:val="superscript"/>
          </w:rPr>
          <w:instrText xml:space="preserve"> \* MERGEFORMAT </w:instrText>
        </w:r>
      </w:ins>
      <w:r w:rsidR="0048281F" w:rsidRPr="00B91A1D">
        <w:rPr>
          <w:rFonts w:asciiTheme="minorHAnsi" w:hAnsiTheme="minorHAnsi" w:cstheme="minorHAnsi"/>
          <w:vertAlign w:val="superscript"/>
        </w:rPr>
      </w:r>
      <w:ins w:id="592" w:author="Laura Sitler" w:date="2023-08-31T12:33:00Z">
        <w:r w:rsidR="0048281F" w:rsidRPr="00B91A1D">
          <w:rPr>
            <w:rFonts w:asciiTheme="minorHAnsi" w:hAnsiTheme="minorHAnsi" w:cstheme="minorHAnsi"/>
            <w:vertAlign w:val="superscript"/>
          </w:rPr>
          <w:fldChar w:fldCharType="separate"/>
        </w:r>
        <w:r w:rsidR="0048281F" w:rsidRPr="001D777F">
          <w:rPr>
            <w:rStyle w:val="EndnoteReference"/>
          </w:rPr>
          <w:t>1</w:t>
        </w:r>
      </w:ins>
      <w:ins w:id="593" w:author="Laura Sitler" w:date="2023-08-31T13:47:00Z">
        <w:r w:rsidR="00603EC2">
          <w:rPr>
            <w:rStyle w:val="EndnoteReference"/>
          </w:rPr>
          <w:t>7</w:t>
        </w:r>
      </w:ins>
      <w:ins w:id="594" w:author="Laura Sitler" w:date="2023-08-31T12:33:00Z">
        <w:r w:rsidR="0048281F" w:rsidRPr="00B91A1D">
          <w:rPr>
            <w:rFonts w:asciiTheme="minorHAnsi" w:hAnsiTheme="minorHAnsi" w:cstheme="minorHAnsi"/>
            <w:vertAlign w:val="superscript"/>
          </w:rPr>
          <w:fldChar w:fldCharType="end"/>
        </w:r>
      </w:ins>
      <w:del w:id="595" w:author="Laura Sitler" w:date="2023-08-31T10:16:00Z">
        <w:r w:rsidR="00B91A1D" w:rsidRPr="00B91A1D" w:rsidDel="00057D27">
          <w:rPr>
            <w:rFonts w:asciiTheme="minorHAnsi" w:hAnsiTheme="minorHAnsi" w:cstheme="minorHAnsi"/>
            <w:vertAlign w:val="superscript"/>
          </w:rPr>
          <w:delText>,</w:delText>
        </w:r>
        <w:r w:rsidR="00B91A1D" w:rsidRPr="00B91A1D" w:rsidDel="00057D27">
          <w:rPr>
            <w:rFonts w:asciiTheme="minorHAnsi" w:hAnsiTheme="minorHAnsi" w:cstheme="minorHAnsi"/>
            <w:vertAlign w:val="superscript"/>
          </w:rPr>
          <w:fldChar w:fldCharType="begin"/>
        </w:r>
        <w:r w:rsidR="00B91A1D" w:rsidRPr="00B91A1D" w:rsidDel="00057D27">
          <w:rPr>
            <w:rFonts w:asciiTheme="minorHAnsi" w:hAnsiTheme="minorHAnsi" w:cstheme="minorHAnsi"/>
            <w:vertAlign w:val="superscript"/>
          </w:rPr>
          <w:delInstrText xml:space="preserve"> NOTEREF _Ref141736545 \f \h </w:delInstrText>
        </w:r>
        <w:r w:rsidR="00B91A1D" w:rsidDel="00057D27">
          <w:rPr>
            <w:rFonts w:asciiTheme="minorHAnsi" w:hAnsiTheme="minorHAnsi" w:cstheme="minorHAnsi"/>
            <w:vertAlign w:val="superscript"/>
          </w:rPr>
          <w:delInstrText xml:space="preserve"> \* MERGEFORMAT </w:delInstrText>
        </w:r>
        <w:r w:rsidR="00B91A1D" w:rsidRPr="00B91A1D" w:rsidDel="00057D27">
          <w:rPr>
            <w:rFonts w:asciiTheme="minorHAnsi" w:hAnsiTheme="minorHAnsi" w:cstheme="minorHAnsi"/>
            <w:vertAlign w:val="superscript"/>
          </w:rPr>
        </w:r>
        <w:r w:rsidR="00B91A1D" w:rsidRPr="00B91A1D" w:rsidDel="00057D27">
          <w:rPr>
            <w:rFonts w:asciiTheme="minorHAnsi" w:hAnsiTheme="minorHAnsi" w:cstheme="minorHAnsi"/>
            <w:vertAlign w:val="superscript"/>
          </w:rPr>
          <w:fldChar w:fldCharType="separate"/>
        </w:r>
        <w:r w:rsidR="001D777F" w:rsidRPr="001D777F" w:rsidDel="00057D27">
          <w:rPr>
            <w:rStyle w:val="EndnoteReference"/>
          </w:rPr>
          <w:delText>16</w:delText>
        </w:r>
        <w:r w:rsidR="00B91A1D" w:rsidRPr="00B91A1D" w:rsidDel="00057D27">
          <w:rPr>
            <w:rFonts w:asciiTheme="minorHAnsi" w:hAnsiTheme="minorHAnsi" w:cstheme="minorHAnsi"/>
            <w:vertAlign w:val="superscript"/>
          </w:rPr>
          <w:fldChar w:fldCharType="end"/>
        </w:r>
        <w:r w:rsidR="00B91A1D" w:rsidRPr="00B91A1D" w:rsidDel="00057D27">
          <w:rPr>
            <w:rFonts w:asciiTheme="minorHAnsi" w:hAnsiTheme="minorHAnsi" w:cstheme="minorHAnsi"/>
            <w:vertAlign w:val="superscript"/>
          </w:rPr>
          <w:delText>,</w:delText>
        </w:r>
      </w:del>
      <w:ins w:id="596" w:author="Laura Sitler" w:date="2023-08-31T10:16:00Z">
        <w:r w:rsidR="00057D27">
          <w:rPr>
            <w:rFonts w:asciiTheme="minorHAnsi" w:hAnsiTheme="minorHAnsi" w:cstheme="minorHAnsi"/>
            <w:vertAlign w:val="superscript"/>
          </w:rPr>
          <w:t>-</w:t>
        </w:r>
      </w:ins>
      <w:del w:id="597" w:author="Laura Sitler" w:date="2023-08-31T12:33:00Z">
        <w:r w:rsidR="00B91A1D" w:rsidRPr="00B91A1D" w:rsidDel="0048281F">
          <w:rPr>
            <w:rFonts w:asciiTheme="minorHAnsi" w:hAnsiTheme="minorHAnsi" w:cstheme="minorHAnsi"/>
            <w:vertAlign w:val="superscript"/>
          </w:rPr>
          <w:fldChar w:fldCharType="begin"/>
        </w:r>
        <w:r w:rsidR="00B91A1D" w:rsidRPr="00B91A1D" w:rsidDel="0048281F">
          <w:rPr>
            <w:rFonts w:asciiTheme="minorHAnsi" w:hAnsiTheme="minorHAnsi" w:cstheme="minorHAnsi"/>
            <w:vertAlign w:val="superscript"/>
          </w:rPr>
          <w:delInstrText xml:space="preserve"> NOTEREF _Ref141736547 \f \h </w:delInstrText>
        </w:r>
        <w:r w:rsidR="00B91A1D" w:rsidDel="0048281F">
          <w:rPr>
            <w:rFonts w:asciiTheme="minorHAnsi" w:hAnsiTheme="minorHAnsi" w:cstheme="minorHAnsi"/>
            <w:vertAlign w:val="superscript"/>
          </w:rPr>
          <w:delInstrText xml:space="preserve"> \* MERGEFORMAT </w:delInstrText>
        </w:r>
        <w:r w:rsidR="00B91A1D" w:rsidRPr="00B91A1D" w:rsidDel="0048281F">
          <w:rPr>
            <w:rFonts w:asciiTheme="minorHAnsi" w:hAnsiTheme="minorHAnsi" w:cstheme="minorHAnsi"/>
            <w:vertAlign w:val="superscript"/>
          </w:rPr>
        </w:r>
        <w:r w:rsidR="00B91A1D" w:rsidRPr="00B91A1D" w:rsidDel="0048281F">
          <w:rPr>
            <w:rFonts w:asciiTheme="minorHAnsi" w:hAnsiTheme="minorHAnsi" w:cstheme="minorHAnsi"/>
            <w:vertAlign w:val="superscript"/>
          </w:rPr>
          <w:fldChar w:fldCharType="separate"/>
        </w:r>
        <w:r w:rsidR="001D777F" w:rsidRPr="001D777F" w:rsidDel="0048281F">
          <w:rPr>
            <w:rStyle w:val="EndnoteReference"/>
          </w:rPr>
          <w:delText>17</w:delText>
        </w:r>
        <w:r w:rsidR="00B91A1D" w:rsidRPr="00B91A1D" w:rsidDel="0048281F">
          <w:rPr>
            <w:rFonts w:asciiTheme="minorHAnsi" w:hAnsiTheme="minorHAnsi" w:cstheme="minorHAnsi"/>
            <w:vertAlign w:val="superscript"/>
          </w:rPr>
          <w:fldChar w:fldCharType="end"/>
        </w:r>
        <w:r w:rsidRPr="00B91A1D" w:rsidDel="0048281F">
          <w:rPr>
            <w:rFonts w:asciiTheme="minorHAnsi" w:hAnsiTheme="minorHAnsi" w:cstheme="minorHAnsi"/>
            <w:vertAlign w:val="superscript"/>
          </w:rPr>
          <w:delText xml:space="preserve"> </w:delText>
        </w:r>
      </w:del>
      <w:ins w:id="598" w:author="Laura Sitler" w:date="2023-08-31T12:33:00Z">
        <w:r w:rsidR="0048281F" w:rsidRPr="00B91A1D">
          <w:rPr>
            <w:rFonts w:asciiTheme="minorHAnsi" w:hAnsiTheme="minorHAnsi" w:cstheme="minorHAnsi"/>
            <w:vertAlign w:val="superscript"/>
          </w:rPr>
          <w:fldChar w:fldCharType="begin"/>
        </w:r>
        <w:r w:rsidR="0048281F" w:rsidRPr="00B91A1D">
          <w:rPr>
            <w:rFonts w:asciiTheme="minorHAnsi" w:hAnsiTheme="minorHAnsi" w:cstheme="minorHAnsi"/>
            <w:vertAlign w:val="superscript"/>
          </w:rPr>
          <w:instrText xml:space="preserve"> NOTEREF _Ref141736547 \f \h </w:instrText>
        </w:r>
        <w:r w:rsidR="0048281F">
          <w:rPr>
            <w:rFonts w:asciiTheme="minorHAnsi" w:hAnsiTheme="minorHAnsi" w:cstheme="minorHAnsi"/>
            <w:vertAlign w:val="superscript"/>
          </w:rPr>
          <w:instrText xml:space="preserve"> \* MERGEFORMAT </w:instrText>
        </w:r>
      </w:ins>
      <w:r w:rsidR="0048281F" w:rsidRPr="00B91A1D">
        <w:rPr>
          <w:rFonts w:asciiTheme="minorHAnsi" w:hAnsiTheme="minorHAnsi" w:cstheme="minorHAnsi"/>
          <w:vertAlign w:val="superscript"/>
        </w:rPr>
      </w:r>
      <w:ins w:id="599" w:author="Laura Sitler" w:date="2023-08-31T12:33:00Z">
        <w:r w:rsidR="0048281F" w:rsidRPr="00B91A1D">
          <w:rPr>
            <w:rFonts w:asciiTheme="minorHAnsi" w:hAnsiTheme="minorHAnsi" w:cstheme="minorHAnsi"/>
            <w:vertAlign w:val="superscript"/>
          </w:rPr>
          <w:fldChar w:fldCharType="separate"/>
        </w:r>
        <w:r w:rsidR="0048281F" w:rsidRPr="001D777F">
          <w:rPr>
            <w:rStyle w:val="EndnoteReference"/>
          </w:rPr>
          <w:t>1</w:t>
        </w:r>
      </w:ins>
      <w:ins w:id="600" w:author="Laura Sitler" w:date="2023-08-31T13:47:00Z">
        <w:r w:rsidR="00603EC2">
          <w:rPr>
            <w:rStyle w:val="EndnoteReference"/>
          </w:rPr>
          <w:t>9</w:t>
        </w:r>
      </w:ins>
      <w:ins w:id="601" w:author="Laura Sitler" w:date="2023-08-31T12:33:00Z">
        <w:r w:rsidR="0048281F" w:rsidRPr="00B91A1D">
          <w:rPr>
            <w:rFonts w:asciiTheme="minorHAnsi" w:hAnsiTheme="minorHAnsi" w:cstheme="minorHAnsi"/>
            <w:vertAlign w:val="superscript"/>
          </w:rPr>
          <w:fldChar w:fldCharType="end"/>
        </w:r>
        <w:r w:rsidR="0048281F" w:rsidRPr="00B91A1D">
          <w:rPr>
            <w:rFonts w:asciiTheme="minorHAnsi" w:hAnsiTheme="minorHAnsi" w:cstheme="minorHAnsi"/>
            <w:vertAlign w:val="superscript"/>
          </w:rPr>
          <w:t xml:space="preserve"> </w:t>
        </w:r>
      </w:ins>
    </w:p>
    <w:p w14:paraId="3C15ABC0" w14:textId="77777777" w:rsidR="00E33F3D" w:rsidRDefault="00E33F3D" w:rsidP="00417851">
      <w:pPr>
        <w:spacing w:line="360" w:lineRule="auto"/>
        <w:rPr>
          <w:rFonts w:asciiTheme="minorHAnsi" w:hAnsiTheme="minorHAnsi" w:cstheme="minorHAnsi"/>
          <w:b/>
          <w:bCs/>
        </w:rPr>
      </w:pPr>
    </w:p>
    <w:p w14:paraId="6957CA6E" w14:textId="36BCB7ED" w:rsidR="00E33F3D" w:rsidRDefault="00E33F3D">
      <w:pPr>
        <w:pStyle w:val="Heading1"/>
        <w:pPrChange w:id="602" w:author="Laura Sitler" w:date="2023-08-31T09:44:00Z">
          <w:pPr>
            <w:spacing w:line="360" w:lineRule="auto"/>
            <w:jc w:val="center"/>
          </w:pPr>
        </w:pPrChange>
      </w:pPr>
      <w:r>
        <w:t>Conclusion</w:t>
      </w:r>
    </w:p>
    <w:p w14:paraId="7CA6E596" w14:textId="70B3C398" w:rsidR="00E33F3D" w:rsidRPr="00B91A1D" w:rsidDel="005B705B" w:rsidRDefault="00E33F3D" w:rsidP="00417851">
      <w:pPr>
        <w:spacing w:line="360" w:lineRule="auto"/>
        <w:rPr>
          <w:del w:id="603" w:author="Laura Sitler" w:date="2023-08-31T09:45:00Z"/>
          <w:rFonts w:asciiTheme="minorHAnsi" w:hAnsiTheme="minorHAnsi" w:cstheme="minorHAnsi"/>
        </w:rPr>
      </w:pPr>
    </w:p>
    <w:p w14:paraId="4E02E048" w14:textId="73804AF2" w:rsidR="00E33F3D" w:rsidRDefault="00657365" w:rsidP="00417851">
      <w:pPr>
        <w:spacing w:line="360" w:lineRule="auto"/>
        <w:rPr>
          <w:rFonts w:asciiTheme="minorHAnsi" w:hAnsiTheme="minorHAnsi" w:cstheme="minorHAnsi"/>
        </w:rPr>
      </w:pPr>
      <w:r>
        <w:rPr>
          <w:rFonts w:asciiTheme="minorHAnsi" w:hAnsiTheme="minorHAnsi" w:cstheme="minorHAnsi"/>
        </w:rPr>
        <w:t xml:space="preserve">Fixed MRI has been a valuable imaging tool for medical professionals since its initial FDA approval in the early 1980s. The </w:t>
      </w:r>
      <w:del w:id="604" w:author="Laura Sitler" w:date="2023-08-31T11:55:00Z">
        <w:r w:rsidDel="00604792">
          <w:rPr>
            <w:rFonts w:asciiTheme="minorHAnsi" w:hAnsiTheme="minorHAnsi" w:cstheme="minorHAnsi"/>
          </w:rPr>
          <w:delText>three</w:delText>
        </w:r>
      </w:del>
      <w:ins w:id="605" w:author="Laura Sitler" w:date="2023-08-31T11:55:00Z">
        <w:r w:rsidR="00604792">
          <w:rPr>
            <w:rFonts w:asciiTheme="minorHAnsi" w:hAnsiTheme="minorHAnsi" w:cstheme="minorHAnsi"/>
          </w:rPr>
          <w:t>3</w:t>
        </w:r>
      </w:ins>
      <w:r>
        <w:rPr>
          <w:rFonts w:asciiTheme="minorHAnsi" w:hAnsiTheme="minorHAnsi" w:cstheme="minorHAnsi"/>
        </w:rPr>
        <w:t xml:space="preserve">-dimensional, detailed images of soft tissue provide vital information to physicians and medical imaging personnel that help with the detection, diagnosis, and treatment planning of many diseases. However, the high cost of high-field, fixed MRI as well as the housing requirements, personnel </w:t>
      </w:r>
      <w:r>
        <w:rPr>
          <w:rFonts w:asciiTheme="minorHAnsi" w:hAnsiTheme="minorHAnsi" w:cstheme="minorHAnsi"/>
        </w:rPr>
        <w:lastRenderedPageBreak/>
        <w:t xml:space="preserve">training, loud noise, and small bore keep it from being an option for all patient populations. Low-field, portable, point-of-care MRI, which was FDA approved in 2018, has given patients in low- and middle-income countries and rural areas access to MRI that </w:t>
      </w:r>
      <w:r w:rsidR="00EA4427">
        <w:rPr>
          <w:rFonts w:asciiTheme="minorHAnsi" w:hAnsiTheme="minorHAnsi" w:cstheme="minorHAnsi"/>
        </w:rPr>
        <w:t xml:space="preserve">was previously unattainable. Also, populations such as </w:t>
      </w:r>
      <w:ins w:id="606" w:author="Laura Sitler" w:date="2023-08-31T11:57:00Z">
        <w:r w:rsidR="006D2F66">
          <w:rPr>
            <w:rFonts w:asciiTheme="minorHAnsi" w:hAnsiTheme="minorHAnsi" w:cstheme="minorHAnsi"/>
          </w:rPr>
          <w:t xml:space="preserve">those with </w:t>
        </w:r>
      </w:ins>
      <w:r w:rsidR="00EA4427">
        <w:rPr>
          <w:rFonts w:asciiTheme="minorHAnsi" w:hAnsiTheme="minorHAnsi" w:cstheme="minorHAnsi"/>
        </w:rPr>
        <w:t>obes</w:t>
      </w:r>
      <w:ins w:id="607" w:author="Laura Sitler" w:date="2023-08-31T11:57:00Z">
        <w:r w:rsidR="006D2F66">
          <w:rPr>
            <w:rFonts w:asciiTheme="minorHAnsi" w:hAnsiTheme="minorHAnsi" w:cstheme="minorHAnsi"/>
          </w:rPr>
          <w:t>ity</w:t>
        </w:r>
      </w:ins>
      <w:del w:id="608" w:author="Laura Sitler" w:date="2023-08-31T11:57:00Z">
        <w:r w:rsidR="00EA4427" w:rsidDel="006D2F66">
          <w:rPr>
            <w:rFonts w:asciiTheme="minorHAnsi" w:hAnsiTheme="minorHAnsi" w:cstheme="minorHAnsi"/>
          </w:rPr>
          <w:delText>e patients</w:delText>
        </w:r>
      </w:del>
      <w:r w:rsidR="00EA4427">
        <w:rPr>
          <w:rFonts w:asciiTheme="minorHAnsi" w:hAnsiTheme="minorHAnsi" w:cstheme="minorHAnsi"/>
        </w:rPr>
        <w:t>, pediatric patients, and critically ill patients now have an option to undergo MRI exam</w:t>
      </w:r>
      <w:ins w:id="609" w:author="Laura Sitler" w:date="2023-08-31T11:57:00Z">
        <w:r w:rsidR="006D2F66">
          <w:rPr>
            <w:rFonts w:asciiTheme="minorHAnsi" w:hAnsiTheme="minorHAnsi" w:cstheme="minorHAnsi"/>
          </w:rPr>
          <w:t>ination</w:t>
        </w:r>
      </w:ins>
      <w:r w:rsidR="00EA4427">
        <w:rPr>
          <w:rFonts w:asciiTheme="minorHAnsi" w:hAnsiTheme="minorHAnsi" w:cstheme="minorHAnsi"/>
        </w:rPr>
        <w:t>s without needing sedation, expensive open or wide-bore machines, and without having to be transported to the imaging department. The advantages of portable MRI are great; however, the decreased image quality and increased scan time need improvement. Technological and software advancements and the integration of artificial intelligence have increased the application of portable MRI and will likely continue to improve the scanning to make it a viable option for many patients to come.</w:t>
      </w:r>
      <w:r>
        <w:rPr>
          <w:rFonts w:asciiTheme="minorHAnsi" w:hAnsiTheme="minorHAnsi" w:cstheme="minorHAnsi"/>
        </w:rPr>
        <w:t xml:space="preserve"> </w:t>
      </w:r>
    </w:p>
    <w:p w14:paraId="47751C71" w14:textId="4F88ED86" w:rsidR="00C939B0" w:rsidDel="00B576C8" w:rsidRDefault="00C939B0" w:rsidP="001D777F">
      <w:pPr>
        <w:spacing w:line="360" w:lineRule="auto"/>
        <w:rPr>
          <w:del w:id="610" w:author="Laura Sitler" w:date="2023-08-31T10:18:00Z"/>
          <w:rFonts w:asciiTheme="minorHAnsi" w:hAnsiTheme="minorHAnsi" w:cstheme="minorHAnsi"/>
          <w:b/>
          <w:bCs/>
        </w:rPr>
      </w:pPr>
      <w:del w:id="611" w:author="Laura Sitler" w:date="2023-08-31T10:18:00Z">
        <w:r w:rsidDel="00B576C8">
          <w:rPr>
            <w:rFonts w:asciiTheme="minorHAnsi" w:hAnsiTheme="minorHAnsi" w:cstheme="minorHAnsi"/>
            <w:b/>
            <w:bCs/>
          </w:rPr>
          <w:br w:type="page"/>
        </w:r>
      </w:del>
    </w:p>
    <w:p w14:paraId="06A925B8" w14:textId="3206BC5D" w:rsidR="00C939B0" w:rsidRDefault="00C939B0" w:rsidP="005B705B">
      <w:pPr>
        <w:pStyle w:val="Heading1"/>
        <w:rPr>
          <w:ins w:id="612" w:author="Laura Sitler" w:date="2023-08-31T12:02:00Z"/>
        </w:rPr>
      </w:pPr>
      <w:r>
        <w:t>References</w:t>
      </w:r>
    </w:p>
    <w:p w14:paraId="0344D7AB" w14:textId="54C1E46A" w:rsidR="00DD2638" w:rsidRPr="00DD2638" w:rsidRDefault="00DD2638" w:rsidP="00DD2638">
      <w:pPr>
        <w:pStyle w:val="EndnoteText"/>
        <w:spacing w:line="360" w:lineRule="auto"/>
        <w:rPr>
          <w:sz w:val="22"/>
          <w:szCs w:val="22"/>
        </w:rPr>
      </w:pPr>
      <w:r w:rsidRPr="00DD2638">
        <w:rPr>
          <w:sz w:val="22"/>
          <w:szCs w:val="22"/>
        </w:rPr>
        <w:t>1. National Institute of Biomedical Imaging and Bioengineering</w:t>
      </w:r>
      <w:del w:id="613" w:author="Laura Sitler" w:date="2023-08-31T12:04:00Z">
        <w:r w:rsidRPr="00DD2638" w:rsidDel="00DD2638">
          <w:rPr>
            <w:sz w:val="22"/>
            <w:szCs w:val="22"/>
          </w:rPr>
          <w:delText xml:space="preserve"> (NBIB)</w:delText>
        </w:r>
      </w:del>
      <w:r w:rsidRPr="00DD2638">
        <w:rPr>
          <w:sz w:val="22"/>
          <w:szCs w:val="22"/>
        </w:rPr>
        <w:t xml:space="preserve">. Magnetic </w:t>
      </w:r>
      <w:del w:id="614" w:author="Laura Sitler" w:date="2023-08-31T12:04:00Z">
        <w:r w:rsidRPr="00DD2638" w:rsidDel="00DD2638">
          <w:rPr>
            <w:sz w:val="22"/>
            <w:szCs w:val="22"/>
          </w:rPr>
          <w:delText xml:space="preserve">Resonance </w:delText>
        </w:r>
      </w:del>
      <w:ins w:id="615" w:author="Laura Sitler" w:date="2023-08-31T12:04:00Z">
        <w:r>
          <w:rPr>
            <w:sz w:val="22"/>
            <w:szCs w:val="22"/>
          </w:rPr>
          <w:t>r</w:t>
        </w:r>
        <w:r w:rsidRPr="00DD2638">
          <w:rPr>
            <w:sz w:val="22"/>
            <w:szCs w:val="22"/>
          </w:rPr>
          <w:t xml:space="preserve">esonance </w:t>
        </w:r>
      </w:ins>
      <w:del w:id="616" w:author="Laura Sitler" w:date="2023-08-31T12:04:00Z">
        <w:r w:rsidRPr="00DD2638" w:rsidDel="00DD2638">
          <w:rPr>
            <w:sz w:val="22"/>
            <w:szCs w:val="22"/>
          </w:rPr>
          <w:delText xml:space="preserve">Imaging </w:delText>
        </w:r>
      </w:del>
      <w:ins w:id="617" w:author="Laura Sitler" w:date="2023-08-31T12:04:00Z">
        <w:r>
          <w:rPr>
            <w:sz w:val="22"/>
            <w:szCs w:val="22"/>
          </w:rPr>
          <w:t>i</w:t>
        </w:r>
        <w:r w:rsidRPr="00DD2638">
          <w:rPr>
            <w:sz w:val="22"/>
            <w:szCs w:val="22"/>
          </w:rPr>
          <w:t xml:space="preserve">maging </w:t>
        </w:r>
      </w:ins>
      <w:r w:rsidRPr="00DD2638">
        <w:rPr>
          <w:sz w:val="22"/>
          <w:szCs w:val="22"/>
        </w:rPr>
        <w:t xml:space="preserve">(MRI). National Institutes of Health. </w:t>
      </w:r>
      <w:del w:id="618" w:author="Laura Sitler" w:date="2023-08-31T12:04:00Z">
        <w:r w:rsidRPr="00DD2638" w:rsidDel="00DD2638">
          <w:rPr>
            <w:sz w:val="22"/>
            <w:szCs w:val="22"/>
          </w:rPr>
          <w:delText xml:space="preserve">n.d. </w:delText>
        </w:r>
      </w:del>
      <w:r w:rsidRPr="00DD2638">
        <w:rPr>
          <w:sz w:val="22"/>
          <w:szCs w:val="22"/>
        </w:rPr>
        <w:t xml:space="preserve">Accessed July 31, 2023. https://www.nibib.nih.gov/science-education/science-topics/magnetic-resonance-imaging-mri#main-content  </w:t>
      </w:r>
    </w:p>
    <w:p w14:paraId="03126E60" w14:textId="7CB5B52A" w:rsidR="00DD2638" w:rsidRPr="00DD2638" w:rsidRDefault="00DD2638" w:rsidP="00DD2638">
      <w:pPr>
        <w:pStyle w:val="EndnoteText"/>
        <w:spacing w:line="360" w:lineRule="auto"/>
        <w:rPr>
          <w:sz w:val="22"/>
          <w:szCs w:val="22"/>
        </w:rPr>
      </w:pPr>
      <w:r w:rsidRPr="00DD2638">
        <w:rPr>
          <w:sz w:val="22"/>
          <w:szCs w:val="22"/>
        </w:rPr>
        <w:t xml:space="preserve">2. Basser P. Detection of stroke by portable, low-field MRI: </w:t>
      </w:r>
      <w:ins w:id="619" w:author="Laura Sitler" w:date="2023-08-31T12:05:00Z">
        <w:r>
          <w:rPr>
            <w:sz w:val="22"/>
            <w:szCs w:val="22"/>
          </w:rPr>
          <w:t>a</w:t>
        </w:r>
      </w:ins>
      <w:del w:id="620" w:author="Laura Sitler" w:date="2023-08-31T12:04:00Z">
        <w:r w:rsidRPr="00DD2638" w:rsidDel="00DD2638">
          <w:rPr>
            <w:sz w:val="22"/>
            <w:szCs w:val="22"/>
          </w:rPr>
          <w:delText>A</w:delText>
        </w:r>
      </w:del>
      <w:r w:rsidRPr="00DD2638">
        <w:rPr>
          <w:sz w:val="22"/>
          <w:szCs w:val="22"/>
        </w:rPr>
        <w:t xml:space="preserve"> milestone in medical imaging. </w:t>
      </w:r>
      <w:r w:rsidRPr="00DD2638">
        <w:rPr>
          <w:i/>
          <w:iCs/>
          <w:sz w:val="22"/>
          <w:szCs w:val="22"/>
        </w:rPr>
        <w:t xml:space="preserve">Sci Adv. </w:t>
      </w:r>
      <w:r w:rsidRPr="00DD2638">
        <w:rPr>
          <w:sz w:val="22"/>
          <w:szCs w:val="22"/>
        </w:rPr>
        <w:t>2022;8</w:t>
      </w:r>
      <w:del w:id="621" w:author="Laura Sitler" w:date="2023-08-31T12:04:00Z">
        <w:r w:rsidRPr="00DD2638" w:rsidDel="00DD2638">
          <w:rPr>
            <w:sz w:val="22"/>
            <w:szCs w:val="22"/>
          </w:rPr>
          <w:delText>(16)</w:delText>
        </w:r>
      </w:del>
      <w:r w:rsidRPr="00DD2638">
        <w:rPr>
          <w:sz w:val="22"/>
          <w:szCs w:val="22"/>
        </w:rPr>
        <w:t xml:space="preserve">:eabp9307. </w:t>
      </w:r>
      <w:ins w:id="622" w:author="Laura Sitler" w:date="2023-08-31T12:04:00Z">
        <w:r>
          <w:rPr>
            <w:sz w:val="22"/>
            <w:szCs w:val="22"/>
          </w:rPr>
          <w:t>doi:</w:t>
        </w:r>
        <w:r w:rsidRPr="00DD2638">
          <w:rPr>
            <w:sz w:val="22"/>
            <w:szCs w:val="22"/>
          </w:rPr>
          <w:t xml:space="preserve">10.1126/sciadv.abp9307 </w:t>
        </w:r>
      </w:ins>
      <w:del w:id="623" w:author="Laura Sitler" w:date="2023-08-31T12:04:00Z">
        <w:r w:rsidRPr="00DD2638" w:rsidDel="00DD2638">
          <w:fldChar w:fldCharType="begin"/>
        </w:r>
        <w:r w:rsidRPr="00DD2638" w:rsidDel="00DD2638">
          <w:rPr>
            <w:sz w:val="22"/>
            <w:szCs w:val="22"/>
          </w:rPr>
          <w:delInstrText>HYPERLINK "https://doi.org/10.1126/sciadv.abp9307"</w:delInstrText>
        </w:r>
        <w:r w:rsidRPr="00DD2638" w:rsidDel="00DD2638">
          <w:fldChar w:fldCharType="separate"/>
        </w:r>
        <w:r w:rsidRPr="00DD2638" w:rsidDel="00DD2638">
          <w:rPr>
            <w:rStyle w:val="Hyperlink"/>
            <w:sz w:val="22"/>
            <w:szCs w:val="22"/>
          </w:rPr>
          <w:delText>https://doi.org/10.1126/sciadv.abp9307</w:delText>
        </w:r>
        <w:r w:rsidRPr="00DD2638" w:rsidDel="00DD2638">
          <w:rPr>
            <w:rStyle w:val="Hyperlink"/>
            <w:sz w:val="22"/>
            <w:szCs w:val="22"/>
          </w:rPr>
          <w:fldChar w:fldCharType="end"/>
        </w:r>
        <w:r w:rsidRPr="00DD2638" w:rsidDel="00DD2638">
          <w:rPr>
            <w:sz w:val="22"/>
            <w:szCs w:val="22"/>
          </w:rPr>
          <w:delText xml:space="preserve"> </w:delText>
        </w:r>
      </w:del>
    </w:p>
    <w:p w14:paraId="752115A4" w14:textId="3296A3C3" w:rsidR="00DD2638" w:rsidRPr="00DD2638" w:rsidRDefault="00DD2638" w:rsidP="00DD2638">
      <w:pPr>
        <w:pStyle w:val="EndnoteText"/>
        <w:spacing w:line="360" w:lineRule="auto"/>
        <w:rPr>
          <w:sz w:val="22"/>
          <w:szCs w:val="22"/>
        </w:rPr>
      </w:pPr>
      <w:r w:rsidRPr="00DD2638">
        <w:rPr>
          <w:sz w:val="22"/>
          <w:szCs w:val="22"/>
        </w:rPr>
        <w:t xml:space="preserve">3. University of Washington Medicine Department of Radiology. Featured </w:t>
      </w:r>
      <w:ins w:id="624" w:author="Laura Sitler" w:date="2023-08-31T12:07:00Z">
        <w:r w:rsidR="007D5CE0">
          <w:rPr>
            <w:sz w:val="22"/>
            <w:szCs w:val="22"/>
          </w:rPr>
          <w:t>h</w:t>
        </w:r>
      </w:ins>
      <w:del w:id="625" w:author="Laura Sitler" w:date="2023-08-31T12:07:00Z">
        <w:r w:rsidRPr="00DD2638" w:rsidDel="007D5CE0">
          <w:rPr>
            <w:sz w:val="22"/>
            <w:szCs w:val="22"/>
          </w:rPr>
          <w:delText>H</w:delText>
        </w:r>
      </w:del>
      <w:r w:rsidRPr="00DD2638">
        <w:rPr>
          <w:sz w:val="22"/>
          <w:szCs w:val="22"/>
        </w:rPr>
        <w:t xml:space="preserve">istory: </w:t>
      </w:r>
      <w:del w:id="626" w:author="Laura Sitler" w:date="2023-08-31T12:07:00Z">
        <w:r w:rsidRPr="00DD2638" w:rsidDel="007D5CE0">
          <w:rPr>
            <w:sz w:val="22"/>
            <w:szCs w:val="22"/>
          </w:rPr>
          <w:delText xml:space="preserve">Magnetic </w:delText>
        </w:r>
      </w:del>
      <w:ins w:id="627" w:author="Laura Sitler" w:date="2023-08-31T12:07:00Z">
        <w:r w:rsidR="007D5CE0">
          <w:rPr>
            <w:sz w:val="22"/>
            <w:szCs w:val="22"/>
          </w:rPr>
          <w:t>m</w:t>
        </w:r>
        <w:r w:rsidR="007D5CE0" w:rsidRPr="00DD2638">
          <w:rPr>
            <w:sz w:val="22"/>
            <w:szCs w:val="22"/>
          </w:rPr>
          <w:t xml:space="preserve">agnetic </w:t>
        </w:r>
      </w:ins>
      <w:del w:id="628" w:author="Laura Sitler" w:date="2023-08-31T12:07:00Z">
        <w:r w:rsidRPr="00DD2638" w:rsidDel="007D5CE0">
          <w:rPr>
            <w:sz w:val="22"/>
            <w:szCs w:val="22"/>
          </w:rPr>
          <w:delText xml:space="preserve">Resonance </w:delText>
        </w:r>
      </w:del>
      <w:ins w:id="629" w:author="Laura Sitler" w:date="2023-08-31T12:07:00Z">
        <w:r w:rsidR="007D5CE0">
          <w:rPr>
            <w:sz w:val="22"/>
            <w:szCs w:val="22"/>
          </w:rPr>
          <w:t>r</w:t>
        </w:r>
        <w:r w:rsidR="007D5CE0" w:rsidRPr="00DD2638">
          <w:rPr>
            <w:sz w:val="22"/>
            <w:szCs w:val="22"/>
          </w:rPr>
          <w:t xml:space="preserve">esonance </w:t>
        </w:r>
      </w:ins>
      <w:del w:id="630" w:author="Laura Sitler" w:date="2023-08-31T12:07:00Z">
        <w:r w:rsidRPr="00DD2638" w:rsidDel="007D5CE0">
          <w:rPr>
            <w:sz w:val="22"/>
            <w:szCs w:val="22"/>
          </w:rPr>
          <w:delText>Imaging</w:delText>
        </w:r>
      </w:del>
      <w:ins w:id="631" w:author="Laura Sitler" w:date="2023-08-31T12:07:00Z">
        <w:r w:rsidR="007D5CE0">
          <w:rPr>
            <w:sz w:val="22"/>
            <w:szCs w:val="22"/>
          </w:rPr>
          <w:t>i</w:t>
        </w:r>
        <w:r w:rsidR="007D5CE0" w:rsidRPr="00DD2638">
          <w:rPr>
            <w:sz w:val="22"/>
            <w:szCs w:val="22"/>
          </w:rPr>
          <w:t>maging</w:t>
        </w:r>
      </w:ins>
      <w:r w:rsidRPr="00DD2638">
        <w:rPr>
          <w:sz w:val="22"/>
          <w:szCs w:val="22"/>
        </w:rPr>
        <w:t xml:space="preserve">. </w:t>
      </w:r>
      <w:del w:id="632" w:author="Laura Sitler" w:date="2023-08-31T12:06:00Z">
        <w:r w:rsidRPr="00DD2638" w:rsidDel="007D5CE0">
          <w:rPr>
            <w:sz w:val="22"/>
            <w:szCs w:val="22"/>
          </w:rPr>
          <w:delText>n.d.</w:delText>
        </w:r>
      </w:del>
      <w:r w:rsidRPr="00DD2638">
        <w:rPr>
          <w:sz w:val="22"/>
          <w:szCs w:val="22"/>
        </w:rPr>
        <w:t xml:space="preserve"> Accessed July 31, 2023.</w:t>
      </w:r>
      <w:ins w:id="633" w:author="Laura Sitler" w:date="2023-08-31T12:07:00Z">
        <w:r w:rsidR="007D5CE0">
          <w:rPr>
            <w:sz w:val="22"/>
            <w:szCs w:val="22"/>
          </w:rPr>
          <w:t xml:space="preserve"> </w:t>
        </w:r>
        <w:r w:rsidR="007D5CE0" w:rsidRPr="007D5CE0">
          <w:rPr>
            <w:sz w:val="22"/>
            <w:szCs w:val="22"/>
          </w:rPr>
          <w:t>https://rad.washington.edu/blog/featured-history-magnetic-resonance-imaging</w:t>
        </w:r>
      </w:ins>
      <w:r w:rsidRPr="00DD2638">
        <w:rPr>
          <w:sz w:val="22"/>
          <w:szCs w:val="22"/>
        </w:rPr>
        <w:t xml:space="preserve"> </w:t>
      </w:r>
      <w:del w:id="634" w:author="Laura Sitler" w:date="2023-08-31T12:06:00Z">
        <w:r w:rsidRPr="00DD2638" w:rsidDel="007D5CE0">
          <w:fldChar w:fldCharType="begin"/>
        </w:r>
        <w:r w:rsidRPr="00DD2638" w:rsidDel="007D5CE0">
          <w:rPr>
            <w:sz w:val="22"/>
            <w:szCs w:val="22"/>
          </w:rPr>
          <w:delInstrText>HYPERLINK "https://rad.washington.edu/blog/featured-history-magnetic-resonance-imaging/"</w:delInstrText>
        </w:r>
        <w:r w:rsidRPr="00DD2638" w:rsidDel="007D5CE0">
          <w:fldChar w:fldCharType="separate"/>
        </w:r>
        <w:r w:rsidRPr="00DD2638" w:rsidDel="007D5CE0">
          <w:rPr>
            <w:rStyle w:val="Hyperlink"/>
            <w:sz w:val="22"/>
            <w:szCs w:val="22"/>
          </w:rPr>
          <w:delText>https://rad.washington.edu/blog/featured-history-magnetic-resonance-imaging/</w:delText>
        </w:r>
        <w:r w:rsidRPr="00DD2638" w:rsidDel="007D5CE0">
          <w:rPr>
            <w:rStyle w:val="Hyperlink"/>
            <w:sz w:val="22"/>
            <w:szCs w:val="22"/>
          </w:rPr>
          <w:fldChar w:fldCharType="end"/>
        </w:r>
        <w:r w:rsidRPr="00DD2638" w:rsidDel="007D5CE0">
          <w:rPr>
            <w:sz w:val="22"/>
            <w:szCs w:val="22"/>
          </w:rPr>
          <w:delText xml:space="preserve"> </w:delText>
        </w:r>
      </w:del>
    </w:p>
    <w:p w14:paraId="11483155" w14:textId="76E2CE40" w:rsidR="00DD2638" w:rsidRPr="00DD2638" w:rsidRDefault="00DD2638" w:rsidP="0048281F">
      <w:pPr>
        <w:pStyle w:val="EndnoteText"/>
        <w:spacing w:line="360" w:lineRule="auto"/>
        <w:rPr>
          <w:sz w:val="22"/>
          <w:szCs w:val="22"/>
        </w:rPr>
      </w:pPr>
      <w:r w:rsidRPr="00DD2638">
        <w:rPr>
          <w:sz w:val="22"/>
          <w:szCs w:val="22"/>
        </w:rPr>
        <w:t xml:space="preserve">4. Hovis G, Langdorf M, Dang E, et al. MRI at the bedside: </w:t>
      </w:r>
      <w:del w:id="635" w:author="Laura Sitler" w:date="2023-08-31T12:08:00Z">
        <w:r w:rsidRPr="00DD2638" w:rsidDel="007D5CE0">
          <w:rPr>
            <w:sz w:val="22"/>
            <w:szCs w:val="22"/>
          </w:rPr>
          <w:delText xml:space="preserve">A </w:delText>
        </w:r>
      </w:del>
      <w:ins w:id="636" w:author="Laura Sitler" w:date="2023-08-31T12:08:00Z">
        <w:r w:rsidR="007D5CE0">
          <w:rPr>
            <w:sz w:val="22"/>
            <w:szCs w:val="22"/>
          </w:rPr>
          <w:t>a</w:t>
        </w:r>
        <w:r w:rsidR="007D5CE0" w:rsidRPr="00DD2638">
          <w:rPr>
            <w:sz w:val="22"/>
            <w:szCs w:val="22"/>
          </w:rPr>
          <w:t xml:space="preserve"> </w:t>
        </w:r>
      </w:ins>
      <w:r w:rsidRPr="00DD2638">
        <w:rPr>
          <w:sz w:val="22"/>
          <w:szCs w:val="22"/>
        </w:rPr>
        <w:t xml:space="preserve">case report comparing fixed and portable magnetic resonance imaging for suspected stroke. </w:t>
      </w:r>
      <w:r w:rsidRPr="00DD2638">
        <w:rPr>
          <w:i/>
          <w:iCs/>
          <w:sz w:val="22"/>
          <w:szCs w:val="22"/>
        </w:rPr>
        <w:t>Cureus</w:t>
      </w:r>
      <w:r w:rsidRPr="00DD2638">
        <w:rPr>
          <w:sz w:val="22"/>
          <w:szCs w:val="22"/>
        </w:rPr>
        <w:t>. 2021;13</w:t>
      </w:r>
      <w:del w:id="637" w:author="Laura Sitler" w:date="2023-08-31T12:08:00Z">
        <w:r w:rsidRPr="00DD2638" w:rsidDel="007D5CE0">
          <w:rPr>
            <w:sz w:val="22"/>
            <w:szCs w:val="22"/>
          </w:rPr>
          <w:delText>(8)</w:delText>
        </w:r>
      </w:del>
      <w:r w:rsidRPr="00DD2638">
        <w:rPr>
          <w:sz w:val="22"/>
          <w:szCs w:val="22"/>
        </w:rPr>
        <w:t>:e16904.</w:t>
      </w:r>
      <w:ins w:id="638" w:author="Laura Sitler" w:date="2023-08-31T12:07:00Z">
        <w:r w:rsidR="007D5CE0">
          <w:rPr>
            <w:sz w:val="22"/>
            <w:szCs w:val="22"/>
          </w:rPr>
          <w:t xml:space="preserve"> doi:</w:t>
        </w:r>
        <w:r w:rsidR="007D5CE0" w:rsidRPr="007D5CE0">
          <w:rPr>
            <w:sz w:val="22"/>
            <w:szCs w:val="22"/>
          </w:rPr>
          <w:t>10.7759</w:t>
        </w:r>
      </w:ins>
      <w:ins w:id="639" w:author="Laura Sitler" w:date="2023-08-31T12:08:00Z">
        <w:r w:rsidR="007D5CE0">
          <w:rPr>
            <w:sz w:val="22"/>
            <w:szCs w:val="22"/>
          </w:rPr>
          <w:t>/</w:t>
        </w:r>
      </w:ins>
      <w:ins w:id="640" w:author="Laura Sitler" w:date="2023-08-31T12:07:00Z">
        <w:r w:rsidR="007D5CE0" w:rsidRPr="007D5CE0">
          <w:rPr>
            <w:sz w:val="22"/>
            <w:szCs w:val="22"/>
          </w:rPr>
          <w:t xml:space="preserve">cureus.16904 </w:t>
        </w:r>
      </w:ins>
      <w:r w:rsidRPr="00DD2638">
        <w:rPr>
          <w:sz w:val="22"/>
          <w:szCs w:val="22"/>
        </w:rPr>
        <w:t xml:space="preserve"> </w:t>
      </w:r>
      <w:del w:id="641" w:author="Laura Sitler" w:date="2023-08-31T12:07:00Z">
        <w:r w:rsidRPr="00DD2638" w:rsidDel="007D5CE0">
          <w:fldChar w:fldCharType="begin"/>
        </w:r>
        <w:r w:rsidRPr="00DD2638" w:rsidDel="007D5CE0">
          <w:rPr>
            <w:sz w:val="22"/>
            <w:szCs w:val="22"/>
          </w:rPr>
          <w:delInstrText>HYPERLINK "https://doi.org/10.7759%2Fcureus.16904"</w:delInstrText>
        </w:r>
        <w:r w:rsidRPr="00DD2638" w:rsidDel="007D5CE0">
          <w:fldChar w:fldCharType="separate"/>
        </w:r>
        <w:r w:rsidRPr="00DD2638" w:rsidDel="007D5CE0">
          <w:rPr>
            <w:rStyle w:val="Hyperlink"/>
            <w:sz w:val="22"/>
            <w:szCs w:val="22"/>
          </w:rPr>
          <w:delText>https://doi.org/10.7759%2Fcureus.16904</w:delText>
        </w:r>
        <w:r w:rsidRPr="00DD2638" w:rsidDel="007D5CE0">
          <w:rPr>
            <w:rStyle w:val="Hyperlink"/>
            <w:sz w:val="22"/>
            <w:szCs w:val="22"/>
          </w:rPr>
          <w:fldChar w:fldCharType="end"/>
        </w:r>
        <w:r w:rsidRPr="00DD2638" w:rsidDel="007D5CE0">
          <w:rPr>
            <w:sz w:val="22"/>
            <w:szCs w:val="22"/>
          </w:rPr>
          <w:delText xml:space="preserve"> </w:delText>
        </w:r>
      </w:del>
    </w:p>
    <w:p w14:paraId="19994659" w14:textId="2FCCB6F6" w:rsidR="00DD2638" w:rsidRDefault="00DD2638" w:rsidP="0048281F">
      <w:pPr>
        <w:pStyle w:val="EndnoteText"/>
        <w:spacing w:line="360" w:lineRule="auto"/>
        <w:rPr>
          <w:ins w:id="642" w:author="Laura Sitler" w:date="2023-08-31T12:34:00Z"/>
          <w:sz w:val="22"/>
          <w:szCs w:val="22"/>
        </w:rPr>
      </w:pPr>
      <w:r w:rsidRPr="00DD2638">
        <w:rPr>
          <w:sz w:val="22"/>
          <w:szCs w:val="22"/>
        </w:rPr>
        <w:t xml:space="preserve">5. Medical Professionals. MRI </w:t>
      </w:r>
      <w:del w:id="643" w:author="Laura Sitler" w:date="2023-08-31T12:09:00Z">
        <w:r w:rsidRPr="00DD2638" w:rsidDel="007D5CE0">
          <w:rPr>
            <w:sz w:val="22"/>
            <w:szCs w:val="22"/>
          </w:rPr>
          <w:delText>Zones</w:delText>
        </w:r>
      </w:del>
      <w:ins w:id="644" w:author="Laura Sitler" w:date="2023-08-31T12:09:00Z">
        <w:r w:rsidR="007D5CE0">
          <w:rPr>
            <w:sz w:val="22"/>
            <w:szCs w:val="22"/>
          </w:rPr>
          <w:t>z</w:t>
        </w:r>
        <w:r w:rsidR="007D5CE0" w:rsidRPr="00DD2638">
          <w:rPr>
            <w:sz w:val="22"/>
            <w:szCs w:val="22"/>
          </w:rPr>
          <w:t>ones</w:t>
        </w:r>
      </w:ins>
      <w:r w:rsidRPr="00DD2638">
        <w:rPr>
          <w:sz w:val="22"/>
          <w:szCs w:val="22"/>
        </w:rPr>
        <w:t xml:space="preserve">: </w:t>
      </w:r>
      <w:del w:id="645" w:author="Laura Sitler" w:date="2023-08-31T12:09:00Z">
        <w:r w:rsidRPr="00DD2638" w:rsidDel="007D5CE0">
          <w:rPr>
            <w:sz w:val="22"/>
            <w:szCs w:val="22"/>
          </w:rPr>
          <w:delText xml:space="preserve">A </w:delText>
        </w:r>
      </w:del>
      <w:ins w:id="646" w:author="Laura Sitler" w:date="2023-08-31T12:09:00Z">
        <w:r w:rsidR="007D5CE0">
          <w:rPr>
            <w:sz w:val="22"/>
            <w:szCs w:val="22"/>
          </w:rPr>
          <w:t>a</w:t>
        </w:r>
        <w:r w:rsidR="007D5CE0" w:rsidRPr="00DD2638">
          <w:rPr>
            <w:sz w:val="22"/>
            <w:szCs w:val="22"/>
          </w:rPr>
          <w:t xml:space="preserve"> </w:t>
        </w:r>
      </w:ins>
      <w:del w:id="647" w:author="Laura Sitler" w:date="2023-08-31T12:09:00Z">
        <w:r w:rsidRPr="00DD2638" w:rsidDel="007D5CE0">
          <w:rPr>
            <w:sz w:val="22"/>
            <w:szCs w:val="22"/>
          </w:rPr>
          <w:delText xml:space="preserve">Guide </w:delText>
        </w:r>
      </w:del>
      <w:ins w:id="648" w:author="Laura Sitler" w:date="2023-08-31T12:09:00Z">
        <w:r w:rsidR="007D5CE0">
          <w:rPr>
            <w:sz w:val="22"/>
            <w:szCs w:val="22"/>
          </w:rPr>
          <w:t>g</w:t>
        </w:r>
        <w:r w:rsidR="007D5CE0" w:rsidRPr="00DD2638">
          <w:rPr>
            <w:sz w:val="22"/>
            <w:szCs w:val="22"/>
          </w:rPr>
          <w:t xml:space="preserve">uide </w:t>
        </w:r>
      </w:ins>
      <w:r w:rsidRPr="00DD2638">
        <w:rPr>
          <w:sz w:val="22"/>
          <w:szCs w:val="22"/>
        </w:rPr>
        <w:t xml:space="preserve">for </w:t>
      </w:r>
      <w:del w:id="649" w:author="Laura Sitler" w:date="2023-08-31T12:09:00Z">
        <w:r w:rsidRPr="00DD2638" w:rsidDel="007D5CE0">
          <w:rPr>
            <w:sz w:val="22"/>
            <w:szCs w:val="22"/>
          </w:rPr>
          <w:delText xml:space="preserve">Rad </w:delText>
        </w:r>
      </w:del>
      <w:ins w:id="650" w:author="Laura Sitler" w:date="2023-08-31T12:09:00Z">
        <w:r w:rsidR="007D5CE0">
          <w:rPr>
            <w:sz w:val="22"/>
            <w:szCs w:val="22"/>
          </w:rPr>
          <w:t>r</w:t>
        </w:r>
        <w:r w:rsidR="007D5CE0" w:rsidRPr="00DD2638">
          <w:rPr>
            <w:sz w:val="22"/>
            <w:szCs w:val="22"/>
          </w:rPr>
          <w:t xml:space="preserve">ad </w:t>
        </w:r>
      </w:ins>
      <w:del w:id="651" w:author="Laura Sitler" w:date="2023-08-31T12:09:00Z">
        <w:r w:rsidRPr="00DD2638" w:rsidDel="007D5CE0">
          <w:rPr>
            <w:sz w:val="22"/>
            <w:szCs w:val="22"/>
          </w:rPr>
          <w:delText>Techs</w:delText>
        </w:r>
      </w:del>
      <w:ins w:id="652" w:author="Laura Sitler" w:date="2023-08-31T12:09:00Z">
        <w:r w:rsidR="007D5CE0">
          <w:rPr>
            <w:sz w:val="22"/>
            <w:szCs w:val="22"/>
          </w:rPr>
          <w:t>t</w:t>
        </w:r>
        <w:r w:rsidR="007D5CE0" w:rsidRPr="00DD2638">
          <w:rPr>
            <w:sz w:val="22"/>
            <w:szCs w:val="22"/>
          </w:rPr>
          <w:t>echs</w:t>
        </w:r>
      </w:ins>
      <w:r w:rsidRPr="00DD2638">
        <w:rPr>
          <w:sz w:val="22"/>
          <w:szCs w:val="22"/>
        </w:rPr>
        <w:t>. October 31, 2022. Accessed July 31, 2023.</w:t>
      </w:r>
      <w:ins w:id="653" w:author="Laura Sitler" w:date="2023-08-31T12:35:00Z">
        <w:r w:rsidR="0048281F">
          <w:rPr>
            <w:sz w:val="22"/>
            <w:szCs w:val="22"/>
          </w:rPr>
          <w:t xml:space="preserve"> </w:t>
        </w:r>
        <w:r w:rsidR="0048281F" w:rsidRPr="0048281F">
          <w:rPr>
            <w:sz w:val="22"/>
            <w:szCs w:val="22"/>
          </w:rPr>
          <w:t>https://www</w:t>
        </w:r>
      </w:ins>
      <w:ins w:id="654" w:author="Laura Sitler" w:date="2023-08-31T12:08:00Z">
        <w:r w:rsidR="007D5CE0" w:rsidRPr="007D5CE0">
          <w:rPr>
            <w:sz w:val="22"/>
            <w:szCs w:val="22"/>
          </w:rPr>
          <w:t>.medical-professionals.com/en/mri-zones-guide</w:t>
        </w:r>
      </w:ins>
      <w:r w:rsidRPr="00DD2638">
        <w:rPr>
          <w:sz w:val="22"/>
          <w:szCs w:val="22"/>
        </w:rPr>
        <w:t xml:space="preserve"> </w:t>
      </w:r>
      <w:del w:id="655" w:author="Laura Sitler" w:date="2023-08-31T12:08:00Z">
        <w:r w:rsidRPr="00DD2638" w:rsidDel="007D5CE0">
          <w:fldChar w:fldCharType="begin"/>
        </w:r>
        <w:r w:rsidRPr="00DD2638" w:rsidDel="007D5CE0">
          <w:rPr>
            <w:sz w:val="22"/>
            <w:szCs w:val="22"/>
          </w:rPr>
          <w:delInstrText>HYPERLINK "https://www.medical-professionals.com/en/mri-zones-guide/"</w:delInstrText>
        </w:r>
        <w:r w:rsidRPr="00DD2638" w:rsidDel="007D5CE0">
          <w:fldChar w:fldCharType="separate"/>
        </w:r>
        <w:r w:rsidRPr="00DD2638" w:rsidDel="007D5CE0">
          <w:rPr>
            <w:rStyle w:val="Hyperlink"/>
            <w:sz w:val="22"/>
            <w:szCs w:val="22"/>
          </w:rPr>
          <w:delText>https://www.medical-professionals.com/en/mri-zones-guide/</w:delText>
        </w:r>
        <w:r w:rsidRPr="00DD2638" w:rsidDel="007D5CE0">
          <w:rPr>
            <w:rStyle w:val="Hyperlink"/>
            <w:sz w:val="22"/>
            <w:szCs w:val="22"/>
          </w:rPr>
          <w:fldChar w:fldCharType="end"/>
        </w:r>
        <w:r w:rsidRPr="00DD2638" w:rsidDel="007D5CE0">
          <w:rPr>
            <w:sz w:val="22"/>
            <w:szCs w:val="22"/>
          </w:rPr>
          <w:delText xml:space="preserve"> </w:delText>
        </w:r>
      </w:del>
    </w:p>
    <w:p w14:paraId="03E8EF09" w14:textId="535631DA" w:rsidR="0048281F" w:rsidRPr="0048281F" w:rsidRDefault="0048281F">
      <w:pPr>
        <w:spacing w:line="360" w:lineRule="auto"/>
        <w:rPr>
          <w:ins w:id="656" w:author="Laura Sitler" w:date="2023-08-31T12:34:00Z"/>
          <w:szCs w:val="22"/>
        </w:rPr>
        <w:pPrChange w:id="657" w:author="Laura Sitler" w:date="2023-08-31T12:35:00Z">
          <w:pPr/>
        </w:pPrChange>
      </w:pPr>
      <w:ins w:id="658" w:author="Laura Sitler" w:date="2023-08-31T12:34:00Z">
        <w:r>
          <w:rPr>
            <w:szCs w:val="22"/>
          </w:rPr>
          <w:t xml:space="preserve">6. </w:t>
        </w:r>
      </w:ins>
      <w:ins w:id="659" w:author="Laura Sitler" w:date="2023-08-31T12:35:00Z">
        <w:r w:rsidR="00524F10">
          <w:rPr>
            <w:szCs w:val="22"/>
          </w:rPr>
          <w:t xml:space="preserve">ACR Committee on MR Safety. Draft ACR manual </w:t>
        </w:r>
      </w:ins>
      <w:ins w:id="660" w:author="Laura Sitler" w:date="2023-08-31T12:36:00Z">
        <w:r w:rsidR="00524F10">
          <w:rPr>
            <w:szCs w:val="22"/>
          </w:rPr>
          <w:t xml:space="preserve">on MR safety. American College of Radiology; 2023. Accessed August 31, 2023. </w:t>
        </w:r>
      </w:ins>
      <w:ins w:id="661" w:author="Laura Sitler" w:date="2023-08-31T12:34:00Z">
        <w:r w:rsidRPr="0048281F">
          <w:rPr>
            <w:szCs w:val="22"/>
          </w:rPr>
          <w:t>https://www.acr.org/-/media/ACR/NOINDEX/Radiology-Safety/MR-Safety/Draft-ACR-Manual-on-MR-Safety.pdf</w:t>
        </w:r>
      </w:ins>
    </w:p>
    <w:p w14:paraId="52C8BB45" w14:textId="7614BD96" w:rsidR="002F0082" w:rsidRDefault="002F0082" w:rsidP="002F0082">
      <w:pPr>
        <w:pStyle w:val="EndnoteText"/>
        <w:spacing w:line="360" w:lineRule="auto"/>
        <w:rPr>
          <w:ins w:id="662" w:author="Laura Sitler" w:date="2023-08-31T13:51:00Z"/>
          <w:sz w:val="22"/>
          <w:szCs w:val="22"/>
        </w:rPr>
      </w:pPr>
      <w:ins w:id="663" w:author="Laura Sitler" w:date="2023-08-31T13:51:00Z">
        <w:r>
          <w:rPr>
            <w:sz w:val="22"/>
            <w:szCs w:val="22"/>
          </w:rPr>
          <w:t xml:space="preserve">7. </w:t>
        </w:r>
        <w:r w:rsidRPr="00603EC2">
          <w:rPr>
            <w:sz w:val="22"/>
            <w:szCs w:val="22"/>
          </w:rPr>
          <w:t>Marques JP, Simonis FFJ, Webb AG. Low-field MRI: an MR physics perspective. </w:t>
        </w:r>
        <w:r w:rsidRPr="00176E17">
          <w:rPr>
            <w:i/>
            <w:iCs/>
            <w:sz w:val="22"/>
            <w:szCs w:val="22"/>
          </w:rPr>
          <w:t>J Magn Reson Imaging</w:t>
        </w:r>
        <w:r w:rsidRPr="00603EC2">
          <w:rPr>
            <w:sz w:val="22"/>
            <w:szCs w:val="22"/>
          </w:rPr>
          <w:t>. 2019;49:1528-1542.</w:t>
        </w:r>
        <w:r>
          <w:rPr>
            <w:sz w:val="22"/>
            <w:szCs w:val="22"/>
          </w:rPr>
          <w:t xml:space="preserve"> </w:t>
        </w:r>
        <w:r w:rsidRPr="00603EC2">
          <w:rPr>
            <w:sz w:val="22"/>
            <w:szCs w:val="22"/>
          </w:rPr>
          <w:t>doi:10.1002/jmri.26637</w:t>
        </w:r>
      </w:ins>
    </w:p>
    <w:p w14:paraId="78E5C039" w14:textId="5E20941F" w:rsidR="0048281F" w:rsidRPr="00DD2638" w:rsidDel="00524F10" w:rsidRDefault="0048281F" w:rsidP="0048281F">
      <w:pPr>
        <w:pStyle w:val="EndnoteText"/>
        <w:spacing w:line="360" w:lineRule="auto"/>
        <w:rPr>
          <w:del w:id="664" w:author="Laura Sitler" w:date="2023-08-31T12:36:00Z"/>
          <w:sz w:val="22"/>
          <w:szCs w:val="22"/>
        </w:rPr>
      </w:pPr>
    </w:p>
    <w:p w14:paraId="282C8E37" w14:textId="47BFD803" w:rsidR="00DD2638" w:rsidRPr="00DD2638" w:rsidRDefault="00DD2638" w:rsidP="0048281F">
      <w:pPr>
        <w:pStyle w:val="EndnoteText"/>
        <w:spacing w:line="360" w:lineRule="auto"/>
        <w:rPr>
          <w:sz w:val="22"/>
          <w:szCs w:val="22"/>
        </w:rPr>
      </w:pPr>
      <w:del w:id="665" w:author="Laura Sitler" w:date="2023-08-31T12:34:00Z">
        <w:r w:rsidRPr="00DD2638" w:rsidDel="0048281F">
          <w:rPr>
            <w:sz w:val="22"/>
            <w:szCs w:val="22"/>
          </w:rPr>
          <w:delText>6</w:delText>
        </w:r>
      </w:del>
      <w:ins w:id="666" w:author="Laura Sitler" w:date="2023-08-31T13:51:00Z">
        <w:r w:rsidR="002F0082">
          <w:rPr>
            <w:sz w:val="22"/>
            <w:szCs w:val="22"/>
          </w:rPr>
          <w:t>8</w:t>
        </w:r>
      </w:ins>
      <w:r w:rsidRPr="00DD2638">
        <w:rPr>
          <w:sz w:val="22"/>
          <w:szCs w:val="22"/>
        </w:rPr>
        <w:t xml:space="preserve">. Arnold TC, Freeman CW, Litt B, et al. Low-field MRI: </w:t>
      </w:r>
      <w:ins w:id="667" w:author="Laura Sitler" w:date="2023-08-31T12:11:00Z">
        <w:r w:rsidR="007D5CE0">
          <w:rPr>
            <w:sz w:val="22"/>
            <w:szCs w:val="22"/>
          </w:rPr>
          <w:t>c</w:t>
        </w:r>
      </w:ins>
      <w:del w:id="668" w:author="Laura Sitler" w:date="2023-08-31T12:11:00Z">
        <w:r w:rsidRPr="00DD2638" w:rsidDel="007D5CE0">
          <w:rPr>
            <w:sz w:val="22"/>
            <w:szCs w:val="22"/>
          </w:rPr>
          <w:delText>C</w:delText>
        </w:r>
      </w:del>
      <w:r w:rsidRPr="00DD2638">
        <w:rPr>
          <w:sz w:val="22"/>
          <w:szCs w:val="22"/>
        </w:rPr>
        <w:t xml:space="preserve">linical promise and challenges. </w:t>
      </w:r>
      <w:r w:rsidRPr="00DD2638">
        <w:rPr>
          <w:i/>
          <w:iCs/>
          <w:sz w:val="22"/>
          <w:szCs w:val="22"/>
        </w:rPr>
        <w:t>J Magn Re</w:t>
      </w:r>
      <w:del w:id="669" w:author="Laura Sitler" w:date="2023-08-31T12:12:00Z">
        <w:r w:rsidRPr="00DD2638" w:rsidDel="007D5CE0">
          <w:rPr>
            <w:i/>
            <w:iCs/>
            <w:sz w:val="22"/>
            <w:szCs w:val="22"/>
          </w:rPr>
          <w:delText>a</w:delText>
        </w:r>
      </w:del>
      <w:r w:rsidRPr="00DD2638">
        <w:rPr>
          <w:i/>
          <w:iCs/>
          <w:sz w:val="22"/>
          <w:szCs w:val="22"/>
        </w:rPr>
        <w:t xml:space="preserve">son Imaging. </w:t>
      </w:r>
      <w:r w:rsidRPr="00DD2638">
        <w:rPr>
          <w:sz w:val="22"/>
          <w:szCs w:val="22"/>
        </w:rPr>
        <w:t>2023;57:25-44.</w:t>
      </w:r>
      <w:ins w:id="670" w:author="Laura Sitler" w:date="2023-08-31T12:11:00Z">
        <w:r w:rsidR="007D5CE0">
          <w:rPr>
            <w:sz w:val="22"/>
            <w:szCs w:val="22"/>
          </w:rPr>
          <w:t xml:space="preserve"> doi:</w:t>
        </w:r>
        <w:r w:rsidR="007D5CE0" w:rsidRPr="007D5CE0">
          <w:rPr>
            <w:sz w:val="22"/>
            <w:szCs w:val="22"/>
          </w:rPr>
          <w:t xml:space="preserve">10.1002/jmri.28408 </w:t>
        </w:r>
      </w:ins>
      <w:r w:rsidRPr="00DD2638">
        <w:rPr>
          <w:sz w:val="22"/>
          <w:szCs w:val="22"/>
        </w:rPr>
        <w:t xml:space="preserve"> </w:t>
      </w:r>
      <w:del w:id="671" w:author="Laura Sitler" w:date="2023-08-31T12:11:00Z">
        <w:r w:rsidRPr="00DD2638" w:rsidDel="007D5CE0">
          <w:fldChar w:fldCharType="begin"/>
        </w:r>
        <w:r w:rsidRPr="00DD2638" w:rsidDel="007D5CE0">
          <w:rPr>
            <w:sz w:val="22"/>
            <w:szCs w:val="22"/>
          </w:rPr>
          <w:delInstrText>HYPERLINK "https://doi.org/10.1002/jmri.28408"</w:delInstrText>
        </w:r>
        <w:r w:rsidRPr="00DD2638" w:rsidDel="007D5CE0">
          <w:fldChar w:fldCharType="separate"/>
        </w:r>
        <w:r w:rsidRPr="00DD2638" w:rsidDel="007D5CE0">
          <w:rPr>
            <w:rStyle w:val="Hyperlink"/>
            <w:sz w:val="22"/>
            <w:szCs w:val="22"/>
          </w:rPr>
          <w:delText>https://doi.org/10.1002/jmri.28408</w:delText>
        </w:r>
        <w:r w:rsidRPr="00DD2638" w:rsidDel="007D5CE0">
          <w:rPr>
            <w:rStyle w:val="Hyperlink"/>
            <w:sz w:val="22"/>
            <w:szCs w:val="22"/>
          </w:rPr>
          <w:fldChar w:fldCharType="end"/>
        </w:r>
        <w:r w:rsidRPr="00DD2638" w:rsidDel="007D5CE0">
          <w:rPr>
            <w:sz w:val="22"/>
            <w:szCs w:val="22"/>
          </w:rPr>
          <w:delText xml:space="preserve"> </w:delText>
        </w:r>
      </w:del>
    </w:p>
    <w:p w14:paraId="50588B34" w14:textId="718138F3" w:rsidR="00DD2638" w:rsidDel="007D5CE0" w:rsidRDefault="00DD2638" w:rsidP="00EF32A2">
      <w:pPr>
        <w:pStyle w:val="EndnoteText"/>
        <w:spacing w:line="360" w:lineRule="auto"/>
        <w:rPr>
          <w:del w:id="672" w:author="Laura Sitler" w:date="2023-08-31T12:12:00Z"/>
          <w:sz w:val="22"/>
          <w:szCs w:val="22"/>
        </w:rPr>
      </w:pPr>
      <w:del w:id="673" w:author="Laura Sitler" w:date="2023-08-31T12:34:00Z">
        <w:r w:rsidRPr="00DD2638" w:rsidDel="0048281F">
          <w:rPr>
            <w:sz w:val="22"/>
            <w:szCs w:val="22"/>
          </w:rPr>
          <w:lastRenderedPageBreak/>
          <w:delText>7</w:delText>
        </w:r>
      </w:del>
      <w:ins w:id="674" w:author="Laura Sitler" w:date="2023-08-31T13:48:00Z">
        <w:r w:rsidR="00603EC2">
          <w:rPr>
            <w:sz w:val="22"/>
            <w:szCs w:val="22"/>
          </w:rPr>
          <w:t>9</w:t>
        </w:r>
      </w:ins>
      <w:r w:rsidRPr="00DD2638">
        <w:rPr>
          <w:sz w:val="22"/>
          <w:szCs w:val="22"/>
        </w:rPr>
        <w:t xml:space="preserve">. Cho S-M, Wilcox C, Keller S, et al. Assessing the SAfety and FEasibility of bedside portable low-field brain magnetic resonance imaging in patients on ECMO (SAFE-MRI-ECO study): </w:t>
      </w:r>
      <w:del w:id="675" w:author="Laura Sitler" w:date="2023-08-31T12:12:00Z">
        <w:r w:rsidRPr="00DD2638" w:rsidDel="007D5CE0">
          <w:rPr>
            <w:sz w:val="22"/>
            <w:szCs w:val="22"/>
          </w:rPr>
          <w:delText xml:space="preserve">Study </w:delText>
        </w:r>
      </w:del>
      <w:ins w:id="676" w:author="Laura Sitler" w:date="2023-08-31T12:12:00Z">
        <w:r w:rsidR="007D5CE0">
          <w:rPr>
            <w:sz w:val="22"/>
            <w:szCs w:val="22"/>
          </w:rPr>
          <w:t>s</w:t>
        </w:r>
        <w:r w:rsidR="007D5CE0" w:rsidRPr="00DD2638">
          <w:rPr>
            <w:sz w:val="22"/>
            <w:szCs w:val="22"/>
          </w:rPr>
          <w:t xml:space="preserve">tudy </w:t>
        </w:r>
      </w:ins>
      <w:r w:rsidRPr="00DD2638">
        <w:rPr>
          <w:sz w:val="22"/>
          <w:szCs w:val="22"/>
        </w:rPr>
        <w:t xml:space="preserve">protocol and first case series experience. </w:t>
      </w:r>
      <w:del w:id="677" w:author="Laura Sitler" w:date="2023-08-31T12:12:00Z">
        <w:r w:rsidRPr="00DD2638" w:rsidDel="007D5CE0">
          <w:rPr>
            <w:i/>
            <w:iCs/>
            <w:sz w:val="22"/>
            <w:szCs w:val="22"/>
          </w:rPr>
          <w:delText xml:space="preserve">Critical </w:delText>
        </w:r>
      </w:del>
      <w:ins w:id="678" w:author="Laura Sitler" w:date="2023-08-31T12:12:00Z">
        <w:r w:rsidR="007D5CE0" w:rsidRPr="00DD2638">
          <w:rPr>
            <w:i/>
            <w:iCs/>
            <w:sz w:val="22"/>
            <w:szCs w:val="22"/>
          </w:rPr>
          <w:t>Crit</w:t>
        </w:r>
        <w:r w:rsidR="007D5CE0">
          <w:rPr>
            <w:i/>
            <w:iCs/>
            <w:sz w:val="22"/>
            <w:szCs w:val="22"/>
          </w:rPr>
          <w:t xml:space="preserve"> </w:t>
        </w:r>
      </w:ins>
      <w:r w:rsidRPr="00DD2638">
        <w:rPr>
          <w:i/>
          <w:iCs/>
          <w:sz w:val="22"/>
          <w:szCs w:val="22"/>
        </w:rPr>
        <w:t>Care.</w:t>
      </w:r>
      <w:r w:rsidRPr="00DD2638">
        <w:rPr>
          <w:sz w:val="22"/>
          <w:szCs w:val="22"/>
        </w:rPr>
        <w:t xml:space="preserve"> 2022;26:119. </w:t>
      </w:r>
      <w:ins w:id="679" w:author="Laura Sitler" w:date="2023-08-31T12:12:00Z">
        <w:r w:rsidR="007D5CE0">
          <w:rPr>
            <w:sz w:val="22"/>
            <w:szCs w:val="22"/>
          </w:rPr>
          <w:t>doi:</w:t>
        </w:r>
        <w:r w:rsidR="007D5CE0" w:rsidRPr="007D5CE0">
          <w:rPr>
            <w:sz w:val="22"/>
            <w:szCs w:val="22"/>
          </w:rPr>
          <w:t xml:space="preserve">10.1186/s13054-022-03990-6  </w:t>
        </w:r>
      </w:ins>
      <w:del w:id="680" w:author="Laura Sitler" w:date="2023-08-31T12:12:00Z">
        <w:r w:rsidRPr="00DD2638" w:rsidDel="007D5CE0">
          <w:fldChar w:fldCharType="begin"/>
        </w:r>
        <w:r w:rsidRPr="00DD2638" w:rsidDel="007D5CE0">
          <w:rPr>
            <w:sz w:val="22"/>
            <w:szCs w:val="22"/>
          </w:rPr>
          <w:delInstrText>HYPERLINK "https://doi.org/10.1186/s13054-022-03990-6"</w:delInstrText>
        </w:r>
        <w:r w:rsidRPr="00DD2638" w:rsidDel="007D5CE0">
          <w:fldChar w:fldCharType="separate"/>
        </w:r>
        <w:r w:rsidRPr="00DD2638" w:rsidDel="007D5CE0">
          <w:rPr>
            <w:rStyle w:val="Hyperlink"/>
            <w:sz w:val="22"/>
            <w:szCs w:val="22"/>
          </w:rPr>
          <w:delText>https://doi.org/10.1186/s13054-022-03990-6</w:delText>
        </w:r>
        <w:r w:rsidRPr="00DD2638" w:rsidDel="007D5CE0">
          <w:rPr>
            <w:rStyle w:val="Hyperlink"/>
            <w:szCs w:val="22"/>
          </w:rPr>
          <w:fldChar w:fldCharType="end"/>
        </w:r>
        <w:r w:rsidRPr="00DD2638" w:rsidDel="007D5CE0">
          <w:rPr>
            <w:sz w:val="22"/>
            <w:szCs w:val="22"/>
          </w:rPr>
          <w:delText xml:space="preserve">  </w:delText>
        </w:r>
      </w:del>
    </w:p>
    <w:p w14:paraId="0E0F3E79" w14:textId="77777777" w:rsidR="00603EC2" w:rsidRDefault="00603EC2" w:rsidP="00DD2638">
      <w:pPr>
        <w:pStyle w:val="EndnoteText"/>
        <w:spacing w:line="360" w:lineRule="auto"/>
        <w:rPr>
          <w:ins w:id="681" w:author="Laura Sitler" w:date="2023-08-31T13:48:00Z"/>
          <w:sz w:val="22"/>
          <w:szCs w:val="22"/>
        </w:rPr>
      </w:pPr>
    </w:p>
    <w:p w14:paraId="6FE11EB5" w14:textId="4D530AA0" w:rsidR="00DD2638" w:rsidRPr="00DD2638" w:rsidRDefault="00DD2638" w:rsidP="00DD2638">
      <w:pPr>
        <w:pStyle w:val="EndnoteText"/>
        <w:spacing w:line="360" w:lineRule="auto"/>
        <w:rPr>
          <w:sz w:val="22"/>
          <w:szCs w:val="22"/>
        </w:rPr>
      </w:pPr>
      <w:del w:id="682" w:author="Laura Sitler" w:date="2023-08-31T12:34:00Z">
        <w:r w:rsidRPr="00DD2638" w:rsidDel="0048281F">
          <w:rPr>
            <w:sz w:val="22"/>
            <w:szCs w:val="22"/>
          </w:rPr>
          <w:delText>8</w:delText>
        </w:r>
      </w:del>
      <w:ins w:id="683" w:author="Laura Sitler" w:date="2023-08-31T13:48:00Z">
        <w:r w:rsidR="00603EC2">
          <w:rPr>
            <w:sz w:val="22"/>
            <w:szCs w:val="22"/>
          </w:rPr>
          <w:t>10</w:t>
        </w:r>
      </w:ins>
      <w:r w:rsidRPr="00DD2638">
        <w:rPr>
          <w:sz w:val="22"/>
          <w:szCs w:val="22"/>
        </w:rPr>
        <w:t xml:space="preserve">. Mayo Clinic Staff. Intraoperative </w:t>
      </w:r>
      <w:ins w:id="684" w:author="Laura Sitler" w:date="2023-08-31T12:13:00Z">
        <w:r w:rsidR="007D5CE0">
          <w:rPr>
            <w:sz w:val="22"/>
            <w:szCs w:val="22"/>
          </w:rPr>
          <w:t>m</w:t>
        </w:r>
      </w:ins>
      <w:del w:id="685" w:author="Laura Sitler" w:date="2023-08-31T12:13:00Z">
        <w:r w:rsidRPr="00DD2638" w:rsidDel="007D5CE0">
          <w:rPr>
            <w:sz w:val="22"/>
            <w:szCs w:val="22"/>
          </w:rPr>
          <w:delText>M</w:delText>
        </w:r>
      </w:del>
      <w:r w:rsidRPr="00DD2638">
        <w:rPr>
          <w:sz w:val="22"/>
          <w:szCs w:val="22"/>
        </w:rPr>
        <w:t xml:space="preserve">agnetic </w:t>
      </w:r>
      <w:del w:id="686" w:author="Laura Sitler" w:date="2023-08-31T12:13:00Z">
        <w:r w:rsidRPr="00DD2638" w:rsidDel="007D5CE0">
          <w:rPr>
            <w:sz w:val="22"/>
            <w:szCs w:val="22"/>
          </w:rPr>
          <w:delText xml:space="preserve">Resonance </w:delText>
        </w:r>
      </w:del>
      <w:ins w:id="687" w:author="Laura Sitler" w:date="2023-08-31T12:13:00Z">
        <w:r w:rsidR="007D5CE0">
          <w:rPr>
            <w:sz w:val="22"/>
            <w:szCs w:val="22"/>
          </w:rPr>
          <w:t>r</w:t>
        </w:r>
        <w:r w:rsidR="007D5CE0" w:rsidRPr="00DD2638">
          <w:rPr>
            <w:sz w:val="22"/>
            <w:szCs w:val="22"/>
          </w:rPr>
          <w:t xml:space="preserve">esonance </w:t>
        </w:r>
      </w:ins>
      <w:del w:id="688" w:author="Laura Sitler" w:date="2023-08-31T12:13:00Z">
        <w:r w:rsidRPr="00DD2638" w:rsidDel="007D5CE0">
          <w:rPr>
            <w:sz w:val="22"/>
            <w:szCs w:val="22"/>
          </w:rPr>
          <w:delText xml:space="preserve">Imaging </w:delText>
        </w:r>
      </w:del>
      <w:ins w:id="689" w:author="Laura Sitler" w:date="2023-08-31T12:13:00Z">
        <w:r w:rsidR="007D5CE0">
          <w:rPr>
            <w:sz w:val="22"/>
            <w:szCs w:val="22"/>
          </w:rPr>
          <w:t>i</w:t>
        </w:r>
        <w:r w:rsidR="007D5CE0" w:rsidRPr="00DD2638">
          <w:rPr>
            <w:sz w:val="22"/>
            <w:szCs w:val="22"/>
          </w:rPr>
          <w:t xml:space="preserve">maging </w:t>
        </w:r>
      </w:ins>
      <w:r w:rsidRPr="00DD2638">
        <w:rPr>
          <w:sz w:val="22"/>
          <w:szCs w:val="22"/>
        </w:rPr>
        <w:t>(iMRI). Mayo Clinic. March 5, 2022. Accessed July 31, 2023.</w:t>
      </w:r>
      <w:ins w:id="690" w:author="Laura Sitler" w:date="2023-08-31T12:13:00Z">
        <w:r w:rsidR="007D5CE0">
          <w:rPr>
            <w:sz w:val="22"/>
            <w:szCs w:val="22"/>
          </w:rPr>
          <w:t xml:space="preserve"> </w:t>
        </w:r>
        <w:r w:rsidR="007D5CE0" w:rsidRPr="007D5CE0">
          <w:rPr>
            <w:sz w:val="22"/>
            <w:szCs w:val="22"/>
          </w:rPr>
          <w:t xml:space="preserve">https://www.mayoclinic.org/tests-procedures/intraoperative-magnetic-resonance-imaging/about/pac-20394451 </w:t>
        </w:r>
      </w:ins>
      <w:r w:rsidRPr="00DD2638">
        <w:rPr>
          <w:sz w:val="22"/>
          <w:szCs w:val="22"/>
        </w:rPr>
        <w:t xml:space="preserve"> </w:t>
      </w:r>
      <w:del w:id="691" w:author="Laura Sitler" w:date="2023-08-31T12:13:00Z">
        <w:r w:rsidRPr="00DD2638" w:rsidDel="007D5CE0">
          <w:fldChar w:fldCharType="begin"/>
        </w:r>
        <w:r w:rsidRPr="00DD2638" w:rsidDel="007D5CE0">
          <w:rPr>
            <w:sz w:val="22"/>
            <w:szCs w:val="22"/>
          </w:rPr>
          <w:delInstrText>HYPERLINK "https://www.mayoclinic.org/tests-procedures/intraoperative-magnetic-resonance-imaging/about/pac-20394451"</w:delInstrText>
        </w:r>
        <w:r w:rsidRPr="00DD2638" w:rsidDel="007D5CE0">
          <w:fldChar w:fldCharType="separate"/>
        </w:r>
        <w:r w:rsidRPr="00DD2638" w:rsidDel="007D5CE0">
          <w:rPr>
            <w:rStyle w:val="Hyperlink"/>
            <w:sz w:val="22"/>
            <w:szCs w:val="22"/>
          </w:rPr>
          <w:delText>https://www.mayoclinic.org/tests-procedures/intraoperative-magnetic-resonance-imaging/about/pac-20394451</w:delText>
        </w:r>
        <w:r w:rsidRPr="00DD2638" w:rsidDel="007D5CE0">
          <w:rPr>
            <w:rStyle w:val="Hyperlink"/>
            <w:sz w:val="22"/>
            <w:szCs w:val="22"/>
          </w:rPr>
          <w:fldChar w:fldCharType="end"/>
        </w:r>
        <w:r w:rsidRPr="00DD2638" w:rsidDel="007D5CE0">
          <w:rPr>
            <w:sz w:val="22"/>
            <w:szCs w:val="22"/>
          </w:rPr>
          <w:delText xml:space="preserve"> </w:delText>
        </w:r>
      </w:del>
    </w:p>
    <w:p w14:paraId="2A63F746" w14:textId="3E1C34F9" w:rsidR="00DD2638" w:rsidRPr="00DD2638" w:rsidRDefault="00DD2638" w:rsidP="00DD2638">
      <w:pPr>
        <w:pStyle w:val="EndnoteText"/>
        <w:spacing w:line="360" w:lineRule="auto"/>
        <w:rPr>
          <w:sz w:val="22"/>
          <w:szCs w:val="22"/>
        </w:rPr>
      </w:pPr>
      <w:del w:id="692" w:author="Laura Sitler" w:date="2023-08-31T12:34:00Z">
        <w:r w:rsidRPr="00DD2638" w:rsidDel="0048281F">
          <w:rPr>
            <w:sz w:val="22"/>
            <w:szCs w:val="22"/>
          </w:rPr>
          <w:delText>9</w:delText>
        </w:r>
      </w:del>
      <w:ins w:id="693" w:author="Laura Sitler" w:date="2023-08-31T13:48:00Z">
        <w:r w:rsidR="00603EC2">
          <w:rPr>
            <w:sz w:val="22"/>
            <w:szCs w:val="22"/>
          </w:rPr>
          <w:t>11</w:t>
        </w:r>
      </w:ins>
      <w:r w:rsidRPr="00DD2638">
        <w:rPr>
          <w:sz w:val="22"/>
          <w:szCs w:val="22"/>
        </w:rPr>
        <w:t xml:space="preserve">. Cooley CZ, McDaniel PC, Stockmann JP, et al. A portable scanner for magnetic resonance imaging of the brain. </w:t>
      </w:r>
      <w:r w:rsidRPr="00DD2638">
        <w:rPr>
          <w:i/>
          <w:iCs/>
          <w:sz w:val="22"/>
          <w:szCs w:val="22"/>
        </w:rPr>
        <w:t>Nat Biomed Eng.</w:t>
      </w:r>
      <w:r w:rsidRPr="00DD2638">
        <w:rPr>
          <w:sz w:val="22"/>
          <w:szCs w:val="22"/>
        </w:rPr>
        <w:t xml:space="preserve"> 2021;5</w:t>
      </w:r>
      <w:del w:id="694" w:author="Laura Sitler" w:date="2023-08-31T12:14:00Z">
        <w:r w:rsidRPr="00DD2638" w:rsidDel="007D5CE0">
          <w:rPr>
            <w:sz w:val="22"/>
            <w:szCs w:val="22"/>
          </w:rPr>
          <w:delText>(3)</w:delText>
        </w:r>
      </w:del>
      <w:r w:rsidRPr="00DD2638">
        <w:rPr>
          <w:sz w:val="22"/>
          <w:szCs w:val="22"/>
        </w:rPr>
        <w:t>:229-239.</w:t>
      </w:r>
      <w:ins w:id="695" w:author="Laura Sitler" w:date="2023-08-31T12:14:00Z">
        <w:r w:rsidR="007D5CE0" w:rsidRPr="007D5CE0">
          <w:rPr>
            <w:sz w:val="22"/>
            <w:szCs w:val="22"/>
          </w:rPr>
          <w:t xml:space="preserve"> </w:t>
        </w:r>
        <w:r w:rsidR="007D5CE0">
          <w:rPr>
            <w:sz w:val="22"/>
            <w:szCs w:val="22"/>
          </w:rPr>
          <w:t>doi:</w:t>
        </w:r>
        <w:r w:rsidR="007D5CE0" w:rsidRPr="007D5CE0">
          <w:rPr>
            <w:sz w:val="22"/>
            <w:szCs w:val="22"/>
          </w:rPr>
          <w:t xml:space="preserve">10.1038/s41551-020-00641-5  </w:t>
        </w:r>
      </w:ins>
      <w:r w:rsidRPr="00DD2638">
        <w:rPr>
          <w:sz w:val="22"/>
          <w:szCs w:val="22"/>
        </w:rPr>
        <w:t xml:space="preserve"> </w:t>
      </w:r>
      <w:del w:id="696" w:author="Laura Sitler" w:date="2023-08-31T12:14:00Z">
        <w:r w:rsidRPr="00DD2638" w:rsidDel="007D5CE0">
          <w:fldChar w:fldCharType="begin"/>
        </w:r>
        <w:r w:rsidRPr="00DD2638" w:rsidDel="007D5CE0">
          <w:rPr>
            <w:sz w:val="22"/>
            <w:szCs w:val="22"/>
          </w:rPr>
          <w:delInstrText>HYPERLINK "https://doi.org/10.1038/s41551-020-00641-5"</w:delInstrText>
        </w:r>
        <w:r w:rsidRPr="00DD2638" w:rsidDel="007D5CE0">
          <w:fldChar w:fldCharType="separate"/>
        </w:r>
        <w:r w:rsidRPr="00DD2638" w:rsidDel="007D5CE0">
          <w:rPr>
            <w:rStyle w:val="Hyperlink"/>
            <w:sz w:val="22"/>
            <w:szCs w:val="22"/>
          </w:rPr>
          <w:delText>https://doi.org/10.1038/s41551-020-00641-5</w:delText>
        </w:r>
        <w:r w:rsidRPr="00DD2638" w:rsidDel="007D5CE0">
          <w:rPr>
            <w:rStyle w:val="Hyperlink"/>
            <w:sz w:val="22"/>
            <w:szCs w:val="22"/>
          </w:rPr>
          <w:fldChar w:fldCharType="end"/>
        </w:r>
        <w:r w:rsidRPr="00DD2638" w:rsidDel="007D5CE0">
          <w:rPr>
            <w:sz w:val="22"/>
            <w:szCs w:val="22"/>
          </w:rPr>
          <w:delText xml:space="preserve">  </w:delText>
        </w:r>
      </w:del>
    </w:p>
    <w:p w14:paraId="5811F319" w14:textId="55889AA9" w:rsidR="00DD2638" w:rsidRPr="00DD2638" w:rsidRDefault="00DD2638" w:rsidP="00DD2638">
      <w:pPr>
        <w:pStyle w:val="EndnoteText"/>
        <w:spacing w:line="360" w:lineRule="auto"/>
        <w:rPr>
          <w:sz w:val="22"/>
          <w:szCs w:val="22"/>
        </w:rPr>
      </w:pPr>
      <w:del w:id="697" w:author="Laura Sitler" w:date="2023-08-31T12:34:00Z">
        <w:r w:rsidRPr="00DD2638" w:rsidDel="0048281F">
          <w:rPr>
            <w:sz w:val="22"/>
            <w:szCs w:val="22"/>
          </w:rPr>
          <w:delText>10</w:delText>
        </w:r>
      </w:del>
      <w:ins w:id="698" w:author="Laura Sitler" w:date="2023-08-31T13:48:00Z">
        <w:r w:rsidR="00603EC2">
          <w:rPr>
            <w:sz w:val="22"/>
            <w:szCs w:val="22"/>
          </w:rPr>
          <w:t>12</w:t>
        </w:r>
      </w:ins>
      <w:r w:rsidRPr="00DD2638">
        <w:rPr>
          <w:sz w:val="22"/>
          <w:szCs w:val="22"/>
        </w:rPr>
        <w:t xml:space="preserve">. Ghadimi M, Sapra A. </w:t>
      </w:r>
      <w:r w:rsidRPr="00D245F9">
        <w:rPr>
          <w:sz w:val="22"/>
          <w:szCs w:val="22"/>
          <w:rPrChange w:id="699" w:author="Laura Sitler" w:date="2023-08-31T12:15:00Z">
            <w:rPr>
              <w:i/>
              <w:iCs/>
              <w:sz w:val="22"/>
              <w:szCs w:val="22"/>
            </w:rPr>
          </w:rPrChange>
        </w:rPr>
        <w:t>Magnetic resonance imaging contraindications</w:t>
      </w:r>
      <w:r w:rsidRPr="00DD2638">
        <w:rPr>
          <w:i/>
          <w:iCs/>
          <w:sz w:val="22"/>
          <w:szCs w:val="22"/>
        </w:rPr>
        <w:t>.</w:t>
      </w:r>
      <w:r w:rsidRPr="00DD2638">
        <w:rPr>
          <w:sz w:val="22"/>
          <w:szCs w:val="22"/>
        </w:rPr>
        <w:t xml:space="preserve"> </w:t>
      </w:r>
      <w:ins w:id="700" w:author="Laura Sitler" w:date="2023-08-31T12:15:00Z">
        <w:r w:rsidR="00D245F9" w:rsidRPr="00036DA6">
          <w:rPr>
            <w:szCs w:val="22"/>
          </w:rPr>
          <w:t xml:space="preserve">In: </w:t>
        </w:r>
        <w:r w:rsidR="00D245F9" w:rsidRPr="00036DA6">
          <w:rPr>
            <w:i/>
            <w:iCs/>
            <w:szCs w:val="22"/>
          </w:rPr>
          <w:t>StatPearls</w:t>
        </w:r>
        <w:r w:rsidR="00D245F9">
          <w:rPr>
            <w:i/>
            <w:iCs/>
            <w:szCs w:val="22"/>
          </w:rPr>
          <w:t xml:space="preserve"> [Internet]</w:t>
        </w:r>
        <w:r w:rsidR="00D245F9" w:rsidRPr="00036DA6">
          <w:rPr>
            <w:szCs w:val="22"/>
          </w:rPr>
          <w:t xml:space="preserve">. </w:t>
        </w:r>
      </w:ins>
      <w:del w:id="701" w:author="Laura Sitler" w:date="2023-08-31T12:15:00Z">
        <w:r w:rsidRPr="00DD2638" w:rsidDel="00D245F9">
          <w:rPr>
            <w:sz w:val="22"/>
            <w:szCs w:val="22"/>
          </w:rPr>
          <w:delText xml:space="preserve">Treasure Island, FL: </w:delText>
        </w:r>
      </w:del>
      <w:r w:rsidRPr="00DD2638">
        <w:rPr>
          <w:sz w:val="22"/>
          <w:szCs w:val="22"/>
        </w:rPr>
        <w:t>StatPearls</w:t>
      </w:r>
      <w:ins w:id="702" w:author="Laura Sitler" w:date="2023-08-31T12:15:00Z">
        <w:r w:rsidR="00D245F9">
          <w:rPr>
            <w:sz w:val="22"/>
            <w:szCs w:val="22"/>
          </w:rPr>
          <w:t xml:space="preserve"> Publishing</w:t>
        </w:r>
      </w:ins>
      <w:r w:rsidRPr="00DD2638">
        <w:rPr>
          <w:sz w:val="22"/>
          <w:szCs w:val="22"/>
        </w:rPr>
        <w:t xml:space="preserve">; 2023. </w:t>
      </w:r>
      <w:ins w:id="703" w:author="Laura Sitler" w:date="2023-08-31T12:16:00Z">
        <w:r w:rsidR="00D245F9">
          <w:rPr>
            <w:sz w:val="22"/>
            <w:szCs w:val="22"/>
          </w:rPr>
          <w:t xml:space="preserve">Updated May 1, 2023. </w:t>
        </w:r>
        <w:r w:rsidR="00D245F9">
          <w:rPr>
            <w:sz w:val="22"/>
            <w:szCs w:val="22"/>
          </w:rPr>
          <w:fldChar w:fldCharType="begin"/>
        </w:r>
        <w:r w:rsidR="00D245F9">
          <w:rPr>
            <w:sz w:val="22"/>
            <w:szCs w:val="22"/>
          </w:rPr>
          <w:instrText>HYPERLINK ""</w:instrText>
        </w:r>
        <w:r w:rsidR="00D245F9">
          <w:rPr>
            <w:sz w:val="22"/>
            <w:szCs w:val="22"/>
          </w:rPr>
        </w:r>
        <w:r w:rsidR="00D245F9">
          <w:rPr>
            <w:sz w:val="22"/>
            <w:szCs w:val="22"/>
          </w:rPr>
          <w:fldChar w:fldCharType="separate"/>
        </w:r>
      </w:ins>
      <w:del w:id="704" w:author="Laura Sitler" w:date="2023-08-31T12:16:00Z">
        <w:r w:rsidR="00D245F9" w:rsidRPr="00D245F9" w:rsidDel="00D245F9">
          <w:rPr>
            <w:rStyle w:val="Hyperlink"/>
            <w:sz w:val="22"/>
            <w:szCs w:val="22"/>
          </w:rPr>
          <w:delText>https://www.ncbi.nlm.nih.gov/books/NBK551669/</w:delText>
        </w:r>
      </w:del>
      <w:ins w:id="705" w:author="Laura Sitler" w:date="2023-08-31T12:16:00Z">
        <w:r w:rsidR="00D245F9">
          <w:rPr>
            <w:sz w:val="22"/>
            <w:szCs w:val="22"/>
          </w:rPr>
          <w:fldChar w:fldCharType="end"/>
        </w:r>
      </w:ins>
      <w:del w:id="706" w:author="Laura Sitler" w:date="2023-08-31T12:16:00Z">
        <w:r w:rsidRPr="00DD2638" w:rsidDel="00D245F9">
          <w:rPr>
            <w:sz w:val="22"/>
            <w:szCs w:val="22"/>
          </w:rPr>
          <w:delText xml:space="preserve"> </w:delText>
        </w:r>
      </w:del>
      <w:r w:rsidRPr="00DD2638">
        <w:rPr>
          <w:sz w:val="22"/>
          <w:szCs w:val="22"/>
        </w:rPr>
        <w:t>Accessed August 9, 2023.</w:t>
      </w:r>
      <w:ins w:id="707" w:author="Laura Sitler" w:date="2023-08-31T12:16:00Z">
        <w:r w:rsidR="00D245F9">
          <w:rPr>
            <w:sz w:val="22"/>
            <w:szCs w:val="22"/>
          </w:rPr>
          <w:t xml:space="preserve"> </w:t>
        </w:r>
        <w:r w:rsidR="00D245F9" w:rsidRPr="00D245F9">
          <w:rPr>
            <w:sz w:val="22"/>
            <w:szCs w:val="22"/>
          </w:rPr>
          <w:t>https://www.ncbi.nlm.nih.gov/books/NBK551669</w:t>
        </w:r>
      </w:ins>
    </w:p>
    <w:p w14:paraId="43A7E88A" w14:textId="7D5EA85A" w:rsidR="00DD2638" w:rsidRPr="00DD2638" w:rsidRDefault="00DD2638" w:rsidP="00DD2638">
      <w:pPr>
        <w:pStyle w:val="EndnoteText"/>
        <w:spacing w:line="360" w:lineRule="auto"/>
        <w:rPr>
          <w:sz w:val="22"/>
          <w:szCs w:val="22"/>
        </w:rPr>
      </w:pPr>
      <w:del w:id="708" w:author="Laura Sitler" w:date="2023-08-31T12:34:00Z">
        <w:r w:rsidRPr="00DD2638" w:rsidDel="0048281F">
          <w:rPr>
            <w:sz w:val="22"/>
            <w:szCs w:val="22"/>
          </w:rPr>
          <w:delText>11</w:delText>
        </w:r>
      </w:del>
      <w:ins w:id="709" w:author="Laura Sitler" w:date="2023-08-31T13:48:00Z">
        <w:r w:rsidR="00603EC2">
          <w:rPr>
            <w:sz w:val="22"/>
            <w:szCs w:val="22"/>
          </w:rPr>
          <w:t>13</w:t>
        </w:r>
      </w:ins>
      <w:r w:rsidRPr="00DD2638">
        <w:rPr>
          <w:sz w:val="22"/>
          <w:szCs w:val="22"/>
        </w:rPr>
        <w:t xml:space="preserve">. Deoni SCL, Medeiros P, Deoni AT, et al. Development of a mobile low-field MRI scanner. </w:t>
      </w:r>
      <w:r w:rsidRPr="00DD2638">
        <w:rPr>
          <w:i/>
          <w:iCs/>
          <w:sz w:val="22"/>
          <w:szCs w:val="22"/>
        </w:rPr>
        <w:t>Sci Rep.</w:t>
      </w:r>
      <w:r w:rsidRPr="00DD2638">
        <w:rPr>
          <w:sz w:val="22"/>
          <w:szCs w:val="22"/>
        </w:rPr>
        <w:t xml:space="preserve"> 2022;12</w:t>
      </w:r>
      <w:del w:id="710" w:author="Laura Sitler" w:date="2023-08-31T12:17:00Z">
        <w:r w:rsidRPr="00DD2638" w:rsidDel="00D245F9">
          <w:rPr>
            <w:sz w:val="22"/>
            <w:szCs w:val="22"/>
          </w:rPr>
          <w:delText>(1)</w:delText>
        </w:r>
      </w:del>
      <w:r w:rsidRPr="00DD2638">
        <w:rPr>
          <w:sz w:val="22"/>
          <w:szCs w:val="22"/>
        </w:rPr>
        <w:t>:5690.</w:t>
      </w:r>
      <w:ins w:id="711" w:author="Laura Sitler" w:date="2023-08-31T12:16:00Z">
        <w:r w:rsidR="00D245F9">
          <w:rPr>
            <w:sz w:val="22"/>
            <w:szCs w:val="22"/>
          </w:rPr>
          <w:t xml:space="preserve"> </w:t>
        </w:r>
        <w:r w:rsidR="00D245F9" w:rsidRPr="00D245F9">
          <w:rPr>
            <w:sz w:val="22"/>
            <w:szCs w:val="22"/>
          </w:rPr>
          <w:t xml:space="preserve">doi:10.1038/s41598-022-09760-2 </w:t>
        </w:r>
      </w:ins>
      <w:r w:rsidRPr="00DD2638">
        <w:rPr>
          <w:sz w:val="22"/>
          <w:szCs w:val="22"/>
        </w:rPr>
        <w:t xml:space="preserve"> </w:t>
      </w:r>
      <w:del w:id="712" w:author="Laura Sitler" w:date="2023-08-31T12:16:00Z">
        <w:r w:rsidRPr="00DD2638" w:rsidDel="00D245F9">
          <w:fldChar w:fldCharType="begin"/>
        </w:r>
        <w:r w:rsidRPr="00DD2638" w:rsidDel="00D245F9">
          <w:rPr>
            <w:sz w:val="22"/>
            <w:szCs w:val="22"/>
          </w:rPr>
          <w:delInstrText>HYPERLINK "https://doi.org/10.1038/s41598-022-09760-2"</w:delInstrText>
        </w:r>
        <w:r w:rsidRPr="00DD2638" w:rsidDel="00D245F9">
          <w:fldChar w:fldCharType="separate"/>
        </w:r>
        <w:r w:rsidRPr="00DD2638" w:rsidDel="00D245F9">
          <w:rPr>
            <w:rStyle w:val="Hyperlink"/>
            <w:sz w:val="22"/>
            <w:szCs w:val="22"/>
          </w:rPr>
          <w:delText>https://doi.org/10.1038/s41598-022-09760-2</w:delText>
        </w:r>
        <w:r w:rsidRPr="00DD2638" w:rsidDel="00D245F9">
          <w:rPr>
            <w:rStyle w:val="Hyperlink"/>
            <w:sz w:val="22"/>
            <w:szCs w:val="22"/>
          </w:rPr>
          <w:fldChar w:fldCharType="end"/>
        </w:r>
      </w:del>
      <w:r w:rsidRPr="00DD2638">
        <w:rPr>
          <w:sz w:val="22"/>
          <w:szCs w:val="22"/>
        </w:rPr>
        <w:t xml:space="preserve"> </w:t>
      </w:r>
    </w:p>
    <w:p w14:paraId="1B90C389" w14:textId="78756AD2" w:rsidR="00DD2638" w:rsidRPr="00DD2638" w:rsidRDefault="00DD2638" w:rsidP="00DD2638">
      <w:pPr>
        <w:pStyle w:val="EndnoteText"/>
        <w:spacing w:line="360" w:lineRule="auto"/>
        <w:rPr>
          <w:sz w:val="22"/>
          <w:szCs w:val="22"/>
        </w:rPr>
      </w:pPr>
      <w:del w:id="713" w:author="Laura Sitler" w:date="2023-08-31T12:34:00Z">
        <w:r w:rsidRPr="00DD2638" w:rsidDel="0048281F">
          <w:rPr>
            <w:sz w:val="22"/>
            <w:szCs w:val="22"/>
          </w:rPr>
          <w:delText>12</w:delText>
        </w:r>
      </w:del>
      <w:ins w:id="714" w:author="Laura Sitler" w:date="2023-08-31T13:48:00Z">
        <w:r w:rsidR="00603EC2">
          <w:rPr>
            <w:sz w:val="22"/>
            <w:szCs w:val="22"/>
          </w:rPr>
          <w:t>14</w:t>
        </w:r>
      </w:ins>
      <w:r w:rsidRPr="00DD2638">
        <w:rPr>
          <w:sz w:val="22"/>
          <w:szCs w:val="22"/>
        </w:rPr>
        <w:t xml:space="preserve">. Mateen FJ, Cooley CZ, Stockmann JP, et al. Low-field portable brain MRI in CNS demyelinating disease. </w:t>
      </w:r>
      <w:r w:rsidRPr="00DD2638">
        <w:rPr>
          <w:i/>
          <w:iCs/>
          <w:sz w:val="22"/>
          <w:szCs w:val="22"/>
        </w:rPr>
        <w:t>Mult Scler Relat Disord.</w:t>
      </w:r>
      <w:r w:rsidRPr="00DD2638">
        <w:rPr>
          <w:sz w:val="22"/>
          <w:szCs w:val="22"/>
        </w:rPr>
        <w:t xml:space="preserve"> 2021;51:102903.</w:t>
      </w:r>
      <w:ins w:id="715" w:author="Laura Sitler" w:date="2023-08-31T12:17:00Z">
        <w:r w:rsidR="00D245F9">
          <w:rPr>
            <w:sz w:val="22"/>
            <w:szCs w:val="22"/>
          </w:rPr>
          <w:t xml:space="preserve"> </w:t>
        </w:r>
        <w:r w:rsidR="00D245F9" w:rsidRPr="00D245F9">
          <w:rPr>
            <w:sz w:val="22"/>
            <w:szCs w:val="22"/>
          </w:rPr>
          <w:t xml:space="preserve">doi:10.1016/j.msard.2021.102903 </w:t>
        </w:r>
      </w:ins>
      <w:r w:rsidRPr="00DD2638">
        <w:rPr>
          <w:sz w:val="22"/>
          <w:szCs w:val="22"/>
        </w:rPr>
        <w:t xml:space="preserve"> </w:t>
      </w:r>
      <w:del w:id="716" w:author="Laura Sitler" w:date="2023-08-31T12:17:00Z">
        <w:r w:rsidRPr="00DD2638" w:rsidDel="00D245F9">
          <w:fldChar w:fldCharType="begin"/>
        </w:r>
        <w:r w:rsidRPr="00DD2638" w:rsidDel="00D245F9">
          <w:rPr>
            <w:sz w:val="22"/>
            <w:szCs w:val="22"/>
          </w:rPr>
          <w:delInstrText>HYPERLINK "https://doi.org/10.1016/j.msard.2021.102903"</w:delInstrText>
        </w:r>
        <w:r w:rsidRPr="00DD2638" w:rsidDel="00D245F9">
          <w:fldChar w:fldCharType="separate"/>
        </w:r>
        <w:r w:rsidRPr="00DD2638" w:rsidDel="00D245F9">
          <w:rPr>
            <w:rStyle w:val="Hyperlink"/>
            <w:sz w:val="22"/>
            <w:szCs w:val="22"/>
          </w:rPr>
          <w:delText>https://doi.org/10.1016/j.msard.2021.102903</w:delText>
        </w:r>
        <w:r w:rsidRPr="00DD2638" w:rsidDel="00D245F9">
          <w:rPr>
            <w:rStyle w:val="Hyperlink"/>
            <w:sz w:val="22"/>
            <w:szCs w:val="22"/>
          </w:rPr>
          <w:fldChar w:fldCharType="end"/>
        </w:r>
      </w:del>
      <w:r w:rsidRPr="00DD2638">
        <w:rPr>
          <w:sz w:val="22"/>
          <w:szCs w:val="22"/>
        </w:rPr>
        <w:t xml:space="preserve"> </w:t>
      </w:r>
    </w:p>
    <w:p w14:paraId="1BAA2A99" w14:textId="33B865B0" w:rsidR="00DD2638" w:rsidRPr="00DD2638" w:rsidRDefault="00DD2638" w:rsidP="00DD2638">
      <w:pPr>
        <w:pStyle w:val="EndnoteText"/>
        <w:spacing w:line="360" w:lineRule="auto"/>
        <w:rPr>
          <w:sz w:val="22"/>
          <w:szCs w:val="22"/>
        </w:rPr>
      </w:pPr>
      <w:del w:id="717" w:author="Laura Sitler" w:date="2023-08-31T12:34:00Z">
        <w:r w:rsidRPr="00DD2638" w:rsidDel="0048281F">
          <w:rPr>
            <w:sz w:val="22"/>
            <w:szCs w:val="22"/>
          </w:rPr>
          <w:delText>13</w:delText>
        </w:r>
      </w:del>
      <w:ins w:id="718" w:author="Laura Sitler" w:date="2023-08-31T13:48:00Z">
        <w:r w:rsidR="00603EC2">
          <w:rPr>
            <w:sz w:val="22"/>
            <w:szCs w:val="22"/>
          </w:rPr>
          <w:t>15</w:t>
        </w:r>
      </w:ins>
      <w:r w:rsidRPr="00DD2638">
        <w:rPr>
          <w:sz w:val="22"/>
          <w:szCs w:val="22"/>
        </w:rPr>
        <w:t xml:space="preserve">. Mazurek MH, Cahn BA, Yuen MM, et al. Portable, bedside, low-field magnetic resonance imaging for evaluation of intracerebral hemorrhage. </w:t>
      </w:r>
      <w:r w:rsidRPr="00DD2638">
        <w:rPr>
          <w:i/>
          <w:iCs/>
          <w:sz w:val="22"/>
          <w:szCs w:val="22"/>
        </w:rPr>
        <w:t>Nat Comm</w:t>
      </w:r>
      <w:ins w:id="719" w:author="Laura Sitler" w:date="2023-08-31T12:19:00Z">
        <w:r w:rsidR="00D245F9">
          <w:rPr>
            <w:i/>
            <w:iCs/>
            <w:sz w:val="22"/>
            <w:szCs w:val="22"/>
          </w:rPr>
          <w:t>un</w:t>
        </w:r>
      </w:ins>
      <w:r w:rsidRPr="00DD2638">
        <w:rPr>
          <w:i/>
          <w:iCs/>
          <w:sz w:val="22"/>
          <w:szCs w:val="22"/>
        </w:rPr>
        <w:t>.</w:t>
      </w:r>
      <w:r w:rsidRPr="00DD2638">
        <w:rPr>
          <w:sz w:val="22"/>
          <w:szCs w:val="22"/>
        </w:rPr>
        <w:t xml:space="preserve"> 2021;12:5119.</w:t>
      </w:r>
      <w:ins w:id="720" w:author="Laura Sitler" w:date="2023-08-31T12:18:00Z">
        <w:r w:rsidR="00D245F9">
          <w:rPr>
            <w:sz w:val="22"/>
            <w:szCs w:val="22"/>
          </w:rPr>
          <w:t xml:space="preserve"> doi:</w:t>
        </w:r>
        <w:r w:rsidR="00D245F9" w:rsidRPr="00D245F9">
          <w:rPr>
            <w:sz w:val="22"/>
            <w:szCs w:val="22"/>
          </w:rPr>
          <w:t xml:space="preserve">10.1038/s41467-021-25441-6 </w:t>
        </w:r>
      </w:ins>
      <w:r w:rsidRPr="00DD2638">
        <w:rPr>
          <w:sz w:val="22"/>
          <w:szCs w:val="22"/>
        </w:rPr>
        <w:t xml:space="preserve"> </w:t>
      </w:r>
      <w:del w:id="721" w:author="Laura Sitler" w:date="2023-08-31T12:18:00Z">
        <w:r w:rsidRPr="00DD2638" w:rsidDel="00D245F9">
          <w:fldChar w:fldCharType="begin"/>
        </w:r>
        <w:r w:rsidRPr="00DD2638" w:rsidDel="00D245F9">
          <w:rPr>
            <w:sz w:val="22"/>
            <w:szCs w:val="22"/>
          </w:rPr>
          <w:delInstrText>HYPERLINK "https://doi.org/10.1038/s41467-021-25441-6"</w:delInstrText>
        </w:r>
        <w:r w:rsidRPr="00DD2638" w:rsidDel="00D245F9">
          <w:fldChar w:fldCharType="separate"/>
        </w:r>
        <w:r w:rsidRPr="00DD2638" w:rsidDel="00D245F9">
          <w:rPr>
            <w:rStyle w:val="Hyperlink"/>
            <w:sz w:val="22"/>
            <w:szCs w:val="22"/>
          </w:rPr>
          <w:delText>https://doi.org/10.1038/s41467-021-25441-6</w:delText>
        </w:r>
        <w:r w:rsidRPr="00DD2638" w:rsidDel="00D245F9">
          <w:rPr>
            <w:rStyle w:val="Hyperlink"/>
            <w:sz w:val="22"/>
            <w:szCs w:val="22"/>
          </w:rPr>
          <w:fldChar w:fldCharType="end"/>
        </w:r>
        <w:r w:rsidRPr="00DD2638" w:rsidDel="00D245F9">
          <w:rPr>
            <w:sz w:val="22"/>
            <w:szCs w:val="22"/>
          </w:rPr>
          <w:delText xml:space="preserve"> </w:delText>
        </w:r>
      </w:del>
    </w:p>
    <w:p w14:paraId="6A310287" w14:textId="6B26BD17" w:rsidR="00DD2638" w:rsidRPr="00DD2638" w:rsidRDefault="00DD2638" w:rsidP="00DD2638">
      <w:pPr>
        <w:pStyle w:val="EndnoteText"/>
        <w:spacing w:line="360" w:lineRule="auto"/>
        <w:rPr>
          <w:sz w:val="22"/>
          <w:szCs w:val="22"/>
        </w:rPr>
      </w:pPr>
      <w:del w:id="722" w:author="Laura Sitler" w:date="2023-08-31T12:34:00Z">
        <w:r w:rsidRPr="00DD2638" w:rsidDel="0048281F">
          <w:rPr>
            <w:sz w:val="22"/>
            <w:szCs w:val="22"/>
          </w:rPr>
          <w:delText>14</w:delText>
        </w:r>
      </w:del>
      <w:ins w:id="723" w:author="Laura Sitler" w:date="2023-08-31T13:48:00Z">
        <w:r w:rsidR="00603EC2">
          <w:rPr>
            <w:sz w:val="22"/>
            <w:szCs w:val="22"/>
          </w:rPr>
          <w:t>16</w:t>
        </w:r>
      </w:ins>
      <w:r w:rsidRPr="00DD2638">
        <w:rPr>
          <w:sz w:val="22"/>
          <w:szCs w:val="22"/>
        </w:rPr>
        <w:t xml:space="preserve">. Prabhat AM, Crawford AL, Mazurek MH, et al. Methodology for low-field, portable magnetic resonance neuroimaging at the bedside. </w:t>
      </w:r>
      <w:r w:rsidRPr="00DD2638">
        <w:rPr>
          <w:i/>
          <w:iCs/>
          <w:sz w:val="22"/>
          <w:szCs w:val="22"/>
        </w:rPr>
        <w:t>Front Neurol.</w:t>
      </w:r>
      <w:r w:rsidRPr="00DD2638">
        <w:rPr>
          <w:sz w:val="22"/>
          <w:szCs w:val="22"/>
        </w:rPr>
        <w:t xml:space="preserve"> 2021;12:760321.</w:t>
      </w:r>
      <w:ins w:id="724" w:author="Laura Sitler" w:date="2023-08-31T12:19:00Z">
        <w:r w:rsidR="00D245F9">
          <w:rPr>
            <w:sz w:val="22"/>
            <w:szCs w:val="22"/>
          </w:rPr>
          <w:t xml:space="preserve"> doi:</w:t>
        </w:r>
        <w:r w:rsidR="00D245F9" w:rsidRPr="00D245F9">
          <w:rPr>
            <w:sz w:val="22"/>
            <w:szCs w:val="22"/>
          </w:rPr>
          <w:t xml:space="preserve">10.3389/fneur.2021.760321 </w:t>
        </w:r>
      </w:ins>
      <w:r w:rsidRPr="00DD2638">
        <w:rPr>
          <w:sz w:val="22"/>
          <w:szCs w:val="22"/>
        </w:rPr>
        <w:t xml:space="preserve"> </w:t>
      </w:r>
      <w:del w:id="725" w:author="Laura Sitler" w:date="2023-08-31T12:19:00Z">
        <w:r w:rsidRPr="00DD2638" w:rsidDel="00D245F9">
          <w:fldChar w:fldCharType="begin"/>
        </w:r>
        <w:r w:rsidRPr="00DD2638" w:rsidDel="00D245F9">
          <w:rPr>
            <w:sz w:val="22"/>
            <w:szCs w:val="22"/>
          </w:rPr>
          <w:delInstrText>HYPERLINK "https://doi.org/10.3389/fneur.2021.760321"</w:delInstrText>
        </w:r>
        <w:r w:rsidRPr="00DD2638" w:rsidDel="00D245F9">
          <w:fldChar w:fldCharType="separate"/>
        </w:r>
        <w:r w:rsidRPr="00DD2638" w:rsidDel="00D245F9">
          <w:rPr>
            <w:rStyle w:val="Hyperlink"/>
            <w:sz w:val="22"/>
            <w:szCs w:val="22"/>
          </w:rPr>
          <w:delText>https://doi.org/10.3389/fneur.2021.760321</w:delText>
        </w:r>
        <w:r w:rsidRPr="00DD2638" w:rsidDel="00D245F9">
          <w:rPr>
            <w:rStyle w:val="Hyperlink"/>
            <w:sz w:val="22"/>
            <w:szCs w:val="22"/>
          </w:rPr>
          <w:fldChar w:fldCharType="end"/>
        </w:r>
        <w:r w:rsidRPr="00DD2638" w:rsidDel="00D245F9">
          <w:rPr>
            <w:sz w:val="22"/>
            <w:szCs w:val="22"/>
          </w:rPr>
          <w:delText xml:space="preserve"> </w:delText>
        </w:r>
      </w:del>
    </w:p>
    <w:p w14:paraId="753AD1CD" w14:textId="1FE394F4" w:rsidR="00DD2638" w:rsidRPr="00DD2638" w:rsidRDefault="00DD2638" w:rsidP="00DD2638">
      <w:pPr>
        <w:pStyle w:val="EndnoteText"/>
        <w:spacing w:line="360" w:lineRule="auto"/>
        <w:rPr>
          <w:sz w:val="22"/>
          <w:szCs w:val="22"/>
        </w:rPr>
      </w:pPr>
      <w:del w:id="726" w:author="Laura Sitler" w:date="2023-08-31T12:34:00Z">
        <w:r w:rsidRPr="00DD2638" w:rsidDel="0048281F">
          <w:rPr>
            <w:sz w:val="22"/>
            <w:szCs w:val="22"/>
          </w:rPr>
          <w:delText>15</w:delText>
        </w:r>
      </w:del>
      <w:ins w:id="727" w:author="Laura Sitler" w:date="2023-08-31T13:48:00Z">
        <w:r w:rsidR="00603EC2">
          <w:rPr>
            <w:sz w:val="22"/>
            <w:szCs w:val="22"/>
          </w:rPr>
          <w:t>17</w:t>
        </w:r>
      </w:ins>
      <w:r w:rsidRPr="00DD2638">
        <w:rPr>
          <w:sz w:val="22"/>
          <w:szCs w:val="22"/>
        </w:rPr>
        <w:t xml:space="preserve">. Sheth KN, Mazurek MH, Yuen MM, et al. Assessment of brain injury using portable, low-field magnetic resonance imaging at the bedside of critically ill patients. </w:t>
      </w:r>
      <w:r w:rsidRPr="00DD2638">
        <w:rPr>
          <w:i/>
          <w:iCs/>
          <w:sz w:val="22"/>
          <w:szCs w:val="22"/>
        </w:rPr>
        <w:t>JAMA Neurol.</w:t>
      </w:r>
      <w:r w:rsidRPr="00DD2638">
        <w:rPr>
          <w:sz w:val="22"/>
          <w:szCs w:val="22"/>
        </w:rPr>
        <w:t xml:space="preserve"> 2021;78</w:t>
      </w:r>
      <w:del w:id="728" w:author="Laura Sitler" w:date="2023-08-31T12:24:00Z">
        <w:r w:rsidRPr="00DD2638" w:rsidDel="00D245F9">
          <w:rPr>
            <w:sz w:val="22"/>
            <w:szCs w:val="22"/>
          </w:rPr>
          <w:delText>(1)</w:delText>
        </w:r>
      </w:del>
      <w:r w:rsidRPr="00DD2638">
        <w:rPr>
          <w:sz w:val="22"/>
          <w:szCs w:val="22"/>
        </w:rPr>
        <w:t>:41-47.</w:t>
      </w:r>
      <w:ins w:id="729" w:author="Laura Sitler" w:date="2023-08-31T12:24:00Z">
        <w:r w:rsidR="00D245F9">
          <w:rPr>
            <w:sz w:val="22"/>
            <w:szCs w:val="22"/>
          </w:rPr>
          <w:t xml:space="preserve"> doi:</w:t>
        </w:r>
        <w:r w:rsidR="00D245F9" w:rsidRPr="00D245F9">
          <w:rPr>
            <w:sz w:val="22"/>
            <w:szCs w:val="22"/>
          </w:rPr>
          <w:t xml:space="preserve">10.1001/jamaneurol.2020.3263 </w:t>
        </w:r>
      </w:ins>
      <w:r w:rsidRPr="00DD2638">
        <w:rPr>
          <w:sz w:val="22"/>
          <w:szCs w:val="22"/>
        </w:rPr>
        <w:t xml:space="preserve"> </w:t>
      </w:r>
      <w:del w:id="730" w:author="Laura Sitler" w:date="2023-08-31T12:24:00Z">
        <w:r w:rsidRPr="00DD2638" w:rsidDel="00D245F9">
          <w:fldChar w:fldCharType="begin"/>
        </w:r>
        <w:r w:rsidRPr="00DD2638" w:rsidDel="00D245F9">
          <w:rPr>
            <w:sz w:val="22"/>
            <w:szCs w:val="22"/>
          </w:rPr>
          <w:delInstrText>HYPERLINK "https://doi.org/10.1001/jamaneurol.2020.3263"</w:delInstrText>
        </w:r>
        <w:r w:rsidRPr="00DD2638" w:rsidDel="00D245F9">
          <w:fldChar w:fldCharType="separate"/>
        </w:r>
        <w:r w:rsidRPr="00DD2638" w:rsidDel="00D245F9">
          <w:rPr>
            <w:rStyle w:val="Hyperlink"/>
            <w:sz w:val="22"/>
            <w:szCs w:val="22"/>
          </w:rPr>
          <w:delText>https://doi.org/10.1001/jamaneurol.2020.3263</w:delText>
        </w:r>
        <w:r w:rsidRPr="00DD2638" w:rsidDel="00D245F9">
          <w:rPr>
            <w:rStyle w:val="Hyperlink"/>
            <w:sz w:val="22"/>
            <w:szCs w:val="22"/>
          </w:rPr>
          <w:fldChar w:fldCharType="end"/>
        </w:r>
        <w:r w:rsidRPr="00DD2638" w:rsidDel="00D245F9">
          <w:rPr>
            <w:sz w:val="22"/>
            <w:szCs w:val="22"/>
          </w:rPr>
          <w:delText xml:space="preserve"> </w:delText>
        </w:r>
      </w:del>
    </w:p>
    <w:p w14:paraId="6C8FA0BA" w14:textId="7C5F851A" w:rsidR="00DD2638" w:rsidRPr="00DD2638" w:rsidRDefault="00DD2638" w:rsidP="00DD2638">
      <w:pPr>
        <w:pStyle w:val="EndnoteText"/>
        <w:spacing w:line="360" w:lineRule="auto"/>
        <w:rPr>
          <w:sz w:val="22"/>
          <w:szCs w:val="22"/>
        </w:rPr>
      </w:pPr>
      <w:del w:id="731" w:author="Laura Sitler" w:date="2023-08-31T12:34:00Z">
        <w:r w:rsidRPr="00DD2638" w:rsidDel="0048281F">
          <w:rPr>
            <w:sz w:val="22"/>
            <w:szCs w:val="22"/>
          </w:rPr>
          <w:delText>16</w:delText>
        </w:r>
      </w:del>
      <w:ins w:id="732" w:author="Laura Sitler" w:date="2023-08-31T13:48:00Z">
        <w:r w:rsidR="00603EC2">
          <w:rPr>
            <w:sz w:val="22"/>
            <w:szCs w:val="22"/>
          </w:rPr>
          <w:t>18</w:t>
        </w:r>
      </w:ins>
      <w:r w:rsidRPr="00DD2638">
        <w:rPr>
          <w:sz w:val="22"/>
          <w:szCs w:val="22"/>
        </w:rPr>
        <w:t xml:space="preserve">. Turpin J, Unadkat P, Thomas J, et al. Portable magnetic resonance imaging for ICU patients. </w:t>
      </w:r>
      <w:r w:rsidRPr="00DD2638">
        <w:rPr>
          <w:i/>
          <w:iCs/>
          <w:sz w:val="22"/>
          <w:szCs w:val="22"/>
        </w:rPr>
        <w:t>Crit Care Explor.</w:t>
      </w:r>
      <w:r w:rsidRPr="00DD2638">
        <w:rPr>
          <w:sz w:val="22"/>
          <w:szCs w:val="22"/>
        </w:rPr>
        <w:t xml:space="preserve"> 2020;2</w:t>
      </w:r>
      <w:del w:id="733" w:author="Laura Sitler" w:date="2023-08-31T12:25:00Z">
        <w:r w:rsidRPr="00DD2638" w:rsidDel="00F46BF0">
          <w:rPr>
            <w:sz w:val="22"/>
            <w:szCs w:val="22"/>
          </w:rPr>
          <w:delText>(12)</w:delText>
        </w:r>
      </w:del>
      <w:r w:rsidRPr="00DD2638">
        <w:rPr>
          <w:sz w:val="22"/>
          <w:szCs w:val="22"/>
        </w:rPr>
        <w:t xml:space="preserve">:e0306. </w:t>
      </w:r>
      <w:ins w:id="734" w:author="Laura Sitler" w:date="2023-08-31T12:25:00Z">
        <w:r w:rsidR="00D245F9" w:rsidRPr="00D245F9">
          <w:rPr>
            <w:sz w:val="22"/>
            <w:szCs w:val="22"/>
          </w:rPr>
          <w:t xml:space="preserve">doi:10.1097/CCE.0000000000000306 </w:t>
        </w:r>
      </w:ins>
      <w:del w:id="735" w:author="Laura Sitler" w:date="2023-08-31T12:24:00Z">
        <w:r w:rsidRPr="00DD2638" w:rsidDel="00D245F9">
          <w:fldChar w:fldCharType="begin"/>
        </w:r>
        <w:r w:rsidRPr="00DD2638" w:rsidDel="00D245F9">
          <w:rPr>
            <w:sz w:val="22"/>
            <w:szCs w:val="22"/>
          </w:rPr>
          <w:delInstrText>HYPERLINK "https://doi.org/10.1097%2FCCE.0000000000000306"</w:delInstrText>
        </w:r>
        <w:r w:rsidRPr="00DD2638" w:rsidDel="00D245F9">
          <w:fldChar w:fldCharType="separate"/>
        </w:r>
        <w:r w:rsidRPr="00DD2638" w:rsidDel="00D245F9">
          <w:rPr>
            <w:rStyle w:val="Hyperlink"/>
            <w:sz w:val="22"/>
            <w:szCs w:val="22"/>
          </w:rPr>
          <w:delText>https://doi.org/10.1097%2FCCE.0000000000000306</w:delText>
        </w:r>
        <w:r w:rsidRPr="00DD2638" w:rsidDel="00D245F9">
          <w:rPr>
            <w:rStyle w:val="Hyperlink"/>
            <w:sz w:val="22"/>
            <w:szCs w:val="22"/>
          </w:rPr>
          <w:fldChar w:fldCharType="end"/>
        </w:r>
        <w:r w:rsidRPr="00DD2638" w:rsidDel="00D245F9">
          <w:rPr>
            <w:sz w:val="22"/>
            <w:szCs w:val="22"/>
          </w:rPr>
          <w:delText xml:space="preserve"> </w:delText>
        </w:r>
      </w:del>
    </w:p>
    <w:p w14:paraId="5E61DA7D" w14:textId="74ABCC2D" w:rsidR="00DD2638" w:rsidRPr="00DD2638" w:rsidRDefault="00DD2638">
      <w:pPr>
        <w:pStyle w:val="EndnoteText"/>
        <w:spacing w:line="360" w:lineRule="auto"/>
        <w:rPr>
          <w:szCs w:val="22"/>
          <w:rPrChange w:id="736" w:author="Laura Sitler" w:date="2023-08-31T12:02:00Z">
            <w:rPr>
              <w:b/>
              <w:bCs/>
            </w:rPr>
          </w:rPrChange>
        </w:rPr>
        <w:pPrChange w:id="737" w:author="Laura Sitler" w:date="2023-08-31T12:02:00Z">
          <w:pPr>
            <w:spacing w:line="360" w:lineRule="auto"/>
            <w:jc w:val="center"/>
          </w:pPr>
        </w:pPrChange>
      </w:pPr>
      <w:del w:id="738" w:author="Laura Sitler" w:date="2023-08-31T12:34:00Z">
        <w:r w:rsidRPr="00DD2638" w:rsidDel="0048281F">
          <w:rPr>
            <w:sz w:val="22"/>
            <w:szCs w:val="22"/>
          </w:rPr>
          <w:delText>17</w:delText>
        </w:r>
      </w:del>
      <w:ins w:id="739" w:author="Laura Sitler" w:date="2023-08-31T13:48:00Z">
        <w:r w:rsidR="00603EC2">
          <w:rPr>
            <w:sz w:val="22"/>
            <w:szCs w:val="22"/>
          </w:rPr>
          <w:t>19</w:t>
        </w:r>
      </w:ins>
      <w:r w:rsidRPr="00DD2638">
        <w:rPr>
          <w:sz w:val="22"/>
          <w:szCs w:val="22"/>
        </w:rPr>
        <w:t xml:space="preserve">. Yuen MM, Prabhat AM, Mazurek MH, et al. Portable, low-field magnetic resonance imaging enables highly accessible and dynamic bedside evaluation of ischemic stroke. </w:t>
      </w:r>
      <w:r w:rsidRPr="00DD2638">
        <w:rPr>
          <w:i/>
          <w:iCs/>
          <w:sz w:val="22"/>
          <w:szCs w:val="22"/>
        </w:rPr>
        <w:t>Sci Adv.</w:t>
      </w:r>
      <w:r w:rsidRPr="00DD2638">
        <w:rPr>
          <w:sz w:val="22"/>
          <w:szCs w:val="22"/>
        </w:rPr>
        <w:t xml:space="preserve"> 2022;8</w:t>
      </w:r>
      <w:del w:id="740" w:author="Laura Sitler" w:date="2023-08-31T12:25:00Z">
        <w:r w:rsidRPr="00DD2638" w:rsidDel="00F46BF0">
          <w:rPr>
            <w:sz w:val="22"/>
            <w:szCs w:val="22"/>
          </w:rPr>
          <w:delText>(16)</w:delText>
        </w:r>
      </w:del>
      <w:r w:rsidRPr="00DD2638">
        <w:rPr>
          <w:sz w:val="22"/>
          <w:szCs w:val="22"/>
        </w:rPr>
        <w:t xml:space="preserve">:eabm3952. </w:t>
      </w:r>
      <w:del w:id="741" w:author="Laura Sitler" w:date="2023-08-31T12:25:00Z">
        <w:r w:rsidRPr="00DD2638" w:rsidDel="00F46BF0">
          <w:fldChar w:fldCharType="begin"/>
        </w:r>
        <w:r w:rsidRPr="00DD2638" w:rsidDel="00F46BF0">
          <w:rPr>
            <w:sz w:val="22"/>
            <w:szCs w:val="22"/>
          </w:rPr>
          <w:delInstrText>HYPERLINK "https://doi.org/10.1126/sciadv.abm3952"</w:delInstrText>
        </w:r>
        <w:r w:rsidRPr="00DD2638" w:rsidDel="00F46BF0">
          <w:fldChar w:fldCharType="separate"/>
        </w:r>
        <w:r w:rsidRPr="00DD2638" w:rsidDel="00F46BF0">
          <w:rPr>
            <w:rStyle w:val="Hyperlink"/>
            <w:sz w:val="22"/>
            <w:szCs w:val="22"/>
          </w:rPr>
          <w:delText>https://doi.org/10.1126/sciadv.abm3952</w:delText>
        </w:r>
        <w:r w:rsidRPr="00DD2638" w:rsidDel="00F46BF0">
          <w:rPr>
            <w:rStyle w:val="Hyperlink"/>
            <w:sz w:val="22"/>
            <w:szCs w:val="22"/>
          </w:rPr>
          <w:fldChar w:fldCharType="end"/>
        </w:r>
        <w:r w:rsidRPr="00DD2638" w:rsidDel="00F46BF0">
          <w:rPr>
            <w:sz w:val="22"/>
            <w:szCs w:val="22"/>
          </w:rPr>
          <w:delText xml:space="preserve"> </w:delText>
        </w:r>
      </w:del>
      <w:ins w:id="742" w:author="Laura Sitler" w:date="2023-08-31T12:25:00Z">
        <w:r w:rsidR="00F46BF0" w:rsidRPr="00F46BF0">
          <w:rPr>
            <w:sz w:val="22"/>
            <w:szCs w:val="22"/>
          </w:rPr>
          <w:t>doi:10.1126/sciadv.abm3952</w:t>
        </w:r>
      </w:ins>
    </w:p>
    <w:sectPr w:rsidR="00DD2638" w:rsidRPr="00DD2638">
      <w:headerReference w:type="default" r:id="rId15"/>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Laura Sitler" w:date="2023-08-31T13:09:00Z" w:initials="LS">
    <w:p w14:paraId="4754BC4E" w14:textId="77777777" w:rsidR="00AB01B2" w:rsidRDefault="006D3300" w:rsidP="00672218">
      <w:pPr>
        <w:pStyle w:val="CommentText"/>
      </w:pPr>
      <w:r>
        <w:rPr>
          <w:rStyle w:val="CommentReference"/>
        </w:rPr>
        <w:annotationRef/>
      </w:r>
      <w:r w:rsidR="00AB01B2">
        <w:t>I revised the LOs to make them more specific</w:t>
      </w:r>
    </w:p>
  </w:comment>
  <w:comment w:id="57" w:author="Wagner, Jessyca" w:date="2023-08-09T10:26:00Z" w:initials="WJ">
    <w:p w14:paraId="0E57E310" w14:textId="073865EB" w:rsidR="00106F13" w:rsidRDefault="00106F13">
      <w:pPr>
        <w:pStyle w:val="CommentText"/>
      </w:pPr>
      <w:r>
        <w:rPr>
          <w:rStyle w:val="CommentReference"/>
        </w:rPr>
        <w:annotationRef/>
      </w:r>
      <w:r>
        <w:t>Key Take-Home #1</w:t>
      </w:r>
    </w:p>
  </w:comment>
  <w:comment w:id="105" w:author="Wagner, Jessyca" w:date="2023-08-01T10:34:00Z" w:initials="WJ">
    <w:p w14:paraId="45604DB0" w14:textId="0EBD640B" w:rsidR="006C772F" w:rsidRDefault="006C772F">
      <w:pPr>
        <w:pStyle w:val="CommentText"/>
      </w:pPr>
      <w:r>
        <w:rPr>
          <w:rStyle w:val="CommentReference"/>
        </w:rPr>
        <w:annotationRef/>
      </w:r>
      <w:r>
        <w:t>LO 1</w:t>
      </w:r>
    </w:p>
  </w:comment>
  <w:comment w:id="109" w:author="Laura Sitler" w:date="2023-08-31T12:57:00Z" w:initials="LS">
    <w:p w14:paraId="22DE54FF" w14:textId="77777777" w:rsidR="00EF32A2" w:rsidRDefault="00EF32A2" w:rsidP="006B7510">
      <w:pPr>
        <w:pStyle w:val="CommentText"/>
      </w:pPr>
      <w:r>
        <w:rPr>
          <w:rStyle w:val="CommentReference"/>
        </w:rPr>
        <w:annotationRef/>
      </w:r>
      <w:r>
        <w:t>Please confirm changes I made to make the test answer clear.</w:t>
      </w:r>
    </w:p>
  </w:comment>
  <w:comment w:id="106" w:author="Wagner, Jessyca" w:date="2023-08-01T10:39:00Z" w:initials="WJ">
    <w:p w14:paraId="1DD69508" w14:textId="330688DE" w:rsidR="006C772F" w:rsidRDefault="006C772F">
      <w:pPr>
        <w:pStyle w:val="CommentText"/>
      </w:pPr>
      <w:r>
        <w:rPr>
          <w:rStyle w:val="CommentReference"/>
        </w:rPr>
        <w:annotationRef/>
      </w:r>
      <w:r>
        <w:t>Q1</w:t>
      </w:r>
    </w:p>
  </w:comment>
  <w:comment w:id="154" w:author="Laura Sitler" w:date="2023-08-31T10:35:00Z" w:initials="LS">
    <w:p w14:paraId="6E23B38B" w14:textId="77777777" w:rsidR="00AB01B2" w:rsidRDefault="008D6C5F">
      <w:pPr>
        <w:pStyle w:val="CommentText"/>
      </w:pPr>
      <w:r>
        <w:rPr>
          <w:rStyle w:val="CommentReference"/>
        </w:rPr>
        <w:annotationRef/>
      </w:r>
      <w:r w:rsidR="00AB01B2">
        <w:t>If referencing guidelines, it's preferrable to cite primary/original source rather than a secondary source/website, so I added the most recent version of the guidelines to the reference list:</w:t>
      </w:r>
    </w:p>
    <w:p w14:paraId="6AABBA94" w14:textId="77777777" w:rsidR="00AB01B2" w:rsidRDefault="00AB01B2">
      <w:pPr>
        <w:pStyle w:val="CommentText"/>
      </w:pPr>
    </w:p>
    <w:p w14:paraId="2D6EB138" w14:textId="77777777" w:rsidR="00AB01B2" w:rsidRDefault="00AB01B2" w:rsidP="004C3B4D">
      <w:pPr>
        <w:pStyle w:val="CommentText"/>
      </w:pPr>
      <w:r>
        <w:t>ACR Committee on MR Safety. Draft ACR manual on MR safety. American College of Radiology; 2023. Accessed August 31, 2023. https://www.acr.org/-/media/ACR/NOINDEX/Radiology-Safety/MR-Safety/Draft-ACR-Manual-on-MR-Safety.pdf</w:t>
      </w:r>
    </w:p>
  </w:comment>
  <w:comment w:id="160" w:author="Laura Sitler" w:date="2023-08-31T13:39:00Z" w:initials="LS">
    <w:p w14:paraId="23E404F2" w14:textId="77777777" w:rsidR="00AB01B2" w:rsidRDefault="00AB01B2" w:rsidP="00FF69DE">
      <w:pPr>
        <w:pStyle w:val="CommentText"/>
      </w:pPr>
      <w:r>
        <w:rPr>
          <w:rStyle w:val="CommentReference"/>
        </w:rPr>
        <w:annotationRef/>
      </w:r>
      <w:r>
        <w:rPr>
          <w:color w:val="1C1D1E"/>
          <w:highlight w:val="white"/>
        </w:rPr>
        <w:t>With statistics, it's preferrable to reference the actual source so I added it:</w:t>
      </w:r>
      <w:r>
        <w:rPr>
          <w:color w:val="1C1D1E"/>
          <w:highlight w:val="white"/>
        </w:rPr>
        <w:br/>
      </w:r>
      <w:r>
        <w:rPr>
          <w:color w:val="1C1D1E"/>
          <w:highlight w:val="white"/>
        </w:rPr>
        <w:br/>
        <w:t>Marques JP, Simonis FFJ, Webb AG. Low-field MRI: an MR physics perspective. </w:t>
      </w:r>
      <w:r>
        <w:rPr>
          <w:i/>
          <w:iCs/>
          <w:color w:val="1C1D1E"/>
          <w:highlight w:val="white"/>
        </w:rPr>
        <w:t>J Magn Reson Imaging.</w:t>
      </w:r>
      <w:r>
        <w:rPr>
          <w:color w:val="1C1D1E"/>
          <w:highlight w:val="white"/>
        </w:rPr>
        <w:t> 2019;49:1528-1542.</w:t>
      </w:r>
      <w:r>
        <w:t xml:space="preserve"> </w:t>
      </w:r>
    </w:p>
  </w:comment>
  <w:comment w:id="179" w:author="Wagner, Jessyca" w:date="2023-08-01T11:22:00Z" w:initials="WJ">
    <w:p w14:paraId="7A9D10AB" w14:textId="602593CC" w:rsidR="00CC108A" w:rsidRDefault="00CC108A">
      <w:pPr>
        <w:pStyle w:val="CommentText"/>
      </w:pPr>
      <w:r>
        <w:rPr>
          <w:rStyle w:val="CommentReference"/>
        </w:rPr>
        <w:annotationRef/>
      </w:r>
      <w:r w:rsidR="001216FC">
        <w:t>Q2</w:t>
      </w:r>
    </w:p>
  </w:comment>
  <w:comment w:id="218" w:author="Laura Sitler" w:date="2023-08-31T11:13:00Z" w:initials="LS">
    <w:p w14:paraId="2FD4AE37" w14:textId="77777777" w:rsidR="009B65EB" w:rsidRDefault="00403FB6" w:rsidP="002F2C54">
      <w:pPr>
        <w:pStyle w:val="CommentText"/>
      </w:pPr>
      <w:r>
        <w:rPr>
          <w:rStyle w:val="CommentReference"/>
        </w:rPr>
        <w:annotationRef/>
      </w:r>
      <w:r w:rsidR="009B65EB">
        <w:t>Please create a paragraph elaborating on some of the key comparisons and leading into the table. In general, a section should be more than a table, but also, I'm not sure the benefits of some of these differences are clear without elaboration.</w:t>
      </w:r>
    </w:p>
  </w:comment>
  <w:comment w:id="219" w:author="Wagner, Jessyca" w:date="2023-08-01T10:34:00Z" w:initials="WJ">
    <w:p w14:paraId="2DD4B5EB" w14:textId="770965F1" w:rsidR="006C772F" w:rsidRDefault="006C772F">
      <w:pPr>
        <w:pStyle w:val="CommentText"/>
      </w:pPr>
      <w:r>
        <w:rPr>
          <w:rStyle w:val="CommentReference"/>
        </w:rPr>
        <w:annotationRef/>
      </w:r>
      <w:r>
        <w:t>LO 2</w:t>
      </w:r>
    </w:p>
  </w:comment>
  <w:comment w:id="331" w:author="Laura Sitler" w:date="2023-08-31T12:41:00Z" w:initials="LS">
    <w:p w14:paraId="697CDAB9" w14:textId="77777777" w:rsidR="00232EC4" w:rsidRDefault="00BD5446" w:rsidP="007059E7">
      <w:pPr>
        <w:pStyle w:val="CommentText"/>
      </w:pPr>
      <w:r>
        <w:rPr>
          <w:rStyle w:val="CommentReference"/>
        </w:rPr>
        <w:annotationRef/>
      </w:r>
      <w:r w:rsidR="00232EC4">
        <w:t>What are the screening guidelines or how are the Zones implemented? Are they just not used because of the lower magnet? How do the safety measures taken by the techs differ? Would clarify as this is an important differentiation</w:t>
      </w:r>
    </w:p>
  </w:comment>
  <w:comment w:id="341" w:author="Laura Sitler" w:date="2023-08-31T12:29:00Z" w:initials="LS">
    <w:p w14:paraId="597ECD81" w14:textId="77777777" w:rsidR="0082670E" w:rsidRDefault="0050337A" w:rsidP="00DC2441">
      <w:pPr>
        <w:pStyle w:val="CommentText"/>
      </w:pPr>
      <w:r>
        <w:rPr>
          <w:rStyle w:val="CommentReference"/>
        </w:rPr>
        <w:annotationRef/>
      </w:r>
      <w:r w:rsidR="0082670E">
        <w:t>What's different that makes this true? If it's portable, is the unit different in a way that means the patient doesn't need to be inside the machine? Perhaps adding info on how portable functions differently (setup, safety precautions, positioning) from the patient/operator perspective would clear this up?</w:t>
      </w:r>
    </w:p>
  </w:comment>
  <w:comment w:id="407" w:author="Wagner, Jessyca" w:date="2023-08-01T10:35:00Z" w:initials="WJ">
    <w:p w14:paraId="1E8CE30A" w14:textId="21B4E6F9" w:rsidR="006C772F" w:rsidRDefault="006C772F">
      <w:pPr>
        <w:pStyle w:val="CommentText"/>
      </w:pPr>
      <w:r>
        <w:rPr>
          <w:rStyle w:val="CommentReference"/>
        </w:rPr>
        <w:annotationRef/>
      </w:r>
      <w:r>
        <w:t>LO 3</w:t>
      </w:r>
    </w:p>
  </w:comment>
  <w:comment w:id="449" w:author="Wagner, Jessyca" w:date="2023-08-01T11:28:00Z" w:initials="WJ">
    <w:p w14:paraId="762D3A0C" w14:textId="5D5D2BA8" w:rsidR="00BC0D64" w:rsidRDefault="00BC0D64">
      <w:pPr>
        <w:pStyle w:val="CommentText"/>
      </w:pPr>
      <w:r>
        <w:rPr>
          <w:rStyle w:val="CommentReference"/>
        </w:rPr>
        <w:annotationRef/>
      </w:r>
      <w:r>
        <w:t>Q3</w:t>
      </w:r>
    </w:p>
  </w:comment>
  <w:comment w:id="534" w:author="Laura Sitler" w:date="2023-08-31T11:11:00Z" w:initials="LS">
    <w:p w14:paraId="5F7C5609" w14:textId="77777777" w:rsidR="00232EC4" w:rsidRDefault="00403FB6" w:rsidP="003B11B7">
      <w:pPr>
        <w:pStyle w:val="CommentText"/>
      </w:pPr>
      <w:r>
        <w:rPr>
          <w:rStyle w:val="CommentReference"/>
        </w:rPr>
        <w:annotationRef/>
      </w:r>
      <w:r w:rsidR="00232EC4">
        <w:t>Why? Elaborating on the comparisons above may help this make more sense. Do patients still have to sit in a machine and hold still? Why is sedation no longer needed with portable MRI? I don't understand how these things would be better if it functions the same way with a smaller magnet.</w:t>
      </w:r>
    </w:p>
  </w:comment>
  <w:comment w:id="536" w:author="Laura Sitler" w:date="2023-08-31T11:35:00Z" w:initials="LS">
    <w:p w14:paraId="709066CF" w14:textId="77777777" w:rsidR="0082670E" w:rsidRDefault="008D6505" w:rsidP="009E25AA">
      <w:pPr>
        <w:pStyle w:val="CommentText"/>
      </w:pPr>
      <w:r>
        <w:rPr>
          <w:rStyle w:val="CommentReference"/>
        </w:rPr>
        <w:annotationRef/>
      </w:r>
      <w:r w:rsidR="0082670E">
        <w:t>Is this because of insurance coverage and if so, perhaps clarify that. It reads as if the patients are paying out of pocket, and I'm not sure how common that is. I'm wondering if instead you mean it would be cheaper for facilities in rural/low-/mid-income areas to obtain and benefit families in these areas.</w:t>
      </w:r>
    </w:p>
  </w:comment>
  <w:comment w:id="560" w:author="Wagner, Jessyca" w:date="2023-08-01T10:35:00Z" w:initials="WJ">
    <w:p w14:paraId="13440C65" w14:textId="296FC759" w:rsidR="006C772F" w:rsidRDefault="006C772F">
      <w:pPr>
        <w:pStyle w:val="CommentText"/>
      </w:pPr>
      <w:r>
        <w:rPr>
          <w:rStyle w:val="CommentReference"/>
        </w:rPr>
        <w:annotationRef/>
      </w:r>
      <w:r>
        <w:t>LO 4</w:t>
      </w:r>
    </w:p>
  </w:comment>
  <w:comment w:id="561" w:author="Wagner, Jessyca" w:date="2023-08-09T10:27:00Z" w:initials="WJ">
    <w:p w14:paraId="556220D8" w14:textId="3ED327E0" w:rsidR="00106F13" w:rsidRDefault="00106F13">
      <w:pPr>
        <w:pStyle w:val="CommentText"/>
      </w:pPr>
      <w:r>
        <w:rPr>
          <w:rStyle w:val="CommentReference"/>
        </w:rPr>
        <w:annotationRef/>
      </w:r>
      <w:r>
        <w:t>Key Take-Home #2</w:t>
      </w:r>
    </w:p>
  </w:comment>
  <w:comment w:id="567" w:author="Wagner, Jessyca" w:date="2023-08-09T10:27:00Z" w:initials="WJ">
    <w:p w14:paraId="26DB5270" w14:textId="1AD12246" w:rsidR="00106F13" w:rsidRDefault="00106F13">
      <w:pPr>
        <w:pStyle w:val="CommentText"/>
      </w:pPr>
      <w:r>
        <w:rPr>
          <w:rStyle w:val="CommentReference"/>
        </w:rPr>
        <w:annotationRef/>
      </w:r>
      <w:r>
        <w:t>Key Take-Home #3</w:t>
      </w:r>
    </w:p>
  </w:comment>
  <w:comment w:id="568" w:author="Wagner, Jessyca" w:date="2023-08-01T11:33:00Z" w:initials="WJ">
    <w:p w14:paraId="4BD47BB7" w14:textId="5D9163F6" w:rsidR="006C46F8" w:rsidRDefault="006C46F8">
      <w:pPr>
        <w:pStyle w:val="CommentText"/>
      </w:pPr>
      <w:r>
        <w:rPr>
          <w:rStyle w:val="CommentReference"/>
        </w:rPr>
        <w:annotationRef/>
      </w:r>
      <w:r>
        <w:t>Q4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754BC4E" w15:done="0"/>
  <w15:commentEx w15:paraId="0E57E310" w15:done="0"/>
  <w15:commentEx w15:paraId="45604DB0" w15:done="0"/>
  <w15:commentEx w15:paraId="22DE54FF" w15:done="0"/>
  <w15:commentEx w15:paraId="1DD69508" w15:done="0"/>
  <w15:commentEx w15:paraId="2D6EB138" w15:done="0"/>
  <w15:commentEx w15:paraId="23E404F2" w15:done="0"/>
  <w15:commentEx w15:paraId="7A9D10AB" w15:done="0"/>
  <w15:commentEx w15:paraId="2FD4AE37" w15:done="0"/>
  <w15:commentEx w15:paraId="2DD4B5EB" w15:done="0"/>
  <w15:commentEx w15:paraId="697CDAB9" w15:done="0"/>
  <w15:commentEx w15:paraId="597ECD81" w15:done="0"/>
  <w15:commentEx w15:paraId="1E8CE30A" w15:done="0"/>
  <w15:commentEx w15:paraId="762D3A0C" w15:done="0"/>
  <w15:commentEx w15:paraId="5F7C5609" w15:done="0"/>
  <w15:commentEx w15:paraId="709066CF" w15:done="0"/>
  <w15:commentEx w15:paraId="13440C65" w15:done="0"/>
  <w15:commentEx w15:paraId="556220D8" w15:done="0"/>
  <w15:commentEx w15:paraId="26DB5270" w15:done="0"/>
  <w15:commentEx w15:paraId="4BD47B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9B0F6D" w16cex:dateUtc="2023-08-31T17:09:00Z"/>
  <w16cex:commentExtensible w16cex:durableId="289B0CBC" w16cex:dateUtc="2023-08-31T16:57:00Z"/>
  <w16cex:commentExtensible w16cex:durableId="289AEB86" w16cex:dateUtc="2023-08-31T14:35:00Z"/>
  <w16cex:commentExtensible w16cex:durableId="289B1699" w16cex:dateUtc="2023-08-31T17:39:00Z"/>
  <w16cex:commentExtensible w16cex:durableId="289AF43F" w16cex:dateUtc="2023-08-31T15:13:00Z"/>
  <w16cex:commentExtensible w16cex:durableId="289B08E7" w16cex:dateUtc="2023-08-31T16:41:00Z"/>
  <w16cex:commentExtensible w16cex:durableId="289B0627" w16cex:dateUtc="2023-08-31T16:29:00Z"/>
  <w16cex:commentExtensible w16cex:durableId="289AF3EA" w16cex:dateUtc="2023-08-31T15:11:00Z"/>
  <w16cex:commentExtensible w16cex:durableId="289AF981" w16cex:dateUtc="2023-08-31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54BC4E" w16cid:durableId="289B0F6D"/>
  <w16cid:commentId w16cid:paraId="0E57E310" w16cid:durableId="287DE849"/>
  <w16cid:commentId w16cid:paraId="45604DB0" w16cid:durableId="28735E31"/>
  <w16cid:commentId w16cid:paraId="22DE54FF" w16cid:durableId="289B0CBC"/>
  <w16cid:commentId w16cid:paraId="1DD69508" w16cid:durableId="28735F58"/>
  <w16cid:commentId w16cid:paraId="2D6EB138" w16cid:durableId="289AEB86"/>
  <w16cid:commentId w16cid:paraId="23E404F2" w16cid:durableId="289B1699"/>
  <w16cid:commentId w16cid:paraId="7A9D10AB" w16cid:durableId="28736973"/>
  <w16cid:commentId w16cid:paraId="2FD4AE37" w16cid:durableId="289AF43F"/>
  <w16cid:commentId w16cid:paraId="2DD4B5EB" w16cid:durableId="28735E43"/>
  <w16cid:commentId w16cid:paraId="697CDAB9" w16cid:durableId="289B08E7"/>
  <w16cid:commentId w16cid:paraId="597ECD81" w16cid:durableId="289B0627"/>
  <w16cid:commentId w16cid:paraId="1E8CE30A" w16cid:durableId="28735E5A"/>
  <w16cid:commentId w16cid:paraId="762D3A0C" w16cid:durableId="28736AE3"/>
  <w16cid:commentId w16cid:paraId="5F7C5609" w16cid:durableId="289AF3EA"/>
  <w16cid:commentId w16cid:paraId="709066CF" w16cid:durableId="289AF981"/>
  <w16cid:commentId w16cid:paraId="13440C65" w16cid:durableId="28735E67"/>
  <w16cid:commentId w16cid:paraId="556220D8" w16cid:durableId="287DE88D"/>
  <w16cid:commentId w16cid:paraId="26DB5270" w16cid:durableId="287DE8A5"/>
  <w16cid:commentId w16cid:paraId="4BD47BB7" w16cid:durableId="28736C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77E75" w14:textId="77777777" w:rsidR="003D38F1" w:rsidRDefault="003D38F1" w:rsidP="003009D2">
      <w:r>
        <w:separator/>
      </w:r>
    </w:p>
  </w:endnote>
  <w:endnote w:type="continuationSeparator" w:id="0">
    <w:p w14:paraId="32D6CCF3" w14:textId="77777777" w:rsidR="003D38F1" w:rsidRDefault="003D38F1" w:rsidP="003009D2">
      <w:r>
        <w:continuationSeparator/>
      </w:r>
    </w:p>
  </w:endnote>
  <w:endnote w:id="1">
    <w:p w14:paraId="114D0679" w14:textId="38FD7EFE" w:rsidR="009F5986" w:rsidDel="00B576C8" w:rsidRDefault="009F5986" w:rsidP="001D777F">
      <w:pPr>
        <w:pStyle w:val="EndnoteText"/>
        <w:rPr>
          <w:del w:id="65" w:author="Laura Sitler" w:date="2023-08-31T10:17:00Z"/>
        </w:rPr>
      </w:pPr>
      <w:del w:id="66" w:author="Laura Sitler" w:date="2023-08-31T10:17:00Z">
        <w:r w:rsidDel="00B576C8">
          <w:rPr>
            <w:rStyle w:val="EndnoteReference"/>
          </w:rPr>
          <w:endnoteRef/>
        </w:r>
        <w:r w:rsidDel="00B576C8">
          <w:delText xml:space="preserve"> National Institute of Biomedical Imaging and Bioengineering (NBIB). Magnetic Resonance Imaging (MRI). National Institutes of Health. n.d. Accessed July 31, 2023. </w:delText>
        </w:r>
        <w:r w:rsidDel="00B576C8">
          <w:fldChar w:fldCharType="begin"/>
        </w:r>
        <w:r w:rsidDel="00B576C8">
          <w:delInstrText>HYPERLINK "https://www.nibib.nih.gov/science-education/science-topics/magnetic-resonance-imaging-mri" \l "main-content"</w:delInstrText>
        </w:r>
        <w:r w:rsidDel="00B576C8">
          <w:fldChar w:fldCharType="separate"/>
        </w:r>
        <w:r w:rsidRPr="00FB30ED" w:rsidDel="00B576C8">
          <w:rPr>
            <w:rStyle w:val="Hyperlink"/>
          </w:rPr>
          <w:delText>https://www.nibib.nih.gov/science-education/science-topics/magnetic-resonance-imaging-mri#main-content</w:delText>
        </w:r>
        <w:r w:rsidDel="00B576C8">
          <w:rPr>
            <w:rStyle w:val="Hyperlink"/>
          </w:rPr>
          <w:fldChar w:fldCharType="end"/>
        </w:r>
        <w:r w:rsidDel="00B576C8">
          <w:delText xml:space="preserve">  </w:delText>
        </w:r>
      </w:del>
    </w:p>
  </w:endnote>
  <w:endnote w:id="2">
    <w:p w14:paraId="28E8F38B" w14:textId="2EF81E32" w:rsidR="009F5986" w:rsidRPr="00861CA1" w:rsidDel="00B576C8" w:rsidRDefault="009F5986" w:rsidP="001D777F">
      <w:pPr>
        <w:pStyle w:val="EndnoteText"/>
        <w:rPr>
          <w:del w:id="72" w:author="Laura Sitler" w:date="2023-08-31T10:17:00Z"/>
        </w:rPr>
      </w:pPr>
      <w:del w:id="73" w:author="Laura Sitler" w:date="2023-08-31T10:17:00Z">
        <w:r w:rsidDel="00B576C8">
          <w:rPr>
            <w:rStyle w:val="EndnoteReference"/>
          </w:rPr>
          <w:endnoteRef/>
        </w:r>
        <w:r w:rsidDel="00B576C8">
          <w:delText xml:space="preserve"> Basser P. </w:delText>
        </w:r>
        <w:r w:rsidR="00861CA1" w:rsidDel="00B576C8">
          <w:delText xml:space="preserve">Detection of stroke by portable, low-field MRI: A milestone in medical imaging. </w:delText>
        </w:r>
        <w:r w:rsidR="00861CA1" w:rsidDel="00B576C8">
          <w:rPr>
            <w:i/>
            <w:iCs/>
          </w:rPr>
          <w:delText xml:space="preserve">Sci Adv. </w:delText>
        </w:r>
        <w:r w:rsidR="00861CA1" w:rsidDel="00B576C8">
          <w:delText xml:space="preserve">2022;8(16):eabp9307. </w:delText>
        </w:r>
        <w:r w:rsidDel="00B576C8">
          <w:fldChar w:fldCharType="begin"/>
        </w:r>
        <w:r w:rsidDel="00B576C8">
          <w:delInstrText>HYPERLINK "https://doi.org/10.1126/sciadv.abp9307"</w:delInstrText>
        </w:r>
        <w:r w:rsidDel="00B576C8">
          <w:fldChar w:fldCharType="separate"/>
        </w:r>
        <w:r w:rsidR="00861CA1" w:rsidRPr="00FB30ED" w:rsidDel="00B576C8">
          <w:rPr>
            <w:rStyle w:val="Hyperlink"/>
          </w:rPr>
          <w:delText>https://doi.org/10.1126/sciadv.abp9307</w:delText>
        </w:r>
        <w:r w:rsidDel="00B576C8">
          <w:rPr>
            <w:rStyle w:val="Hyperlink"/>
          </w:rPr>
          <w:fldChar w:fldCharType="end"/>
        </w:r>
        <w:r w:rsidR="00861CA1" w:rsidDel="00B576C8">
          <w:delText xml:space="preserve"> </w:delText>
        </w:r>
      </w:del>
    </w:p>
  </w:endnote>
  <w:endnote w:id="3">
    <w:p w14:paraId="3E225BC8" w14:textId="1FA427E0" w:rsidR="003A7EA7" w:rsidDel="00B576C8" w:rsidRDefault="003A7EA7" w:rsidP="001D777F">
      <w:pPr>
        <w:pStyle w:val="EndnoteText"/>
        <w:rPr>
          <w:del w:id="82" w:author="Laura Sitler" w:date="2023-08-31T10:17:00Z"/>
        </w:rPr>
      </w:pPr>
      <w:del w:id="83" w:author="Laura Sitler" w:date="2023-08-31T10:17:00Z">
        <w:r w:rsidDel="00B576C8">
          <w:rPr>
            <w:rStyle w:val="EndnoteReference"/>
          </w:rPr>
          <w:endnoteRef/>
        </w:r>
        <w:r w:rsidDel="00B576C8">
          <w:delText xml:space="preserve"> University of Washington Medicine Department of Radiology. Featured History: Magnetic Resonance Imaging. n.d. Accessed July 31, 2023. </w:delText>
        </w:r>
        <w:r w:rsidDel="00B576C8">
          <w:fldChar w:fldCharType="begin"/>
        </w:r>
        <w:r w:rsidDel="00B576C8">
          <w:delInstrText>HYPERLINK "https://rad.washington.edu/blog/featured-history-magnetic-resonance-imaging/"</w:delInstrText>
        </w:r>
        <w:r w:rsidDel="00B576C8">
          <w:fldChar w:fldCharType="separate"/>
        </w:r>
        <w:r w:rsidRPr="00FB30ED" w:rsidDel="00B576C8">
          <w:rPr>
            <w:rStyle w:val="Hyperlink"/>
          </w:rPr>
          <w:delText>https://rad.washington.edu/blog/featured-history-magnetic-resonance-imaging/</w:delText>
        </w:r>
        <w:r w:rsidDel="00B576C8">
          <w:rPr>
            <w:rStyle w:val="Hyperlink"/>
          </w:rPr>
          <w:fldChar w:fldCharType="end"/>
        </w:r>
        <w:r w:rsidDel="00B576C8">
          <w:delText xml:space="preserve"> </w:delText>
        </w:r>
      </w:del>
    </w:p>
  </w:endnote>
  <w:endnote w:id="4">
    <w:p w14:paraId="46BE5EFB" w14:textId="2600E23C" w:rsidR="00652CC7" w:rsidDel="00B576C8" w:rsidRDefault="00652CC7" w:rsidP="001D777F">
      <w:pPr>
        <w:pStyle w:val="EndnoteText"/>
        <w:rPr>
          <w:del w:id="144" w:author="Laura Sitler" w:date="2023-08-31T10:17:00Z"/>
        </w:rPr>
      </w:pPr>
      <w:del w:id="145" w:author="Laura Sitler" w:date="2023-08-31T10:17:00Z">
        <w:r w:rsidDel="00B576C8">
          <w:rPr>
            <w:rStyle w:val="EndnoteReference"/>
          </w:rPr>
          <w:endnoteRef/>
        </w:r>
        <w:r w:rsidDel="00B576C8">
          <w:delText xml:space="preserve"> Hovis G, Langdorf M, Dang E, et al. MRI at the bedside: A case report comparing fixed and portable magnetic resonance imaging for suspected stroke. </w:delText>
        </w:r>
        <w:r w:rsidRPr="00652CC7" w:rsidDel="00B576C8">
          <w:rPr>
            <w:i/>
            <w:iCs/>
          </w:rPr>
          <w:delText>Cureus</w:delText>
        </w:r>
        <w:r w:rsidDel="00B576C8">
          <w:delText xml:space="preserve">. 2021;13(8):e16904. </w:delText>
        </w:r>
        <w:r w:rsidDel="00B576C8">
          <w:fldChar w:fldCharType="begin"/>
        </w:r>
        <w:r w:rsidDel="00B576C8">
          <w:delInstrText>HYPERLINK "https://doi.org/10.7759%2Fcureus.16904"</w:delInstrText>
        </w:r>
        <w:r w:rsidDel="00B576C8">
          <w:fldChar w:fldCharType="separate"/>
        </w:r>
        <w:r w:rsidRPr="00FB30ED" w:rsidDel="00B576C8">
          <w:rPr>
            <w:rStyle w:val="Hyperlink"/>
          </w:rPr>
          <w:delText>https://doi.org/10.7759%2Fcureus.16904</w:delText>
        </w:r>
        <w:r w:rsidDel="00B576C8">
          <w:rPr>
            <w:rStyle w:val="Hyperlink"/>
          </w:rPr>
          <w:fldChar w:fldCharType="end"/>
        </w:r>
        <w:r w:rsidDel="00B576C8">
          <w:delText xml:space="preserve"> </w:delText>
        </w:r>
      </w:del>
    </w:p>
  </w:endnote>
  <w:endnote w:id="5">
    <w:p w14:paraId="49116857" w14:textId="4430092F" w:rsidR="00652CC7" w:rsidDel="00B576C8" w:rsidRDefault="00652CC7" w:rsidP="001D777F">
      <w:pPr>
        <w:pStyle w:val="EndnoteText"/>
        <w:rPr>
          <w:del w:id="152" w:author="Laura Sitler" w:date="2023-08-31T10:17:00Z"/>
        </w:rPr>
      </w:pPr>
      <w:del w:id="153" w:author="Laura Sitler" w:date="2023-08-31T10:17:00Z">
        <w:r w:rsidDel="00B576C8">
          <w:rPr>
            <w:rStyle w:val="EndnoteReference"/>
          </w:rPr>
          <w:endnoteRef/>
        </w:r>
        <w:r w:rsidDel="00B576C8">
          <w:delText xml:space="preserve"> Medical Professionals. MRI Zones: A Guide for Rad Techs. October 31, 2022. Accessed July 31, 2023. </w:delText>
        </w:r>
        <w:r w:rsidDel="00B576C8">
          <w:fldChar w:fldCharType="begin"/>
        </w:r>
        <w:r w:rsidDel="00B576C8">
          <w:delInstrText>HYPERLINK "https://www.medical-professionals.com/en/mri-zones-guide/"</w:delInstrText>
        </w:r>
        <w:r w:rsidDel="00B576C8">
          <w:fldChar w:fldCharType="separate"/>
        </w:r>
        <w:r w:rsidRPr="00FB30ED" w:rsidDel="00B576C8">
          <w:rPr>
            <w:rStyle w:val="Hyperlink"/>
          </w:rPr>
          <w:delText>https://www.medical-professionals.com/en/mri-zones-guide/</w:delText>
        </w:r>
        <w:r w:rsidDel="00B576C8">
          <w:rPr>
            <w:rStyle w:val="Hyperlink"/>
          </w:rPr>
          <w:fldChar w:fldCharType="end"/>
        </w:r>
        <w:r w:rsidDel="00B576C8">
          <w:delText xml:space="preserve"> </w:delText>
        </w:r>
      </w:del>
    </w:p>
  </w:endnote>
  <w:endnote w:id="6">
    <w:p w14:paraId="0943C604" w14:textId="1685BBB0" w:rsidR="00CE4C09" w:rsidRPr="00CE4C09" w:rsidDel="00B576C8" w:rsidRDefault="00CE4C09" w:rsidP="001D777F">
      <w:pPr>
        <w:pStyle w:val="EndnoteText"/>
        <w:rPr>
          <w:del w:id="166" w:author="Laura Sitler" w:date="2023-08-31T10:17:00Z"/>
        </w:rPr>
      </w:pPr>
      <w:del w:id="167" w:author="Laura Sitler" w:date="2023-08-31T10:17:00Z">
        <w:r w:rsidDel="00B576C8">
          <w:rPr>
            <w:rStyle w:val="EndnoteReference"/>
          </w:rPr>
          <w:endnoteRef/>
        </w:r>
        <w:r w:rsidDel="00B576C8">
          <w:delText xml:space="preserve"> Arnold TC, Freeman CW, Litt B, et al. Low-field MRI: Clinical promise and challenges. </w:delText>
        </w:r>
        <w:r w:rsidDel="00B576C8">
          <w:rPr>
            <w:i/>
            <w:iCs/>
          </w:rPr>
          <w:delText xml:space="preserve">J Magn Reason Imaging. </w:delText>
        </w:r>
        <w:r w:rsidDel="00B576C8">
          <w:delText xml:space="preserve">2023;57:25-44. </w:delText>
        </w:r>
        <w:r w:rsidDel="00B576C8">
          <w:fldChar w:fldCharType="begin"/>
        </w:r>
        <w:r w:rsidDel="00B576C8">
          <w:delInstrText>HYPERLINK "https://doi.org/10.1002/jmri.28408"</w:delInstrText>
        </w:r>
        <w:r w:rsidDel="00B576C8">
          <w:fldChar w:fldCharType="separate"/>
        </w:r>
        <w:r w:rsidRPr="00FB30ED" w:rsidDel="00B576C8">
          <w:rPr>
            <w:rStyle w:val="Hyperlink"/>
          </w:rPr>
          <w:delText>https://doi.org/10.1002/jmri.28408</w:delText>
        </w:r>
        <w:r w:rsidDel="00B576C8">
          <w:rPr>
            <w:rStyle w:val="Hyperlink"/>
          </w:rPr>
          <w:fldChar w:fldCharType="end"/>
        </w:r>
        <w:r w:rsidDel="00B576C8">
          <w:delText xml:space="preserve"> </w:delText>
        </w:r>
      </w:del>
    </w:p>
  </w:endnote>
  <w:endnote w:id="7">
    <w:p w14:paraId="692ED62E" w14:textId="411B2D78" w:rsidR="00503BBF" w:rsidDel="00B576C8" w:rsidRDefault="00503BBF" w:rsidP="001D777F">
      <w:pPr>
        <w:pStyle w:val="EndnoteText"/>
        <w:rPr>
          <w:del w:id="427" w:author="Laura Sitler" w:date="2023-08-31T10:18:00Z"/>
        </w:rPr>
      </w:pPr>
      <w:del w:id="428" w:author="Laura Sitler" w:date="2023-08-31T10:18:00Z">
        <w:r w:rsidDel="00B576C8">
          <w:rPr>
            <w:rStyle w:val="EndnoteReference"/>
          </w:rPr>
          <w:endnoteRef/>
        </w:r>
        <w:r w:rsidDel="00B576C8">
          <w:delText xml:space="preserve"> Cho S-M, Wilcox C, Keller S, et al. Assessing the SAfety and FEasibility of bedside portable low-field brain magnetic resonance imaging in patients on ECMO (SAFE-MRI-ECO study): Study protocol and first case series experience. </w:delText>
        </w:r>
        <w:r w:rsidDel="00B576C8">
          <w:rPr>
            <w:i/>
            <w:iCs/>
          </w:rPr>
          <w:delText>Critical Care.</w:delText>
        </w:r>
        <w:r w:rsidDel="00B576C8">
          <w:delText xml:space="preserve"> 2022;26:119.</w:delText>
        </w:r>
        <w:r w:rsidR="003D0D16" w:rsidDel="00B576C8">
          <w:delText xml:space="preserve"> </w:delText>
        </w:r>
        <w:r w:rsidDel="00B576C8">
          <w:fldChar w:fldCharType="begin"/>
        </w:r>
        <w:r w:rsidDel="00B576C8">
          <w:delInstrText>HYPERLINK "https://doi.org/10.1186/s13054-022-03990-6"</w:delInstrText>
        </w:r>
        <w:r w:rsidDel="00B576C8">
          <w:fldChar w:fldCharType="separate"/>
        </w:r>
        <w:r w:rsidR="003D0D16" w:rsidRPr="007C7CD2" w:rsidDel="00B576C8">
          <w:rPr>
            <w:rStyle w:val="Hyperlink"/>
          </w:rPr>
          <w:delText>https://doi.org/10.1186/s13054-022-03990-6</w:delText>
        </w:r>
        <w:r w:rsidDel="00B576C8">
          <w:rPr>
            <w:rStyle w:val="Hyperlink"/>
          </w:rPr>
          <w:fldChar w:fldCharType="end"/>
        </w:r>
        <w:r w:rsidR="003D0D16" w:rsidDel="00B576C8">
          <w:delText xml:space="preserve"> </w:delText>
        </w:r>
        <w:r w:rsidDel="00B576C8">
          <w:delText xml:space="preserve"> </w:delText>
        </w:r>
      </w:del>
    </w:p>
  </w:endnote>
  <w:endnote w:id="8">
    <w:p w14:paraId="45765E66" w14:textId="3D3CA254" w:rsidR="003D0D16" w:rsidDel="00B576C8" w:rsidRDefault="003D0D16" w:rsidP="001D777F">
      <w:pPr>
        <w:pStyle w:val="EndnoteText"/>
        <w:rPr>
          <w:del w:id="447" w:author="Laura Sitler" w:date="2023-08-31T10:18:00Z"/>
        </w:rPr>
      </w:pPr>
      <w:del w:id="448" w:author="Laura Sitler" w:date="2023-08-31T10:18:00Z">
        <w:r w:rsidDel="00B576C8">
          <w:rPr>
            <w:rStyle w:val="EndnoteReference"/>
          </w:rPr>
          <w:endnoteRef/>
        </w:r>
        <w:r w:rsidDel="00B576C8">
          <w:delText xml:space="preserve"> Mayo Clinic Staff. Intraoperative Magnetic Resonance Imaging (iMRI). Mayo Clinic. March 5, 2022. Accessed July 31, 2023. </w:delText>
        </w:r>
        <w:r w:rsidDel="00B576C8">
          <w:fldChar w:fldCharType="begin"/>
        </w:r>
        <w:r w:rsidDel="00B576C8">
          <w:delInstrText>HYPERLINK "https://www.mayoclinic.org/tests-procedures/intraoperative-magnetic-resonance-imaging/about/pac-20394451"</w:delInstrText>
        </w:r>
        <w:r w:rsidDel="00B576C8">
          <w:fldChar w:fldCharType="separate"/>
        </w:r>
        <w:r w:rsidRPr="007C7CD2" w:rsidDel="00B576C8">
          <w:rPr>
            <w:rStyle w:val="Hyperlink"/>
          </w:rPr>
          <w:delText>https://www.mayoclinic.org/tests-procedures/intraoperative-magnetic-resonance-imaging/about/pac-20394451</w:delText>
        </w:r>
        <w:r w:rsidDel="00B576C8">
          <w:rPr>
            <w:rStyle w:val="Hyperlink"/>
          </w:rPr>
          <w:fldChar w:fldCharType="end"/>
        </w:r>
        <w:r w:rsidDel="00B576C8">
          <w:delText xml:space="preserve"> </w:delText>
        </w:r>
      </w:del>
    </w:p>
  </w:endnote>
  <w:endnote w:id="9">
    <w:p w14:paraId="7D6823F4" w14:textId="37542D6C" w:rsidR="003D0D16" w:rsidDel="00B576C8" w:rsidRDefault="003D0D16" w:rsidP="001D777F">
      <w:pPr>
        <w:pStyle w:val="EndnoteText"/>
        <w:rPr>
          <w:del w:id="457" w:author="Laura Sitler" w:date="2023-08-31T10:18:00Z"/>
        </w:rPr>
      </w:pPr>
      <w:del w:id="458" w:author="Laura Sitler" w:date="2023-08-31T10:18:00Z">
        <w:r w:rsidDel="00B576C8">
          <w:rPr>
            <w:rStyle w:val="EndnoteReference"/>
          </w:rPr>
          <w:endnoteRef/>
        </w:r>
        <w:r w:rsidDel="00B576C8">
          <w:delText xml:space="preserve"> Cooley CZ, McDaniel PC, Stockmann JP, et al. A portable scanner for magnetic resonance imaging of the brain. </w:delText>
        </w:r>
        <w:r w:rsidR="00F40F1E" w:rsidRPr="00F40F1E" w:rsidDel="00B576C8">
          <w:rPr>
            <w:i/>
            <w:iCs/>
          </w:rPr>
          <w:delText>Nat Biomed Eng.</w:delText>
        </w:r>
        <w:r w:rsidR="00F40F1E" w:rsidDel="00B576C8">
          <w:delText xml:space="preserve"> 2021;5(3):229-239. </w:delText>
        </w:r>
        <w:r w:rsidDel="00B576C8">
          <w:fldChar w:fldCharType="begin"/>
        </w:r>
        <w:r w:rsidDel="00B576C8">
          <w:delInstrText>HYPERLINK "https://doi.org/10.1038/s41551-020-00641-5"</w:delInstrText>
        </w:r>
        <w:r w:rsidDel="00B576C8">
          <w:fldChar w:fldCharType="separate"/>
        </w:r>
        <w:r w:rsidR="00F40F1E" w:rsidRPr="007C7CD2" w:rsidDel="00B576C8">
          <w:rPr>
            <w:rStyle w:val="Hyperlink"/>
          </w:rPr>
          <w:delText>https://doi.org/10.1038/s41551-020-00641-5</w:delText>
        </w:r>
        <w:r w:rsidDel="00B576C8">
          <w:rPr>
            <w:rStyle w:val="Hyperlink"/>
          </w:rPr>
          <w:fldChar w:fldCharType="end"/>
        </w:r>
        <w:r w:rsidR="00F40F1E" w:rsidDel="00B576C8">
          <w:delText xml:space="preserve"> </w:delText>
        </w:r>
        <w:r w:rsidDel="00B576C8">
          <w:delText xml:space="preserve"> </w:delText>
        </w:r>
      </w:del>
    </w:p>
  </w:endnote>
  <w:endnote w:id="10">
    <w:p w14:paraId="3046CD51" w14:textId="0E2EC0C9" w:rsidR="00FC21C2" w:rsidDel="00B576C8" w:rsidRDefault="00FC21C2" w:rsidP="001D777F">
      <w:pPr>
        <w:pStyle w:val="EndnoteText"/>
        <w:rPr>
          <w:del w:id="468" w:author="Laura Sitler" w:date="2023-08-31T10:18:00Z"/>
        </w:rPr>
      </w:pPr>
      <w:del w:id="469" w:author="Laura Sitler" w:date="2023-08-31T10:18:00Z">
        <w:r w:rsidDel="00B576C8">
          <w:rPr>
            <w:rStyle w:val="EndnoteReference"/>
          </w:rPr>
          <w:endnoteRef/>
        </w:r>
        <w:r w:rsidDel="00B576C8">
          <w:delText xml:space="preserve"> </w:delText>
        </w:r>
        <w:r w:rsidRPr="00FC21C2" w:rsidDel="00B576C8">
          <w:delText xml:space="preserve">Ghadimi M, Sapra A. </w:delText>
        </w:r>
        <w:r w:rsidRPr="00FC21C2" w:rsidDel="00B576C8">
          <w:rPr>
            <w:i/>
            <w:iCs/>
          </w:rPr>
          <w:delText>Magnetic resonance imaging contraindications.</w:delText>
        </w:r>
        <w:r w:rsidRPr="00FC21C2" w:rsidDel="00B576C8">
          <w:delText xml:space="preserve"> Treasure Island, FL: StatPearls; 2023. </w:delText>
        </w:r>
        <w:r w:rsidDel="00B576C8">
          <w:fldChar w:fldCharType="begin"/>
        </w:r>
        <w:r w:rsidDel="00B576C8">
          <w:delInstrText>HYPERLINK "https://www.ncbi.nlm.nih.gov/books/NBK551669/"</w:delInstrText>
        </w:r>
        <w:r w:rsidDel="00B576C8">
          <w:fldChar w:fldCharType="separate"/>
        </w:r>
        <w:r w:rsidRPr="00FC21C2" w:rsidDel="00B576C8">
          <w:rPr>
            <w:rStyle w:val="Hyperlink"/>
          </w:rPr>
          <w:delText>https://www.ncbi.nlm.nih.gov/books/NBK551669/</w:delText>
        </w:r>
        <w:r w:rsidDel="00B576C8">
          <w:rPr>
            <w:rStyle w:val="Hyperlink"/>
          </w:rPr>
          <w:fldChar w:fldCharType="end"/>
        </w:r>
        <w:r w:rsidRPr="00FC21C2" w:rsidDel="00B576C8">
          <w:delText xml:space="preserve"> Accessed August 9, 2023.</w:delText>
        </w:r>
      </w:del>
    </w:p>
  </w:endnote>
  <w:endnote w:id="11">
    <w:p w14:paraId="5D5F2D4A" w14:textId="04DAC500" w:rsidR="00F40F1E" w:rsidDel="00B576C8" w:rsidRDefault="00F40F1E" w:rsidP="001D777F">
      <w:pPr>
        <w:pStyle w:val="EndnoteText"/>
        <w:rPr>
          <w:del w:id="507" w:author="Laura Sitler" w:date="2023-08-31T10:18:00Z"/>
        </w:rPr>
      </w:pPr>
      <w:del w:id="508" w:author="Laura Sitler" w:date="2023-08-31T10:18:00Z">
        <w:r w:rsidDel="00B576C8">
          <w:rPr>
            <w:rStyle w:val="EndnoteReference"/>
          </w:rPr>
          <w:endnoteRef/>
        </w:r>
        <w:r w:rsidDel="00B576C8">
          <w:delText xml:space="preserve"> Deoni SCL, Medeiros P, Deoni AT, et al. Development of a mobile low-field MRI scanner. </w:delText>
        </w:r>
        <w:r w:rsidRPr="00F40F1E" w:rsidDel="00B576C8">
          <w:rPr>
            <w:i/>
            <w:iCs/>
          </w:rPr>
          <w:delText>Sci Rep.</w:delText>
        </w:r>
        <w:r w:rsidDel="00B576C8">
          <w:delText xml:space="preserve"> 2022;12(1):5690. </w:delText>
        </w:r>
        <w:r w:rsidDel="00B576C8">
          <w:fldChar w:fldCharType="begin"/>
        </w:r>
        <w:r w:rsidDel="00B576C8">
          <w:delInstrText>HYPERLINK "https://doi.org/10.1038/s41598-022-09760-2"</w:delInstrText>
        </w:r>
        <w:r w:rsidDel="00B576C8">
          <w:fldChar w:fldCharType="separate"/>
        </w:r>
        <w:r w:rsidRPr="007C7CD2" w:rsidDel="00B576C8">
          <w:rPr>
            <w:rStyle w:val="Hyperlink"/>
          </w:rPr>
          <w:delText>https://doi.org/10.1038/s41598-022-09760-2</w:delText>
        </w:r>
        <w:r w:rsidDel="00B576C8">
          <w:rPr>
            <w:rStyle w:val="Hyperlink"/>
          </w:rPr>
          <w:fldChar w:fldCharType="end"/>
        </w:r>
        <w:r w:rsidDel="00B576C8">
          <w:delText xml:space="preserve"> </w:delText>
        </w:r>
      </w:del>
    </w:p>
  </w:endnote>
  <w:endnote w:id="12">
    <w:p w14:paraId="4BB63D6A" w14:textId="2D605FBD" w:rsidR="00F40F1E" w:rsidDel="00B576C8" w:rsidRDefault="00F40F1E" w:rsidP="001D777F">
      <w:pPr>
        <w:pStyle w:val="EndnoteText"/>
        <w:rPr>
          <w:del w:id="510" w:author="Laura Sitler" w:date="2023-08-31T10:18:00Z"/>
        </w:rPr>
      </w:pPr>
      <w:del w:id="511" w:author="Laura Sitler" w:date="2023-08-31T10:18:00Z">
        <w:r w:rsidDel="00B576C8">
          <w:rPr>
            <w:rStyle w:val="EndnoteReference"/>
          </w:rPr>
          <w:endnoteRef/>
        </w:r>
        <w:r w:rsidDel="00B576C8">
          <w:delText xml:space="preserve"> Mateen FJ, Cooley CZ, Stockmann JP, et al. Low-field portable brain MRI in CNS demyelinating disease. </w:delText>
        </w:r>
        <w:r w:rsidRPr="00F40F1E" w:rsidDel="00B576C8">
          <w:rPr>
            <w:i/>
            <w:iCs/>
          </w:rPr>
          <w:delText>Mult Scler Relat Disord.</w:delText>
        </w:r>
        <w:r w:rsidDel="00B576C8">
          <w:delText xml:space="preserve"> 2021;51:102903. </w:delText>
        </w:r>
        <w:r w:rsidDel="00B576C8">
          <w:fldChar w:fldCharType="begin"/>
        </w:r>
        <w:r w:rsidDel="00B576C8">
          <w:delInstrText>HYPERLINK "https://doi.org/10.1016/j.msard.2021.102903"</w:delInstrText>
        </w:r>
        <w:r w:rsidDel="00B576C8">
          <w:fldChar w:fldCharType="separate"/>
        </w:r>
        <w:r w:rsidRPr="007C7CD2" w:rsidDel="00B576C8">
          <w:rPr>
            <w:rStyle w:val="Hyperlink"/>
          </w:rPr>
          <w:delText>https://doi.org/10.1016/j.msard.2021.102903</w:delText>
        </w:r>
        <w:r w:rsidDel="00B576C8">
          <w:rPr>
            <w:rStyle w:val="Hyperlink"/>
          </w:rPr>
          <w:fldChar w:fldCharType="end"/>
        </w:r>
        <w:r w:rsidDel="00B576C8">
          <w:delText xml:space="preserve"> </w:delText>
        </w:r>
      </w:del>
    </w:p>
  </w:endnote>
  <w:endnote w:id="13">
    <w:p w14:paraId="78772FBF" w14:textId="0472BC02" w:rsidR="00F40F1E" w:rsidDel="00B576C8" w:rsidRDefault="00F40F1E" w:rsidP="001D777F">
      <w:pPr>
        <w:pStyle w:val="EndnoteText"/>
        <w:rPr>
          <w:del w:id="513" w:author="Laura Sitler" w:date="2023-08-31T10:18:00Z"/>
        </w:rPr>
      </w:pPr>
      <w:del w:id="514" w:author="Laura Sitler" w:date="2023-08-31T10:18:00Z">
        <w:r w:rsidDel="00B576C8">
          <w:rPr>
            <w:rStyle w:val="EndnoteReference"/>
          </w:rPr>
          <w:endnoteRef/>
        </w:r>
        <w:r w:rsidDel="00B576C8">
          <w:delText xml:space="preserve"> Mazurek MH, Cahn BA, Yuen MM, et al. Portable, bedside, low-field magnetic resonance imaging for evaluation of intracerebral hemorrhage. </w:delText>
        </w:r>
        <w:r w:rsidR="00662426" w:rsidRPr="00662426" w:rsidDel="00B576C8">
          <w:rPr>
            <w:i/>
            <w:iCs/>
          </w:rPr>
          <w:delText>Nat Comm.</w:delText>
        </w:r>
        <w:r w:rsidR="00662426" w:rsidDel="00B576C8">
          <w:delText xml:space="preserve"> 2021;12:5119. </w:delText>
        </w:r>
        <w:r w:rsidDel="00B576C8">
          <w:fldChar w:fldCharType="begin"/>
        </w:r>
        <w:r w:rsidDel="00B576C8">
          <w:delInstrText>HYPERLINK "https://doi.org/10.1038/s41467-021-25441-6"</w:delInstrText>
        </w:r>
        <w:r w:rsidDel="00B576C8">
          <w:fldChar w:fldCharType="separate"/>
        </w:r>
        <w:r w:rsidR="00662426" w:rsidRPr="007C7CD2" w:rsidDel="00B576C8">
          <w:rPr>
            <w:rStyle w:val="Hyperlink"/>
          </w:rPr>
          <w:delText>https://doi.org/10.1038/s41467-021-25441-6</w:delText>
        </w:r>
        <w:r w:rsidDel="00B576C8">
          <w:rPr>
            <w:rStyle w:val="Hyperlink"/>
          </w:rPr>
          <w:fldChar w:fldCharType="end"/>
        </w:r>
        <w:r w:rsidR="00662426" w:rsidDel="00B576C8">
          <w:delText xml:space="preserve"> </w:delText>
        </w:r>
      </w:del>
    </w:p>
  </w:endnote>
  <w:endnote w:id="14">
    <w:p w14:paraId="3372BEBC" w14:textId="12616AC3" w:rsidR="00662426" w:rsidDel="00B576C8" w:rsidRDefault="00662426" w:rsidP="001D777F">
      <w:pPr>
        <w:pStyle w:val="EndnoteText"/>
        <w:rPr>
          <w:del w:id="515" w:author="Laura Sitler" w:date="2023-08-31T10:18:00Z"/>
        </w:rPr>
      </w:pPr>
      <w:del w:id="516" w:author="Laura Sitler" w:date="2023-08-31T10:18:00Z">
        <w:r w:rsidDel="00B576C8">
          <w:rPr>
            <w:rStyle w:val="EndnoteReference"/>
          </w:rPr>
          <w:endnoteRef/>
        </w:r>
        <w:r w:rsidDel="00B576C8">
          <w:delText xml:space="preserve"> Prabhat AM, Crawford AL, Mazurek MH, et al. Methodology for low-field, portable magnetic resonance neuroimaging at the bedside. </w:delText>
        </w:r>
        <w:r w:rsidRPr="00662426" w:rsidDel="00B576C8">
          <w:rPr>
            <w:i/>
            <w:iCs/>
          </w:rPr>
          <w:delText>Front Neurol.</w:delText>
        </w:r>
        <w:r w:rsidDel="00B576C8">
          <w:delText xml:space="preserve"> 2021;12:760321. </w:delText>
        </w:r>
        <w:r w:rsidDel="00B576C8">
          <w:fldChar w:fldCharType="begin"/>
        </w:r>
        <w:r w:rsidDel="00B576C8">
          <w:delInstrText>HYPERLINK "https://doi.org/10.3389/fneur.2021.760321"</w:delInstrText>
        </w:r>
        <w:r w:rsidDel="00B576C8">
          <w:fldChar w:fldCharType="separate"/>
        </w:r>
        <w:r w:rsidRPr="007C7CD2" w:rsidDel="00B576C8">
          <w:rPr>
            <w:rStyle w:val="Hyperlink"/>
          </w:rPr>
          <w:delText>https://doi.org/10.3389/fneur.2021.760321</w:delText>
        </w:r>
        <w:r w:rsidDel="00B576C8">
          <w:rPr>
            <w:rStyle w:val="Hyperlink"/>
          </w:rPr>
          <w:fldChar w:fldCharType="end"/>
        </w:r>
        <w:r w:rsidDel="00B576C8">
          <w:delText xml:space="preserve"> </w:delText>
        </w:r>
      </w:del>
    </w:p>
  </w:endnote>
  <w:endnote w:id="15">
    <w:p w14:paraId="301C0320" w14:textId="195B11ED" w:rsidR="00662426" w:rsidDel="00B576C8" w:rsidRDefault="00662426" w:rsidP="001D777F">
      <w:pPr>
        <w:pStyle w:val="EndnoteText"/>
        <w:rPr>
          <w:del w:id="518" w:author="Laura Sitler" w:date="2023-08-31T10:18:00Z"/>
        </w:rPr>
      </w:pPr>
      <w:del w:id="519" w:author="Laura Sitler" w:date="2023-08-31T10:18:00Z">
        <w:r w:rsidDel="00B576C8">
          <w:rPr>
            <w:rStyle w:val="EndnoteReference"/>
          </w:rPr>
          <w:endnoteRef/>
        </w:r>
        <w:r w:rsidDel="00B576C8">
          <w:delText xml:space="preserve"> Sheth KN, Mazurek MH, Yuen MM, et al. Assessment of brain injury using portable, low-field magnetic resonance imaging at the bedside of critically ill patients. </w:delText>
        </w:r>
        <w:r w:rsidRPr="00662426" w:rsidDel="00B576C8">
          <w:rPr>
            <w:i/>
            <w:iCs/>
          </w:rPr>
          <w:delText>JAMA Neurol.</w:delText>
        </w:r>
        <w:r w:rsidDel="00B576C8">
          <w:delText xml:space="preserve"> 2021;78(1):41-47. </w:delText>
        </w:r>
        <w:r w:rsidDel="00B576C8">
          <w:fldChar w:fldCharType="begin"/>
        </w:r>
        <w:r w:rsidDel="00B576C8">
          <w:delInstrText>HYPERLINK "https://doi.org/10.1001/jamaneurol.2020.3263"</w:delInstrText>
        </w:r>
        <w:r w:rsidDel="00B576C8">
          <w:fldChar w:fldCharType="separate"/>
        </w:r>
        <w:r w:rsidRPr="007C7CD2" w:rsidDel="00B576C8">
          <w:rPr>
            <w:rStyle w:val="Hyperlink"/>
          </w:rPr>
          <w:delText>https://doi.org/10.1001/jamaneurol.2020.3263</w:delText>
        </w:r>
        <w:r w:rsidDel="00B576C8">
          <w:rPr>
            <w:rStyle w:val="Hyperlink"/>
          </w:rPr>
          <w:fldChar w:fldCharType="end"/>
        </w:r>
        <w:r w:rsidDel="00B576C8">
          <w:delText xml:space="preserve"> </w:delText>
        </w:r>
      </w:del>
    </w:p>
  </w:endnote>
  <w:endnote w:id="16">
    <w:p w14:paraId="12F5F3FD" w14:textId="1A7C1A5F" w:rsidR="00662426" w:rsidDel="00B576C8" w:rsidRDefault="00662426" w:rsidP="001D777F">
      <w:pPr>
        <w:pStyle w:val="EndnoteText"/>
        <w:rPr>
          <w:del w:id="521" w:author="Laura Sitler" w:date="2023-08-31T10:18:00Z"/>
        </w:rPr>
      </w:pPr>
      <w:del w:id="522" w:author="Laura Sitler" w:date="2023-08-31T10:18:00Z">
        <w:r w:rsidDel="00B576C8">
          <w:rPr>
            <w:rStyle w:val="EndnoteReference"/>
          </w:rPr>
          <w:endnoteRef/>
        </w:r>
        <w:r w:rsidDel="00B576C8">
          <w:delText xml:space="preserve"> Turpin J, Unadkat P, Thomas J, et al. Portable magnetic resonance imaging for ICU patients. </w:delText>
        </w:r>
        <w:r w:rsidRPr="00662426" w:rsidDel="00B576C8">
          <w:rPr>
            <w:i/>
            <w:iCs/>
          </w:rPr>
          <w:delText>Crit Care Explor.</w:delText>
        </w:r>
        <w:r w:rsidDel="00B576C8">
          <w:delText xml:space="preserve"> 2020;2(12):e0306. </w:delText>
        </w:r>
        <w:r w:rsidDel="00B576C8">
          <w:fldChar w:fldCharType="begin"/>
        </w:r>
        <w:r w:rsidDel="00B576C8">
          <w:delInstrText>HYPERLINK "https://doi.org/10.1097%2FCCE.0000000000000306"</w:delInstrText>
        </w:r>
        <w:r w:rsidDel="00B576C8">
          <w:fldChar w:fldCharType="separate"/>
        </w:r>
        <w:r w:rsidRPr="007C7CD2" w:rsidDel="00B576C8">
          <w:rPr>
            <w:rStyle w:val="Hyperlink"/>
          </w:rPr>
          <w:delText>https://doi.org/10.1097%2FCCE.0000000000000306</w:delText>
        </w:r>
        <w:r w:rsidDel="00B576C8">
          <w:rPr>
            <w:rStyle w:val="Hyperlink"/>
          </w:rPr>
          <w:fldChar w:fldCharType="end"/>
        </w:r>
        <w:r w:rsidDel="00B576C8">
          <w:delText xml:space="preserve"> </w:delText>
        </w:r>
      </w:del>
    </w:p>
  </w:endnote>
  <w:endnote w:id="17">
    <w:p w14:paraId="7DF76AB5" w14:textId="11B68AC2" w:rsidR="00662426" w:rsidDel="00B576C8" w:rsidRDefault="00662426" w:rsidP="001D777F">
      <w:pPr>
        <w:pStyle w:val="EndnoteText"/>
        <w:rPr>
          <w:del w:id="524" w:author="Laura Sitler" w:date="2023-08-31T10:18:00Z"/>
        </w:rPr>
      </w:pPr>
      <w:del w:id="525" w:author="Laura Sitler" w:date="2023-08-31T10:18:00Z">
        <w:r w:rsidDel="00B576C8">
          <w:rPr>
            <w:rStyle w:val="EndnoteReference"/>
          </w:rPr>
          <w:endnoteRef/>
        </w:r>
        <w:r w:rsidDel="00B576C8">
          <w:delText xml:space="preserve"> Yuen MM, Prabhat AM, Mazurek MH, et al. Portable, low-field magnetic resonance imaging enables highly accessible and dynamic bedside evaluation of ischemic stroke. </w:delText>
        </w:r>
        <w:r w:rsidRPr="00990056" w:rsidDel="00B576C8">
          <w:rPr>
            <w:i/>
            <w:iCs/>
          </w:rPr>
          <w:delText>Sci Adv.</w:delText>
        </w:r>
        <w:r w:rsidDel="00B576C8">
          <w:delText xml:space="preserve"> 2022;8(16):eabm3952. </w:delText>
        </w:r>
        <w:r w:rsidDel="00B576C8">
          <w:fldChar w:fldCharType="begin"/>
        </w:r>
        <w:r w:rsidDel="00B576C8">
          <w:delInstrText>HYPERLINK "https://doi.org/10.1126/sciadv.abm3952"</w:delInstrText>
        </w:r>
        <w:r w:rsidDel="00B576C8">
          <w:fldChar w:fldCharType="separate"/>
        </w:r>
        <w:r w:rsidRPr="007C7CD2" w:rsidDel="00B576C8">
          <w:rPr>
            <w:rStyle w:val="Hyperlink"/>
          </w:rPr>
          <w:delText>https://doi.org/10.1126/sciadv.abm3952</w:delText>
        </w:r>
        <w:r w:rsidDel="00B576C8">
          <w:rPr>
            <w:rStyle w:val="Hyperlink"/>
          </w:rPr>
          <w:fldChar w:fldCharType="end"/>
        </w:r>
        <w:r w:rsidDel="00B576C8">
          <w:delText xml:space="preserve"> </w:delText>
        </w:r>
      </w:del>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5B269" w14:textId="77777777" w:rsidR="003D38F1" w:rsidRDefault="003D38F1" w:rsidP="003009D2">
      <w:r>
        <w:separator/>
      </w:r>
    </w:p>
  </w:footnote>
  <w:footnote w:type="continuationSeparator" w:id="0">
    <w:p w14:paraId="6E04750E" w14:textId="77777777" w:rsidR="003D38F1" w:rsidRDefault="003D38F1" w:rsidP="00300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A2838" w14:textId="4D8AD1CD" w:rsidR="005002D0" w:rsidRPr="005002D0" w:rsidRDefault="00424701" w:rsidP="005002D0">
    <w:pPr>
      <w:pStyle w:val="Header"/>
      <w:rPr>
        <w:rFonts w:asciiTheme="minorHAnsi" w:hAnsiTheme="minorHAnsi" w:cstheme="minorHAnsi"/>
        <w:szCs w:val="20"/>
      </w:rPr>
    </w:pPr>
    <w:r>
      <w:rPr>
        <w:rFonts w:asciiTheme="minorHAnsi" w:hAnsiTheme="minorHAnsi" w:cstheme="minorHAnsi"/>
        <w:szCs w:val="20"/>
      </w:rPr>
      <w:t>Portable MRI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2F18"/>
    <w:multiLevelType w:val="hybridMultilevel"/>
    <w:tmpl w:val="E0E8E1C6"/>
    <w:lvl w:ilvl="0" w:tplc="04090001">
      <w:start w:val="1"/>
      <w:numFmt w:val="bullet"/>
      <w:lvlText w:val=""/>
      <w:lvlJc w:val="left"/>
      <w:pPr>
        <w:ind w:left="978" w:hanging="360"/>
      </w:pPr>
      <w:rPr>
        <w:rFonts w:ascii="Symbol" w:hAnsi="Symbol" w:hint="default"/>
      </w:rPr>
    </w:lvl>
    <w:lvl w:ilvl="1" w:tplc="04090003" w:tentative="1">
      <w:start w:val="1"/>
      <w:numFmt w:val="bullet"/>
      <w:lvlText w:val="o"/>
      <w:lvlJc w:val="left"/>
      <w:pPr>
        <w:ind w:left="1698" w:hanging="360"/>
      </w:pPr>
      <w:rPr>
        <w:rFonts w:ascii="Courier New" w:hAnsi="Courier New" w:cs="Courier New" w:hint="default"/>
      </w:rPr>
    </w:lvl>
    <w:lvl w:ilvl="2" w:tplc="04090005" w:tentative="1">
      <w:start w:val="1"/>
      <w:numFmt w:val="bullet"/>
      <w:lvlText w:val=""/>
      <w:lvlJc w:val="left"/>
      <w:pPr>
        <w:ind w:left="2418" w:hanging="360"/>
      </w:pPr>
      <w:rPr>
        <w:rFonts w:ascii="Wingdings" w:hAnsi="Wingdings" w:hint="default"/>
      </w:rPr>
    </w:lvl>
    <w:lvl w:ilvl="3" w:tplc="04090001" w:tentative="1">
      <w:start w:val="1"/>
      <w:numFmt w:val="bullet"/>
      <w:lvlText w:val=""/>
      <w:lvlJc w:val="left"/>
      <w:pPr>
        <w:ind w:left="3138" w:hanging="360"/>
      </w:pPr>
      <w:rPr>
        <w:rFonts w:ascii="Symbol" w:hAnsi="Symbol" w:hint="default"/>
      </w:rPr>
    </w:lvl>
    <w:lvl w:ilvl="4" w:tplc="04090003" w:tentative="1">
      <w:start w:val="1"/>
      <w:numFmt w:val="bullet"/>
      <w:lvlText w:val="o"/>
      <w:lvlJc w:val="left"/>
      <w:pPr>
        <w:ind w:left="3858" w:hanging="360"/>
      </w:pPr>
      <w:rPr>
        <w:rFonts w:ascii="Courier New" w:hAnsi="Courier New" w:cs="Courier New" w:hint="default"/>
      </w:rPr>
    </w:lvl>
    <w:lvl w:ilvl="5" w:tplc="04090005" w:tentative="1">
      <w:start w:val="1"/>
      <w:numFmt w:val="bullet"/>
      <w:lvlText w:val=""/>
      <w:lvlJc w:val="left"/>
      <w:pPr>
        <w:ind w:left="4578" w:hanging="360"/>
      </w:pPr>
      <w:rPr>
        <w:rFonts w:ascii="Wingdings" w:hAnsi="Wingdings" w:hint="default"/>
      </w:rPr>
    </w:lvl>
    <w:lvl w:ilvl="6" w:tplc="04090001" w:tentative="1">
      <w:start w:val="1"/>
      <w:numFmt w:val="bullet"/>
      <w:lvlText w:val=""/>
      <w:lvlJc w:val="left"/>
      <w:pPr>
        <w:ind w:left="5298" w:hanging="360"/>
      </w:pPr>
      <w:rPr>
        <w:rFonts w:ascii="Symbol" w:hAnsi="Symbol" w:hint="default"/>
      </w:rPr>
    </w:lvl>
    <w:lvl w:ilvl="7" w:tplc="04090003" w:tentative="1">
      <w:start w:val="1"/>
      <w:numFmt w:val="bullet"/>
      <w:lvlText w:val="o"/>
      <w:lvlJc w:val="left"/>
      <w:pPr>
        <w:ind w:left="6018" w:hanging="360"/>
      </w:pPr>
      <w:rPr>
        <w:rFonts w:ascii="Courier New" w:hAnsi="Courier New" w:cs="Courier New" w:hint="default"/>
      </w:rPr>
    </w:lvl>
    <w:lvl w:ilvl="8" w:tplc="04090005" w:tentative="1">
      <w:start w:val="1"/>
      <w:numFmt w:val="bullet"/>
      <w:lvlText w:val=""/>
      <w:lvlJc w:val="left"/>
      <w:pPr>
        <w:ind w:left="6738" w:hanging="360"/>
      </w:pPr>
      <w:rPr>
        <w:rFonts w:ascii="Wingdings" w:hAnsi="Wingdings" w:hint="default"/>
      </w:rPr>
    </w:lvl>
  </w:abstractNum>
  <w:abstractNum w:abstractNumId="1" w15:restartNumberingAfterBreak="0">
    <w:nsid w:val="01A3020D"/>
    <w:multiLevelType w:val="hybridMultilevel"/>
    <w:tmpl w:val="A302ED0A"/>
    <w:lvl w:ilvl="0" w:tplc="1BEC9A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4298F"/>
    <w:multiLevelType w:val="multilevel"/>
    <w:tmpl w:val="D6E802DE"/>
    <w:lvl w:ilvl="0">
      <w:start w:val="1"/>
      <w:numFmt w:val="bullet"/>
      <w:pStyle w:val="ListLevel1"/>
      <w:lvlText w:val=""/>
      <w:lvlJc w:val="left"/>
      <w:pPr>
        <w:ind w:left="360" w:hanging="360"/>
      </w:pPr>
      <w:rPr>
        <w:rFonts w:ascii="Symbol" w:hAnsi="Symbol" w:cs="Times New Roman" w:hint="default"/>
      </w:rPr>
    </w:lvl>
    <w:lvl w:ilvl="1">
      <w:start w:val="1"/>
      <w:numFmt w:val="bullet"/>
      <w:pStyle w:val="ListLevel2"/>
      <w:lvlText w:val=""/>
      <w:lvlJc w:val="left"/>
      <w:pPr>
        <w:ind w:left="720" w:hanging="360"/>
      </w:pPr>
      <w:rPr>
        <w:rFonts w:ascii="Wingdings" w:hAnsi="Wingdings" w:hint="default"/>
      </w:rPr>
    </w:lvl>
    <w:lvl w:ilvl="2">
      <w:start w:val="1"/>
      <w:numFmt w:val="bullet"/>
      <w:pStyle w:val="ListLevel3"/>
      <w:lvlText w:val="o"/>
      <w:lvlJc w:val="left"/>
      <w:pPr>
        <w:ind w:left="1080" w:hanging="360"/>
      </w:pPr>
      <w:rPr>
        <w:rFonts w:ascii="Courier New" w:hAnsi="Courier New" w:cs="Courier New" w:hint="default"/>
      </w:rPr>
    </w:lvl>
    <w:lvl w:ilvl="3">
      <w:start w:val="1"/>
      <w:numFmt w:val="bullet"/>
      <w:pStyle w:val="ListLevel4"/>
      <w:lvlText w:val=""/>
      <w:lvlJc w:val="left"/>
      <w:pPr>
        <w:ind w:left="1440" w:hanging="360"/>
      </w:pPr>
      <w:rPr>
        <w:rFonts w:ascii="Symbol" w:hAnsi="Symbol" w:cs="Times New Roman" w:hint="default"/>
      </w:rPr>
    </w:lvl>
    <w:lvl w:ilvl="4">
      <w:start w:val="1"/>
      <w:numFmt w:val="bullet"/>
      <w:pStyle w:val="ListLevel5"/>
      <w:lvlText w:val=""/>
      <w:lvlJc w:val="left"/>
      <w:pPr>
        <w:ind w:left="1800" w:hanging="360"/>
      </w:pPr>
      <w:rPr>
        <w:rFonts w:ascii="Wingdings" w:hAnsi="Wingdings" w:cs="Courier New" w:hint="default"/>
      </w:rPr>
    </w:lvl>
    <w:lvl w:ilvl="5">
      <w:start w:val="1"/>
      <w:numFmt w:val="bullet"/>
      <w:pStyle w:val="ListLevel6"/>
      <w:lvlText w:val="o"/>
      <w:lvlJc w:val="left"/>
      <w:pPr>
        <w:ind w:left="2160" w:hanging="360"/>
      </w:pPr>
      <w:rPr>
        <w:rFonts w:ascii="Courier New" w:hAnsi="Courier New" w:cs="Times New Roman" w:hint="default"/>
      </w:rPr>
    </w:lvl>
    <w:lvl w:ilvl="6">
      <w:start w:val="1"/>
      <w:numFmt w:val="bullet"/>
      <w:pStyle w:val="ListLevel7"/>
      <w:lvlText w:val=""/>
      <w:lvlJc w:val="left"/>
      <w:pPr>
        <w:ind w:left="2520" w:hanging="360"/>
      </w:pPr>
      <w:rPr>
        <w:rFonts w:ascii="Symbol" w:hAnsi="Symbol" w:cs="Times New Roman" w:hint="default"/>
      </w:rPr>
    </w:lvl>
    <w:lvl w:ilvl="7">
      <w:start w:val="1"/>
      <w:numFmt w:val="bullet"/>
      <w:pStyle w:val="ListLevel8"/>
      <w:lvlText w:val=""/>
      <w:lvlJc w:val="left"/>
      <w:pPr>
        <w:ind w:left="2880" w:hanging="360"/>
      </w:pPr>
      <w:rPr>
        <w:rFonts w:ascii="Wingdings" w:hAnsi="Wingdings" w:cs="Courier New" w:hint="default"/>
      </w:rPr>
    </w:lvl>
    <w:lvl w:ilvl="8">
      <w:start w:val="1"/>
      <w:numFmt w:val="bullet"/>
      <w:pStyle w:val="ListLevel9"/>
      <w:lvlText w:val="o"/>
      <w:lvlJc w:val="left"/>
      <w:pPr>
        <w:ind w:left="3240" w:hanging="360"/>
      </w:pPr>
      <w:rPr>
        <w:rFonts w:ascii="Courier New" w:hAnsi="Courier New" w:cs="Times New Roman" w:hint="default"/>
      </w:rPr>
    </w:lvl>
  </w:abstractNum>
  <w:abstractNum w:abstractNumId="3" w15:restartNumberingAfterBreak="0">
    <w:nsid w:val="11CF5511"/>
    <w:multiLevelType w:val="hybridMultilevel"/>
    <w:tmpl w:val="4C20C3BE"/>
    <w:lvl w:ilvl="0" w:tplc="BBDEAA16">
      <w:start w:val="1"/>
      <w:numFmt w:val="bullet"/>
      <w:lvlText w:val="●"/>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34864A52">
      <w:start w:val="1"/>
      <w:numFmt w:val="bullet"/>
      <w:pStyle w:val="ListLevel10"/>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93821FB"/>
    <w:multiLevelType w:val="hybridMultilevel"/>
    <w:tmpl w:val="AD10E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DC6DF8"/>
    <w:multiLevelType w:val="multilevel"/>
    <w:tmpl w:val="3FEE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020D5D"/>
    <w:multiLevelType w:val="hybridMultilevel"/>
    <w:tmpl w:val="F8660F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6F7C11"/>
    <w:multiLevelType w:val="hybridMultilevel"/>
    <w:tmpl w:val="8EDC05F2"/>
    <w:lvl w:ilvl="0" w:tplc="04090001">
      <w:start w:val="1"/>
      <w:numFmt w:val="bullet"/>
      <w:lvlText w:val=""/>
      <w:lvlJc w:val="left"/>
      <w:pPr>
        <w:ind w:left="720" w:hanging="360"/>
      </w:pPr>
      <w:rPr>
        <w:rFonts w:ascii="Symbol" w:hAnsi="Symbol" w:hint="default"/>
      </w:rPr>
    </w:lvl>
    <w:lvl w:ilvl="1" w:tplc="4D9E14EC">
      <w:start w:val="1"/>
      <w:numFmt w:val="bullet"/>
      <w:pStyle w:val="Tablebullet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6A56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83826E4"/>
    <w:multiLevelType w:val="hybridMultilevel"/>
    <w:tmpl w:val="4AD41892"/>
    <w:lvl w:ilvl="0" w:tplc="AE403A12">
      <w:start w:val="1"/>
      <w:numFmt w:val="bullet"/>
      <w:pStyle w:val="Table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191D8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D855F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05543F6"/>
    <w:multiLevelType w:val="hybridMultilevel"/>
    <w:tmpl w:val="007C0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0B6010"/>
    <w:multiLevelType w:val="hybridMultilevel"/>
    <w:tmpl w:val="84760D3C"/>
    <w:lvl w:ilvl="0" w:tplc="54C22626">
      <w:start w:val="1"/>
      <w:numFmt w:val="decimal"/>
      <w:pStyle w:val="Tablenumber"/>
      <w:lvlText w:val="%1."/>
      <w:lvlJc w:val="left"/>
      <w:pPr>
        <w:ind w:left="1141" w:hanging="360"/>
      </w:p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num w:numId="1" w16cid:durableId="328991022">
    <w:abstractNumId w:val="4"/>
  </w:num>
  <w:num w:numId="2" w16cid:durableId="832188378">
    <w:abstractNumId w:val="6"/>
  </w:num>
  <w:num w:numId="3" w16cid:durableId="632099740">
    <w:abstractNumId w:val="8"/>
  </w:num>
  <w:num w:numId="4" w16cid:durableId="2059236085">
    <w:abstractNumId w:val="1"/>
  </w:num>
  <w:num w:numId="5" w16cid:durableId="1558667158">
    <w:abstractNumId w:val="11"/>
  </w:num>
  <w:num w:numId="6" w16cid:durableId="253013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9424467">
    <w:abstractNumId w:val="10"/>
  </w:num>
  <w:num w:numId="8" w16cid:durableId="1450053608">
    <w:abstractNumId w:val="5"/>
  </w:num>
  <w:num w:numId="9" w16cid:durableId="1277562587">
    <w:abstractNumId w:val="0"/>
  </w:num>
  <w:num w:numId="10" w16cid:durableId="1986351188">
    <w:abstractNumId w:val="2"/>
  </w:num>
  <w:num w:numId="11" w16cid:durableId="2144080363">
    <w:abstractNumId w:val="2"/>
  </w:num>
  <w:num w:numId="12" w16cid:durableId="359013347">
    <w:abstractNumId w:val="2"/>
  </w:num>
  <w:num w:numId="13" w16cid:durableId="117381099">
    <w:abstractNumId w:val="2"/>
  </w:num>
  <w:num w:numId="14" w16cid:durableId="1379821678">
    <w:abstractNumId w:val="2"/>
  </w:num>
  <w:num w:numId="15" w16cid:durableId="2123576186">
    <w:abstractNumId w:val="2"/>
  </w:num>
  <w:num w:numId="16" w16cid:durableId="245461937">
    <w:abstractNumId w:val="2"/>
  </w:num>
  <w:num w:numId="17" w16cid:durableId="818038743">
    <w:abstractNumId w:val="2"/>
  </w:num>
  <w:num w:numId="18" w16cid:durableId="1091701168">
    <w:abstractNumId w:val="2"/>
  </w:num>
  <w:num w:numId="19" w16cid:durableId="1487015395">
    <w:abstractNumId w:val="3"/>
  </w:num>
  <w:num w:numId="20" w16cid:durableId="41948154">
    <w:abstractNumId w:val="9"/>
  </w:num>
  <w:num w:numId="21" w16cid:durableId="363792651">
    <w:abstractNumId w:val="7"/>
  </w:num>
  <w:num w:numId="22" w16cid:durableId="431324438">
    <w:abstractNumId w:val="13"/>
  </w:num>
  <w:num w:numId="23" w16cid:durableId="2077236520">
    <w:abstractNumId w:val="2"/>
  </w:num>
  <w:num w:numId="24" w16cid:durableId="777482505">
    <w:abstractNumId w:val="2"/>
  </w:num>
  <w:num w:numId="25" w16cid:durableId="1058213839">
    <w:abstractNumId w:val="2"/>
  </w:num>
  <w:num w:numId="26" w16cid:durableId="834686850">
    <w:abstractNumId w:val="2"/>
  </w:num>
  <w:num w:numId="27" w16cid:durableId="1647586099">
    <w:abstractNumId w:val="2"/>
  </w:num>
  <w:num w:numId="28" w16cid:durableId="60638109">
    <w:abstractNumId w:val="2"/>
  </w:num>
  <w:num w:numId="29" w16cid:durableId="271789297">
    <w:abstractNumId w:val="2"/>
  </w:num>
  <w:num w:numId="30" w16cid:durableId="1495414013">
    <w:abstractNumId w:val="2"/>
  </w:num>
  <w:num w:numId="31" w16cid:durableId="400979668">
    <w:abstractNumId w:val="2"/>
  </w:num>
  <w:num w:numId="32" w16cid:durableId="2014995047">
    <w:abstractNumId w:val="3"/>
  </w:num>
  <w:num w:numId="33" w16cid:durableId="1127237119">
    <w:abstractNumId w:val="9"/>
  </w:num>
  <w:num w:numId="34" w16cid:durableId="44375220">
    <w:abstractNumId w:val="7"/>
  </w:num>
  <w:num w:numId="35" w16cid:durableId="1324549426">
    <w:abstractNumId w:val="13"/>
  </w:num>
  <w:num w:numId="36" w16cid:durableId="148400612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ura Sitler">
    <w15:presenceInfo w15:providerId="None" w15:userId="Laura Sitler"/>
  </w15:person>
  <w15:person w15:author="Wagner, Jessyca">
    <w15:presenceInfo w15:providerId="AD" w15:userId="S-1-5-21-1417001333-448539723-725345543-149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trackRevision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788"/>
    <w:rsid w:val="00004111"/>
    <w:rsid w:val="0000686B"/>
    <w:rsid w:val="00007C7F"/>
    <w:rsid w:val="000128C4"/>
    <w:rsid w:val="00012FF3"/>
    <w:rsid w:val="00024D3C"/>
    <w:rsid w:val="00030577"/>
    <w:rsid w:val="000464F1"/>
    <w:rsid w:val="000467B3"/>
    <w:rsid w:val="00050A8D"/>
    <w:rsid w:val="00057D27"/>
    <w:rsid w:val="00064514"/>
    <w:rsid w:val="00064F8E"/>
    <w:rsid w:val="00087427"/>
    <w:rsid w:val="000A3D5E"/>
    <w:rsid w:val="000B62A3"/>
    <w:rsid w:val="000C594D"/>
    <w:rsid w:val="000E7BB3"/>
    <w:rsid w:val="000F34A2"/>
    <w:rsid w:val="000F5439"/>
    <w:rsid w:val="00106F13"/>
    <w:rsid w:val="00111823"/>
    <w:rsid w:val="0011297D"/>
    <w:rsid w:val="001216FC"/>
    <w:rsid w:val="001341B3"/>
    <w:rsid w:val="0013442B"/>
    <w:rsid w:val="00134BD3"/>
    <w:rsid w:val="00142E74"/>
    <w:rsid w:val="00185979"/>
    <w:rsid w:val="00192607"/>
    <w:rsid w:val="001957A9"/>
    <w:rsid w:val="001C2D34"/>
    <w:rsid w:val="001C6921"/>
    <w:rsid w:val="001C73A9"/>
    <w:rsid w:val="001D777F"/>
    <w:rsid w:val="001E204B"/>
    <w:rsid w:val="00226878"/>
    <w:rsid w:val="00230C87"/>
    <w:rsid w:val="00232EC4"/>
    <w:rsid w:val="0024692F"/>
    <w:rsid w:val="002526E1"/>
    <w:rsid w:val="0025514A"/>
    <w:rsid w:val="00256312"/>
    <w:rsid w:val="002570BD"/>
    <w:rsid w:val="00261CE0"/>
    <w:rsid w:val="00266002"/>
    <w:rsid w:val="00270C36"/>
    <w:rsid w:val="002732A1"/>
    <w:rsid w:val="00290197"/>
    <w:rsid w:val="00292BA4"/>
    <w:rsid w:val="0029765C"/>
    <w:rsid w:val="002A7C34"/>
    <w:rsid w:val="002E34E7"/>
    <w:rsid w:val="002E35DF"/>
    <w:rsid w:val="002F0082"/>
    <w:rsid w:val="002F24EA"/>
    <w:rsid w:val="003009D2"/>
    <w:rsid w:val="00310EB3"/>
    <w:rsid w:val="00323B8D"/>
    <w:rsid w:val="0034001A"/>
    <w:rsid w:val="003400DC"/>
    <w:rsid w:val="003408D7"/>
    <w:rsid w:val="00343D49"/>
    <w:rsid w:val="00365105"/>
    <w:rsid w:val="00366E03"/>
    <w:rsid w:val="00391507"/>
    <w:rsid w:val="00392AFE"/>
    <w:rsid w:val="00396081"/>
    <w:rsid w:val="003A2606"/>
    <w:rsid w:val="003A2B1A"/>
    <w:rsid w:val="003A66F4"/>
    <w:rsid w:val="003A7EA7"/>
    <w:rsid w:val="003B0C2E"/>
    <w:rsid w:val="003C06EA"/>
    <w:rsid w:val="003D0D16"/>
    <w:rsid w:val="003D38F1"/>
    <w:rsid w:val="004002C2"/>
    <w:rsid w:val="00403FB6"/>
    <w:rsid w:val="004145BA"/>
    <w:rsid w:val="00414DF0"/>
    <w:rsid w:val="00417851"/>
    <w:rsid w:val="00424701"/>
    <w:rsid w:val="00430F49"/>
    <w:rsid w:val="00441DC6"/>
    <w:rsid w:val="004707C2"/>
    <w:rsid w:val="00477FF4"/>
    <w:rsid w:val="004816D6"/>
    <w:rsid w:val="0048281F"/>
    <w:rsid w:val="004831A1"/>
    <w:rsid w:val="00483CCE"/>
    <w:rsid w:val="00497ED6"/>
    <w:rsid w:val="004A5527"/>
    <w:rsid w:val="004D647A"/>
    <w:rsid w:val="004E7D39"/>
    <w:rsid w:val="004F258A"/>
    <w:rsid w:val="004F511C"/>
    <w:rsid w:val="004F73E8"/>
    <w:rsid w:val="005002D0"/>
    <w:rsid w:val="0050337A"/>
    <w:rsid w:val="00503BBF"/>
    <w:rsid w:val="00507692"/>
    <w:rsid w:val="00521A9C"/>
    <w:rsid w:val="00524F10"/>
    <w:rsid w:val="00541ECC"/>
    <w:rsid w:val="00553B1B"/>
    <w:rsid w:val="00554532"/>
    <w:rsid w:val="00560283"/>
    <w:rsid w:val="00564A7B"/>
    <w:rsid w:val="00566AFF"/>
    <w:rsid w:val="00570359"/>
    <w:rsid w:val="00572A9B"/>
    <w:rsid w:val="00574DB5"/>
    <w:rsid w:val="005823F4"/>
    <w:rsid w:val="0059619B"/>
    <w:rsid w:val="00596272"/>
    <w:rsid w:val="005975A9"/>
    <w:rsid w:val="00597DC9"/>
    <w:rsid w:val="005B705B"/>
    <w:rsid w:val="005C144A"/>
    <w:rsid w:val="005C723E"/>
    <w:rsid w:val="005D72C2"/>
    <w:rsid w:val="005F35C0"/>
    <w:rsid w:val="005F79EF"/>
    <w:rsid w:val="005F7CED"/>
    <w:rsid w:val="00603EC2"/>
    <w:rsid w:val="00604792"/>
    <w:rsid w:val="00611227"/>
    <w:rsid w:val="0062739D"/>
    <w:rsid w:val="00631041"/>
    <w:rsid w:val="00637F2A"/>
    <w:rsid w:val="00652CC7"/>
    <w:rsid w:val="00657365"/>
    <w:rsid w:val="006621E8"/>
    <w:rsid w:val="00662426"/>
    <w:rsid w:val="00665AA2"/>
    <w:rsid w:val="006671D1"/>
    <w:rsid w:val="00681910"/>
    <w:rsid w:val="006841A0"/>
    <w:rsid w:val="006861FA"/>
    <w:rsid w:val="006921FA"/>
    <w:rsid w:val="00694382"/>
    <w:rsid w:val="006A11E4"/>
    <w:rsid w:val="006B1B3D"/>
    <w:rsid w:val="006C46F8"/>
    <w:rsid w:val="006C772F"/>
    <w:rsid w:val="006D1E50"/>
    <w:rsid w:val="006D2F66"/>
    <w:rsid w:val="006D3300"/>
    <w:rsid w:val="006D7400"/>
    <w:rsid w:val="006F69C3"/>
    <w:rsid w:val="00722412"/>
    <w:rsid w:val="007236BC"/>
    <w:rsid w:val="00732A54"/>
    <w:rsid w:val="00737062"/>
    <w:rsid w:val="00742A61"/>
    <w:rsid w:val="00761F66"/>
    <w:rsid w:val="00762C5B"/>
    <w:rsid w:val="007867E3"/>
    <w:rsid w:val="00786860"/>
    <w:rsid w:val="00797456"/>
    <w:rsid w:val="007A0381"/>
    <w:rsid w:val="007A11FC"/>
    <w:rsid w:val="007B0603"/>
    <w:rsid w:val="007B4589"/>
    <w:rsid w:val="007C2A29"/>
    <w:rsid w:val="007D5CE0"/>
    <w:rsid w:val="007D7FD5"/>
    <w:rsid w:val="007E49F4"/>
    <w:rsid w:val="007E6318"/>
    <w:rsid w:val="007F6B4A"/>
    <w:rsid w:val="008050CE"/>
    <w:rsid w:val="00814343"/>
    <w:rsid w:val="00824C62"/>
    <w:rsid w:val="008250FB"/>
    <w:rsid w:val="0082670E"/>
    <w:rsid w:val="00832DE1"/>
    <w:rsid w:val="00833044"/>
    <w:rsid w:val="00840CE0"/>
    <w:rsid w:val="00851B86"/>
    <w:rsid w:val="00861CA1"/>
    <w:rsid w:val="00875E05"/>
    <w:rsid w:val="00890367"/>
    <w:rsid w:val="008A772F"/>
    <w:rsid w:val="008A7F91"/>
    <w:rsid w:val="008B7D96"/>
    <w:rsid w:val="008D3490"/>
    <w:rsid w:val="008D6505"/>
    <w:rsid w:val="008D6C5F"/>
    <w:rsid w:val="008E2078"/>
    <w:rsid w:val="009155C8"/>
    <w:rsid w:val="0093008E"/>
    <w:rsid w:val="00935370"/>
    <w:rsid w:val="00945015"/>
    <w:rsid w:val="00947DE0"/>
    <w:rsid w:val="0096260D"/>
    <w:rsid w:val="0097282E"/>
    <w:rsid w:val="00983D19"/>
    <w:rsid w:val="00990056"/>
    <w:rsid w:val="00994FB6"/>
    <w:rsid w:val="009978E5"/>
    <w:rsid w:val="009B1D72"/>
    <w:rsid w:val="009B3B55"/>
    <w:rsid w:val="009B65EB"/>
    <w:rsid w:val="009D5C7E"/>
    <w:rsid w:val="009D6353"/>
    <w:rsid w:val="009D7C57"/>
    <w:rsid w:val="009E2627"/>
    <w:rsid w:val="009F123F"/>
    <w:rsid w:val="009F5986"/>
    <w:rsid w:val="00A04257"/>
    <w:rsid w:val="00A15340"/>
    <w:rsid w:val="00A22F72"/>
    <w:rsid w:val="00A515BF"/>
    <w:rsid w:val="00A55CFE"/>
    <w:rsid w:val="00A917C6"/>
    <w:rsid w:val="00AA089C"/>
    <w:rsid w:val="00AA0A9E"/>
    <w:rsid w:val="00AB01B2"/>
    <w:rsid w:val="00AC42A7"/>
    <w:rsid w:val="00AC4DC1"/>
    <w:rsid w:val="00AE1EF4"/>
    <w:rsid w:val="00AE24B6"/>
    <w:rsid w:val="00AE564F"/>
    <w:rsid w:val="00AF1518"/>
    <w:rsid w:val="00AF3AFC"/>
    <w:rsid w:val="00B0015A"/>
    <w:rsid w:val="00B00859"/>
    <w:rsid w:val="00B1484C"/>
    <w:rsid w:val="00B34E02"/>
    <w:rsid w:val="00B40357"/>
    <w:rsid w:val="00B42F42"/>
    <w:rsid w:val="00B576C8"/>
    <w:rsid w:val="00B75788"/>
    <w:rsid w:val="00B91A1D"/>
    <w:rsid w:val="00B93321"/>
    <w:rsid w:val="00B94103"/>
    <w:rsid w:val="00BB070A"/>
    <w:rsid w:val="00BB16EA"/>
    <w:rsid w:val="00BC0D64"/>
    <w:rsid w:val="00BC2193"/>
    <w:rsid w:val="00BD5446"/>
    <w:rsid w:val="00BF14E9"/>
    <w:rsid w:val="00C013B0"/>
    <w:rsid w:val="00C07135"/>
    <w:rsid w:val="00C10AB4"/>
    <w:rsid w:val="00C25492"/>
    <w:rsid w:val="00C25CEE"/>
    <w:rsid w:val="00C41225"/>
    <w:rsid w:val="00C550E5"/>
    <w:rsid w:val="00C60163"/>
    <w:rsid w:val="00C66BE0"/>
    <w:rsid w:val="00C803CB"/>
    <w:rsid w:val="00C8367B"/>
    <w:rsid w:val="00C86A6B"/>
    <w:rsid w:val="00C939B0"/>
    <w:rsid w:val="00C969DB"/>
    <w:rsid w:val="00C97F42"/>
    <w:rsid w:val="00CA2269"/>
    <w:rsid w:val="00CA243F"/>
    <w:rsid w:val="00CA30FA"/>
    <w:rsid w:val="00CB65F2"/>
    <w:rsid w:val="00CC108A"/>
    <w:rsid w:val="00CC68E6"/>
    <w:rsid w:val="00CE4C09"/>
    <w:rsid w:val="00CF5B05"/>
    <w:rsid w:val="00D073F3"/>
    <w:rsid w:val="00D12AB2"/>
    <w:rsid w:val="00D146FC"/>
    <w:rsid w:val="00D23931"/>
    <w:rsid w:val="00D245F9"/>
    <w:rsid w:val="00D358B5"/>
    <w:rsid w:val="00D4208A"/>
    <w:rsid w:val="00D62AA3"/>
    <w:rsid w:val="00D84917"/>
    <w:rsid w:val="00D8721C"/>
    <w:rsid w:val="00D91322"/>
    <w:rsid w:val="00DA4DDF"/>
    <w:rsid w:val="00DC3C88"/>
    <w:rsid w:val="00DD2638"/>
    <w:rsid w:val="00E2098B"/>
    <w:rsid w:val="00E33C43"/>
    <w:rsid w:val="00E33F3D"/>
    <w:rsid w:val="00E43039"/>
    <w:rsid w:val="00E451F4"/>
    <w:rsid w:val="00E50AB9"/>
    <w:rsid w:val="00E61F3D"/>
    <w:rsid w:val="00E71613"/>
    <w:rsid w:val="00E717E5"/>
    <w:rsid w:val="00E816DC"/>
    <w:rsid w:val="00E840AA"/>
    <w:rsid w:val="00E8410B"/>
    <w:rsid w:val="00EA4427"/>
    <w:rsid w:val="00EC10F8"/>
    <w:rsid w:val="00ED0818"/>
    <w:rsid w:val="00EE620B"/>
    <w:rsid w:val="00EF32A2"/>
    <w:rsid w:val="00F03454"/>
    <w:rsid w:val="00F22E63"/>
    <w:rsid w:val="00F24A4E"/>
    <w:rsid w:val="00F27A92"/>
    <w:rsid w:val="00F40F1E"/>
    <w:rsid w:val="00F46BF0"/>
    <w:rsid w:val="00F62E38"/>
    <w:rsid w:val="00F6380A"/>
    <w:rsid w:val="00F66AC3"/>
    <w:rsid w:val="00F81F8F"/>
    <w:rsid w:val="00F83096"/>
    <w:rsid w:val="00F85CC8"/>
    <w:rsid w:val="00FA348E"/>
    <w:rsid w:val="00FB42F9"/>
    <w:rsid w:val="00FB5B46"/>
    <w:rsid w:val="00FC21C2"/>
    <w:rsid w:val="00FC39B9"/>
    <w:rsid w:val="00FE2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62BE"/>
  <w15:docId w15:val="{022FAE9F-9AE0-4CBF-A48D-F95ED989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05B"/>
    <w:rPr>
      <w:rFonts w:ascii="Calibri" w:hAnsi="Calibri"/>
      <w:sz w:val="22"/>
      <w:szCs w:val="24"/>
    </w:rPr>
  </w:style>
  <w:style w:type="paragraph" w:styleId="Heading1">
    <w:name w:val="heading 1"/>
    <w:basedOn w:val="Normal"/>
    <w:next w:val="Normal"/>
    <w:link w:val="Heading1Char"/>
    <w:uiPriority w:val="9"/>
    <w:qFormat/>
    <w:rsid w:val="005B705B"/>
    <w:pPr>
      <w:spacing w:before="100" w:beforeAutospacing="1" w:after="100" w:afterAutospacing="1"/>
      <w:ind w:hanging="2"/>
      <w:jc w:val="center"/>
      <w:outlineLvl w:val="0"/>
    </w:pPr>
    <w:rPr>
      <w:rFonts w:eastAsia="Calibri" w:cs="Calibri"/>
      <w:b/>
      <w:bCs/>
      <w:szCs w:val="22"/>
    </w:rPr>
  </w:style>
  <w:style w:type="paragraph" w:styleId="Heading2">
    <w:name w:val="heading 2"/>
    <w:basedOn w:val="Normal"/>
    <w:next w:val="Normal"/>
    <w:link w:val="Heading2Char"/>
    <w:uiPriority w:val="9"/>
    <w:unhideWhenUsed/>
    <w:qFormat/>
    <w:rsid w:val="005B705B"/>
    <w:pPr>
      <w:spacing w:before="100" w:beforeAutospacing="1"/>
      <w:outlineLvl w:val="1"/>
    </w:pPr>
    <w:rPr>
      <w:rFonts w:eastAsia="Calibri" w:cs="Calibri"/>
      <w:b/>
      <w:szCs w:val="22"/>
    </w:rPr>
  </w:style>
  <w:style w:type="paragraph" w:styleId="Heading3">
    <w:name w:val="heading 3"/>
    <w:basedOn w:val="ListParagraph"/>
    <w:next w:val="Normal"/>
    <w:link w:val="Heading3Char"/>
    <w:uiPriority w:val="9"/>
    <w:semiHidden/>
    <w:unhideWhenUsed/>
    <w:qFormat/>
    <w:rsid w:val="005B705B"/>
    <w:pPr>
      <w:spacing w:before="120"/>
      <w:ind w:left="360" w:hanging="360"/>
      <w:contextualSpacing w:val="0"/>
      <w:outlineLvl w:val="2"/>
    </w:pPr>
    <w:rPr>
      <w:rFonts w:eastAsia="Calibri" w:cs="Calibri"/>
      <w:b/>
      <w:bCs/>
      <w:i/>
      <w:iCs/>
    </w:rPr>
  </w:style>
  <w:style w:type="paragraph" w:styleId="Heading5">
    <w:name w:val="heading 5"/>
    <w:basedOn w:val="Normal"/>
    <w:next w:val="Normal"/>
    <w:link w:val="Heading5Char"/>
    <w:uiPriority w:val="9"/>
    <w:semiHidden/>
    <w:unhideWhenUsed/>
    <w:qFormat/>
    <w:rsid w:val="005B705B"/>
    <w:pPr>
      <w:keepNext/>
      <w:keepLines/>
      <w:spacing w:before="220" w:after="40"/>
      <w:outlineLvl w:val="4"/>
    </w:pPr>
    <w:rPr>
      <w:rFonts w:eastAsiaTheme="majorEastAsia" w:cstheme="majorBidi"/>
      <w:b/>
      <w:szCs w:val="22"/>
    </w:rPr>
  </w:style>
  <w:style w:type="paragraph" w:styleId="Heading6">
    <w:name w:val="heading 6"/>
    <w:basedOn w:val="Normal"/>
    <w:next w:val="Normal"/>
    <w:link w:val="Heading6Char"/>
    <w:uiPriority w:val="9"/>
    <w:semiHidden/>
    <w:unhideWhenUsed/>
    <w:qFormat/>
    <w:rsid w:val="005B705B"/>
    <w:pPr>
      <w:keepNext/>
      <w:keepLines/>
      <w:spacing w:before="200" w:after="40"/>
      <w:outlineLvl w:val="5"/>
    </w:pPr>
    <w:rPr>
      <w:rFonts w:eastAsiaTheme="majorEastAsia" w:cstheme="majorBidi"/>
      <w:b/>
      <w:sz w:val="20"/>
      <w:szCs w:val="20"/>
    </w:rPr>
  </w:style>
  <w:style w:type="paragraph" w:styleId="Heading7">
    <w:name w:val="heading 7"/>
    <w:basedOn w:val="Normal"/>
    <w:next w:val="Normal"/>
    <w:link w:val="Heading7Char"/>
    <w:uiPriority w:val="9"/>
    <w:semiHidden/>
    <w:unhideWhenUsed/>
    <w:qFormat/>
    <w:rsid w:val="005B705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B705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B705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B75788"/>
    <w:pPr>
      <w:ind w:left="720"/>
      <w:contextualSpacing/>
    </w:pPr>
  </w:style>
  <w:style w:type="character" w:styleId="Hyperlink">
    <w:name w:val="Hyperlink"/>
    <w:basedOn w:val="DefaultParagraphFont"/>
    <w:uiPriority w:val="99"/>
    <w:unhideWhenUsed/>
    <w:rsid w:val="00B75788"/>
    <w:rPr>
      <w:color w:val="0563C1" w:themeColor="hyperlink"/>
      <w:u w:val="single"/>
    </w:rPr>
  </w:style>
  <w:style w:type="character" w:styleId="UnresolvedMention">
    <w:name w:val="Unresolved Mention"/>
    <w:basedOn w:val="DefaultParagraphFont"/>
    <w:uiPriority w:val="99"/>
    <w:semiHidden/>
    <w:unhideWhenUsed/>
    <w:rsid w:val="00B75788"/>
    <w:rPr>
      <w:color w:val="605E5C"/>
      <w:shd w:val="clear" w:color="auto" w:fill="E1DFDD"/>
    </w:rPr>
  </w:style>
  <w:style w:type="table" w:styleId="TableGrid">
    <w:name w:val="Table Grid"/>
    <w:basedOn w:val="TableNormal"/>
    <w:uiPriority w:val="39"/>
    <w:rsid w:val="00FB5B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B5B4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5B705B"/>
    <w:pPr>
      <w:spacing w:after="200"/>
    </w:pPr>
    <w:rPr>
      <w:i/>
      <w:iCs/>
      <w:color w:val="44546A"/>
      <w:sz w:val="18"/>
      <w:szCs w:val="18"/>
    </w:rPr>
  </w:style>
  <w:style w:type="character" w:styleId="CommentReference">
    <w:name w:val="annotation reference"/>
    <w:basedOn w:val="DefaultParagraphFont"/>
    <w:uiPriority w:val="99"/>
    <w:semiHidden/>
    <w:unhideWhenUsed/>
    <w:rsid w:val="003009D2"/>
    <w:rPr>
      <w:sz w:val="16"/>
      <w:szCs w:val="16"/>
    </w:rPr>
  </w:style>
  <w:style w:type="paragraph" w:styleId="CommentText">
    <w:name w:val="annotation text"/>
    <w:basedOn w:val="Normal"/>
    <w:link w:val="CommentTextChar"/>
    <w:uiPriority w:val="99"/>
    <w:unhideWhenUsed/>
    <w:rsid w:val="003009D2"/>
    <w:rPr>
      <w:sz w:val="20"/>
      <w:szCs w:val="20"/>
    </w:rPr>
  </w:style>
  <w:style w:type="character" w:customStyle="1" w:styleId="CommentTextChar">
    <w:name w:val="Comment Text Char"/>
    <w:basedOn w:val="DefaultParagraphFont"/>
    <w:link w:val="CommentText"/>
    <w:uiPriority w:val="99"/>
    <w:rsid w:val="003009D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009D2"/>
    <w:rPr>
      <w:b/>
      <w:bCs/>
    </w:rPr>
  </w:style>
  <w:style w:type="character" w:customStyle="1" w:styleId="CommentSubjectChar">
    <w:name w:val="Comment Subject Char"/>
    <w:basedOn w:val="CommentTextChar"/>
    <w:link w:val="CommentSubject"/>
    <w:uiPriority w:val="99"/>
    <w:semiHidden/>
    <w:rsid w:val="003009D2"/>
    <w:rPr>
      <w:rFonts w:ascii="Arial" w:hAnsi="Arial"/>
      <w:b/>
      <w:bCs/>
      <w:sz w:val="20"/>
      <w:szCs w:val="20"/>
    </w:rPr>
  </w:style>
  <w:style w:type="paragraph" w:styleId="EndnoteText">
    <w:name w:val="endnote text"/>
    <w:basedOn w:val="Normal"/>
    <w:link w:val="EndnoteTextChar"/>
    <w:uiPriority w:val="99"/>
    <w:unhideWhenUsed/>
    <w:rsid w:val="003009D2"/>
    <w:rPr>
      <w:sz w:val="20"/>
      <w:szCs w:val="20"/>
    </w:rPr>
  </w:style>
  <w:style w:type="character" w:customStyle="1" w:styleId="EndnoteTextChar">
    <w:name w:val="Endnote Text Char"/>
    <w:basedOn w:val="DefaultParagraphFont"/>
    <w:link w:val="EndnoteText"/>
    <w:uiPriority w:val="99"/>
    <w:rsid w:val="003009D2"/>
    <w:rPr>
      <w:rFonts w:ascii="Arial" w:hAnsi="Arial"/>
      <w:sz w:val="20"/>
      <w:szCs w:val="20"/>
    </w:rPr>
  </w:style>
  <w:style w:type="character" w:styleId="EndnoteReference">
    <w:name w:val="endnote reference"/>
    <w:basedOn w:val="DefaultParagraphFont"/>
    <w:uiPriority w:val="99"/>
    <w:unhideWhenUsed/>
    <w:rsid w:val="003009D2"/>
    <w:rPr>
      <w:vertAlign w:val="superscript"/>
    </w:rPr>
  </w:style>
  <w:style w:type="character" w:styleId="FollowedHyperlink">
    <w:name w:val="FollowedHyperlink"/>
    <w:basedOn w:val="DefaultParagraphFont"/>
    <w:uiPriority w:val="99"/>
    <w:semiHidden/>
    <w:unhideWhenUsed/>
    <w:rsid w:val="005C144A"/>
    <w:rPr>
      <w:color w:val="954F72" w:themeColor="followedHyperlink"/>
      <w:u w:val="single"/>
    </w:rPr>
  </w:style>
  <w:style w:type="paragraph" w:styleId="Header">
    <w:name w:val="header"/>
    <w:basedOn w:val="Normal"/>
    <w:link w:val="HeaderChar"/>
    <w:uiPriority w:val="99"/>
    <w:unhideWhenUsed/>
    <w:rsid w:val="005002D0"/>
    <w:pPr>
      <w:tabs>
        <w:tab w:val="center" w:pos="4680"/>
        <w:tab w:val="right" w:pos="9360"/>
      </w:tabs>
    </w:pPr>
  </w:style>
  <w:style w:type="character" w:customStyle="1" w:styleId="HeaderChar">
    <w:name w:val="Header Char"/>
    <w:basedOn w:val="DefaultParagraphFont"/>
    <w:link w:val="Header"/>
    <w:uiPriority w:val="99"/>
    <w:rsid w:val="005002D0"/>
    <w:rPr>
      <w:rFonts w:ascii="Arial" w:hAnsi="Arial"/>
      <w:sz w:val="24"/>
    </w:rPr>
  </w:style>
  <w:style w:type="paragraph" w:styleId="Footer">
    <w:name w:val="footer"/>
    <w:basedOn w:val="Normal"/>
    <w:link w:val="FooterChar"/>
    <w:uiPriority w:val="99"/>
    <w:unhideWhenUsed/>
    <w:rsid w:val="005002D0"/>
    <w:pPr>
      <w:tabs>
        <w:tab w:val="center" w:pos="4680"/>
        <w:tab w:val="right" w:pos="9360"/>
      </w:tabs>
    </w:pPr>
  </w:style>
  <w:style w:type="character" w:customStyle="1" w:styleId="FooterChar">
    <w:name w:val="Footer Char"/>
    <w:basedOn w:val="DefaultParagraphFont"/>
    <w:link w:val="Footer"/>
    <w:uiPriority w:val="99"/>
    <w:rsid w:val="005002D0"/>
    <w:rPr>
      <w:rFonts w:ascii="Arial" w:hAnsi="Arial"/>
      <w:sz w:val="24"/>
    </w:rPr>
  </w:style>
  <w:style w:type="paragraph" w:styleId="Revision">
    <w:name w:val="Revision"/>
    <w:hidden/>
    <w:uiPriority w:val="99"/>
    <w:semiHidden/>
    <w:rsid w:val="00AC4DC1"/>
    <w:rPr>
      <w:rFonts w:ascii="Arial" w:hAnsi="Arial"/>
      <w:sz w:val="24"/>
    </w:rPr>
  </w:style>
  <w:style w:type="paragraph" w:customStyle="1" w:styleId="paragraph">
    <w:name w:val="paragraph"/>
    <w:basedOn w:val="Normal"/>
    <w:rsid w:val="006A11E4"/>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6A11E4"/>
  </w:style>
  <w:style w:type="character" w:customStyle="1" w:styleId="eop">
    <w:name w:val="eop"/>
    <w:basedOn w:val="DefaultParagraphFont"/>
    <w:rsid w:val="006A11E4"/>
  </w:style>
  <w:style w:type="paragraph" w:styleId="FootnoteText">
    <w:name w:val="footnote text"/>
    <w:basedOn w:val="Normal"/>
    <w:link w:val="FootnoteTextChar"/>
    <w:uiPriority w:val="99"/>
    <w:semiHidden/>
    <w:unhideWhenUsed/>
    <w:rsid w:val="006621E8"/>
    <w:rPr>
      <w:sz w:val="20"/>
      <w:szCs w:val="20"/>
    </w:rPr>
  </w:style>
  <w:style w:type="character" w:customStyle="1" w:styleId="FootnoteTextChar">
    <w:name w:val="Footnote Text Char"/>
    <w:basedOn w:val="DefaultParagraphFont"/>
    <w:link w:val="FootnoteText"/>
    <w:uiPriority w:val="99"/>
    <w:semiHidden/>
    <w:rsid w:val="006621E8"/>
    <w:rPr>
      <w:rFonts w:ascii="Calibri" w:hAnsi="Calibri"/>
      <w:sz w:val="20"/>
      <w:szCs w:val="20"/>
    </w:rPr>
  </w:style>
  <w:style w:type="character" w:styleId="FootnoteReference">
    <w:name w:val="footnote reference"/>
    <w:basedOn w:val="DefaultParagraphFont"/>
    <w:uiPriority w:val="99"/>
    <w:semiHidden/>
    <w:unhideWhenUsed/>
    <w:rsid w:val="006621E8"/>
    <w:rPr>
      <w:vertAlign w:val="superscript"/>
    </w:rPr>
  </w:style>
  <w:style w:type="table" w:styleId="PlainTable5">
    <w:name w:val="Plain Table 5"/>
    <w:basedOn w:val="TableNormal"/>
    <w:uiPriority w:val="45"/>
    <w:rsid w:val="00292BA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292BA4"/>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3">
    <w:name w:val="Grid Table 2 Accent 3"/>
    <w:basedOn w:val="TableNormal"/>
    <w:uiPriority w:val="47"/>
    <w:rsid w:val="00292BA4"/>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alloonText">
    <w:name w:val="Balloon Text"/>
    <w:basedOn w:val="Normal"/>
    <w:link w:val="BalloonTextChar"/>
    <w:uiPriority w:val="99"/>
    <w:semiHidden/>
    <w:unhideWhenUsed/>
    <w:rsid w:val="006C772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72F"/>
    <w:rPr>
      <w:rFonts w:ascii="Segoe UI" w:hAnsi="Segoe UI" w:cs="Segoe UI"/>
      <w:sz w:val="18"/>
      <w:szCs w:val="18"/>
    </w:rPr>
  </w:style>
  <w:style w:type="character" w:customStyle="1" w:styleId="Heading1Char">
    <w:name w:val="Heading 1 Char"/>
    <w:link w:val="Heading1"/>
    <w:uiPriority w:val="9"/>
    <w:rsid w:val="005B705B"/>
    <w:rPr>
      <w:rFonts w:ascii="Calibri" w:eastAsia="Calibri" w:hAnsi="Calibri" w:cs="Calibri"/>
      <w:b/>
      <w:bCs/>
      <w:sz w:val="22"/>
      <w:szCs w:val="22"/>
    </w:rPr>
  </w:style>
  <w:style w:type="character" w:customStyle="1" w:styleId="Heading2Char">
    <w:name w:val="Heading 2 Char"/>
    <w:link w:val="Heading2"/>
    <w:uiPriority w:val="9"/>
    <w:rsid w:val="005B705B"/>
    <w:rPr>
      <w:rFonts w:ascii="Calibri" w:eastAsia="Calibri" w:hAnsi="Calibri" w:cs="Calibri"/>
      <w:b/>
      <w:sz w:val="22"/>
      <w:szCs w:val="22"/>
    </w:rPr>
  </w:style>
  <w:style w:type="paragraph" w:customStyle="1" w:styleId="References">
    <w:name w:val="References"/>
    <w:basedOn w:val="Normal"/>
    <w:link w:val="ReferencesChar"/>
    <w:qFormat/>
    <w:rsid w:val="005B705B"/>
    <w:pPr>
      <w:ind w:left="360" w:hanging="360"/>
    </w:pPr>
    <w:rPr>
      <w:rFonts w:eastAsia="Calibri" w:cs="Calibri"/>
      <w:sz w:val="20"/>
      <w:szCs w:val="20"/>
    </w:rPr>
  </w:style>
  <w:style w:type="character" w:customStyle="1" w:styleId="ReferencesChar">
    <w:name w:val="References Char"/>
    <w:link w:val="References"/>
    <w:rsid w:val="005B705B"/>
    <w:rPr>
      <w:rFonts w:ascii="Calibri" w:eastAsia="Calibri" w:hAnsi="Calibri" w:cs="Calibri"/>
    </w:rPr>
  </w:style>
  <w:style w:type="paragraph" w:customStyle="1" w:styleId="FigureCaption">
    <w:name w:val="Figure Caption"/>
    <w:basedOn w:val="Normal"/>
    <w:link w:val="FigureCaptionChar"/>
    <w:qFormat/>
    <w:rsid w:val="005B705B"/>
    <w:rPr>
      <w:rFonts w:eastAsia="Calibri" w:cs="Calibri"/>
      <w:sz w:val="18"/>
      <w:szCs w:val="18"/>
    </w:rPr>
  </w:style>
  <w:style w:type="character" w:customStyle="1" w:styleId="FigureCaptionChar">
    <w:name w:val="Figure Caption Char"/>
    <w:link w:val="FigureCaption"/>
    <w:rsid w:val="005B705B"/>
    <w:rPr>
      <w:rFonts w:ascii="Calibri" w:eastAsia="Calibri" w:hAnsi="Calibri" w:cs="Calibri"/>
      <w:sz w:val="18"/>
      <w:szCs w:val="18"/>
    </w:rPr>
  </w:style>
  <w:style w:type="paragraph" w:customStyle="1" w:styleId="TableofContents">
    <w:name w:val="Table of Contents"/>
    <w:basedOn w:val="Normal"/>
    <w:link w:val="TableofContentsChar"/>
    <w:qFormat/>
    <w:rsid w:val="005B705B"/>
    <w:rPr>
      <w:b/>
      <w:bCs/>
    </w:rPr>
  </w:style>
  <w:style w:type="character" w:customStyle="1" w:styleId="TableofContentsChar">
    <w:name w:val="Table of Contents Char"/>
    <w:link w:val="TableofContents"/>
    <w:rsid w:val="005B705B"/>
    <w:rPr>
      <w:rFonts w:ascii="Calibri" w:hAnsi="Calibri"/>
      <w:b/>
      <w:bCs/>
      <w:sz w:val="22"/>
      <w:szCs w:val="24"/>
    </w:rPr>
  </w:style>
  <w:style w:type="paragraph" w:customStyle="1" w:styleId="Style2">
    <w:name w:val="Style2"/>
    <w:basedOn w:val="Normal"/>
    <w:qFormat/>
    <w:rsid w:val="005B705B"/>
    <w:pPr>
      <w:spacing w:before="100" w:beforeAutospacing="1" w:line="276" w:lineRule="auto"/>
    </w:pPr>
  </w:style>
  <w:style w:type="paragraph" w:customStyle="1" w:styleId="ListLevel1">
    <w:name w:val="List Level 1"/>
    <w:basedOn w:val="Normal"/>
    <w:link w:val="ListLevel1Char"/>
    <w:qFormat/>
    <w:rsid w:val="005B705B"/>
    <w:pPr>
      <w:numPr>
        <w:numId w:val="31"/>
      </w:numPr>
      <w:spacing w:line="276" w:lineRule="auto"/>
    </w:pPr>
  </w:style>
  <w:style w:type="character" w:customStyle="1" w:styleId="ListLevel1Char">
    <w:name w:val="List Level 1 Char"/>
    <w:basedOn w:val="DefaultParagraphFont"/>
    <w:link w:val="ListLevel1"/>
    <w:rsid w:val="005B705B"/>
    <w:rPr>
      <w:rFonts w:ascii="Calibri" w:hAnsi="Calibri"/>
      <w:sz w:val="22"/>
      <w:szCs w:val="24"/>
    </w:rPr>
  </w:style>
  <w:style w:type="paragraph" w:customStyle="1" w:styleId="ListLevel2">
    <w:name w:val="List Level 2"/>
    <w:basedOn w:val="Normal"/>
    <w:link w:val="ListLevel2Char"/>
    <w:qFormat/>
    <w:rsid w:val="005B705B"/>
    <w:pPr>
      <w:numPr>
        <w:ilvl w:val="1"/>
        <w:numId w:val="31"/>
      </w:numPr>
      <w:spacing w:line="276" w:lineRule="auto"/>
    </w:pPr>
  </w:style>
  <w:style w:type="character" w:customStyle="1" w:styleId="ListLevel2Char">
    <w:name w:val="List Level 2 Char"/>
    <w:basedOn w:val="DefaultParagraphFont"/>
    <w:link w:val="ListLevel2"/>
    <w:rsid w:val="005B705B"/>
    <w:rPr>
      <w:rFonts w:ascii="Calibri" w:hAnsi="Calibri"/>
      <w:sz w:val="22"/>
      <w:szCs w:val="24"/>
    </w:rPr>
  </w:style>
  <w:style w:type="paragraph" w:customStyle="1" w:styleId="ListLevel3">
    <w:name w:val="List Level 3"/>
    <w:basedOn w:val="Normal"/>
    <w:link w:val="ListLevel3Char"/>
    <w:qFormat/>
    <w:rsid w:val="005B705B"/>
    <w:pPr>
      <w:numPr>
        <w:ilvl w:val="2"/>
        <w:numId w:val="31"/>
      </w:numPr>
      <w:spacing w:line="276" w:lineRule="auto"/>
    </w:pPr>
  </w:style>
  <w:style w:type="character" w:customStyle="1" w:styleId="ListLevel3Char">
    <w:name w:val="List Level 3 Char"/>
    <w:basedOn w:val="DefaultParagraphFont"/>
    <w:link w:val="ListLevel3"/>
    <w:rsid w:val="005B705B"/>
    <w:rPr>
      <w:rFonts w:ascii="Calibri" w:hAnsi="Calibri"/>
      <w:sz w:val="22"/>
      <w:szCs w:val="24"/>
    </w:rPr>
  </w:style>
  <w:style w:type="paragraph" w:customStyle="1" w:styleId="ListLevel4">
    <w:name w:val="List Level 4"/>
    <w:basedOn w:val="ListLevel3"/>
    <w:link w:val="ListLevel4Char"/>
    <w:qFormat/>
    <w:rsid w:val="005B705B"/>
    <w:pPr>
      <w:numPr>
        <w:ilvl w:val="3"/>
      </w:numPr>
    </w:pPr>
  </w:style>
  <w:style w:type="character" w:customStyle="1" w:styleId="ListLevel4Char">
    <w:name w:val="List Level 4 Char"/>
    <w:basedOn w:val="ListLevel3Char"/>
    <w:link w:val="ListLevel4"/>
    <w:rsid w:val="005B705B"/>
    <w:rPr>
      <w:rFonts w:ascii="Calibri" w:hAnsi="Calibri"/>
      <w:sz w:val="22"/>
      <w:szCs w:val="24"/>
    </w:rPr>
  </w:style>
  <w:style w:type="paragraph" w:customStyle="1" w:styleId="ListLevel5">
    <w:name w:val="List Level 5"/>
    <w:basedOn w:val="ListLevel4"/>
    <w:link w:val="ListLevel5Char"/>
    <w:qFormat/>
    <w:rsid w:val="005B705B"/>
    <w:pPr>
      <w:numPr>
        <w:ilvl w:val="4"/>
      </w:numPr>
    </w:pPr>
  </w:style>
  <w:style w:type="character" w:customStyle="1" w:styleId="ListLevel5Char">
    <w:name w:val="List Level 5 Char"/>
    <w:basedOn w:val="ListLevel4Char"/>
    <w:link w:val="ListLevel5"/>
    <w:rsid w:val="005B705B"/>
    <w:rPr>
      <w:rFonts w:ascii="Calibri" w:hAnsi="Calibri"/>
      <w:sz w:val="22"/>
      <w:szCs w:val="24"/>
    </w:rPr>
  </w:style>
  <w:style w:type="paragraph" w:customStyle="1" w:styleId="ListLevel6">
    <w:name w:val="List Level 6"/>
    <w:basedOn w:val="ListLevel5"/>
    <w:link w:val="ListLevel6Char"/>
    <w:qFormat/>
    <w:rsid w:val="005B705B"/>
    <w:pPr>
      <w:numPr>
        <w:ilvl w:val="5"/>
      </w:numPr>
    </w:pPr>
  </w:style>
  <w:style w:type="character" w:customStyle="1" w:styleId="ListLevel6Char">
    <w:name w:val="List Level 6 Char"/>
    <w:basedOn w:val="ListLevel5Char"/>
    <w:link w:val="ListLevel6"/>
    <w:rsid w:val="005B705B"/>
    <w:rPr>
      <w:rFonts w:ascii="Calibri" w:hAnsi="Calibri"/>
      <w:sz w:val="22"/>
      <w:szCs w:val="24"/>
    </w:rPr>
  </w:style>
  <w:style w:type="paragraph" w:customStyle="1" w:styleId="ListLevel7">
    <w:name w:val="List Level 7"/>
    <w:basedOn w:val="ListLevel6"/>
    <w:link w:val="ListLevel7Char"/>
    <w:qFormat/>
    <w:rsid w:val="005B705B"/>
    <w:pPr>
      <w:numPr>
        <w:ilvl w:val="6"/>
      </w:numPr>
    </w:pPr>
  </w:style>
  <w:style w:type="character" w:customStyle="1" w:styleId="ListLevel7Char">
    <w:name w:val="List Level 7 Char"/>
    <w:basedOn w:val="ListLevel6Char"/>
    <w:link w:val="ListLevel7"/>
    <w:rsid w:val="005B705B"/>
    <w:rPr>
      <w:rFonts w:ascii="Calibri" w:hAnsi="Calibri"/>
      <w:sz w:val="22"/>
      <w:szCs w:val="24"/>
    </w:rPr>
  </w:style>
  <w:style w:type="paragraph" w:customStyle="1" w:styleId="ListLevel8">
    <w:name w:val="List Level 8"/>
    <w:basedOn w:val="ListLevel7"/>
    <w:link w:val="ListLevel8Char"/>
    <w:qFormat/>
    <w:rsid w:val="005B705B"/>
    <w:pPr>
      <w:numPr>
        <w:ilvl w:val="7"/>
      </w:numPr>
    </w:pPr>
  </w:style>
  <w:style w:type="character" w:customStyle="1" w:styleId="ListLevel8Char">
    <w:name w:val="List Level 8 Char"/>
    <w:basedOn w:val="ListLevel7Char"/>
    <w:link w:val="ListLevel8"/>
    <w:rsid w:val="005B705B"/>
    <w:rPr>
      <w:rFonts w:ascii="Calibri" w:hAnsi="Calibri"/>
      <w:sz w:val="22"/>
      <w:szCs w:val="24"/>
    </w:rPr>
  </w:style>
  <w:style w:type="paragraph" w:customStyle="1" w:styleId="ListLevel9">
    <w:name w:val="List Level 9"/>
    <w:basedOn w:val="ListLevel8"/>
    <w:link w:val="ListLevel9Char"/>
    <w:qFormat/>
    <w:rsid w:val="005B705B"/>
    <w:pPr>
      <w:numPr>
        <w:ilvl w:val="8"/>
      </w:numPr>
    </w:pPr>
  </w:style>
  <w:style w:type="character" w:customStyle="1" w:styleId="ListLevel9Char">
    <w:name w:val="List Level 9 Char"/>
    <w:basedOn w:val="ListLevel8Char"/>
    <w:link w:val="ListLevel9"/>
    <w:rsid w:val="005B705B"/>
    <w:rPr>
      <w:rFonts w:ascii="Calibri" w:hAnsi="Calibri"/>
      <w:sz w:val="22"/>
      <w:szCs w:val="24"/>
    </w:rPr>
  </w:style>
  <w:style w:type="character" w:customStyle="1" w:styleId="Italics">
    <w:name w:val="Italics"/>
    <w:basedOn w:val="DefaultParagraphFont"/>
    <w:uiPriority w:val="1"/>
    <w:qFormat/>
    <w:rsid w:val="005B705B"/>
    <w:rPr>
      <w:rFonts w:eastAsia="Calibri" w:cs="Calibri"/>
      <w:i/>
      <w:szCs w:val="22"/>
    </w:rPr>
  </w:style>
  <w:style w:type="paragraph" w:customStyle="1" w:styleId="ListLevel10">
    <w:name w:val="List Level 10"/>
    <w:basedOn w:val="ListParagraph"/>
    <w:link w:val="ListLevel10Char"/>
    <w:qFormat/>
    <w:rsid w:val="005B705B"/>
    <w:pPr>
      <w:numPr>
        <w:ilvl w:val="3"/>
        <w:numId w:val="32"/>
      </w:numPr>
      <w:spacing w:line="276" w:lineRule="auto"/>
    </w:pPr>
  </w:style>
  <w:style w:type="character" w:customStyle="1" w:styleId="ListLevel10Char">
    <w:name w:val="List Level 10 Char"/>
    <w:basedOn w:val="DefaultParagraphFont"/>
    <w:link w:val="ListLevel10"/>
    <w:rsid w:val="005B705B"/>
    <w:rPr>
      <w:rFonts w:ascii="Calibri" w:hAnsi="Calibri"/>
      <w:sz w:val="22"/>
      <w:szCs w:val="24"/>
    </w:rPr>
  </w:style>
  <w:style w:type="paragraph" w:customStyle="1" w:styleId="Tablebullet1">
    <w:name w:val="Table bullet 1"/>
    <w:basedOn w:val="ListParagraph"/>
    <w:link w:val="Tablebullet1Char"/>
    <w:qFormat/>
    <w:rsid w:val="005B705B"/>
    <w:pPr>
      <w:numPr>
        <w:numId w:val="33"/>
      </w:numPr>
    </w:pPr>
    <w:rPr>
      <w:szCs w:val="22"/>
    </w:rPr>
  </w:style>
  <w:style w:type="character" w:customStyle="1" w:styleId="Tablebullet1Char">
    <w:name w:val="Table bullet 1 Char"/>
    <w:basedOn w:val="DefaultParagraphFont"/>
    <w:link w:val="Tablebullet1"/>
    <w:rsid w:val="005B705B"/>
    <w:rPr>
      <w:rFonts w:ascii="Calibri" w:hAnsi="Calibri"/>
      <w:sz w:val="22"/>
      <w:szCs w:val="22"/>
    </w:rPr>
  </w:style>
  <w:style w:type="paragraph" w:customStyle="1" w:styleId="Tablebullet2">
    <w:name w:val="Table bullet 2"/>
    <w:basedOn w:val="ListParagraph"/>
    <w:link w:val="Tablebullet2Char"/>
    <w:qFormat/>
    <w:rsid w:val="005B705B"/>
    <w:pPr>
      <w:numPr>
        <w:ilvl w:val="1"/>
        <w:numId w:val="34"/>
      </w:numPr>
      <w:tabs>
        <w:tab w:val="left" w:pos="5565"/>
      </w:tabs>
    </w:pPr>
  </w:style>
  <w:style w:type="character" w:customStyle="1" w:styleId="Tablebullet2Char">
    <w:name w:val="Table bullet 2 Char"/>
    <w:basedOn w:val="DefaultParagraphFont"/>
    <w:link w:val="Tablebullet2"/>
    <w:rsid w:val="005B705B"/>
    <w:rPr>
      <w:rFonts w:ascii="Calibri" w:hAnsi="Calibri"/>
      <w:sz w:val="22"/>
      <w:szCs w:val="24"/>
    </w:rPr>
  </w:style>
  <w:style w:type="paragraph" w:customStyle="1" w:styleId="Tablenumber">
    <w:name w:val="Table number"/>
    <w:basedOn w:val="ListParagraph"/>
    <w:link w:val="TablenumberChar"/>
    <w:qFormat/>
    <w:rsid w:val="005B705B"/>
    <w:pPr>
      <w:numPr>
        <w:numId w:val="35"/>
      </w:numPr>
      <w:tabs>
        <w:tab w:val="left" w:pos="445"/>
      </w:tabs>
    </w:pPr>
  </w:style>
  <w:style w:type="character" w:customStyle="1" w:styleId="TablenumberChar">
    <w:name w:val="Table number Char"/>
    <w:basedOn w:val="DefaultParagraphFont"/>
    <w:link w:val="Tablenumber"/>
    <w:rsid w:val="005B705B"/>
    <w:rPr>
      <w:rFonts w:ascii="Calibri" w:hAnsi="Calibri"/>
      <w:sz w:val="22"/>
      <w:szCs w:val="24"/>
    </w:rPr>
  </w:style>
  <w:style w:type="character" w:customStyle="1" w:styleId="Heading3Char">
    <w:name w:val="Heading 3 Char"/>
    <w:link w:val="Heading3"/>
    <w:uiPriority w:val="9"/>
    <w:semiHidden/>
    <w:rsid w:val="005B705B"/>
    <w:rPr>
      <w:rFonts w:ascii="Calibri" w:eastAsia="Calibri" w:hAnsi="Calibri" w:cs="Calibri"/>
      <w:b/>
      <w:bCs/>
      <w:i/>
      <w:iCs/>
      <w:sz w:val="22"/>
      <w:szCs w:val="24"/>
    </w:rPr>
  </w:style>
  <w:style w:type="character" w:customStyle="1" w:styleId="Heading5Char">
    <w:name w:val="Heading 5 Char"/>
    <w:link w:val="Heading5"/>
    <w:uiPriority w:val="9"/>
    <w:semiHidden/>
    <w:rsid w:val="005B705B"/>
    <w:rPr>
      <w:rFonts w:ascii="Calibri" w:eastAsiaTheme="majorEastAsia" w:hAnsi="Calibri" w:cstheme="majorBidi"/>
      <w:b/>
      <w:sz w:val="22"/>
      <w:szCs w:val="22"/>
    </w:rPr>
  </w:style>
  <w:style w:type="character" w:customStyle="1" w:styleId="Heading6Char">
    <w:name w:val="Heading 6 Char"/>
    <w:link w:val="Heading6"/>
    <w:uiPriority w:val="9"/>
    <w:semiHidden/>
    <w:rsid w:val="005B705B"/>
    <w:rPr>
      <w:rFonts w:ascii="Calibri" w:eastAsiaTheme="majorEastAsia" w:hAnsi="Calibri" w:cstheme="majorBidi"/>
      <w:b/>
    </w:rPr>
  </w:style>
  <w:style w:type="character" w:customStyle="1" w:styleId="Heading7Char">
    <w:name w:val="Heading 7 Char"/>
    <w:basedOn w:val="DefaultParagraphFont"/>
    <w:link w:val="Heading7"/>
    <w:uiPriority w:val="9"/>
    <w:semiHidden/>
    <w:rsid w:val="005B705B"/>
    <w:rPr>
      <w:rFonts w:asciiTheme="majorHAnsi" w:eastAsiaTheme="majorEastAsia" w:hAnsiTheme="majorHAnsi" w:cstheme="majorBidi"/>
      <w:i/>
      <w:iCs/>
      <w:color w:val="1F3763" w:themeColor="accent1" w:themeShade="7F"/>
      <w:sz w:val="22"/>
      <w:szCs w:val="24"/>
    </w:rPr>
  </w:style>
  <w:style w:type="character" w:customStyle="1" w:styleId="Heading8Char">
    <w:name w:val="Heading 8 Char"/>
    <w:basedOn w:val="DefaultParagraphFont"/>
    <w:link w:val="Heading8"/>
    <w:uiPriority w:val="9"/>
    <w:semiHidden/>
    <w:rsid w:val="005B705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B705B"/>
    <w:rPr>
      <w:rFonts w:asciiTheme="majorHAnsi" w:eastAsiaTheme="majorEastAsia" w:hAnsiTheme="majorHAnsi" w:cstheme="majorBidi"/>
      <w:i/>
      <w:iCs/>
      <w:color w:val="272727" w:themeColor="text1" w:themeTint="D8"/>
      <w:sz w:val="21"/>
      <w:szCs w:val="21"/>
    </w:rPr>
  </w:style>
  <w:style w:type="paragraph" w:styleId="Title">
    <w:name w:val="Title"/>
    <w:basedOn w:val="Heading1"/>
    <w:next w:val="Normal"/>
    <w:link w:val="TitleChar"/>
    <w:uiPriority w:val="10"/>
    <w:qFormat/>
    <w:rsid w:val="005B705B"/>
  </w:style>
  <w:style w:type="character" w:customStyle="1" w:styleId="TitleChar">
    <w:name w:val="Title Char"/>
    <w:link w:val="Title"/>
    <w:uiPriority w:val="10"/>
    <w:rsid w:val="005B705B"/>
    <w:rPr>
      <w:rFonts w:ascii="Calibri" w:eastAsia="Calibri" w:hAnsi="Calibri" w:cs="Calibri"/>
      <w:b/>
      <w:bCs/>
      <w:sz w:val="22"/>
      <w:szCs w:val="22"/>
    </w:rPr>
  </w:style>
  <w:style w:type="paragraph" w:styleId="TOCHeading">
    <w:name w:val="TOC Heading"/>
    <w:basedOn w:val="Heading1"/>
    <w:next w:val="Normal"/>
    <w:uiPriority w:val="39"/>
    <w:semiHidden/>
    <w:unhideWhenUsed/>
    <w:qFormat/>
    <w:rsid w:val="005B705B"/>
    <w:pPr>
      <w:keepNext/>
      <w:keepLines/>
      <w:spacing w:before="240" w:beforeAutospacing="0" w:after="0" w:afterAutospacing="0"/>
      <w:ind w:firstLine="0"/>
      <w:jc w:val="left"/>
      <w:outlineLvl w:val="9"/>
    </w:pPr>
    <w:rPr>
      <w:rFonts w:asciiTheme="majorHAnsi" w:eastAsiaTheme="majorEastAsia" w:hAnsiTheme="majorHAnsi" w:cstheme="majorBidi"/>
      <w:b w:val="0"/>
      <w:bCs w:val="0"/>
      <w:color w:val="2F5496" w:themeColor="accent1" w:themeShade="BF"/>
      <w:sz w:val="32"/>
      <w:szCs w:val="32"/>
    </w:rPr>
  </w:style>
  <w:style w:type="table" w:styleId="ListTable2-Accent3">
    <w:name w:val="List Table 2 Accent 3"/>
    <w:basedOn w:val="TableNormal"/>
    <w:uiPriority w:val="47"/>
    <w:rsid w:val="009D5C7E"/>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
    <w:name w:val="List Table 3"/>
    <w:basedOn w:val="TableNormal"/>
    <w:uiPriority w:val="48"/>
    <w:rsid w:val="009D5C7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86758">
      <w:bodyDiv w:val="1"/>
      <w:marLeft w:val="0"/>
      <w:marRight w:val="0"/>
      <w:marTop w:val="0"/>
      <w:marBottom w:val="0"/>
      <w:divBdr>
        <w:top w:val="none" w:sz="0" w:space="0" w:color="auto"/>
        <w:left w:val="none" w:sz="0" w:space="0" w:color="auto"/>
        <w:bottom w:val="none" w:sz="0" w:space="0" w:color="auto"/>
        <w:right w:val="none" w:sz="0" w:space="0" w:color="auto"/>
      </w:divBdr>
      <w:divsChild>
        <w:div w:id="192353661">
          <w:marLeft w:val="0"/>
          <w:marRight w:val="0"/>
          <w:marTop w:val="0"/>
          <w:marBottom w:val="0"/>
          <w:divBdr>
            <w:top w:val="none" w:sz="0" w:space="0" w:color="auto"/>
            <w:left w:val="none" w:sz="0" w:space="0" w:color="auto"/>
            <w:bottom w:val="none" w:sz="0" w:space="0" w:color="auto"/>
            <w:right w:val="none" w:sz="0" w:space="0" w:color="auto"/>
          </w:divBdr>
        </w:div>
        <w:div w:id="323162837">
          <w:marLeft w:val="0"/>
          <w:marRight w:val="0"/>
          <w:marTop w:val="0"/>
          <w:marBottom w:val="0"/>
          <w:divBdr>
            <w:top w:val="none" w:sz="0" w:space="0" w:color="auto"/>
            <w:left w:val="none" w:sz="0" w:space="0" w:color="auto"/>
            <w:bottom w:val="none" w:sz="0" w:space="0" w:color="auto"/>
            <w:right w:val="none" w:sz="0" w:space="0" w:color="auto"/>
          </w:divBdr>
        </w:div>
        <w:div w:id="1283419654">
          <w:marLeft w:val="0"/>
          <w:marRight w:val="0"/>
          <w:marTop w:val="0"/>
          <w:marBottom w:val="0"/>
          <w:divBdr>
            <w:top w:val="none" w:sz="0" w:space="0" w:color="auto"/>
            <w:left w:val="none" w:sz="0" w:space="0" w:color="auto"/>
            <w:bottom w:val="none" w:sz="0" w:space="0" w:color="auto"/>
            <w:right w:val="none" w:sz="0" w:space="0" w:color="auto"/>
          </w:divBdr>
          <w:divsChild>
            <w:div w:id="1141001317">
              <w:marLeft w:val="-75"/>
              <w:marRight w:val="0"/>
              <w:marTop w:val="30"/>
              <w:marBottom w:val="30"/>
              <w:divBdr>
                <w:top w:val="none" w:sz="0" w:space="0" w:color="auto"/>
                <w:left w:val="none" w:sz="0" w:space="0" w:color="auto"/>
                <w:bottom w:val="none" w:sz="0" w:space="0" w:color="auto"/>
                <w:right w:val="none" w:sz="0" w:space="0" w:color="auto"/>
              </w:divBdr>
              <w:divsChild>
                <w:div w:id="179976596">
                  <w:marLeft w:val="0"/>
                  <w:marRight w:val="0"/>
                  <w:marTop w:val="0"/>
                  <w:marBottom w:val="0"/>
                  <w:divBdr>
                    <w:top w:val="none" w:sz="0" w:space="0" w:color="auto"/>
                    <w:left w:val="none" w:sz="0" w:space="0" w:color="auto"/>
                    <w:bottom w:val="none" w:sz="0" w:space="0" w:color="auto"/>
                    <w:right w:val="none" w:sz="0" w:space="0" w:color="auto"/>
                  </w:divBdr>
                  <w:divsChild>
                    <w:div w:id="666130205">
                      <w:marLeft w:val="0"/>
                      <w:marRight w:val="0"/>
                      <w:marTop w:val="0"/>
                      <w:marBottom w:val="0"/>
                      <w:divBdr>
                        <w:top w:val="none" w:sz="0" w:space="0" w:color="auto"/>
                        <w:left w:val="none" w:sz="0" w:space="0" w:color="auto"/>
                        <w:bottom w:val="none" w:sz="0" w:space="0" w:color="auto"/>
                        <w:right w:val="none" w:sz="0" w:space="0" w:color="auto"/>
                      </w:divBdr>
                    </w:div>
                  </w:divsChild>
                </w:div>
                <w:div w:id="250748701">
                  <w:marLeft w:val="0"/>
                  <w:marRight w:val="0"/>
                  <w:marTop w:val="0"/>
                  <w:marBottom w:val="0"/>
                  <w:divBdr>
                    <w:top w:val="none" w:sz="0" w:space="0" w:color="auto"/>
                    <w:left w:val="none" w:sz="0" w:space="0" w:color="auto"/>
                    <w:bottom w:val="none" w:sz="0" w:space="0" w:color="auto"/>
                    <w:right w:val="none" w:sz="0" w:space="0" w:color="auto"/>
                  </w:divBdr>
                  <w:divsChild>
                    <w:div w:id="1179736691">
                      <w:marLeft w:val="0"/>
                      <w:marRight w:val="0"/>
                      <w:marTop w:val="0"/>
                      <w:marBottom w:val="0"/>
                      <w:divBdr>
                        <w:top w:val="none" w:sz="0" w:space="0" w:color="auto"/>
                        <w:left w:val="none" w:sz="0" w:space="0" w:color="auto"/>
                        <w:bottom w:val="none" w:sz="0" w:space="0" w:color="auto"/>
                        <w:right w:val="none" w:sz="0" w:space="0" w:color="auto"/>
                      </w:divBdr>
                    </w:div>
                  </w:divsChild>
                </w:div>
                <w:div w:id="414012815">
                  <w:marLeft w:val="0"/>
                  <w:marRight w:val="0"/>
                  <w:marTop w:val="0"/>
                  <w:marBottom w:val="0"/>
                  <w:divBdr>
                    <w:top w:val="none" w:sz="0" w:space="0" w:color="auto"/>
                    <w:left w:val="none" w:sz="0" w:space="0" w:color="auto"/>
                    <w:bottom w:val="none" w:sz="0" w:space="0" w:color="auto"/>
                    <w:right w:val="none" w:sz="0" w:space="0" w:color="auto"/>
                  </w:divBdr>
                  <w:divsChild>
                    <w:div w:id="818302692">
                      <w:marLeft w:val="0"/>
                      <w:marRight w:val="0"/>
                      <w:marTop w:val="0"/>
                      <w:marBottom w:val="0"/>
                      <w:divBdr>
                        <w:top w:val="none" w:sz="0" w:space="0" w:color="auto"/>
                        <w:left w:val="none" w:sz="0" w:space="0" w:color="auto"/>
                        <w:bottom w:val="none" w:sz="0" w:space="0" w:color="auto"/>
                        <w:right w:val="none" w:sz="0" w:space="0" w:color="auto"/>
                      </w:divBdr>
                    </w:div>
                  </w:divsChild>
                </w:div>
                <w:div w:id="710113800">
                  <w:marLeft w:val="0"/>
                  <w:marRight w:val="0"/>
                  <w:marTop w:val="0"/>
                  <w:marBottom w:val="0"/>
                  <w:divBdr>
                    <w:top w:val="none" w:sz="0" w:space="0" w:color="auto"/>
                    <w:left w:val="none" w:sz="0" w:space="0" w:color="auto"/>
                    <w:bottom w:val="none" w:sz="0" w:space="0" w:color="auto"/>
                    <w:right w:val="none" w:sz="0" w:space="0" w:color="auto"/>
                  </w:divBdr>
                  <w:divsChild>
                    <w:div w:id="1588222863">
                      <w:marLeft w:val="0"/>
                      <w:marRight w:val="0"/>
                      <w:marTop w:val="0"/>
                      <w:marBottom w:val="0"/>
                      <w:divBdr>
                        <w:top w:val="none" w:sz="0" w:space="0" w:color="auto"/>
                        <w:left w:val="none" w:sz="0" w:space="0" w:color="auto"/>
                        <w:bottom w:val="none" w:sz="0" w:space="0" w:color="auto"/>
                        <w:right w:val="none" w:sz="0" w:space="0" w:color="auto"/>
                      </w:divBdr>
                    </w:div>
                  </w:divsChild>
                </w:div>
                <w:div w:id="790132387">
                  <w:marLeft w:val="0"/>
                  <w:marRight w:val="0"/>
                  <w:marTop w:val="0"/>
                  <w:marBottom w:val="0"/>
                  <w:divBdr>
                    <w:top w:val="none" w:sz="0" w:space="0" w:color="auto"/>
                    <w:left w:val="none" w:sz="0" w:space="0" w:color="auto"/>
                    <w:bottom w:val="none" w:sz="0" w:space="0" w:color="auto"/>
                    <w:right w:val="none" w:sz="0" w:space="0" w:color="auto"/>
                  </w:divBdr>
                  <w:divsChild>
                    <w:div w:id="1467814494">
                      <w:marLeft w:val="0"/>
                      <w:marRight w:val="0"/>
                      <w:marTop w:val="0"/>
                      <w:marBottom w:val="0"/>
                      <w:divBdr>
                        <w:top w:val="none" w:sz="0" w:space="0" w:color="auto"/>
                        <w:left w:val="none" w:sz="0" w:space="0" w:color="auto"/>
                        <w:bottom w:val="none" w:sz="0" w:space="0" w:color="auto"/>
                        <w:right w:val="none" w:sz="0" w:space="0" w:color="auto"/>
                      </w:divBdr>
                    </w:div>
                  </w:divsChild>
                </w:div>
                <w:div w:id="1549950928">
                  <w:marLeft w:val="0"/>
                  <w:marRight w:val="0"/>
                  <w:marTop w:val="0"/>
                  <w:marBottom w:val="0"/>
                  <w:divBdr>
                    <w:top w:val="none" w:sz="0" w:space="0" w:color="auto"/>
                    <w:left w:val="none" w:sz="0" w:space="0" w:color="auto"/>
                    <w:bottom w:val="none" w:sz="0" w:space="0" w:color="auto"/>
                    <w:right w:val="none" w:sz="0" w:space="0" w:color="auto"/>
                  </w:divBdr>
                  <w:divsChild>
                    <w:div w:id="1920824297">
                      <w:marLeft w:val="0"/>
                      <w:marRight w:val="0"/>
                      <w:marTop w:val="0"/>
                      <w:marBottom w:val="0"/>
                      <w:divBdr>
                        <w:top w:val="none" w:sz="0" w:space="0" w:color="auto"/>
                        <w:left w:val="none" w:sz="0" w:space="0" w:color="auto"/>
                        <w:bottom w:val="none" w:sz="0" w:space="0" w:color="auto"/>
                        <w:right w:val="none" w:sz="0" w:space="0" w:color="auto"/>
                      </w:divBdr>
                    </w:div>
                  </w:divsChild>
                </w:div>
                <w:div w:id="1678925446">
                  <w:marLeft w:val="0"/>
                  <w:marRight w:val="0"/>
                  <w:marTop w:val="0"/>
                  <w:marBottom w:val="0"/>
                  <w:divBdr>
                    <w:top w:val="none" w:sz="0" w:space="0" w:color="auto"/>
                    <w:left w:val="none" w:sz="0" w:space="0" w:color="auto"/>
                    <w:bottom w:val="none" w:sz="0" w:space="0" w:color="auto"/>
                    <w:right w:val="none" w:sz="0" w:space="0" w:color="auto"/>
                  </w:divBdr>
                  <w:divsChild>
                    <w:div w:id="1929580654">
                      <w:marLeft w:val="0"/>
                      <w:marRight w:val="0"/>
                      <w:marTop w:val="0"/>
                      <w:marBottom w:val="0"/>
                      <w:divBdr>
                        <w:top w:val="none" w:sz="0" w:space="0" w:color="auto"/>
                        <w:left w:val="none" w:sz="0" w:space="0" w:color="auto"/>
                        <w:bottom w:val="none" w:sz="0" w:space="0" w:color="auto"/>
                        <w:right w:val="none" w:sz="0" w:space="0" w:color="auto"/>
                      </w:divBdr>
                    </w:div>
                  </w:divsChild>
                </w:div>
                <w:div w:id="2044404933">
                  <w:marLeft w:val="0"/>
                  <w:marRight w:val="0"/>
                  <w:marTop w:val="0"/>
                  <w:marBottom w:val="0"/>
                  <w:divBdr>
                    <w:top w:val="none" w:sz="0" w:space="0" w:color="auto"/>
                    <w:left w:val="none" w:sz="0" w:space="0" w:color="auto"/>
                    <w:bottom w:val="none" w:sz="0" w:space="0" w:color="auto"/>
                    <w:right w:val="none" w:sz="0" w:space="0" w:color="auto"/>
                  </w:divBdr>
                  <w:divsChild>
                    <w:div w:id="8985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864728">
          <w:marLeft w:val="0"/>
          <w:marRight w:val="0"/>
          <w:marTop w:val="0"/>
          <w:marBottom w:val="0"/>
          <w:divBdr>
            <w:top w:val="none" w:sz="0" w:space="0" w:color="auto"/>
            <w:left w:val="none" w:sz="0" w:space="0" w:color="auto"/>
            <w:bottom w:val="none" w:sz="0" w:space="0" w:color="auto"/>
            <w:right w:val="none" w:sz="0" w:space="0" w:color="auto"/>
          </w:divBdr>
        </w:div>
        <w:div w:id="1903834444">
          <w:marLeft w:val="0"/>
          <w:marRight w:val="0"/>
          <w:marTop w:val="0"/>
          <w:marBottom w:val="0"/>
          <w:divBdr>
            <w:top w:val="none" w:sz="0" w:space="0" w:color="auto"/>
            <w:left w:val="none" w:sz="0" w:space="0" w:color="auto"/>
            <w:bottom w:val="none" w:sz="0" w:space="0" w:color="auto"/>
            <w:right w:val="none" w:sz="0" w:space="0" w:color="auto"/>
          </w:divBdr>
        </w:div>
      </w:divsChild>
    </w:div>
    <w:div w:id="98449012">
      <w:bodyDiv w:val="1"/>
      <w:marLeft w:val="0"/>
      <w:marRight w:val="0"/>
      <w:marTop w:val="0"/>
      <w:marBottom w:val="0"/>
      <w:divBdr>
        <w:top w:val="none" w:sz="0" w:space="0" w:color="auto"/>
        <w:left w:val="none" w:sz="0" w:space="0" w:color="auto"/>
        <w:bottom w:val="none" w:sz="0" w:space="0" w:color="auto"/>
        <w:right w:val="none" w:sz="0" w:space="0" w:color="auto"/>
      </w:divBdr>
    </w:div>
    <w:div w:id="147404040">
      <w:bodyDiv w:val="1"/>
      <w:marLeft w:val="0"/>
      <w:marRight w:val="0"/>
      <w:marTop w:val="0"/>
      <w:marBottom w:val="0"/>
      <w:divBdr>
        <w:top w:val="none" w:sz="0" w:space="0" w:color="auto"/>
        <w:left w:val="none" w:sz="0" w:space="0" w:color="auto"/>
        <w:bottom w:val="none" w:sz="0" w:space="0" w:color="auto"/>
        <w:right w:val="none" w:sz="0" w:space="0" w:color="auto"/>
      </w:divBdr>
    </w:div>
    <w:div w:id="494535425">
      <w:bodyDiv w:val="1"/>
      <w:marLeft w:val="0"/>
      <w:marRight w:val="0"/>
      <w:marTop w:val="0"/>
      <w:marBottom w:val="0"/>
      <w:divBdr>
        <w:top w:val="none" w:sz="0" w:space="0" w:color="auto"/>
        <w:left w:val="none" w:sz="0" w:space="0" w:color="auto"/>
        <w:bottom w:val="none" w:sz="0" w:space="0" w:color="auto"/>
        <w:right w:val="none" w:sz="0" w:space="0" w:color="auto"/>
      </w:divBdr>
    </w:div>
    <w:div w:id="636228275">
      <w:bodyDiv w:val="1"/>
      <w:marLeft w:val="0"/>
      <w:marRight w:val="0"/>
      <w:marTop w:val="0"/>
      <w:marBottom w:val="0"/>
      <w:divBdr>
        <w:top w:val="none" w:sz="0" w:space="0" w:color="auto"/>
        <w:left w:val="none" w:sz="0" w:space="0" w:color="auto"/>
        <w:bottom w:val="none" w:sz="0" w:space="0" w:color="auto"/>
        <w:right w:val="none" w:sz="0" w:space="0" w:color="auto"/>
      </w:divBdr>
    </w:div>
    <w:div w:id="637413953">
      <w:bodyDiv w:val="1"/>
      <w:marLeft w:val="0"/>
      <w:marRight w:val="0"/>
      <w:marTop w:val="0"/>
      <w:marBottom w:val="0"/>
      <w:divBdr>
        <w:top w:val="none" w:sz="0" w:space="0" w:color="auto"/>
        <w:left w:val="none" w:sz="0" w:space="0" w:color="auto"/>
        <w:bottom w:val="none" w:sz="0" w:space="0" w:color="auto"/>
        <w:right w:val="none" w:sz="0" w:space="0" w:color="auto"/>
      </w:divBdr>
    </w:div>
    <w:div w:id="703284465">
      <w:bodyDiv w:val="1"/>
      <w:marLeft w:val="0"/>
      <w:marRight w:val="0"/>
      <w:marTop w:val="0"/>
      <w:marBottom w:val="0"/>
      <w:divBdr>
        <w:top w:val="none" w:sz="0" w:space="0" w:color="auto"/>
        <w:left w:val="none" w:sz="0" w:space="0" w:color="auto"/>
        <w:bottom w:val="none" w:sz="0" w:space="0" w:color="auto"/>
        <w:right w:val="none" w:sz="0" w:space="0" w:color="auto"/>
      </w:divBdr>
    </w:div>
    <w:div w:id="979265894">
      <w:bodyDiv w:val="1"/>
      <w:marLeft w:val="0"/>
      <w:marRight w:val="0"/>
      <w:marTop w:val="0"/>
      <w:marBottom w:val="0"/>
      <w:divBdr>
        <w:top w:val="none" w:sz="0" w:space="0" w:color="auto"/>
        <w:left w:val="none" w:sz="0" w:space="0" w:color="auto"/>
        <w:bottom w:val="none" w:sz="0" w:space="0" w:color="auto"/>
        <w:right w:val="none" w:sz="0" w:space="0" w:color="auto"/>
      </w:divBdr>
    </w:div>
    <w:div w:id="1037658312">
      <w:bodyDiv w:val="1"/>
      <w:marLeft w:val="0"/>
      <w:marRight w:val="0"/>
      <w:marTop w:val="0"/>
      <w:marBottom w:val="0"/>
      <w:divBdr>
        <w:top w:val="none" w:sz="0" w:space="0" w:color="auto"/>
        <w:left w:val="none" w:sz="0" w:space="0" w:color="auto"/>
        <w:bottom w:val="none" w:sz="0" w:space="0" w:color="auto"/>
        <w:right w:val="none" w:sz="0" w:space="0" w:color="auto"/>
      </w:divBdr>
    </w:div>
    <w:div w:id="1174760831">
      <w:bodyDiv w:val="1"/>
      <w:marLeft w:val="0"/>
      <w:marRight w:val="0"/>
      <w:marTop w:val="0"/>
      <w:marBottom w:val="0"/>
      <w:divBdr>
        <w:top w:val="none" w:sz="0" w:space="0" w:color="auto"/>
        <w:left w:val="none" w:sz="0" w:space="0" w:color="auto"/>
        <w:bottom w:val="none" w:sz="0" w:space="0" w:color="auto"/>
        <w:right w:val="none" w:sz="0" w:space="0" w:color="auto"/>
      </w:divBdr>
      <w:divsChild>
        <w:div w:id="962618039">
          <w:marLeft w:val="0"/>
          <w:marRight w:val="0"/>
          <w:marTop w:val="0"/>
          <w:marBottom w:val="0"/>
          <w:divBdr>
            <w:top w:val="none" w:sz="0" w:space="0" w:color="auto"/>
            <w:left w:val="none" w:sz="0" w:space="0" w:color="auto"/>
            <w:bottom w:val="none" w:sz="0" w:space="0" w:color="auto"/>
            <w:right w:val="none" w:sz="0" w:space="0" w:color="auto"/>
          </w:divBdr>
          <w:divsChild>
            <w:div w:id="580482368">
              <w:marLeft w:val="0"/>
              <w:marRight w:val="0"/>
              <w:marTop w:val="0"/>
              <w:marBottom w:val="0"/>
              <w:divBdr>
                <w:top w:val="none" w:sz="0" w:space="0" w:color="auto"/>
                <w:left w:val="none" w:sz="0" w:space="0" w:color="auto"/>
                <w:bottom w:val="none" w:sz="0" w:space="0" w:color="auto"/>
                <w:right w:val="none" w:sz="0" w:space="0" w:color="auto"/>
              </w:divBdr>
            </w:div>
          </w:divsChild>
        </w:div>
        <w:div w:id="1701466843">
          <w:marLeft w:val="0"/>
          <w:marRight w:val="0"/>
          <w:marTop w:val="0"/>
          <w:marBottom w:val="0"/>
          <w:divBdr>
            <w:top w:val="none" w:sz="0" w:space="0" w:color="auto"/>
            <w:left w:val="none" w:sz="0" w:space="0" w:color="auto"/>
            <w:bottom w:val="none" w:sz="0" w:space="0" w:color="auto"/>
            <w:right w:val="none" w:sz="0" w:space="0" w:color="auto"/>
          </w:divBdr>
          <w:divsChild>
            <w:div w:id="1447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00059">
      <w:bodyDiv w:val="1"/>
      <w:marLeft w:val="0"/>
      <w:marRight w:val="0"/>
      <w:marTop w:val="0"/>
      <w:marBottom w:val="0"/>
      <w:divBdr>
        <w:top w:val="none" w:sz="0" w:space="0" w:color="auto"/>
        <w:left w:val="none" w:sz="0" w:space="0" w:color="auto"/>
        <w:bottom w:val="none" w:sz="0" w:space="0" w:color="auto"/>
        <w:right w:val="none" w:sz="0" w:space="0" w:color="auto"/>
      </w:divBdr>
    </w:div>
    <w:div w:id="1620256784">
      <w:bodyDiv w:val="1"/>
      <w:marLeft w:val="0"/>
      <w:marRight w:val="0"/>
      <w:marTop w:val="0"/>
      <w:marBottom w:val="0"/>
      <w:divBdr>
        <w:top w:val="none" w:sz="0" w:space="0" w:color="auto"/>
        <w:left w:val="none" w:sz="0" w:space="0" w:color="auto"/>
        <w:bottom w:val="none" w:sz="0" w:space="0" w:color="auto"/>
        <w:right w:val="none" w:sz="0" w:space="0" w:color="auto"/>
      </w:divBdr>
    </w:div>
    <w:div w:id="1736463693">
      <w:bodyDiv w:val="1"/>
      <w:marLeft w:val="0"/>
      <w:marRight w:val="0"/>
      <w:marTop w:val="0"/>
      <w:marBottom w:val="0"/>
      <w:divBdr>
        <w:top w:val="none" w:sz="0" w:space="0" w:color="auto"/>
        <w:left w:val="none" w:sz="0" w:space="0" w:color="auto"/>
        <w:bottom w:val="none" w:sz="0" w:space="0" w:color="auto"/>
        <w:right w:val="none" w:sz="0" w:space="0" w:color="auto"/>
      </w:divBdr>
    </w:div>
    <w:div w:id="2067096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382B87-F118-4BEB-84B4-EBDE19D92E3B}">
  <ds:schemaRefs>
    <ds:schemaRef ds:uri="http://schemas.microsoft.com/sharepoint/v3/contenttype/forms"/>
  </ds:schemaRefs>
</ds:datastoreItem>
</file>

<file path=customXml/itemProps2.xml><?xml version="1.0" encoding="utf-8"?>
<ds:datastoreItem xmlns:ds="http://schemas.openxmlformats.org/officeDocument/2006/customXml" ds:itemID="{31B93273-5F9C-43A6-AB10-4FC0A2628B32}">
  <ds:schemaRefs>
    <ds:schemaRef ds:uri="http://schemas.microsoft.com/office/2006/metadata/properties"/>
    <ds:schemaRef ds:uri="http://schemas.microsoft.com/office/infopath/2007/PartnerControls"/>
    <ds:schemaRef ds:uri="92a93b1d-5067-4fc1-b8a0-a7a443505641"/>
    <ds:schemaRef ds:uri="a4d439a0-5a44-4000-a4bb-37fe01a10722"/>
  </ds:schemaRefs>
</ds:datastoreItem>
</file>

<file path=customXml/itemProps3.xml><?xml version="1.0" encoding="utf-8"?>
<ds:datastoreItem xmlns:ds="http://schemas.openxmlformats.org/officeDocument/2006/customXml" ds:itemID="{9BF0C76A-4274-437E-9E3E-3AC77983B258}">
  <ds:schemaRefs>
    <ds:schemaRef ds:uri="http://schemas.openxmlformats.org/officeDocument/2006/bibliography"/>
  </ds:schemaRefs>
</ds:datastoreItem>
</file>

<file path=customXml/itemProps4.xml><?xml version="1.0" encoding="utf-8"?>
<ds:datastoreItem xmlns:ds="http://schemas.openxmlformats.org/officeDocument/2006/customXml" ds:itemID="{8356DDC3-5CE1-4850-ABA5-51E1EE02667B}"/>
</file>

<file path=docProps/app.xml><?xml version="1.0" encoding="utf-8"?>
<Properties xmlns="http://schemas.openxmlformats.org/officeDocument/2006/extended-properties" xmlns:vt="http://schemas.openxmlformats.org/officeDocument/2006/docPropsVTypes">
  <Template>Normal</Template>
  <TotalTime>234</TotalTime>
  <Pages>10</Pages>
  <Words>3956</Words>
  <Characters>22551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Jessyca Wagner</dc:creator>
  <cp:keywords/>
  <dc:description/>
  <cp:lastModifiedBy>Laura Sitler</cp:lastModifiedBy>
  <cp:revision>33</cp:revision>
  <dcterms:created xsi:type="dcterms:W3CDTF">2023-08-10T13:21:00Z</dcterms:created>
  <dcterms:modified xsi:type="dcterms:W3CDTF">2023-08-31T18:18:00Z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y fmtid="{D5CDD505-2E9C-101B-9397-08002B2CF9AE}" pid="3" name="MediaServiceImageTags">
    <vt:lpwstr/>
  </property>
</Properties>
</file>