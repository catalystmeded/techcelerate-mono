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7EEB" w14:textId="0A6AB631" w:rsidR="0045344D" w:rsidRDefault="005D7866" w:rsidP="0045344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23002_RT_Shielding_Questions</w:t>
      </w:r>
    </w:p>
    <w:p w14:paraId="68BEB3B1" w14:textId="77777777" w:rsidR="0045344D" w:rsidRDefault="0045344D" w:rsidP="0045344D">
      <w:pPr>
        <w:spacing w:after="0" w:line="240" w:lineRule="auto"/>
        <w:rPr>
          <w:rFonts w:cstheme="minorHAnsi"/>
          <w:b/>
          <w:bCs/>
        </w:rPr>
      </w:pPr>
    </w:p>
    <w:p w14:paraId="7A887265" w14:textId="3FFC0FA0" w:rsidR="009B37A6" w:rsidRDefault="00CD260F" w:rsidP="00AB2A4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  <w:pPrChange w:id="0" w:author="Laura Sitler" w:date="2023-06-19T14:42:00Z">
          <w:pPr>
            <w:pStyle w:val="ListParagraph"/>
            <w:numPr>
              <w:numId w:val="4"/>
            </w:numPr>
            <w:spacing w:after="0" w:line="240" w:lineRule="auto"/>
            <w:ind w:hanging="360"/>
          </w:pPr>
        </w:pPrChange>
      </w:pPr>
      <w:ins w:id="1" w:author="Laura Sitler" w:date="2023-06-19T15:36:00Z">
        <w:r>
          <w:rPr>
            <w:rFonts w:cstheme="minorHAnsi"/>
          </w:rPr>
          <w:t>Accordi</w:t>
        </w:r>
      </w:ins>
      <w:ins w:id="2" w:author="Laura Sitler" w:date="2023-06-19T15:37:00Z">
        <w:r>
          <w:rPr>
            <w:rFonts w:cstheme="minorHAnsi"/>
          </w:rPr>
          <w:t xml:space="preserve">ng to </w:t>
        </w:r>
      </w:ins>
      <w:ins w:id="3" w:author="Laura Sitler" w:date="2023-06-19T15:36:00Z">
        <w:r w:rsidRPr="00CD260F">
          <w:rPr>
            <w:rFonts w:cstheme="minorHAnsi"/>
          </w:rPr>
          <w:t>the International Commission on Radiological Protection</w:t>
        </w:r>
      </w:ins>
      <w:ins w:id="4" w:author="Laura Sitler" w:date="2023-06-19T15:38:00Z">
        <w:r>
          <w:rPr>
            <w:rFonts w:cstheme="minorHAnsi"/>
          </w:rPr>
          <w:t xml:space="preserve"> 2007 update</w:t>
        </w:r>
      </w:ins>
      <w:ins w:id="5" w:author="Laura Sitler" w:date="2023-06-19T15:36:00Z">
        <w:r>
          <w:rPr>
            <w:rFonts w:cstheme="minorHAnsi"/>
          </w:rPr>
          <w:t xml:space="preserve">, </w:t>
        </w:r>
      </w:ins>
      <w:del w:id="6" w:author="Laura Sitler" w:date="2023-06-19T15:36:00Z">
        <w:r w:rsidR="00FC4D11" w:rsidDel="00CD260F">
          <w:rPr>
            <w:rFonts w:cstheme="minorHAnsi"/>
          </w:rPr>
          <w:delText xml:space="preserve">Which </w:delText>
        </w:r>
      </w:del>
      <w:ins w:id="7" w:author="Laura Sitler" w:date="2023-06-19T15:36:00Z">
        <w:r>
          <w:rPr>
            <w:rFonts w:cstheme="minorHAnsi"/>
          </w:rPr>
          <w:t>w</w:t>
        </w:r>
        <w:r>
          <w:rPr>
            <w:rFonts w:cstheme="minorHAnsi"/>
          </w:rPr>
          <w:t xml:space="preserve">hich </w:t>
        </w:r>
      </w:ins>
      <w:r w:rsidR="00FC4D11">
        <w:rPr>
          <w:rFonts w:cstheme="minorHAnsi"/>
        </w:rPr>
        <w:t>of the following abdominal organs has the lowest tissue weighting factor?</w:t>
      </w:r>
    </w:p>
    <w:p w14:paraId="0440160A" w14:textId="77777777" w:rsidR="009B37A6" w:rsidRDefault="006A4925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Bone marrow</w:t>
      </w:r>
    </w:p>
    <w:p w14:paraId="3A632E7F" w14:textId="77777777" w:rsidR="009B37A6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Colon</w:t>
      </w:r>
    </w:p>
    <w:p w14:paraId="1E2D7C6B" w14:textId="77777777" w:rsidR="009B37A6" w:rsidRPr="00000389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000389">
        <w:rPr>
          <w:rFonts w:cstheme="minorHAnsi"/>
          <w:highlight w:val="green"/>
        </w:rPr>
        <w:t>Gonads</w:t>
      </w:r>
    </w:p>
    <w:p w14:paraId="73861E01" w14:textId="30A0A6D8" w:rsidR="009B37A6" w:rsidRDefault="009B37A6" w:rsidP="009B37A6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 w:rsidRPr="009B37A6">
        <w:rPr>
          <w:rFonts w:cstheme="minorHAnsi"/>
        </w:rPr>
        <w:t>Stomach</w:t>
      </w:r>
    </w:p>
    <w:p w14:paraId="73C15F2C" w14:textId="77777777" w:rsidR="00BF23AD" w:rsidRDefault="00BF23AD" w:rsidP="00BF23AD">
      <w:pPr>
        <w:pStyle w:val="ListParagraph"/>
        <w:spacing w:after="0" w:line="240" w:lineRule="auto"/>
        <w:ind w:left="1800"/>
        <w:rPr>
          <w:rFonts w:cstheme="minorHAnsi"/>
        </w:rPr>
      </w:pPr>
    </w:p>
    <w:p w14:paraId="2667EAD0" w14:textId="77737F9B" w:rsidR="00BF23AD" w:rsidRDefault="00EC2B4F" w:rsidP="00BF23AD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All</w:t>
      </w:r>
      <w:r w:rsidR="00BF23AD">
        <w:rPr>
          <w:rFonts w:cstheme="minorHAnsi"/>
        </w:rPr>
        <w:t xml:space="preserve"> the following </w:t>
      </w:r>
      <w:r w:rsidR="00000389">
        <w:rPr>
          <w:rFonts w:cstheme="minorHAnsi"/>
        </w:rPr>
        <w:t>rationales</w:t>
      </w:r>
      <w:r w:rsidR="00BF23AD">
        <w:rPr>
          <w:rFonts w:cstheme="minorHAnsi"/>
        </w:rPr>
        <w:t xml:space="preserve"> contributed to the </w:t>
      </w:r>
      <w:ins w:id="8" w:author="Laura Sitler" w:date="2023-06-19T14:43:00Z">
        <w:r w:rsidR="00AB2A49" w:rsidRPr="00AB2A49">
          <w:rPr>
            <w:rFonts w:cstheme="minorHAnsi"/>
          </w:rPr>
          <w:t xml:space="preserve">American Association of Physicists in Medicine </w:t>
        </w:r>
      </w:ins>
      <w:del w:id="9" w:author="Laura Sitler" w:date="2023-06-19T14:43:00Z">
        <w:r w:rsidR="00BF23AD" w:rsidDel="00AB2A49">
          <w:rPr>
            <w:rFonts w:cstheme="minorHAnsi"/>
          </w:rPr>
          <w:delText xml:space="preserve">AAPM </w:delText>
        </w:r>
      </w:del>
      <w:r>
        <w:rPr>
          <w:rFonts w:cstheme="minorHAnsi"/>
        </w:rPr>
        <w:t xml:space="preserve">statement on discontinuing gonadal and fetal shielding, </w:t>
      </w:r>
      <w:del w:id="10" w:author="Laura Sitler" w:date="2023-06-19T14:43:00Z">
        <w:r w:rsidRPr="008B4AF5" w:rsidDel="00AB2A49">
          <w:rPr>
            <w:rFonts w:cstheme="minorHAnsi"/>
            <w:b/>
            <w:bCs/>
            <w:i/>
            <w:iCs/>
            <w:rPrChange w:id="11" w:author="Laura Sitler" w:date="2023-06-19T15:26:00Z">
              <w:rPr>
                <w:rFonts w:cstheme="minorHAnsi"/>
              </w:rPr>
            </w:rPrChange>
          </w:rPr>
          <w:delText>EXPECT</w:delText>
        </w:r>
      </w:del>
      <w:ins w:id="12" w:author="Laura Sitler" w:date="2023-06-19T14:43:00Z">
        <w:r w:rsidR="00AB2A49" w:rsidRPr="008B4AF5">
          <w:rPr>
            <w:rFonts w:cstheme="minorHAnsi"/>
            <w:b/>
            <w:bCs/>
            <w:i/>
            <w:iCs/>
            <w:rPrChange w:id="13" w:author="Laura Sitler" w:date="2023-06-19T15:26:00Z">
              <w:rPr>
                <w:rFonts w:cstheme="minorHAnsi"/>
              </w:rPr>
            </w:rPrChange>
          </w:rPr>
          <w:t>EX</w:t>
        </w:r>
        <w:r w:rsidR="00AB2A49" w:rsidRPr="008B4AF5">
          <w:rPr>
            <w:rFonts w:cstheme="minorHAnsi"/>
            <w:b/>
            <w:bCs/>
            <w:i/>
            <w:iCs/>
            <w:rPrChange w:id="14" w:author="Laura Sitler" w:date="2023-06-19T15:26:00Z">
              <w:rPr>
                <w:rFonts w:cstheme="minorHAnsi"/>
              </w:rPr>
            </w:rPrChange>
          </w:rPr>
          <w:t>C</w:t>
        </w:r>
        <w:r w:rsidR="00AB2A49" w:rsidRPr="008B4AF5">
          <w:rPr>
            <w:rFonts w:cstheme="minorHAnsi"/>
            <w:b/>
            <w:bCs/>
            <w:i/>
            <w:iCs/>
            <w:rPrChange w:id="15" w:author="Laura Sitler" w:date="2023-06-19T15:26:00Z">
              <w:rPr>
                <w:rFonts w:cstheme="minorHAnsi"/>
              </w:rPr>
            </w:rPrChange>
          </w:rPr>
          <w:t>E</w:t>
        </w:r>
        <w:r w:rsidR="00AB2A49" w:rsidRPr="008B4AF5">
          <w:rPr>
            <w:rFonts w:cstheme="minorHAnsi"/>
            <w:b/>
            <w:bCs/>
            <w:i/>
            <w:iCs/>
            <w:rPrChange w:id="16" w:author="Laura Sitler" w:date="2023-06-19T15:26:00Z">
              <w:rPr>
                <w:rFonts w:cstheme="minorHAnsi"/>
              </w:rPr>
            </w:rPrChange>
          </w:rPr>
          <w:t>P</w:t>
        </w:r>
        <w:r w:rsidR="00AB2A49" w:rsidRPr="008B4AF5">
          <w:rPr>
            <w:rFonts w:cstheme="minorHAnsi"/>
            <w:b/>
            <w:bCs/>
            <w:i/>
            <w:iCs/>
            <w:rPrChange w:id="17" w:author="Laura Sitler" w:date="2023-06-19T15:26:00Z">
              <w:rPr>
                <w:rFonts w:cstheme="minorHAnsi"/>
              </w:rPr>
            </w:rPrChange>
          </w:rPr>
          <w:t>T</w:t>
        </w:r>
      </w:ins>
      <w:r>
        <w:rPr>
          <w:rFonts w:cstheme="minorHAnsi"/>
        </w:rPr>
        <w:t>:</w:t>
      </w:r>
    </w:p>
    <w:p w14:paraId="1C9525E9" w14:textId="4797F206" w:rsidR="00EC2B4F" w:rsidRDefault="00D96FE2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Shielding may conceal pathological findings</w:t>
      </w:r>
    </w:p>
    <w:p w14:paraId="1773F8C4" w14:textId="715B5580" w:rsidR="00452F5C" w:rsidRDefault="00452F5C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Shi</w:t>
      </w:r>
      <w:r w:rsidR="00D809FD">
        <w:rPr>
          <w:rFonts w:cstheme="minorHAnsi"/>
        </w:rPr>
        <w:t xml:space="preserve">elding does not decrease </w:t>
      </w:r>
      <w:ins w:id="18" w:author="Laura Sitler" w:date="2023-06-19T15:31:00Z">
        <w:r w:rsidR="008B4AF5">
          <w:rPr>
            <w:rFonts w:cstheme="minorHAnsi"/>
          </w:rPr>
          <w:t xml:space="preserve">gonadal dose </w:t>
        </w:r>
      </w:ins>
      <w:ins w:id="19" w:author="Laura Sitler" w:date="2023-06-19T15:32:00Z">
        <w:r w:rsidR="00CD260F">
          <w:rPr>
            <w:rFonts w:cstheme="minorHAnsi"/>
          </w:rPr>
          <w:t xml:space="preserve">cause be </w:t>
        </w:r>
      </w:ins>
      <w:r w:rsidR="00D809FD">
        <w:rPr>
          <w:rFonts w:cstheme="minorHAnsi"/>
        </w:rPr>
        <w:t xml:space="preserve">scatter created within the </w:t>
      </w:r>
      <w:proofErr w:type="gramStart"/>
      <w:r w:rsidR="00D809FD">
        <w:rPr>
          <w:rFonts w:cstheme="minorHAnsi"/>
        </w:rPr>
        <w:t>patient</w:t>
      </w:r>
      <w:proofErr w:type="gramEnd"/>
    </w:p>
    <w:p w14:paraId="558D078B" w14:textId="0B81D3B9" w:rsidR="00D809FD" w:rsidRDefault="00E7776E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Improved detectors and generators have significantly reduced the entrance skin dose of ionization radiation</w:t>
      </w:r>
    </w:p>
    <w:p w14:paraId="45B6C7B7" w14:textId="40DFC5A1" w:rsidR="00E7776E" w:rsidRDefault="00000389" w:rsidP="00EC2B4F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000389">
        <w:rPr>
          <w:rFonts w:cstheme="minorHAnsi"/>
          <w:highlight w:val="green"/>
        </w:rPr>
        <w:t xml:space="preserve">Patients overwhelmingly prefer no gonadal/fetal shielding during imaging </w:t>
      </w:r>
      <w:proofErr w:type="gramStart"/>
      <w:r w:rsidRPr="00000389">
        <w:rPr>
          <w:rFonts w:cstheme="minorHAnsi"/>
          <w:highlight w:val="green"/>
        </w:rPr>
        <w:t>exam</w:t>
      </w:r>
      <w:ins w:id="20" w:author="Laura Sitler" w:date="2023-06-19T15:21:00Z">
        <w:r w:rsidR="008B4AF5">
          <w:rPr>
            <w:rFonts w:cstheme="minorHAnsi"/>
            <w:highlight w:val="green"/>
          </w:rPr>
          <w:t>ination</w:t>
        </w:r>
      </w:ins>
      <w:r w:rsidRPr="00000389">
        <w:rPr>
          <w:rFonts w:cstheme="minorHAnsi"/>
          <w:highlight w:val="green"/>
        </w:rPr>
        <w:t>s</w:t>
      </w:r>
      <w:proofErr w:type="gramEnd"/>
    </w:p>
    <w:p w14:paraId="2D75C2DC" w14:textId="77777777" w:rsidR="00000389" w:rsidRPr="00000389" w:rsidRDefault="00000389" w:rsidP="00000389">
      <w:pPr>
        <w:pStyle w:val="ListParagraph"/>
        <w:spacing w:after="0" w:line="240" w:lineRule="auto"/>
        <w:ind w:left="1800"/>
        <w:rPr>
          <w:rFonts w:cstheme="minorHAnsi"/>
        </w:rPr>
      </w:pPr>
    </w:p>
    <w:p w14:paraId="2F8FA168" w14:textId="1F7E42B0" w:rsidR="00000389" w:rsidRPr="003F1457" w:rsidRDefault="00C91005" w:rsidP="0000038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commentRangeStart w:id="21"/>
      <w:r w:rsidRPr="003F1457">
        <w:rPr>
          <w:rFonts w:cstheme="minorHAnsi"/>
        </w:rPr>
        <w:t>When</w:t>
      </w:r>
      <w:commentRangeEnd w:id="21"/>
      <w:r w:rsidR="00600535">
        <w:rPr>
          <w:rStyle w:val="CommentReference"/>
        </w:rPr>
        <w:commentReference w:id="21"/>
      </w:r>
      <w:r w:rsidRPr="003F1457">
        <w:rPr>
          <w:rFonts w:cstheme="minorHAnsi"/>
        </w:rPr>
        <w:t xml:space="preserve"> performing an imaging procedure, </w:t>
      </w:r>
      <w:r w:rsidR="00573301" w:rsidRPr="003F1457">
        <w:rPr>
          <w:rFonts w:cstheme="minorHAnsi"/>
        </w:rPr>
        <w:t xml:space="preserve">which of the following </w:t>
      </w:r>
      <w:del w:id="22" w:author="Laura Sitler" w:date="2023-06-19T15:26:00Z">
        <w:r w:rsidR="00573301" w:rsidRPr="003F1457" w:rsidDel="008B4AF5">
          <w:rPr>
            <w:rFonts w:cstheme="minorHAnsi"/>
          </w:rPr>
          <w:delText xml:space="preserve">DOES </w:delText>
        </w:r>
      </w:del>
      <w:ins w:id="23" w:author="Laura Sitler" w:date="2023-06-19T15:26:00Z">
        <w:r w:rsidR="008B4AF5">
          <w:rPr>
            <w:rFonts w:cstheme="minorHAnsi"/>
          </w:rPr>
          <w:t xml:space="preserve">does </w:t>
        </w:r>
      </w:ins>
      <w:r w:rsidR="00573301" w:rsidRPr="008B4AF5">
        <w:rPr>
          <w:rFonts w:cstheme="minorHAnsi"/>
          <w:b/>
          <w:bCs/>
          <w:i/>
          <w:iCs/>
          <w:rPrChange w:id="24" w:author="Laura Sitler" w:date="2023-06-19T15:26:00Z">
            <w:rPr>
              <w:rFonts w:cstheme="minorHAnsi"/>
            </w:rPr>
          </w:rPrChange>
        </w:rPr>
        <w:t>NOT</w:t>
      </w:r>
      <w:r w:rsidR="00573301" w:rsidRPr="003F1457">
        <w:rPr>
          <w:rFonts w:cstheme="minorHAnsi"/>
        </w:rPr>
        <w:t xml:space="preserve"> support the ALARA</w:t>
      </w:r>
      <w:ins w:id="25" w:author="Laura Sitler" w:date="2023-06-19T15:22:00Z">
        <w:r w:rsidR="008B4AF5">
          <w:rPr>
            <w:rFonts w:cstheme="minorHAnsi"/>
          </w:rPr>
          <w:t xml:space="preserve"> (as low as reasonably achievable)</w:t>
        </w:r>
      </w:ins>
      <w:r w:rsidR="00573301" w:rsidRPr="003F1457">
        <w:rPr>
          <w:rFonts w:cstheme="minorHAnsi"/>
        </w:rPr>
        <w:t xml:space="preserve"> principle?</w:t>
      </w:r>
    </w:p>
    <w:p w14:paraId="0CD3F884" w14:textId="3CC160DF" w:rsidR="00573301" w:rsidRDefault="00B02FE3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Center the primary </w:t>
      </w:r>
      <w:del w:id="26" w:author="Laura Sitler" w:date="2023-06-19T15:23:00Z">
        <w:r w:rsidDel="008B4AF5">
          <w:rPr>
            <w:rFonts w:cstheme="minorHAnsi"/>
          </w:rPr>
          <w:delText xml:space="preserve">bean </w:delText>
        </w:r>
      </w:del>
      <w:ins w:id="27" w:author="Laura Sitler" w:date="2023-06-19T15:23:00Z">
        <w:r w:rsidR="008B4AF5">
          <w:rPr>
            <w:rFonts w:cstheme="minorHAnsi"/>
          </w:rPr>
          <w:t>bea</w:t>
        </w:r>
        <w:r w:rsidR="008B4AF5">
          <w:rPr>
            <w:rFonts w:cstheme="minorHAnsi"/>
          </w:rPr>
          <w:t>m</w:t>
        </w:r>
        <w:r w:rsidR="008B4AF5">
          <w:rPr>
            <w:rFonts w:cstheme="minorHAnsi"/>
          </w:rPr>
          <w:t xml:space="preserve"> </w:t>
        </w:r>
      </w:ins>
      <w:r>
        <w:rPr>
          <w:rFonts w:cstheme="minorHAnsi"/>
        </w:rPr>
        <w:t>to the anatomy of interest</w:t>
      </w:r>
    </w:p>
    <w:p w14:paraId="2830DD90" w14:textId="55EE6B19" w:rsidR="003F1457" w:rsidRPr="00C14404" w:rsidRDefault="00C14404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r w:rsidRPr="00C14404">
        <w:rPr>
          <w:rFonts w:cstheme="minorHAnsi"/>
          <w:highlight w:val="green"/>
        </w:rPr>
        <w:t xml:space="preserve">Minimize </w:t>
      </w:r>
      <w:ins w:id="28" w:author="Laura Sitler" w:date="2023-06-19T15:23:00Z">
        <w:r w:rsidR="008B4AF5">
          <w:rPr>
            <w:rFonts w:cstheme="minorHAnsi"/>
            <w:highlight w:val="green"/>
          </w:rPr>
          <w:t xml:space="preserve">the </w:t>
        </w:r>
      </w:ins>
      <w:r w:rsidRPr="00C14404">
        <w:rPr>
          <w:rFonts w:cstheme="minorHAnsi"/>
          <w:highlight w:val="green"/>
        </w:rPr>
        <w:t xml:space="preserve">use of personal protective apparel for C-arm </w:t>
      </w:r>
      <w:proofErr w:type="gramStart"/>
      <w:r w:rsidRPr="00C14404">
        <w:rPr>
          <w:rFonts w:cstheme="minorHAnsi"/>
          <w:highlight w:val="green"/>
        </w:rPr>
        <w:t>fluoroscopy</w:t>
      </w:r>
      <w:proofErr w:type="gramEnd"/>
      <w:r w:rsidRPr="00C14404">
        <w:rPr>
          <w:rFonts w:cstheme="minorHAnsi"/>
          <w:highlight w:val="green"/>
        </w:rPr>
        <w:t xml:space="preserve"> </w:t>
      </w:r>
    </w:p>
    <w:p w14:paraId="50A142F0" w14:textId="6F67545E" w:rsidR="00C14404" w:rsidRDefault="00E31A5F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Minimization of artifacts</w:t>
      </w:r>
    </w:p>
    <w:p w14:paraId="620A721A" w14:textId="165BB297" w:rsidR="00E31A5F" w:rsidRDefault="006436BB" w:rsidP="00573301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Protect</w:t>
      </w:r>
      <w:ins w:id="29" w:author="Laura Sitler" w:date="2023-06-19T15:23:00Z">
        <w:r w:rsidR="008B4AF5">
          <w:rPr>
            <w:rFonts w:cstheme="minorHAnsi"/>
          </w:rPr>
          <w:t>ion</w:t>
        </w:r>
      </w:ins>
      <w:r>
        <w:rPr>
          <w:rFonts w:cstheme="minorHAnsi"/>
        </w:rPr>
        <w:t xml:space="preserve"> unnecessary from exposure</w:t>
      </w:r>
    </w:p>
    <w:p w14:paraId="103A73EB" w14:textId="77777777" w:rsidR="00C00BC7" w:rsidRDefault="00C00BC7" w:rsidP="00C00BC7">
      <w:pPr>
        <w:pStyle w:val="ListParagraph"/>
        <w:spacing w:after="0" w:line="240" w:lineRule="auto"/>
        <w:ind w:left="1800"/>
        <w:rPr>
          <w:rFonts w:cstheme="minorHAnsi"/>
        </w:rPr>
      </w:pPr>
    </w:p>
    <w:p w14:paraId="14F09E85" w14:textId="7CDA07CD" w:rsidR="00024D82" w:rsidRDefault="006F4C8A" w:rsidP="00024D82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 2020 study found that radiation exposure to all organs change</w:t>
      </w:r>
      <w:ins w:id="30" w:author="Laura Sitler" w:date="2023-06-20T06:59:00Z">
        <w:r w:rsidR="00600535">
          <w:rPr>
            <w:rFonts w:cstheme="minorHAnsi"/>
          </w:rPr>
          <w:t>d</w:t>
        </w:r>
      </w:ins>
      <w:r>
        <w:rPr>
          <w:rFonts w:cstheme="minorHAnsi"/>
        </w:rPr>
        <w:t xml:space="preserve"> by what percentage when using </w:t>
      </w:r>
      <w:r w:rsidR="00087CF3">
        <w:rPr>
          <w:rFonts w:cstheme="minorHAnsi"/>
        </w:rPr>
        <w:t xml:space="preserve">a gonadal shield with automatic exposure control </w:t>
      </w:r>
      <w:del w:id="31" w:author="Laura Sitler" w:date="2023-06-19T15:27:00Z">
        <w:r w:rsidR="00087CF3" w:rsidDel="008B4AF5">
          <w:rPr>
            <w:rFonts w:cstheme="minorHAnsi"/>
          </w:rPr>
          <w:delText xml:space="preserve">(AEC) </w:delText>
        </w:r>
      </w:del>
      <w:r w:rsidR="00087CF3">
        <w:rPr>
          <w:rFonts w:cstheme="minorHAnsi"/>
        </w:rPr>
        <w:t>equipment?</w:t>
      </w:r>
    </w:p>
    <w:p w14:paraId="4D30EF5D" w14:textId="6AD749B1" w:rsidR="00087CF3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del w:id="32" w:author="Laura Sitler" w:date="2023-06-19T15:27:00Z">
        <w:r w:rsidDel="008B4AF5">
          <w:rPr>
            <w:rFonts w:cstheme="minorHAnsi"/>
          </w:rPr>
          <w:delText xml:space="preserve">– </w:delText>
        </w:r>
      </w:del>
      <w:ins w:id="33" w:author="Laura Sitler" w:date="2023-06-20T06:59:00Z">
        <w:r w:rsidR="00600535">
          <w:rPr>
            <w:rFonts w:cstheme="minorHAnsi"/>
          </w:rPr>
          <w:t xml:space="preserve">Reduced by </w:t>
        </w:r>
      </w:ins>
      <w:r>
        <w:rPr>
          <w:rFonts w:cstheme="minorHAnsi"/>
        </w:rPr>
        <w:t>50%</w:t>
      </w:r>
    </w:p>
    <w:p w14:paraId="1A9C6F0A" w14:textId="239C388D" w:rsidR="005D7866" w:rsidRDefault="00600535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ins w:id="34" w:author="Laura Sitler" w:date="2023-06-20T06:59:00Z">
        <w:r>
          <w:rPr>
            <w:rFonts w:cstheme="minorHAnsi"/>
          </w:rPr>
          <w:t xml:space="preserve">Reduced by </w:t>
        </w:r>
      </w:ins>
      <w:del w:id="35" w:author="Laura Sitler" w:date="2023-06-19T15:27:00Z">
        <w:r w:rsidR="005D7866" w:rsidDel="008B4AF5">
          <w:rPr>
            <w:rFonts w:cstheme="minorHAnsi"/>
          </w:rPr>
          <w:delText xml:space="preserve">– </w:delText>
        </w:r>
      </w:del>
      <w:r w:rsidR="005D7866">
        <w:rPr>
          <w:rFonts w:cstheme="minorHAnsi"/>
        </w:rPr>
        <w:t>25%</w:t>
      </w:r>
    </w:p>
    <w:p w14:paraId="69F546BE" w14:textId="7693D7AF" w:rsidR="005D7866" w:rsidRPr="005D7866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  <w:highlight w:val="green"/>
        </w:rPr>
      </w:pPr>
      <w:del w:id="36" w:author="Laura Sitler" w:date="2023-06-20T06:59:00Z">
        <w:r w:rsidRPr="005D7866" w:rsidDel="00600535">
          <w:rPr>
            <w:rFonts w:cstheme="minorHAnsi"/>
            <w:highlight w:val="green"/>
          </w:rPr>
          <w:delText>+</w:delText>
        </w:r>
      </w:del>
      <w:ins w:id="37" w:author="Laura Sitler" w:date="2023-06-20T06:59:00Z">
        <w:r w:rsidR="00600535">
          <w:rPr>
            <w:rFonts w:cstheme="minorHAnsi"/>
            <w:highlight w:val="green"/>
          </w:rPr>
          <w:t xml:space="preserve">Increased by </w:t>
        </w:r>
      </w:ins>
      <w:del w:id="38" w:author="Laura Sitler" w:date="2023-06-19T15:27:00Z">
        <w:r w:rsidRPr="005D7866" w:rsidDel="008B4AF5">
          <w:rPr>
            <w:rFonts w:cstheme="minorHAnsi"/>
            <w:highlight w:val="green"/>
          </w:rPr>
          <w:delText xml:space="preserve"> </w:delText>
        </w:r>
      </w:del>
      <w:r w:rsidRPr="005D7866">
        <w:rPr>
          <w:rFonts w:cstheme="minorHAnsi"/>
          <w:highlight w:val="green"/>
        </w:rPr>
        <w:t>25%</w:t>
      </w:r>
    </w:p>
    <w:p w14:paraId="5E992E42" w14:textId="604967EF" w:rsidR="005D7866" w:rsidRPr="003F1457" w:rsidRDefault="005D7866" w:rsidP="00087CF3">
      <w:pPr>
        <w:pStyle w:val="ListParagraph"/>
        <w:numPr>
          <w:ilvl w:val="1"/>
          <w:numId w:val="4"/>
        </w:numPr>
        <w:spacing w:after="0" w:line="240" w:lineRule="auto"/>
        <w:rPr>
          <w:rFonts w:cstheme="minorHAnsi"/>
        </w:rPr>
      </w:pPr>
      <w:del w:id="39" w:author="Laura Sitler" w:date="2023-06-20T06:59:00Z">
        <w:r w:rsidDel="00600535">
          <w:rPr>
            <w:rFonts w:cstheme="minorHAnsi"/>
          </w:rPr>
          <w:delText>+</w:delText>
        </w:r>
      </w:del>
      <w:ins w:id="40" w:author="Laura Sitler" w:date="2023-06-20T06:59:00Z">
        <w:r w:rsidR="00600535">
          <w:rPr>
            <w:rFonts w:cstheme="minorHAnsi"/>
          </w:rPr>
          <w:t>Inc</w:t>
        </w:r>
      </w:ins>
      <w:ins w:id="41" w:author="Laura Sitler" w:date="2023-06-20T07:00:00Z">
        <w:r w:rsidR="00600535">
          <w:rPr>
            <w:rFonts w:cstheme="minorHAnsi"/>
          </w:rPr>
          <w:t xml:space="preserve">reased by </w:t>
        </w:r>
      </w:ins>
      <w:del w:id="42" w:author="Laura Sitler" w:date="2023-06-19T15:27:00Z">
        <w:r w:rsidDel="008B4AF5">
          <w:rPr>
            <w:rFonts w:cstheme="minorHAnsi"/>
          </w:rPr>
          <w:delText xml:space="preserve"> </w:delText>
        </w:r>
      </w:del>
      <w:r>
        <w:rPr>
          <w:rFonts w:cstheme="minorHAnsi"/>
        </w:rPr>
        <w:t>50%</w:t>
      </w:r>
    </w:p>
    <w:p w14:paraId="7C716675" w14:textId="1A3FFAB7" w:rsidR="00BF23AD" w:rsidRPr="00BF23AD" w:rsidDel="00600535" w:rsidRDefault="00BF23AD" w:rsidP="00BF23AD">
      <w:pPr>
        <w:spacing w:after="0" w:line="240" w:lineRule="auto"/>
        <w:rPr>
          <w:del w:id="43" w:author="Laura Sitler" w:date="2023-06-20T06:55:00Z"/>
          <w:rFonts w:cstheme="minorHAnsi"/>
        </w:rPr>
      </w:pPr>
    </w:p>
    <w:p w14:paraId="79B39353" w14:textId="740B1372" w:rsidR="004F4903" w:rsidRDefault="00600535">
      <w:ins w:id="44" w:author="Laura Sitler" w:date="2023-06-20T06:55:00Z">
        <w:r>
          <w:rPr>
            <w:rFonts w:ascii="Calibri" w:hAnsi="Calibri" w:cs="Calibri"/>
          </w:rPr>
          <w:t xml:space="preserve"> </w:t>
        </w:r>
      </w:ins>
    </w:p>
    <w:sectPr w:rsidR="004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1" w:author="Laura Sitler" w:date="2023-06-20T06:55:00Z" w:initials="LS">
    <w:p w14:paraId="2B1E1E8A" w14:textId="77777777" w:rsidR="00600535" w:rsidRDefault="00600535">
      <w:pPr>
        <w:pStyle w:val="CommentText"/>
      </w:pPr>
      <w:r>
        <w:rPr>
          <w:rStyle w:val="CommentReference"/>
        </w:rPr>
        <w:annotationRef/>
      </w:r>
      <w:r>
        <w:t>This question is very different from the text. I'm not sure if the questions still need to be almost identical, but a better question might be:</w:t>
      </w:r>
      <w:r>
        <w:br/>
      </w:r>
      <w:r>
        <w:br/>
      </w:r>
      <w:r>
        <w:rPr>
          <w:highlight w:val="green"/>
        </w:rPr>
        <w:t xml:space="preserve">Which of the following x-ray procedures does </w:t>
      </w:r>
      <w:r>
        <w:rPr>
          <w:b/>
          <w:bCs/>
          <w:i/>
          <w:iCs/>
          <w:highlight w:val="green"/>
        </w:rPr>
        <w:t xml:space="preserve">NOT </w:t>
      </w:r>
      <w:r>
        <w:rPr>
          <w:highlight w:val="green"/>
        </w:rPr>
        <w:t xml:space="preserve">increase the radiologic technologist's risk of exposure due to scatter radiation? </w:t>
      </w:r>
    </w:p>
    <w:p w14:paraId="3D8653D3" w14:textId="77777777" w:rsidR="00600535" w:rsidRDefault="00600535">
      <w:pPr>
        <w:pStyle w:val="CommentText"/>
      </w:pPr>
      <w:r>
        <w:t xml:space="preserve">a. </w:t>
      </w:r>
      <w:r>
        <w:rPr>
          <w:highlight w:val="green"/>
        </w:rPr>
        <w:t>Mobile examinations</w:t>
      </w:r>
    </w:p>
    <w:p w14:paraId="654A8843" w14:textId="77777777" w:rsidR="00600535" w:rsidRDefault="00600535">
      <w:pPr>
        <w:pStyle w:val="CommentText"/>
      </w:pPr>
      <w:r>
        <w:t xml:space="preserve">b. </w:t>
      </w:r>
      <w:r>
        <w:rPr>
          <w:highlight w:val="green"/>
        </w:rPr>
        <w:t>General fluoroscopy</w:t>
      </w:r>
    </w:p>
    <w:p w14:paraId="775A5E89" w14:textId="77777777" w:rsidR="00600535" w:rsidRDefault="00600535">
      <w:pPr>
        <w:pStyle w:val="CommentText"/>
      </w:pPr>
      <w:r>
        <w:rPr>
          <w:highlight w:val="green"/>
        </w:rPr>
        <w:t>c. Magnetic resonance imaging</w:t>
      </w:r>
    </w:p>
    <w:p w14:paraId="60E992B2" w14:textId="77777777" w:rsidR="00600535" w:rsidRDefault="00600535">
      <w:pPr>
        <w:pStyle w:val="CommentText"/>
      </w:pPr>
      <w:r>
        <w:rPr>
          <w:highlight w:val="green"/>
        </w:rPr>
        <w:t xml:space="preserve">d. C-arm fluoroscopy </w:t>
      </w:r>
    </w:p>
    <w:p w14:paraId="7BADAA46" w14:textId="77777777" w:rsidR="00600535" w:rsidRDefault="00600535">
      <w:pPr>
        <w:pStyle w:val="CommentText"/>
      </w:pPr>
    </w:p>
    <w:p w14:paraId="0A8D5D90" w14:textId="77777777" w:rsidR="00600535" w:rsidRDefault="00600535" w:rsidP="005A61B7">
      <w:pPr>
        <w:pStyle w:val="CommentText"/>
      </w:pPr>
      <w:r>
        <w:t>Should confirm the answer (c) with the author.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8D5D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BCBF6" w16cex:dateUtc="2023-06-20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8D5D90" w16cid:durableId="283BCB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854C7"/>
    <w:multiLevelType w:val="hybridMultilevel"/>
    <w:tmpl w:val="D1286DC6"/>
    <w:lvl w:ilvl="0" w:tplc="6352A1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D1B20FD"/>
    <w:multiLevelType w:val="hybridMultilevel"/>
    <w:tmpl w:val="0C94F8BC"/>
    <w:lvl w:ilvl="0" w:tplc="5D8C4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A732A8"/>
    <w:multiLevelType w:val="hybridMultilevel"/>
    <w:tmpl w:val="89A4E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7152E"/>
    <w:multiLevelType w:val="hybridMultilevel"/>
    <w:tmpl w:val="51D6CF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634150">
    <w:abstractNumId w:val="2"/>
  </w:num>
  <w:num w:numId="2" w16cid:durableId="681080938">
    <w:abstractNumId w:val="0"/>
  </w:num>
  <w:num w:numId="3" w16cid:durableId="1432164467">
    <w:abstractNumId w:val="1"/>
  </w:num>
  <w:num w:numId="4" w16cid:durableId="123373935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4D"/>
    <w:rsid w:val="00000389"/>
    <w:rsid w:val="00024D82"/>
    <w:rsid w:val="00087CF3"/>
    <w:rsid w:val="001C331E"/>
    <w:rsid w:val="001F7736"/>
    <w:rsid w:val="00276A78"/>
    <w:rsid w:val="003F1457"/>
    <w:rsid w:val="00452F5C"/>
    <w:rsid w:val="0045344D"/>
    <w:rsid w:val="00457D85"/>
    <w:rsid w:val="004F4903"/>
    <w:rsid w:val="00573301"/>
    <w:rsid w:val="005D7866"/>
    <w:rsid w:val="00600535"/>
    <w:rsid w:val="006436BB"/>
    <w:rsid w:val="006A4925"/>
    <w:rsid w:val="006F4C8A"/>
    <w:rsid w:val="007602FA"/>
    <w:rsid w:val="008B4AF5"/>
    <w:rsid w:val="009B37A6"/>
    <w:rsid w:val="00AB2A49"/>
    <w:rsid w:val="00B02FE3"/>
    <w:rsid w:val="00B216A5"/>
    <w:rsid w:val="00BF23AD"/>
    <w:rsid w:val="00C00BC7"/>
    <w:rsid w:val="00C14404"/>
    <w:rsid w:val="00C91005"/>
    <w:rsid w:val="00CD260F"/>
    <w:rsid w:val="00D809FD"/>
    <w:rsid w:val="00D96FE2"/>
    <w:rsid w:val="00E31A5F"/>
    <w:rsid w:val="00E7776E"/>
    <w:rsid w:val="00EC2B4F"/>
    <w:rsid w:val="00FC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E6D4"/>
  <w15:chartTrackingRefBased/>
  <w15:docId w15:val="{A55DCA62-6217-3946-9317-D2E4DF46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44D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44D"/>
    <w:pPr>
      <w:ind w:left="720"/>
      <w:contextualSpacing/>
    </w:pPr>
  </w:style>
  <w:style w:type="paragraph" w:styleId="Revision">
    <w:name w:val="Revision"/>
    <w:hidden/>
    <w:uiPriority w:val="99"/>
    <w:semiHidden/>
    <w:rsid w:val="00AB2A49"/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005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05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0535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5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535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C5C9D0-6706-4F98-B5FC-A0BA40282C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652A0F-C105-4DF2-9D91-4DE511DD5272}"/>
</file>

<file path=customXml/itemProps3.xml><?xml version="1.0" encoding="utf-8"?>
<ds:datastoreItem xmlns:ds="http://schemas.openxmlformats.org/officeDocument/2006/customXml" ds:itemID="{632C4E18-9B9D-41F6-8B9A-46FDB077D4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Marshall</dc:creator>
  <cp:keywords/>
  <dc:description/>
  <cp:lastModifiedBy>Laura Sitler</cp:lastModifiedBy>
  <cp:revision>29</cp:revision>
  <dcterms:created xsi:type="dcterms:W3CDTF">2023-05-24T13:20:00Z</dcterms:created>
  <dcterms:modified xsi:type="dcterms:W3CDTF">2023-06-20T11:00:00Z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