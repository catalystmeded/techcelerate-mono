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numbering.xml" ContentType="application/vnd.openxmlformats-officedocument.wordprocessingml.numbering+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F86A9" w14:textId="7DB32B22" w:rsidR="00BC4D0A" w:rsidRPr="005515A8" w:rsidRDefault="00F36FD6" w:rsidP="005515A8">
      <w:pPr>
        <w:spacing w:after="0" w:line="240" w:lineRule="auto"/>
        <w:jc w:val="center"/>
        <w:rPr>
          <w:rFonts w:cstheme="minorHAnsi"/>
          <w:b/>
        </w:rPr>
      </w:pPr>
      <w:r w:rsidRPr="005515A8">
        <w:rPr>
          <w:rFonts w:cstheme="minorHAnsi"/>
          <w:b/>
        </w:rPr>
        <w:t>The Death</w:t>
      </w:r>
      <w:r w:rsidR="00A910FA" w:rsidRPr="005515A8">
        <w:rPr>
          <w:rFonts w:cstheme="minorHAnsi"/>
          <w:b/>
        </w:rPr>
        <w:t xml:space="preserve"> of Patient Shielding</w:t>
      </w:r>
    </w:p>
    <w:p w14:paraId="7DA11B2D" w14:textId="1E064158" w:rsidR="00424E3C" w:rsidRPr="005515A8" w:rsidRDefault="00424E3C" w:rsidP="005515A8">
      <w:pPr>
        <w:spacing w:after="0" w:line="240" w:lineRule="auto"/>
        <w:jc w:val="center"/>
        <w:rPr>
          <w:rFonts w:cstheme="minorHAnsi"/>
          <w:b/>
        </w:rPr>
      </w:pPr>
      <w:r w:rsidRPr="005515A8">
        <w:rPr>
          <w:rFonts w:cstheme="minorHAnsi"/>
          <w:b/>
        </w:rPr>
        <w:t>By</w:t>
      </w:r>
    </w:p>
    <w:p w14:paraId="428DCE8C" w14:textId="1E0F13DD" w:rsidR="00424E3C" w:rsidRPr="005515A8" w:rsidRDefault="00424E3C" w:rsidP="005515A8">
      <w:pPr>
        <w:spacing w:after="0" w:line="240" w:lineRule="auto"/>
        <w:jc w:val="center"/>
        <w:rPr>
          <w:rFonts w:cstheme="minorHAnsi"/>
          <w:b/>
        </w:rPr>
      </w:pPr>
      <w:r w:rsidRPr="005515A8">
        <w:rPr>
          <w:rFonts w:cstheme="minorHAnsi"/>
          <w:b/>
        </w:rPr>
        <w:t>Kelli Welch Haynes</w:t>
      </w:r>
      <w:r w:rsidR="00AB1A7B" w:rsidRPr="005515A8">
        <w:rPr>
          <w:rFonts w:cstheme="minorHAnsi"/>
          <w:b/>
        </w:rPr>
        <w:t xml:space="preserve">, </w:t>
      </w:r>
      <w:r w:rsidR="00AB1A7B" w:rsidRPr="005515A8">
        <w:rPr>
          <w:rStyle w:val="xnormaltextrun"/>
          <w:rFonts w:cstheme="minorHAnsi"/>
          <w:b/>
          <w:bdr w:val="none" w:sz="0" w:space="0" w:color="auto" w:frame="1"/>
          <w:shd w:val="clear" w:color="auto" w:fill="FFFFFF"/>
        </w:rPr>
        <w:t>Ed.D., RT(R), FASRT</w:t>
      </w:r>
      <w:r w:rsidRPr="005515A8">
        <w:rPr>
          <w:rFonts w:cstheme="minorHAnsi"/>
          <w:b/>
        </w:rPr>
        <w:t xml:space="preserve">, </w:t>
      </w:r>
      <w:r w:rsidR="00F36FD6" w:rsidRPr="005515A8">
        <w:rPr>
          <w:rFonts w:cstheme="minorHAnsi"/>
          <w:b/>
        </w:rPr>
        <w:t>FAEIRS</w:t>
      </w:r>
    </w:p>
    <w:p w14:paraId="2CC560EA" w14:textId="1F387A98" w:rsidR="00F60FB4" w:rsidRPr="005515A8" w:rsidRDefault="00F60FB4" w:rsidP="005515A8">
      <w:pPr>
        <w:spacing w:after="0" w:line="240" w:lineRule="auto"/>
        <w:jc w:val="center"/>
        <w:rPr>
          <w:rFonts w:cstheme="minorHAnsi"/>
        </w:rPr>
      </w:pPr>
    </w:p>
    <w:p w14:paraId="6F019375" w14:textId="77777777" w:rsidR="005515A8" w:rsidRDefault="005515A8" w:rsidP="005515A8">
      <w:pPr>
        <w:spacing w:after="0" w:line="240" w:lineRule="auto"/>
        <w:rPr>
          <w:rFonts w:cstheme="minorHAnsi"/>
        </w:rPr>
      </w:pPr>
      <w:r>
        <w:rPr>
          <w:rFonts w:cstheme="minorHAnsi"/>
        </w:rPr>
        <w:t>After completing this article, the reader should be able to:</w:t>
      </w:r>
    </w:p>
    <w:p w14:paraId="3B811258" w14:textId="1DBBA1EF" w:rsidR="005515A8" w:rsidRDefault="005515A8" w:rsidP="005515A8">
      <w:pPr>
        <w:pStyle w:val="ListParagraph"/>
        <w:numPr>
          <w:ilvl w:val="0"/>
          <w:numId w:val="4"/>
        </w:numPr>
        <w:spacing w:after="0" w:line="240" w:lineRule="auto"/>
        <w:rPr>
          <w:rFonts w:cstheme="minorHAnsi"/>
        </w:rPr>
      </w:pPr>
      <w:r>
        <w:rPr>
          <w:rFonts w:cstheme="minorHAnsi"/>
        </w:rPr>
        <w:t>Differentiate the position statements on gonadal and fetal shielding</w:t>
      </w:r>
    </w:p>
    <w:p w14:paraId="2D4DAF56" w14:textId="356F0AB2" w:rsidR="005515A8" w:rsidRDefault="005515A8" w:rsidP="005515A8">
      <w:pPr>
        <w:pStyle w:val="ListParagraph"/>
        <w:numPr>
          <w:ilvl w:val="0"/>
          <w:numId w:val="4"/>
        </w:numPr>
        <w:spacing w:after="0" w:line="240" w:lineRule="auto"/>
        <w:rPr>
          <w:rFonts w:cstheme="minorHAnsi"/>
        </w:rPr>
      </w:pPr>
      <w:r>
        <w:rPr>
          <w:rFonts w:cstheme="minorHAnsi"/>
        </w:rPr>
        <w:t>Explain the scientific rationale behind the elimination of routine shielding in diagnostic radiography</w:t>
      </w:r>
    </w:p>
    <w:p w14:paraId="38CE871C" w14:textId="1A0CB9E4" w:rsidR="005515A8" w:rsidRPr="005515A8" w:rsidRDefault="005515A8" w:rsidP="005515A8">
      <w:pPr>
        <w:pStyle w:val="ListParagraph"/>
        <w:numPr>
          <w:ilvl w:val="0"/>
          <w:numId w:val="4"/>
        </w:numPr>
        <w:spacing w:after="0" w:line="240" w:lineRule="auto"/>
        <w:rPr>
          <w:rFonts w:cstheme="minorHAnsi"/>
        </w:rPr>
      </w:pPr>
      <w:r>
        <w:rPr>
          <w:rFonts w:cstheme="minorHAnsi"/>
        </w:rPr>
        <w:t>Educate patients on the shielding recommendations</w:t>
      </w:r>
    </w:p>
    <w:p w14:paraId="403AFD8C" w14:textId="77777777" w:rsidR="005515A8" w:rsidRDefault="005515A8" w:rsidP="005515A8">
      <w:pPr>
        <w:spacing w:after="0" w:line="240" w:lineRule="auto"/>
        <w:rPr>
          <w:rFonts w:cstheme="minorHAnsi"/>
        </w:rPr>
      </w:pPr>
    </w:p>
    <w:p w14:paraId="537F86E4" w14:textId="2C170105" w:rsidR="00F60FB4" w:rsidRPr="005515A8" w:rsidRDefault="00357D66" w:rsidP="005515A8">
      <w:pPr>
        <w:spacing w:after="0" w:line="240" w:lineRule="auto"/>
        <w:ind w:firstLine="720"/>
        <w:rPr>
          <w:rFonts w:cstheme="minorHAnsi"/>
        </w:rPr>
      </w:pPr>
      <w:commentRangeStart w:id="0"/>
      <w:commentRangeStart w:id="1"/>
      <w:r>
        <w:rPr>
          <w:rFonts w:cstheme="minorHAnsi"/>
        </w:rPr>
        <w:t>O</w:t>
      </w:r>
      <w:r w:rsidR="00F36FD6" w:rsidRPr="005515A8">
        <w:rPr>
          <w:rFonts w:cstheme="minorHAnsi"/>
        </w:rPr>
        <w:t>ver</w:t>
      </w:r>
      <w:commentRangeEnd w:id="0"/>
      <w:r w:rsidR="00AD5B07">
        <w:rPr>
          <w:rStyle w:val="CommentReference"/>
        </w:rPr>
        <w:commentReference w:id="0"/>
      </w:r>
      <w:commentRangeEnd w:id="1"/>
      <w:r w:rsidR="00AD5B07">
        <w:rPr>
          <w:rStyle w:val="CommentReference"/>
        </w:rPr>
        <w:commentReference w:id="1"/>
      </w:r>
      <w:r w:rsidR="00F36FD6" w:rsidRPr="005515A8">
        <w:rPr>
          <w:rFonts w:cstheme="minorHAnsi"/>
        </w:rPr>
        <w:t xml:space="preserve"> four</w:t>
      </w:r>
      <w:r w:rsidR="00A910FA" w:rsidRPr="005515A8">
        <w:rPr>
          <w:rFonts w:cstheme="minorHAnsi"/>
        </w:rPr>
        <w:t xml:space="preserve"> years </w:t>
      </w:r>
      <w:r>
        <w:rPr>
          <w:rFonts w:cstheme="minorHAnsi"/>
        </w:rPr>
        <w:t xml:space="preserve">ago </w:t>
      </w:r>
      <w:r w:rsidR="00A910FA" w:rsidRPr="005515A8">
        <w:rPr>
          <w:rFonts w:cstheme="minorHAnsi"/>
        </w:rPr>
        <w:t xml:space="preserve">the </w:t>
      </w:r>
      <w:r w:rsidR="00A910FA" w:rsidRPr="00A6022F">
        <w:rPr>
          <w:rFonts w:cstheme="minorHAnsi"/>
          <w:highlight w:val="green"/>
        </w:rPr>
        <w:t xml:space="preserve">American Association of Physicists in Medicine (AAPM) </w:t>
      </w:r>
      <w:r w:rsidR="00141313" w:rsidRPr="00A6022F">
        <w:rPr>
          <w:rFonts w:cstheme="minorHAnsi"/>
          <w:highlight w:val="green"/>
        </w:rPr>
        <w:t xml:space="preserve">published </w:t>
      </w:r>
      <w:r w:rsidR="00A910FA" w:rsidRPr="00A6022F">
        <w:rPr>
          <w:rFonts w:cstheme="minorHAnsi"/>
          <w:highlight w:val="green"/>
        </w:rPr>
        <w:t xml:space="preserve">the Position Statement on the Use of Patient Gonadal and </w:t>
      </w:r>
      <w:r w:rsidR="00BC6FDC" w:rsidRPr="00A6022F">
        <w:rPr>
          <w:rFonts w:cstheme="minorHAnsi"/>
          <w:highlight w:val="green"/>
        </w:rPr>
        <w:t xml:space="preserve">Fetal </w:t>
      </w:r>
      <w:r w:rsidR="00A910FA" w:rsidRPr="00A6022F">
        <w:rPr>
          <w:rFonts w:cstheme="minorHAnsi"/>
          <w:highlight w:val="green"/>
        </w:rPr>
        <w:t>Shielding</w:t>
      </w:r>
      <w:r w:rsidR="00A910FA" w:rsidRPr="005515A8">
        <w:rPr>
          <w:rFonts w:cstheme="minorHAnsi"/>
        </w:rPr>
        <w:t xml:space="preserve"> and </w:t>
      </w:r>
      <w:r w:rsidR="00141313">
        <w:rPr>
          <w:rFonts w:cstheme="minorHAnsi"/>
        </w:rPr>
        <w:t xml:space="preserve">shortly thereafter was </w:t>
      </w:r>
      <w:r w:rsidR="00A910FA" w:rsidRPr="005515A8">
        <w:rPr>
          <w:rFonts w:cstheme="minorHAnsi"/>
        </w:rPr>
        <w:t xml:space="preserve">the publication of the article, </w:t>
      </w:r>
      <w:r w:rsidR="00A910FA" w:rsidRPr="005515A8">
        <w:rPr>
          <w:rFonts w:cstheme="minorHAnsi"/>
          <w:i/>
        </w:rPr>
        <w:t xml:space="preserve">Patient </w:t>
      </w:r>
      <w:r w:rsidR="00B21ACA" w:rsidRPr="005515A8">
        <w:rPr>
          <w:rFonts w:cstheme="minorHAnsi"/>
          <w:i/>
        </w:rPr>
        <w:t>S</w:t>
      </w:r>
      <w:r w:rsidR="00A910FA" w:rsidRPr="005515A8">
        <w:rPr>
          <w:rFonts w:cstheme="minorHAnsi"/>
          <w:i/>
        </w:rPr>
        <w:t xml:space="preserve">hielding in </w:t>
      </w:r>
      <w:r w:rsidR="00B21ACA" w:rsidRPr="005515A8">
        <w:rPr>
          <w:rFonts w:cstheme="minorHAnsi"/>
          <w:i/>
        </w:rPr>
        <w:t>D</w:t>
      </w:r>
      <w:r w:rsidR="00A910FA" w:rsidRPr="005515A8">
        <w:rPr>
          <w:rFonts w:cstheme="minorHAnsi"/>
          <w:i/>
        </w:rPr>
        <w:t xml:space="preserve">iagnostic </w:t>
      </w:r>
      <w:r w:rsidR="00B21ACA" w:rsidRPr="005515A8">
        <w:rPr>
          <w:rFonts w:cstheme="minorHAnsi"/>
          <w:i/>
        </w:rPr>
        <w:t>I</w:t>
      </w:r>
      <w:r w:rsidR="00A910FA" w:rsidRPr="005515A8">
        <w:rPr>
          <w:rFonts w:cstheme="minorHAnsi"/>
          <w:i/>
        </w:rPr>
        <w:t xml:space="preserve">maging: </w:t>
      </w:r>
      <w:r w:rsidR="00B21ACA" w:rsidRPr="005515A8">
        <w:rPr>
          <w:rFonts w:cstheme="minorHAnsi"/>
          <w:i/>
        </w:rPr>
        <w:t>D</w:t>
      </w:r>
      <w:r w:rsidR="00A910FA" w:rsidRPr="005515A8">
        <w:rPr>
          <w:rFonts w:cstheme="minorHAnsi"/>
          <w:i/>
        </w:rPr>
        <w:t xml:space="preserve">iscontinuing a </w:t>
      </w:r>
      <w:r w:rsidR="00B21ACA" w:rsidRPr="005515A8">
        <w:rPr>
          <w:rFonts w:cstheme="minorHAnsi"/>
          <w:i/>
        </w:rPr>
        <w:t>L</w:t>
      </w:r>
      <w:r w:rsidR="00A910FA" w:rsidRPr="005515A8">
        <w:rPr>
          <w:rFonts w:cstheme="minorHAnsi"/>
          <w:i/>
        </w:rPr>
        <w:t xml:space="preserve">egacy </w:t>
      </w:r>
      <w:r w:rsidR="00B21ACA" w:rsidRPr="005515A8">
        <w:rPr>
          <w:rFonts w:cstheme="minorHAnsi"/>
          <w:i/>
        </w:rPr>
        <w:t>P</w:t>
      </w:r>
      <w:r w:rsidR="00A910FA" w:rsidRPr="005515A8">
        <w:rPr>
          <w:rFonts w:cstheme="minorHAnsi"/>
          <w:i/>
        </w:rPr>
        <w:t>ractice</w:t>
      </w:r>
      <w:commentRangeStart w:id="2"/>
      <w:r w:rsidR="00F36FD6" w:rsidRPr="005515A8">
        <w:rPr>
          <w:rFonts w:cstheme="minorHAnsi"/>
          <w:iCs/>
          <w:vertAlign w:val="superscript"/>
        </w:rPr>
        <w:t>1, 2</w:t>
      </w:r>
      <w:r w:rsidR="00A910FA" w:rsidRPr="005515A8">
        <w:rPr>
          <w:rFonts w:cstheme="minorHAnsi"/>
        </w:rPr>
        <w:t xml:space="preserve">. </w:t>
      </w:r>
      <w:commentRangeEnd w:id="2"/>
      <w:r w:rsidR="00D609DD">
        <w:rPr>
          <w:rStyle w:val="CommentReference"/>
        </w:rPr>
        <w:commentReference w:id="2"/>
      </w:r>
      <w:r w:rsidR="00BC6FDC" w:rsidRPr="005515A8">
        <w:rPr>
          <w:rFonts w:cstheme="minorHAnsi"/>
        </w:rPr>
        <w:t>T</w:t>
      </w:r>
      <w:r w:rsidR="007B5A53" w:rsidRPr="005515A8">
        <w:rPr>
          <w:rFonts w:cstheme="minorHAnsi"/>
        </w:rPr>
        <w:t>h</w:t>
      </w:r>
      <w:r w:rsidR="005515A8">
        <w:rPr>
          <w:rFonts w:cstheme="minorHAnsi"/>
        </w:rPr>
        <w:t>is</w:t>
      </w:r>
      <w:r w:rsidR="007B5A53" w:rsidRPr="005515A8">
        <w:rPr>
          <w:rFonts w:cstheme="minorHAnsi"/>
        </w:rPr>
        <w:t xml:space="preserve"> statement</w:t>
      </w:r>
      <w:r w:rsidR="005515A8">
        <w:rPr>
          <w:rFonts w:cstheme="minorHAnsi"/>
        </w:rPr>
        <w:t xml:space="preserve"> and </w:t>
      </w:r>
      <w:r>
        <w:rPr>
          <w:rFonts w:cstheme="minorHAnsi"/>
        </w:rPr>
        <w:t>article</w:t>
      </w:r>
      <w:r w:rsidR="007B5A53" w:rsidRPr="005515A8">
        <w:rPr>
          <w:rFonts w:cstheme="minorHAnsi"/>
        </w:rPr>
        <w:t xml:space="preserve"> </w:t>
      </w:r>
      <w:r w:rsidR="00F36FD6" w:rsidRPr="005515A8">
        <w:rPr>
          <w:rFonts w:cstheme="minorHAnsi"/>
        </w:rPr>
        <w:t xml:space="preserve">sent a shockwave through the </w:t>
      </w:r>
      <w:r w:rsidR="00B21ACA" w:rsidRPr="005515A8">
        <w:rPr>
          <w:rFonts w:cstheme="minorHAnsi"/>
        </w:rPr>
        <w:t>r</w:t>
      </w:r>
      <w:r w:rsidR="007B5A53" w:rsidRPr="005515A8">
        <w:rPr>
          <w:rFonts w:cstheme="minorHAnsi"/>
        </w:rPr>
        <w:t xml:space="preserve">adiologic </w:t>
      </w:r>
      <w:r w:rsidR="00B21ACA" w:rsidRPr="005515A8">
        <w:rPr>
          <w:rFonts w:cstheme="minorHAnsi"/>
        </w:rPr>
        <w:t>s</w:t>
      </w:r>
      <w:r w:rsidR="007B5A53" w:rsidRPr="005515A8">
        <w:rPr>
          <w:rFonts w:cstheme="minorHAnsi"/>
        </w:rPr>
        <w:t>cience community</w:t>
      </w:r>
      <w:r w:rsidR="00F36FD6" w:rsidRPr="005515A8">
        <w:rPr>
          <w:rFonts w:cstheme="minorHAnsi"/>
        </w:rPr>
        <w:t>. T</w:t>
      </w:r>
      <w:r w:rsidR="007B5A53" w:rsidRPr="005515A8">
        <w:rPr>
          <w:rFonts w:cstheme="minorHAnsi"/>
        </w:rPr>
        <w:t xml:space="preserve">oday, we </w:t>
      </w:r>
      <w:r w:rsidR="00F36FD6" w:rsidRPr="005515A8">
        <w:rPr>
          <w:rFonts w:cstheme="minorHAnsi"/>
        </w:rPr>
        <w:t xml:space="preserve">still struggle with the implications of these statements </w:t>
      </w:r>
      <w:r w:rsidR="00B5755E" w:rsidRPr="005515A8">
        <w:rPr>
          <w:rFonts w:cstheme="minorHAnsi"/>
        </w:rPr>
        <w:t xml:space="preserve">and how </w:t>
      </w:r>
      <w:r w:rsidR="00F36FD6" w:rsidRPr="005515A8">
        <w:rPr>
          <w:rFonts w:cstheme="minorHAnsi"/>
        </w:rPr>
        <w:t>they</w:t>
      </w:r>
      <w:r w:rsidR="00B5755E" w:rsidRPr="005515A8">
        <w:rPr>
          <w:rFonts w:cstheme="minorHAnsi"/>
        </w:rPr>
        <w:t xml:space="preserve"> impact radiography p</w:t>
      </w:r>
      <w:r w:rsidR="00F36FD6" w:rsidRPr="005515A8">
        <w:rPr>
          <w:rFonts w:cstheme="minorHAnsi"/>
        </w:rPr>
        <w:t>ractice</w:t>
      </w:r>
      <w:r w:rsidR="007B5A53" w:rsidRPr="005515A8">
        <w:rPr>
          <w:rFonts w:cstheme="minorHAnsi"/>
        </w:rPr>
        <w:t>.</w:t>
      </w:r>
    </w:p>
    <w:p w14:paraId="5467E98B" w14:textId="5D04E12D" w:rsidR="007B5A53" w:rsidRPr="005515A8" w:rsidRDefault="00A910FA" w:rsidP="005515A8">
      <w:pPr>
        <w:spacing w:after="0" w:line="240" w:lineRule="auto"/>
        <w:rPr>
          <w:rFonts w:cstheme="minorHAnsi"/>
        </w:rPr>
      </w:pPr>
      <w:r w:rsidRPr="005515A8">
        <w:rPr>
          <w:rFonts w:cstheme="minorHAnsi"/>
        </w:rPr>
        <w:tab/>
      </w:r>
      <w:r w:rsidR="00BC6FDC" w:rsidRPr="005515A8">
        <w:rPr>
          <w:rFonts w:cstheme="minorHAnsi"/>
        </w:rPr>
        <w:t>T</w:t>
      </w:r>
      <w:r w:rsidRPr="005515A8">
        <w:rPr>
          <w:rFonts w:cstheme="minorHAnsi"/>
        </w:rPr>
        <w:t xml:space="preserve">he </w:t>
      </w:r>
      <w:commentRangeStart w:id="3"/>
      <w:r w:rsidRPr="005515A8">
        <w:rPr>
          <w:rFonts w:cstheme="minorHAnsi"/>
        </w:rPr>
        <w:t xml:space="preserve">AAPM position statement </w:t>
      </w:r>
      <w:commentRangeEnd w:id="3"/>
      <w:r w:rsidR="00AD5B07">
        <w:rPr>
          <w:rStyle w:val="CommentReference"/>
        </w:rPr>
        <w:commentReference w:id="3"/>
      </w:r>
      <w:r w:rsidR="00357D66">
        <w:rPr>
          <w:rFonts w:cstheme="minorHAnsi"/>
        </w:rPr>
        <w:t xml:space="preserve">stated </w:t>
      </w:r>
      <w:r w:rsidRPr="005515A8">
        <w:rPr>
          <w:rFonts w:cstheme="minorHAnsi"/>
        </w:rPr>
        <w:t xml:space="preserve">that </w:t>
      </w:r>
      <w:r w:rsidR="00141313">
        <w:rPr>
          <w:rFonts w:cstheme="minorHAnsi"/>
        </w:rPr>
        <w:t xml:space="preserve">gonadal and fetal shielding </w:t>
      </w:r>
      <w:r w:rsidR="00357D66">
        <w:rPr>
          <w:rFonts w:cstheme="minorHAnsi"/>
        </w:rPr>
        <w:t xml:space="preserve">during </w:t>
      </w:r>
      <w:commentRangeStart w:id="4"/>
      <w:r w:rsidR="00357D66">
        <w:rPr>
          <w:rFonts w:cstheme="minorHAnsi"/>
        </w:rPr>
        <w:t xml:space="preserve">diagnostic imaging </w:t>
      </w:r>
      <w:commentRangeEnd w:id="4"/>
      <w:r w:rsidR="000C17A6">
        <w:rPr>
          <w:rStyle w:val="CommentReference"/>
        </w:rPr>
        <w:commentReference w:id="4"/>
      </w:r>
      <w:r w:rsidRPr="005515A8">
        <w:rPr>
          <w:rFonts w:cstheme="minorHAnsi"/>
        </w:rPr>
        <w:t>should be discontinued</w:t>
      </w:r>
      <w:r w:rsidR="00F36FD6" w:rsidRPr="005515A8">
        <w:rPr>
          <w:rFonts w:cstheme="minorHAnsi"/>
        </w:rPr>
        <w:t>.</w:t>
      </w:r>
      <w:r w:rsidR="00F36FD6" w:rsidRPr="005515A8">
        <w:rPr>
          <w:rFonts w:cstheme="minorHAnsi"/>
          <w:vertAlign w:val="superscript"/>
        </w:rPr>
        <w:t>1</w:t>
      </w:r>
      <w:r w:rsidRPr="005515A8">
        <w:rPr>
          <w:rFonts w:cstheme="minorHAnsi"/>
        </w:rPr>
        <w:t xml:space="preserve"> </w:t>
      </w:r>
      <w:commentRangeStart w:id="5"/>
      <w:r w:rsidRPr="005515A8">
        <w:rPr>
          <w:rFonts w:cstheme="minorHAnsi"/>
        </w:rPr>
        <w:t xml:space="preserve">Marsh and </w:t>
      </w:r>
      <w:proofErr w:type="spellStart"/>
      <w:r w:rsidRPr="005515A8">
        <w:rPr>
          <w:rFonts w:cstheme="minorHAnsi"/>
        </w:rPr>
        <w:t>Silosky</w:t>
      </w:r>
      <w:proofErr w:type="spellEnd"/>
      <w:r w:rsidR="005515A8">
        <w:rPr>
          <w:rFonts w:cstheme="minorHAnsi"/>
        </w:rPr>
        <w:t xml:space="preserve"> </w:t>
      </w:r>
      <w:commentRangeEnd w:id="5"/>
      <w:r w:rsidR="00AD5B07">
        <w:rPr>
          <w:rStyle w:val="CommentReference"/>
        </w:rPr>
        <w:commentReference w:id="5"/>
      </w:r>
      <w:r w:rsidR="00141313">
        <w:rPr>
          <w:rFonts w:cstheme="minorHAnsi"/>
        </w:rPr>
        <w:t xml:space="preserve">determined </w:t>
      </w:r>
      <w:r w:rsidRPr="005515A8">
        <w:rPr>
          <w:rFonts w:cstheme="minorHAnsi"/>
        </w:rPr>
        <w:t xml:space="preserve">that </w:t>
      </w:r>
      <w:r w:rsidR="00141313">
        <w:rPr>
          <w:rFonts w:cstheme="minorHAnsi"/>
        </w:rPr>
        <w:t xml:space="preserve">even though </w:t>
      </w:r>
      <w:r w:rsidRPr="005515A8">
        <w:rPr>
          <w:rFonts w:cstheme="minorHAnsi"/>
        </w:rPr>
        <w:t xml:space="preserve">patient shielding is </w:t>
      </w:r>
      <w:r w:rsidR="00141313">
        <w:rPr>
          <w:rFonts w:cstheme="minorHAnsi"/>
        </w:rPr>
        <w:t>routine</w:t>
      </w:r>
      <w:r w:rsidRPr="005515A8">
        <w:rPr>
          <w:rFonts w:cstheme="minorHAnsi"/>
        </w:rPr>
        <w:t xml:space="preserve"> practice in diagnostic imaging, </w:t>
      </w:r>
      <w:r w:rsidR="00141313">
        <w:rPr>
          <w:rFonts w:cstheme="minorHAnsi"/>
        </w:rPr>
        <w:t xml:space="preserve">research demonstrates </w:t>
      </w:r>
      <w:r w:rsidRPr="005515A8">
        <w:rPr>
          <w:rFonts w:cstheme="minorHAnsi"/>
        </w:rPr>
        <w:t xml:space="preserve">that it </w:t>
      </w:r>
      <w:r w:rsidR="00141313">
        <w:rPr>
          <w:rFonts w:cstheme="minorHAnsi"/>
        </w:rPr>
        <w:t>offers</w:t>
      </w:r>
      <w:r w:rsidRPr="005515A8">
        <w:rPr>
          <w:rFonts w:cstheme="minorHAnsi"/>
        </w:rPr>
        <w:t xml:space="preserve"> </w:t>
      </w:r>
      <w:r w:rsidR="005515A8">
        <w:rPr>
          <w:rFonts w:cstheme="minorHAnsi"/>
        </w:rPr>
        <w:t>little to</w:t>
      </w:r>
      <w:r w:rsidRPr="005515A8">
        <w:rPr>
          <w:rFonts w:cstheme="minorHAnsi"/>
        </w:rPr>
        <w:t xml:space="preserve"> no benefit and </w:t>
      </w:r>
      <w:r w:rsidR="002257A2">
        <w:rPr>
          <w:rFonts w:cstheme="minorHAnsi"/>
        </w:rPr>
        <w:t xml:space="preserve">may actually </w:t>
      </w:r>
      <w:r w:rsidRPr="005515A8">
        <w:rPr>
          <w:rFonts w:cstheme="minorHAnsi"/>
        </w:rPr>
        <w:t>increas</w:t>
      </w:r>
      <w:r w:rsidR="002257A2">
        <w:rPr>
          <w:rFonts w:cstheme="minorHAnsi"/>
        </w:rPr>
        <w:t>e</w:t>
      </w:r>
      <w:r w:rsidRPr="005515A8">
        <w:rPr>
          <w:rFonts w:cstheme="minorHAnsi"/>
        </w:rPr>
        <w:t xml:space="preserve"> patient dose and compromis</w:t>
      </w:r>
      <w:r w:rsidR="002257A2">
        <w:rPr>
          <w:rFonts w:cstheme="minorHAnsi"/>
        </w:rPr>
        <w:t>e</w:t>
      </w:r>
      <w:r w:rsidRPr="005515A8">
        <w:rPr>
          <w:rFonts w:cstheme="minorHAnsi"/>
        </w:rPr>
        <w:t xml:space="preserve"> the diagnostic </w:t>
      </w:r>
      <w:r w:rsidR="002257A2">
        <w:rPr>
          <w:rFonts w:cstheme="minorHAnsi"/>
        </w:rPr>
        <w:t xml:space="preserve">value </w:t>
      </w:r>
      <w:r w:rsidRPr="005515A8">
        <w:rPr>
          <w:rFonts w:cstheme="minorHAnsi"/>
        </w:rPr>
        <w:t xml:space="preserve">of </w:t>
      </w:r>
      <w:r w:rsidR="002257A2">
        <w:rPr>
          <w:rFonts w:cstheme="minorHAnsi"/>
        </w:rPr>
        <w:t>the examination</w:t>
      </w:r>
      <w:r w:rsidRPr="005515A8">
        <w:rPr>
          <w:rFonts w:cstheme="minorHAnsi"/>
        </w:rPr>
        <w:t>.</w:t>
      </w:r>
      <w:r w:rsidR="005515A8" w:rsidRPr="005515A8">
        <w:rPr>
          <w:rFonts w:cstheme="minorHAnsi"/>
          <w:vertAlign w:val="superscript"/>
        </w:rPr>
        <w:t>2</w:t>
      </w:r>
      <w:r w:rsidRPr="005515A8">
        <w:rPr>
          <w:rFonts w:cstheme="minorHAnsi"/>
        </w:rPr>
        <w:t xml:space="preserve"> </w:t>
      </w:r>
      <w:r w:rsidR="005515A8">
        <w:rPr>
          <w:rFonts w:cstheme="minorHAnsi"/>
        </w:rPr>
        <w:t>T</w:t>
      </w:r>
      <w:r w:rsidRPr="005515A8">
        <w:rPr>
          <w:rFonts w:cstheme="minorHAnsi"/>
        </w:rPr>
        <w:t xml:space="preserve">he </w:t>
      </w:r>
      <w:r w:rsidR="002257A2">
        <w:rPr>
          <w:rFonts w:cstheme="minorHAnsi"/>
        </w:rPr>
        <w:t>basis</w:t>
      </w:r>
      <w:r w:rsidRPr="005515A8">
        <w:rPr>
          <w:rFonts w:cstheme="minorHAnsi"/>
        </w:rPr>
        <w:t xml:space="preserve"> for these </w:t>
      </w:r>
      <w:r w:rsidR="005515A8">
        <w:rPr>
          <w:rFonts w:cstheme="minorHAnsi"/>
        </w:rPr>
        <w:t xml:space="preserve">conclusions comes </w:t>
      </w:r>
      <w:r w:rsidRPr="005515A8">
        <w:rPr>
          <w:rFonts w:cstheme="minorHAnsi"/>
        </w:rPr>
        <w:t xml:space="preserve">from </w:t>
      </w:r>
      <w:r w:rsidR="002257A2">
        <w:rPr>
          <w:rFonts w:cstheme="minorHAnsi"/>
        </w:rPr>
        <w:t xml:space="preserve">studies </w:t>
      </w:r>
      <w:r w:rsidR="005515A8">
        <w:rPr>
          <w:rFonts w:cstheme="minorHAnsi"/>
        </w:rPr>
        <w:t xml:space="preserve">finding that shielding may </w:t>
      </w:r>
      <w:r w:rsidR="002257A2">
        <w:rPr>
          <w:rFonts w:cstheme="minorHAnsi"/>
        </w:rPr>
        <w:t xml:space="preserve">conceal </w:t>
      </w:r>
      <w:r w:rsidR="005515A8">
        <w:rPr>
          <w:rFonts w:cstheme="minorHAnsi"/>
        </w:rPr>
        <w:t xml:space="preserve">pathologic findings or </w:t>
      </w:r>
      <w:r w:rsidR="002257A2">
        <w:rPr>
          <w:rFonts w:cstheme="minorHAnsi"/>
        </w:rPr>
        <w:t xml:space="preserve">hinder </w:t>
      </w:r>
      <w:r w:rsidR="005515A8">
        <w:rPr>
          <w:rFonts w:cstheme="minorHAnsi"/>
        </w:rPr>
        <w:t>the imaging system's automatic exposure control (AEC)</w:t>
      </w:r>
      <w:r w:rsidR="00E744DA" w:rsidRPr="005515A8">
        <w:rPr>
          <w:rFonts w:cstheme="minorHAnsi"/>
        </w:rPr>
        <w:t xml:space="preserve">, </w:t>
      </w:r>
      <w:r w:rsidR="002257A2">
        <w:rPr>
          <w:rFonts w:cstheme="minorHAnsi"/>
        </w:rPr>
        <w:t xml:space="preserve">differences </w:t>
      </w:r>
      <w:r w:rsidR="00EA7053" w:rsidRPr="005515A8">
        <w:rPr>
          <w:rFonts w:cstheme="minorHAnsi"/>
        </w:rPr>
        <w:t xml:space="preserve">in </w:t>
      </w:r>
      <w:r w:rsidR="002257A2">
        <w:rPr>
          <w:rFonts w:cstheme="minorHAnsi"/>
        </w:rPr>
        <w:t>standard</w:t>
      </w:r>
      <w:r w:rsidR="00E744DA" w:rsidRPr="005515A8">
        <w:rPr>
          <w:rFonts w:cstheme="minorHAnsi"/>
        </w:rPr>
        <w:t xml:space="preserve"> anatomical </w:t>
      </w:r>
      <w:r w:rsidR="002257A2">
        <w:rPr>
          <w:rFonts w:cstheme="minorHAnsi"/>
        </w:rPr>
        <w:t>locations of the</w:t>
      </w:r>
      <w:r w:rsidR="00EA7053" w:rsidRPr="005515A8">
        <w:rPr>
          <w:rFonts w:cstheme="minorHAnsi"/>
        </w:rPr>
        <w:t xml:space="preserve"> gonads</w:t>
      </w:r>
      <w:r w:rsidR="00E744DA" w:rsidRPr="005515A8">
        <w:rPr>
          <w:rFonts w:cstheme="minorHAnsi"/>
        </w:rPr>
        <w:t xml:space="preserve">, and gonadal dose </w:t>
      </w:r>
      <w:r w:rsidR="002257A2">
        <w:rPr>
          <w:rFonts w:cstheme="minorHAnsi"/>
        </w:rPr>
        <w:t xml:space="preserve">caused by </w:t>
      </w:r>
      <w:r w:rsidR="00E744DA" w:rsidRPr="005515A8">
        <w:rPr>
          <w:rFonts w:cstheme="minorHAnsi"/>
        </w:rPr>
        <w:t xml:space="preserve">internal </w:t>
      </w:r>
      <w:r w:rsidR="00EA7053" w:rsidRPr="005515A8">
        <w:rPr>
          <w:rFonts w:cstheme="minorHAnsi"/>
        </w:rPr>
        <w:t xml:space="preserve">scatter </w:t>
      </w:r>
      <w:r w:rsidR="00E744DA" w:rsidRPr="005515A8">
        <w:rPr>
          <w:rFonts w:cstheme="minorHAnsi"/>
        </w:rPr>
        <w:t>radi</w:t>
      </w:r>
      <w:r w:rsidR="00EA7053" w:rsidRPr="005515A8">
        <w:rPr>
          <w:rFonts w:cstheme="minorHAnsi"/>
        </w:rPr>
        <w:t>ation</w:t>
      </w:r>
      <w:r w:rsidR="005515A8">
        <w:rPr>
          <w:rFonts w:cstheme="minorHAnsi"/>
        </w:rPr>
        <w:t>.</w:t>
      </w:r>
      <w:r w:rsidR="005515A8" w:rsidRPr="005515A8">
        <w:rPr>
          <w:rFonts w:cstheme="minorHAnsi"/>
          <w:vertAlign w:val="superscript"/>
        </w:rPr>
        <w:t>1,3</w:t>
      </w:r>
      <w:r w:rsidR="00EA7053" w:rsidRPr="005515A8">
        <w:rPr>
          <w:rFonts w:cstheme="minorHAnsi"/>
        </w:rPr>
        <w:t xml:space="preserve"> </w:t>
      </w:r>
      <w:r w:rsidR="00E744DA" w:rsidRPr="005515A8">
        <w:rPr>
          <w:rFonts w:cstheme="minorHAnsi"/>
        </w:rPr>
        <w:t xml:space="preserve">The AAPM position statement has </w:t>
      </w:r>
      <w:r w:rsidR="00141313">
        <w:rPr>
          <w:rFonts w:cstheme="minorHAnsi"/>
        </w:rPr>
        <w:t xml:space="preserve">subsequently </w:t>
      </w:r>
      <w:r w:rsidR="00E744DA" w:rsidRPr="005515A8">
        <w:rPr>
          <w:rFonts w:cstheme="minorHAnsi"/>
        </w:rPr>
        <w:t xml:space="preserve">been </w:t>
      </w:r>
      <w:r w:rsidR="002257A2">
        <w:rPr>
          <w:rFonts w:cstheme="minorHAnsi"/>
        </w:rPr>
        <w:t xml:space="preserve">supported </w:t>
      </w:r>
      <w:r w:rsidR="00E744DA" w:rsidRPr="005515A8">
        <w:rPr>
          <w:rFonts w:cstheme="minorHAnsi"/>
        </w:rPr>
        <w:t>by National Council on Radiation Protection and Measurements (NC</w:t>
      </w:r>
      <w:r w:rsidR="005515A8">
        <w:rPr>
          <w:rFonts w:cstheme="minorHAnsi"/>
        </w:rPr>
        <w:t>RP</w:t>
      </w:r>
      <w:r w:rsidR="00E744DA" w:rsidRPr="005515A8">
        <w:rPr>
          <w:rFonts w:cstheme="minorHAnsi"/>
        </w:rPr>
        <w:t>) Statement No. 13</w:t>
      </w:r>
      <w:r w:rsidR="00C84EEB" w:rsidRPr="005515A8">
        <w:rPr>
          <w:rFonts w:cstheme="minorHAnsi"/>
        </w:rPr>
        <w:t>,</w:t>
      </w:r>
      <w:r w:rsidR="00E744DA" w:rsidRPr="005515A8">
        <w:rPr>
          <w:rFonts w:cstheme="minorHAnsi"/>
        </w:rPr>
        <w:t xml:space="preserve"> </w:t>
      </w:r>
      <w:r w:rsidR="002257A2">
        <w:rPr>
          <w:rFonts w:cstheme="minorHAnsi"/>
        </w:rPr>
        <w:t xml:space="preserve">which </w:t>
      </w:r>
      <w:r w:rsidR="00E744DA" w:rsidRPr="005515A8">
        <w:rPr>
          <w:rFonts w:cstheme="minorHAnsi"/>
        </w:rPr>
        <w:t>recommend</w:t>
      </w:r>
      <w:r w:rsidR="002257A2">
        <w:rPr>
          <w:rFonts w:cstheme="minorHAnsi"/>
        </w:rPr>
        <w:t>s</w:t>
      </w:r>
      <w:r w:rsidR="00E744DA" w:rsidRPr="005515A8">
        <w:rPr>
          <w:rFonts w:cstheme="minorHAnsi"/>
        </w:rPr>
        <w:t xml:space="preserve"> </w:t>
      </w:r>
      <w:r w:rsidR="002257A2">
        <w:rPr>
          <w:rFonts w:cstheme="minorHAnsi"/>
        </w:rPr>
        <w:t xml:space="preserve">stopping </w:t>
      </w:r>
      <w:r w:rsidR="00E744DA" w:rsidRPr="005515A8">
        <w:rPr>
          <w:rFonts w:cstheme="minorHAnsi"/>
        </w:rPr>
        <w:t>gonadal shielding use d</w:t>
      </w:r>
      <w:r w:rsidR="005515A8">
        <w:rPr>
          <w:rFonts w:cstheme="minorHAnsi"/>
        </w:rPr>
        <w:t>ue t</w:t>
      </w:r>
      <w:r w:rsidR="002257A2">
        <w:rPr>
          <w:rFonts w:cstheme="minorHAnsi"/>
        </w:rPr>
        <w:t>o</w:t>
      </w:r>
      <w:r w:rsidR="005515A8">
        <w:rPr>
          <w:rFonts w:cstheme="minorHAnsi"/>
        </w:rPr>
        <w:t xml:space="preserve"> technical advancements in imaging equipment and scientific evidence</w:t>
      </w:r>
      <w:r w:rsidR="00E744DA" w:rsidRPr="005515A8">
        <w:rPr>
          <w:rFonts w:cstheme="minorHAnsi"/>
        </w:rPr>
        <w:t>.</w:t>
      </w:r>
      <w:r w:rsidR="005515A8" w:rsidRPr="005515A8">
        <w:rPr>
          <w:rFonts w:cstheme="minorHAnsi"/>
          <w:vertAlign w:val="superscript"/>
        </w:rPr>
        <w:t>3</w:t>
      </w:r>
      <w:r w:rsidR="00E744DA" w:rsidRPr="005515A8">
        <w:rPr>
          <w:rFonts w:cstheme="minorHAnsi"/>
        </w:rPr>
        <w:t xml:space="preserve"> </w:t>
      </w:r>
    </w:p>
    <w:p w14:paraId="2DD433E4" w14:textId="77777777" w:rsidR="005515A8" w:rsidRDefault="005515A8" w:rsidP="005515A8">
      <w:pPr>
        <w:spacing w:after="0" w:line="240" w:lineRule="auto"/>
        <w:rPr>
          <w:rFonts w:cstheme="minorHAnsi"/>
          <w:b/>
          <w:bCs/>
        </w:rPr>
      </w:pPr>
    </w:p>
    <w:p w14:paraId="0770F8EE" w14:textId="2AB2F0FF" w:rsidR="00E744DA" w:rsidRPr="005515A8" w:rsidRDefault="00557F74" w:rsidP="005515A8">
      <w:pPr>
        <w:spacing w:after="0" w:line="240" w:lineRule="auto"/>
        <w:rPr>
          <w:rFonts w:cstheme="minorHAnsi"/>
          <w:b/>
          <w:bCs/>
        </w:rPr>
      </w:pPr>
      <w:r w:rsidRPr="005515A8">
        <w:rPr>
          <w:rFonts w:cstheme="minorHAnsi"/>
          <w:b/>
          <w:bCs/>
        </w:rPr>
        <w:t xml:space="preserve">AAPM </w:t>
      </w:r>
      <w:r w:rsidR="00E744DA" w:rsidRPr="005515A8">
        <w:rPr>
          <w:rFonts w:cstheme="minorHAnsi"/>
          <w:b/>
          <w:bCs/>
        </w:rPr>
        <w:t>CARES Committee</w:t>
      </w:r>
    </w:p>
    <w:p w14:paraId="0BB519A4" w14:textId="78A3D39E" w:rsidR="007B5A53" w:rsidRPr="005515A8" w:rsidRDefault="00A910FA" w:rsidP="005515A8">
      <w:pPr>
        <w:spacing w:after="0" w:line="240" w:lineRule="auto"/>
        <w:rPr>
          <w:rFonts w:cstheme="minorHAnsi"/>
        </w:rPr>
      </w:pPr>
      <w:r w:rsidRPr="005515A8">
        <w:rPr>
          <w:rFonts w:cstheme="minorHAnsi"/>
        </w:rPr>
        <w:tab/>
      </w:r>
      <w:r w:rsidR="005515A8">
        <w:rPr>
          <w:rFonts w:cstheme="minorHAnsi"/>
        </w:rPr>
        <w:t xml:space="preserve">As a result of </w:t>
      </w:r>
      <w:commentRangeStart w:id="6"/>
      <w:r w:rsidR="005515A8">
        <w:rPr>
          <w:rFonts w:cstheme="minorHAnsi"/>
        </w:rPr>
        <w:t>backlash</w:t>
      </w:r>
      <w:commentRangeEnd w:id="6"/>
      <w:r w:rsidR="00AD5B07">
        <w:rPr>
          <w:rStyle w:val="CommentReference"/>
        </w:rPr>
        <w:commentReference w:id="6"/>
      </w:r>
      <w:r w:rsidR="005515A8">
        <w:rPr>
          <w:rFonts w:cstheme="minorHAnsi"/>
        </w:rPr>
        <w:t xml:space="preserve"> from the radiologic technology community, including technologists, educators, professional organizations, and textbook authors, t</w:t>
      </w:r>
      <w:r w:rsidRPr="005515A8">
        <w:rPr>
          <w:rFonts w:cstheme="minorHAnsi"/>
        </w:rPr>
        <w:t xml:space="preserve">he AAPM </w:t>
      </w:r>
      <w:r w:rsidR="002257A2">
        <w:rPr>
          <w:rFonts w:cstheme="minorHAnsi"/>
        </w:rPr>
        <w:t xml:space="preserve">created </w:t>
      </w:r>
      <w:r w:rsidRPr="005515A8">
        <w:rPr>
          <w:rFonts w:cstheme="minorHAnsi"/>
        </w:rPr>
        <w:t xml:space="preserve">the </w:t>
      </w:r>
      <w:r w:rsidR="00BC6FDC" w:rsidRPr="005515A8">
        <w:rPr>
          <w:rFonts w:cstheme="minorHAnsi"/>
        </w:rPr>
        <w:t>Communicating Advances in Radiation Education for Shielding</w:t>
      </w:r>
      <w:r w:rsidR="00E11DC9" w:rsidRPr="005515A8">
        <w:rPr>
          <w:rFonts w:cstheme="minorHAnsi"/>
        </w:rPr>
        <w:t xml:space="preserve"> (CARES</w:t>
      </w:r>
      <w:r w:rsidR="00BC6FDC" w:rsidRPr="005515A8">
        <w:rPr>
          <w:rFonts w:cstheme="minorHAnsi"/>
        </w:rPr>
        <w:t xml:space="preserve">) </w:t>
      </w:r>
      <w:r w:rsidRPr="005515A8">
        <w:rPr>
          <w:rFonts w:cstheme="minorHAnsi"/>
        </w:rPr>
        <w:t>committee</w:t>
      </w:r>
      <w:r w:rsidR="00B5755E" w:rsidRPr="005515A8">
        <w:rPr>
          <w:rFonts w:cstheme="minorHAnsi"/>
        </w:rPr>
        <w:t xml:space="preserve"> to </w:t>
      </w:r>
      <w:r w:rsidR="002257A2">
        <w:rPr>
          <w:rFonts w:cstheme="minorHAnsi"/>
        </w:rPr>
        <w:t xml:space="preserve">work together </w:t>
      </w:r>
      <w:r w:rsidR="00BC6FDC" w:rsidRPr="005515A8">
        <w:rPr>
          <w:rFonts w:cstheme="minorHAnsi"/>
        </w:rPr>
        <w:t xml:space="preserve">on </w:t>
      </w:r>
      <w:r w:rsidR="00E744DA" w:rsidRPr="005515A8">
        <w:rPr>
          <w:rFonts w:cstheme="minorHAnsi"/>
        </w:rPr>
        <w:t xml:space="preserve">the </w:t>
      </w:r>
      <w:r w:rsidR="002257A2">
        <w:rPr>
          <w:rFonts w:cstheme="minorHAnsi"/>
        </w:rPr>
        <w:t>affect</w:t>
      </w:r>
      <w:r w:rsidR="00E744DA" w:rsidRPr="005515A8">
        <w:rPr>
          <w:rFonts w:cstheme="minorHAnsi"/>
        </w:rPr>
        <w:t xml:space="preserve"> and </w:t>
      </w:r>
      <w:r w:rsidR="002257A2">
        <w:rPr>
          <w:rFonts w:cstheme="minorHAnsi"/>
        </w:rPr>
        <w:t xml:space="preserve">inadvertent results </w:t>
      </w:r>
      <w:r w:rsidR="00557F74" w:rsidRPr="005515A8">
        <w:rPr>
          <w:rFonts w:cstheme="minorHAnsi"/>
        </w:rPr>
        <w:t>of</w:t>
      </w:r>
      <w:r w:rsidR="00BC6FDC" w:rsidRPr="005515A8">
        <w:rPr>
          <w:rFonts w:cstheme="minorHAnsi"/>
        </w:rPr>
        <w:t xml:space="preserve"> </w:t>
      </w:r>
      <w:r w:rsidR="002257A2">
        <w:rPr>
          <w:rFonts w:cstheme="minorHAnsi"/>
        </w:rPr>
        <w:t>stopping</w:t>
      </w:r>
      <w:r w:rsidR="00BC6FDC" w:rsidRPr="005515A8">
        <w:rPr>
          <w:rFonts w:cstheme="minorHAnsi"/>
        </w:rPr>
        <w:t xml:space="preserve"> </w:t>
      </w:r>
      <w:r w:rsidR="00E744DA" w:rsidRPr="005515A8">
        <w:rPr>
          <w:rFonts w:cstheme="minorHAnsi"/>
        </w:rPr>
        <w:t xml:space="preserve">routine </w:t>
      </w:r>
      <w:r w:rsidR="00BC6FDC" w:rsidRPr="005515A8">
        <w:rPr>
          <w:rFonts w:cstheme="minorHAnsi"/>
        </w:rPr>
        <w:t xml:space="preserve">shielding </w:t>
      </w:r>
      <w:r w:rsidR="002257A2">
        <w:rPr>
          <w:rFonts w:cstheme="minorHAnsi"/>
        </w:rPr>
        <w:t>during diagnostic imaging examinations</w:t>
      </w:r>
      <w:r w:rsidRPr="005515A8">
        <w:rPr>
          <w:rFonts w:cstheme="minorHAnsi"/>
        </w:rPr>
        <w:t>.</w:t>
      </w:r>
      <w:r w:rsidR="005515A8" w:rsidRPr="005515A8">
        <w:rPr>
          <w:rFonts w:cstheme="minorHAnsi"/>
          <w:vertAlign w:val="superscript"/>
        </w:rPr>
        <w:t>4</w:t>
      </w:r>
      <w:r w:rsidRPr="005515A8">
        <w:rPr>
          <w:rFonts w:cstheme="minorHAnsi"/>
          <w:vertAlign w:val="superscript"/>
        </w:rPr>
        <w:t xml:space="preserve"> </w:t>
      </w:r>
      <w:r w:rsidR="00BC6FDC" w:rsidRPr="005515A8">
        <w:rPr>
          <w:rFonts w:cstheme="minorHAnsi"/>
        </w:rPr>
        <w:t xml:space="preserve">In doing so, the CARES committee brought together professionals from </w:t>
      </w:r>
      <w:r w:rsidR="004B0D3D">
        <w:rPr>
          <w:rFonts w:cstheme="minorHAnsi"/>
        </w:rPr>
        <w:t xml:space="preserve">various areas of the radiologic science profession </w:t>
      </w:r>
      <w:r w:rsidR="00BC6FDC" w:rsidRPr="005515A8">
        <w:rPr>
          <w:rFonts w:cstheme="minorHAnsi"/>
        </w:rPr>
        <w:t xml:space="preserve">to </w:t>
      </w:r>
      <w:r w:rsidR="004B0D3D">
        <w:rPr>
          <w:rFonts w:cstheme="minorHAnsi"/>
        </w:rPr>
        <w:t xml:space="preserve">encourage </w:t>
      </w:r>
      <w:r w:rsidR="00BC6FDC" w:rsidRPr="005515A8">
        <w:rPr>
          <w:rFonts w:cstheme="minorHAnsi"/>
        </w:rPr>
        <w:t xml:space="preserve">discussions, collect </w:t>
      </w:r>
      <w:r w:rsidR="004B0D3D">
        <w:rPr>
          <w:rFonts w:cstheme="minorHAnsi"/>
        </w:rPr>
        <w:t>varied</w:t>
      </w:r>
      <w:r w:rsidR="00BC6FDC" w:rsidRPr="005515A8">
        <w:rPr>
          <w:rFonts w:cstheme="minorHAnsi"/>
        </w:rPr>
        <w:t xml:space="preserve"> </w:t>
      </w:r>
      <w:r w:rsidR="004B0D3D">
        <w:rPr>
          <w:rFonts w:cstheme="minorHAnsi"/>
        </w:rPr>
        <w:t>viewpoints</w:t>
      </w:r>
      <w:r w:rsidR="00BC6FDC" w:rsidRPr="005515A8">
        <w:rPr>
          <w:rFonts w:cstheme="minorHAnsi"/>
        </w:rPr>
        <w:t xml:space="preserve">, </w:t>
      </w:r>
      <w:r w:rsidR="004B0D3D">
        <w:rPr>
          <w:rFonts w:cstheme="minorHAnsi"/>
        </w:rPr>
        <w:t xml:space="preserve">examine possible </w:t>
      </w:r>
      <w:r w:rsidR="00BC6FDC" w:rsidRPr="005515A8">
        <w:rPr>
          <w:rFonts w:cstheme="minorHAnsi"/>
        </w:rPr>
        <w:t xml:space="preserve">changes to clinical practice, and </w:t>
      </w:r>
      <w:r w:rsidR="004B0D3D">
        <w:rPr>
          <w:rFonts w:cstheme="minorHAnsi"/>
        </w:rPr>
        <w:t>create</w:t>
      </w:r>
      <w:r w:rsidR="00BC6FDC" w:rsidRPr="005515A8">
        <w:rPr>
          <w:rFonts w:cstheme="minorHAnsi"/>
        </w:rPr>
        <w:t xml:space="preserve"> </w:t>
      </w:r>
      <w:r w:rsidR="00141313">
        <w:rPr>
          <w:rFonts w:cstheme="minorHAnsi"/>
        </w:rPr>
        <w:t>templates for</w:t>
      </w:r>
      <w:r w:rsidR="00BC6FDC" w:rsidRPr="005515A8">
        <w:rPr>
          <w:rFonts w:cstheme="minorHAnsi"/>
        </w:rPr>
        <w:t xml:space="preserve"> policies and procedures </w:t>
      </w:r>
      <w:r w:rsidR="004B0D3D">
        <w:rPr>
          <w:rFonts w:cstheme="minorHAnsi"/>
        </w:rPr>
        <w:t xml:space="preserve">to be </w:t>
      </w:r>
      <w:r w:rsidR="00BC6FDC" w:rsidRPr="005515A8">
        <w:rPr>
          <w:rFonts w:cstheme="minorHAnsi"/>
        </w:rPr>
        <w:t>use</w:t>
      </w:r>
      <w:r w:rsidR="004B0D3D">
        <w:rPr>
          <w:rFonts w:cstheme="minorHAnsi"/>
        </w:rPr>
        <w:t>d</w:t>
      </w:r>
      <w:r w:rsidR="00BC6FDC" w:rsidRPr="005515A8">
        <w:rPr>
          <w:rFonts w:cstheme="minorHAnsi"/>
        </w:rPr>
        <w:t xml:space="preserve"> in </w:t>
      </w:r>
      <w:r w:rsidR="004B0D3D">
        <w:rPr>
          <w:rFonts w:cstheme="minorHAnsi"/>
        </w:rPr>
        <w:t xml:space="preserve">diverse </w:t>
      </w:r>
      <w:r w:rsidR="00BC6FDC" w:rsidRPr="005515A8">
        <w:rPr>
          <w:rFonts w:cstheme="minorHAnsi"/>
        </w:rPr>
        <w:t>clinical facilities</w:t>
      </w:r>
      <w:r w:rsidR="005515A8">
        <w:rPr>
          <w:rFonts w:cstheme="minorHAnsi"/>
        </w:rPr>
        <w:t>.</w:t>
      </w:r>
      <w:r w:rsidR="005515A8">
        <w:rPr>
          <w:rFonts w:cstheme="minorHAnsi"/>
          <w:vertAlign w:val="superscript"/>
        </w:rPr>
        <w:t>5</w:t>
      </w:r>
      <w:r w:rsidR="00BC6FDC" w:rsidRPr="005515A8">
        <w:rPr>
          <w:rFonts w:cstheme="minorHAnsi"/>
        </w:rPr>
        <w:t xml:space="preserve"> Today, t</w:t>
      </w:r>
      <w:r w:rsidRPr="005515A8">
        <w:rPr>
          <w:rFonts w:cstheme="minorHAnsi"/>
        </w:rPr>
        <w:t>he CARES committee i</w:t>
      </w:r>
      <w:r w:rsidR="004B0D3D">
        <w:rPr>
          <w:rFonts w:cstheme="minorHAnsi"/>
        </w:rPr>
        <w:t>nvolves individuals</w:t>
      </w:r>
      <w:r w:rsidRPr="005515A8">
        <w:rPr>
          <w:rFonts w:cstheme="minorHAnsi"/>
        </w:rPr>
        <w:t xml:space="preserve"> from </w:t>
      </w:r>
      <w:r w:rsidR="004B0D3D">
        <w:rPr>
          <w:rFonts w:cstheme="minorHAnsi"/>
        </w:rPr>
        <w:t>more than</w:t>
      </w:r>
      <w:r w:rsidRPr="005515A8">
        <w:rPr>
          <w:rFonts w:cstheme="minorHAnsi"/>
        </w:rPr>
        <w:t xml:space="preserve"> 14 professional </w:t>
      </w:r>
      <w:r w:rsidR="004B0D3D">
        <w:rPr>
          <w:rFonts w:cstheme="minorHAnsi"/>
        </w:rPr>
        <w:t xml:space="preserve">associations </w:t>
      </w:r>
      <w:r w:rsidRPr="005515A8">
        <w:rPr>
          <w:rFonts w:cstheme="minorHAnsi"/>
        </w:rPr>
        <w:t xml:space="preserve">worldwide, representing </w:t>
      </w:r>
      <w:r w:rsidR="00BC6FDC" w:rsidRPr="005515A8">
        <w:rPr>
          <w:rFonts w:cstheme="minorHAnsi"/>
        </w:rPr>
        <w:t xml:space="preserve">radiologic technologists, </w:t>
      </w:r>
      <w:r w:rsidRPr="005515A8">
        <w:rPr>
          <w:rFonts w:cstheme="minorHAnsi"/>
        </w:rPr>
        <w:t xml:space="preserve">physicists, </w:t>
      </w:r>
      <w:r w:rsidR="00BC6FDC" w:rsidRPr="005515A8">
        <w:rPr>
          <w:rFonts w:cstheme="minorHAnsi"/>
        </w:rPr>
        <w:t xml:space="preserve">radiologists, </w:t>
      </w:r>
      <w:r w:rsidRPr="005515A8">
        <w:rPr>
          <w:rFonts w:cstheme="minorHAnsi"/>
        </w:rPr>
        <w:t xml:space="preserve">and </w:t>
      </w:r>
      <w:proofErr w:type="spellStart"/>
      <w:r w:rsidR="004B0D3D">
        <w:rPr>
          <w:rFonts w:cstheme="minorHAnsi"/>
        </w:rPr>
        <w:t>associatios</w:t>
      </w:r>
      <w:proofErr w:type="spellEnd"/>
      <w:r w:rsidRPr="005515A8">
        <w:rPr>
          <w:rFonts w:cstheme="minorHAnsi"/>
        </w:rPr>
        <w:t xml:space="preserve"> that </w:t>
      </w:r>
      <w:r w:rsidR="004B0D3D">
        <w:rPr>
          <w:rFonts w:cstheme="minorHAnsi"/>
        </w:rPr>
        <w:t>direct</w:t>
      </w:r>
      <w:r w:rsidRPr="005515A8">
        <w:rPr>
          <w:rFonts w:cstheme="minorHAnsi"/>
        </w:rPr>
        <w:t xml:space="preserve"> educational programs for </w:t>
      </w:r>
      <w:r w:rsidR="004B0D3D">
        <w:rPr>
          <w:rFonts w:cstheme="minorHAnsi"/>
        </w:rPr>
        <w:t xml:space="preserve">radiologists, </w:t>
      </w:r>
      <w:r w:rsidRPr="005515A8">
        <w:rPr>
          <w:rFonts w:cstheme="minorHAnsi"/>
        </w:rPr>
        <w:t>radiologic technologists, and state regulators</w:t>
      </w:r>
      <w:r w:rsidR="005515A8">
        <w:rPr>
          <w:rFonts w:cstheme="minorHAnsi"/>
        </w:rPr>
        <w:t>.</w:t>
      </w:r>
      <w:r w:rsidR="005515A8" w:rsidRPr="005515A8">
        <w:rPr>
          <w:rFonts w:cstheme="minorHAnsi"/>
          <w:vertAlign w:val="superscript"/>
        </w:rPr>
        <w:t>4</w:t>
      </w:r>
      <w:r w:rsidR="00004688" w:rsidRPr="005515A8">
        <w:rPr>
          <w:rFonts w:cstheme="minorHAnsi"/>
        </w:rPr>
        <w:t xml:space="preserve"> </w:t>
      </w:r>
    </w:p>
    <w:p w14:paraId="74FA0DB9" w14:textId="77777777" w:rsidR="005515A8" w:rsidRDefault="005515A8" w:rsidP="005515A8">
      <w:pPr>
        <w:spacing w:after="0" w:line="240" w:lineRule="auto"/>
        <w:rPr>
          <w:rFonts w:cstheme="minorHAnsi"/>
          <w:b/>
          <w:bCs/>
        </w:rPr>
      </w:pPr>
    </w:p>
    <w:p w14:paraId="0993C6B8" w14:textId="146EAD46" w:rsidR="00004688" w:rsidRPr="005515A8" w:rsidRDefault="00E744DA" w:rsidP="005515A8">
      <w:pPr>
        <w:spacing w:after="0" w:line="240" w:lineRule="auto"/>
        <w:rPr>
          <w:rFonts w:cstheme="minorHAnsi"/>
          <w:b/>
          <w:bCs/>
        </w:rPr>
      </w:pPr>
      <w:r w:rsidRPr="005515A8">
        <w:rPr>
          <w:rFonts w:cstheme="minorHAnsi"/>
          <w:b/>
          <w:bCs/>
        </w:rPr>
        <w:t xml:space="preserve">Shielding Change </w:t>
      </w:r>
      <w:r w:rsidR="00A910FA" w:rsidRPr="005515A8">
        <w:rPr>
          <w:rFonts w:cstheme="minorHAnsi"/>
          <w:b/>
          <w:bCs/>
        </w:rPr>
        <w:t>Rationale</w:t>
      </w:r>
    </w:p>
    <w:p w14:paraId="6323F8C4" w14:textId="7E3A6470" w:rsidR="00004688" w:rsidRPr="005515A8" w:rsidRDefault="00A910FA" w:rsidP="005515A8">
      <w:pPr>
        <w:spacing w:after="0" w:line="240" w:lineRule="auto"/>
        <w:rPr>
          <w:rFonts w:cstheme="minorHAnsi"/>
        </w:rPr>
      </w:pPr>
      <w:r w:rsidRPr="005515A8">
        <w:rPr>
          <w:rFonts w:cstheme="minorHAnsi"/>
        </w:rPr>
        <w:tab/>
      </w:r>
      <w:r w:rsidR="003923AA">
        <w:rPr>
          <w:rFonts w:cstheme="minorHAnsi"/>
        </w:rPr>
        <w:t>T</w:t>
      </w:r>
      <w:r w:rsidRPr="005515A8">
        <w:rPr>
          <w:rFonts w:cstheme="minorHAnsi"/>
        </w:rPr>
        <w:t xml:space="preserve">he U.S. Code of Federal Regulations </w:t>
      </w:r>
      <w:r w:rsidR="003923AA">
        <w:rPr>
          <w:rFonts w:cstheme="minorHAnsi"/>
        </w:rPr>
        <w:t xml:space="preserve">first introduced patient shielding </w:t>
      </w:r>
      <w:r w:rsidRPr="005515A8">
        <w:rPr>
          <w:rFonts w:cstheme="minorHAnsi"/>
        </w:rPr>
        <w:t>in 1976</w:t>
      </w:r>
      <w:r w:rsidR="003923AA">
        <w:rPr>
          <w:rFonts w:cstheme="minorHAnsi"/>
        </w:rPr>
        <w:t xml:space="preserve"> as a concern for hereditary risks from radiation exposure, and the regulation only addressed gonadal shielding</w:t>
      </w:r>
      <w:r w:rsidR="005515A8">
        <w:rPr>
          <w:rFonts w:cstheme="minorHAnsi"/>
        </w:rPr>
        <w:t>.</w:t>
      </w:r>
      <w:r w:rsidR="003923AA" w:rsidRPr="003923AA">
        <w:rPr>
          <w:rFonts w:cstheme="minorHAnsi"/>
          <w:vertAlign w:val="superscript"/>
        </w:rPr>
        <w:t>2,</w:t>
      </w:r>
      <w:r w:rsidR="005515A8" w:rsidRPr="003923AA">
        <w:rPr>
          <w:rFonts w:cstheme="minorHAnsi"/>
          <w:vertAlign w:val="superscript"/>
        </w:rPr>
        <w:t>6</w:t>
      </w:r>
      <w:r w:rsidRPr="005515A8">
        <w:rPr>
          <w:rFonts w:cstheme="minorHAnsi"/>
        </w:rPr>
        <w:t xml:space="preserve"> At that time</w:t>
      </w:r>
      <w:r w:rsidR="005515A8">
        <w:rPr>
          <w:rFonts w:cstheme="minorHAnsi"/>
        </w:rPr>
        <w:t xml:space="preserve">, </w:t>
      </w:r>
      <w:r w:rsidRPr="005515A8">
        <w:rPr>
          <w:rFonts w:cstheme="minorHAnsi"/>
        </w:rPr>
        <w:t xml:space="preserve">it was </w:t>
      </w:r>
      <w:r w:rsidR="003923AA">
        <w:rPr>
          <w:rFonts w:cstheme="minorHAnsi"/>
        </w:rPr>
        <w:t xml:space="preserve">established </w:t>
      </w:r>
      <w:r w:rsidRPr="005515A8">
        <w:rPr>
          <w:rFonts w:cstheme="minorHAnsi"/>
        </w:rPr>
        <w:t xml:space="preserve">that </w:t>
      </w:r>
      <w:r w:rsidR="003923AA">
        <w:rPr>
          <w:rFonts w:cstheme="minorHAnsi"/>
        </w:rPr>
        <w:t xml:space="preserve">fertility was not affected by </w:t>
      </w:r>
      <w:r w:rsidRPr="005515A8">
        <w:rPr>
          <w:rFonts w:cstheme="minorHAnsi"/>
        </w:rPr>
        <w:t xml:space="preserve">radiation exposure from diagnostic </w:t>
      </w:r>
      <w:r w:rsidR="003923AA">
        <w:rPr>
          <w:rFonts w:cstheme="minorHAnsi"/>
        </w:rPr>
        <w:t xml:space="preserve">exams because the dose </w:t>
      </w:r>
      <w:r w:rsidRPr="005515A8">
        <w:rPr>
          <w:rFonts w:cstheme="minorHAnsi"/>
        </w:rPr>
        <w:t>was too low</w:t>
      </w:r>
      <w:r w:rsidR="005515A8">
        <w:rPr>
          <w:rFonts w:cstheme="minorHAnsi"/>
        </w:rPr>
        <w:t>.</w:t>
      </w:r>
      <w:r w:rsidR="005515A8" w:rsidRPr="005515A8">
        <w:rPr>
          <w:rFonts w:cstheme="minorHAnsi"/>
          <w:vertAlign w:val="superscript"/>
        </w:rPr>
        <w:t>2</w:t>
      </w:r>
      <w:r w:rsidRPr="005515A8">
        <w:rPr>
          <w:rFonts w:cstheme="minorHAnsi"/>
        </w:rPr>
        <w:t xml:space="preserve"> For decades, </w:t>
      </w:r>
      <w:r w:rsidR="003923AA">
        <w:rPr>
          <w:rFonts w:cstheme="minorHAnsi"/>
        </w:rPr>
        <w:t xml:space="preserve">fetal and </w:t>
      </w:r>
      <w:r w:rsidRPr="005515A8">
        <w:rPr>
          <w:rFonts w:cstheme="minorHAnsi"/>
        </w:rPr>
        <w:t xml:space="preserve">gonadal shielding in diagnostic imaging has been considered </w:t>
      </w:r>
      <w:r w:rsidR="003923AA">
        <w:rPr>
          <w:rFonts w:cstheme="minorHAnsi"/>
        </w:rPr>
        <w:t>as part of</w:t>
      </w:r>
      <w:r w:rsidR="00D52075">
        <w:rPr>
          <w:rFonts w:cstheme="minorHAnsi"/>
        </w:rPr>
        <w:t xml:space="preserve"> the</w:t>
      </w:r>
      <w:r w:rsidRPr="005515A8">
        <w:rPr>
          <w:rFonts w:cstheme="minorHAnsi"/>
        </w:rPr>
        <w:t xml:space="preserve"> ALARA (as low as </w:t>
      </w:r>
      <w:r w:rsidR="009425F2" w:rsidRPr="005515A8">
        <w:rPr>
          <w:rFonts w:cstheme="minorHAnsi"/>
        </w:rPr>
        <w:t xml:space="preserve">reasonably </w:t>
      </w:r>
      <w:r w:rsidRPr="005515A8">
        <w:rPr>
          <w:rFonts w:cstheme="minorHAnsi"/>
        </w:rPr>
        <w:t xml:space="preserve">achievable) principle and, therefore, </w:t>
      </w:r>
      <w:r w:rsidR="00D52075">
        <w:rPr>
          <w:rFonts w:cstheme="minorHAnsi"/>
        </w:rPr>
        <w:t xml:space="preserve">best </w:t>
      </w:r>
      <w:r w:rsidRPr="005515A8">
        <w:rPr>
          <w:rFonts w:cstheme="minorHAnsi"/>
        </w:rPr>
        <w:t>practice</w:t>
      </w:r>
      <w:r w:rsidR="005515A8">
        <w:rPr>
          <w:rFonts w:cstheme="minorHAnsi"/>
        </w:rPr>
        <w:t>.</w:t>
      </w:r>
      <w:r w:rsidR="005515A8" w:rsidRPr="005515A8">
        <w:rPr>
          <w:rFonts w:cstheme="minorHAnsi"/>
          <w:vertAlign w:val="superscript"/>
        </w:rPr>
        <w:t>5</w:t>
      </w:r>
      <w:r w:rsidRPr="005515A8">
        <w:rPr>
          <w:rFonts w:cstheme="minorHAnsi"/>
        </w:rPr>
        <w:t xml:space="preserve"> </w:t>
      </w:r>
      <w:r w:rsidR="00FE1272" w:rsidRPr="005515A8">
        <w:rPr>
          <w:rFonts w:cstheme="minorHAnsi"/>
        </w:rPr>
        <w:t>F</w:t>
      </w:r>
      <w:r w:rsidR="00CD7F01" w:rsidRPr="005515A8">
        <w:rPr>
          <w:rFonts w:cstheme="minorHAnsi"/>
        </w:rPr>
        <w:t>or example, F</w:t>
      </w:r>
      <w:r w:rsidR="00FE1272" w:rsidRPr="005515A8">
        <w:rPr>
          <w:rFonts w:cstheme="minorHAnsi"/>
        </w:rPr>
        <w:t>auber</w:t>
      </w:r>
      <w:r w:rsidR="00C84EEB" w:rsidRPr="005515A8">
        <w:rPr>
          <w:rFonts w:cstheme="minorHAnsi"/>
        </w:rPr>
        <w:t xml:space="preserve"> </w:t>
      </w:r>
      <w:r w:rsidR="00CD7F01" w:rsidRPr="005515A8">
        <w:rPr>
          <w:rFonts w:cstheme="minorHAnsi"/>
        </w:rPr>
        <w:t xml:space="preserve">found </w:t>
      </w:r>
      <w:r w:rsidR="00FE1272" w:rsidRPr="005515A8">
        <w:rPr>
          <w:rFonts w:cstheme="minorHAnsi"/>
        </w:rPr>
        <w:t xml:space="preserve">that shielding reduced </w:t>
      </w:r>
      <w:r w:rsidR="00F96B31" w:rsidRPr="005515A8">
        <w:rPr>
          <w:rFonts w:cstheme="minorHAnsi"/>
        </w:rPr>
        <w:t xml:space="preserve">male </w:t>
      </w:r>
      <w:r w:rsidR="00FE1272" w:rsidRPr="005515A8">
        <w:rPr>
          <w:rFonts w:cstheme="minorHAnsi"/>
        </w:rPr>
        <w:t>gonadal dose</w:t>
      </w:r>
      <w:r w:rsidR="00CD7F01" w:rsidRPr="005515A8">
        <w:rPr>
          <w:rFonts w:cstheme="minorHAnsi"/>
        </w:rPr>
        <w:t xml:space="preserve"> and </w:t>
      </w:r>
      <w:r w:rsidR="00D52075">
        <w:rPr>
          <w:rFonts w:cstheme="minorHAnsi"/>
        </w:rPr>
        <w:t xml:space="preserve">promoted </w:t>
      </w:r>
      <w:r w:rsidR="00CD7F01" w:rsidRPr="005515A8">
        <w:rPr>
          <w:rFonts w:cstheme="minorHAnsi"/>
        </w:rPr>
        <w:t xml:space="preserve">its </w:t>
      </w:r>
      <w:r w:rsidR="00D52075">
        <w:rPr>
          <w:rFonts w:cstheme="minorHAnsi"/>
        </w:rPr>
        <w:t xml:space="preserve">application as part of everyday </w:t>
      </w:r>
      <w:r w:rsidR="00CD7F01" w:rsidRPr="005515A8">
        <w:rPr>
          <w:rFonts w:cstheme="minorHAnsi"/>
        </w:rPr>
        <w:t>practice.</w:t>
      </w:r>
      <w:r w:rsidR="005515A8" w:rsidRPr="005515A8">
        <w:rPr>
          <w:rFonts w:cstheme="minorHAnsi"/>
          <w:vertAlign w:val="superscript"/>
        </w:rPr>
        <w:t>7</w:t>
      </w:r>
      <w:r w:rsidR="00CD7F01" w:rsidRPr="005515A8">
        <w:rPr>
          <w:rFonts w:cstheme="minorHAnsi"/>
        </w:rPr>
        <w:t xml:space="preserve"> However,</w:t>
      </w:r>
      <w:r w:rsidR="00FE1272" w:rsidRPr="005515A8">
        <w:rPr>
          <w:rFonts w:cstheme="minorHAnsi"/>
        </w:rPr>
        <w:t xml:space="preserve"> </w:t>
      </w:r>
      <w:proofErr w:type="spellStart"/>
      <w:r w:rsidR="00D52075">
        <w:rPr>
          <w:rFonts w:cstheme="minorHAnsi"/>
        </w:rPr>
        <w:t>Fauber’s</w:t>
      </w:r>
      <w:proofErr w:type="spellEnd"/>
      <w:r w:rsidR="00FE1272" w:rsidRPr="005515A8">
        <w:rPr>
          <w:rFonts w:cstheme="minorHAnsi"/>
        </w:rPr>
        <w:t xml:space="preserve"> </w:t>
      </w:r>
      <w:r w:rsidR="00D52075">
        <w:rPr>
          <w:rFonts w:cstheme="minorHAnsi"/>
        </w:rPr>
        <w:t xml:space="preserve">investigation </w:t>
      </w:r>
      <w:r w:rsidR="00F96B31" w:rsidRPr="005515A8">
        <w:rPr>
          <w:rFonts w:cstheme="minorHAnsi"/>
        </w:rPr>
        <w:t xml:space="preserve">was </w:t>
      </w:r>
      <w:r w:rsidR="00D52075">
        <w:rPr>
          <w:rFonts w:cstheme="minorHAnsi"/>
        </w:rPr>
        <w:t xml:space="preserve">accomplished in a </w:t>
      </w:r>
      <w:r w:rsidR="00FE1272" w:rsidRPr="005515A8">
        <w:rPr>
          <w:rFonts w:cstheme="minorHAnsi"/>
        </w:rPr>
        <w:t xml:space="preserve">controlled </w:t>
      </w:r>
      <w:r w:rsidR="00D52075">
        <w:rPr>
          <w:rFonts w:cstheme="minorHAnsi"/>
        </w:rPr>
        <w:t>environment</w:t>
      </w:r>
      <w:r w:rsidR="00CD7F01" w:rsidRPr="005515A8">
        <w:rPr>
          <w:rFonts w:cstheme="minorHAnsi"/>
        </w:rPr>
        <w:t xml:space="preserve">, </w:t>
      </w:r>
      <w:r w:rsidR="00FE1272" w:rsidRPr="005515A8">
        <w:rPr>
          <w:rFonts w:cstheme="minorHAnsi"/>
        </w:rPr>
        <w:t xml:space="preserve">and </w:t>
      </w:r>
      <w:r w:rsidR="00D52075">
        <w:rPr>
          <w:rFonts w:cstheme="minorHAnsi"/>
        </w:rPr>
        <w:t xml:space="preserve">differences in recorded </w:t>
      </w:r>
      <w:r w:rsidR="001B69D0" w:rsidRPr="005515A8">
        <w:rPr>
          <w:rFonts w:cstheme="minorHAnsi"/>
        </w:rPr>
        <w:t>dose</w:t>
      </w:r>
      <w:r w:rsidR="00D52075">
        <w:rPr>
          <w:rFonts w:cstheme="minorHAnsi"/>
        </w:rPr>
        <w:t>s</w:t>
      </w:r>
      <w:r w:rsidR="001B69D0" w:rsidRPr="005515A8">
        <w:rPr>
          <w:rFonts w:cstheme="minorHAnsi"/>
        </w:rPr>
        <w:t xml:space="preserve"> </w:t>
      </w:r>
      <w:r w:rsidR="00D52075">
        <w:rPr>
          <w:rFonts w:cstheme="minorHAnsi"/>
        </w:rPr>
        <w:t>of</w:t>
      </w:r>
      <w:r w:rsidR="00FE1272" w:rsidRPr="005515A8">
        <w:rPr>
          <w:rFonts w:cstheme="minorHAnsi"/>
        </w:rPr>
        <w:t xml:space="preserve"> radiation </w:t>
      </w:r>
      <w:r w:rsidR="00CD7F01" w:rsidRPr="005515A8">
        <w:rPr>
          <w:rFonts w:cstheme="minorHAnsi"/>
        </w:rPr>
        <w:t>were</w:t>
      </w:r>
      <w:r w:rsidR="00FE1272" w:rsidRPr="005515A8">
        <w:rPr>
          <w:rFonts w:cstheme="minorHAnsi"/>
        </w:rPr>
        <w:t xml:space="preserve"> negligible</w:t>
      </w:r>
      <w:r w:rsidR="001B69D0" w:rsidRPr="005515A8">
        <w:rPr>
          <w:rFonts w:cstheme="minorHAnsi"/>
        </w:rPr>
        <w:t xml:space="preserve">. </w:t>
      </w:r>
      <w:r w:rsidR="00D52075">
        <w:rPr>
          <w:rFonts w:cstheme="minorHAnsi"/>
        </w:rPr>
        <w:t xml:space="preserve">Considering the development of technology in </w:t>
      </w:r>
      <w:r w:rsidR="00F96B31" w:rsidRPr="005515A8">
        <w:rPr>
          <w:rFonts w:cstheme="minorHAnsi"/>
        </w:rPr>
        <w:t xml:space="preserve">digital radiography </w:t>
      </w:r>
      <w:r w:rsidR="003A7BE0" w:rsidRPr="005515A8">
        <w:rPr>
          <w:rFonts w:cstheme="minorHAnsi"/>
        </w:rPr>
        <w:t xml:space="preserve">and </w:t>
      </w:r>
      <w:r w:rsidR="00D52075">
        <w:rPr>
          <w:rFonts w:cstheme="minorHAnsi"/>
        </w:rPr>
        <w:t xml:space="preserve">recent indication </w:t>
      </w:r>
      <w:r w:rsidR="003A7BE0" w:rsidRPr="005515A8">
        <w:rPr>
          <w:rFonts w:cstheme="minorHAnsi"/>
        </w:rPr>
        <w:t>of exposure risks</w:t>
      </w:r>
      <w:r w:rsidR="00D52075">
        <w:rPr>
          <w:rFonts w:cstheme="minorHAnsi"/>
        </w:rPr>
        <w:t xml:space="preserve"> to radiation</w:t>
      </w:r>
      <w:r w:rsidR="003A7BE0" w:rsidRPr="005515A8">
        <w:rPr>
          <w:rFonts w:cstheme="minorHAnsi"/>
        </w:rPr>
        <w:t xml:space="preserve">, </w:t>
      </w:r>
      <w:r w:rsidR="003A7BE0" w:rsidRPr="005515A8">
        <w:rPr>
          <w:rFonts w:cstheme="minorHAnsi"/>
        </w:rPr>
        <w:lastRenderedPageBreak/>
        <w:t xml:space="preserve">the </w:t>
      </w:r>
      <w:r w:rsidR="00F96B31" w:rsidRPr="005515A8">
        <w:rPr>
          <w:rFonts w:cstheme="minorHAnsi"/>
        </w:rPr>
        <w:t xml:space="preserve">NCRP </w:t>
      </w:r>
      <w:r w:rsidR="00D52075">
        <w:rPr>
          <w:rFonts w:cstheme="minorHAnsi"/>
        </w:rPr>
        <w:t xml:space="preserve">and AAPM </w:t>
      </w:r>
      <w:r w:rsidR="003A7BE0" w:rsidRPr="005515A8">
        <w:rPr>
          <w:rFonts w:cstheme="minorHAnsi"/>
        </w:rPr>
        <w:t>ha</w:t>
      </w:r>
      <w:r w:rsidR="00CD7F01" w:rsidRPr="005515A8">
        <w:rPr>
          <w:rFonts w:cstheme="minorHAnsi"/>
        </w:rPr>
        <w:t xml:space="preserve">ve provided guidance and </w:t>
      </w:r>
      <w:r w:rsidR="001B69D0" w:rsidRPr="005515A8">
        <w:rPr>
          <w:rFonts w:cstheme="minorHAnsi"/>
        </w:rPr>
        <w:t xml:space="preserve">their </w:t>
      </w:r>
      <w:r w:rsidR="00CD7F01" w:rsidRPr="005515A8">
        <w:rPr>
          <w:rFonts w:cstheme="minorHAnsi"/>
        </w:rPr>
        <w:t xml:space="preserve">rationale </w:t>
      </w:r>
      <w:r w:rsidR="005515A8">
        <w:rPr>
          <w:rFonts w:cstheme="minorHAnsi"/>
        </w:rPr>
        <w:t>for</w:t>
      </w:r>
      <w:r w:rsidR="00CD7F01" w:rsidRPr="005515A8">
        <w:rPr>
          <w:rFonts w:cstheme="minorHAnsi"/>
        </w:rPr>
        <w:t xml:space="preserve"> discontinuing</w:t>
      </w:r>
      <w:r w:rsidR="003A7BE0" w:rsidRPr="005515A8">
        <w:rPr>
          <w:rFonts w:cstheme="minorHAnsi"/>
        </w:rPr>
        <w:t xml:space="preserve"> gonadal and fetal shielding</w:t>
      </w:r>
      <w:r w:rsidR="00CD7F01" w:rsidRPr="005515A8">
        <w:rPr>
          <w:rFonts w:cstheme="minorHAnsi"/>
        </w:rPr>
        <w:t xml:space="preserve"> for abdominal and pelvic radiography procedures</w:t>
      </w:r>
      <w:r w:rsidR="009425F2" w:rsidRPr="005515A8">
        <w:rPr>
          <w:rFonts w:cstheme="minorHAnsi"/>
        </w:rPr>
        <w:t>.</w:t>
      </w:r>
      <w:r w:rsidR="005515A8" w:rsidRPr="005515A8">
        <w:rPr>
          <w:rFonts w:cstheme="minorHAnsi"/>
          <w:vertAlign w:val="superscript"/>
        </w:rPr>
        <w:t>1,3</w:t>
      </w:r>
      <w:r w:rsidR="003A7BE0" w:rsidRPr="005515A8">
        <w:rPr>
          <w:rFonts w:cstheme="minorHAnsi"/>
        </w:rPr>
        <w:t xml:space="preserve"> </w:t>
      </w:r>
    </w:p>
    <w:p w14:paraId="76355E95" w14:textId="77777777" w:rsidR="005515A8" w:rsidRDefault="005515A8" w:rsidP="005515A8">
      <w:pPr>
        <w:spacing w:after="0" w:line="240" w:lineRule="auto"/>
        <w:rPr>
          <w:rFonts w:cstheme="minorHAnsi"/>
          <w:b/>
          <w:bCs/>
        </w:rPr>
      </w:pPr>
    </w:p>
    <w:p w14:paraId="3DFBDA81" w14:textId="771EDDF1" w:rsidR="00CC3334" w:rsidRPr="005515A8" w:rsidRDefault="00A910FA" w:rsidP="005515A8">
      <w:pPr>
        <w:spacing w:after="0" w:line="240" w:lineRule="auto"/>
        <w:rPr>
          <w:rFonts w:cstheme="minorHAnsi"/>
          <w:b/>
          <w:bCs/>
        </w:rPr>
      </w:pPr>
      <w:r w:rsidRPr="005515A8">
        <w:rPr>
          <w:rFonts w:cstheme="minorHAnsi"/>
          <w:b/>
          <w:bCs/>
        </w:rPr>
        <w:t xml:space="preserve">Scientific </w:t>
      </w:r>
      <w:r w:rsidR="00F00A23" w:rsidRPr="005515A8">
        <w:rPr>
          <w:rFonts w:cstheme="minorHAnsi"/>
          <w:b/>
          <w:bCs/>
        </w:rPr>
        <w:t>Support</w:t>
      </w:r>
    </w:p>
    <w:p w14:paraId="35122A2C" w14:textId="6CD093F8" w:rsidR="00CC3334" w:rsidRPr="005515A8" w:rsidRDefault="00A910FA" w:rsidP="005515A8">
      <w:pPr>
        <w:pStyle w:val="NormalWeb"/>
        <w:spacing w:before="0" w:beforeAutospacing="0" w:after="0" w:afterAutospacing="0"/>
        <w:rPr>
          <w:rStyle w:val="Strong"/>
          <w:rFonts w:asciiTheme="minorHAnsi" w:hAnsiTheme="minorHAnsi" w:cstheme="minorHAnsi"/>
          <w:b w:val="0"/>
          <w:sz w:val="22"/>
          <w:szCs w:val="22"/>
        </w:rPr>
      </w:pPr>
      <w:r w:rsidRPr="005515A8">
        <w:rPr>
          <w:rStyle w:val="Strong"/>
          <w:rFonts w:asciiTheme="minorHAnsi" w:hAnsiTheme="minorHAnsi" w:cstheme="minorHAnsi"/>
          <w:sz w:val="22"/>
          <w:szCs w:val="22"/>
        </w:rPr>
        <w:tab/>
      </w:r>
      <w:r w:rsidRPr="005515A8">
        <w:rPr>
          <w:rStyle w:val="Strong"/>
          <w:rFonts w:asciiTheme="minorHAnsi" w:hAnsiTheme="minorHAnsi" w:cstheme="minorHAnsi"/>
          <w:b w:val="0"/>
          <w:sz w:val="22"/>
          <w:szCs w:val="22"/>
        </w:rPr>
        <w:t xml:space="preserve">In the </w:t>
      </w:r>
      <w:r w:rsidR="00C16DCA">
        <w:rPr>
          <w:rStyle w:val="Strong"/>
          <w:rFonts w:asciiTheme="minorHAnsi" w:hAnsiTheme="minorHAnsi" w:cstheme="minorHAnsi"/>
          <w:b w:val="0"/>
          <w:sz w:val="22"/>
          <w:szCs w:val="22"/>
        </w:rPr>
        <w:t xml:space="preserve">late </w:t>
      </w:r>
      <w:r w:rsidRPr="005515A8">
        <w:rPr>
          <w:rStyle w:val="Strong"/>
          <w:rFonts w:asciiTheme="minorHAnsi" w:hAnsiTheme="minorHAnsi" w:cstheme="minorHAnsi"/>
          <w:b w:val="0"/>
          <w:sz w:val="22"/>
          <w:szCs w:val="22"/>
        </w:rPr>
        <w:t xml:space="preserve">1950s, the linear no-threshold (LNT) dose-response relationship became the </w:t>
      </w:r>
      <w:r w:rsidR="00904441">
        <w:rPr>
          <w:rStyle w:val="Strong"/>
          <w:rFonts w:asciiTheme="minorHAnsi" w:hAnsiTheme="minorHAnsi" w:cstheme="minorHAnsi"/>
          <w:b w:val="0"/>
          <w:sz w:val="22"/>
          <w:szCs w:val="22"/>
        </w:rPr>
        <w:t xml:space="preserve">model used in </w:t>
      </w:r>
      <w:r w:rsidRPr="005515A8">
        <w:rPr>
          <w:rStyle w:val="Strong"/>
          <w:rFonts w:asciiTheme="minorHAnsi" w:hAnsiTheme="minorHAnsi" w:cstheme="minorHAnsi"/>
          <w:b w:val="0"/>
          <w:sz w:val="22"/>
          <w:szCs w:val="22"/>
        </w:rPr>
        <w:t>radiation protection</w:t>
      </w:r>
      <w:r w:rsidR="00904441">
        <w:rPr>
          <w:rStyle w:val="Strong"/>
          <w:rFonts w:asciiTheme="minorHAnsi" w:hAnsiTheme="minorHAnsi" w:cstheme="minorHAnsi"/>
          <w:b w:val="0"/>
          <w:sz w:val="22"/>
          <w:szCs w:val="22"/>
        </w:rPr>
        <w:t xml:space="preserve"> to estimate health effects.</w:t>
      </w:r>
      <w:r w:rsidR="00904441" w:rsidRPr="00904441">
        <w:rPr>
          <w:rStyle w:val="Strong"/>
          <w:rFonts w:asciiTheme="minorHAnsi" w:hAnsiTheme="minorHAnsi" w:cstheme="minorHAnsi"/>
          <w:b w:val="0"/>
          <w:sz w:val="22"/>
          <w:szCs w:val="22"/>
          <w:vertAlign w:val="superscript"/>
        </w:rPr>
        <w:t>8</w:t>
      </w:r>
      <w:r w:rsidRPr="005515A8">
        <w:rPr>
          <w:rStyle w:val="Strong"/>
          <w:rFonts w:asciiTheme="minorHAnsi" w:hAnsiTheme="minorHAnsi" w:cstheme="minorHAnsi"/>
          <w:b w:val="0"/>
          <w:sz w:val="22"/>
          <w:szCs w:val="22"/>
        </w:rPr>
        <w:t xml:space="preserve"> This relationship states that any dose</w:t>
      </w:r>
      <w:r w:rsidR="00C84EEB" w:rsidRPr="005515A8">
        <w:rPr>
          <w:rStyle w:val="Strong"/>
          <w:rFonts w:asciiTheme="minorHAnsi" w:hAnsiTheme="minorHAnsi" w:cstheme="minorHAnsi"/>
          <w:b w:val="0"/>
          <w:sz w:val="22"/>
          <w:szCs w:val="22"/>
        </w:rPr>
        <w:t xml:space="preserve"> produces a response</w:t>
      </w:r>
      <w:r w:rsidR="008440C2" w:rsidRPr="005515A8">
        <w:rPr>
          <w:rStyle w:val="Strong"/>
          <w:rFonts w:asciiTheme="minorHAnsi" w:hAnsiTheme="minorHAnsi" w:cstheme="minorHAnsi"/>
          <w:b w:val="0"/>
          <w:sz w:val="22"/>
          <w:szCs w:val="22"/>
        </w:rPr>
        <w:t>,</w:t>
      </w:r>
      <w:r w:rsidR="00C84EEB" w:rsidRPr="005515A8">
        <w:rPr>
          <w:rStyle w:val="Strong"/>
          <w:rFonts w:asciiTheme="minorHAnsi" w:hAnsiTheme="minorHAnsi" w:cstheme="minorHAnsi"/>
          <w:b w:val="0"/>
          <w:sz w:val="22"/>
          <w:szCs w:val="22"/>
        </w:rPr>
        <w:t xml:space="preserve"> regardless of </w:t>
      </w:r>
      <w:r w:rsidR="00904441">
        <w:rPr>
          <w:rStyle w:val="Strong"/>
          <w:rFonts w:asciiTheme="minorHAnsi" w:hAnsiTheme="minorHAnsi" w:cstheme="minorHAnsi"/>
          <w:b w:val="0"/>
          <w:sz w:val="22"/>
          <w:szCs w:val="22"/>
        </w:rPr>
        <w:t xml:space="preserve">the </w:t>
      </w:r>
      <w:r w:rsidR="00C84EEB" w:rsidRPr="005515A8">
        <w:rPr>
          <w:rStyle w:val="Strong"/>
          <w:rFonts w:asciiTheme="minorHAnsi" w:hAnsiTheme="minorHAnsi" w:cstheme="minorHAnsi"/>
          <w:b w:val="0"/>
          <w:sz w:val="22"/>
          <w:szCs w:val="22"/>
        </w:rPr>
        <w:t>siz</w:t>
      </w:r>
      <w:r w:rsidRPr="005515A8">
        <w:rPr>
          <w:rStyle w:val="Strong"/>
          <w:rFonts w:asciiTheme="minorHAnsi" w:hAnsiTheme="minorHAnsi" w:cstheme="minorHAnsi"/>
          <w:b w:val="0"/>
          <w:sz w:val="22"/>
          <w:szCs w:val="22"/>
        </w:rPr>
        <w:t xml:space="preserve">e </w:t>
      </w:r>
      <w:r w:rsidR="00904441">
        <w:rPr>
          <w:rStyle w:val="Strong"/>
          <w:rFonts w:asciiTheme="minorHAnsi" w:hAnsiTheme="minorHAnsi" w:cstheme="minorHAnsi"/>
          <w:b w:val="0"/>
          <w:sz w:val="22"/>
          <w:szCs w:val="22"/>
        </w:rPr>
        <w:t>of the dose.</w:t>
      </w:r>
      <w:r w:rsidR="00904441" w:rsidRPr="00904441">
        <w:rPr>
          <w:rStyle w:val="Strong"/>
          <w:rFonts w:asciiTheme="minorHAnsi" w:hAnsiTheme="minorHAnsi" w:cstheme="minorHAnsi"/>
          <w:b w:val="0"/>
          <w:sz w:val="22"/>
          <w:szCs w:val="22"/>
          <w:vertAlign w:val="superscript"/>
        </w:rPr>
        <w:t>9</w:t>
      </w:r>
      <w:r w:rsidRPr="005515A8">
        <w:rPr>
          <w:rStyle w:val="Strong"/>
          <w:rFonts w:asciiTheme="minorHAnsi" w:hAnsiTheme="minorHAnsi" w:cstheme="minorHAnsi"/>
          <w:b w:val="0"/>
          <w:sz w:val="22"/>
          <w:szCs w:val="22"/>
        </w:rPr>
        <w:t xml:space="preserve"> However, there have not been any epidemiological studies </w:t>
      </w:r>
      <w:r w:rsidR="008440C2" w:rsidRPr="005515A8">
        <w:rPr>
          <w:rStyle w:val="Strong"/>
          <w:rFonts w:asciiTheme="minorHAnsi" w:hAnsiTheme="minorHAnsi" w:cstheme="minorHAnsi"/>
          <w:b w:val="0"/>
          <w:sz w:val="22"/>
          <w:szCs w:val="22"/>
        </w:rPr>
        <w:t xml:space="preserve">on low-dose responses in over </w:t>
      </w:r>
      <w:r w:rsidR="00904441">
        <w:rPr>
          <w:rStyle w:val="Strong"/>
          <w:rFonts w:asciiTheme="minorHAnsi" w:hAnsiTheme="minorHAnsi" w:cstheme="minorHAnsi"/>
          <w:b w:val="0"/>
          <w:sz w:val="22"/>
          <w:szCs w:val="22"/>
        </w:rPr>
        <w:t>15</w:t>
      </w:r>
      <w:r w:rsidR="008440C2" w:rsidRPr="005515A8">
        <w:rPr>
          <w:rStyle w:val="Strong"/>
          <w:rFonts w:asciiTheme="minorHAnsi" w:hAnsiTheme="minorHAnsi" w:cstheme="minorHAnsi"/>
          <w:b w:val="0"/>
          <w:sz w:val="22"/>
          <w:szCs w:val="22"/>
        </w:rPr>
        <w:t xml:space="preserve"> year</w:t>
      </w:r>
      <w:r w:rsidRPr="005515A8">
        <w:rPr>
          <w:rStyle w:val="Strong"/>
          <w:rFonts w:asciiTheme="minorHAnsi" w:hAnsiTheme="minorHAnsi" w:cstheme="minorHAnsi"/>
          <w:b w:val="0"/>
          <w:sz w:val="22"/>
          <w:szCs w:val="22"/>
        </w:rPr>
        <w:t xml:space="preserve">s; all studies have been based on </w:t>
      </w:r>
      <w:r w:rsidR="00C16DCA">
        <w:rPr>
          <w:rStyle w:val="Strong"/>
          <w:rFonts w:asciiTheme="minorHAnsi" w:hAnsiTheme="minorHAnsi" w:cstheme="minorHAnsi"/>
          <w:b w:val="0"/>
          <w:sz w:val="22"/>
          <w:szCs w:val="22"/>
        </w:rPr>
        <w:t xml:space="preserve">critical </w:t>
      </w:r>
      <w:r w:rsidRPr="005515A8">
        <w:rPr>
          <w:rStyle w:val="Strong"/>
          <w:rFonts w:asciiTheme="minorHAnsi" w:hAnsiTheme="minorHAnsi" w:cstheme="minorHAnsi"/>
          <w:b w:val="0"/>
          <w:sz w:val="22"/>
          <w:szCs w:val="22"/>
        </w:rPr>
        <w:t xml:space="preserve">exposures at moderate-to-high </w:t>
      </w:r>
      <w:r w:rsidR="00C16DCA">
        <w:rPr>
          <w:rStyle w:val="Strong"/>
          <w:rFonts w:asciiTheme="minorHAnsi" w:hAnsiTheme="minorHAnsi" w:cstheme="minorHAnsi"/>
          <w:b w:val="0"/>
          <w:sz w:val="22"/>
          <w:szCs w:val="22"/>
        </w:rPr>
        <w:t xml:space="preserve">levels of radiation </w:t>
      </w:r>
      <w:r w:rsidRPr="005515A8">
        <w:rPr>
          <w:rStyle w:val="Strong"/>
          <w:rFonts w:asciiTheme="minorHAnsi" w:hAnsiTheme="minorHAnsi" w:cstheme="minorHAnsi"/>
          <w:b w:val="0"/>
          <w:sz w:val="22"/>
          <w:szCs w:val="22"/>
        </w:rPr>
        <w:t>dose</w:t>
      </w:r>
      <w:r w:rsidR="00C16DCA">
        <w:rPr>
          <w:rStyle w:val="Strong"/>
          <w:rFonts w:asciiTheme="minorHAnsi" w:hAnsiTheme="minorHAnsi" w:cstheme="minorHAnsi"/>
          <w:b w:val="0"/>
          <w:sz w:val="22"/>
          <w:szCs w:val="22"/>
        </w:rPr>
        <w:t>s</w:t>
      </w:r>
      <w:r w:rsidR="00904441">
        <w:rPr>
          <w:rStyle w:val="Strong"/>
          <w:rFonts w:asciiTheme="minorHAnsi" w:hAnsiTheme="minorHAnsi" w:cstheme="minorHAnsi"/>
          <w:b w:val="0"/>
          <w:sz w:val="22"/>
          <w:szCs w:val="22"/>
        </w:rPr>
        <w:t>.</w:t>
      </w:r>
      <w:r w:rsidR="00904441" w:rsidRPr="00904441">
        <w:rPr>
          <w:rStyle w:val="Strong"/>
          <w:rFonts w:asciiTheme="minorHAnsi" w:hAnsiTheme="minorHAnsi" w:cstheme="minorHAnsi"/>
          <w:b w:val="0"/>
          <w:sz w:val="22"/>
          <w:szCs w:val="22"/>
          <w:vertAlign w:val="superscript"/>
        </w:rPr>
        <w:t>8</w:t>
      </w:r>
      <w:r w:rsidRPr="005515A8">
        <w:rPr>
          <w:rStyle w:val="Strong"/>
          <w:rFonts w:asciiTheme="minorHAnsi" w:hAnsiTheme="minorHAnsi" w:cstheme="minorHAnsi"/>
          <w:b w:val="0"/>
          <w:sz w:val="22"/>
          <w:szCs w:val="22"/>
        </w:rPr>
        <w:t xml:space="preserve"> The LNT model does not </w:t>
      </w:r>
      <w:r w:rsidR="00CD7F01" w:rsidRPr="005515A8">
        <w:rPr>
          <w:rStyle w:val="Strong"/>
          <w:rFonts w:asciiTheme="minorHAnsi" w:hAnsiTheme="minorHAnsi" w:cstheme="minorHAnsi"/>
          <w:b w:val="0"/>
          <w:sz w:val="22"/>
          <w:szCs w:val="22"/>
        </w:rPr>
        <w:t>consider</w:t>
      </w:r>
      <w:r w:rsidRPr="005515A8">
        <w:rPr>
          <w:rStyle w:val="Strong"/>
          <w:rFonts w:asciiTheme="minorHAnsi" w:hAnsiTheme="minorHAnsi" w:cstheme="minorHAnsi"/>
          <w:b w:val="0"/>
          <w:sz w:val="22"/>
          <w:szCs w:val="22"/>
        </w:rPr>
        <w:t xml:space="preserve"> </w:t>
      </w:r>
      <w:r w:rsidR="00E11DC9" w:rsidRPr="005515A8">
        <w:rPr>
          <w:rStyle w:val="Strong"/>
          <w:rFonts w:asciiTheme="minorHAnsi" w:hAnsiTheme="minorHAnsi" w:cstheme="minorHAnsi"/>
          <w:b w:val="0"/>
          <w:sz w:val="22"/>
          <w:szCs w:val="22"/>
        </w:rPr>
        <w:t>technological advances</w:t>
      </w:r>
      <w:r w:rsidRPr="005515A8">
        <w:rPr>
          <w:rStyle w:val="Strong"/>
          <w:rFonts w:asciiTheme="minorHAnsi" w:hAnsiTheme="minorHAnsi" w:cstheme="minorHAnsi"/>
          <w:b w:val="0"/>
          <w:sz w:val="22"/>
          <w:szCs w:val="22"/>
        </w:rPr>
        <w:t>, such as digital radiography equipment</w:t>
      </w:r>
      <w:r w:rsidR="00385354" w:rsidRPr="005515A8">
        <w:rPr>
          <w:rStyle w:val="Strong"/>
          <w:rFonts w:asciiTheme="minorHAnsi" w:hAnsiTheme="minorHAnsi" w:cstheme="minorHAnsi"/>
          <w:b w:val="0"/>
          <w:sz w:val="22"/>
          <w:szCs w:val="22"/>
        </w:rPr>
        <w:t xml:space="preserve"> (improved detectors and generators) </w:t>
      </w:r>
      <w:r w:rsidRPr="005515A8">
        <w:rPr>
          <w:rStyle w:val="Strong"/>
          <w:rFonts w:asciiTheme="minorHAnsi" w:hAnsiTheme="minorHAnsi" w:cstheme="minorHAnsi"/>
          <w:b w:val="0"/>
          <w:sz w:val="22"/>
          <w:szCs w:val="22"/>
        </w:rPr>
        <w:t xml:space="preserve">or </w:t>
      </w:r>
      <w:r w:rsidR="00E11DC9" w:rsidRPr="005515A8">
        <w:rPr>
          <w:rStyle w:val="Strong"/>
          <w:rFonts w:asciiTheme="minorHAnsi" w:hAnsiTheme="minorHAnsi" w:cstheme="minorHAnsi"/>
          <w:b w:val="0"/>
          <w:sz w:val="22"/>
          <w:szCs w:val="22"/>
        </w:rPr>
        <w:t xml:space="preserve">the </w:t>
      </w:r>
      <w:r w:rsidR="005C3B7B" w:rsidRPr="005515A8">
        <w:rPr>
          <w:rStyle w:val="Strong"/>
          <w:rFonts w:asciiTheme="minorHAnsi" w:hAnsiTheme="minorHAnsi" w:cstheme="minorHAnsi"/>
          <w:b w:val="0"/>
          <w:sz w:val="22"/>
          <w:szCs w:val="22"/>
        </w:rPr>
        <w:t>time between ionizing radiation imaging procedures</w:t>
      </w:r>
      <w:r w:rsidRPr="005515A8">
        <w:rPr>
          <w:rStyle w:val="Strong"/>
          <w:rFonts w:asciiTheme="minorHAnsi" w:hAnsiTheme="minorHAnsi" w:cstheme="minorHAnsi"/>
          <w:b w:val="0"/>
          <w:sz w:val="22"/>
          <w:szCs w:val="22"/>
        </w:rPr>
        <w:t xml:space="preserve">. </w:t>
      </w:r>
      <w:commentRangeStart w:id="7"/>
      <w:r w:rsidRPr="005515A8">
        <w:rPr>
          <w:rStyle w:val="Strong"/>
          <w:rFonts w:asciiTheme="minorHAnsi" w:hAnsiTheme="minorHAnsi" w:cstheme="minorHAnsi"/>
          <w:b w:val="0"/>
          <w:sz w:val="22"/>
          <w:szCs w:val="22"/>
        </w:rPr>
        <w:t>In 195</w:t>
      </w:r>
      <w:r w:rsidR="00904441">
        <w:rPr>
          <w:rStyle w:val="Strong"/>
          <w:rFonts w:asciiTheme="minorHAnsi" w:hAnsiTheme="minorHAnsi" w:cstheme="minorHAnsi"/>
          <w:b w:val="0"/>
          <w:sz w:val="22"/>
          <w:szCs w:val="22"/>
        </w:rPr>
        <w:t>9</w:t>
      </w:r>
      <w:r w:rsidRPr="005515A8">
        <w:rPr>
          <w:rStyle w:val="Strong"/>
          <w:rFonts w:asciiTheme="minorHAnsi" w:hAnsiTheme="minorHAnsi" w:cstheme="minorHAnsi"/>
          <w:b w:val="0"/>
          <w:sz w:val="22"/>
          <w:szCs w:val="22"/>
        </w:rPr>
        <w:t xml:space="preserve">, the approximate </w:t>
      </w:r>
      <w:r w:rsidR="003A1D1F">
        <w:rPr>
          <w:rStyle w:val="Strong"/>
          <w:rFonts w:asciiTheme="minorHAnsi" w:hAnsiTheme="minorHAnsi" w:cstheme="minorHAnsi"/>
          <w:b w:val="0"/>
          <w:sz w:val="22"/>
          <w:szCs w:val="22"/>
        </w:rPr>
        <w:t xml:space="preserve">entrance skin </w:t>
      </w:r>
      <w:r w:rsidRPr="005515A8">
        <w:rPr>
          <w:rStyle w:val="Strong"/>
          <w:rFonts w:asciiTheme="minorHAnsi" w:hAnsiTheme="minorHAnsi" w:cstheme="minorHAnsi"/>
          <w:b w:val="0"/>
          <w:sz w:val="22"/>
          <w:szCs w:val="22"/>
        </w:rPr>
        <w:t xml:space="preserve">dose </w:t>
      </w:r>
      <w:r w:rsidR="003A1D1F">
        <w:rPr>
          <w:rStyle w:val="Strong"/>
          <w:rFonts w:asciiTheme="minorHAnsi" w:hAnsiTheme="minorHAnsi" w:cstheme="minorHAnsi"/>
          <w:b w:val="0"/>
          <w:sz w:val="22"/>
          <w:szCs w:val="22"/>
        </w:rPr>
        <w:t>to</w:t>
      </w:r>
      <w:r w:rsidRPr="005515A8">
        <w:rPr>
          <w:rStyle w:val="Strong"/>
          <w:rFonts w:asciiTheme="minorHAnsi" w:hAnsiTheme="minorHAnsi" w:cstheme="minorHAnsi"/>
          <w:b w:val="0"/>
          <w:sz w:val="22"/>
          <w:szCs w:val="22"/>
        </w:rPr>
        <w:t xml:space="preserve"> a </w:t>
      </w:r>
      <w:r w:rsidR="00904441">
        <w:rPr>
          <w:rStyle w:val="Strong"/>
          <w:rFonts w:asciiTheme="minorHAnsi" w:hAnsiTheme="minorHAnsi" w:cstheme="minorHAnsi"/>
          <w:b w:val="0"/>
          <w:sz w:val="22"/>
          <w:szCs w:val="22"/>
        </w:rPr>
        <w:t xml:space="preserve">4-year-old male patient </w:t>
      </w:r>
      <w:r w:rsidR="003A1D1F">
        <w:rPr>
          <w:rStyle w:val="Strong"/>
          <w:rFonts w:asciiTheme="minorHAnsi" w:hAnsiTheme="minorHAnsi" w:cstheme="minorHAnsi"/>
          <w:b w:val="0"/>
          <w:sz w:val="22"/>
          <w:szCs w:val="22"/>
        </w:rPr>
        <w:t xml:space="preserve">having </w:t>
      </w:r>
      <w:r w:rsidR="00904441">
        <w:rPr>
          <w:rStyle w:val="Strong"/>
          <w:rFonts w:asciiTheme="minorHAnsi" w:hAnsiTheme="minorHAnsi" w:cstheme="minorHAnsi"/>
          <w:b w:val="0"/>
          <w:sz w:val="22"/>
          <w:szCs w:val="22"/>
        </w:rPr>
        <w:t>a pelvis examination</w:t>
      </w:r>
      <w:r w:rsidRPr="005515A8">
        <w:rPr>
          <w:rStyle w:val="Strong"/>
          <w:rFonts w:asciiTheme="minorHAnsi" w:hAnsiTheme="minorHAnsi" w:cstheme="minorHAnsi"/>
          <w:b w:val="0"/>
          <w:sz w:val="22"/>
          <w:szCs w:val="22"/>
        </w:rPr>
        <w:t xml:space="preserve"> was </w:t>
      </w:r>
      <w:r w:rsidR="00904441">
        <w:rPr>
          <w:rStyle w:val="Strong"/>
          <w:rFonts w:asciiTheme="minorHAnsi" w:hAnsiTheme="minorHAnsi" w:cstheme="minorHAnsi"/>
          <w:b w:val="0"/>
          <w:sz w:val="22"/>
          <w:szCs w:val="22"/>
        </w:rPr>
        <w:t>2.5</w:t>
      </w:r>
      <w:r w:rsidRPr="005515A8">
        <w:rPr>
          <w:rStyle w:val="Strong"/>
          <w:rFonts w:asciiTheme="minorHAnsi" w:hAnsiTheme="minorHAnsi" w:cstheme="minorHAnsi"/>
          <w:b w:val="0"/>
          <w:sz w:val="22"/>
          <w:szCs w:val="22"/>
        </w:rPr>
        <w:t xml:space="preserve"> mGy</w:t>
      </w:r>
      <w:r w:rsidR="00904441">
        <w:rPr>
          <w:rStyle w:val="Strong"/>
          <w:rFonts w:asciiTheme="minorHAnsi" w:hAnsiTheme="minorHAnsi" w:cstheme="minorHAnsi"/>
          <w:b w:val="0"/>
          <w:sz w:val="22"/>
          <w:szCs w:val="22"/>
        </w:rPr>
        <w:t>.</w:t>
      </w:r>
      <w:r w:rsidR="00904441" w:rsidRPr="00904441">
        <w:rPr>
          <w:rStyle w:val="Strong"/>
          <w:rFonts w:asciiTheme="minorHAnsi" w:hAnsiTheme="minorHAnsi" w:cstheme="minorHAnsi"/>
          <w:b w:val="0"/>
          <w:sz w:val="22"/>
          <w:szCs w:val="22"/>
          <w:vertAlign w:val="superscript"/>
        </w:rPr>
        <w:t>2</w:t>
      </w:r>
      <w:r w:rsidRPr="005515A8">
        <w:rPr>
          <w:rStyle w:val="Strong"/>
          <w:rFonts w:asciiTheme="minorHAnsi" w:hAnsiTheme="minorHAnsi" w:cstheme="minorHAnsi"/>
          <w:b w:val="0"/>
          <w:sz w:val="22"/>
          <w:szCs w:val="22"/>
        </w:rPr>
        <w:t xml:space="preserve"> </w:t>
      </w:r>
      <w:r w:rsidR="00904441">
        <w:rPr>
          <w:rStyle w:val="Strong"/>
          <w:rFonts w:asciiTheme="minorHAnsi" w:hAnsiTheme="minorHAnsi" w:cstheme="minorHAnsi"/>
          <w:b w:val="0"/>
          <w:sz w:val="22"/>
          <w:szCs w:val="22"/>
        </w:rPr>
        <w:t>By</w:t>
      </w:r>
      <w:r w:rsidRPr="005515A8">
        <w:rPr>
          <w:rStyle w:val="Strong"/>
          <w:rFonts w:asciiTheme="minorHAnsi" w:hAnsiTheme="minorHAnsi" w:cstheme="minorHAnsi"/>
          <w:b w:val="0"/>
          <w:sz w:val="22"/>
          <w:szCs w:val="22"/>
        </w:rPr>
        <w:t xml:space="preserve"> 2</w:t>
      </w:r>
      <w:r w:rsidR="00904441">
        <w:rPr>
          <w:rStyle w:val="Strong"/>
          <w:rFonts w:asciiTheme="minorHAnsi" w:hAnsiTheme="minorHAnsi" w:cstheme="minorHAnsi"/>
          <w:b w:val="0"/>
          <w:sz w:val="22"/>
          <w:szCs w:val="22"/>
        </w:rPr>
        <w:t>012</w:t>
      </w:r>
      <w:r w:rsidRPr="005515A8">
        <w:rPr>
          <w:rStyle w:val="Strong"/>
          <w:rFonts w:asciiTheme="minorHAnsi" w:hAnsiTheme="minorHAnsi" w:cstheme="minorHAnsi"/>
          <w:b w:val="0"/>
          <w:sz w:val="22"/>
          <w:szCs w:val="22"/>
        </w:rPr>
        <w:t>, the approximate dose was 0.</w:t>
      </w:r>
      <w:r w:rsidR="00904441">
        <w:rPr>
          <w:rStyle w:val="Strong"/>
          <w:rFonts w:asciiTheme="minorHAnsi" w:hAnsiTheme="minorHAnsi" w:cstheme="minorHAnsi"/>
          <w:b w:val="0"/>
          <w:sz w:val="22"/>
          <w:szCs w:val="22"/>
        </w:rPr>
        <w:t>01</w:t>
      </w:r>
      <w:r w:rsidRPr="005515A8">
        <w:rPr>
          <w:rStyle w:val="Strong"/>
          <w:rFonts w:asciiTheme="minorHAnsi" w:hAnsiTheme="minorHAnsi" w:cstheme="minorHAnsi"/>
          <w:b w:val="0"/>
          <w:sz w:val="22"/>
          <w:szCs w:val="22"/>
        </w:rPr>
        <w:t xml:space="preserve"> mGy.</w:t>
      </w:r>
      <w:r w:rsidR="00904441">
        <w:rPr>
          <w:rStyle w:val="Strong"/>
          <w:rFonts w:asciiTheme="minorHAnsi" w:hAnsiTheme="minorHAnsi" w:cstheme="minorHAnsi"/>
          <w:b w:val="0"/>
          <w:sz w:val="22"/>
          <w:szCs w:val="22"/>
          <w:vertAlign w:val="superscript"/>
        </w:rPr>
        <w:t xml:space="preserve"> </w:t>
      </w:r>
      <w:r w:rsidRPr="005515A8">
        <w:rPr>
          <w:rStyle w:val="Strong"/>
          <w:rFonts w:asciiTheme="minorHAnsi" w:hAnsiTheme="minorHAnsi" w:cstheme="minorHAnsi"/>
          <w:b w:val="0"/>
          <w:sz w:val="22"/>
          <w:szCs w:val="22"/>
        </w:rPr>
        <w:t>The approximate dose of a newborn KUB in 1951 was approximately 1.4 mGy</w:t>
      </w:r>
      <w:r w:rsidR="008440C2" w:rsidRPr="005515A8">
        <w:rPr>
          <w:rStyle w:val="Strong"/>
          <w:rFonts w:asciiTheme="minorHAnsi" w:hAnsiTheme="minorHAnsi" w:cstheme="minorHAnsi"/>
          <w:b w:val="0"/>
          <w:sz w:val="22"/>
          <w:szCs w:val="22"/>
        </w:rPr>
        <w:t>,</w:t>
      </w:r>
      <w:r w:rsidRPr="005515A8">
        <w:rPr>
          <w:rStyle w:val="Strong"/>
          <w:rFonts w:asciiTheme="minorHAnsi" w:hAnsiTheme="minorHAnsi" w:cstheme="minorHAnsi"/>
          <w:b w:val="0"/>
          <w:sz w:val="22"/>
          <w:szCs w:val="22"/>
        </w:rPr>
        <w:t xml:space="preserve"> and </w:t>
      </w:r>
      <w:r w:rsidR="005C3B7B" w:rsidRPr="005515A8">
        <w:rPr>
          <w:rStyle w:val="Strong"/>
          <w:rFonts w:asciiTheme="minorHAnsi" w:hAnsiTheme="minorHAnsi" w:cstheme="minorHAnsi"/>
          <w:b w:val="0"/>
          <w:sz w:val="22"/>
          <w:szCs w:val="22"/>
        </w:rPr>
        <w:t>in 2020</w:t>
      </w:r>
      <w:r w:rsidR="008440C2" w:rsidRPr="005515A8">
        <w:rPr>
          <w:rStyle w:val="Strong"/>
          <w:rFonts w:asciiTheme="minorHAnsi" w:hAnsiTheme="minorHAnsi" w:cstheme="minorHAnsi"/>
          <w:b w:val="0"/>
          <w:sz w:val="22"/>
          <w:szCs w:val="22"/>
        </w:rPr>
        <w:t>,</w:t>
      </w:r>
      <w:r w:rsidR="005C3B7B" w:rsidRPr="005515A8">
        <w:rPr>
          <w:rStyle w:val="Strong"/>
          <w:rFonts w:asciiTheme="minorHAnsi" w:hAnsiTheme="minorHAnsi" w:cstheme="minorHAnsi"/>
          <w:b w:val="0"/>
          <w:sz w:val="22"/>
          <w:szCs w:val="22"/>
        </w:rPr>
        <w:t xml:space="preserve"> </w:t>
      </w:r>
      <w:r w:rsidRPr="005515A8">
        <w:rPr>
          <w:rStyle w:val="Strong"/>
          <w:rFonts w:asciiTheme="minorHAnsi" w:hAnsiTheme="minorHAnsi" w:cstheme="minorHAnsi"/>
          <w:b w:val="0"/>
          <w:sz w:val="22"/>
          <w:szCs w:val="22"/>
        </w:rPr>
        <w:t xml:space="preserve">approximately 0.07 mGy. </w:t>
      </w:r>
      <w:commentRangeEnd w:id="7"/>
      <w:r w:rsidR="000C17A6">
        <w:rPr>
          <w:rStyle w:val="CommentReference"/>
          <w:rFonts w:asciiTheme="minorHAnsi" w:eastAsiaTheme="minorHAnsi" w:hAnsiTheme="minorHAnsi" w:cstheme="minorBidi"/>
        </w:rPr>
        <w:commentReference w:id="7"/>
      </w:r>
    </w:p>
    <w:p w14:paraId="5510DAB1" w14:textId="70F13BF8" w:rsidR="00CC3334" w:rsidRPr="005515A8" w:rsidRDefault="00A910FA" w:rsidP="005515A8">
      <w:pPr>
        <w:pStyle w:val="NormalWeb"/>
        <w:spacing w:before="0" w:beforeAutospacing="0" w:after="0" w:afterAutospacing="0"/>
        <w:ind w:firstLine="720"/>
        <w:rPr>
          <w:rStyle w:val="Strong"/>
          <w:rFonts w:asciiTheme="minorHAnsi" w:hAnsiTheme="minorHAnsi" w:cstheme="minorHAnsi"/>
          <w:b w:val="0"/>
          <w:sz w:val="22"/>
          <w:szCs w:val="22"/>
        </w:rPr>
      </w:pPr>
      <w:commentRangeStart w:id="8"/>
      <w:r w:rsidRPr="005515A8">
        <w:rPr>
          <w:rStyle w:val="Strong"/>
          <w:rFonts w:asciiTheme="minorHAnsi" w:hAnsiTheme="minorHAnsi" w:cstheme="minorHAnsi"/>
          <w:b w:val="0"/>
          <w:sz w:val="22"/>
          <w:szCs w:val="22"/>
        </w:rPr>
        <w:t xml:space="preserve">In radiation therapy, techniques such as priming doses and </w:t>
      </w:r>
      <w:r w:rsidR="005C3B7B" w:rsidRPr="005515A8">
        <w:rPr>
          <w:rStyle w:val="Strong"/>
          <w:rFonts w:asciiTheme="minorHAnsi" w:hAnsiTheme="minorHAnsi" w:cstheme="minorHAnsi"/>
          <w:b w:val="0"/>
          <w:sz w:val="22"/>
          <w:szCs w:val="22"/>
        </w:rPr>
        <w:t xml:space="preserve">dose </w:t>
      </w:r>
      <w:r w:rsidRPr="005515A8">
        <w:rPr>
          <w:rStyle w:val="Strong"/>
          <w:rFonts w:asciiTheme="minorHAnsi" w:hAnsiTheme="minorHAnsi" w:cstheme="minorHAnsi"/>
          <w:b w:val="0"/>
          <w:sz w:val="22"/>
          <w:szCs w:val="22"/>
        </w:rPr>
        <w:t xml:space="preserve">fractionation </w:t>
      </w:r>
      <w:r w:rsidR="005C3B7B" w:rsidRPr="005515A8">
        <w:rPr>
          <w:rStyle w:val="Strong"/>
          <w:rFonts w:asciiTheme="minorHAnsi" w:hAnsiTheme="minorHAnsi" w:cstheme="minorHAnsi"/>
          <w:b w:val="0"/>
          <w:sz w:val="22"/>
          <w:szCs w:val="22"/>
        </w:rPr>
        <w:t>treatment delivery</w:t>
      </w:r>
      <w:r w:rsidRPr="005515A8">
        <w:rPr>
          <w:rStyle w:val="Strong"/>
          <w:rFonts w:asciiTheme="minorHAnsi" w:hAnsiTheme="minorHAnsi" w:cstheme="minorHAnsi"/>
          <w:b w:val="0"/>
          <w:sz w:val="22"/>
          <w:szCs w:val="22"/>
        </w:rPr>
        <w:t xml:space="preserve"> method</w:t>
      </w:r>
      <w:r w:rsidR="005C3B7B" w:rsidRPr="005515A8">
        <w:rPr>
          <w:rStyle w:val="Strong"/>
          <w:rFonts w:asciiTheme="minorHAnsi" w:hAnsiTheme="minorHAnsi" w:cstheme="minorHAnsi"/>
          <w:b w:val="0"/>
          <w:sz w:val="22"/>
          <w:szCs w:val="22"/>
        </w:rPr>
        <w:t>s</w:t>
      </w:r>
      <w:r w:rsidRPr="005515A8">
        <w:rPr>
          <w:rStyle w:val="Strong"/>
          <w:rFonts w:asciiTheme="minorHAnsi" w:hAnsiTheme="minorHAnsi" w:cstheme="minorHAnsi"/>
          <w:b w:val="0"/>
          <w:sz w:val="22"/>
          <w:szCs w:val="22"/>
        </w:rPr>
        <w:t xml:space="preserve"> have </w:t>
      </w:r>
      <w:r w:rsidR="00904441">
        <w:rPr>
          <w:rStyle w:val="Strong"/>
          <w:rFonts w:asciiTheme="minorHAnsi" w:hAnsiTheme="minorHAnsi" w:cstheme="minorHAnsi"/>
          <w:b w:val="0"/>
          <w:sz w:val="22"/>
          <w:szCs w:val="22"/>
        </w:rPr>
        <w:t xml:space="preserve">been </w:t>
      </w:r>
      <w:r w:rsidRPr="005515A8">
        <w:rPr>
          <w:rStyle w:val="Strong"/>
          <w:rFonts w:asciiTheme="minorHAnsi" w:hAnsiTheme="minorHAnsi" w:cstheme="minorHAnsi"/>
          <w:b w:val="0"/>
          <w:sz w:val="22"/>
          <w:szCs w:val="22"/>
        </w:rPr>
        <w:t>shown to be effective</w:t>
      </w:r>
      <w:r w:rsidR="00904441">
        <w:rPr>
          <w:rStyle w:val="Strong"/>
          <w:rFonts w:asciiTheme="minorHAnsi" w:hAnsiTheme="minorHAnsi" w:cstheme="minorHAnsi"/>
          <w:b w:val="0"/>
          <w:sz w:val="22"/>
          <w:szCs w:val="22"/>
        </w:rPr>
        <w:t xml:space="preserve"> in treating cancer and lowering radiation exposure to patients</w:t>
      </w:r>
      <w:r w:rsidRPr="005515A8">
        <w:rPr>
          <w:rStyle w:val="Strong"/>
          <w:rFonts w:asciiTheme="minorHAnsi" w:hAnsiTheme="minorHAnsi" w:cstheme="minorHAnsi"/>
          <w:b w:val="0"/>
          <w:sz w:val="22"/>
          <w:szCs w:val="22"/>
        </w:rPr>
        <w:t>.</w:t>
      </w:r>
      <w:r w:rsidR="00904441" w:rsidRPr="00904441">
        <w:rPr>
          <w:rStyle w:val="Strong"/>
          <w:rFonts w:asciiTheme="minorHAnsi" w:hAnsiTheme="minorHAnsi" w:cstheme="minorHAnsi"/>
          <w:b w:val="0"/>
          <w:sz w:val="22"/>
          <w:szCs w:val="22"/>
          <w:vertAlign w:val="superscript"/>
        </w:rPr>
        <w:t>10</w:t>
      </w:r>
      <w:r w:rsidRPr="005515A8">
        <w:rPr>
          <w:rStyle w:val="Strong"/>
          <w:rFonts w:asciiTheme="minorHAnsi" w:hAnsiTheme="minorHAnsi" w:cstheme="minorHAnsi"/>
          <w:b w:val="0"/>
          <w:sz w:val="22"/>
          <w:szCs w:val="22"/>
        </w:rPr>
        <w:t xml:space="preserve"> </w:t>
      </w:r>
      <w:r w:rsidR="003A1D1F">
        <w:rPr>
          <w:rStyle w:val="Strong"/>
          <w:rFonts w:asciiTheme="minorHAnsi" w:hAnsiTheme="minorHAnsi" w:cstheme="minorHAnsi"/>
          <w:b w:val="0"/>
          <w:sz w:val="22"/>
          <w:szCs w:val="22"/>
        </w:rPr>
        <w:t xml:space="preserve">Findings </w:t>
      </w:r>
      <w:r w:rsidRPr="005515A8">
        <w:rPr>
          <w:rStyle w:val="Strong"/>
          <w:rFonts w:asciiTheme="minorHAnsi" w:hAnsiTheme="minorHAnsi" w:cstheme="minorHAnsi"/>
          <w:b w:val="0"/>
          <w:sz w:val="22"/>
          <w:szCs w:val="22"/>
        </w:rPr>
        <w:t xml:space="preserve">have </w:t>
      </w:r>
      <w:r w:rsidR="003A1D1F">
        <w:rPr>
          <w:rStyle w:val="Strong"/>
          <w:rFonts w:asciiTheme="minorHAnsi" w:hAnsiTheme="minorHAnsi" w:cstheme="minorHAnsi"/>
          <w:b w:val="0"/>
          <w:sz w:val="22"/>
          <w:szCs w:val="22"/>
        </w:rPr>
        <w:t>shown</w:t>
      </w:r>
      <w:r w:rsidRPr="005515A8">
        <w:rPr>
          <w:rStyle w:val="Strong"/>
          <w:rFonts w:asciiTheme="minorHAnsi" w:hAnsiTheme="minorHAnsi" w:cstheme="minorHAnsi"/>
          <w:b w:val="0"/>
          <w:sz w:val="22"/>
          <w:szCs w:val="22"/>
        </w:rPr>
        <w:t xml:space="preserve"> that low-dose radiation </w:t>
      </w:r>
      <w:r w:rsidR="003A1D1F">
        <w:rPr>
          <w:rStyle w:val="Strong"/>
          <w:rFonts w:asciiTheme="minorHAnsi" w:hAnsiTheme="minorHAnsi" w:cstheme="minorHAnsi"/>
          <w:b w:val="0"/>
          <w:sz w:val="22"/>
          <w:szCs w:val="22"/>
        </w:rPr>
        <w:t xml:space="preserve">exposures </w:t>
      </w:r>
      <w:r w:rsidR="005C3B7B" w:rsidRPr="005515A8">
        <w:rPr>
          <w:rStyle w:val="Strong"/>
          <w:rFonts w:asciiTheme="minorHAnsi" w:hAnsiTheme="minorHAnsi" w:cstheme="minorHAnsi"/>
          <w:b w:val="0"/>
          <w:sz w:val="22"/>
          <w:szCs w:val="22"/>
        </w:rPr>
        <w:t xml:space="preserve">can </w:t>
      </w:r>
      <w:r w:rsidR="003A1D1F">
        <w:rPr>
          <w:rStyle w:val="Strong"/>
          <w:rFonts w:asciiTheme="minorHAnsi" w:hAnsiTheme="minorHAnsi" w:cstheme="minorHAnsi"/>
          <w:b w:val="0"/>
          <w:sz w:val="22"/>
          <w:szCs w:val="22"/>
        </w:rPr>
        <w:t>accelerate</w:t>
      </w:r>
      <w:r w:rsidRPr="005515A8">
        <w:rPr>
          <w:rStyle w:val="Strong"/>
          <w:rFonts w:asciiTheme="minorHAnsi" w:hAnsiTheme="minorHAnsi" w:cstheme="minorHAnsi"/>
          <w:b w:val="0"/>
          <w:sz w:val="22"/>
          <w:szCs w:val="22"/>
        </w:rPr>
        <w:t xml:space="preserve"> immune system </w:t>
      </w:r>
      <w:r w:rsidR="003A1D1F">
        <w:rPr>
          <w:rStyle w:val="Strong"/>
          <w:rFonts w:asciiTheme="minorHAnsi" w:hAnsiTheme="minorHAnsi" w:cstheme="minorHAnsi"/>
          <w:b w:val="0"/>
          <w:sz w:val="22"/>
          <w:szCs w:val="22"/>
        </w:rPr>
        <w:t xml:space="preserve">response </w:t>
      </w:r>
      <w:r w:rsidRPr="005515A8">
        <w:rPr>
          <w:rStyle w:val="Strong"/>
          <w:rFonts w:asciiTheme="minorHAnsi" w:hAnsiTheme="minorHAnsi" w:cstheme="minorHAnsi"/>
          <w:b w:val="0"/>
          <w:sz w:val="22"/>
          <w:szCs w:val="22"/>
        </w:rPr>
        <w:t xml:space="preserve">and </w:t>
      </w:r>
      <w:r w:rsidR="003A1D1F">
        <w:rPr>
          <w:rStyle w:val="Strong"/>
          <w:rFonts w:asciiTheme="minorHAnsi" w:hAnsiTheme="minorHAnsi" w:cstheme="minorHAnsi"/>
          <w:b w:val="0"/>
          <w:sz w:val="22"/>
          <w:szCs w:val="22"/>
        </w:rPr>
        <w:t>potentially prevent</w:t>
      </w:r>
      <w:r w:rsidRPr="005515A8">
        <w:rPr>
          <w:rStyle w:val="Strong"/>
          <w:rFonts w:asciiTheme="minorHAnsi" w:hAnsiTheme="minorHAnsi" w:cstheme="minorHAnsi"/>
          <w:b w:val="0"/>
          <w:sz w:val="22"/>
          <w:szCs w:val="22"/>
        </w:rPr>
        <w:t xml:space="preserve"> tumor growth</w:t>
      </w:r>
      <w:r w:rsidR="003A1D1F">
        <w:rPr>
          <w:rStyle w:val="Strong"/>
          <w:rFonts w:asciiTheme="minorHAnsi" w:hAnsiTheme="minorHAnsi" w:cstheme="minorHAnsi"/>
          <w:b w:val="0"/>
          <w:sz w:val="22"/>
          <w:szCs w:val="22"/>
        </w:rPr>
        <w:t xml:space="preserve"> and development</w:t>
      </w:r>
      <w:r w:rsidRPr="005515A8">
        <w:rPr>
          <w:rStyle w:val="Strong"/>
          <w:rFonts w:asciiTheme="minorHAnsi" w:hAnsiTheme="minorHAnsi" w:cstheme="minorHAnsi"/>
          <w:b w:val="0"/>
          <w:sz w:val="22"/>
          <w:szCs w:val="22"/>
        </w:rPr>
        <w:t xml:space="preserve">. Priming a tumor with low doses of radiation has demonstrated an increased response to higher therapeutic doses of radiation during treatment. </w:t>
      </w:r>
      <w:r w:rsidR="005C3B7B" w:rsidRPr="005515A8">
        <w:rPr>
          <w:rStyle w:val="Strong"/>
          <w:rFonts w:asciiTheme="minorHAnsi" w:hAnsiTheme="minorHAnsi" w:cstheme="minorHAnsi"/>
          <w:b w:val="0"/>
          <w:sz w:val="22"/>
          <w:szCs w:val="22"/>
        </w:rPr>
        <w:t>Dose f</w:t>
      </w:r>
      <w:r w:rsidRPr="005515A8">
        <w:rPr>
          <w:rStyle w:val="Strong"/>
          <w:rFonts w:asciiTheme="minorHAnsi" w:hAnsiTheme="minorHAnsi" w:cstheme="minorHAnsi"/>
          <w:b w:val="0"/>
          <w:sz w:val="22"/>
          <w:szCs w:val="22"/>
        </w:rPr>
        <w:t xml:space="preserve">ractionation allows for the delivery of radiation doses in multiple </w:t>
      </w:r>
      <w:r w:rsidR="005C3B7B" w:rsidRPr="005515A8">
        <w:rPr>
          <w:rStyle w:val="Strong"/>
          <w:rFonts w:asciiTheme="minorHAnsi" w:hAnsiTheme="minorHAnsi" w:cstheme="minorHAnsi"/>
          <w:b w:val="0"/>
          <w:sz w:val="22"/>
          <w:szCs w:val="22"/>
        </w:rPr>
        <w:t>treatments</w:t>
      </w:r>
      <w:r w:rsidRPr="005515A8">
        <w:rPr>
          <w:rStyle w:val="Strong"/>
          <w:rFonts w:asciiTheme="minorHAnsi" w:hAnsiTheme="minorHAnsi" w:cstheme="minorHAnsi"/>
          <w:b w:val="0"/>
          <w:sz w:val="22"/>
          <w:szCs w:val="22"/>
        </w:rPr>
        <w:t xml:space="preserve"> over a </w:t>
      </w:r>
      <w:r w:rsidR="005C3B7B" w:rsidRPr="005515A8">
        <w:rPr>
          <w:rStyle w:val="Strong"/>
          <w:rFonts w:asciiTheme="minorHAnsi" w:hAnsiTheme="minorHAnsi" w:cstheme="minorHAnsi"/>
          <w:b w:val="0"/>
          <w:sz w:val="22"/>
          <w:szCs w:val="22"/>
        </w:rPr>
        <w:t xml:space="preserve">longer </w:t>
      </w:r>
      <w:r w:rsidRPr="005515A8">
        <w:rPr>
          <w:rStyle w:val="Strong"/>
          <w:rFonts w:asciiTheme="minorHAnsi" w:hAnsiTheme="minorHAnsi" w:cstheme="minorHAnsi"/>
          <w:b w:val="0"/>
          <w:sz w:val="22"/>
          <w:szCs w:val="22"/>
        </w:rPr>
        <w:t xml:space="preserve">time to </w:t>
      </w:r>
      <w:r w:rsidR="003A1D1F">
        <w:rPr>
          <w:rStyle w:val="Strong"/>
          <w:rFonts w:asciiTheme="minorHAnsi" w:hAnsiTheme="minorHAnsi" w:cstheme="minorHAnsi"/>
          <w:b w:val="0"/>
          <w:sz w:val="22"/>
          <w:szCs w:val="22"/>
        </w:rPr>
        <w:t xml:space="preserve">amplify </w:t>
      </w:r>
      <w:r w:rsidRPr="005515A8">
        <w:rPr>
          <w:rStyle w:val="Strong"/>
          <w:rFonts w:asciiTheme="minorHAnsi" w:hAnsiTheme="minorHAnsi" w:cstheme="minorHAnsi"/>
          <w:b w:val="0"/>
          <w:sz w:val="22"/>
          <w:szCs w:val="22"/>
        </w:rPr>
        <w:t xml:space="preserve">the </w:t>
      </w:r>
      <w:r w:rsidR="003A1D1F">
        <w:rPr>
          <w:rStyle w:val="Strong"/>
          <w:rFonts w:asciiTheme="minorHAnsi" w:hAnsiTheme="minorHAnsi" w:cstheme="minorHAnsi"/>
          <w:b w:val="0"/>
          <w:sz w:val="22"/>
          <w:szCs w:val="22"/>
        </w:rPr>
        <w:t xml:space="preserve">obliteration </w:t>
      </w:r>
      <w:r w:rsidRPr="005515A8">
        <w:rPr>
          <w:rStyle w:val="Strong"/>
          <w:rFonts w:asciiTheme="minorHAnsi" w:hAnsiTheme="minorHAnsi" w:cstheme="minorHAnsi"/>
          <w:b w:val="0"/>
          <w:sz w:val="22"/>
          <w:szCs w:val="22"/>
        </w:rPr>
        <w:t xml:space="preserve">of </w:t>
      </w:r>
      <w:r w:rsidR="003A1D1F">
        <w:rPr>
          <w:rStyle w:val="Strong"/>
          <w:rFonts w:asciiTheme="minorHAnsi" w:hAnsiTheme="minorHAnsi" w:cstheme="minorHAnsi"/>
          <w:b w:val="0"/>
          <w:sz w:val="22"/>
          <w:szCs w:val="22"/>
        </w:rPr>
        <w:t xml:space="preserve">cancerous </w:t>
      </w:r>
      <w:r w:rsidRPr="005515A8">
        <w:rPr>
          <w:rStyle w:val="Strong"/>
          <w:rFonts w:asciiTheme="minorHAnsi" w:hAnsiTheme="minorHAnsi" w:cstheme="minorHAnsi"/>
          <w:b w:val="0"/>
          <w:sz w:val="22"/>
          <w:szCs w:val="22"/>
        </w:rPr>
        <w:t xml:space="preserve">cells while </w:t>
      </w:r>
      <w:r w:rsidR="003A1D1F">
        <w:rPr>
          <w:rStyle w:val="Strong"/>
          <w:rFonts w:asciiTheme="minorHAnsi" w:hAnsiTheme="minorHAnsi" w:cstheme="minorHAnsi"/>
          <w:b w:val="0"/>
          <w:sz w:val="22"/>
          <w:szCs w:val="22"/>
        </w:rPr>
        <w:t xml:space="preserve">reducing </w:t>
      </w:r>
      <w:r w:rsidRPr="005515A8">
        <w:rPr>
          <w:rStyle w:val="Strong"/>
          <w:rFonts w:asciiTheme="minorHAnsi" w:hAnsiTheme="minorHAnsi" w:cstheme="minorHAnsi"/>
          <w:b w:val="0"/>
          <w:sz w:val="22"/>
          <w:szCs w:val="22"/>
        </w:rPr>
        <w:t xml:space="preserve">the </w:t>
      </w:r>
      <w:r w:rsidR="003A1D1F">
        <w:rPr>
          <w:rStyle w:val="Strong"/>
          <w:rFonts w:asciiTheme="minorHAnsi" w:hAnsiTheme="minorHAnsi" w:cstheme="minorHAnsi"/>
          <w:b w:val="0"/>
          <w:sz w:val="22"/>
          <w:szCs w:val="22"/>
        </w:rPr>
        <w:t xml:space="preserve">injury </w:t>
      </w:r>
      <w:r w:rsidRPr="005515A8">
        <w:rPr>
          <w:rStyle w:val="Strong"/>
          <w:rFonts w:asciiTheme="minorHAnsi" w:hAnsiTheme="minorHAnsi" w:cstheme="minorHAnsi"/>
          <w:b w:val="0"/>
          <w:sz w:val="22"/>
          <w:szCs w:val="22"/>
        </w:rPr>
        <w:t xml:space="preserve">to healthy tissues, allowing them time to recover and repair </w:t>
      </w:r>
      <w:r w:rsidR="005C3B7B" w:rsidRPr="005515A8">
        <w:rPr>
          <w:rStyle w:val="Strong"/>
          <w:rFonts w:asciiTheme="minorHAnsi" w:hAnsiTheme="minorHAnsi" w:cstheme="minorHAnsi"/>
          <w:b w:val="0"/>
          <w:sz w:val="22"/>
          <w:szCs w:val="22"/>
        </w:rPr>
        <w:t>between treatments</w:t>
      </w:r>
      <w:r w:rsidR="00904441">
        <w:rPr>
          <w:rStyle w:val="Strong"/>
          <w:rFonts w:asciiTheme="minorHAnsi" w:hAnsiTheme="minorHAnsi" w:cstheme="minorHAnsi"/>
          <w:b w:val="0"/>
          <w:sz w:val="22"/>
          <w:szCs w:val="22"/>
        </w:rPr>
        <w:t>.</w:t>
      </w:r>
      <w:r w:rsidR="00904441" w:rsidRPr="00904441">
        <w:rPr>
          <w:rStyle w:val="Strong"/>
          <w:rFonts w:asciiTheme="minorHAnsi" w:hAnsiTheme="minorHAnsi" w:cstheme="minorHAnsi"/>
          <w:b w:val="0"/>
          <w:sz w:val="22"/>
          <w:szCs w:val="22"/>
          <w:vertAlign w:val="superscript"/>
        </w:rPr>
        <w:t>11</w:t>
      </w:r>
      <w:r w:rsidRPr="00904441">
        <w:rPr>
          <w:rStyle w:val="Strong"/>
          <w:rFonts w:asciiTheme="minorHAnsi" w:hAnsiTheme="minorHAnsi" w:cstheme="minorHAnsi"/>
          <w:b w:val="0"/>
          <w:sz w:val="22"/>
          <w:szCs w:val="22"/>
          <w:vertAlign w:val="superscript"/>
        </w:rPr>
        <w:t xml:space="preserve"> </w:t>
      </w:r>
      <w:commentRangeEnd w:id="8"/>
      <w:r w:rsidR="000C17A6">
        <w:rPr>
          <w:rStyle w:val="CommentReference"/>
          <w:rFonts w:asciiTheme="minorHAnsi" w:eastAsiaTheme="minorHAnsi" w:hAnsiTheme="minorHAnsi" w:cstheme="minorBidi"/>
        </w:rPr>
        <w:commentReference w:id="8"/>
      </w:r>
    </w:p>
    <w:p w14:paraId="1D2239D0" w14:textId="18E08CAA" w:rsidR="00CC3334" w:rsidRPr="005515A8" w:rsidRDefault="00A910FA" w:rsidP="005515A8">
      <w:pPr>
        <w:pStyle w:val="NormalWeb"/>
        <w:spacing w:before="0" w:beforeAutospacing="0" w:after="0" w:afterAutospacing="0"/>
        <w:ind w:firstLine="720"/>
        <w:rPr>
          <w:rStyle w:val="Strong"/>
          <w:rFonts w:asciiTheme="minorHAnsi" w:hAnsiTheme="minorHAnsi" w:cstheme="minorHAnsi"/>
          <w:b w:val="0"/>
          <w:sz w:val="22"/>
          <w:szCs w:val="22"/>
        </w:rPr>
      </w:pPr>
      <w:r w:rsidRPr="005515A8">
        <w:rPr>
          <w:rStyle w:val="Strong"/>
          <w:rFonts w:asciiTheme="minorHAnsi" w:hAnsiTheme="minorHAnsi" w:cstheme="minorHAnsi"/>
          <w:b w:val="0"/>
          <w:sz w:val="22"/>
          <w:szCs w:val="22"/>
        </w:rPr>
        <w:t>Another factor to consider is the r</w:t>
      </w:r>
      <w:r w:rsidR="00904441">
        <w:rPr>
          <w:rStyle w:val="Strong"/>
          <w:rFonts w:asciiTheme="minorHAnsi" w:hAnsiTheme="minorHAnsi" w:cstheme="minorHAnsi"/>
          <w:b w:val="0"/>
          <w:sz w:val="22"/>
          <w:szCs w:val="22"/>
        </w:rPr>
        <w:t>eproductive organs' radiosensitivity compared</w:t>
      </w:r>
      <w:r w:rsidRPr="005515A8">
        <w:rPr>
          <w:rStyle w:val="Strong"/>
          <w:rFonts w:asciiTheme="minorHAnsi" w:hAnsiTheme="minorHAnsi" w:cstheme="minorHAnsi"/>
          <w:b w:val="0"/>
          <w:sz w:val="22"/>
          <w:szCs w:val="22"/>
        </w:rPr>
        <w:t xml:space="preserve"> to other abdominal organs. In 2007, the International Commission on Radiological Protection (ICRP) </w:t>
      </w:r>
      <w:r w:rsidR="003A1D1F">
        <w:rPr>
          <w:rStyle w:val="Strong"/>
          <w:rFonts w:asciiTheme="minorHAnsi" w:hAnsiTheme="minorHAnsi" w:cstheme="minorHAnsi"/>
          <w:b w:val="0"/>
          <w:sz w:val="22"/>
          <w:szCs w:val="22"/>
        </w:rPr>
        <w:t xml:space="preserve">decreased </w:t>
      </w:r>
      <w:r w:rsidRPr="005515A8">
        <w:rPr>
          <w:rStyle w:val="Strong"/>
          <w:rFonts w:asciiTheme="minorHAnsi" w:hAnsiTheme="minorHAnsi" w:cstheme="minorHAnsi"/>
          <w:b w:val="0"/>
          <w:sz w:val="22"/>
          <w:szCs w:val="22"/>
        </w:rPr>
        <w:t>the tissue weighting factor of the gonads from 0.2 to 0.08.</w:t>
      </w:r>
      <w:r w:rsidR="00904441" w:rsidRPr="00904441">
        <w:rPr>
          <w:rStyle w:val="Strong"/>
          <w:rFonts w:asciiTheme="minorHAnsi" w:hAnsiTheme="minorHAnsi" w:cstheme="minorHAnsi"/>
          <w:b w:val="0"/>
          <w:sz w:val="22"/>
          <w:szCs w:val="22"/>
          <w:vertAlign w:val="superscript"/>
        </w:rPr>
        <w:t>12</w:t>
      </w:r>
      <w:r w:rsidRPr="005515A8">
        <w:rPr>
          <w:rStyle w:val="Strong"/>
          <w:rFonts w:asciiTheme="minorHAnsi" w:hAnsiTheme="minorHAnsi" w:cstheme="minorHAnsi"/>
          <w:b w:val="0"/>
          <w:sz w:val="22"/>
          <w:szCs w:val="22"/>
        </w:rPr>
        <w:t xml:space="preserve"> However, the tissue weighting factors of the </w:t>
      </w:r>
      <w:r w:rsidR="003A1D1F">
        <w:rPr>
          <w:rStyle w:val="Strong"/>
          <w:rFonts w:asciiTheme="minorHAnsi" w:hAnsiTheme="minorHAnsi" w:cstheme="minorHAnsi"/>
          <w:b w:val="0"/>
          <w:sz w:val="22"/>
          <w:szCs w:val="22"/>
        </w:rPr>
        <w:t xml:space="preserve">bone marrow, stomach and colon, stayed </w:t>
      </w:r>
      <w:r w:rsidRPr="005515A8">
        <w:rPr>
          <w:rStyle w:val="Strong"/>
          <w:rFonts w:asciiTheme="minorHAnsi" w:hAnsiTheme="minorHAnsi" w:cstheme="minorHAnsi"/>
          <w:b w:val="0"/>
          <w:sz w:val="22"/>
          <w:szCs w:val="22"/>
        </w:rPr>
        <w:t xml:space="preserve">the same at 0.12, </w:t>
      </w:r>
      <w:r w:rsidR="003A1D1F">
        <w:rPr>
          <w:rStyle w:val="Strong"/>
          <w:rFonts w:asciiTheme="minorHAnsi" w:hAnsiTheme="minorHAnsi" w:cstheme="minorHAnsi"/>
          <w:b w:val="0"/>
          <w:sz w:val="22"/>
          <w:szCs w:val="22"/>
        </w:rPr>
        <w:t xml:space="preserve">signifying </w:t>
      </w:r>
      <w:r w:rsidRPr="005515A8">
        <w:rPr>
          <w:rStyle w:val="Strong"/>
          <w:rFonts w:asciiTheme="minorHAnsi" w:hAnsiTheme="minorHAnsi" w:cstheme="minorHAnsi"/>
          <w:b w:val="0"/>
          <w:sz w:val="22"/>
          <w:szCs w:val="22"/>
        </w:rPr>
        <w:t>these organs are more</w:t>
      </w:r>
      <w:r w:rsidR="0079037B">
        <w:rPr>
          <w:rStyle w:val="Strong"/>
          <w:rFonts w:asciiTheme="minorHAnsi" w:hAnsiTheme="minorHAnsi" w:cstheme="minorHAnsi"/>
          <w:b w:val="0"/>
          <w:sz w:val="22"/>
          <w:szCs w:val="22"/>
        </w:rPr>
        <w:t xml:space="preserve"> </w:t>
      </w:r>
      <w:r w:rsidRPr="005515A8">
        <w:rPr>
          <w:rStyle w:val="Strong"/>
          <w:rFonts w:asciiTheme="minorHAnsi" w:hAnsiTheme="minorHAnsi" w:cstheme="minorHAnsi"/>
          <w:b w:val="0"/>
          <w:sz w:val="22"/>
          <w:szCs w:val="22"/>
        </w:rPr>
        <w:t>radiosensitive than the gonads.</w:t>
      </w:r>
      <w:r w:rsidR="00845A81" w:rsidRPr="00845A81">
        <w:rPr>
          <w:rStyle w:val="Strong"/>
          <w:rFonts w:asciiTheme="minorHAnsi" w:hAnsiTheme="minorHAnsi" w:cstheme="minorHAnsi"/>
          <w:b w:val="0"/>
          <w:sz w:val="22"/>
          <w:szCs w:val="22"/>
          <w:vertAlign w:val="superscript"/>
        </w:rPr>
        <w:t>12</w:t>
      </w:r>
      <w:r w:rsidRPr="005515A8">
        <w:rPr>
          <w:rStyle w:val="Strong"/>
          <w:rFonts w:asciiTheme="minorHAnsi" w:hAnsiTheme="minorHAnsi" w:cstheme="minorHAnsi"/>
          <w:b w:val="0"/>
          <w:sz w:val="22"/>
          <w:szCs w:val="22"/>
        </w:rPr>
        <w:t xml:space="preserve"> This information could </w:t>
      </w:r>
      <w:r w:rsidR="00B75CE4">
        <w:rPr>
          <w:rStyle w:val="Strong"/>
          <w:rFonts w:asciiTheme="minorHAnsi" w:hAnsiTheme="minorHAnsi" w:cstheme="minorHAnsi"/>
          <w:b w:val="0"/>
          <w:sz w:val="22"/>
          <w:szCs w:val="22"/>
        </w:rPr>
        <w:t xml:space="preserve">raise </w:t>
      </w:r>
      <w:r w:rsidRPr="005515A8">
        <w:rPr>
          <w:rStyle w:val="Strong"/>
          <w:rFonts w:asciiTheme="minorHAnsi" w:hAnsiTheme="minorHAnsi" w:cstheme="minorHAnsi"/>
          <w:b w:val="0"/>
          <w:sz w:val="22"/>
          <w:szCs w:val="22"/>
        </w:rPr>
        <w:t xml:space="preserve">the question of why </w:t>
      </w:r>
      <w:r w:rsidR="00B75CE4">
        <w:rPr>
          <w:rStyle w:val="Strong"/>
          <w:rFonts w:asciiTheme="minorHAnsi" w:hAnsiTheme="minorHAnsi" w:cstheme="minorHAnsi"/>
          <w:b w:val="0"/>
          <w:sz w:val="22"/>
          <w:szCs w:val="22"/>
        </w:rPr>
        <w:t xml:space="preserve">we are </w:t>
      </w:r>
      <w:r w:rsidRPr="005515A8">
        <w:rPr>
          <w:rStyle w:val="Strong"/>
          <w:rFonts w:asciiTheme="minorHAnsi" w:hAnsiTheme="minorHAnsi" w:cstheme="minorHAnsi"/>
          <w:b w:val="0"/>
          <w:sz w:val="22"/>
          <w:szCs w:val="22"/>
        </w:rPr>
        <w:t>focused on shielding a less radiosensitive organ</w:t>
      </w:r>
      <w:r w:rsidR="008570E7" w:rsidRPr="005515A8">
        <w:rPr>
          <w:rStyle w:val="Strong"/>
          <w:rFonts w:asciiTheme="minorHAnsi" w:hAnsiTheme="minorHAnsi" w:cstheme="minorHAnsi"/>
          <w:b w:val="0"/>
          <w:sz w:val="22"/>
          <w:szCs w:val="22"/>
        </w:rPr>
        <w:t xml:space="preserve"> </w:t>
      </w:r>
      <w:r w:rsidR="00B75CE4">
        <w:rPr>
          <w:rStyle w:val="Strong"/>
          <w:rFonts w:asciiTheme="minorHAnsi" w:hAnsiTheme="minorHAnsi" w:cstheme="minorHAnsi"/>
          <w:b w:val="0"/>
          <w:sz w:val="22"/>
          <w:szCs w:val="22"/>
        </w:rPr>
        <w:t xml:space="preserve">(gonads) </w:t>
      </w:r>
      <w:r w:rsidR="008570E7" w:rsidRPr="005515A8">
        <w:rPr>
          <w:rStyle w:val="Strong"/>
          <w:rFonts w:asciiTheme="minorHAnsi" w:hAnsiTheme="minorHAnsi" w:cstheme="minorHAnsi"/>
          <w:b w:val="0"/>
          <w:sz w:val="22"/>
          <w:szCs w:val="22"/>
        </w:rPr>
        <w:t xml:space="preserve">and not </w:t>
      </w:r>
      <w:r w:rsidR="00B75CE4">
        <w:rPr>
          <w:rStyle w:val="Strong"/>
          <w:rFonts w:asciiTheme="minorHAnsi" w:hAnsiTheme="minorHAnsi" w:cstheme="minorHAnsi"/>
          <w:b w:val="0"/>
          <w:sz w:val="22"/>
          <w:szCs w:val="22"/>
        </w:rPr>
        <w:t xml:space="preserve">attempting to </w:t>
      </w:r>
      <w:r w:rsidR="008570E7" w:rsidRPr="005515A8">
        <w:rPr>
          <w:rStyle w:val="Strong"/>
          <w:rFonts w:asciiTheme="minorHAnsi" w:hAnsiTheme="minorHAnsi" w:cstheme="minorHAnsi"/>
          <w:b w:val="0"/>
          <w:sz w:val="22"/>
          <w:szCs w:val="22"/>
        </w:rPr>
        <w:t>reduce radiation</w:t>
      </w:r>
      <w:r w:rsidRPr="005515A8">
        <w:rPr>
          <w:rStyle w:val="Strong"/>
          <w:rFonts w:asciiTheme="minorHAnsi" w:hAnsiTheme="minorHAnsi" w:cstheme="minorHAnsi"/>
          <w:b w:val="0"/>
          <w:sz w:val="22"/>
          <w:szCs w:val="22"/>
        </w:rPr>
        <w:t xml:space="preserve"> to more radiosensitive organs</w:t>
      </w:r>
      <w:r w:rsidR="00B75CE4">
        <w:rPr>
          <w:rStyle w:val="Strong"/>
          <w:rFonts w:asciiTheme="minorHAnsi" w:hAnsiTheme="minorHAnsi" w:cstheme="minorHAnsi"/>
          <w:b w:val="0"/>
          <w:sz w:val="22"/>
          <w:szCs w:val="22"/>
        </w:rPr>
        <w:t xml:space="preserve"> (colon, stomach, and bone marrow)</w:t>
      </w:r>
      <w:r w:rsidR="00385354" w:rsidRPr="005515A8">
        <w:rPr>
          <w:rStyle w:val="Strong"/>
          <w:rFonts w:asciiTheme="minorHAnsi" w:hAnsiTheme="minorHAnsi" w:cstheme="minorHAnsi"/>
          <w:b w:val="0"/>
          <w:sz w:val="22"/>
          <w:szCs w:val="22"/>
        </w:rPr>
        <w:t>.</w:t>
      </w:r>
      <w:r w:rsidR="00B75CE4" w:rsidRPr="00B75CE4">
        <w:rPr>
          <w:rStyle w:val="Strong"/>
          <w:rFonts w:asciiTheme="minorHAnsi" w:hAnsiTheme="minorHAnsi" w:cstheme="minorHAnsi"/>
          <w:b w:val="0"/>
          <w:sz w:val="22"/>
          <w:szCs w:val="22"/>
          <w:vertAlign w:val="superscript"/>
        </w:rPr>
        <w:t>13</w:t>
      </w:r>
    </w:p>
    <w:p w14:paraId="0DA86125" w14:textId="77777777" w:rsidR="005515A8" w:rsidRDefault="005515A8" w:rsidP="005515A8">
      <w:pPr>
        <w:pStyle w:val="NormalWeb"/>
        <w:spacing w:before="0" w:beforeAutospacing="0" w:after="0" w:afterAutospacing="0"/>
        <w:rPr>
          <w:rStyle w:val="Strong"/>
          <w:rFonts w:asciiTheme="minorHAnsi" w:hAnsiTheme="minorHAnsi" w:cstheme="minorHAnsi"/>
          <w:sz w:val="22"/>
          <w:szCs w:val="22"/>
        </w:rPr>
      </w:pPr>
    </w:p>
    <w:p w14:paraId="78615545" w14:textId="7D33B91D" w:rsidR="003A7BE0" w:rsidRPr="005515A8" w:rsidRDefault="00A910FA" w:rsidP="005515A8">
      <w:pPr>
        <w:pStyle w:val="NormalWeb"/>
        <w:spacing w:before="0" w:beforeAutospacing="0" w:after="0" w:afterAutospacing="0"/>
        <w:rPr>
          <w:rFonts w:asciiTheme="minorHAnsi" w:hAnsiTheme="minorHAnsi" w:cstheme="minorHAnsi"/>
          <w:sz w:val="22"/>
          <w:szCs w:val="22"/>
        </w:rPr>
      </w:pPr>
      <w:r w:rsidRPr="005515A8">
        <w:rPr>
          <w:rStyle w:val="Strong"/>
          <w:rFonts w:asciiTheme="minorHAnsi" w:hAnsiTheme="minorHAnsi" w:cstheme="minorHAnsi"/>
          <w:sz w:val="22"/>
          <w:szCs w:val="22"/>
        </w:rPr>
        <w:t>S</w:t>
      </w:r>
      <w:r w:rsidRPr="005515A8">
        <w:rPr>
          <w:rStyle w:val="Strong"/>
          <w:rFonts w:asciiTheme="minorHAnsi" w:hAnsiTheme="minorHAnsi" w:cstheme="minorHAnsi"/>
          <w:iCs/>
          <w:sz w:val="22"/>
          <w:szCs w:val="22"/>
        </w:rPr>
        <w:t xml:space="preserve">hielding </w:t>
      </w:r>
      <w:r w:rsidR="0079037B">
        <w:rPr>
          <w:rStyle w:val="Strong"/>
          <w:rFonts w:asciiTheme="minorHAnsi" w:hAnsiTheme="minorHAnsi" w:cstheme="minorHAnsi"/>
          <w:iCs/>
          <w:sz w:val="22"/>
          <w:szCs w:val="22"/>
        </w:rPr>
        <w:t xml:space="preserve">and </w:t>
      </w:r>
      <w:r w:rsidR="009425F2" w:rsidRPr="005515A8">
        <w:rPr>
          <w:rStyle w:val="Strong"/>
          <w:rFonts w:asciiTheme="minorHAnsi" w:hAnsiTheme="minorHAnsi" w:cstheme="minorHAnsi"/>
          <w:iCs/>
          <w:sz w:val="22"/>
          <w:szCs w:val="22"/>
        </w:rPr>
        <w:t>P</w:t>
      </w:r>
      <w:r w:rsidRPr="005515A8">
        <w:rPr>
          <w:rStyle w:val="Strong"/>
          <w:rFonts w:asciiTheme="minorHAnsi" w:hAnsiTheme="minorHAnsi" w:cstheme="minorHAnsi"/>
          <w:iCs/>
          <w:sz w:val="22"/>
          <w:szCs w:val="22"/>
        </w:rPr>
        <w:t xml:space="preserve">atients’ </w:t>
      </w:r>
      <w:r w:rsidR="009425F2" w:rsidRPr="005515A8">
        <w:rPr>
          <w:rStyle w:val="Strong"/>
          <w:rFonts w:asciiTheme="minorHAnsi" w:hAnsiTheme="minorHAnsi" w:cstheme="minorHAnsi"/>
          <w:iCs/>
          <w:sz w:val="22"/>
          <w:szCs w:val="22"/>
        </w:rPr>
        <w:t>H</w:t>
      </w:r>
      <w:r w:rsidRPr="005515A8">
        <w:rPr>
          <w:rStyle w:val="Strong"/>
          <w:rFonts w:asciiTheme="minorHAnsi" w:hAnsiTheme="minorHAnsi" w:cstheme="minorHAnsi"/>
          <w:iCs/>
          <w:sz w:val="22"/>
          <w:szCs w:val="22"/>
        </w:rPr>
        <w:t>ealth</w:t>
      </w:r>
    </w:p>
    <w:p w14:paraId="6494D9EE" w14:textId="55FB6A55" w:rsidR="00E11DC9" w:rsidRPr="005515A8" w:rsidRDefault="00B87605" w:rsidP="005515A8">
      <w:pPr>
        <w:pStyle w:val="NormalWeb"/>
        <w:spacing w:before="0" w:beforeAutospacing="0" w:after="0" w:afterAutospacing="0"/>
        <w:ind w:firstLine="720"/>
        <w:rPr>
          <w:rFonts w:asciiTheme="minorHAnsi" w:hAnsiTheme="minorHAnsi" w:cstheme="minorHAnsi"/>
          <w:sz w:val="22"/>
          <w:szCs w:val="22"/>
        </w:rPr>
      </w:pPr>
      <w:r>
        <w:rPr>
          <w:rFonts w:asciiTheme="minorHAnsi" w:hAnsiTheme="minorHAnsi" w:cstheme="minorHAnsi"/>
          <w:sz w:val="22"/>
          <w:szCs w:val="22"/>
        </w:rPr>
        <w:t>I</w:t>
      </w:r>
      <w:r w:rsidR="00A910FA" w:rsidRPr="005515A8">
        <w:rPr>
          <w:rFonts w:asciiTheme="minorHAnsi" w:hAnsiTheme="minorHAnsi" w:cstheme="minorHAnsi"/>
          <w:sz w:val="22"/>
          <w:szCs w:val="22"/>
        </w:rPr>
        <w:t>n diagnostic imaging</w:t>
      </w:r>
      <w:r>
        <w:rPr>
          <w:rFonts w:asciiTheme="minorHAnsi" w:hAnsiTheme="minorHAnsi" w:cstheme="minorHAnsi"/>
          <w:sz w:val="22"/>
          <w:szCs w:val="22"/>
        </w:rPr>
        <w:t>, radiation doses</w:t>
      </w:r>
      <w:r w:rsidR="00A910FA" w:rsidRPr="005515A8">
        <w:rPr>
          <w:rFonts w:asciiTheme="minorHAnsi" w:hAnsiTheme="minorHAnsi" w:cstheme="minorHAnsi"/>
          <w:sz w:val="22"/>
          <w:szCs w:val="22"/>
        </w:rPr>
        <w:t xml:space="preserve"> are not </w:t>
      </w:r>
      <w:r>
        <w:rPr>
          <w:rFonts w:asciiTheme="minorHAnsi" w:hAnsiTheme="minorHAnsi" w:cstheme="minorHAnsi"/>
          <w:sz w:val="22"/>
          <w:szCs w:val="22"/>
        </w:rPr>
        <w:t xml:space="preserve">correlated </w:t>
      </w:r>
      <w:r w:rsidR="00A910FA" w:rsidRPr="005515A8">
        <w:rPr>
          <w:rFonts w:asciiTheme="minorHAnsi" w:hAnsiTheme="minorHAnsi" w:cstheme="minorHAnsi"/>
          <w:sz w:val="22"/>
          <w:szCs w:val="22"/>
        </w:rPr>
        <w:t xml:space="preserve">with </w:t>
      </w:r>
      <w:r>
        <w:rPr>
          <w:rFonts w:asciiTheme="minorHAnsi" w:hAnsiTheme="minorHAnsi" w:cstheme="minorHAnsi"/>
          <w:sz w:val="22"/>
          <w:szCs w:val="22"/>
        </w:rPr>
        <w:t>considerable</w:t>
      </w:r>
      <w:r w:rsidR="00A910FA" w:rsidRPr="005515A8">
        <w:rPr>
          <w:rFonts w:asciiTheme="minorHAnsi" w:hAnsiTheme="minorHAnsi" w:cstheme="minorHAnsi"/>
          <w:sz w:val="22"/>
          <w:szCs w:val="22"/>
        </w:rPr>
        <w:t xml:space="preserve"> </w:t>
      </w:r>
      <w:r>
        <w:rPr>
          <w:rFonts w:asciiTheme="minorHAnsi" w:hAnsiTheme="minorHAnsi" w:cstheme="minorHAnsi"/>
          <w:sz w:val="22"/>
          <w:szCs w:val="22"/>
        </w:rPr>
        <w:t xml:space="preserve">damage </w:t>
      </w:r>
      <w:r w:rsidR="00A910FA" w:rsidRPr="005515A8">
        <w:rPr>
          <w:rFonts w:asciiTheme="minorHAnsi" w:hAnsiTheme="minorHAnsi" w:cstheme="minorHAnsi"/>
          <w:sz w:val="22"/>
          <w:szCs w:val="22"/>
        </w:rPr>
        <w:t>to the fetus</w:t>
      </w:r>
      <w:r w:rsidR="00141313">
        <w:rPr>
          <w:rFonts w:asciiTheme="minorHAnsi" w:hAnsiTheme="minorHAnsi" w:cstheme="minorHAnsi"/>
          <w:sz w:val="22"/>
          <w:szCs w:val="22"/>
        </w:rPr>
        <w:t xml:space="preserve"> or gonads</w:t>
      </w:r>
      <w:r w:rsidR="00A910FA" w:rsidRPr="005515A8">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1</w:t>
      </w:r>
      <w:r w:rsidR="00A910FA" w:rsidRPr="005515A8">
        <w:rPr>
          <w:rFonts w:asciiTheme="minorHAnsi" w:hAnsiTheme="minorHAnsi" w:cstheme="minorHAnsi"/>
          <w:sz w:val="22"/>
          <w:szCs w:val="22"/>
        </w:rPr>
        <w:t xml:space="preserve"> The primary </w:t>
      </w:r>
      <w:r>
        <w:rPr>
          <w:rFonts w:asciiTheme="minorHAnsi" w:hAnsiTheme="minorHAnsi" w:cstheme="minorHAnsi"/>
          <w:sz w:val="22"/>
          <w:szCs w:val="22"/>
        </w:rPr>
        <w:t xml:space="preserve">worry </w:t>
      </w:r>
      <w:r w:rsidR="00A910FA" w:rsidRPr="005515A8">
        <w:rPr>
          <w:rFonts w:asciiTheme="minorHAnsi" w:hAnsiTheme="minorHAnsi" w:cstheme="minorHAnsi"/>
          <w:sz w:val="22"/>
          <w:szCs w:val="22"/>
        </w:rPr>
        <w:t xml:space="preserve">with radiation exposure to the reproductive organs has been </w:t>
      </w:r>
      <w:r>
        <w:rPr>
          <w:rFonts w:asciiTheme="minorHAnsi" w:hAnsiTheme="minorHAnsi" w:cstheme="minorHAnsi"/>
          <w:sz w:val="22"/>
          <w:szCs w:val="22"/>
        </w:rPr>
        <w:t xml:space="preserve">heightened </w:t>
      </w:r>
      <w:r w:rsidR="00A910FA" w:rsidRPr="005515A8">
        <w:rPr>
          <w:rFonts w:asciiTheme="minorHAnsi" w:hAnsiTheme="minorHAnsi" w:cstheme="minorHAnsi"/>
          <w:sz w:val="22"/>
          <w:szCs w:val="22"/>
        </w:rPr>
        <w:t>genetic effects</w:t>
      </w:r>
      <w:r w:rsidR="00845A81">
        <w:rPr>
          <w:rFonts w:asciiTheme="minorHAnsi" w:hAnsiTheme="minorHAnsi" w:cstheme="minorHAnsi"/>
          <w:sz w:val="22"/>
          <w:szCs w:val="22"/>
        </w:rPr>
        <w:t xml:space="preserve"> (m</w:t>
      </w:r>
      <w:r>
        <w:rPr>
          <w:rFonts w:asciiTheme="minorHAnsi" w:hAnsiTheme="minorHAnsi" w:cstheme="minorHAnsi"/>
          <w:sz w:val="22"/>
          <w:szCs w:val="22"/>
        </w:rPr>
        <w:t>odifications</w:t>
      </w:r>
      <w:r w:rsidR="00845A81">
        <w:rPr>
          <w:rFonts w:asciiTheme="minorHAnsi" w:hAnsiTheme="minorHAnsi" w:cstheme="minorHAnsi"/>
          <w:sz w:val="22"/>
          <w:szCs w:val="22"/>
        </w:rPr>
        <w:t xml:space="preserve"> in germ cells that </w:t>
      </w:r>
      <w:r>
        <w:rPr>
          <w:rFonts w:asciiTheme="minorHAnsi" w:hAnsiTheme="minorHAnsi" w:cstheme="minorHAnsi"/>
          <w:sz w:val="22"/>
          <w:szCs w:val="22"/>
        </w:rPr>
        <w:t xml:space="preserve">might influence </w:t>
      </w:r>
      <w:r w:rsidR="00845A81">
        <w:rPr>
          <w:rFonts w:asciiTheme="minorHAnsi" w:hAnsiTheme="minorHAnsi" w:cstheme="minorHAnsi"/>
          <w:sz w:val="22"/>
          <w:szCs w:val="22"/>
        </w:rPr>
        <w:t>future generations)</w:t>
      </w:r>
      <w:r w:rsidR="00A910FA" w:rsidRPr="005515A8">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2</w:t>
      </w:r>
      <w:r w:rsidR="00A910FA" w:rsidRPr="005515A8">
        <w:rPr>
          <w:rFonts w:asciiTheme="minorHAnsi" w:hAnsiTheme="minorHAnsi" w:cstheme="minorHAnsi"/>
          <w:sz w:val="22"/>
          <w:szCs w:val="22"/>
        </w:rPr>
        <w:t xml:space="preserve"> However, according to the ICRP, “no human studies provide direct evidence of a radiation-associated excess of heritable disease”(</w:t>
      </w:r>
      <w:r w:rsidR="00D35CD5" w:rsidRPr="005515A8">
        <w:rPr>
          <w:rFonts w:asciiTheme="minorHAnsi" w:hAnsiTheme="minorHAnsi" w:cstheme="minorHAnsi"/>
          <w:sz w:val="22"/>
          <w:szCs w:val="22"/>
        </w:rPr>
        <w:t>p. 12</w:t>
      </w:r>
      <w:r w:rsidR="00A910FA" w:rsidRPr="005515A8">
        <w:rPr>
          <w:rFonts w:asciiTheme="minorHAnsi" w:hAnsiTheme="minorHAnsi" w:cstheme="minorHAnsi"/>
          <w:sz w:val="22"/>
          <w:szCs w:val="22"/>
        </w:rPr>
        <w:t>)</w:t>
      </w:r>
      <w:r>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12</w:t>
      </w:r>
      <w:r>
        <w:rPr>
          <w:rFonts w:asciiTheme="minorHAnsi" w:hAnsiTheme="minorHAnsi" w:cstheme="minorHAnsi"/>
          <w:sz w:val="22"/>
          <w:szCs w:val="22"/>
        </w:rPr>
        <w:t xml:space="preserve"> </w:t>
      </w:r>
      <w:r w:rsidR="00E11DC9" w:rsidRPr="005515A8">
        <w:rPr>
          <w:rFonts w:asciiTheme="minorHAnsi" w:hAnsiTheme="minorHAnsi" w:cstheme="minorHAnsi"/>
          <w:sz w:val="22"/>
          <w:szCs w:val="22"/>
        </w:rPr>
        <w:t xml:space="preserve">Likewise, the American College of Obstetricians and Gynecologists (ACOG) Guidelines, with </w:t>
      </w:r>
      <w:r>
        <w:rPr>
          <w:rFonts w:asciiTheme="minorHAnsi" w:hAnsiTheme="minorHAnsi" w:cstheme="minorHAnsi"/>
          <w:sz w:val="22"/>
          <w:szCs w:val="22"/>
        </w:rPr>
        <w:t xml:space="preserve">support </w:t>
      </w:r>
      <w:r w:rsidR="00E11DC9" w:rsidRPr="005515A8">
        <w:rPr>
          <w:rFonts w:asciiTheme="minorHAnsi" w:hAnsiTheme="minorHAnsi" w:cstheme="minorHAnsi"/>
          <w:sz w:val="22"/>
          <w:szCs w:val="22"/>
        </w:rPr>
        <w:t xml:space="preserve">from the American College of Radiography (ACR), states that “with few exceptions, radiation exposure through radiography, computed tomography, and nuclear medicine is at a dose much lower than the exposure associated with fetal harm” </w:t>
      </w:r>
      <w:r w:rsidR="00845A81" w:rsidRPr="00845A81">
        <w:rPr>
          <w:rFonts w:asciiTheme="minorHAnsi" w:hAnsiTheme="minorHAnsi" w:cstheme="minorHAnsi"/>
          <w:sz w:val="22"/>
          <w:szCs w:val="22"/>
          <w:vertAlign w:val="superscript"/>
        </w:rPr>
        <w:t>14</w:t>
      </w:r>
      <w:r w:rsidR="00845A81">
        <w:rPr>
          <w:rFonts w:asciiTheme="minorHAnsi" w:hAnsiTheme="minorHAnsi" w:cstheme="minorHAnsi"/>
          <w:sz w:val="22"/>
          <w:szCs w:val="22"/>
        </w:rPr>
        <w:t>(</w:t>
      </w:r>
      <w:r w:rsidR="00E11DC9" w:rsidRPr="005515A8">
        <w:rPr>
          <w:rFonts w:asciiTheme="minorHAnsi" w:hAnsiTheme="minorHAnsi" w:cstheme="minorHAnsi"/>
          <w:sz w:val="22"/>
          <w:szCs w:val="22"/>
        </w:rPr>
        <w:t xml:space="preserve">p. e212). </w:t>
      </w:r>
    </w:p>
    <w:p w14:paraId="35777781" w14:textId="15EC823E" w:rsidR="003A7BE0" w:rsidRPr="005515A8" w:rsidRDefault="00141313" w:rsidP="005515A8">
      <w:pPr>
        <w:pStyle w:val="NormalWeb"/>
        <w:spacing w:before="0" w:beforeAutospacing="0" w:after="0" w:afterAutospacing="0"/>
        <w:ind w:firstLine="720"/>
        <w:rPr>
          <w:rFonts w:asciiTheme="minorHAnsi" w:hAnsiTheme="minorHAnsi" w:cstheme="minorHAnsi"/>
          <w:sz w:val="22"/>
          <w:szCs w:val="22"/>
        </w:rPr>
      </w:pPr>
      <w:r>
        <w:rPr>
          <w:rFonts w:asciiTheme="minorHAnsi" w:hAnsiTheme="minorHAnsi" w:cstheme="minorHAnsi"/>
          <w:sz w:val="22"/>
          <w:szCs w:val="22"/>
        </w:rPr>
        <w:t>S</w:t>
      </w:r>
      <w:r w:rsidR="00A910FA" w:rsidRPr="005515A8">
        <w:rPr>
          <w:rFonts w:asciiTheme="minorHAnsi" w:hAnsiTheme="minorHAnsi" w:cstheme="minorHAnsi"/>
          <w:sz w:val="22"/>
          <w:szCs w:val="22"/>
        </w:rPr>
        <w:t xml:space="preserve">hielding </w:t>
      </w:r>
      <w:r>
        <w:rPr>
          <w:rFonts w:asciiTheme="minorHAnsi" w:hAnsiTheme="minorHAnsi" w:cstheme="minorHAnsi"/>
          <w:sz w:val="22"/>
          <w:szCs w:val="22"/>
        </w:rPr>
        <w:t xml:space="preserve">the patient </w:t>
      </w:r>
      <w:r w:rsidR="00B87605">
        <w:rPr>
          <w:rFonts w:asciiTheme="minorHAnsi" w:hAnsiTheme="minorHAnsi" w:cstheme="minorHAnsi"/>
          <w:sz w:val="22"/>
          <w:szCs w:val="22"/>
        </w:rPr>
        <w:t xml:space="preserve">does not </w:t>
      </w:r>
      <w:del w:id="9" w:author="Jessica Marshall" w:date="2023-05-08T09:50:00Z">
        <w:r w:rsidR="00A910FA" w:rsidRPr="005515A8" w:rsidDel="000C17A6">
          <w:rPr>
            <w:rFonts w:asciiTheme="minorHAnsi" w:hAnsiTheme="minorHAnsi" w:cstheme="minorHAnsi"/>
            <w:sz w:val="22"/>
            <w:szCs w:val="22"/>
          </w:rPr>
          <w:delText xml:space="preserve"> </w:delText>
        </w:r>
      </w:del>
      <w:r w:rsidR="00A910FA" w:rsidRPr="005515A8">
        <w:rPr>
          <w:rFonts w:asciiTheme="minorHAnsi" w:hAnsiTheme="minorHAnsi" w:cstheme="minorHAnsi"/>
          <w:sz w:val="22"/>
          <w:szCs w:val="22"/>
        </w:rPr>
        <w:t xml:space="preserve">in </w:t>
      </w:r>
      <w:r w:rsidR="00B87605">
        <w:rPr>
          <w:rFonts w:asciiTheme="minorHAnsi" w:hAnsiTheme="minorHAnsi" w:cstheme="minorHAnsi"/>
          <w:sz w:val="22"/>
          <w:szCs w:val="22"/>
        </w:rPr>
        <w:t>decrease</w:t>
      </w:r>
      <w:r w:rsidR="00A910FA" w:rsidRPr="005515A8">
        <w:rPr>
          <w:rFonts w:asciiTheme="minorHAnsi" w:hAnsiTheme="minorHAnsi" w:cstheme="minorHAnsi"/>
          <w:sz w:val="22"/>
          <w:szCs w:val="22"/>
        </w:rPr>
        <w:t xml:space="preserve"> scatter</w:t>
      </w:r>
      <w:r w:rsidR="00B87605">
        <w:rPr>
          <w:rFonts w:asciiTheme="minorHAnsi" w:hAnsiTheme="minorHAnsi" w:cstheme="minorHAnsi"/>
          <w:sz w:val="22"/>
          <w:szCs w:val="22"/>
        </w:rPr>
        <w:t xml:space="preserve"> created within the patient</w:t>
      </w:r>
      <w:r w:rsidR="00845A81">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1,15</w:t>
      </w:r>
      <w:r w:rsidR="00A910FA" w:rsidRPr="005515A8">
        <w:rPr>
          <w:rFonts w:asciiTheme="minorHAnsi" w:hAnsiTheme="minorHAnsi" w:cstheme="minorHAnsi"/>
          <w:sz w:val="22"/>
          <w:szCs w:val="22"/>
        </w:rPr>
        <w:t xml:space="preserve"> In</w:t>
      </w:r>
      <w:r w:rsidR="00B87605">
        <w:rPr>
          <w:rFonts w:asciiTheme="minorHAnsi" w:hAnsiTheme="minorHAnsi" w:cstheme="minorHAnsi"/>
          <w:sz w:val="22"/>
          <w:szCs w:val="22"/>
        </w:rPr>
        <w:t xml:space="preserve"> diagnostic</w:t>
      </w:r>
      <w:r w:rsidR="00A910FA" w:rsidRPr="005515A8">
        <w:rPr>
          <w:rFonts w:asciiTheme="minorHAnsi" w:hAnsiTheme="minorHAnsi" w:cstheme="minorHAnsi"/>
          <w:sz w:val="22"/>
          <w:szCs w:val="22"/>
        </w:rPr>
        <w:t xml:space="preserve"> imaging, the </w:t>
      </w:r>
      <w:r>
        <w:rPr>
          <w:rFonts w:asciiTheme="minorHAnsi" w:hAnsiTheme="minorHAnsi" w:cstheme="minorHAnsi"/>
          <w:sz w:val="22"/>
          <w:szCs w:val="22"/>
        </w:rPr>
        <w:t xml:space="preserve">principal </w:t>
      </w:r>
      <w:r w:rsidR="00A910FA" w:rsidRPr="005515A8">
        <w:rPr>
          <w:rFonts w:asciiTheme="minorHAnsi" w:hAnsiTheme="minorHAnsi" w:cstheme="minorHAnsi"/>
          <w:sz w:val="22"/>
          <w:szCs w:val="22"/>
        </w:rPr>
        <w:t xml:space="preserve">source of </w:t>
      </w:r>
      <w:r w:rsidR="00B87605">
        <w:rPr>
          <w:rFonts w:asciiTheme="minorHAnsi" w:hAnsiTheme="minorHAnsi" w:cstheme="minorHAnsi"/>
          <w:sz w:val="22"/>
          <w:szCs w:val="22"/>
        </w:rPr>
        <w:t xml:space="preserve">exposure </w:t>
      </w:r>
      <w:r w:rsidR="00A910FA" w:rsidRPr="005515A8">
        <w:rPr>
          <w:rFonts w:asciiTheme="minorHAnsi" w:hAnsiTheme="minorHAnsi" w:cstheme="minorHAnsi"/>
          <w:sz w:val="22"/>
          <w:szCs w:val="22"/>
        </w:rPr>
        <w:t>to internal organs</w:t>
      </w:r>
      <w:r w:rsidR="00B87605">
        <w:rPr>
          <w:rFonts w:asciiTheme="minorHAnsi" w:hAnsiTheme="minorHAnsi" w:cstheme="minorHAnsi"/>
          <w:sz w:val="22"/>
          <w:szCs w:val="22"/>
        </w:rPr>
        <w:t>,</w:t>
      </w:r>
      <w:r w:rsidR="00A910FA" w:rsidRPr="005515A8">
        <w:rPr>
          <w:rFonts w:asciiTheme="minorHAnsi" w:hAnsiTheme="minorHAnsi" w:cstheme="minorHAnsi"/>
          <w:sz w:val="22"/>
          <w:szCs w:val="22"/>
        </w:rPr>
        <w:t xml:space="preserve"> </w:t>
      </w:r>
      <w:r w:rsidR="00B87605">
        <w:rPr>
          <w:rFonts w:asciiTheme="minorHAnsi" w:hAnsiTheme="minorHAnsi" w:cstheme="minorHAnsi"/>
          <w:sz w:val="22"/>
          <w:szCs w:val="22"/>
        </w:rPr>
        <w:t xml:space="preserve">not within the </w:t>
      </w:r>
      <w:r w:rsidR="00A910FA" w:rsidRPr="005515A8">
        <w:rPr>
          <w:rFonts w:asciiTheme="minorHAnsi" w:hAnsiTheme="minorHAnsi" w:cstheme="minorHAnsi"/>
          <w:sz w:val="22"/>
          <w:szCs w:val="22"/>
        </w:rPr>
        <w:t>field of view</w:t>
      </w:r>
      <w:r w:rsidR="00D46C3A" w:rsidRPr="005515A8">
        <w:rPr>
          <w:rFonts w:asciiTheme="minorHAnsi" w:hAnsiTheme="minorHAnsi" w:cstheme="minorHAnsi"/>
          <w:sz w:val="22"/>
          <w:szCs w:val="22"/>
        </w:rPr>
        <w:t xml:space="preserve"> (FOV)</w:t>
      </w:r>
      <w:r w:rsidR="00B87605">
        <w:rPr>
          <w:rFonts w:asciiTheme="minorHAnsi" w:hAnsiTheme="minorHAnsi" w:cstheme="minorHAnsi"/>
          <w:sz w:val="22"/>
          <w:szCs w:val="22"/>
        </w:rPr>
        <w:t>,</w:t>
      </w:r>
      <w:r w:rsidR="00A910FA" w:rsidRPr="005515A8">
        <w:rPr>
          <w:rFonts w:asciiTheme="minorHAnsi" w:hAnsiTheme="minorHAnsi" w:cstheme="minorHAnsi"/>
          <w:sz w:val="22"/>
          <w:szCs w:val="22"/>
        </w:rPr>
        <w:t xml:space="preserve"> is </w:t>
      </w:r>
      <w:r w:rsidR="00D46C3A" w:rsidRPr="005515A8">
        <w:rPr>
          <w:rFonts w:asciiTheme="minorHAnsi" w:hAnsiTheme="minorHAnsi" w:cstheme="minorHAnsi"/>
          <w:sz w:val="22"/>
          <w:szCs w:val="22"/>
        </w:rPr>
        <w:t xml:space="preserve">almost entirely from </w:t>
      </w:r>
      <w:r w:rsidR="00B87605">
        <w:rPr>
          <w:rFonts w:asciiTheme="minorHAnsi" w:hAnsiTheme="minorHAnsi" w:cstheme="minorHAnsi"/>
          <w:sz w:val="22"/>
          <w:szCs w:val="22"/>
        </w:rPr>
        <w:t xml:space="preserve">internal scatter, </w:t>
      </w:r>
      <w:r w:rsidR="00D46C3A" w:rsidRPr="005515A8">
        <w:rPr>
          <w:rFonts w:asciiTheme="minorHAnsi" w:hAnsiTheme="minorHAnsi" w:cstheme="minorHAnsi"/>
          <w:sz w:val="22"/>
          <w:szCs w:val="22"/>
        </w:rPr>
        <w:t xml:space="preserve">and </w:t>
      </w:r>
      <w:r w:rsidR="00A910FA" w:rsidRPr="005515A8">
        <w:rPr>
          <w:rFonts w:asciiTheme="minorHAnsi" w:hAnsiTheme="minorHAnsi" w:cstheme="minorHAnsi"/>
          <w:sz w:val="22"/>
          <w:szCs w:val="22"/>
        </w:rPr>
        <w:t>s</w:t>
      </w:r>
      <w:r w:rsidR="00D12167">
        <w:rPr>
          <w:rFonts w:asciiTheme="minorHAnsi" w:hAnsiTheme="minorHAnsi" w:cstheme="minorHAnsi"/>
          <w:sz w:val="22"/>
          <w:szCs w:val="22"/>
        </w:rPr>
        <w:t xml:space="preserve">hields on the surface of the body, attempting to </w:t>
      </w:r>
      <w:r w:rsidR="00A910FA" w:rsidRPr="005515A8">
        <w:rPr>
          <w:rFonts w:asciiTheme="minorHAnsi" w:hAnsiTheme="minorHAnsi" w:cstheme="minorHAnsi"/>
          <w:sz w:val="22"/>
          <w:szCs w:val="22"/>
        </w:rPr>
        <w:t xml:space="preserve">cover these organs </w:t>
      </w:r>
      <w:r w:rsidR="00D12167">
        <w:rPr>
          <w:rFonts w:asciiTheme="minorHAnsi" w:hAnsiTheme="minorHAnsi" w:cstheme="minorHAnsi"/>
          <w:sz w:val="22"/>
          <w:szCs w:val="22"/>
        </w:rPr>
        <w:t xml:space="preserve">do not </w:t>
      </w:r>
      <w:r w:rsidR="00A910FA" w:rsidRPr="005515A8">
        <w:rPr>
          <w:rFonts w:asciiTheme="minorHAnsi" w:hAnsiTheme="minorHAnsi" w:cstheme="minorHAnsi"/>
          <w:sz w:val="22"/>
          <w:szCs w:val="22"/>
        </w:rPr>
        <w:t xml:space="preserve">impact </w:t>
      </w:r>
      <w:r w:rsidR="00845A81">
        <w:rPr>
          <w:rFonts w:asciiTheme="minorHAnsi" w:hAnsiTheme="minorHAnsi" w:cstheme="minorHAnsi"/>
          <w:sz w:val="22"/>
          <w:szCs w:val="22"/>
        </w:rPr>
        <w:t>scatter within the</w:t>
      </w:r>
      <w:r w:rsidR="00A910FA" w:rsidRPr="005515A8">
        <w:rPr>
          <w:rFonts w:asciiTheme="minorHAnsi" w:hAnsiTheme="minorHAnsi" w:cstheme="minorHAnsi"/>
          <w:sz w:val="22"/>
          <w:szCs w:val="22"/>
        </w:rPr>
        <w:t xml:space="preserve"> </w:t>
      </w:r>
      <w:r w:rsidR="00505820" w:rsidRPr="005515A8">
        <w:rPr>
          <w:rFonts w:asciiTheme="minorHAnsi" w:hAnsiTheme="minorHAnsi" w:cstheme="minorHAnsi"/>
          <w:sz w:val="22"/>
          <w:szCs w:val="22"/>
        </w:rPr>
        <w:t>patient</w:t>
      </w:r>
      <w:r w:rsidR="00845A81">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1,16</w:t>
      </w:r>
      <w:r w:rsidR="00D46C3A" w:rsidRPr="005515A8">
        <w:rPr>
          <w:rFonts w:asciiTheme="minorHAnsi" w:hAnsiTheme="minorHAnsi" w:cstheme="minorHAnsi"/>
          <w:sz w:val="22"/>
          <w:szCs w:val="22"/>
        </w:rPr>
        <w:t xml:space="preserve"> Therefore, shielding </w:t>
      </w:r>
      <w:r w:rsidR="00D12167">
        <w:rPr>
          <w:rFonts w:asciiTheme="minorHAnsi" w:hAnsiTheme="minorHAnsi" w:cstheme="minorHAnsi"/>
          <w:sz w:val="22"/>
          <w:szCs w:val="22"/>
        </w:rPr>
        <w:t xml:space="preserve">the patient beyond </w:t>
      </w:r>
      <w:r w:rsidR="00D46C3A" w:rsidRPr="005515A8">
        <w:rPr>
          <w:rFonts w:asciiTheme="minorHAnsi" w:hAnsiTheme="minorHAnsi" w:cstheme="minorHAnsi"/>
          <w:sz w:val="22"/>
          <w:szCs w:val="22"/>
        </w:rPr>
        <w:t xml:space="preserve">the FOV </w:t>
      </w:r>
      <w:r w:rsidR="00D12167">
        <w:rPr>
          <w:rFonts w:asciiTheme="minorHAnsi" w:hAnsiTheme="minorHAnsi" w:cstheme="minorHAnsi"/>
          <w:sz w:val="22"/>
          <w:szCs w:val="22"/>
        </w:rPr>
        <w:t xml:space="preserve">does not </w:t>
      </w:r>
      <w:r w:rsidR="00D46C3A" w:rsidRPr="005515A8">
        <w:rPr>
          <w:rFonts w:asciiTheme="minorHAnsi" w:hAnsiTheme="minorHAnsi" w:cstheme="minorHAnsi"/>
          <w:sz w:val="22"/>
          <w:szCs w:val="22"/>
        </w:rPr>
        <w:t>protect to the patient</w:t>
      </w:r>
      <w:r w:rsidR="00845A81">
        <w:rPr>
          <w:rFonts w:asciiTheme="minorHAnsi" w:hAnsiTheme="minorHAnsi" w:cstheme="minorHAnsi"/>
          <w:sz w:val="22"/>
          <w:szCs w:val="22"/>
        </w:rPr>
        <w:t>.</w:t>
      </w:r>
      <w:r w:rsidR="00845A81" w:rsidRPr="00845A81">
        <w:rPr>
          <w:rFonts w:asciiTheme="minorHAnsi" w:hAnsiTheme="minorHAnsi" w:cstheme="minorHAnsi"/>
          <w:sz w:val="22"/>
          <w:szCs w:val="22"/>
          <w:vertAlign w:val="superscript"/>
        </w:rPr>
        <w:t>2</w:t>
      </w:r>
      <w:r w:rsidR="00D46C3A" w:rsidRPr="005515A8">
        <w:rPr>
          <w:rFonts w:asciiTheme="minorHAnsi" w:hAnsiTheme="minorHAnsi" w:cstheme="minorHAnsi"/>
          <w:sz w:val="22"/>
          <w:szCs w:val="22"/>
        </w:rPr>
        <w:t xml:space="preserve"> Because of the centralized and surface-level location of the male gonads, shielding can protect from some of the primary beam; however, the </w:t>
      </w:r>
      <w:r w:rsidR="00D12167">
        <w:rPr>
          <w:rFonts w:asciiTheme="minorHAnsi" w:hAnsiTheme="minorHAnsi" w:cstheme="minorHAnsi"/>
          <w:sz w:val="22"/>
          <w:szCs w:val="22"/>
        </w:rPr>
        <w:t xml:space="preserve">bulk </w:t>
      </w:r>
      <w:r w:rsidR="00D46C3A" w:rsidRPr="005515A8">
        <w:rPr>
          <w:rFonts w:asciiTheme="minorHAnsi" w:hAnsiTheme="minorHAnsi" w:cstheme="minorHAnsi"/>
          <w:sz w:val="22"/>
          <w:szCs w:val="22"/>
        </w:rPr>
        <w:t>of the dose still comes from scatter</w:t>
      </w:r>
      <w:r w:rsidR="00D12167">
        <w:rPr>
          <w:rFonts w:asciiTheme="minorHAnsi" w:hAnsiTheme="minorHAnsi" w:cstheme="minorHAnsi"/>
          <w:sz w:val="22"/>
          <w:szCs w:val="22"/>
        </w:rPr>
        <w:t xml:space="preserve"> generated within the patient</w:t>
      </w:r>
      <w:r w:rsidR="00C60CAD">
        <w:rPr>
          <w:rFonts w:asciiTheme="minorHAnsi" w:hAnsiTheme="minorHAnsi" w:cstheme="minorHAnsi"/>
          <w:sz w:val="22"/>
          <w:szCs w:val="22"/>
        </w:rPr>
        <w:t>.</w:t>
      </w:r>
      <w:r w:rsidR="00C60CAD" w:rsidRPr="00C60CAD">
        <w:rPr>
          <w:rFonts w:asciiTheme="minorHAnsi" w:hAnsiTheme="minorHAnsi" w:cstheme="minorHAnsi"/>
          <w:sz w:val="22"/>
          <w:szCs w:val="22"/>
          <w:vertAlign w:val="superscript"/>
        </w:rPr>
        <w:t>7,16</w:t>
      </w:r>
      <w:r w:rsidR="00D46C3A" w:rsidRPr="005515A8">
        <w:rPr>
          <w:rFonts w:asciiTheme="minorHAnsi" w:hAnsiTheme="minorHAnsi" w:cstheme="minorHAnsi"/>
          <w:sz w:val="22"/>
          <w:szCs w:val="22"/>
        </w:rPr>
        <w:t xml:space="preserve"> For female patients, because of the variations in location and depth of the ovaries from </w:t>
      </w:r>
      <w:r w:rsidR="00C60CAD">
        <w:rPr>
          <w:rFonts w:asciiTheme="minorHAnsi" w:hAnsiTheme="minorHAnsi" w:cstheme="minorHAnsi"/>
          <w:sz w:val="22"/>
          <w:szCs w:val="22"/>
        </w:rPr>
        <w:t xml:space="preserve">one </w:t>
      </w:r>
      <w:r w:rsidR="00D46C3A" w:rsidRPr="005515A8">
        <w:rPr>
          <w:rFonts w:asciiTheme="minorHAnsi" w:hAnsiTheme="minorHAnsi" w:cstheme="minorHAnsi"/>
          <w:sz w:val="22"/>
          <w:szCs w:val="22"/>
        </w:rPr>
        <w:t xml:space="preserve">patient to </w:t>
      </w:r>
      <w:r w:rsidR="00C60CAD">
        <w:rPr>
          <w:rFonts w:asciiTheme="minorHAnsi" w:hAnsiTheme="minorHAnsi" w:cstheme="minorHAnsi"/>
          <w:sz w:val="22"/>
          <w:szCs w:val="22"/>
        </w:rPr>
        <w:t>the next</w:t>
      </w:r>
      <w:r w:rsidR="00D46C3A" w:rsidRPr="005515A8">
        <w:rPr>
          <w:rFonts w:asciiTheme="minorHAnsi" w:hAnsiTheme="minorHAnsi" w:cstheme="minorHAnsi"/>
          <w:sz w:val="22"/>
          <w:szCs w:val="22"/>
        </w:rPr>
        <w:t>, gonadal shielding is often well-intended but ineffective and almost impossible to achieve without obscuring pertinent anatomy</w:t>
      </w:r>
      <w:r w:rsidR="00C60CAD">
        <w:rPr>
          <w:rFonts w:asciiTheme="minorHAnsi" w:hAnsiTheme="minorHAnsi" w:cstheme="minorHAnsi"/>
          <w:sz w:val="22"/>
          <w:szCs w:val="22"/>
        </w:rPr>
        <w:t>.</w:t>
      </w:r>
      <w:r w:rsidR="00C60CAD" w:rsidRPr="00C60CAD">
        <w:rPr>
          <w:rFonts w:asciiTheme="minorHAnsi" w:hAnsiTheme="minorHAnsi" w:cstheme="minorHAnsi"/>
          <w:sz w:val="22"/>
          <w:szCs w:val="22"/>
          <w:vertAlign w:val="superscript"/>
        </w:rPr>
        <w:t>2,15</w:t>
      </w:r>
      <w:r w:rsidR="00C60CAD">
        <w:rPr>
          <w:rFonts w:asciiTheme="minorHAnsi" w:hAnsiTheme="minorHAnsi" w:cstheme="minorHAnsi"/>
          <w:sz w:val="22"/>
          <w:szCs w:val="22"/>
          <w:vertAlign w:val="superscript"/>
        </w:rPr>
        <w:t>,16</w:t>
      </w:r>
      <w:r w:rsidR="00D46C3A" w:rsidRPr="005515A8">
        <w:rPr>
          <w:rFonts w:asciiTheme="minorHAnsi" w:hAnsiTheme="minorHAnsi" w:cstheme="minorHAnsi"/>
          <w:sz w:val="22"/>
          <w:szCs w:val="22"/>
        </w:rPr>
        <w:t xml:space="preserve"> </w:t>
      </w:r>
      <w:r w:rsidR="00436BB8" w:rsidRPr="005515A8">
        <w:rPr>
          <w:rFonts w:asciiTheme="minorHAnsi" w:hAnsiTheme="minorHAnsi" w:cstheme="minorHAnsi"/>
          <w:sz w:val="22"/>
          <w:szCs w:val="22"/>
        </w:rPr>
        <w:t xml:space="preserve">Further, as the </w:t>
      </w:r>
      <w:r w:rsidR="00D12167">
        <w:rPr>
          <w:rFonts w:asciiTheme="minorHAnsi" w:hAnsiTheme="minorHAnsi" w:cstheme="minorHAnsi"/>
          <w:sz w:val="22"/>
          <w:szCs w:val="22"/>
        </w:rPr>
        <w:lastRenderedPageBreak/>
        <w:t>space between</w:t>
      </w:r>
      <w:r w:rsidR="00436BB8" w:rsidRPr="005515A8">
        <w:rPr>
          <w:rFonts w:asciiTheme="minorHAnsi" w:hAnsiTheme="minorHAnsi" w:cstheme="minorHAnsi"/>
          <w:sz w:val="22"/>
          <w:szCs w:val="22"/>
        </w:rPr>
        <w:t xml:space="preserve"> the </w:t>
      </w:r>
      <w:r w:rsidR="00D12167">
        <w:rPr>
          <w:rFonts w:asciiTheme="minorHAnsi" w:hAnsiTheme="minorHAnsi" w:cstheme="minorHAnsi"/>
          <w:sz w:val="22"/>
          <w:szCs w:val="22"/>
        </w:rPr>
        <w:t xml:space="preserve">gonads and </w:t>
      </w:r>
      <w:r w:rsidR="00436BB8" w:rsidRPr="005515A8">
        <w:rPr>
          <w:rFonts w:asciiTheme="minorHAnsi" w:hAnsiTheme="minorHAnsi" w:cstheme="minorHAnsi"/>
          <w:sz w:val="22"/>
          <w:szCs w:val="22"/>
        </w:rPr>
        <w:t xml:space="preserve">contact shield increases, </w:t>
      </w:r>
      <w:r w:rsidR="00D12167">
        <w:rPr>
          <w:rFonts w:asciiTheme="minorHAnsi" w:hAnsiTheme="minorHAnsi" w:cstheme="minorHAnsi"/>
          <w:sz w:val="22"/>
          <w:szCs w:val="22"/>
        </w:rPr>
        <w:t>the effectiveness of the shield over the ovaries decreases.</w:t>
      </w:r>
      <w:r w:rsidR="00C60CAD" w:rsidRPr="00C60CAD">
        <w:rPr>
          <w:rFonts w:asciiTheme="minorHAnsi" w:hAnsiTheme="minorHAnsi" w:cstheme="minorHAnsi"/>
          <w:sz w:val="22"/>
          <w:szCs w:val="22"/>
          <w:vertAlign w:val="superscript"/>
        </w:rPr>
        <w:t>16</w:t>
      </w:r>
      <w:r w:rsidR="00436BB8" w:rsidRPr="005515A8">
        <w:rPr>
          <w:rFonts w:asciiTheme="minorHAnsi" w:hAnsiTheme="minorHAnsi" w:cstheme="minorHAnsi"/>
          <w:sz w:val="22"/>
          <w:szCs w:val="22"/>
        </w:rPr>
        <w:t xml:space="preserve"> </w:t>
      </w:r>
    </w:p>
    <w:p w14:paraId="114B1037" w14:textId="77777777" w:rsidR="005515A8" w:rsidRDefault="005515A8" w:rsidP="005515A8">
      <w:pPr>
        <w:pStyle w:val="NormalWeb"/>
        <w:spacing w:before="0" w:beforeAutospacing="0" w:after="0" w:afterAutospacing="0"/>
        <w:rPr>
          <w:rStyle w:val="Strong"/>
          <w:rFonts w:asciiTheme="minorHAnsi" w:hAnsiTheme="minorHAnsi" w:cstheme="minorHAnsi"/>
          <w:iCs/>
          <w:sz w:val="22"/>
          <w:szCs w:val="22"/>
        </w:rPr>
      </w:pPr>
    </w:p>
    <w:p w14:paraId="4330540C" w14:textId="4501C091" w:rsidR="003A7BE0" w:rsidRPr="005515A8" w:rsidRDefault="00A910FA" w:rsidP="005515A8">
      <w:pPr>
        <w:pStyle w:val="NormalWeb"/>
        <w:spacing w:before="0" w:beforeAutospacing="0" w:after="0" w:afterAutospacing="0"/>
        <w:rPr>
          <w:rFonts w:asciiTheme="minorHAnsi" w:hAnsiTheme="minorHAnsi" w:cstheme="minorHAnsi"/>
          <w:iCs/>
          <w:sz w:val="22"/>
          <w:szCs w:val="22"/>
        </w:rPr>
      </w:pPr>
      <w:r w:rsidRPr="005515A8">
        <w:rPr>
          <w:rStyle w:val="Strong"/>
          <w:rFonts w:asciiTheme="minorHAnsi" w:hAnsiTheme="minorHAnsi" w:cstheme="minorHAnsi"/>
          <w:iCs/>
          <w:sz w:val="22"/>
          <w:szCs w:val="22"/>
        </w:rPr>
        <w:t xml:space="preserve">Shielding </w:t>
      </w:r>
      <w:r w:rsidR="009425F2" w:rsidRPr="005515A8">
        <w:rPr>
          <w:rStyle w:val="Strong"/>
          <w:rFonts w:asciiTheme="minorHAnsi" w:hAnsiTheme="minorHAnsi" w:cstheme="minorHAnsi"/>
          <w:iCs/>
          <w:sz w:val="22"/>
          <w:szCs w:val="22"/>
        </w:rPr>
        <w:t>C</w:t>
      </w:r>
      <w:r w:rsidRPr="005515A8">
        <w:rPr>
          <w:rStyle w:val="Strong"/>
          <w:rFonts w:asciiTheme="minorHAnsi" w:hAnsiTheme="minorHAnsi" w:cstheme="minorHAnsi"/>
          <w:iCs/>
          <w:sz w:val="22"/>
          <w:szCs w:val="22"/>
        </w:rPr>
        <w:t xml:space="preserve">an </w:t>
      </w:r>
      <w:r w:rsidR="009425F2" w:rsidRPr="005515A8">
        <w:rPr>
          <w:rStyle w:val="Strong"/>
          <w:rFonts w:asciiTheme="minorHAnsi" w:hAnsiTheme="minorHAnsi" w:cstheme="minorHAnsi"/>
          <w:iCs/>
          <w:sz w:val="22"/>
          <w:szCs w:val="22"/>
        </w:rPr>
        <w:t>A</w:t>
      </w:r>
      <w:r w:rsidRPr="005515A8">
        <w:rPr>
          <w:rStyle w:val="Strong"/>
          <w:rFonts w:asciiTheme="minorHAnsi" w:hAnsiTheme="minorHAnsi" w:cstheme="minorHAnsi"/>
          <w:iCs/>
          <w:sz w:val="22"/>
          <w:szCs w:val="22"/>
        </w:rPr>
        <w:t xml:space="preserve">ffect the </w:t>
      </w:r>
      <w:r w:rsidR="00BB3227">
        <w:rPr>
          <w:rStyle w:val="Strong"/>
          <w:rFonts w:asciiTheme="minorHAnsi" w:hAnsiTheme="minorHAnsi" w:cstheme="minorHAnsi"/>
          <w:iCs/>
          <w:sz w:val="22"/>
          <w:szCs w:val="22"/>
        </w:rPr>
        <w:t xml:space="preserve">Usefulness </w:t>
      </w:r>
      <w:r w:rsidRPr="005515A8">
        <w:rPr>
          <w:rStyle w:val="Strong"/>
          <w:rFonts w:asciiTheme="minorHAnsi" w:hAnsiTheme="minorHAnsi" w:cstheme="minorHAnsi"/>
          <w:iCs/>
          <w:sz w:val="22"/>
          <w:szCs w:val="22"/>
        </w:rPr>
        <w:t xml:space="preserve">of the </w:t>
      </w:r>
      <w:r w:rsidR="009425F2" w:rsidRPr="005515A8">
        <w:rPr>
          <w:rStyle w:val="Strong"/>
          <w:rFonts w:asciiTheme="minorHAnsi" w:hAnsiTheme="minorHAnsi" w:cstheme="minorHAnsi"/>
          <w:iCs/>
          <w:sz w:val="22"/>
          <w:szCs w:val="22"/>
        </w:rPr>
        <w:t>E</w:t>
      </w:r>
      <w:r w:rsidRPr="005515A8">
        <w:rPr>
          <w:rStyle w:val="Strong"/>
          <w:rFonts w:asciiTheme="minorHAnsi" w:hAnsiTheme="minorHAnsi" w:cstheme="minorHAnsi"/>
          <w:iCs/>
          <w:sz w:val="22"/>
          <w:szCs w:val="22"/>
        </w:rPr>
        <w:t>xam</w:t>
      </w:r>
      <w:r w:rsidR="00BB3227">
        <w:rPr>
          <w:rStyle w:val="Strong"/>
          <w:rFonts w:asciiTheme="minorHAnsi" w:hAnsiTheme="minorHAnsi" w:cstheme="minorHAnsi"/>
          <w:iCs/>
          <w:sz w:val="22"/>
          <w:szCs w:val="22"/>
        </w:rPr>
        <w:t>ination</w:t>
      </w:r>
    </w:p>
    <w:p w14:paraId="30153570" w14:textId="514C81DF" w:rsidR="003A7BE0" w:rsidRPr="005515A8" w:rsidRDefault="00BB3227" w:rsidP="005515A8">
      <w:pPr>
        <w:pStyle w:val="NormalWeb"/>
        <w:spacing w:before="0" w:beforeAutospacing="0" w:after="0" w:afterAutospacing="0"/>
        <w:ind w:firstLine="720"/>
        <w:rPr>
          <w:rFonts w:asciiTheme="minorHAnsi" w:hAnsiTheme="minorHAnsi" w:cstheme="minorHAnsi"/>
          <w:sz w:val="22"/>
          <w:szCs w:val="22"/>
        </w:rPr>
      </w:pPr>
      <w:r>
        <w:rPr>
          <w:rFonts w:asciiTheme="minorHAnsi" w:hAnsiTheme="minorHAnsi" w:cstheme="minorHAnsi"/>
          <w:sz w:val="22"/>
          <w:szCs w:val="22"/>
        </w:rPr>
        <w:t>If the shield covers the</w:t>
      </w:r>
      <w:r w:rsidR="00A910FA" w:rsidRPr="005515A8">
        <w:rPr>
          <w:rFonts w:asciiTheme="minorHAnsi" w:hAnsiTheme="minorHAnsi" w:cstheme="minorHAnsi"/>
          <w:sz w:val="22"/>
          <w:szCs w:val="22"/>
        </w:rPr>
        <w:t xml:space="preserve"> anatomy</w:t>
      </w:r>
      <w:r>
        <w:rPr>
          <w:rFonts w:asciiTheme="minorHAnsi" w:hAnsiTheme="minorHAnsi" w:cstheme="minorHAnsi"/>
          <w:sz w:val="22"/>
          <w:szCs w:val="22"/>
        </w:rPr>
        <w:t xml:space="preserve"> of interest</w:t>
      </w:r>
      <w:r w:rsidR="00A910FA" w:rsidRPr="005515A8">
        <w:rPr>
          <w:rFonts w:asciiTheme="minorHAnsi" w:hAnsiTheme="minorHAnsi" w:cstheme="minorHAnsi"/>
          <w:sz w:val="22"/>
          <w:szCs w:val="22"/>
        </w:rPr>
        <w:t>,</w:t>
      </w:r>
      <w:r>
        <w:rPr>
          <w:rFonts w:asciiTheme="minorHAnsi" w:hAnsiTheme="minorHAnsi" w:cstheme="minorHAnsi"/>
          <w:sz w:val="22"/>
          <w:szCs w:val="22"/>
        </w:rPr>
        <w:t xml:space="preserve"> </w:t>
      </w:r>
      <w:commentRangeStart w:id="10"/>
      <w:r>
        <w:rPr>
          <w:rFonts w:asciiTheme="minorHAnsi" w:hAnsiTheme="minorHAnsi" w:cstheme="minorHAnsi"/>
          <w:sz w:val="22"/>
          <w:szCs w:val="22"/>
        </w:rPr>
        <w:t>the result is a repeated exam or diagnostic information is compromised</w:t>
      </w:r>
      <w:commentRangeEnd w:id="10"/>
      <w:r w:rsidR="00865558">
        <w:rPr>
          <w:rStyle w:val="CommentReference"/>
          <w:rFonts w:asciiTheme="minorHAnsi" w:eastAsiaTheme="minorHAnsi" w:hAnsiTheme="minorHAnsi" w:cstheme="minorBidi"/>
        </w:rPr>
        <w:commentReference w:id="10"/>
      </w:r>
      <w:r>
        <w:rPr>
          <w:rFonts w:asciiTheme="minorHAnsi" w:hAnsiTheme="minorHAnsi" w:cstheme="minorHAnsi"/>
          <w:sz w:val="22"/>
          <w:szCs w:val="22"/>
        </w:rPr>
        <w:t>.</w:t>
      </w:r>
      <w:r w:rsidR="00C05FD4" w:rsidRPr="00C05FD4">
        <w:rPr>
          <w:rFonts w:asciiTheme="minorHAnsi" w:hAnsiTheme="minorHAnsi" w:cstheme="minorHAnsi"/>
          <w:sz w:val="22"/>
          <w:szCs w:val="22"/>
          <w:vertAlign w:val="superscript"/>
        </w:rPr>
        <w:t>1,15</w:t>
      </w:r>
      <w:r w:rsidR="00D7026E" w:rsidRPr="005515A8">
        <w:rPr>
          <w:rFonts w:asciiTheme="minorHAnsi" w:hAnsiTheme="minorHAnsi" w:cstheme="minorHAnsi"/>
          <w:sz w:val="22"/>
          <w:szCs w:val="22"/>
        </w:rPr>
        <w:t xml:space="preserve"> </w:t>
      </w:r>
      <w:r w:rsidR="00C05FD4">
        <w:rPr>
          <w:rFonts w:asciiTheme="minorHAnsi" w:hAnsiTheme="minorHAnsi" w:cstheme="minorHAnsi"/>
          <w:sz w:val="22"/>
          <w:szCs w:val="22"/>
        </w:rPr>
        <w:t xml:space="preserve">When </w:t>
      </w:r>
      <w:r>
        <w:rPr>
          <w:rFonts w:asciiTheme="minorHAnsi" w:hAnsiTheme="minorHAnsi" w:cstheme="minorHAnsi"/>
          <w:sz w:val="22"/>
          <w:szCs w:val="22"/>
        </w:rPr>
        <w:t xml:space="preserve">a lead </w:t>
      </w:r>
      <w:r w:rsidR="00C05FD4">
        <w:rPr>
          <w:rFonts w:asciiTheme="minorHAnsi" w:hAnsiTheme="minorHAnsi" w:cstheme="minorHAnsi"/>
          <w:sz w:val="22"/>
          <w:szCs w:val="22"/>
        </w:rPr>
        <w:t>s</w:t>
      </w:r>
      <w:r w:rsidR="00A910FA" w:rsidRPr="005515A8">
        <w:rPr>
          <w:rFonts w:asciiTheme="minorHAnsi" w:hAnsiTheme="minorHAnsi" w:cstheme="minorHAnsi"/>
          <w:sz w:val="22"/>
          <w:szCs w:val="22"/>
        </w:rPr>
        <w:t xml:space="preserve">hield </w:t>
      </w:r>
      <w:r w:rsidR="00C05FD4">
        <w:rPr>
          <w:rFonts w:asciiTheme="minorHAnsi" w:hAnsiTheme="minorHAnsi" w:cstheme="minorHAnsi"/>
          <w:sz w:val="22"/>
          <w:szCs w:val="22"/>
        </w:rPr>
        <w:t xml:space="preserve">is </w:t>
      </w:r>
      <w:r>
        <w:rPr>
          <w:rFonts w:asciiTheme="minorHAnsi" w:hAnsiTheme="minorHAnsi" w:cstheme="minorHAnsi"/>
          <w:sz w:val="22"/>
          <w:szCs w:val="22"/>
        </w:rPr>
        <w:t>positioned within the FOV</w:t>
      </w:r>
      <w:r w:rsidR="00A910FA" w:rsidRPr="005515A8">
        <w:rPr>
          <w:rFonts w:asciiTheme="minorHAnsi" w:hAnsiTheme="minorHAnsi" w:cstheme="minorHAnsi"/>
          <w:sz w:val="22"/>
          <w:szCs w:val="22"/>
        </w:rPr>
        <w:t xml:space="preserve"> </w:t>
      </w:r>
      <w:r w:rsidR="00C05FD4">
        <w:rPr>
          <w:rFonts w:asciiTheme="minorHAnsi" w:hAnsiTheme="minorHAnsi" w:cstheme="minorHAnsi"/>
          <w:sz w:val="22"/>
          <w:szCs w:val="22"/>
        </w:rPr>
        <w:t xml:space="preserve">it </w:t>
      </w:r>
      <w:r w:rsidR="00A910FA" w:rsidRPr="005515A8">
        <w:rPr>
          <w:rFonts w:asciiTheme="minorHAnsi" w:hAnsiTheme="minorHAnsi" w:cstheme="minorHAnsi"/>
          <w:sz w:val="22"/>
          <w:szCs w:val="22"/>
        </w:rPr>
        <w:t xml:space="preserve">can </w:t>
      </w:r>
      <w:r w:rsidR="00D7026E" w:rsidRPr="005515A8">
        <w:rPr>
          <w:rFonts w:asciiTheme="minorHAnsi" w:hAnsiTheme="minorHAnsi" w:cstheme="minorHAnsi"/>
          <w:sz w:val="22"/>
          <w:szCs w:val="22"/>
        </w:rPr>
        <w:t>cover</w:t>
      </w:r>
      <w:r w:rsidR="00A910FA" w:rsidRPr="005515A8">
        <w:rPr>
          <w:rFonts w:asciiTheme="minorHAnsi" w:hAnsiTheme="minorHAnsi" w:cstheme="minorHAnsi"/>
          <w:sz w:val="22"/>
          <w:szCs w:val="22"/>
        </w:rPr>
        <w:t xml:space="preserve"> </w:t>
      </w:r>
      <w:r w:rsidR="00D7026E" w:rsidRPr="005515A8">
        <w:rPr>
          <w:rFonts w:asciiTheme="minorHAnsi" w:hAnsiTheme="minorHAnsi" w:cstheme="minorHAnsi"/>
          <w:sz w:val="22"/>
          <w:szCs w:val="22"/>
        </w:rPr>
        <w:t>essential</w:t>
      </w:r>
      <w:r w:rsidR="00A910FA" w:rsidRPr="005515A8">
        <w:rPr>
          <w:rFonts w:asciiTheme="minorHAnsi" w:hAnsiTheme="minorHAnsi" w:cstheme="minorHAnsi"/>
          <w:sz w:val="22"/>
          <w:szCs w:val="22"/>
        </w:rPr>
        <w:t xml:space="preserve"> anatomy or pathology or </w:t>
      </w:r>
      <w:r w:rsidR="001B0CB8">
        <w:rPr>
          <w:rFonts w:asciiTheme="minorHAnsi" w:hAnsiTheme="minorHAnsi" w:cstheme="minorHAnsi"/>
          <w:sz w:val="22"/>
          <w:szCs w:val="22"/>
        </w:rPr>
        <w:t xml:space="preserve">create </w:t>
      </w:r>
      <w:r w:rsidR="00A910FA" w:rsidRPr="005515A8">
        <w:rPr>
          <w:rFonts w:asciiTheme="minorHAnsi" w:hAnsiTheme="minorHAnsi" w:cstheme="minorHAnsi"/>
          <w:sz w:val="22"/>
          <w:szCs w:val="22"/>
        </w:rPr>
        <w:t xml:space="preserve">artifacts. In </w:t>
      </w:r>
      <w:r w:rsidR="001B0CB8">
        <w:rPr>
          <w:rFonts w:asciiTheme="minorHAnsi" w:hAnsiTheme="minorHAnsi" w:cstheme="minorHAnsi"/>
          <w:sz w:val="22"/>
          <w:szCs w:val="22"/>
        </w:rPr>
        <w:t>these</w:t>
      </w:r>
      <w:r w:rsidR="00A910FA" w:rsidRPr="005515A8">
        <w:rPr>
          <w:rFonts w:asciiTheme="minorHAnsi" w:hAnsiTheme="minorHAnsi" w:cstheme="minorHAnsi"/>
          <w:sz w:val="22"/>
          <w:szCs w:val="22"/>
        </w:rPr>
        <w:t xml:space="preserve"> cases, if the </w:t>
      </w:r>
      <w:r w:rsidR="001B0CB8">
        <w:rPr>
          <w:rFonts w:asciiTheme="minorHAnsi" w:hAnsiTheme="minorHAnsi" w:cstheme="minorHAnsi"/>
          <w:sz w:val="22"/>
          <w:szCs w:val="22"/>
        </w:rPr>
        <w:t>image</w:t>
      </w:r>
      <w:r w:rsidR="00A910FA" w:rsidRPr="005515A8">
        <w:rPr>
          <w:rFonts w:asciiTheme="minorHAnsi" w:hAnsiTheme="minorHAnsi" w:cstheme="minorHAnsi"/>
          <w:sz w:val="22"/>
          <w:szCs w:val="22"/>
        </w:rPr>
        <w:t xml:space="preserve"> is not repeated</w:t>
      </w:r>
      <w:r w:rsidR="00D7026E" w:rsidRPr="005515A8">
        <w:rPr>
          <w:rFonts w:asciiTheme="minorHAnsi" w:hAnsiTheme="minorHAnsi" w:cstheme="minorHAnsi"/>
          <w:sz w:val="22"/>
          <w:szCs w:val="22"/>
        </w:rPr>
        <w:t>,</w:t>
      </w:r>
      <w:r w:rsidR="00A910FA" w:rsidRPr="005515A8">
        <w:rPr>
          <w:rFonts w:asciiTheme="minorHAnsi" w:hAnsiTheme="minorHAnsi" w:cstheme="minorHAnsi"/>
          <w:sz w:val="22"/>
          <w:szCs w:val="22"/>
        </w:rPr>
        <w:t xml:space="preserve"> the </w:t>
      </w:r>
      <w:r w:rsidR="001B0CB8">
        <w:rPr>
          <w:rFonts w:asciiTheme="minorHAnsi" w:hAnsiTheme="minorHAnsi" w:cstheme="minorHAnsi"/>
          <w:sz w:val="22"/>
          <w:szCs w:val="22"/>
        </w:rPr>
        <w:t>radiologist</w:t>
      </w:r>
      <w:r w:rsidR="00A910FA" w:rsidRPr="005515A8">
        <w:rPr>
          <w:rFonts w:asciiTheme="minorHAnsi" w:hAnsiTheme="minorHAnsi" w:cstheme="minorHAnsi"/>
          <w:sz w:val="22"/>
          <w:szCs w:val="22"/>
        </w:rPr>
        <w:t xml:space="preserve"> may </w:t>
      </w:r>
      <w:r w:rsidR="001B0CB8">
        <w:rPr>
          <w:rFonts w:asciiTheme="minorHAnsi" w:hAnsiTheme="minorHAnsi" w:cstheme="minorHAnsi"/>
          <w:sz w:val="22"/>
          <w:szCs w:val="22"/>
        </w:rPr>
        <w:t xml:space="preserve">not have </w:t>
      </w:r>
      <w:r w:rsidR="00141313">
        <w:rPr>
          <w:rFonts w:asciiTheme="minorHAnsi" w:hAnsiTheme="minorHAnsi" w:cstheme="minorHAnsi"/>
          <w:sz w:val="22"/>
          <w:szCs w:val="22"/>
        </w:rPr>
        <w:t xml:space="preserve">crucial </w:t>
      </w:r>
      <w:r w:rsidR="00A910FA" w:rsidRPr="005515A8">
        <w:rPr>
          <w:rFonts w:asciiTheme="minorHAnsi" w:hAnsiTheme="minorHAnsi" w:cstheme="minorHAnsi"/>
          <w:sz w:val="22"/>
          <w:szCs w:val="22"/>
        </w:rPr>
        <w:t>diagnostic information</w:t>
      </w:r>
      <w:r w:rsidR="001B0CB8">
        <w:rPr>
          <w:rFonts w:asciiTheme="minorHAnsi" w:hAnsiTheme="minorHAnsi" w:cstheme="minorHAnsi"/>
          <w:sz w:val="22"/>
          <w:szCs w:val="22"/>
        </w:rPr>
        <w:t xml:space="preserve"> needed for the interpretation</w:t>
      </w:r>
      <w:r w:rsidR="00A910FA" w:rsidRPr="005515A8">
        <w:rPr>
          <w:rFonts w:asciiTheme="minorHAnsi" w:hAnsiTheme="minorHAnsi" w:cstheme="minorHAnsi"/>
          <w:sz w:val="22"/>
          <w:szCs w:val="22"/>
        </w:rPr>
        <w:t xml:space="preserve">; if </w:t>
      </w:r>
      <w:r w:rsidR="001B0CB8">
        <w:rPr>
          <w:rFonts w:asciiTheme="minorHAnsi" w:hAnsiTheme="minorHAnsi" w:cstheme="minorHAnsi"/>
          <w:sz w:val="22"/>
          <w:szCs w:val="22"/>
        </w:rPr>
        <w:t>the image</w:t>
      </w:r>
      <w:r w:rsidR="00A910FA" w:rsidRPr="005515A8">
        <w:rPr>
          <w:rFonts w:asciiTheme="minorHAnsi" w:hAnsiTheme="minorHAnsi" w:cstheme="minorHAnsi"/>
          <w:sz w:val="22"/>
          <w:szCs w:val="22"/>
        </w:rPr>
        <w:t xml:space="preserve"> is repeated, </w:t>
      </w:r>
      <w:r w:rsidR="00505820" w:rsidRPr="005515A8">
        <w:rPr>
          <w:rFonts w:asciiTheme="minorHAnsi" w:hAnsiTheme="minorHAnsi" w:cstheme="minorHAnsi"/>
          <w:sz w:val="22"/>
          <w:szCs w:val="22"/>
        </w:rPr>
        <w:t>another preventable radiation exposure event will occur</w:t>
      </w:r>
      <w:r w:rsidR="00A910FA" w:rsidRPr="005515A8">
        <w:rPr>
          <w:rFonts w:asciiTheme="minorHAnsi" w:hAnsiTheme="minorHAnsi" w:cstheme="minorHAnsi"/>
          <w:sz w:val="22"/>
          <w:szCs w:val="22"/>
        </w:rPr>
        <w:t>.</w:t>
      </w:r>
      <w:r w:rsidR="00C05FD4" w:rsidRPr="00C05FD4">
        <w:rPr>
          <w:rFonts w:asciiTheme="minorHAnsi" w:hAnsiTheme="minorHAnsi" w:cstheme="minorHAnsi"/>
          <w:sz w:val="22"/>
          <w:szCs w:val="22"/>
          <w:vertAlign w:val="superscript"/>
        </w:rPr>
        <w:t>16</w:t>
      </w:r>
      <w:r w:rsidR="00A910FA" w:rsidRPr="005515A8">
        <w:rPr>
          <w:rFonts w:asciiTheme="minorHAnsi" w:hAnsiTheme="minorHAnsi" w:cstheme="minorHAnsi"/>
          <w:sz w:val="22"/>
          <w:szCs w:val="22"/>
        </w:rPr>
        <w:t xml:space="preserve"> Evidence </w:t>
      </w:r>
      <w:r w:rsidR="00D7026E" w:rsidRPr="005515A8">
        <w:rPr>
          <w:rFonts w:asciiTheme="minorHAnsi" w:hAnsiTheme="minorHAnsi" w:cstheme="minorHAnsi"/>
          <w:sz w:val="22"/>
          <w:szCs w:val="22"/>
        </w:rPr>
        <w:t>demonstrates</w:t>
      </w:r>
      <w:r w:rsidR="00A910FA" w:rsidRPr="005515A8">
        <w:rPr>
          <w:rFonts w:asciiTheme="minorHAnsi" w:hAnsiTheme="minorHAnsi" w:cstheme="minorHAnsi"/>
          <w:sz w:val="22"/>
          <w:szCs w:val="22"/>
        </w:rPr>
        <w:t xml:space="preserve"> this is more common than </w:t>
      </w:r>
      <w:r w:rsidR="001B0CB8">
        <w:rPr>
          <w:rFonts w:asciiTheme="minorHAnsi" w:hAnsiTheme="minorHAnsi" w:cstheme="minorHAnsi"/>
          <w:sz w:val="22"/>
          <w:szCs w:val="22"/>
        </w:rPr>
        <w:t>normally</w:t>
      </w:r>
      <w:r w:rsidR="00A910FA" w:rsidRPr="005515A8">
        <w:rPr>
          <w:rFonts w:asciiTheme="minorHAnsi" w:hAnsiTheme="minorHAnsi" w:cstheme="minorHAnsi"/>
          <w:sz w:val="22"/>
          <w:szCs w:val="22"/>
        </w:rPr>
        <w:t xml:space="preserve"> </w:t>
      </w:r>
      <w:r w:rsidR="001B0CB8">
        <w:rPr>
          <w:rFonts w:asciiTheme="minorHAnsi" w:hAnsiTheme="minorHAnsi" w:cstheme="minorHAnsi"/>
          <w:sz w:val="22"/>
          <w:szCs w:val="22"/>
        </w:rPr>
        <w:t>thought</w:t>
      </w:r>
      <w:r w:rsidR="00A910FA" w:rsidRPr="005515A8">
        <w:rPr>
          <w:rFonts w:asciiTheme="minorHAnsi" w:hAnsiTheme="minorHAnsi" w:cstheme="minorHAnsi"/>
          <w:sz w:val="22"/>
          <w:szCs w:val="22"/>
        </w:rPr>
        <w:t>.</w:t>
      </w:r>
      <w:r w:rsidR="00C05FD4" w:rsidRPr="00C05FD4">
        <w:rPr>
          <w:rFonts w:asciiTheme="minorHAnsi" w:hAnsiTheme="minorHAnsi" w:cstheme="minorHAnsi"/>
          <w:sz w:val="22"/>
          <w:szCs w:val="22"/>
          <w:vertAlign w:val="superscript"/>
        </w:rPr>
        <w:t>1</w:t>
      </w:r>
      <w:r w:rsidR="000E5C02" w:rsidRPr="005515A8">
        <w:rPr>
          <w:rFonts w:asciiTheme="minorHAnsi" w:hAnsiTheme="minorHAnsi" w:cstheme="minorHAnsi"/>
          <w:sz w:val="22"/>
          <w:szCs w:val="22"/>
        </w:rPr>
        <w:t xml:space="preserve"> </w:t>
      </w:r>
      <w:commentRangeStart w:id="11"/>
      <w:proofErr w:type="spellStart"/>
      <w:r w:rsidR="000E5C02" w:rsidRPr="005515A8">
        <w:rPr>
          <w:rFonts w:asciiTheme="minorHAnsi" w:hAnsiTheme="minorHAnsi" w:cstheme="minorHAnsi"/>
          <w:sz w:val="22"/>
          <w:szCs w:val="22"/>
        </w:rPr>
        <w:t>Frantzen</w:t>
      </w:r>
      <w:proofErr w:type="spellEnd"/>
      <w:r w:rsidR="000E5C02" w:rsidRPr="005515A8">
        <w:rPr>
          <w:rFonts w:asciiTheme="minorHAnsi" w:hAnsiTheme="minorHAnsi" w:cstheme="minorHAnsi"/>
          <w:sz w:val="22"/>
          <w:szCs w:val="22"/>
        </w:rPr>
        <w:t xml:space="preserve"> et al. </w:t>
      </w:r>
      <w:r w:rsidR="00E87DA6">
        <w:rPr>
          <w:rFonts w:asciiTheme="minorHAnsi" w:hAnsiTheme="minorHAnsi" w:cstheme="minorHAnsi"/>
          <w:sz w:val="22"/>
          <w:szCs w:val="22"/>
        </w:rPr>
        <w:t xml:space="preserve">discovered </w:t>
      </w:r>
      <w:r w:rsidR="000E5C02" w:rsidRPr="005515A8">
        <w:rPr>
          <w:rFonts w:asciiTheme="minorHAnsi" w:hAnsiTheme="minorHAnsi" w:cstheme="minorHAnsi"/>
          <w:sz w:val="22"/>
          <w:szCs w:val="22"/>
        </w:rPr>
        <w:t xml:space="preserve">that shields were </w:t>
      </w:r>
      <w:r w:rsidR="00E87DA6">
        <w:rPr>
          <w:rFonts w:asciiTheme="minorHAnsi" w:hAnsiTheme="minorHAnsi" w:cstheme="minorHAnsi"/>
          <w:sz w:val="22"/>
          <w:szCs w:val="22"/>
        </w:rPr>
        <w:t>inaccurately</w:t>
      </w:r>
      <w:r w:rsidR="000E5C02" w:rsidRPr="005515A8">
        <w:rPr>
          <w:rFonts w:asciiTheme="minorHAnsi" w:hAnsiTheme="minorHAnsi" w:cstheme="minorHAnsi"/>
          <w:sz w:val="22"/>
          <w:szCs w:val="22"/>
        </w:rPr>
        <w:t xml:space="preserve"> </w:t>
      </w:r>
      <w:r w:rsidR="00E87DA6">
        <w:rPr>
          <w:rFonts w:asciiTheme="minorHAnsi" w:hAnsiTheme="minorHAnsi" w:cstheme="minorHAnsi"/>
          <w:sz w:val="22"/>
          <w:szCs w:val="22"/>
        </w:rPr>
        <w:t xml:space="preserve">positioned </w:t>
      </w:r>
      <w:r w:rsidR="000E5C02" w:rsidRPr="005515A8">
        <w:rPr>
          <w:rFonts w:asciiTheme="minorHAnsi" w:hAnsiTheme="minorHAnsi" w:cstheme="minorHAnsi"/>
          <w:sz w:val="22"/>
          <w:szCs w:val="22"/>
        </w:rPr>
        <w:t>in 91% of female pelvi</w:t>
      </w:r>
      <w:r w:rsidR="00C05FD4">
        <w:rPr>
          <w:rFonts w:asciiTheme="minorHAnsi" w:hAnsiTheme="minorHAnsi" w:cstheme="minorHAnsi"/>
          <w:sz w:val="22"/>
          <w:szCs w:val="22"/>
        </w:rPr>
        <w:t>s</w:t>
      </w:r>
      <w:r w:rsidR="000E5C02" w:rsidRPr="005515A8">
        <w:rPr>
          <w:rFonts w:asciiTheme="minorHAnsi" w:hAnsiTheme="minorHAnsi" w:cstheme="minorHAnsi"/>
          <w:sz w:val="22"/>
          <w:szCs w:val="22"/>
        </w:rPr>
        <w:t xml:space="preserve"> </w:t>
      </w:r>
      <w:r w:rsidR="00C05FD4">
        <w:rPr>
          <w:rFonts w:asciiTheme="minorHAnsi" w:hAnsiTheme="minorHAnsi" w:cstheme="minorHAnsi"/>
          <w:sz w:val="22"/>
          <w:szCs w:val="22"/>
        </w:rPr>
        <w:t xml:space="preserve">exams </w:t>
      </w:r>
      <w:r w:rsidR="000E5C02" w:rsidRPr="005515A8">
        <w:rPr>
          <w:rFonts w:asciiTheme="minorHAnsi" w:hAnsiTheme="minorHAnsi" w:cstheme="minorHAnsi"/>
          <w:sz w:val="22"/>
          <w:szCs w:val="22"/>
        </w:rPr>
        <w:t>and 66% of male pelv</w:t>
      </w:r>
      <w:r w:rsidR="00C05FD4">
        <w:rPr>
          <w:rFonts w:asciiTheme="minorHAnsi" w:hAnsiTheme="minorHAnsi" w:cstheme="minorHAnsi"/>
          <w:sz w:val="22"/>
          <w:szCs w:val="22"/>
        </w:rPr>
        <w:t>is examinations</w:t>
      </w:r>
      <w:commentRangeEnd w:id="11"/>
      <w:r w:rsidR="00865558">
        <w:rPr>
          <w:rStyle w:val="CommentReference"/>
          <w:rFonts w:asciiTheme="minorHAnsi" w:eastAsiaTheme="minorHAnsi" w:hAnsiTheme="minorHAnsi" w:cstheme="minorBidi"/>
        </w:rPr>
        <w:commentReference w:id="11"/>
      </w:r>
      <w:r w:rsidR="000E5C02" w:rsidRPr="005515A8">
        <w:rPr>
          <w:rFonts w:asciiTheme="minorHAnsi" w:hAnsiTheme="minorHAnsi" w:cstheme="minorHAnsi"/>
          <w:sz w:val="22"/>
          <w:szCs w:val="22"/>
        </w:rPr>
        <w:t>.</w:t>
      </w:r>
      <w:r w:rsidR="00C05FD4" w:rsidRPr="00C05FD4">
        <w:rPr>
          <w:rFonts w:asciiTheme="minorHAnsi" w:hAnsiTheme="minorHAnsi" w:cstheme="minorHAnsi"/>
          <w:sz w:val="22"/>
          <w:szCs w:val="22"/>
          <w:vertAlign w:val="superscript"/>
        </w:rPr>
        <w:t>17</w:t>
      </w:r>
      <w:r w:rsidR="000E5C02" w:rsidRPr="005515A8">
        <w:rPr>
          <w:rFonts w:asciiTheme="minorHAnsi" w:hAnsiTheme="minorHAnsi" w:cstheme="minorHAnsi"/>
          <w:sz w:val="22"/>
          <w:szCs w:val="22"/>
        </w:rPr>
        <w:t xml:space="preserve"> </w:t>
      </w:r>
      <w:r w:rsidR="00C05FD4">
        <w:rPr>
          <w:rFonts w:asciiTheme="minorHAnsi" w:hAnsiTheme="minorHAnsi" w:cstheme="minorHAnsi"/>
          <w:sz w:val="22"/>
          <w:szCs w:val="22"/>
        </w:rPr>
        <w:t xml:space="preserve">Furthermore, it was determined </w:t>
      </w:r>
      <w:r w:rsidR="000E5C02" w:rsidRPr="005515A8">
        <w:rPr>
          <w:rFonts w:asciiTheme="minorHAnsi" w:hAnsiTheme="minorHAnsi" w:cstheme="minorHAnsi"/>
          <w:sz w:val="22"/>
          <w:szCs w:val="22"/>
        </w:rPr>
        <w:t xml:space="preserve">that gonadal shields were </w:t>
      </w:r>
      <w:r w:rsidR="00E87DA6">
        <w:rPr>
          <w:rFonts w:asciiTheme="minorHAnsi" w:hAnsiTheme="minorHAnsi" w:cstheme="minorHAnsi"/>
          <w:sz w:val="22"/>
          <w:szCs w:val="22"/>
        </w:rPr>
        <w:t xml:space="preserve">inaccurately positioned </w:t>
      </w:r>
      <w:r w:rsidR="000E5C02" w:rsidRPr="005515A8">
        <w:rPr>
          <w:rFonts w:asciiTheme="minorHAnsi" w:hAnsiTheme="minorHAnsi" w:cstheme="minorHAnsi"/>
          <w:sz w:val="22"/>
          <w:szCs w:val="22"/>
        </w:rPr>
        <w:t xml:space="preserve">in 49% of </w:t>
      </w:r>
      <w:proofErr w:type="spellStart"/>
      <w:r w:rsidR="00E87DA6">
        <w:rPr>
          <w:rFonts w:asciiTheme="minorHAnsi" w:hAnsiTheme="minorHAnsi" w:cstheme="minorHAnsi"/>
          <w:sz w:val="22"/>
          <w:szCs w:val="22"/>
        </w:rPr>
        <w:t>a</w:t>
      </w:r>
      <w:r w:rsidR="00C05FD4">
        <w:rPr>
          <w:rFonts w:asciiTheme="minorHAnsi" w:hAnsiTheme="minorHAnsi" w:cstheme="minorHAnsi"/>
          <w:sz w:val="22"/>
          <w:szCs w:val="22"/>
        </w:rPr>
        <w:t>nterioposterior</w:t>
      </w:r>
      <w:proofErr w:type="spellEnd"/>
      <w:r w:rsidR="00C05FD4">
        <w:rPr>
          <w:rFonts w:asciiTheme="minorHAnsi" w:hAnsiTheme="minorHAnsi" w:cstheme="minorHAnsi"/>
          <w:sz w:val="22"/>
          <w:szCs w:val="22"/>
        </w:rPr>
        <w:t xml:space="preserve"> (A</w:t>
      </w:r>
      <w:r w:rsidR="000E5C02" w:rsidRPr="005515A8">
        <w:rPr>
          <w:rFonts w:asciiTheme="minorHAnsi" w:hAnsiTheme="minorHAnsi" w:cstheme="minorHAnsi"/>
          <w:sz w:val="22"/>
          <w:szCs w:val="22"/>
        </w:rPr>
        <w:t>P</w:t>
      </w:r>
      <w:r w:rsidR="00C05FD4">
        <w:rPr>
          <w:rFonts w:asciiTheme="minorHAnsi" w:hAnsiTheme="minorHAnsi" w:cstheme="minorHAnsi"/>
          <w:sz w:val="22"/>
          <w:szCs w:val="22"/>
        </w:rPr>
        <w:t>)</w:t>
      </w:r>
      <w:r w:rsidR="000E5C02" w:rsidRPr="005515A8">
        <w:rPr>
          <w:rFonts w:asciiTheme="minorHAnsi" w:hAnsiTheme="minorHAnsi" w:cstheme="minorHAnsi"/>
          <w:sz w:val="22"/>
          <w:szCs w:val="22"/>
        </w:rPr>
        <w:t xml:space="preserve"> </w:t>
      </w:r>
      <w:r w:rsidR="00E87DA6">
        <w:rPr>
          <w:rFonts w:asciiTheme="minorHAnsi" w:hAnsiTheme="minorHAnsi" w:cstheme="minorHAnsi"/>
          <w:sz w:val="22"/>
          <w:szCs w:val="22"/>
        </w:rPr>
        <w:t xml:space="preserve">pelvis exams </w:t>
      </w:r>
      <w:r w:rsidR="000E5C02" w:rsidRPr="005515A8">
        <w:rPr>
          <w:rFonts w:asciiTheme="minorHAnsi" w:hAnsiTheme="minorHAnsi" w:cstheme="minorHAnsi"/>
          <w:sz w:val="22"/>
          <w:szCs w:val="22"/>
        </w:rPr>
        <w:t>and 63% of frog lateral pelvi</w:t>
      </w:r>
      <w:r w:rsidR="00C05FD4">
        <w:rPr>
          <w:rFonts w:asciiTheme="minorHAnsi" w:hAnsiTheme="minorHAnsi" w:cstheme="minorHAnsi"/>
          <w:sz w:val="22"/>
          <w:szCs w:val="22"/>
        </w:rPr>
        <w:t>s examinations,</w:t>
      </w:r>
      <w:r w:rsidR="000E5C02" w:rsidRPr="005515A8">
        <w:rPr>
          <w:rFonts w:asciiTheme="minorHAnsi" w:hAnsiTheme="minorHAnsi" w:cstheme="minorHAnsi"/>
          <w:sz w:val="22"/>
          <w:szCs w:val="22"/>
        </w:rPr>
        <w:t xml:space="preserve"> causing bony landmarks to be obscured. This </w:t>
      </w:r>
      <w:r w:rsidR="00C05FD4">
        <w:rPr>
          <w:rFonts w:asciiTheme="minorHAnsi" w:hAnsiTheme="minorHAnsi" w:cstheme="minorHAnsi"/>
          <w:sz w:val="22"/>
          <w:szCs w:val="22"/>
        </w:rPr>
        <w:t xml:space="preserve">finding </w:t>
      </w:r>
      <w:r w:rsidR="000E5C02" w:rsidRPr="005515A8">
        <w:rPr>
          <w:rFonts w:asciiTheme="minorHAnsi" w:hAnsiTheme="minorHAnsi" w:cstheme="minorHAnsi"/>
          <w:sz w:val="22"/>
          <w:szCs w:val="22"/>
        </w:rPr>
        <w:t>occurred more frequently in female patients than males (76% vs</w:t>
      </w:r>
      <w:r w:rsidR="00E11DC9" w:rsidRPr="005515A8">
        <w:rPr>
          <w:rFonts w:asciiTheme="minorHAnsi" w:hAnsiTheme="minorHAnsi" w:cstheme="minorHAnsi"/>
          <w:sz w:val="22"/>
          <w:szCs w:val="22"/>
        </w:rPr>
        <w:t>.</w:t>
      </w:r>
      <w:r w:rsidR="000E5C02" w:rsidRPr="005515A8">
        <w:rPr>
          <w:rFonts w:asciiTheme="minorHAnsi" w:hAnsiTheme="minorHAnsi" w:cstheme="minorHAnsi"/>
          <w:sz w:val="22"/>
          <w:szCs w:val="22"/>
        </w:rPr>
        <w:t xml:space="preserve"> 51%). When a</w:t>
      </w:r>
      <w:r w:rsidR="00C84EEB" w:rsidRPr="005515A8">
        <w:rPr>
          <w:rFonts w:asciiTheme="minorHAnsi" w:hAnsiTheme="minorHAnsi" w:cstheme="minorHAnsi"/>
          <w:sz w:val="22"/>
          <w:szCs w:val="22"/>
        </w:rPr>
        <w:t xml:space="preserve"> lead shield obscures anatomy</w:t>
      </w:r>
      <w:r w:rsidR="000E5C02" w:rsidRPr="005515A8">
        <w:rPr>
          <w:rFonts w:asciiTheme="minorHAnsi" w:hAnsiTheme="minorHAnsi" w:cstheme="minorHAnsi"/>
          <w:sz w:val="22"/>
          <w:szCs w:val="22"/>
        </w:rPr>
        <w:t>, either the technologist must repeat the exam</w:t>
      </w:r>
      <w:r w:rsidR="00C05FD4">
        <w:rPr>
          <w:rFonts w:asciiTheme="minorHAnsi" w:hAnsiTheme="minorHAnsi" w:cstheme="minorHAnsi"/>
          <w:sz w:val="22"/>
          <w:szCs w:val="22"/>
        </w:rPr>
        <w:t>ination</w:t>
      </w:r>
      <w:r w:rsidR="000E5C02" w:rsidRPr="005515A8">
        <w:rPr>
          <w:rFonts w:asciiTheme="minorHAnsi" w:hAnsiTheme="minorHAnsi" w:cstheme="minorHAnsi"/>
          <w:sz w:val="22"/>
          <w:szCs w:val="22"/>
        </w:rPr>
        <w:t xml:space="preserve"> without the shield, which causes an increase in dose, especially to those more radiosensitive organs mentioned previously, or </w:t>
      </w:r>
      <w:r w:rsidR="00E87DA6">
        <w:rPr>
          <w:rFonts w:asciiTheme="minorHAnsi" w:hAnsiTheme="minorHAnsi" w:cstheme="minorHAnsi"/>
          <w:sz w:val="22"/>
          <w:szCs w:val="22"/>
        </w:rPr>
        <w:t>the interpreting physician</w:t>
      </w:r>
      <w:r w:rsidR="000E5C02" w:rsidRPr="005515A8">
        <w:rPr>
          <w:rFonts w:asciiTheme="minorHAnsi" w:hAnsiTheme="minorHAnsi" w:cstheme="minorHAnsi"/>
          <w:sz w:val="22"/>
          <w:szCs w:val="22"/>
        </w:rPr>
        <w:t xml:space="preserve"> is </w:t>
      </w:r>
      <w:r w:rsidR="00E87DA6">
        <w:rPr>
          <w:rFonts w:asciiTheme="minorHAnsi" w:hAnsiTheme="minorHAnsi" w:cstheme="minorHAnsi"/>
          <w:sz w:val="22"/>
          <w:szCs w:val="22"/>
        </w:rPr>
        <w:t xml:space="preserve">obligated </w:t>
      </w:r>
      <w:r w:rsidR="000E5C02" w:rsidRPr="005515A8">
        <w:rPr>
          <w:rFonts w:asciiTheme="minorHAnsi" w:hAnsiTheme="minorHAnsi" w:cstheme="minorHAnsi"/>
          <w:sz w:val="22"/>
          <w:szCs w:val="22"/>
        </w:rPr>
        <w:t xml:space="preserve">to fill in the </w:t>
      </w:r>
      <w:r w:rsidR="00E87DA6">
        <w:rPr>
          <w:rFonts w:asciiTheme="minorHAnsi" w:hAnsiTheme="minorHAnsi" w:cstheme="minorHAnsi"/>
          <w:sz w:val="22"/>
          <w:szCs w:val="22"/>
        </w:rPr>
        <w:t>missing information</w:t>
      </w:r>
      <w:r w:rsidR="000E5C02" w:rsidRPr="005515A8">
        <w:rPr>
          <w:rFonts w:asciiTheme="minorHAnsi" w:hAnsiTheme="minorHAnsi" w:cstheme="minorHAnsi"/>
          <w:sz w:val="22"/>
          <w:szCs w:val="22"/>
        </w:rPr>
        <w:t xml:space="preserve"> with information from </w:t>
      </w:r>
      <w:r w:rsidR="00E87DA6">
        <w:rPr>
          <w:rFonts w:asciiTheme="minorHAnsi" w:hAnsiTheme="minorHAnsi" w:cstheme="minorHAnsi"/>
          <w:sz w:val="22"/>
          <w:szCs w:val="22"/>
        </w:rPr>
        <w:t xml:space="preserve">prior </w:t>
      </w:r>
      <w:r w:rsidR="000E5C02" w:rsidRPr="005515A8">
        <w:rPr>
          <w:rFonts w:asciiTheme="minorHAnsi" w:hAnsiTheme="minorHAnsi" w:cstheme="minorHAnsi"/>
          <w:sz w:val="22"/>
          <w:szCs w:val="22"/>
        </w:rPr>
        <w:t>images</w:t>
      </w:r>
      <w:r w:rsidR="00C05FD4">
        <w:rPr>
          <w:rFonts w:asciiTheme="minorHAnsi" w:hAnsiTheme="minorHAnsi" w:cstheme="minorHAnsi"/>
          <w:sz w:val="22"/>
          <w:szCs w:val="22"/>
        </w:rPr>
        <w:t>,</w:t>
      </w:r>
      <w:r w:rsidR="000E5C02" w:rsidRPr="005515A8">
        <w:rPr>
          <w:rFonts w:asciiTheme="minorHAnsi" w:hAnsiTheme="minorHAnsi" w:cstheme="minorHAnsi"/>
          <w:sz w:val="22"/>
          <w:szCs w:val="22"/>
        </w:rPr>
        <w:t xml:space="preserve"> which can be detriment</w:t>
      </w:r>
      <w:r w:rsidR="00E11DC9" w:rsidRPr="005515A8">
        <w:rPr>
          <w:rFonts w:asciiTheme="minorHAnsi" w:hAnsiTheme="minorHAnsi" w:cstheme="minorHAnsi"/>
          <w:sz w:val="22"/>
          <w:szCs w:val="22"/>
        </w:rPr>
        <w:t>al</w:t>
      </w:r>
      <w:r w:rsidR="000E5C02" w:rsidRPr="005515A8">
        <w:rPr>
          <w:rFonts w:asciiTheme="minorHAnsi" w:hAnsiTheme="minorHAnsi" w:cstheme="minorHAnsi"/>
          <w:sz w:val="22"/>
          <w:szCs w:val="22"/>
        </w:rPr>
        <w:t xml:space="preserve"> to the patient.</w:t>
      </w:r>
      <w:r w:rsidR="00C05FD4" w:rsidRPr="00C05FD4">
        <w:rPr>
          <w:rFonts w:asciiTheme="minorHAnsi" w:hAnsiTheme="minorHAnsi" w:cstheme="minorHAnsi"/>
          <w:sz w:val="22"/>
          <w:szCs w:val="22"/>
          <w:vertAlign w:val="superscript"/>
        </w:rPr>
        <w:t>2</w:t>
      </w:r>
    </w:p>
    <w:p w14:paraId="38AFE4CD" w14:textId="21D16F2C" w:rsidR="003A7BE0" w:rsidRDefault="00A910FA" w:rsidP="005515A8">
      <w:pPr>
        <w:pStyle w:val="NormalWeb"/>
        <w:spacing w:before="0" w:beforeAutospacing="0" w:after="0" w:afterAutospacing="0"/>
        <w:ind w:firstLine="720"/>
        <w:rPr>
          <w:rFonts w:asciiTheme="minorHAnsi" w:hAnsiTheme="minorHAnsi" w:cstheme="minorHAnsi"/>
          <w:sz w:val="22"/>
          <w:szCs w:val="22"/>
          <w:vertAlign w:val="superscript"/>
        </w:rPr>
      </w:pPr>
      <w:r w:rsidRPr="005515A8">
        <w:rPr>
          <w:rFonts w:asciiTheme="minorHAnsi" w:hAnsiTheme="minorHAnsi" w:cstheme="minorHAnsi"/>
          <w:sz w:val="22"/>
          <w:szCs w:val="22"/>
        </w:rPr>
        <w:t xml:space="preserve">Shielding can </w:t>
      </w:r>
      <w:r w:rsidR="00E87DA6">
        <w:rPr>
          <w:rFonts w:asciiTheme="minorHAnsi" w:hAnsiTheme="minorHAnsi" w:cstheme="minorHAnsi"/>
          <w:sz w:val="22"/>
          <w:szCs w:val="22"/>
        </w:rPr>
        <w:t xml:space="preserve">also have a detrimental </w:t>
      </w:r>
      <w:proofErr w:type="spellStart"/>
      <w:r w:rsidRPr="005515A8">
        <w:rPr>
          <w:rFonts w:asciiTheme="minorHAnsi" w:hAnsiTheme="minorHAnsi" w:cstheme="minorHAnsi"/>
          <w:sz w:val="22"/>
          <w:szCs w:val="22"/>
        </w:rPr>
        <w:t>affect</w:t>
      </w:r>
      <w:proofErr w:type="spellEnd"/>
      <w:r w:rsidR="00E87DA6">
        <w:rPr>
          <w:rFonts w:asciiTheme="minorHAnsi" w:hAnsiTheme="minorHAnsi" w:cstheme="minorHAnsi"/>
          <w:sz w:val="22"/>
          <w:szCs w:val="22"/>
        </w:rPr>
        <w:t xml:space="preserve"> </w:t>
      </w:r>
      <w:r w:rsidR="0006227E">
        <w:rPr>
          <w:rFonts w:asciiTheme="minorHAnsi" w:hAnsiTheme="minorHAnsi" w:cstheme="minorHAnsi"/>
          <w:sz w:val="22"/>
          <w:szCs w:val="22"/>
        </w:rPr>
        <w:t xml:space="preserve">on image quality due to </w:t>
      </w:r>
      <w:r w:rsidRPr="005515A8">
        <w:rPr>
          <w:rFonts w:asciiTheme="minorHAnsi" w:hAnsiTheme="minorHAnsi" w:cstheme="minorHAnsi"/>
          <w:sz w:val="22"/>
          <w:szCs w:val="22"/>
        </w:rPr>
        <w:t xml:space="preserve">automatic exposure control </w:t>
      </w:r>
      <w:r w:rsidR="00E87DA6">
        <w:rPr>
          <w:rFonts w:asciiTheme="minorHAnsi" w:hAnsiTheme="minorHAnsi" w:cstheme="minorHAnsi"/>
          <w:sz w:val="22"/>
          <w:szCs w:val="22"/>
        </w:rPr>
        <w:t>(AEC)</w:t>
      </w:r>
      <w:r w:rsidR="00D7026E" w:rsidRPr="005515A8">
        <w:rPr>
          <w:rFonts w:asciiTheme="minorHAnsi" w:hAnsiTheme="minorHAnsi" w:cstheme="minorHAnsi"/>
          <w:sz w:val="22"/>
          <w:szCs w:val="22"/>
        </w:rPr>
        <w:t>.</w:t>
      </w:r>
      <w:r w:rsidR="00C05FD4" w:rsidRPr="00C05FD4">
        <w:rPr>
          <w:rFonts w:asciiTheme="minorHAnsi" w:hAnsiTheme="minorHAnsi" w:cstheme="minorHAnsi"/>
          <w:sz w:val="22"/>
          <w:szCs w:val="22"/>
          <w:vertAlign w:val="superscript"/>
        </w:rPr>
        <w:t>1</w:t>
      </w:r>
      <w:r w:rsidR="00D7026E" w:rsidRPr="005515A8">
        <w:rPr>
          <w:rFonts w:asciiTheme="minorHAnsi" w:hAnsiTheme="minorHAnsi" w:cstheme="minorHAnsi"/>
          <w:sz w:val="22"/>
          <w:szCs w:val="22"/>
        </w:rPr>
        <w:t xml:space="preserve"> </w:t>
      </w:r>
      <w:r w:rsidR="0006227E">
        <w:rPr>
          <w:rFonts w:asciiTheme="minorHAnsi" w:hAnsiTheme="minorHAnsi" w:cstheme="minorHAnsi"/>
          <w:sz w:val="22"/>
          <w:szCs w:val="22"/>
        </w:rPr>
        <w:t xml:space="preserve">Today, most </w:t>
      </w:r>
      <w:del w:id="12" w:author="Jessica Marshall" w:date="2023-05-08T09:53:00Z">
        <w:r w:rsidRPr="005515A8" w:rsidDel="00865558">
          <w:rPr>
            <w:rFonts w:asciiTheme="minorHAnsi" w:hAnsiTheme="minorHAnsi" w:cstheme="minorHAnsi"/>
            <w:sz w:val="22"/>
            <w:szCs w:val="22"/>
          </w:rPr>
          <w:delText xml:space="preserve"> </w:delText>
        </w:r>
      </w:del>
      <w:r w:rsidR="0006227E">
        <w:rPr>
          <w:rFonts w:asciiTheme="minorHAnsi" w:hAnsiTheme="minorHAnsi" w:cstheme="minorHAnsi"/>
          <w:sz w:val="22"/>
          <w:szCs w:val="22"/>
        </w:rPr>
        <w:t>x</w:t>
      </w:r>
      <w:r w:rsidRPr="005515A8">
        <w:rPr>
          <w:rFonts w:asciiTheme="minorHAnsi" w:hAnsiTheme="minorHAnsi" w:cstheme="minorHAnsi"/>
          <w:sz w:val="22"/>
          <w:szCs w:val="22"/>
        </w:rPr>
        <w:t xml:space="preserve">-ray imaging systems </w:t>
      </w:r>
      <w:r w:rsidR="0006227E">
        <w:rPr>
          <w:rFonts w:asciiTheme="minorHAnsi" w:hAnsiTheme="minorHAnsi" w:cstheme="minorHAnsi"/>
          <w:sz w:val="22"/>
          <w:szCs w:val="22"/>
        </w:rPr>
        <w:t xml:space="preserve">utilize </w:t>
      </w:r>
      <w:r w:rsidR="000E5C02" w:rsidRPr="005515A8">
        <w:rPr>
          <w:rFonts w:asciiTheme="minorHAnsi" w:hAnsiTheme="minorHAnsi" w:cstheme="minorHAnsi"/>
          <w:sz w:val="22"/>
          <w:szCs w:val="22"/>
        </w:rPr>
        <w:t>AEC</w:t>
      </w:r>
      <w:r w:rsidRPr="005515A8">
        <w:rPr>
          <w:rFonts w:asciiTheme="minorHAnsi" w:hAnsiTheme="minorHAnsi" w:cstheme="minorHAnsi"/>
          <w:sz w:val="22"/>
          <w:szCs w:val="22"/>
        </w:rPr>
        <w:t xml:space="preserve">, and the </w:t>
      </w:r>
      <w:r w:rsidR="0006227E">
        <w:rPr>
          <w:rFonts w:asciiTheme="minorHAnsi" w:hAnsiTheme="minorHAnsi" w:cstheme="minorHAnsi"/>
          <w:sz w:val="22"/>
          <w:szCs w:val="22"/>
        </w:rPr>
        <w:t xml:space="preserve">occurrence </w:t>
      </w:r>
      <w:r w:rsidRPr="005515A8">
        <w:rPr>
          <w:rFonts w:asciiTheme="minorHAnsi" w:hAnsiTheme="minorHAnsi" w:cstheme="minorHAnsi"/>
          <w:sz w:val="22"/>
          <w:szCs w:val="22"/>
        </w:rPr>
        <w:t xml:space="preserve">of </w:t>
      </w:r>
      <w:r w:rsidR="0006227E">
        <w:rPr>
          <w:rFonts w:asciiTheme="minorHAnsi" w:hAnsiTheme="minorHAnsi" w:cstheme="minorHAnsi"/>
          <w:sz w:val="22"/>
          <w:szCs w:val="22"/>
        </w:rPr>
        <w:t xml:space="preserve">a lead apron </w:t>
      </w:r>
      <w:r w:rsidRPr="005515A8">
        <w:rPr>
          <w:rFonts w:asciiTheme="minorHAnsi" w:hAnsiTheme="minorHAnsi" w:cstheme="minorHAnsi"/>
          <w:sz w:val="22"/>
          <w:szCs w:val="22"/>
        </w:rPr>
        <w:t>shielding in the</w:t>
      </w:r>
      <w:r w:rsidR="00D7026E" w:rsidRPr="005515A8">
        <w:rPr>
          <w:rFonts w:asciiTheme="minorHAnsi" w:hAnsiTheme="minorHAnsi" w:cstheme="minorHAnsi"/>
          <w:sz w:val="22"/>
          <w:szCs w:val="22"/>
        </w:rPr>
        <w:t xml:space="preserve"> </w:t>
      </w:r>
      <w:r w:rsidR="0006227E">
        <w:rPr>
          <w:rFonts w:asciiTheme="minorHAnsi" w:hAnsiTheme="minorHAnsi" w:cstheme="minorHAnsi"/>
          <w:sz w:val="22"/>
          <w:szCs w:val="22"/>
        </w:rPr>
        <w:t>FOV</w:t>
      </w:r>
      <w:r w:rsidRPr="005515A8">
        <w:rPr>
          <w:rFonts w:asciiTheme="minorHAnsi" w:hAnsiTheme="minorHAnsi" w:cstheme="minorHAnsi"/>
          <w:sz w:val="22"/>
          <w:szCs w:val="22"/>
        </w:rPr>
        <w:t xml:space="preserve"> can </w:t>
      </w:r>
      <w:r w:rsidR="0006227E">
        <w:rPr>
          <w:rFonts w:asciiTheme="minorHAnsi" w:hAnsiTheme="minorHAnsi" w:cstheme="minorHAnsi"/>
          <w:sz w:val="22"/>
          <w:szCs w:val="22"/>
        </w:rPr>
        <w:t xml:space="preserve">significantly </w:t>
      </w:r>
      <w:r w:rsidRPr="005515A8">
        <w:rPr>
          <w:rFonts w:asciiTheme="minorHAnsi" w:hAnsiTheme="minorHAnsi" w:cstheme="minorHAnsi"/>
          <w:sz w:val="22"/>
          <w:szCs w:val="22"/>
        </w:rPr>
        <w:t xml:space="preserve">increase </w:t>
      </w:r>
      <w:r w:rsidR="0006227E">
        <w:rPr>
          <w:rFonts w:asciiTheme="minorHAnsi" w:hAnsiTheme="minorHAnsi" w:cstheme="minorHAnsi"/>
          <w:sz w:val="22"/>
          <w:szCs w:val="22"/>
        </w:rPr>
        <w:t>x</w:t>
      </w:r>
      <w:r w:rsidRPr="005515A8">
        <w:rPr>
          <w:rFonts w:asciiTheme="minorHAnsi" w:hAnsiTheme="minorHAnsi" w:cstheme="minorHAnsi"/>
          <w:sz w:val="22"/>
          <w:szCs w:val="22"/>
        </w:rPr>
        <w:t xml:space="preserve">-ray output, </w:t>
      </w:r>
      <w:r w:rsidR="0006227E">
        <w:rPr>
          <w:rFonts w:asciiTheme="minorHAnsi" w:hAnsiTheme="minorHAnsi" w:cstheme="minorHAnsi"/>
          <w:sz w:val="22"/>
          <w:szCs w:val="22"/>
        </w:rPr>
        <w:t>intensifying exposure to the patient</w:t>
      </w:r>
      <w:r w:rsidRPr="005515A8">
        <w:rPr>
          <w:rFonts w:asciiTheme="minorHAnsi" w:hAnsiTheme="minorHAnsi" w:cstheme="minorHAnsi"/>
          <w:sz w:val="22"/>
          <w:szCs w:val="22"/>
        </w:rPr>
        <w:t xml:space="preserve"> and </w:t>
      </w:r>
      <w:r w:rsidR="0006227E">
        <w:rPr>
          <w:rFonts w:asciiTheme="minorHAnsi" w:hAnsiTheme="minorHAnsi" w:cstheme="minorHAnsi"/>
          <w:sz w:val="22"/>
          <w:szCs w:val="22"/>
        </w:rPr>
        <w:t>destroying the quality of the</w:t>
      </w:r>
      <w:r w:rsidRPr="005515A8">
        <w:rPr>
          <w:rFonts w:asciiTheme="minorHAnsi" w:hAnsiTheme="minorHAnsi" w:cstheme="minorHAnsi"/>
          <w:sz w:val="22"/>
          <w:szCs w:val="22"/>
        </w:rPr>
        <w:t xml:space="preserve"> image.</w:t>
      </w:r>
      <w:r w:rsidR="000E5C02" w:rsidRPr="005515A8">
        <w:rPr>
          <w:rFonts w:asciiTheme="minorHAnsi" w:hAnsiTheme="minorHAnsi" w:cstheme="minorHAnsi"/>
          <w:sz w:val="22"/>
          <w:szCs w:val="22"/>
        </w:rPr>
        <w:t xml:space="preserve"> AEC is typically used for patients over age </w:t>
      </w:r>
      <w:r w:rsidR="00F00A23" w:rsidRPr="005515A8">
        <w:rPr>
          <w:rFonts w:asciiTheme="minorHAnsi" w:hAnsiTheme="minorHAnsi" w:cstheme="minorHAnsi"/>
          <w:sz w:val="22"/>
          <w:szCs w:val="22"/>
        </w:rPr>
        <w:t>five</w:t>
      </w:r>
      <w:r w:rsidR="000E5C02" w:rsidRPr="005515A8">
        <w:rPr>
          <w:rFonts w:asciiTheme="minorHAnsi" w:hAnsiTheme="minorHAnsi" w:cstheme="minorHAnsi"/>
          <w:sz w:val="22"/>
          <w:szCs w:val="22"/>
        </w:rPr>
        <w:t xml:space="preserve"> to provide a more patient-specific </w:t>
      </w:r>
      <w:r w:rsidR="00E11DC9" w:rsidRPr="005515A8">
        <w:rPr>
          <w:rFonts w:asciiTheme="minorHAnsi" w:hAnsiTheme="minorHAnsi" w:cstheme="minorHAnsi"/>
          <w:sz w:val="22"/>
          <w:szCs w:val="22"/>
        </w:rPr>
        <w:t>radiation dose</w:t>
      </w:r>
      <w:r w:rsidR="000E5C02" w:rsidRPr="005515A8">
        <w:rPr>
          <w:rFonts w:asciiTheme="minorHAnsi" w:hAnsiTheme="minorHAnsi" w:cstheme="minorHAnsi"/>
          <w:sz w:val="22"/>
          <w:szCs w:val="22"/>
        </w:rPr>
        <w:t xml:space="preserve">, theoretically decreasing the overall patient dose. However, </w:t>
      </w:r>
      <w:r w:rsidR="00E11DC9" w:rsidRPr="005515A8">
        <w:rPr>
          <w:rFonts w:asciiTheme="minorHAnsi" w:hAnsiTheme="minorHAnsi" w:cstheme="minorHAnsi"/>
          <w:sz w:val="22"/>
          <w:szCs w:val="22"/>
        </w:rPr>
        <w:t>suppose the shadow of a gonadal shield covers any part of the AEC sensor. In that case</w:t>
      </w:r>
      <w:r w:rsidR="000E5C02" w:rsidRPr="005515A8">
        <w:rPr>
          <w:rFonts w:asciiTheme="minorHAnsi" w:hAnsiTheme="minorHAnsi" w:cstheme="minorHAnsi"/>
          <w:sz w:val="22"/>
          <w:szCs w:val="22"/>
        </w:rPr>
        <w:t xml:space="preserve">, the machine will extend the time the </w:t>
      </w:r>
      <w:r w:rsidR="003F1CD9">
        <w:rPr>
          <w:rFonts w:asciiTheme="minorHAnsi" w:hAnsiTheme="minorHAnsi" w:cstheme="minorHAnsi"/>
          <w:sz w:val="22"/>
          <w:szCs w:val="22"/>
        </w:rPr>
        <w:t>beam is on</w:t>
      </w:r>
      <w:r w:rsidR="000E5C02" w:rsidRPr="005515A8">
        <w:rPr>
          <w:rFonts w:asciiTheme="minorHAnsi" w:hAnsiTheme="minorHAnsi" w:cstheme="minorHAnsi"/>
          <w:sz w:val="22"/>
          <w:szCs w:val="22"/>
        </w:rPr>
        <w:t xml:space="preserve">, which increases the </w:t>
      </w:r>
      <w:r w:rsidR="0006227E">
        <w:rPr>
          <w:rFonts w:asciiTheme="minorHAnsi" w:hAnsiTheme="minorHAnsi" w:cstheme="minorHAnsi"/>
          <w:sz w:val="22"/>
          <w:szCs w:val="22"/>
        </w:rPr>
        <w:t>exposure</w:t>
      </w:r>
      <w:r w:rsidR="000E5C02" w:rsidRPr="005515A8">
        <w:rPr>
          <w:rFonts w:asciiTheme="minorHAnsi" w:hAnsiTheme="minorHAnsi" w:cstheme="minorHAnsi"/>
          <w:sz w:val="22"/>
          <w:szCs w:val="22"/>
        </w:rPr>
        <w:t xml:space="preserve"> to organs </w:t>
      </w:r>
      <w:r w:rsidR="00141313">
        <w:rPr>
          <w:rFonts w:asciiTheme="minorHAnsi" w:hAnsiTheme="minorHAnsi" w:cstheme="minorHAnsi"/>
          <w:sz w:val="22"/>
          <w:szCs w:val="22"/>
        </w:rPr>
        <w:t xml:space="preserve">that are located </w:t>
      </w:r>
      <w:r w:rsidR="000E5C02" w:rsidRPr="005515A8">
        <w:rPr>
          <w:rFonts w:asciiTheme="minorHAnsi" w:hAnsiTheme="minorHAnsi" w:cstheme="minorHAnsi"/>
          <w:sz w:val="22"/>
          <w:szCs w:val="22"/>
        </w:rPr>
        <w:t xml:space="preserve">outside the shielded area, such as the </w:t>
      </w:r>
      <w:r w:rsidR="0006227E">
        <w:rPr>
          <w:rFonts w:asciiTheme="minorHAnsi" w:hAnsiTheme="minorHAnsi" w:cstheme="minorHAnsi"/>
          <w:sz w:val="22"/>
          <w:szCs w:val="22"/>
        </w:rPr>
        <w:t xml:space="preserve">bone marrow, </w:t>
      </w:r>
      <w:r w:rsidR="000E5C02" w:rsidRPr="005515A8">
        <w:rPr>
          <w:rFonts w:asciiTheme="minorHAnsi" w:hAnsiTheme="minorHAnsi" w:cstheme="minorHAnsi"/>
          <w:sz w:val="22"/>
          <w:szCs w:val="22"/>
        </w:rPr>
        <w:t xml:space="preserve">colon, </w:t>
      </w:r>
      <w:r w:rsidR="0006227E">
        <w:rPr>
          <w:rFonts w:asciiTheme="minorHAnsi" w:hAnsiTheme="minorHAnsi" w:cstheme="minorHAnsi"/>
          <w:sz w:val="22"/>
          <w:szCs w:val="22"/>
        </w:rPr>
        <w:t>liver</w:t>
      </w:r>
      <w:r w:rsidR="000E5C02" w:rsidRPr="005515A8">
        <w:rPr>
          <w:rFonts w:asciiTheme="minorHAnsi" w:hAnsiTheme="minorHAnsi" w:cstheme="minorHAnsi"/>
          <w:sz w:val="22"/>
          <w:szCs w:val="22"/>
        </w:rPr>
        <w:t>, stomach, and female reproductive organs</w:t>
      </w:r>
      <w:r w:rsidR="003F1CD9">
        <w:rPr>
          <w:rFonts w:asciiTheme="minorHAnsi" w:hAnsiTheme="minorHAnsi" w:cstheme="minorHAnsi"/>
          <w:sz w:val="22"/>
          <w:szCs w:val="22"/>
        </w:rPr>
        <w:t>.</w:t>
      </w:r>
      <w:r w:rsidR="003F1CD9" w:rsidRPr="003F1CD9">
        <w:rPr>
          <w:rFonts w:asciiTheme="minorHAnsi" w:hAnsiTheme="minorHAnsi" w:cstheme="minorHAnsi"/>
          <w:sz w:val="22"/>
          <w:szCs w:val="22"/>
          <w:vertAlign w:val="superscript"/>
        </w:rPr>
        <w:t>16,18</w:t>
      </w:r>
      <w:r w:rsidR="000E5C02" w:rsidRPr="005515A8">
        <w:rPr>
          <w:rFonts w:asciiTheme="minorHAnsi" w:hAnsiTheme="minorHAnsi" w:cstheme="minorHAnsi"/>
          <w:sz w:val="22"/>
          <w:szCs w:val="22"/>
        </w:rPr>
        <w:t xml:space="preserve"> A 2020 study by Kaplan et al. indicated a</w:t>
      </w:r>
      <w:r w:rsidR="0006227E">
        <w:rPr>
          <w:rFonts w:asciiTheme="minorHAnsi" w:hAnsiTheme="minorHAnsi" w:cstheme="minorHAnsi"/>
          <w:sz w:val="22"/>
          <w:szCs w:val="22"/>
        </w:rPr>
        <w:t xml:space="preserve"> rise </w:t>
      </w:r>
      <w:r w:rsidR="000E5C02" w:rsidRPr="005515A8">
        <w:rPr>
          <w:rFonts w:asciiTheme="minorHAnsi" w:hAnsiTheme="minorHAnsi" w:cstheme="minorHAnsi"/>
          <w:sz w:val="22"/>
          <w:szCs w:val="22"/>
        </w:rPr>
        <w:t xml:space="preserve">in </w:t>
      </w:r>
      <w:r w:rsidR="0006227E">
        <w:rPr>
          <w:rFonts w:asciiTheme="minorHAnsi" w:hAnsiTheme="minorHAnsi" w:cstheme="minorHAnsi"/>
          <w:sz w:val="22"/>
          <w:szCs w:val="22"/>
        </w:rPr>
        <w:t>radiation exposure</w:t>
      </w:r>
      <w:r w:rsidR="000E5C02" w:rsidRPr="005515A8">
        <w:rPr>
          <w:rFonts w:asciiTheme="minorHAnsi" w:hAnsiTheme="minorHAnsi" w:cstheme="minorHAnsi"/>
          <w:sz w:val="22"/>
          <w:szCs w:val="22"/>
        </w:rPr>
        <w:t xml:space="preserve"> to all organs of approximately 25% when using a gonadal shield with AEC equipment</w:t>
      </w:r>
      <w:r w:rsidR="003F1CD9">
        <w:rPr>
          <w:rFonts w:asciiTheme="minorHAnsi" w:hAnsiTheme="minorHAnsi" w:cstheme="minorHAnsi"/>
          <w:sz w:val="22"/>
          <w:szCs w:val="22"/>
        </w:rPr>
        <w:t xml:space="preserve"> and</w:t>
      </w:r>
      <w:r w:rsidR="000E5C02" w:rsidRPr="005515A8">
        <w:rPr>
          <w:rFonts w:asciiTheme="minorHAnsi" w:hAnsiTheme="minorHAnsi" w:cstheme="minorHAnsi"/>
          <w:sz w:val="22"/>
          <w:szCs w:val="22"/>
        </w:rPr>
        <w:t xml:space="preserve"> a 62% increase when </w:t>
      </w:r>
      <w:r w:rsidR="0006227E">
        <w:rPr>
          <w:rFonts w:asciiTheme="minorHAnsi" w:hAnsiTheme="minorHAnsi" w:cstheme="minorHAnsi"/>
          <w:sz w:val="22"/>
          <w:szCs w:val="22"/>
        </w:rPr>
        <w:t>the lead apron</w:t>
      </w:r>
      <w:r w:rsidR="000E5C02" w:rsidRPr="005515A8">
        <w:rPr>
          <w:rFonts w:asciiTheme="minorHAnsi" w:hAnsiTheme="minorHAnsi" w:cstheme="minorHAnsi"/>
          <w:sz w:val="22"/>
          <w:szCs w:val="22"/>
        </w:rPr>
        <w:t xml:space="preserve"> was </w:t>
      </w:r>
      <w:r w:rsidR="0006227E">
        <w:rPr>
          <w:rFonts w:asciiTheme="minorHAnsi" w:hAnsiTheme="minorHAnsi" w:cstheme="minorHAnsi"/>
          <w:sz w:val="22"/>
          <w:szCs w:val="22"/>
        </w:rPr>
        <w:t>correctly</w:t>
      </w:r>
      <w:r w:rsidR="000E5C02" w:rsidRPr="005515A8">
        <w:rPr>
          <w:rFonts w:asciiTheme="minorHAnsi" w:hAnsiTheme="minorHAnsi" w:cstheme="minorHAnsi"/>
          <w:sz w:val="22"/>
          <w:szCs w:val="22"/>
        </w:rPr>
        <w:t xml:space="preserve"> placed</w:t>
      </w:r>
      <w:r w:rsidR="003F1CD9">
        <w:rPr>
          <w:rFonts w:asciiTheme="minorHAnsi" w:hAnsiTheme="minorHAnsi" w:cstheme="minorHAnsi"/>
          <w:sz w:val="22"/>
          <w:szCs w:val="22"/>
        </w:rPr>
        <w:t xml:space="preserve"> on a female patient</w:t>
      </w:r>
      <w:r w:rsidR="000E5C02" w:rsidRPr="005515A8">
        <w:rPr>
          <w:rFonts w:asciiTheme="minorHAnsi" w:hAnsiTheme="minorHAnsi" w:cstheme="minorHAnsi"/>
          <w:sz w:val="22"/>
          <w:szCs w:val="22"/>
        </w:rPr>
        <w:t>.</w:t>
      </w:r>
      <w:r w:rsidR="003F1CD9" w:rsidRPr="003F1CD9">
        <w:rPr>
          <w:rFonts w:asciiTheme="minorHAnsi" w:hAnsiTheme="minorHAnsi" w:cstheme="minorHAnsi"/>
          <w:sz w:val="22"/>
          <w:szCs w:val="22"/>
          <w:vertAlign w:val="superscript"/>
        </w:rPr>
        <w:t>18</w:t>
      </w:r>
    </w:p>
    <w:p w14:paraId="4A436EA6" w14:textId="77777777" w:rsidR="003F1CD9" w:rsidRPr="005515A8" w:rsidRDefault="003F1CD9" w:rsidP="005515A8">
      <w:pPr>
        <w:pStyle w:val="NormalWeb"/>
        <w:spacing w:before="0" w:beforeAutospacing="0" w:after="0" w:afterAutospacing="0"/>
        <w:ind w:firstLine="720"/>
        <w:rPr>
          <w:rFonts w:asciiTheme="minorHAnsi" w:hAnsiTheme="minorHAnsi" w:cstheme="minorHAnsi"/>
          <w:sz w:val="22"/>
          <w:szCs w:val="22"/>
        </w:rPr>
      </w:pPr>
    </w:p>
    <w:p w14:paraId="5E981442" w14:textId="36887454" w:rsidR="003E12CE" w:rsidRPr="005515A8" w:rsidRDefault="00A910FA" w:rsidP="005515A8">
      <w:pPr>
        <w:spacing w:after="0" w:line="240" w:lineRule="auto"/>
        <w:jc w:val="center"/>
        <w:rPr>
          <w:rFonts w:cstheme="minorHAnsi"/>
          <w:b/>
          <w:bCs/>
        </w:rPr>
      </w:pPr>
      <w:r w:rsidRPr="005515A8">
        <w:rPr>
          <w:rFonts w:cstheme="minorHAnsi"/>
          <w:b/>
          <w:bCs/>
        </w:rPr>
        <w:t>Moving Forward</w:t>
      </w:r>
    </w:p>
    <w:p w14:paraId="2BE38B84" w14:textId="55E5F5FD" w:rsidR="003E12CE" w:rsidRPr="005515A8" w:rsidRDefault="00A910FA" w:rsidP="005515A8">
      <w:pPr>
        <w:spacing w:after="0" w:line="240" w:lineRule="auto"/>
        <w:rPr>
          <w:rFonts w:cstheme="minorHAnsi"/>
          <w:b/>
          <w:bCs/>
        </w:rPr>
      </w:pPr>
      <w:r w:rsidRPr="005515A8">
        <w:rPr>
          <w:rFonts w:cstheme="minorHAnsi"/>
          <w:b/>
          <w:bCs/>
        </w:rPr>
        <w:t>Technologists</w:t>
      </w:r>
      <w:r w:rsidR="009425F2" w:rsidRPr="005515A8">
        <w:rPr>
          <w:rFonts w:cstheme="minorHAnsi"/>
          <w:b/>
          <w:bCs/>
        </w:rPr>
        <w:t>’</w:t>
      </w:r>
      <w:r w:rsidRPr="005515A8">
        <w:rPr>
          <w:rFonts w:cstheme="minorHAnsi"/>
          <w:b/>
          <w:bCs/>
        </w:rPr>
        <w:t xml:space="preserve"> Perspective</w:t>
      </w:r>
    </w:p>
    <w:p w14:paraId="4ED5729C" w14:textId="79786175" w:rsidR="00C172FD" w:rsidRPr="005515A8" w:rsidRDefault="00A910FA" w:rsidP="005515A8">
      <w:pPr>
        <w:spacing w:after="0" w:line="240" w:lineRule="auto"/>
        <w:rPr>
          <w:rFonts w:cstheme="minorHAnsi"/>
        </w:rPr>
      </w:pPr>
      <w:r w:rsidRPr="005515A8">
        <w:rPr>
          <w:rFonts w:cstheme="minorHAnsi"/>
          <w:b/>
          <w:bCs/>
        </w:rPr>
        <w:tab/>
      </w:r>
      <w:r w:rsidR="008D0423" w:rsidRPr="008D0423">
        <w:rPr>
          <w:rFonts w:cstheme="minorHAnsi"/>
        </w:rPr>
        <w:t>The notion of</w:t>
      </w:r>
      <w:r w:rsidR="008D0423">
        <w:rPr>
          <w:rFonts w:cstheme="minorHAnsi"/>
          <w:b/>
          <w:bCs/>
        </w:rPr>
        <w:t xml:space="preserve"> </w:t>
      </w:r>
      <w:r w:rsidR="008D0423">
        <w:rPr>
          <w:rFonts w:cstheme="minorHAnsi"/>
        </w:rPr>
        <w:t xml:space="preserve">eliminating shielding patients </w:t>
      </w:r>
      <w:r w:rsidRPr="005515A8">
        <w:rPr>
          <w:rFonts w:cstheme="minorHAnsi"/>
        </w:rPr>
        <w:t xml:space="preserve">is a </w:t>
      </w:r>
      <w:r w:rsidR="008D0423">
        <w:rPr>
          <w:rFonts w:cstheme="minorHAnsi"/>
        </w:rPr>
        <w:t xml:space="preserve">significant </w:t>
      </w:r>
      <w:r w:rsidRPr="005515A8">
        <w:rPr>
          <w:rFonts w:cstheme="minorHAnsi"/>
        </w:rPr>
        <w:t xml:space="preserve">shift in clinical practice, and </w:t>
      </w:r>
      <w:r w:rsidR="008D0423">
        <w:rPr>
          <w:rFonts w:cstheme="minorHAnsi"/>
        </w:rPr>
        <w:t xml:space="preserve">execution </w:t>
      </w:r>
      <w:r w:rsidRPr="005515A8">
        <w:rPr>
          <w:rFonts w:cstheme="minorHAnsi"/>
        </w:rPr>
        <w:t>will take time</w:t>
      </w:r>
      <w:r w:rsidR="008D0423">
        <w:rPr>
          <w:rFonts w:cstheme="minorHAnsi"/>
        </w:rPr>
        <w:t xml:space="preserve"> and education to all stakeholders</w:t>
      </w:r>
      <w:r w:rsidRPr="005515A8">
        <w:rPr>
          <w:rFonts w:cstheme="minorHAnsi"/>
        </w:rPr>
        <w:t>.</w:t>
      </w:r>
      <w:r w:rsidR="003F1CD9" w:rsidRPr="003F1CD9">
        <w:rPr>
          <w:rFonts w:cstheme="minorHAnsi"/>
          <w:vertAlign w:val="superscript"/>
        </w:rPr>
        <w:t>5</w:t>
      </w:r>
      <w:r w:rsidRPr="005515A8">
        <w:rPr>
          <w:rFonts w:cstheme="minorHAnsi"/>
        </w:rPr>
        <w:t xml:space="preserve"> At facilities nationwide, policies and procedures will need to be revised to reflect current practice. </w:t>
      </w:r>
      <w:r w:rsidR="006E2E8C" w:rsidRPr="005515A8">
        <w:rPr>
          <w:rFonts w:cstheme="minorHAnsi"/>
        </w:rPr>
        <w:t xml:space="preserve">The CARES Committee developed a </w:t>
      </w:r>
      <w:r w:rsidR="008D0423">
        <w:rPr>
          <w:rFonts w:cstheme="minorHAnsi"/>
        </w:rPr>
        <w:t xml:space="preserve">set </w:t>
      </w:r>
      <w:r w:rsidR="006E2E8C" w:rsidRPr="005515A8">
        <w:rPr>
          <w:rFonts w:cstheme="minorHAnsi"/>
        </w:rPr>
        <w:t xml:space="preserve">of modules to provide information and education for technologists and other healthcare professionals </w:t>
      </w:r>
      <w:r w:rsidR="00681B8F" w:rsidRPr="005515A8">
        <w:rPr>
          <w:rFonts w:cstheme="minorHAnsi"/>
        </w:rPr>
        <w:t>regarding</w:t>
      </w:r>
      <w:r w:rsidR="006E2E8C" w:rsidRPr="005515A8">
        <w:rPr>
          <w:rFonts w:cstheme="minorHAnsi"/>
        </w:rPr>
        <w:t xml:space="preserve"> the changes to shielding policies, the </w:t>
      </w:r>
      <w:r w:rsidR="00681B8F" w:rsidRPr="005515A8">
        <w:rPr>
          <w:rFonts w:cstheme="minorHAnsi"/>
        </w:rPr>
        <w:t>radiologic technologists</w:t>
      </w:r>
      <w:r w:rsidR="00E11DC9" w:rsidRPr="005515A8">
        <w:rPr>
          <w:rFonts w:cstheme="minorHAnsi"/>
        </w:rPr>
        <w:t>'</w:t>
      </w:r>
      <w:r w:rsidR="006E2E8C" w:rsidRPr="005515A8">
        <w:rPr>
          <w:rFonts w:cstheme="minorHAnsi"/>
        </w:rPr>
        <w:t xml:space="preserve"> role in safety and image quality, and how to effectively communicate the shielding changes with patients and parents/guardians.</w:t>
      </w:r>
      <w:r w:rsidR="003F1CD9" w:rsidRPr="003F1CD9">
        <w:rPr>
          <w:rFonts w:cstheme="minorHAnsi"/>
          <w:vertAlign w:val="superscript"/>
        </w:rPr>
        <w:t>4</w:t>
      </w:r>
      <w:r w:rsidRPr="005515A8">
        <w:rPr>
          <w:rFonts w:cstheme="minorHAnsi"/>
        </w:rPr>
        <w:t xml:space="preserve"> </w:t>
      </w:r>
    </w:p>
    <w:p w14:paraId="10F6C8B6" w14:textId="728C2EA1" w:rsidR="006E2E8C" w:rsidRPr="005515A8" w:rsidRDefault="00A910FA" w:rsidP="005515A8">
      <w:pPr>
        <w:spacing w:after="0" w:line="240" w:lineRule="auto"/>
        <w:rPr>
          <w:rFonts w:cstheme="minorHAnsi"/>
        </w:rPr>
      </w:pPr>
      <w:r w:rsidRPr="005515A8">
        <w:rPr>
          <w:rFonts w:cstheme="minorHAnsi"/>
        </w:rPr>
        <w:tab/>
      </w:r>
      <w:proofErr w:type="gramStart"/>
      <w:r w:rsidR="008D0423">
        <w:rPr>
          <w:rFonts w:cstheme="minorHAnsi"/>
        </w:rPr>
        <w:t>During the course of</w:t>
      </w:r>
      <w:proofErr w:type="gramEnd"/>
      <w:r w:rsidR="008D0423">
        <w:rPr>
          <w:rFonts w:cstheme="minorHAnsi"/>
        </w:rPr>
        <w:t xml:space="preserve"> a day, r</w:t>
      </w:r>
      <w:r w:rsidRPr="005515A8">
        <w:rPr>
          <w:rFonts w:cstheme="minorHAnsi"/>
        </w:rPr>
        <w:t>adiologic technologist</w:t>
      </w:r>
      <w:r w:rsidR="008D0423">
        <w:rPr>
          <w:rFonts w:cstheme="minorHAnsi"/>
        </w:rPr>
        <w:t>s have numerous patient interactions, and this will be a new concept for patients as well</w:t>
      </w:r>
      <w:r w:rsidR="003F1CD9">
        <w:rPr>
          <w:rFonts w:cstheme="minorHAnsi"/>
        </w:rPr>
        <w:t>.</w:t>
      </w:r>
      <w:r w:rsidR="003F1CD9" w:rsidRPr="003F1CD9">
        <w:rPr>
          <w:rFonts w:cstheme="minorHAnsi"/>
          <w:vertAlign w:val="superscript"/>
        </w:rPr>
        <w:t>2</w:t>
      </w:r>
      <w:r w:rsidRPr="003F1CD9">
        <w:rPr>
          <w:rFonts w:cstheme="minorHAnsi"/>
          <w:vertAlign w:val="superscript"/>
        </w:rPr>
        <w:t xml:space="preserve"> </w:t>
      </w:r>
      <w:r w:rsidR="003F1CD9">
        <w:rPr>
          <w:rFonts w:cstheme="minorHAnsi"/>
          <w:vertAlign w:val="superscript"/>
        </w:rPr>
        <w:t xml:space="preserve"> </w:t>
      </w:r>
      <w:r w:rsidR="003F1CD9">
        <w:rPr>
          <w:rFonts w:cstheme="minorHAnsi"/>
        </w:rPr>
        <w:t>C</w:t>
      </w:r>
      <w:r w:rsidR="00DD5BFC" w:rsidRPr="005515A8">
        <w:rPr>
          <w:rFonts w:cstheme="minorHAnsi"/>
        </w:rPr>
        <w:t xml:space="preserve">ommunication is </w:t>
      </w:r>
      <w:r w:rsidR="003F1CD9">
        <w:rPr>
          <w:rFonts w:cstheme="minorHAnsi"/>
        </w:rPr>
        <w:t>a critical component when</w:t>
      </w:r>
      <w:r w:rsidR="00DD5BFC" w:rsidRPr="005515A8">
        <w:rPr>
          <w:rFonts w:cstheme="minorHAnsi"/>
        </w:rPr>
        <w:t xml:space="preserve"> carrying out the changes in shielding policies. </w:t>
      </w:r>
      <w:r w:rsidR="00E11DC9" w:rsidRPr="005515A8">
        <w:rPr>
          <w:rFonts w:cstheme="minorHAnsi"/>
        </w:rPr>
        <w:t xml:space="preserve">Suppose a patient requests </w:t>
      </w:r>
      <w:r w:rsidR="008D0423">
        <w:rPr>
          <w:rFonts w:cstheme="minorHAnsi"/>
        </w:rPr>
        <w:t>a lead apron</w:t>
      </w:r>
      <w:r w:rsidR="00E11DC9" w:rsidRPr="005515A8">
        <w:rPr>
          <w:rFonts w:cstheme="minorHAnsi"/>
        </w:rPr>
        <w:t>s. In that case</w:t>
      </w:r>
      <w:r w:rsidRPr="005515A8">
        <w:rPr>
          <w:rFonts w:cstheme="minorHAnsi"/>
        </w:rPr>
        <w:t xml:space="preserve">, the radiologic technologist should </w:t>
      </w:r>
      <w:r w:rsidR="003F1CD9">
        <w:rPr>
          <w:rFonts w:cstheme="minorHAnsi"/>
        </w:rPr>
        <w:t>answer the patient’s questions and</w:t>
      </w:r>
      <w:r w:rsidR="008D0423">
        <w:rPr>
          <w:rFonts w:cstheme="minorHAnsi"/>
        </w:rPr>
        <w:t xml:space="preserve"> explain </w:t>
      </w:r>
      <w:r w:rsidRPr="005515A8">
        <w:rPr>
          <w:rFonts w:cstheme="minorHAnsi"/>
        </w:rPr>
        <w:t>the benefits</w:t>
      </w:r>
      <w:r w:rsidR="008D0423">
        <w:rPr>
          <w:rFonts w:cstheme="minorHAnsi"/>
        </w:rPr>
        <w:t xml:space="preserve"> </w:t>
      </w:r>
      <w:r w:rsidR="00D15C4F">
        <w:rPr>
          <w:rFonts w:cstheme="minorHAnsi"/>
        </w:rPr>
        <w:t xml:space="preserve">and risks </w:t>
      </w:r>
      <w:r w:rsidR="008D0423">
        <w:rPr>
          <w:rFonts w:cstheme="minorHAnsi"/>
        </w:rPr>
        <w:t>of shielding</w:t>
      </w:r>
      <w:r w:rsidRPr="005515A8">
        <w:rPr>
          <w:rFonts w:cstheme="minorHAnsi"/>
        </w:rPr>
        <w:t xml:space="preserve">. Shielding may be </w:t>
      </w:r>
      <w:r w:rsidR="008D0423">
        <w:rPr>
          <w:rFonts w:cstheme="minorHAnsi"/>
        </w:rPr>
        <w:t xml:space="preserve">acceptable </w:t>
      </w:r>
      <w:r w:rsidRPr="005515A8">
        <w:rPr>
          <w:rFonts w:cstheme="minorHAnsi"/>
        </w:rPr>
        <w:t xml:space="preserve">when it </w:t>
      </w:r>
      <w:r w:rsidR="00E11DC9" w:rsidRPr="005515A8">
        <w:rPr>
          <w:rFonts w:cstheme="minorHAnsi"/>
        </w:rPr>
        <w:t>does</w:t>
      </w:r>
      <w:r w:rsidRPr="005515A8">
        <w:rPr>
          <w:rFonts w:cstheme="minorHAnsi"/>
        </w:rPr>
        <w:t xml:space="preserve"> not </w:t>
      </w:r>
      <w:r w:rsidR="008D0423">
        <w:rPr>
          <w:rFonts w:cstheme="minorHAnsi"/>
        </w:rPr>
        <w:t xml:space="preserve">hinder </w:t>
      </w:r>
      <w:r w:rsidRPr="005515A8">
        <w:rPr>
          <w:rFonts w:cstheme="minorHAnsi"/>
        </w:rPr>
        <w:t xml:space="preserve">the </w:t>
      </w:r>
      <w:r w:rsidR="008D0423">
        <w:rPr>
          <w:rFonts w:cstheme="minorHAnsi"/>
        </w:rPr>
        <w:t xml:space="preserve">reason for </w:t>
      </w:r>
      <w:r w:rsidRPr="005515A8">
        <w:rPr>
          <w:rFonts w:cstheme="minorHAnsi"/>
        </w:rPr>
        <w:t xml:space="preserve">the exam; however, consistency is </w:t>
      </w:r>
      <w:proofErr w:type="gramStart"/>
      <w:r w:rsidR="00E11DC9" w:rsidRPr="005515A8">
        <w:rPr>
          <w:rFonts w:cstheme="minorHAnsi"/>
        </w:rPr>
        <w:t>essential</w:t>
      </w:r>
      <w:proofErr w:type="gramEnd"/>
      <w:r w:rsidRPr="005515A8">
        <w:rPr>
          <w:rFonts w:cstheme="minorHAnsi"/>
        </w:rPr>
        <w:t xml:space="preserve"> so patients are not confused. </w:t>
      </w:r>
      <w:r w:rsidR="00E11DC9" w:rsidRPr="005515A8">
        <w:rPr>
          <w:rFonts w:cstheme="minorHAnsi"/>
        </w:rPr>
        <w:t xml:space="preserve">Suppose </w:t>
      </w:r>
      <w:r w:rsidR="008D0423">
        <w:rPr>
          <w:rFonts w:cstheme="minorHAnsi"/>
        </w:rPr>
        <w:t>a patient will not consent to the exam unless a shield is provided</w:t>
      </w:r>
      <w:r w:rsidR="00E11DC9" w:rsidRPr="005515A8">
        <w:rPr>
          <w:rFonts w:cstheme="minorHAnsi"/>
        </w:rPr>
        <w:t>. In that case</w:t>
      </w:r>
      <w:r w:rsidRPr="005515A8">
        <w:rPr>
          <w:rFonts w:cstheme="minorHAnsi"/>
        </w:rPr>
        <w:t xml:space="preserve">, shielding should adhere to institutional policies that </w:t>
      </w:r>
      <w:r w:rsidR="008D0423">
        <w:rPr>
          <w:rFonts w:cstheme="minorHAnsi"/>
        </w:rPr>
        <w:t xml:space="preserve">reduce </w:t>
      </w:r>
      <w:r w:rsidRPr="005515A8">
        <w:rPr>
          <w:rFonts w:cstheme="minorHAnsi"/>
        </w:rPr>
        <w:t>or</w:t>
      </w:r>
      <w:del w:id="13" w:author="Jessica Marshall" w:date="2023-05-08T09:53:00Z">
        <w:r w:rsidRPr="005515A8" w:rsidDel="00865558">
          <w:rPr>
            <w:rFonts w:cstheme="minorHAnsi"/>
          </w:rPr>
          <w:delText xml:space="preserve"> </w:delText>
        </w:r>
      </w:del>
      <w:r w:rsidR="008D0423">
        <w:rPr>
          <w:rFonts w:cstheme="minorHAnsi"/>
        </w:rPr>
        <w:t xml:space="preserve"> remove </w:t>
      </w:r>
      <w:r w:rsidRPr="005515A8">
        <w:rPr>
          <w:rFonts w:cstheme="minorHAnsi"/>
        </w:rPr>
        <w:t xml:space="preserve">the </w:t>
      </w:r>
      <w:r w:rsidR="008D0423">
        <w:rPr>
          <w:rFonts w:cstheme="minorHAnsi"/>
        </w:rPr>
        <w:t xml:space="preserve">detrimental effect </w:t>
      </w:r>
      <w:r w:rsidRPr="005515A8">
        <w:rPr>
          <w:rFonts w:cstheme="minorHAnsi"/>
        </w:rPr>
        <w:t xml:space="preserve">on </w:t>
      </w:r>
      <w:r w:rsidR="008D0423">
        <w:rPr>
          <w:rFonts w:cstheme="minorHAnsi"/>
        </w:rPr>
        <w:t xml:space="preserve">the </w:t>
      </w:r>
      <w:r w:rsidRPr="005515A8">
        <w:rPr>
          <w:rFonts w:cstheme="minorHAnsi"/>
        </w:rPr>
        <w:t>diagnostic potential</w:t>
      </w:r>
      <w:r w:rsidR="008D0423">
        <w:rPr>
          <w:rFonts w:cstheme="minorHAnsi"/>
        </w:rPr>
        <w:t xml:space="preserve"> of the examination</w:t>
      </w:r>
      <w:r w:rsidRPr="005515A8">
        <w:rPr>
          <w:rFonts w:cstheme="minorHAnsi"/>
        </w:rPr>
        <w:t xml:space="preserve">. </w:t>
      </w:r>
    </w:p>
    <w:p w14:paraId="76FAD38C" w14:textId="359ABA4E" w:rsidR="00002471" w:rsidRDefault="00A910FA" w:rsidP="005515A8">
      <w:pPr>
        <w:spacing w:after="0" w:line="240" w:lineRule="auto"/>
        <w:rPr>
          <w:rFonts w:cstheme="minorHAnsi"/>
        </w:rPr>
      </w:pPr>
      <w:r w:rsidRPr="005515A8">
        <w:rPr>
          <w:rFonts w:cstheme="minorHAnsi"/>
        </w:rPr>
        <w:tab/>
        <w:t>There are ways the radio</w:t>
      </w:r>
      <w:r w:rsidR="00681B8F" w:rsidRPr="005515A8">
        <w:rPr>
          <w:rFonts w:cstheme="minorHAnsi"/>
        </w:rPr>
        <w:t xml:space="preserve">logic technologist </w:t>
      </w:r>
      <w:r w:rsidRPr="005515A8">
        <w:rPr>
          <w:rFonts w:cstheme="minorHAnsi"/>
        </w:rPr>
        <w:t xml:space="preserve">can protect the patient </w:t>
      </w:r>
      <w:r w:rsidR="00771717" w:rsidRPr="005515A8">
        <w:rPr>
          <w:rFonts w:cstheme="minorHAnsi"/>
        </w:rPr>
        <w:t>more effectively</w:t>
      </w:r>
      <w:r w:rsidRPr="005515A8">
        <w:rPr>
          <w:rFonts w:cstheme="minorHAnsi"/>
        </w:rPr>
        <w:t xml:space="preserve"> than </w:t>
      </w:r>
      <w:r w:rsidR="003F1CD9">
        <w:rPr>
          <w:rFonts w:cstheme="minorHAnsi"/>
        </w:rPr>
        <w:t xml:space="preserve">by </w:t>
      </w:r>
      <w:r w:rsidRPr="005515A8">
        <w:rPr>
          <w:rFonts w:cstheme="minorHAnsi"/>
        </w:rPr>
        <w:t>providing gonadal shielding</w:t>
      </w:r>
      <w:r w:rsidR="00771717" w:rsidRPr="005515A8">
        <w:rPr>
          <w:rFonts w:cstheme="minorHAnsi"/>
        </w:rPr>
        <w:t>.</w:t>
      </w:r>
      <w:r w:rsidRPr="005515A8">
        <w:rPr>
          <w:rFonts w:cstheme="minorHAnsi"/>
        </w:rPr>
        <w:t xml:space="preserve"> </w:t>
      </w:r>
      <w:r w:rsidR="00771717" w:rsidRPr="005515A8">
        <w:rPr>
          <w:rFonts w:cstheme="minorHAnsi"/>
        </w:rPr>
        <w:t>B</w:t>
      </w:r>
      <w:r w:rsidRPr="005515A8">
        <w:rPr>
          <w:rFonts w:cstheme="minorHAnsi"/>
        </w:rPr>
        <w:t xml:space="preserve">y decreasing the production of internal scatter and protecting unnecessary </w:t>
      </w:r>
      <w:r w:rsidRPr="005515A8">
        <w:rPr>
          <w:rFonts w:cstheme="minorHAnsi"/>
        </w:rPr>
        <w:lastRenderedPageBreak/>
        <w:t>anatomy from exposure</w:t>
      </w:r>
      <w:r w:rsidR="00771717" w:rsidRPr="005515A8">
        <w:rPr>
          <w:rFonts w:cstheme="minorHAnsi"/>
        </w:rPr>
        <w:t xml:space="preserve">, </w:t>
      </w:r>
      <w:r w:rsidR="003F1CD9">
        <w:rPr>
          <w:rFonts w:cstheme="minorHAnsi"/>
        </w:rPr>
        <w:t>radiologic technologists</w:t>
      </w:r>
      <w:r w:rsidR="00771717" w:rsidRPr="005515A8">
        <w:rPr>
          <w:rFonts w:cstheme="minorHAnsi"/>
        </w:rPr>
        <w:t xml:space="preserve"> can </w:t>
      </w:r>
      <w:r w:rsidR="00E11DC9" w:rsidRPr="005515A8">
        <w:rPr>
          <w:rFonts w:cstheme="minorHAnsi"/>
        </w:rPr>
        <w:t>exponentially reduce the patient's risk</w:t>
      </w:r>
      <w:r w:rsidRPr="005515A8">
        <w:rPr>
          <w:rFonts w:cstheme="minorHAnsi"/>
        </w:rPr>
        <w:t xml:space="preserve">. </w:t>
      </w:r>
      <w:r w:rsidR="00E11DC9" w:rsidRPr="005515A8">
        <w:rPr>
          <w:rFonts w:cstheme="minorHAnsi"/>
        </w:rPr>
        <w:t>R</w:t>
      </w:r>
      <w:r w:rsidRPr="005515A8">
        <w:rPr>
          <w:rFonts w:cstheme="minorHAnsi"/>
        </w:rPr>
        <w:t>adio</w:t>
      </w:r>
      <w:r w:rsidR="00681B8F" w:rsidRPr="005515A8">
        <w:rPr>
          <w:rFonts w:cstheme="minorHAnsi"/>
        </w:rPr>
        <w:t>logic technologists</w:t>
      </w:r>
      <w:r w:rsidR="00E11DC9" w:rsidRPr="005515A8">
        <w:rPr>
          <w:rFonts w:cstheme="minorHAnsi"/>
        </w:rPr>
        <w:t xml:space="preserve"> </w:t>
      </w:r>
      <w:r w:rsidRPr="005515A8">
        <w:rPr>
          <w:rFonts w:cstheme="minorHAnsi"/>
        </w:rPr>
        <w:t xml:space="preserve">should perform the procedure, center to the anatomy of interest and the image receptor, perform proper collimation, select optimum exposure factors, minimize artifacts, and perform </w:t>
      </w:r>
      <w:r w:rsidR="00E11DC9" w:rsidRPr="005515A8">
        <w:rPr>
          <w:rFonts w:cstheme="minorHAnsi"/>
        </w:rPr>
        <w:t>appropriate</w:t>
      </w:r>
      <w:r w:rsidRPr="005515A8">
        <w:rPr>
          <w:rFonts w:cstheme="minorHAnsi"/>
        </w:rPr>
        <w:t xml:space="preserve"> image processing and analysis. A</w:t>
      </w:r>
      <w:r w:rsidR="00E11DC9" w:rsidRPr="005515A8">
        <w:rPr>
          <w:rFonts w:cstheme="minorHAnsi"/>
        </w:rPr>
        <w:t>gain</w:t>
      </w:r>
      <w:r w:rsidRPr="005515A8">
        <w:rPr>
          <w:rFonts w:cstheme="minorHAnsi"/>
        </w:rPr>
        <w:t xml:space="preserve">, the dose outside the FOV is negligible, so if technologists can ensure through proper centering, collimation, and technique that unnecessary anatomy is outside the FOV, the </w:t>
      </w:r>
      <w:r w:rsidR="00536E45" w:rsidRPr="005515A8">
        <w:rPr>
          <w:rFonts w:cstheme="minorHAnsi"/>
        </w:rPr>
        <w:t xml:space="preserve">radiation </w:t>
      </w:r>
      <w:r w:rsidRPr="005515A8">
        <w:rPr>
          <w:rFonts w:cstheme="minorHAnsi"/>
        </w:rPr>
        <w:t xml:space="preserve">risk to the patient drops considerably, not only from exposure to the primary beam but </w:t>
      </w:r>
      <w:r w:rsidR="00771717" w:rsidRPr="005515A8">
        <w:rPr>
          <w:rFonts w:cstheme="minorHAnsi"/>
        </w:rPr>
        <w:t>also</w:t>
      </w:r>
      <w:r w:rsidRPr="005515A8">
        <w:rPr>
          <w:rFonts w:cstheme="minorHAnsi"/>
        </w:rPr>
        <w:t xml:space="preserve"> the amount of internal scatter being produced.</w:t>
      </w:r>
      <w:r w:rsidR="003F1CD9">
        <w:rPr>
          <w:rFonts w:cstheme="minorHAnsi"/>
        </w:rPr>
        <w:t xml:space="preserve"> Also, in the last 50 years, three developments have drastically </w:t>
      </w:r>
      <w:r w:rsidR="008D0423">
        <w:rPr>
          <w:rFonts w:cstheme="minorHAnsi"/>
        </w:rPr>
        <w:t xml:space="preserve">decreased </w:t>
      </w:r>
      <w:r w:rsidR="003F1CD9">
        <w:rPr>
          <w:rFonts w:cstheme="minorHAnsi"/>
        </w:rPr>
        <w:t xml:space="preserve">patient </w:t>
      </w:r>
      <w:r w:rsidR="00F1067C">
        <w:rPr>
          <w:rFonts w:cstheme="minorHAnsi"/>
        </w:rPr>
        <w:t>exposure</w:t>
      </w:r>
      <w:r w:rsidR="003F1CD9">
        <w:rPr>
          <w:rFonts w:cstheme="minorHAnsi"/>
        </w:rPr>
        <w:t xml:space="preserve"> during imaging examinations</w:t>
      </w:r>
      <w:r w:rsidR="00F1067C">
        <w:rPr>
          <w:rFonts w:cstheme="minorHAnsi"/>
        </w:rPr>
        <w:t xml:space="preserve">, these are </w:t>
      </w:r>
      <w:r w:rsidR="00F1067C" w:rsidRPr="00A6022F">
        <w:rPr>
          <w:rFonts w:cstheme="minorHAnsi"/>
          <w:highlight w:val="green"/>
        </w:rPr>
        <w:t>advancements in image receptors,</w:t>
      </w:r>
      <w:r w:rsidR="003F1CD9" w:rsidRPr="00A6022F">
        <w:rPr>
          <w:rFonts w:cstheme="minorHAnsi"/>
          <w:highlight w:val="green"/>
        </w:rPr>
        <w:t xml:space="preserve"> </w:t>
      </w:r>
      <w:r w:rsidR="00F1067C" w:rsidRPr="00A6022F">
        <w:rPr>
          <w:rFonts w:cstheme="minorHAnsi"/>
          <w:highlight w:val="green"/>
        </w:rPr>
        <w:t xml:space="preserve">more efficiency of </w:t>
      </w:r>
      <w:r w:rsidR="003F1CD9" w:rsidRPr="00A6022F">
        <w:rPr>
          <w:rFonts w:cstheme="minorHAnsi"/>
          <w:highlight w:val="green"/>
        </w:rPr>
        <w:t>x-ray generators</w:t>
      </w:r>
      <w:r w:rsidR="00F1067C" w:rsidRPr="00A6022F">
        <w:rPr>
          <w:rFonts w:cstheme="minorHAnsi"/>
          <w:highlight w:val="green"/>
        </w:rPr>
        <w:t xml:space="preserve"> and increased filtration of the x-ray beam</w:t>
      </w:r>
      <w:r w:rsidR="003F1CD9">
        <w:rPr>
          <w:rFonts w:cstheme="minorHAnsi"/>
        </w:rPr>
        <w:t>.</w:t>
      </w:r>
      <w:r w:rsidR="003F1CD9" w:rsidRPr="003F1CD9">
        <w:rPr>
          <w:rFonts w:cstheme="minorHAnsi"/>
          <w:vertAlign w:val="superscript"/>
        </w:rPr>
        <w:t>3</w:t>
      </w:r>
      <w:r w:rsidR="003F1CD9">
        <w:rPr>
          <w:rFonts w:cstheme="minorHAnsi"/>
        </w:rPr>
        <w:t xml:space="preserve"> Due to these developments, today, to produce a quality image, a smaller dose of radiation is needed. </w:t>
      </w:r>
    </w:p>
    <w:p w14:paraId="6B3B20DE" w14:textId="3E786E67" w:rsidR="008532EC" w:rsidRDefault="008532EC" w:rsidP="005515A8">
      <w:pPr>
        <w:spacing w:after="0" w:line="240" w:lineRule="auto"/>
        <w:rPr>
          <w:rFonts w:cstheme="minorHAnsi"/>
        </w:rPr>
      </w:pPr>
      <w:r>
        <w:rPr>
          <w:rFonts w:cstheme="minorHAnsi"/>
        </w:rPr>
        <w:tab/>
        <w:t>Even though the NCRP has recommended discontinuing patient gonadal and fetal shielding, radiologic technologists must continue to protect themselves from radiation exposure by utilizing protective apparel.</w:t>
      </w:r>
      <w:r w:rsidRPr="008532EC">
        <w:rPr>
          <w:rFonts w:cstheme="minorHAnsi"/>
          <w:vertAlign w:val="superscript"/>
        </w:rPr>
        <w:t>19</w:t>
      </w:r>
      <w:r>
        <w:rPr>
          <w:rFonts w:cstheme="minorHAnsi"/>
          <w:vertAlign w:val="superscript"/>
        </w:rPr>
        <w:t xml:space="preserve"> </w:t>
      </w:r>
      <w:r w:rsidR="00F1067C">
        <w:rPr>
          <w:rFonts w:cstheme="minorHAnsi"/>
        </w:rPr>
        <w:t>Since</w:t>
      </w:r>
      <w:r>
        <w:rPr>
          <w:rFonts w:cstheme="minorHAnsi"/>
        </w:rPr>
        <w:t xml:space="preserve"> scatter radiation </w:t>
      </w:r>
      <w:r w:rsidR="00F1067C">
        <w:rPr>
          <w:rFonts w:cstheme="minorHAnsi"/>
        </w:rPr>
        <w:t xml:space="preserve">from the patient is </w:t>
      </w:r>
      <w:r>
        <w:rPr>
          <w:rFonts w:cstheme="minorHAnsi"/>
        </w:rPr>
        <w:t xml:space="preserve">the most significant </w:t>
      </w:r>
      <w:r w:rsidR="00F1067C">
        <w:rPr>
          <w:rFonts w:cstheme="minorHAnsi"/>
        </w:rPr>
        <w:t xml:space="preserve">work-related </w:t>
      </w:r>
      <w:r>
        <w:rPr>
          <w:rFonts w:cstheme="minorHAnsi"/>
        </w:rPr>
        <w:t xml:space="preserve">hazard in diagnostic </w:t>
      </w:r>
      <w:r w:rsidR="00F1067C">
        <w:rPr>
          <w:rFonts w:cstheme="minorHAnsi"/>
        </w:rPr>
        <w:t>imaging</w:t>
      </w:r>
      <w:r>
        <w:rPr>
          <w:rFonts w:cstheme="minorHAnsi"/>
        </w:rPr>
        <w:t xml:space="preserve">, any </w:t>
      </w:r>
      <w:r w:rsidR="00F1067C">
        <w:rPr>
          <w:rFonts w:cstheme="minorHAnsi"/>
        </w:rPr>
        <w:t>measure</w:t>
      </w:r>
      <w:r>
        <w:rPr>
          <w:rFonts w:cstheme="minorHAnsi"/>
        </w:rPr>
        <w:t xml:space="preserve"> that </w:t>
      </w:r>
      <w:r w:rsidR="00F1067C">
        <w:rPr>
          <w:rFonts w:cstheme="minorHAnsi"/>
        </w:rPr>
        <w:t>reduces</w:t>
      </w:r>
      <w:r>
        <w:rPr>
          <w:rFonts w:cstheme="minorHAnsi"/>
        </w:rPr>
        <w:t xml:space="preserve"> scattered radiation will </w:t>
      </w:r>
      <w:r w:rsidR="00F1067C">
        <w:rPr>
          <w:rFonts w:cstheme="minorHAnsi"/>
        </w:rPr>
        <w:t xml:space="preserve">drastically </w:t>
      </w:r>
      <w:r>
        <w:rPr>
          <w:rFonts w:cstheme="minorHAnsi"/>
        </w:rPr>
        <w:t xml:space="preserve">reduce the occupational exposure of </w:t>
      </w:r>
      <w:r w:rsidR="00F1067C">
        <w:rPr>
          <w:rFonts w:cstheme="minorHAnsi"/>
        </w:rPr>
        <w:t>radiologic technologists</w:t>
      </w:r>
      <w:r>
        <w:rPr>
          <w:rFonts w:cstheme="minorHAnsi"/>
        </w:rPr>
        <w:t xml:space="preserve">.  </w:t>
      </w:r>
    </w:p>
    <w:p w14:paraId="6489F141" w14:textId="48B952E0" w:rsidR="008532EC" w:rsidRDefault="008532EC" w:rsidP="005515A8">
      <w:pPr>
        <w:spacing w:after="0" w:line="240" w:lineRule="auto"/>
        <w:rPr>
          <w:rFonts w:cstheme="minorHAnsi"/>
        </w:rPr>
      </w:pPr>
      <w:r>
        <w:rPr>
          <w:rFonts w:cstheme="minorHAnsi"/>
        </w:rPr>
        <w:tab/>
        <w:t xml:space="preserve">The best way for radiographers and radiologists to conscientiously employ the ALARA principle is to </w:t>
      </w:r>
      <w:r w:rsidR="00F1067C">
        <w:rPr>
          <w:rFonts w:cstheme="minorHAnsi"/>
        </w:rPr>
        <w:t>reduce</w:t>
      </w:r>
      <w:r>
        <w:rPr>
          <w:rFonts w:cstheme="minorHAnsi"/>
        </w:rPr>
        <w:t xml:space="preserve"> exposure </w:t>
      </w:r>
      <w:r w:rsidR="00F1067C">
        <w:rPr>
          <w:rFonts w:cstheme="minorHAnsi"/>
        </w:rPr>
        <w:t>using all applicable radiation-control measures</w:t>
      </w:r>
      <w:r>
        <w:rPr>
          <w:rFonts w:cstheme="minorHAnsi"/>
        </w:rPr>
        <w:t>.</w:t>
      </w:r>
      <w:r w:rsidRPr="008532EC">
        <w:rPr>
          <w:rFonts w:cstheme="minorHAnsi"/>
          <w:vertAlign w:val="superscript"/>
        </w:rPr>
        <w:t>19</w:t>
      </w:r>
      <w:r>
        <w:rPr>
          <w:rFonts w:cstheme="minorHAnsi"/>
        </w:rPr>
        <w:t xml:space="preserve">  In addition to wearing protective apparel, radiologic technologists and radiologists should faithfully use time, distance, and shielding principles and adequately collimate the radiographic beam. Some x-ray procedures increase the radiologic technologists' risk of exposure due to scatter radiation. These procedures include </w:t>
      </w:r>
      <w:r w:rsidR="00F1067C">
        <w:rPr>
          <w:rFonts w:cstheme="minorHAnsi"/>
        </w:rPr>
        <w:t xml:space="preserve">mobile examinations, </w:t>
      </w:r>
      <w:r>
        <w:rPr>
          <w:rFonts w:cstheme="minorHAnsi"/>
        </w:rPr>
        <w:t xml:space="preserve">general fluoroscopy, </w:t>
      </w:r>
      <w:r w:rsidR="00F1067C">
        <w:rPr>
          <w:rFonts w:cstheme="minorHAnsi"/>
        </w:rPr>
        <w:t xml:space="preserve">C-arm fluoroscopy, and </w:t>
      </w:r>
      <w:r>
        <w:rPr>
          <w:rFonts w:cstheme="minorHAnsi"/>
        </w:rPr>
        <w:t xml:space="preserve">interventional procedures that employ high-level control fluoroscopy. </w:t>
      </w:r>
    </w:p>
    <w:p w14:paraId="6933ADE6" w14:textId="77777777" w:rsidR="003F1CD9" w:rsidRDefault="003F1CD9" w:rsidP="005515A8">
      <w:pPr>
        <w:spacing w:after="0" w:line="240" w:lineRule="auto"/>
        <w:rPr>
          <w:rFonts w:cstheme="minorHAnsi"/>
        </w:rPr>
      </w:pPr>
    </w:p>
    <w:p w14:paraId="2CE4CC6C" w14:textId="77777777" w:rsidR="00ED653A" w:rsidRDefault="00ED653A" w:rsidP="005515A8">
      <w:pPr>
        <w:spacing w:after="0" w:line="240" w:lineRule="auto"/>
        <w:rPr>
          <w:rFonts w:cstheme="minorHAnsi"/>
          <w:b/>
          <w:bCs/>
        </w:rPr>
      </w:pPr>
      <w:commentRangeStart w:id="14"/>
      <w:r>
        <w:rPr>
          <w:rFonts w:cstheme="minorHAnsi"/>
          <w:b/>
          <w:bCs/>
        </w:rPr>
        <w:t>Response</w:t>
      </w:r>
      <w:commentRangeEnd w:id="14"/>
      <w:r w:rsidR="00865558">
        <w:rPr>
          <w:rStyle w:val="CommentReference"/>
        </w:rPr>
        <w:commentReference w:id="14"/>
      </w:r>
      <w:r>
        <w:rPr>
          <w:rFonts w:cstheme="minorHAnsi"/>
          <w:b/>
          <w:bCs/>
        </w:rPr>
        <w:t xml:space="preserve"> from Professional Organizations</w:t>
      </w:r>
    </w:p>
    <w:p w14:paraId="45F7CFC5" w14:textId="0FD52FAD" w:rsidR="00ED653A" w:rsidRDefault="00ED653A" w:rsidP="005515A8">
      <w:pPr>
        <w:spacing w:after="0" w:line="240" w:lineRule="auto"/>
        <w:rPr>
          <w:rFonts w:cstheme="minorHAnsi"/>
        </w:rPr>
      </w:pPr>
      <w:r>
        <w:rPr>
          <w:rFonts w:cstheme="minorHAnsi"/>
          <w:b/>
          <w:bCs/>
        </w:rPr>
        <w:tab/>
      </w:r>
      <w:r>
        <w:rPr>
          <w:rFonts w:cstheme="minorHAnsi"/>
        </w:rPr>
        <w:t>After the AAPM published the</w:t>
      </w:r>
      <w:r w:rsidR="008A5374">
        <w:rPr>
          <w:rFonts w:cstheme="minorHAnsi"/>
        </w:rPr>
        <w:t>ir</w:t>
      </w:r>
      <w:r>
        <w:rPr>
          <w:rFonts w:cstheme="minorHAnsi"/>
        </w:rPr>
        <w:t xml:space="preserve"> statement </w:t>
      </w:r>
      <w:r w:rsidR="008A5374">
        <w:rPr>
          <w:rFonts w:cstheme="minorHAnsi"/>
        </w:rPr>
        <w:t>advocating for</w:t>
      </w:r>
      <w:r>
        <w:rPr>
          <w:rFonts w:cstheme="minorHAnsi"/>
        </w:rPr>
        <w:t xml:space="preserve"> the </w:t>
      </w:r>
      <w:r w:rsidR="008A5374">
        <w:rPr>
          <w:rFonts w:cstheme="minorHAnsi"/>
        </w:rPr>
        <w:t xml:space="preserve">discontinuance </w:t>
      </w:r>
      <w:r>
        <w:rPr>
          <w:rFonts w:cstheme="minorHAnsi"/>
        </w:rPr>
        <w:t>of gonadal</w:t>
      </w:r>
      <w:r w:rsidR="00D15C4F">
        <w:rPr>
          <w:rFonts w:cstheme="minorHAnsi"/>
        </w:rPr>
        <w:t xml:space="preserve"> and fetal</w:t>
      </w:r>
      <w:r>
        <w:rPr>
          <w:rFonts w:cstheme="minorHAnsi"/>
        </w:rPr>
        <w:t xml:space="preserve"> shielding during </w:t>
      </w:r>
      <w:r w:rsidR="00D15C4F">
        <w:rPr>
          <w:rFonts w:cstheme="minorHAnsi"/>
        </w:rPr>
        <w:t>diagnostic</w:t>
      </w:r>
      <w:r>
        <w:rPr>
          <w:rFonts w:cstheme="minorHAnsi"/>
        </w:rPr>
        <w:t xml:space="preserve"> </w:t>
      </w:r>
      <w:r w:rsidR="008A5374">
        <w:rPr>
          <w:rFonts w:cstheme="minorHAnsi"/>
        </w:rPr>
        <w:t>examinations</w:t>
      </w:r>
      <w:r>
        <w:rPr>
          <w:rFonts w:cstheme="minorHAnsi"/>
        </w:rPr>
        <w:t xml:space="preserve"> that u</w:t>
      </w:r>
      <w:r w:rsidR="008A5374">
        <w:rPr>
          <w:rFonts w:cstheme="minorHAnsi"/>
        </w:rPr>
        <w:t>tilize</w:t>
      </w:r>
      <w:r>
        <w:rPr>
          <w:rFonts w:cstheme="minorHAnsi"/>
        </w:rPr>
        <w:t xml:space="preserve"> radiation, the </w:t>
      </w:r>
      <w:r w:rsidR="008A5374">
        <w:rPr>
          <w:rFonts w:cstheme="minorHAnsi"/>
        </w:rPr>
        <w:t>announcement</w:t>
      </w:r>
      <w:r>
        <w:rPr>
          <w:rFonts w:cstheme="minorHAnsi"/>
        </w:rPr>
        <w:t xml:space="preserve"> was </w:t>
      </w:r>
      <w:r w:rsidR="008A5374">
        <w:rPr>
          <w:rFonts w:cstheme="minorHAnsi"/>
        </w:rPr>
        <w:t xml:space="preserve">supported </w:t>
      </w:r>
      <w:r>
        <w:rPr>
          <w:rFonts w:cstheme="minorHAnsi"/>
        </w:rPr>
        <w:t xml:space="preserve">by </w:t>
      </w:r>
      <w:r w:rsidR="008A5374">
        <w:rPr>
          <w:rFonts w:cstheme="minorHAnsi"/>
        </w:rPr>
        <w:t xml:space="preserve">various </w:t>
      </w:r>
      <w:r>
        <w:rPr>
          <w:rFonts w:cstheme="minorHAnsi"/>
        </w:rPr>
        <w:t xml:space="preserve">organizations, including the </w:t>
      </w:r>
      <w:r w:rsidR="008A5374">
        <w:rPr>
          <w:rFonts w:cstheme="minorHAnsi"/>
        </w:rPr>
        <w:t xml:space="preserve">International Society of Radiographers and Radiological Technologists, </w:t>
      </w:r>
      <w:r>
        <w:rPr>
          <w:rFonts w:cstheme="minorHAnsi"/>
        </w:rPr>
        <w:t>American College of Radiography,</w:t>
      </w:r>
      <w:r w:rsidR="008A5374" w:rsidRPr="008A5374">
        <w:rPr>
          <w:rFonts w:cstheme="minorHAnsi"/>
        </w:rPr>
        <w:t xml:space="preserve"> </w:t>
      </w:r>
      <w:r w:rsidR="008A5374">
        <w:rPr>
          <w:rFonts w:cstheme="minorHAnsi"/>
        </w:rPr>
        <w:t>Health Physics Society,</w:t>
      </w:r>
      <w:r>
        <w:rPr>
          <w:rFonts w:cstheme="minorHAnsi"/>
        </w:rPr>
        <w:t xml:space="preserve"> </w:t>
      </w:r>
      <w:r w:rsidR="008A5374">
        <w:rPr>
          <w:rFonts w:cstheme="minorHAnsi"/>
        </w:rPr>
        <w:t xml:space="preserve">and </w:t>
      </w:r>
      <w:r>
        <w:rPr>
          <w:rFonts w:cstheme="minorHAnsi"/>
        </w:rPr>
        <w:t>the Radiological Society of North America.</w:t>
      </w:r>
      <w:r w:rsidRPr="00ED653A">
        <w:rPr>
          <w:rFonts w:cstheme="minorHAnsi"/>
          <w:vertAlign w:val="superscript"/>
        </w:rPr>
        <w:t>20</w:t>
      </w:r>
      <w:r>
        <w:rPr>
          <w:rFonts w:cstheme="minorHAnsi"/>
        </w:rPr>
        <w:t xml:space="preserve"> </w:t>
      </w:r>
      <w:commentRangeStart w:id="15"/>
      <w:r w:rsidR="008A5374">
        <w:rPr>
          <w:rFonts w:cstheme="minorHAnsi"/>
        </w:rPr>
        <w:t>However, t</w:t>
      </w:r>
      <w:r>
        <w:rPr>
          <w:rFonts w:cstheme="minorHAnsi"/>
        </w:rPr>
        <w:t xml:space="preserve">he American Society of Radiologic Technologists (ASRT) did not </w:t>
      </w:r>
      <w:r w:rsidR="008A5374">
        <w:rPr>
          <w:rFonts w:cstheme="minorHAnsi"/>
        </w:rPr>
        <w:t xml:space="preserve">support </w:t>
      </w:r>
      <w:r>
        <w:rPr>
          <w:rFonts w:cstheme="minorHAnsi"/>
        </w:rPr>
        <w:t xml:space="preserve">the AAPM </w:t>
      </w:r>
      <w:r w:rsidR="008A5374">
        <w:rPr>
          <w:rFonts w:cstheme="minorHAnsi"/>
        </w:rPr>
        <w:t xml:space="preserve">position </w:t>
      </w:r>
      <w:r>
        <w:rPr>
          <w:rFonts w:cstheme="minorHAnsi"/>
        </w:rPr>
        <w:t xml:space="preserve">statement, </w:t>
      </w:r>
      <w:r w:rsidR="008A5374">
        <w:rPr>
          <w:rFonts w:cstheme="minorHAnsi"/>
        </w:rPr>
        <w:t>and</w:t>
      </w:r>
      <w:r>
        <w:rPr>
          <w:rFonts w:cstheme="minorHAnsi"/>
        </w:rPr>
        <w:t xml:space="preserve"> Board of Directors </w:t>
      </w:r>
      <w:r w:rsidR="008A5374">
        <w:rPr>
          <w:rFonts w:cstheme="minorHAnsi"/>
        </w:rPr>
        <w:t xml:space="preserve">of the ASRT published </w:t>
      </w:r>
      <w:r>
        <w:rPr>
          <w:rFonts w:cstheme="minorHAnsi"/>
        </w:rPr>
        <w:t xml:space="preserve">their statement. The Board of Directors </w:t>
      </w:r>
      <w:r w:rsidR="008A5374">
        <w:rPr>
          <w:rFonts w:cstheme="minorHAnsi"/>
        </w:rPr>
        <w:t>determined</w:t>
      </w:r>
      <w:r>
        <w:rPr>
          <w:rFonts w:cstheme="minorHAnsi"/>
        </w:rPr>
        <w:t xml:space="preserve"> that shielding the </w:t>
      </w:r>
      <w:r w:rsidR="008A5374">
        <w:rPr>
          <w:rFonts w:cstheme="minorHAnsi"/>
        </w:rPr>
        <w:t xml:space="preserve">gonads and the </w:t>
      </w:r>
      <w:r>
        <w:rPr>
          <w:rFonts w:cstheme="minorHAnsi"/>
        </w:rPr>
        <w:t xml:space="preserve">fetus during </w:t>
      </w:r>
      <w:r w:rsidR="008A5374">
        <w:rPr>
          <w:rFonts w:cstheme="minorHAnsi"/>
        </w:rPr>
        <w:t xml:space="preserve">pelvic and </w:t>
      </w:r>
      <w:r>
        <w:rPr>
          <w:rFonts w:cstheme="minorHAnsi"/>
        </w:rPr>
        <w:t xml:space="preserve">abdominal </w:t>
      </w:r>
      <w:r w:rsidR="008A5374">
        <w:rPr>
          <w:rFonts w:cstheme="minorHAnsi"/>
        </w:rPr>
        <w:t xml:space="preserve">imaging procedures </w:t>
      </w:r>
      <w:r>
        <w:rPr>
          <w:rFonts w:cstheme="minorHAnsi"/>
        </w:rPr>
        <w:t>m</w:t>
      </w:r>
      <w:r w:rsidR="008A5374">
        <w:rPr>
          <w:rFonts w:cstheme="minorHAnsi"/>
        </w:rPr>
        <w:t>ay</w:t>
      </w:r>
      <w:r>
        <w:rPr>
          <w:rFonts w:cstheme="minorHAnsi"/>
        </w:rPr>
        <w:t xml:space="preserve"> </w:t>
      </w:r>
      <w:r w:rsidR="008A5374">
        <w:rPr>
          <w:rFonts w:cstheme="minorHAnsi"/>
        </w:rPr>
        <w:t>cause the</w:t>
      </w:r>
      <w:r>
        <w:rPr>
          <w:rFonts w:cstheme="minorHAnsi"/>
        </w:rPr>
        <w:t xml:space="preserve"> risk of </w:t>
      </w:r>
      <w:r w:rsidR="008A5374">
        <w:rPr>
          <w:rFonts w:cstheme="minorHAnsi"/>
        </w:rPr>
        <w:t xml:space="preserve">a </w:t>
      </w:r>
      <w:r>
        <w:rPr>
          <w:rFonts w:cstheme="minorHAnsi"/>
        </w:rPr>
        <w:t>repeat exposure a</w:t>
      </w:r>
      <w:r w:rsidR="008A5374">
        <w:rPr>
          <w:rFonts w:cstheme="minorHAnsi"/>
        </w:rPr>
        <w:t>n</w:t>
      </w:r>
      <w:r>
        <w:rPr>
          <w:rFonts w:cstheme="minorHAnsi"/>
        </w:rPr>
        <w:t xml:space="preserve">d that the risk outweighs any </w:t>
      </w:r>
      <w:r w:rsidR="008A5374">
        <w:rPr>
          <w:rFonts w:cstheme="minorHAnsi"/>
        </w:rPr>
        <w:t xml:space="preserve">possible </w:t>
      </w:r>
      <w:r>
        <w:rPr>
          <w:rFonts w:cstheme="minorHAnsi"/>
        </w:rPr>
        <w:t xml:space="preserve">benefit and, therefore, shielding the </w:t>
      </w:r>
      <w:r w:rsidR="00224070">
        <w:rPr>
          <w:rFonts w:cstheme="minorHAnsi"/>
        </w:rPr>
        <w:t xml:space="preserve">gonads and </w:t>
      </w:r>
      <w:r>
        <w:rPr>
          <w:rFonts w:cstheme="minorHAnsi"/>
        </w:rPr>
        <w:t>fetus</w:t>
      </w:r>
      <w:r w:rsidR="00224070">
        <w:rPr>
          <w:rFonts w:cstheme="minorHAnsi"/>
        </w:rPr>
        <w:t xml:space="preserve"> </w:t>
      </w:r>
      <w:r>
        <w:rPr>
          <w:rFonts w:cstheme="minorHAnsi"/>
        </w:rPr>
        <w:t xml:space="preserve">during abdominopelvic </w:t>
      </w:r>
      <w:r w:rsidR="00224070">
        <w:rPr>
          <w:rFonts w:cstheme="minorHAnsi"/>
        </w:rPr>
        <w:t>imaging</w:t>
      </w:r>
      <w:r>
        <w:rPr>
          <w:rFonts w:cstheme="minorHAnsi"/>
        </w:rPr>
        <w:t xml:space="preserve"> should be discontinued. </w:t>
      </w:r>
      <w:r w:rsidR="00224070">
        <w:rPr>
          <w:rFonts w:cstheme="minorHAnsi"/>
        </w:rPr>
        <w:t>Ultimately, t</w:t>
      </w:r>
      <w:r>
        <w:rPr>
          <w:rFonts w:cstheme="minorHAnsi"/>
        </w:rPr>
        <w:t xml:space="preserve">he ASRT </w:t>
      </w:r>
      <w:r w:rsidR="00224070">
        <w:rPr>
          <w:rFonts w:cstheme="minorHAnsi"/>
        </w:rPr>
        <w:t xml:space="preserve">endorses </w:t>
      </w:r>
      <w:r>
        <w:rPr>
          <w:rFonts w:cstheme="minorHAnsi"/>
        </w:rPr>
        <w:t xml:space="preserve">the </w:t>
      </w:r>
      <w:r w:rsidR="00224070">
        <w:rPr>
          <w:rFonts w:cstheme="minorHAnsi"/>
        </w:rPr>
        <w:t>continual</w:t>
      </w:r>
      <w:r>
        <w:rPr>
          <w:rFonts w:cstheme="minorHAnsi"/>
        </w:rPr>
        <w:t xml:space="preserve"> use of shielding during </w:t>
      </w:r>
      <w:r w:rsidR="00224070">
        <w:rPr>
          <w:rFonts w:cstheme="minorHAnsi"/>
        </w:rPr>
        <w:t>imaging</w:t>
      </w:r>
      <w:r>
        <w:rPr>
          <w:rFonts w:cstheme="minorHAnsi"/>
        </w:rPr>
        <w:t xml:space="preserve"> procedures where </w:t>
      </w:r>
      <w:r w:rsidR="00224070">
        <w:rPr>
          <w:rFonts w:cstheme="minorHAnsi"/>
        </w:rPr>
        <w:t xml:space="preserve">it is suitable to </w:t>
      </w:r>
      <w:r>
        <w:rPr>
          <w:rFonts w:cstheme="minorHAnsi"/>
        </w:rPr>
        <w:t xml:space="preserve">shield and </w:t>
      </w:r>
      <w:r w:rsidR="00224070">
        <w:rPr>
          <w:rFonts w:cstheme="minorHAnsi"/>
        </w:rPr>
        <w:t>associated</w:t>
      </w:r>
      <w:r>
        <w:rPr>
          <w:rFonts w:cstheme="minorHAnsi"/>
        </w:rPr>
        <w:t xml:space="preserve"> with minimizing </w:t>
      </w:r>
      <w:r w:rsidR="00224070">
        <w:rPr>
          <w:rFonts w:cstheme="minorHAnsi"/>
        </w:rPr>
        <w:t>exposure to the patient</w:t>
      </w:r>
      <w:commentRangeEnd w:id="15"/>
      <w:r w:rsidR="00865558">
        <w:rPr>
          <w:rStyle w:val="CommentReference"/>
        </w:rPr>
        <w:commentReference w:id="15"/>
      </w:r>
      <w:r>
        <w:rPr>
          <w:rFonts w:cstheme="minorHAnsi"/>
        </w:rPr>
        <w:t xml:space="preserve">. </w:t>
      </w:r>
      <w:r w:rsidRPr="00A6022F">
        <w:rPr>
          <w:rFonts w:cstheme="minorHAnsi"/>
          <w:highlight w:val="green"/>
        </w:rPr>
        <w:t xml:space="preserve">The ASRT has formed a Patient Shielding Task Force to </w:t>
      </w:r>
      <w:r w:rsidR="00224070" w:rsidRPr="00A6022F">
        <w:rPr>
          <w:rFonts w:cstheme="minorHAnsi"/>
          <w:highlight w:val="green"/>
        </w:rPr>
        <w:t xml:space="preserve">inform </w:t>
      </w:r>
      <w:r w:rsidRPr="00A6022F">
        <w:rPr>
          <w:rFonts w:cstheme="minorHAnsi"/>
          <w:highlight w:val="green"/>
        </w:rPr>
        <w:t xml:space="preserve">all stakeholders on the </w:t>
      </w:r>
      <w:r w:rsidR="00224070" w:rsidRPr="00A6022F">
        <w:rPr>
          <w:rFonts w:cstheme="minorHAnsi"/>
          <w:highlight w:val="green"/>
        </w:rPr>
        <w:t xml:space="preserve">justification and application </w:t>
      </w:r>
      <w:r w:rsidRPr="00A6022F">
        <w:rPr>
          <w:rFonts w:cstheme="minorHAnsi"/>
          <w:highlight w:val="green"/>
        </w:rPr>
        <w:t xml:space="preserve">of this </w:t>
      </w:r>
      <w:r w:rsidR="00224070" w:rsidRPr="00A6022F">
        <w:rPr>
          <w:rFonts w:cstheme="minorHAnsi"/>
          <w:highlight w:val="green"/>
        </w:rPr>
        <w:t xml:space="preserve">drastic </w:t>
      </w:r>
      <w:r w:rsidRPr="00A6022F">
        <w:rPr>
          <w:rFonts w:cstheme="minorHAnsi"/>
          <w:highlight w:val="green"/>
        </w:rPr>
        <w:t xml:space="preserve">change in </w:t>
      </w:r>
      <w:r w:rsidR="00224070" w:rsidRPr="00A6022F">
        <w:rPr>
          <w:rFonts w:cstheme="minorHAnsi"/>
          <w:highlight w:val="green"/>
        </w:rPr>
        <w:t>routine practice</w:t>
      </w:r>
      <w:r w:rsidRPr="00A6022F">
        <w:rPr>
          <w:rFonts w:cstheme="minorHAnsi"/>
          <w:highlight w:val="green"/>
        </w:rPr>
        <w:t>.</w:t>
      </w:r>
      <w:r>
        <w:rPr>
          <w:rFonts w:cstheme="minorHAnsi"/>
        </w:rPr>
        <w:t xml:space="preserve"> </w:t>
      </w:r>
    </w:p>
    <w:p w14:paraId="0D925DCE" w14:textId="07BA37E1" w:rsidR="000430AA" w:rsidRDefault="000430AA" w:rsidP="005515A8">
      <w:pPr>
        <w:spacing w:after="0" w:line="240" w:lineRule="auto"/>
        <w:rPr>
          <w:rFonts w:cstheme="minorHAnsi"/>
        </w:rPr>
      </w:pPr>
      <w:r>
        <w:rPr>
          <w:rFonts w:cstheme="minorHAnsi"/>
        </w:rPr>
        <w:tab/>
        <w:t xml:space="preserve">The American Registry of Radiologic Technologists (ARRT) </w:t>
      </w:r>
      <w:r w:rsidR="00D15C4F">
        <w:rPr>
          <w:rFonts w:cstheme="minorHAnsi"/>
        </w:rPr>
        <w:t xml:space="preserve">released </w:t>
      </w:r>
      <w:r>
        <w:rPr>
          <w:rFonts w:cstheme="minorHAnsi"/>
        </w:rPr>
        <w:t>a statement with four main points.</w:t>
      </w:r>
      <w:r w:rsidRPr="000430AA">
        <w:rPr>
          <w:rFonts w:cstheme="minorHAnsi"/>
          <w:vertAlign w:val="superscript"/>
        </w:rPr>
        <w:t>19</w:t>
      </w:r>
      <w:r>
        <w:rPr>
          <w:rFonts w:cstheme="minorHAnsi"/>
        </w:rPr>
        <w:t xml:space="preserve"> The ARRT’s first position statement is that healthcare </w:t>
      </w:r>
      <w:r w:rsidR="00062198">
        <w:rPr>
          <w:rFonts w:cstheme="minorHAnsi"/>
        </w:rPr>
        <w:t>facilities</w:t>
      </w:r>
      <w:r>
        <w:rPr>
          <w:rFonts w:cstheme="minorHAnsi"/>
        </w:rPr>
        <w:t xml:space="preserve"> may </w:t>
      </w:r>
      <w:r w:rsidR="00062198">
        <w:rPr>
          <w:rFonts w:cstheme="minorHAnsi"/>
        </w:rPr>
        <w:t>implement</w:t>
      </w:r>
      <w:r>
        <w:rPr>
          <w:rFonts w:cstheme="minorHAnsi"/>
        </w:rPr>
        <w:t xml:space="preserve"> varying degrees of shielding </w:t>
      </w:r>
      <w:r w:rsidR="00062198">
        <w:rPr>
          <w:rFonts w:cstheme="minorHAnsi"/>
        </w:rPr>
        <w:t>policies</w:t>
      </w:r>
      <w:r>
        <w:rPr>
          <w:rFonts w:cstheme="minorHAnsi"/>
        </w:rPr>
        <w:t xml:space="preserve">. Next, educational programs should </w:t>
      </w:r>
      <w:r w:rsidR="00062198">
        <w:rPr>
          <w:rFonts w:cstheme="minorHAnsi"/>
        </w:rPr>
        <w:t xml:space="preserve">continue to educate </w:t>
      </w:r>
      <w:r>
        <w:rPr>
          <w:rFonts w:cstheme="minorHAnsi"/>
        </w:rPr>
        <w:t xml:space="preserve">students </w:t>
      </w:r>
      <w:r w:rsidR="00062198">
        <w:rPr>
          <w:rFonts w:cstheme="minorHAnsi"/>
        </w:rPr>
        <w:t>regarding</w:t>
      </w:r>
      <w:r>
        <w:rPr>
          <w:rFonts w:cstheme="minorHAnsi"/>
        </w:rPr>
        <w:t xml:space="preserve"> shielding and the effects of fetal and </w:t>
      </w:r>
      <w:proofErr w:type="spellStart"/>
      <w:r>
        <w:rPr>
          <w:rFonts w:cstheme="minorHAnsi"/>
        </w:rPr>
        <w:t>gondal</w:t>
      </w:r>
      <w:proofErr w:type="spellEnd"/>
      <w:r>
        <w:rPr>
          <w:rFonts w:cstheme="minorHAnsi"/>
        </w:rPr>
        <w:t xml:space="preserve"> radiation exposure and that students and radiologic technologists have the ethical </w:t>
      </w:r>
      <w:r w:rsidR="00062198">
        <w:rPr>
          <w:rFonts w:cstheme="minorHAnsi"/>
        </w:rPr>
        <w:t xml:space="preserve">and professional duty </w:t>
      </w:r>
      <w:r>
        <w:rPr>
          <w:rFonts w:cstheme="minorHAnsi"/>
        </w:rPr>
        <w:t xml:space="preserve">to act in the best interest of </w:t>
      </w:r>
      <w:r w:rsidR="00062198">
        <w:rPr>
          <w:rFonts w:cstheme="minorHAnsi"/>
        </w:rPr>
        <w:t xml:space="preserve">every </w:t>
      </w:r>
      <w:r>
        <w:rPr>
          <w:rFonts w:cstheme="minorHAnsi"/>
        </w:rPr>
        <w:t>patient.</w:t>
      </w:r>
      <w:r w:rsidRPr="000430AA">
        <w:rPr>
          <w:rFonts w:cstheme="minorHAnsi"/>
          <w:vertAlign w:val="superscript"/>
        </w:rPr>
        <w:t>19</w:t>
      </w:r>
      <w:r>
        <w:rPr>
          <w:rFonts w:cstheme="minorHAnsi"/>
          <w:vertAlign w:val="superscript"/>
        </w:rPr>
        <w:t xml:space="preserve"> </w:t>
      </w:r>
      <w:r>
        <w:rPr>
          <w:rFonts w:cstheme="minorHAnsi"/>
        </w:rPr>
        <w:t xml:space="preserve">Lastly, the ARRT’s </w:t>
      </w:r>
      <w:r w:rsidR="0045440A">
        <w:rPr>
          <w:rFonts w:cstheme="minorHAnsi"/>
        </w:rPr>
        <w:t xml:space="preserve">certification </w:t>
      </w:r>
      <w:r>
        <w:rPr>
          <w:rFonts w:cstheme="minorHAnsi"/>
        </w:rPr>
        <w:t>exam</w:t>
      </w:r>
      <w:r w:rsidR="0045440A">
        <w:rPr>
          <w:rFonts w:cstheme="minorHAnsi"/>
        </w:rPr>
        <w:t>ination</w:t>
      </w:r>
      <w:r>
        <w:rPr>
          <w:rFonts w:cstheme="minorHAnsi"/>
        </w:rPr>
        <w:t xml:space="preserve">s will not </w:t>
      </w:r>
      <w:r w:rsidR="0045440A">
        <w:rPr>
          <w:rFonts w:cstheme="minorHAnsi"/>
        </w:rPr>
        <w:t>expressly</w:t>
      </w:r>
      <w:r>
        <w:rPr>
          <w:rFonts w:cstheme="minorHAnsi"/>
        </w:rPr>
        <w:t xml:space="preserve"> refer to </w:t>
      </w:r>
      <w:r w:rsidR="0045440A">
        <w:rPr>
          <w:rFonts w:cstheme="minorHAnsi"/>
        </w:rPr>
        <w:t xml:space="preserve">fetal and </w:t>
      </w:r>
      <w:r>
        <w:rPr>
          <w:rFonts w:cstheme="minorHAnsi"/>
        </w:rPr>
        <w:t>gonadal and pr</w:t>
      </w:r>
      <w:r w:rsidR="0045440A">
        <w:rPr>
          <w:rFonts w:cstheme="minorHAnsi"/>
        </w:rPr>
        <w:t>actices</w:t>
      </w:r>
      <w:r>
        <w:rPr>
          <w:rFonts w:cstheme="minorHAnsi"/>
        </w:rPr>
        <w:t xml:space="preserve"> but will </w:t>
      </w:r>
      <w:r w:rsidR="0045440A">
        <w:rPr>
          <w:rFonts w:cstheme="minorHAnsi"/>
        </w:rPr>
        <w:t xml:space="preserve">continue to </w:t>
      </w:r>
      <w:r>
        <w:rPr>
          <w:rFonts w:cstheme="minorHAnsi"/>
        </w:rPr>
        <w:t xml:space="preserve">include </w:t>
      </w:r>
      <w:r w:rsidR="0045440A">
        <w:rPr>
          <w:rFonts w:cstheme="minorHAnsi"/>
        </w:rPr>
        <w:t xml:space="preserve">subjects </w:t>
      </w:r>
      <w:r>
        <w:rPr>
          <w:rFonts w:cstheme="minorHAnsi"/>
        </w:rPr>
        <w:t xml:space="preserve">on </w:t>
      </w:r>
      <w:r w:rsidR="0045440A">
        <w:rPr>
          <w:rFonts w:cstheme="minorHAnsi"/>
        </w:rPr>
        <w:t xml:space="preserve">radiation safety and protection of </w:t>
      </w:r>
      <w:r>
        <w:rPr>
          <w:rFonts w:cstheme="minorHAnsi"/>
        </w:rPr>
        <w:t>patient</w:t>
      </w:r>
      <w:r w:rsidR="0045440A">
        <w:rPr>
          <w:rFonts w:cstheme="minorHAnsi"/>
        </w:rPr>
        <w:t>s.</w:t>
      </w:r>
      <w:r>
        <w:rPr>
          <w:rFonts w:cstheme="minorHAnsi"/>
        </w:rPr>
        <w:t xml:space="preserve"> </w:t>
      </w:r>
    </w:p>
    <w:p w14:paraId="21091C6E" w14:textId="42856F68" w:rsidR="00F16345" w:rsidRPr="000430AA" w:rsidRDefault="00F16345" w:rsidP="005515A8">
      <w:pPr>
        <w:spacing w:after="0" w:line="240" w:lineRule="auto"/>
        <w:rPr>
          <w:rFonts w:cstheme="minorHAnsi"/>
        </w:rPr>
      </w:pPr>
      <w:r>
        <w:rPr>
          <w:rFonts w:cstheme="minorHAnsi"/>
        </w:rPr>
        <w:tab/>
      </w:r>
      <w:r>
        <w:rPr>
          <w:rStyle w:val="normaltextrun"/>
          <w:rFonts w:ascii="Calibri" w:hAnsi="Calibri" w:cs="Calibri"/>
          <w:color w:val="000000"/>
          <w:shd w:val="clear" w:color="auto" w:fill="FFFFFF"/>
        </w:rPr>
        <w:t>Radiography programs accredited by regional or programmatic accreditation will have minimal changes.</w:t>
      </w:r>
      <w:r w:rsidRPr="00F16345">
        <w:rPr>
          <w:rStyle w:val="normaltextrun"/>
          <w:rFonts w:ascii="Calibri" w:hAnsi="Calibri" w:cs="Calibri"/>
          <w:color w:val="000000"/>
          <w:shd w:val="clear" w:color="auto" w:fill="FFFFFF"/>
          <w:vertAlign w:val="superscript"/>
        </w:rPr>
        <w:t>2</w:t>
      </w:r>
      <w:r>
        <w:rPr>
          <w:rStyle w:val="normaltextrun"/>
          <w:rFonts w:ascii="Calibri" w:hAnsi="Calibri" w:cs="Calibri"/>
          <w:color w:val="000000"/>
          <w:shd w:val="clear" w:color="auto" w:fill="FFFFFF"/>
          <w:vertAlign w:val="superscript"/>
        </w:rPr>
        <w:t>1</w:t>
      </w:r>
      <w:r>
        <w:rPr>
          <w:rStyle w:val="normaltextrun"/>
          <w:rFonts w:ascii="Calibri" w:hAnsi="Calibri" w:cs="Calibri"/>
          <w:color w:val="000000"/>
          <w:shd w:val="clear" w:color="auto" w:fill="FFFFFF"/>
        </w:rPr>
        <w:t xml:space="preserve"> The Joint Review Committee on Education in Radiologic Technology (JRCERT)</w:t>
      </w:r>
      <w:r w:rsidR="0045440A">
        <w:rPr>
          <w:rStyle w:val="normaltextrun"/>
          <w:rFonts w:ascii="Calibri" w:hAnsi="Calibri" w:cs="Calibri"/>
          <w:color w:val="000000"/>
          <w:shd w:val="clear" w:color="auto" w:fill="FFFFFF"/>
        </w:rPr>
        <w:t>, the organization that accredits educational programs in radiography,</w:t>
      </w:r>
      <w:r>
        <w:rPr>
          <w:rStyle w:val="normaltextrun"/>
          <w:rFonts w:ascii="Calibri" w:hAnsi="Calibri" w:cs="Calibri"/>
          <w:color w:val="000000"/>
          <w:shd w:val="clear" w:color="auto" w:fill="FFFFFF"/>
        </w:rPr>
        <w:t xml:space="preserve"> does not have a specific gonadal </w:t>
      </w:r>
      <w:r>
        <w:rPr>
          <w:rStyle w:val="normaltextrun"/>
          <w:rFonts w:ascii="Calibri" w:hAnsi="Calibri" w:cs="Calibri"/>
          <w:color w:val="000000"/>
          <w:shd w:val="clear" w:color="auto" w:fill="FFFFFF"/>
        </w:rPr>
        <w:lastRenderedPageBreak/>
        <w:t xml:space="preserve">shielding standard. However, </w:t>
      </w:r>
      <w:r w:rsidR="0045440A">
        <w:rPr>
          <w:rStyle w:val="normaltextrun"/>
          <w:rFonts w:ascii="Calibri" w:hAnsi="Calibri" w:cs="Calibri"/>
          <w:color w:val="000000"/>
          <w:shd w:val="clear" w:color="auto" w:fill="FFFFFF"/>
        </w:rPr>
        <w:t xml:space="preserve">the </w:t>
      </w:r>
      <w:r>
        <w:rPr>
          <w:rStyle w:val="normaltextrun"/>
          <w:rFonts w:ascii="Calibri" w:hAnsi="Calibri" w:cs="Calibri"/>
          <w:color w:val="000000"/>
          <w:shd w:val="clear" w:color="auto" w:fill="FFFFFF"/>
        </w:rPr>
        <w:t xml:space="preserve">JRCERT released a position statement </w:t>
      </w:r>
      <w:r w:rsidR="0045440A">
        <w:rPr>
          <w:rStyle w:val="normaltextrun"/>
          <w:rFonts w:ascii="Calibri" w:hAnsi="Calibri" w:cs="Calibri"/>
          <w:color w:val="000000"/>
          <w:shd w:val="clear" w:color="auto" w:fill="FFFFFF"/>
        </w:rPr>
        <w:t xml:space="preserve">regarding patient </w:t>
      </w:r>
      <w:r>
        <w:rPr>
          <w:rStyle w:val="normaltextrun"/>
          <w:rFonts w:ascii="Calibri" w:hAnsi="Calibri" w:cs="Calibri"/>
          <w:color w:val="000000"/>
          <w:shd w:val="clear" w:color="auto" w:fill="FFFFFF"/>
        </w:rPr>
        <w:t xml:space="preserve">gonadal shielding in the clinical setting. The statement indicates that, in alignment with the Standards for an Accredited Educational Program in Radiography, accredited programs must have policies </w:t>
      </w:r>
      <w:r w:rsidR="0045440A">
        <w:rPr>
          <w:rStyle w:val="normaltextrun"/>
          <w:rFonts w:ascii="Calibri" w:hAnsi="Calibri" w:cs="Calibri"/>
          <w:color w:val="000000"/>
          <w:shd w:val="clear" w:color="auto" w:fill="FFFFFF"/>
        </w:rPr>
        <w:t xml:space="preserve">in place </w:t>
      </w:r>
      <w:r>
        <w:rPr>
          <w:rStyle w:val="normaltextrun"/>
          <w:rFonts w:ascii="Calibri" w:hAnsi="Calibri" w:cs="Calibri"/>
          <w:color w:val="000000"/>
          <w:shd w:val="clear" w:color="auto" w:fill="FFFFFF"/>
        </w:rPr>
        <w:t xml:space="preserve">to assure students are </w:t>
      </w:r>
      <w:r w:rsidR="0045440A">
        <w:rPr>
          <w:rStyle w:val="normaltextrun"/>
          <w:rFonts w:ascii="Calibri" w:hAnsi="Calibri" w:cs="Calibri"/>
          <w:color w:val="000000"/>
          <w:shd w:val="clear" w:color="auto" w:fill="FFFFFF"/>
        </w:rPr>
        <w:t>well-informed</w:t>
      </w:r>
      <w:r>
        <w:rPr>
          <w:rStyle w:val="normaltextrun"/>
          <w:rFonts w:ascii="Calibri" w:hAnsi="Calibri" w:cs="Calibri"/>
          <w:color w:val="000000"/>
          <w:shd w:val="clear" w:color="auto" w:fill="FFFFFF"/>
        </w:rPr>
        <w:t xml:space="preserve"> on the </w:t>
      </w:r>
      <w:r w:rsidR="0045440A">
        <w:rPr>
          <w:rStyle w:val="normaltextrun"/>
          <w:rFonts w:ascii="Calibri" w:hAnsi="Calibri" w:cs="Calibri"/>
          <w:color w:val="000000"/>
          <w:shd w:val="clear" w:color="auto" w:fill="FFFFFF"/>
        </w:rPr>
        <w:t xml:space="preserve">appropriate </w:t>
      </w:r>
      <w:r>
        <w:rPr>
          <w:rStyle w:val="normaltextrun"/>
          <w:rFonts w:ascii="Calibri" w:hAnsi="Calibri" w:cs="Calibri"/>
          <w:color w:val="000000"/>
          <w:shd w:val="clear" w:color="auto" w:fill="FFFFFF"/>
        </w:rPr>
        <w:t xml:space="preserve">use of </w:t>
      </w:r>
      <w:r w:rsidR="0045440A">
        <w:rPr>
          <w:rStyle w:val="normaltextrun"/>
          <w:rFonts w:ascii="Calibri" w:hAnsi="Calibri" w:cs="Calibri"/>
          <w:color w:val="000000"/>
          <w:shd w:val="clear" w:color="auto" w:fill="FFFFFF"/>
        </w:rPr>
        <w:t xml:space="preserve">gonadal and fetal </w:t>
      </w:r>
      <w:r>
        <w:rPr>
          <w:rStyle w:val="normaltextrun"/>
          <w:rFonts w:ascii="Calibri" w:hAnsi="Calibri" w:cs="Calibri"/>
          <w:color w:val="000000"/>
          <w:shd w:val="clear" w:color="auto" w:fill="FFFFFF"/>
        </w:rPr>
        <w:t xml:space="preserve">shielding and </w:t>
      </w:r>
      <w:r w:rsidR="0045440A">
        <w:rPr>
          <w:rStyle w:val="normaltextrun"/>
          <w:rFonts w:ascii="Calibri" w:hAnsi="Calibri" w:cs="Calibri"/>
          <w:color w:val="000000"/>
          <w:shd w:val="clear" w:color="auto" w:fill="FFFFFF"/>
        </w:rPr>
        <w:t xml:space="preserve">the best </w:t>
      </w:r>
      <w:r>
        <w:rPr>
          <w:rStyle w:val="normaltextrun"/>
          <w:rFonts w:ascii="Calibri" w:hAnsi="Calibri" w:cs="Calibri"/>
          <w:color w:val="000000"/>
          <w:shd w:val="clear" w:color="auto" w:fill="FFFFFF"/>
        </w:rPr>
        <w:t xml:space="preserve">use of radiation to </w:t>
      </w:r>
      <w:r w:rsidR="0045440A">
        <w:rPr>
          <w:rStyle w:val="normaltextrun"/>
          <w:rFonts w:ascii="Calibri" w:hAnsi="Calibri" w:cs="Calibri"/>
          <w:color w:val="000000"/>
          <w:shd w:val="clear" w:color="auto" w:fill="FFFFFF"/>
        </w:rPr>
        <w:t>advocate for</w:t>
      </w:r>
      <w:r>
        <w:rPr>
          <w:rStyle w:val="normaltextrun"/>
          <w:rFonts w:ascii="Calibri" w:hAnsi="Calibri" w:cs="Calibri"/>
          <w:color w:val="000000"/>
          <w:shd w:val="clear" w:color="auto" w:fill="FFFFFF"/>
        </w:rPr>
        <w:t xml:space="preserve"> the health and safety of students, patients, and the </w:t>
      </w:r>
      <w:proofErr w:type="gramStart"/>
      <w:r w:rsidR="0045440A">
        <w:rPr>
          <w:rStyle w:val="normaltextrun"/>
          <w:rFonts w:ascii="Calibri" w:hAnsi="Calibri" w:cs="Calibri"/>
          <w:color w:val="000000"/>
          <w:shd w:val="clear" w:color="auto" w:fill="FFFFFF"/>
        </w:rPr>
        <w:t xml:space="preserve">general </w:t>
      </w:r>
      <w:r>
        <w:rPr>
          <w:rStyle w:val="normaltextrun"/>
          <w:rFonts w:ascii="Calibri" w:hAnsi="Calibri" w:cs="Calibri"/>
          <w:color w:val="000000"/>
          <w:shd w:val="clear" w:color="auto" w:fill="FFFFFF"/>
        </w:rPr>
        <w:t>public</w:t>
      </w:r>
      <w:proofErr w:type="gramEnd"/>
      <w:r>
        <w:rPr>
          <w:rStyle w:val="normaltextrun"/>
          <w:rFonts w:ascii="Calibri" w:hAnsi="Calibri" w:cs="Calibri"/>
          <w:color w:val="000000"/>
          <w:shd w:val="clear" w:color="auto" w:fill="FFFFFF"/>
        </w:rPr>
        <w:t xml:space="preserve"> (JRCERT, 2021).</w:t>
      </w:r>
      <w:r>
        <w:rPr>
          <w:rStyle w:val="eop"/>
          <w:rFonts w:ascii="Calibri" w:hAnsi="Calibri" w:cs="Calibri"/>
          <w:color w:val="000000"/>
          <w:shd w:val="clear" w:color="auto" w:fill="FFFFFF"/>
        </w:rPr>
        <w:t> </w:t>
      </w:r>
    </w:p>
    <w:p w14:paraId="14B4ECB0" w14:textId="77777777" w:rsidR="00ED653A" w:rsidRPr="00ED653A" w:rsidRDefault="00ED653A" w:rsidP="005515A8">
      <w:pPr>
        <w:spacing w:after="0" w:line="240" w:lineRule="auto"/>
        <w:rPr>
          <w:rFonts w:cstheme="minorHAnsi"/>
        </w:rPr>
      </w:pPr>
    </w:p>
    <w:p w14:paraId="588F28F8" w14:textId="608326B9" w:rsidR="003F1CD9" w:rsidRDefault="003F1CD9" w:rsidP="005515A8">
      <w:pPr>
        <w:spacing w:after="0" w:line="240" w:lineRule="auto"/>
        <w:rPr>
          <w:rFonts w:cstheme="minorHAnsi"/>
          <w:b/>
          <w:bCs/>
        </w:rPr>
      </w:pPr>
      <w:r w:rsidRPr="003F1CD9">
        <w:rPr>
          <w:rFonts w:cstheme="minorHAnsi"/>
          <w:b/>
          <w:bCs/>
        </w:rPr>
        <w:t>Regulatory Changes</w:t>
      </w:r>
    </w:p>
    <w:p w14:paraId="60E1567B" w14:textId="68CC47CE" w:rsidR="003F1CD9" w:rsidRPr="00A91E42" w:rsidRDefault="003F1CD9" w:rsidP="003F1CD9">
      <w:pPr>
        <w:spacing w:after="0" w:line="240" w:lineRule="auto"/>
        <w:ind w:firstLine="720"/>
        <w:rPr>
          <w:rFonts w:cstheme="minorHAnsi"/>
        </w:rPr>
      </w:pPr>
      <w:r w:rsidRPr="003F1CD9">
        <w:rPr>
          <w:rFonts w:cstheme="minorHAnsi"/>
        </w:rPr>
        <w:t>In April of 2019</w:t>
      </w:r>
      <w:r w:rsidRPr="00A6022F">
        <w:rPr>
          <w:rFonts w:cstheme="minorHAnsi"/>
          <w:highlight w:val="green"/>
        </w:rPr>
        <w:t xml:space="preserve">, the Food and Drug Administration </w:t>
      </w:r>
      <w:r w:rsidR="0045440A" w:rsidRPr="00A6022F">
        <w:rPr>
          <w:rFonts w:cstheme="minorHAnsi"/>
          <w:highlight w:val="green"/>
        </w:rPr>
        <w:t xml:space="preserve">recommending revising </w:t>
      </w:r>
      <w:r w:rsidRPr="00A6022F">
        <w:rPr>
          <w:rFonts w:cstheme="minorHAnsi"/>
          <w:highlight w:val="green"/>
        </w:rPr>
        <w:t xml:space="preserve">its regulations to </w:t>
      </w:r>
      <w:r w:rsidR="0045440A" w:rsidRPr="00A6022F">
        <w:rPr>
          <w:rFonts w:cstheme="minorHAnsi"/>
          <w:highlight w:val="green"/>
        </w:rPr>
        <w:t xml:space="preserve">revoke </w:t>
      </w:r>
      <w:r w:rsidRPr="00A6022F">
        <w:rPr>
          <w:rFonts w:cstheme="minorHAnsi"/>
          <w:highlight w:val="green"/>
        </w:rPr>
        <w:t>Code 21 of the Code of Federal Regulations</w:t>
      </w:r>
      <w:r>
        <w:rPr>
          <w:rFonts w:cstheme="minorHAnsi"/>
        </w:rPr>
        <w:t>.</w:t>
      </w:r>
      <w:r w:rsidRPr="003F1CD9">
        <w:rPr>
          <w:rFonts w:cstheme="minorHAnsi"/>
          <w:vertAlign w:val="superscript"/>
        </w:rPr>
        <w:t>3</w:t>
      </w:r>
      <w:r>
        <w:rPr>
          <w:rFonts w:cstheme="minorHAnsi"/>
        </w:rPr>
        <w:t xml:space="preserve"> This </w:t>
      </w:r>
      <w:r w:rsidR="0045440A">
        <w:rPr>
          <w:rFonts w:cstheme="minorHAnsi"/>
        </w:rPr>
        <w:t xml:space="preserve">involved </w:t>
      </w:r>
      <w:r>
        <w:rPr>
          <w:rFonts w:cstheme="minorHAnsi"/>
        </w:rPr>
        <w:t xml:space="preserve">the </w:t>
      </w:r>
      <w:r w:rsidR="0045440A">
        <w:rPr>
          <w:rFonts w:cstheme="minorHAnsi"/>
        </w:rPr>
        <w:t>elimination</w:t>
      </w:r>
      <w:r>
        <w:rPr>
          <w:rFonts w:cstheme="minorHAnsi"/>
        </w:rPr>
        <w:t xml:space="preserve"> of the </w:t>
      </w:r>
      <w:r w:rsidR="0045440A">
        <w:rPr>
          <w:rFonts w:cstheme="minorHAnsi"/>
        </w:rPr>
        <w:t xml:space="preserve">endorsement </w:t>
      </w:r>
      <w:r>
        <w:rPr>
          <w:rFonts w:cstheme="minorHAnsi"/>
        </w:rPr>
        <w:t xml:space="preserve"> that </w:t>
      </w:r>
      <w:proofErr w:type="gramStart"/>
      <w:r w:rsidR="0045440A">
        <w:rPr>
          <w:rFonts w:cstheme="minorHAnsi"/>
        </w:rPr>
        <w:t>lead</w:t>
      </w:r>
      <w:proofErr w:type="gramEnd"/>
      <w:r w:rsidR="0045440A">
        <w:rPr>
          <w:rFonts w:cstheme="minorHAnsi"/>
        </w:rPr>
        <w:t xml:space="preserve"> </w:t>
      </w:r>
      <w:r>
        <w:rPr>
          <w:rFonts w:cstheme="minorHAnsi"/>
        </w:rPr>
        <w:t>shielding should be u</w:t>
      </w:r>
      <w:r w:rsidR="0045440A">
        <w:rPr>
          <w:rFonts w:cstheme="minorHAnsi"/>
        </w:rPr>
        <w:t>tilized</w:t>
      </w:r>
      <w:r>
        <w:rPr>
          <w:rFonts w:cstheme="minorHAnsi"/>
        </w:rPr>
        <w:t xml:space="preserve"> to </w:t>
      </w:r>
      <w:r w:rsidR="0045440A">
        <w:rPr>
          <w:rFonts w:cstheme="minorHAnsi"/>
        </w:rPr>
        <w:t xml:space="preserve">shield </w:t>
      </w:r>
      <w:r>
        <w:rPr>
          <w:rFonts w:cstheme="minorHAnsi"/>
        </w:rPr>
        <w:t xml:space="preserve">the gonads during </w:t>
      </w:r>
      <w:r w:rsidR="0045440A">
        <w:rPr>
          <w:rFonts w:cstheme="minorHAnsi"/>
        </w:rPr>
        <w:t xml:space="preserve">pelvic and </w:t>
      </w:r>
      <w:r>
        <w:rPr>
          <w:rFonts w:cstheme="minorHAnsi"/>
        </w:rPr>
        <w:t xml:space="preserve">abdominal imaging. </w:t>
      </w:r>
      <w:r w:rsidR="0045440A">
        <w:rPr>
          <w:rFonts w:cstheme="minorHAnsi"/>
        </w:rPr>
        <w:t xml:space="preserve">This measure has been delayed due to the Covid 19 pandemic. </w:t>
      </w:r>
      <w:r>
        <w:rPr>
          <w:rFonts w:cstheme="minorHAnsi"/>
        </w:rPr>
        <w:t>The Conference of Radiation Control Program Directors p</w:t>
      </w:r>
      <w:r w:rsidR="008F63E8">
        <w:rPr>
          <w:rFonts w:cstheme="minorHAnsi"/>
        </w:rPr>
        <w:t>ublishes</w:t>
      </w:r>
      <w:r>
        <w:rPr>
          <w:rFonts w:cstheme="minorHAnsi"/>
        </w:rPr>
        <w:t xml:space="preserve"> </w:t>
      </w:r>
      <w:r w:rsidRPr="008F63E8">
        <w:rPr>
          <w:rFonts w:cstheme="minorHAnsi"/>
          <w:i/>
          <w:iCs/>
        </w:rPr>
        <w:t>Suggested State Regulations for Radiation Control Programs</w:t>
      </w:r>
      <w:r>
        <w:rPr>
          <w:rFonts w:cstheme="minorHAnsi"/>
        </w:rPr>
        <w:t xml:space="preserve"> </w:t>
      </w:r>
      <w:r w:rsidR="008F63E8">
        <w:rPr>
          <w:rFonts w:cstheme="minorHAnsi"/>
        </w:rPr>
        <w:t>for</w:t>
      </w:r>
      <w:r>
        <w:rPr>
          <w:rFonts w:cstheme="minorHAnsi"/>
        </w:rPr>
        <w:t xml:space="preserve"> each state to </w:t>
      </w:r>
      <w:r w:rsidR="008F63E8">
        <w:rPr>
          <w:rFonts w:cstheme="minorHAnsi"/>
        </w:rPr>
        <w:t>endorse</w:t>
      </w:r>
      <w:r>
        <w:rPr>
          <w:rFonts w:cstheme="minorHAnsi"/>
        </w:rPr>
        <w:t xml:space="preserve"> and </w:t>
      </w:r>
      <w:r w:rsidR="008F63E8">
        <w:rPr>
          <w:rFonts w:cstheme="minorHAnsi"/>
        </w:rPr>
        <w:t>promote</w:t>
      </w:r>
      <w:r>
        <w:rPr>
          <w:rFonts w:cstheme="minorHAnsi"/>
        </w:rPr>
        <w:t xml:space="preserve"> </w:t>
      </w:r>
      <w:r w:rsidR="008F63E8">
        <w:rPr>
          <w:rFonts w:cstheme="minorHAnsi"/>
        </w:rPr>
        <w:t>consistency</w:t>
      </w:r>
      <w:r>
        <w:rPr>
          <w:rFonts w:cstheme="minorHAnsi"/>
        </w:rPr>
        <w:t xml:space="preserve"> of radiation control </w:t>
      </w:r>
      <w:r w:rsidR="008F63E8">
        <w:rPr>
          <w:rFonts w:cstheme="minorHAnsi"/>
        </w:rPr>
        <w:t>rules</w:t>
      </w:r>
      <w:r>
        <w:rPr>
          <w:rFonts w:cstheme="minorHAnsi"/>
        </w:rPr>
        <w:t xml:space="preserve"> and regulations. Again, the </w:t>
      </w:r>
      <w:r w:rsidR="008F63E8">
        <w:rPr>
          <w:rFonts w:cstheme="minorHAnsi"/>
        </w:rPr>
        <w:t>AAPM</w:t>
      </w:r>
      <w:r>
        <w:rPr>
          <w:rFonts w:cstheme="minorHAnsi"/>
        </w:rPr>
        <w:t xml:space="preserve"> </w:t>
      </w:r>
      <w:r w:rsidR="008F63E8">
        <w:rPr>
          <w:rFonts w:cstheme="minorHAnsi"/>
        </w:rPr>
        <w:t xml:space="preserve">declared </w:t>
      </w:r>
      <w:r>
        <w:rPr>
          <w:rFonts w:cstheme="minorHAnsi"/>
        </w:rPr>
        <w:t xml:space="preserve">that gonadal shielding </w:t>
      </w:r>
      <w:r w:rsidR="008F63E8">
        <w:rPr>
          <w:rFonts w:cstheme="minorHAnsi"/>
        </w:rPr>
        <w:t xml:space="preserve">offers little to </w:t>
      </w:r>
      <w:r>
        <w:rPr>
          <w:rFonts w:cstheme="minorHAnsi"/>
        </w:rPr>
        <w:t>no benefit to patients' health and m</w:t>
      </w:r>
      <w:r w:rsidR="008F63E8">
        <w:rPr>
          <w:rFonts w:cstheme="minorHAnsi"/>
        </w:rPr>
        <w:t xml:space="preserve">ight </w:t>
      </w:r>
      <w:proofErr w:type="gramStart"/>
      <w:r w:rsidR="008F63E8">
        <w:rPr>
          <w:rFonts w:cstheme="minorHAnsi"/>
        </w:rPr>
        <w:t xml:space="preserve">actually </w:t>
      </w:r>
      <w:r>
        <w:rPr>
          <w:rFonts w:cstheme="minorHAnsi"/>
        </w:rPr>
        <w:t>be</w:t>
      </w:r>
      <w:proofErr w:type="gramEnd"/>
      <w:r>
        <w:rPr>
          <w:rFonts w:cstheme="minorHAnsi"/>
        </w:rPr>
        <w:t xml:space="preserve"> </w:t>
      </w:r>
      <w:r w:rsidR="008F63E8">
        <w:rPr>
          <w:rFonts w:cstheme="minorHAnsi"/>
        </w:rPr>
        <w:t xml:space="preserve">harmful </w:t>
      </w:r>
      <w:r>
        <w:rPr>
          <w:rFonts w:cstheme="minorHAnsi"/>
        </w:rPr>
        <w:t xml:space="preserve">under </w:t>
      </w:r>
      <w:r w:rsidR="008F63E8">
        <w:rPr>
          <w:rFonts w:cstheme="minorHAnsi"/>
        </w:rPr>
        <w:t>particular</w:t>
      </w:r>
      <w:r>
        <w:rPr>
          <w:rFonts w:cstheme="minorHAnsi"/>
        </w:rPr>
        <w:t xml:space="preserve"> c</w:t>
      </w:r>
      <w:r w:rsidR="008F63E8">
        <w:rPr>
          <w:rFonts w:cstheme="minorHAnsi"/>
        </w:rPr>
        <w:t>onditions</w:t>
      </w:r>
      <w:r>
        <w:rPr>
          <w:rFonts w:cstheme="minorHAnsi"/>
        </w:rPr>
        <w:t>.</w:t>
      </w:r>
      <w:r w:rsidRPr="003F1CD9">
        <w:rPr>
          <w:rFonts w:cstheme="minorHAnsi"/>
          <w:vertAlign w:val="superscript"/>
        </w:rPr>
        <w:t>1</w:t>
      </w:r>
      <w:r w:rsidR="00A91E42">
        <w:rPr>
          <w:rFonts w:cstheme="minorHAnsi"/>
          <w:vertAlign w:val="superscript"/>
        </w:rPr>
        <w:t xml:space="preserve"> </w:t>
      </w:r>
      <w:r w:rsidR="00A91E42">
        <w:rPr>
          <w:rFonts w:cstheme="minorHAnsi"/>
        </w:rPr>
        <w:t xml:space="preserve">The NCRP recommends that state regulations be revised to follow NCRP </w:t>
      </w:r>
      <w:r w:rsidR="008F63E8">
        <w:rPr>
          <w:rFonts w:cstheme="minorHAnsi"/>
        </w:rPr>
        <w:t xml:space="preserve">endorsements </w:t>
      </w:r>
      <w:r w:rsidR="00A91E42">
        <w:rPr>
          <w:rFonts w:cstheme="minorHAnsi"/>
        </w:rPr>
        <w:t xml:space="preserve">for routine shielding of patients during </w:t>
      </w:r>
      <w:r w:rsidR="008F63E8">
        <w:rPr>
          <w:rFonts w:cstheme="minorHAnsi"/>
        </w:rPr>
        <w:t xml:space="preserve">pelvic and </w:t>
      </w:r>
      <w:r w:rsidR="00A91E42">
        <w:rPr>
          <w:rFonts w:cstheme="minorHAnsi"/>
        </w:rPr>
        <w:t xml:space="preserve">abdominal </w:t>
      </w:r>
      <w:r w:rsidR="008F63E8">
        <w:rPr>
          <w:rFonts w:cstheme="minorHAnsi"/>
        </w:rPr>
        <w:t>imaging</w:t>
      </w:r>
      <w:r w:rsidR="00A91E42">
        <w:rPr>
          <w:rFonts w:cstheme="minorHAnsi"/>
        </w:rPr>
        <w:t>.</w:t>
      </w:r>
      <w:r w:rsidR="00A91E42" w:rsidRPr="00A91E42">
        <w:rPr>
          <w:rFonts w:cstheme="minorHAnsi"/>
          <w:vertAlign w:val="superscript"/>
        </w:rPr>
        <w:t xml:space="preserve">3 </w:t>
      </w:r>
    </w:p>
    <w:p w14:paraId="169E8656" w14:textId="77777777" w:rsidR="005515A8" w:rsidRPr="005515A8" w:rsidRDefault="005515A8" w:rsidP="005515A8">
      <w:pPr>
        <w:spacing w:after="0" w:line="240" w:lineRule="auto"/>
        <w:rPr>
          <w:rFonts w:cstheme="minorHAnsi"/>
        </w:rPr>
      </w:pPr>
    </w:p>
    <w:p w14:paraId="04A0C308" w14:textId="31B2918A" w:rsidR="00F60FB4" w:rsidRPr="005515A8" w:rsidRDefault="00A910FA" w:rsidP="005515A8">
      <w:pPr>
        <w:spacing w:after="0" w:line="240" w:lineRule="auto"/>
        <w:jc w:val="center"/>
        <w:rPr>
          <w:rFonts w:cstheme="minorHAnsi"/>
          <w:b/>
          <w:bCs/>
        </w:rPr>
      </w:pPr>
      <w:r w:rsidRPr="005515A8">
        <w:rPr>
          <w:rFonts w:cstheme="minorHAnsi"/>
          <w:b/>
          <w:bCs/>
        </w:rPr>
        <w:t>Conclusion</w:t>
      </w:r>
    </w:p>
    <w:p w14:paraId="488C31E9" w14:textId="5441D33F" w:rsidR="006E2E8C" w:rsidRDefault="00385354" w:rsidP="005515A8">
      <w:pPr>
        <w:spacing w:after="0" w:line="240" w:lineRule="auto"/>
        <w:ind w:firstLine="720"/>
        <w:rPr>
          <w:rFonts w:cstheme="minorHAnsi"/>
          <w:bCs/>
        </w:rPr>
      </w:pPr>
      <w:r w:rsidRPr="005515A8">
        <w:rPr>
          <w:rFonts w:cstheme="minorHAnsi"/>
          <w:bCs/>
        </w:rPr>
        <w:t>Gonadal shield</w:t>
      </w:r>
      <w:r w:rsidR="004F3476" w:rsidRPr="005515A8">
        <w:rPr>
          <w:rFonts w:cstheme="minorHAnsi"/>
          <w:bCs/>
        </w:rPr>
        <w:t xml:space="preserve">s were </w:t>
      </w:r>
      <w:r w:rsidRPr="005515A8">
        <w:rPr>
          <w:rFonts w:cstheme="minorHAnsi"/>
          <w:bCs/>
        </w:rPr>
        <w:t xml:space="preserve">first </w:t>
      </w:r>
      <w:r w:rsidR="00890087" w:rsidRPr="005515A8">
        <w:rPr>
          <w:rFonts w:cstheme="minorHAnsi"/>
          <w:bCs/>
        </w:rPr>
        <w:t xml:space="preserve">used and </w:t>
      </w:r>
      <w:r w:rsidRPr="005515A8">
        <w:rPr>
          <w:rFonts w:cstheme="minorHAnsi"/>
          <w:bCs/>
        </w:rPr>
        <w:t xml:space="preserve">enacted </w:t>
      </w:r>
      <w:r w:rsidR="00890087" w:rsidRPr="005515A8">
        <w:rPr>
          <w:rFonts w:cstheme="minorHAnsi"/>
          <w:bCs/>
        </w:rPr>
        <w:t xml:space="preserve">into </w:t>
      </w:r>
      <w:r w:rsidR="00A91E42">
        <w:rPr>
          <w:rFonts w:cstheme="minorHAnsi"/>
          <w:bCs/>
        </w:rPr>
        <w:t xml:space="preserve">the </w:t>
      </w:r>
      <w:r w:rsidR="00890087" w:rsidRPr="005515A8">
        <w:rPr>
          <w:rFonts w:cstheme="minorHAnsi"/>
          <w:bCs/>
        </w:rPr>
        <w:t xml:space="preserve">federal code </w:t>
      </w:r>
      <w:r w:rsidRPr="005515A8">
        <w:rPr>
          <w:rFonts w:cstheme="minorHAnsi"/>
          <w:bCs/>
        </w:rPr>
        <w:t xml:space="preserve">to protect </w:t>
      </w:r>
      <w:r w:rsidR="004F3476" w:rsidRPr="005515A8">
        <w:rPr>
          <w:rFonts w:cstheme="minorHAnsi"/>
          <w:bCs/>
        </w:rPr>
        <w:t>patients from radiation-</w:t>
      </w:r>
      <w:r w:rsidR="00890087" w:rsidRPr="005515A8">
        <w:rPr>
          <w:rFonts w:cstheme="minorHAnsi"/>
          <w:bCs/>
        </w:rPr>
        <w:t>i</w:t>
      </w:r>
      <w:r w:rsidR="004F3476" w:rsidRPr="005515A8">
        <w:rPr>
          <w:rFonts w:cstheme="minorHAnsi"/>
          <w:bCs/>
        </w:rPr>
        <w:t xml:space="preserve">nduced hereditary effects. However, studies have </w:t>
      </w:r>
      <w:r w:rsidR="00890087" w:rsidRPr="005515A8">
        <w:rPr>
          <w:rFonts w:cstheme="minorHAnsi"/>
          <w:bCs/>
        </w:rPr>
        <w:t xml:space="preserve">not </w:t>
      </w:r>
      <w:r w:rsidR="004F3476" w:rsidRPr="005515A8">
        <w:rPr>
          <w:rFonts w:cstheme="minorHAnsi"/>
          <w:bCs/>
        </w:rPr>
        <w:t>linked low-dose radiation to such effects. This</w:t>
      </w:r>
      <w:r w:rsidR="00C84EEB" w:rsidRPr="005515A8">
        <w:rPr>
          <w:rFonts w:cstheme="minorHAnsi"/>
          <w:bCs/>
        </w:rPr>
        <w:t>,</w:t>
      </w:r>
      <w:r w:rsidR="004F3476" w:rsidRPr="005515A8">
        <w:rPr>
          <w:rFonts w:cstheme="minorHAnsi"/>
          <w:bCs/>
        </w:rPr>
        <w:t xml:space="preserve"> combined with </w:t>
      </w:r>
      <w:r w:rsidR="001E57DB" w:rsidRPr="005515A8">
        <w:rPr>
          <w:rFonts w:cstheme="minorHAnsi"/>
          <w:bCs/>
        </w:rPr>
        <w:t xml:space="preserve">the </w:t>
      </w:r>
      <w:r w:rsidR="004F3476" w:rsidRPr="005515A8">
        <w:rPr>
          <w:rFonts w:cstheme="minorHAnsi"/>
          <w:bCs/>
        </w:rPr>
        <w:t xml:space="preserve">enhanced detector and generator technology, the understanding that </w:t>
      </w:r>
      <w:proofErr w:type="gramStart"/>
      <w:r w:rsidR="008F63E8">
        <w:rPr>
          <w:rFonts w:cstheme="minorHAnsi"/>
          <w:bCs/>
        </w:rPr>
        <w:t>lead</w:t>
      </w:r>
      <w:proofErr w:type="gramEnd"/>
      <w:r w:rsidR="008F63E8">
        <w:rPr>
          <w:rFonts w:cstheme="minorHAnsi"/>
          <w:bCs/>
        </w:rPr>
        <w:t xml:space="preserve"> </w:t>
      </w:r>
      <w:r w:rsidR="004F3476" w:rsidRPr="005515A8">
        <w:rPr>
          <w:rFonts w:cstheme="minorHAnsi"/>
          <w:bCs/>
        </w:rPr>
        <w:t xml:space="preserve">shielding outside the </w:t>
      </w:r>
      <w:r w:rsidR="008F63E8">
        <w:rPr>
          <w:rFonts w:cstheme="minorHAnsi"/>
          <w:bCs/>
        </w:rPr>
        <w:t>FOV</w:t>
      </w:r>
      <w:r w:rsidR="004F3476" w:rsidRPr="005515A8">
        <w:rPr>
          <w:rFonts w:cstheme="minorHAnsi"/>
          <w:bCs/>
        </w:rPr>
        <w:t xml:space="preserve"> </w:t>
      </w:r>
      <w:r w:rsidR="008F63E8">
        <w:rPr>
          <w:rFonts w:cstheme="minorHAnsi"/>
          <w:bCs/>
        </w:rPr>
        <w:t>affords</w:t>
      </w:r>
      <w:r w:rsidR="004F3476" w:rsidRPr="005515A8">
        <w:rPr>
          <w:rFonts w:cstheme="minorHAnsi"/>
          <w:bCs/>
        </w:rPr>
        <w:t xml:space="preserve"> </w:t>
      </w:r>
      <w:r w:rsidR="008F63E8">
        <w:rPr>
          <w:rFonts w:cstheme="minorHAnsi"/>
          <w:bCs/>
        </w:rPr>
        <w:t>insignificant</w:t>
      </w:r>
      <w:r w:rsidR="004F3476" w:rsidRPr="005515A8">
        <w:rPr>
          <w:rFonts w:cstheme="minorHAnsi"/>
          <w:bCs/>
        </w:rPr>
        <w:t xml:space="preserve"> protection to the patient</w:t>
      </w:r>
      <w:r w:rsidR="00A91E42">
        <w:rPr>
          <w:rFonts w:cstheme="minorHAnsi"/>
          <w:bCs/>
        </w:rPr>
        <w:t>,</w:t>
      </w:r>
      <w:r w:rsidR="004F3476" w:rsidRPr="005515A8">
        <w:rPr>
          <w:rFonts w:cstheme="minorHAnsi"/>
          <w:bCs/>
        </w:rPr>
        <w:t xml:space="preserve"> and the possibilit</w:t>
      </w:r>
      <w:r w:rsidR="00890087" w:rsidRPr="005515A8">
        <w:rPr>
          <w:rFonts w:cstheme="minorHAnsi"/>
          <w:bCs/>
        </w:rPr>
        <w:t>y of</w:t>
      </w:r>
      <w:r w:rsidR="00A91E42">
        <w:rPr>
          <w:rFonts w:cstheme="minorHAnsi"/>
          <w:bCs/>
        </w:rPr>
        <w:t xml:space="preserve"> </w:t>
      </w:r>
      <w:r w:rsidR="004F3476" w:rsidRPr="005515A8">
        <w:rPr>
          <w:rFonts w:cstheme="minorHAnsi"/>
          <w:bCs/>
        </w:rPr>
        <w:t xml:space="preserve">shielding obscuring </w:t>
      </w:r>
      <w:r w:rsidR="00890087" w:rsidRPr="005515A8">
        <w:rPr>
          <w:rFonts w:cstheme="minorHAnsi"/>
          <w:bCs/>
        </w:rPr>
        <w:t>anatomy or AEC devices</w:t>
      </w:r>
      <w:r w:rsidR="004F3476" w:rsidRPr="005515A8">
        <w:rPr>
          <w:rFonts w:cstheme="minorHAnsi"/>
          <w:bCs/>
        </w:rPr>
        <w:t xml:space="preserve"> have </w:t>
      </w:r>
      <w:r w:rsidR="00890087" w:rsidRPr="005515A8">
        <w:rPr>
          <w:rFonts w:cstheme="minorHAnsi"/>
          <w:bCs/>
        </w:rPr>
        <w:t xml:space="preserve">led to </w:t>
      </w:r>
      <w:r w:rsidR="004F3476" w:rsidRPr="005515A8">
        <w:rPr>
          <w:rFonts w:cstheme="minorHAnsi"/>
          <w:bCs/>
        </w:rPr>
        <w:t xml:space="preserve">this paradigm shift. Further, changes in tissue-weighting factors, variation in gonadal location, and </w:t>
      </w:r>
      <w:r w:rsidR="00890087" w:rsidRPr="005515A8">
        <w:rPr>
          <w:rFonts w:cstheme="minorHAnsi"/>
          <w:bCs/>
        </w:rPr>
        <w:t xml:space="preserve">recognition that </w:t>
      </w:r>
      <w:r w:rsidR="001E57DB" w:rsidRPr="005515A8">
        <w:rPr>
          <w:rFonts w:cstheme="minorHAnsi"/>
          <w:bCs/>
        </w:rPr>
        <w:t>most</w:t>
      </w:r>
      <w:r w:rsidR="004F3476" w:rsidRPr="005515A8">
        <w:rPr>
          <w:rFonts w:cstheme="minorHAnsi"/>
          <w:bCs/>
        </w:rPr>
        <w:t xml:space="preserve"> gonad</w:t>
      </w:r>
      <w:r w:rsidR="00890087" w:rsidRPr="005515A8">
        <w:rPr>
          <w:rFonts w:cstheme="minorHAnsi"/>
          <w:bCs/>
        </w:rPr>
        <w:t>al exposure comes</w:t>
      </w:r>
      <w:r w:rsidR="004F3476" w:rsidRPr="005515A8">
        <w:rPr>
          <w:rFonts w:cstheme="minorHAnsi"/>
          <w:bCs/>
        </w:rPr>
        <w:t xml:space="preserve"> from internal scatter </w:t>
      </w:r>
      <w:r w:rsidR="00890087" w:rsidRPr="005515A8">
        <w:rPr>
          <w:rFonts w:cstheme="minorHAnsi"/>
          <w:bCs/>
        </w:rPr>
        <w:t xml:space="preserve">reinforce </w:t>
      </w:r>
      <w:r w:rsidR="00A91E42">
        <w:rPr>
          <w:rFonts w:cstheme="minorHAnsi"/>
          <w:bCs/>
        </w:rPr>
        <w:t xml:space="preserve">that </w:t>
      </w:r>
      <w:r w:rsidR="004F3476" w:rsidRPr="005515A8">
        <w:rPr>
          <w:rFonts w:cstheme="minorHAnsi"/>
          <w:bCs/>
        </w:rPr>
        <w:t xml:space="preserve">the </w:t>
      </w:r>
      <w:r w:rsidR="008F63E8">
        <w:rPr>
          <w:rFonts w:cstheme="minorHAnsi"/>
          <w:bCs/>
        </w:rPr>
        <w:t xml:space="preserve">routine </w:t>
      </w:r>
      <w:r w:rsidR="004F3476" w:rsidRPr="005515A8">
        <w:rPr>
          <w:rFonts w:cstheme="minorHAnsi"/>
          <w:bCs/>
        </w:rPr>
        <w:t>practice of gonad</w:t>
      </w:r>
      <w:r w:rsidR="00A91E42">
        <w:rPr>
          <w:rFonts w:cstheme="minorHAnsi"/>
          <w:bCs/>
        </w:rPr>
        <w:t>al</w:t>
      </w:r>
      <w:r w:rsidR="004F3476" w:rsidRPr="005515A8">
        <w:rPr>
          <w:rFonts w:cstheme="minorHAnsi"/>
          <w:bCs/>
        </w:rPr>
        <w:t xml:space="preserve"> shielding for abdominopelvic imaging procedures is outdated. Radio</w:t>
      </w:r>
      <w:r w:rsidR="00A91E42">
        <w:rPr>
          <w:rFonts w:cstheme="minorHAnsi"/>
          <w:bCs/>
        </w:rPr>
        <w:t>logic technologists</w:t>
      </w:r>
      <w:r w:rsidR="004F3476" w:rsidRPr="005515A8">
        <w:rPr>
          <w:rFonts w:cstheme="minorHAnsi"/>
          <w:bCs/>
        </w:rPr>
        <w:t xml:space="preserve"> must </w:t>
      </w:r>
      <w:r w:rsidR="008F63E8">
        <w:rPr>
          <w:rFonts w:cstheme="minorHAnsi"/>
          <w:bCs/>
        </w:rPr>
        <w:t xml:space="preserve">utilize </w:t>
      </w:r>
      <w:r w:rsidR="004F3476" w:rsidRPr="005515A8">
        <w:rPr>
          <w:rFonts w:cstheme="minorHAnsi"/>
          <w:bCs/>
        </w:rPr>
        <w:t xml:space="preserve">other dose reduction </w:t>
      </w:r>
      <w:r w:rsidR="008F63E8">
        <w:rPr>
          <w:rFonts w:cstheme="minorHAnsi"/>
          <w:bCs/>
        </w:rPr>
        <w:t>measures</w:t>
      </w:r>
      <w:r w:rsidR="004F3476" w:rsidRPr="005515A8">
        <w:rPr>
          <w:rFonts w:cstheme="minorHAnsi"/>
          <w:bCs/>
        </w:rPr>
        <w:t xml:space="preserve"> to </w:t>
      </w:r>
      <w:r w:rsidR="001E57DB" w:rsidRPr="005515A8">
        <w:rPr>
          <w:rFonts w:cstheme="minorHAnsi"/>
          <w:bCs/>
        </w:rPr>
        <w:t>support</w:t>
      </w:r>
      <w:r w:rsidR="00890087" w:rsidRPr="005515A8">
        <w:rPr>
          <w:rFonts w:cstheme="minorHAnsi"/>
          <w:bCs/>
        </w:rPr>
        <w:t xml:space="preserve"> the ALARA principle. </w:t>
      </w:r>
      <w:r w:rsidR="004F3476" w:rsidRPr="005515A8">
        <w:rPr>
          <w:rFonts w:cstheme="minorHAnsi"/>
          <w:bCs/>
        </w:rPr>
        <w:t xml:space="preserve"> </w:t>
      </w:r>
    </w:p>
    <w:p w14:paraId="283A1250" w14:textId="77777777" w:rsidR="005515A8" w:rsidRPr="005515A8" w:rsidRDefault="005515A8" w:rsidP="005515A8">
      <w:pPr>
        <w:spacing w:after="0" w:line="240" w:lineRule="auto"/>
        <w:ind w:firstLine="720"/>
        <w:rPr>
          <w:rFonts w:cstheme="minorHAnsi"/>
          <w:bCs/>
        </w:rPr>
      </w:pPr>
    </w:p>
    <w:p w14:paraId="1022A3A9" w14:textId="72913ADD" w:rsidR="00F60FB4" w:rsidRPr="005515A8" w:rsidRDefault="00A910FA" w:rsidP="005515A8">
      <w:pPr>
        <w:spacing w:after="0" w:line="240" w:lineRule="auto"/>
        <w:jc w:val="center"/>
        <w:rPr>
          <w:rFonts w:cstheme="minorHAnsi"/>
          <w:b/>
        </w:rPr>
      </w:pPr>
      <w:r w:rsidRPr="005515A8">
        <w:rPr>
          <w:rFonts w:cstheme="minorHAnsi"/>
          <w:b/>
        </w:rPr>
        <w:t xml:space="preserve">References </w:t>
      </w:r>
    </w:p>
    <w:p w14:paraId="43E5BD1C" w14:textId="2E7ED488" w:rsidR="00F36FD6" w:rsidRPr="005515A8" w:rsidRDefault="00F36FD6" w:rsidP="005515A8">
      <w:pPr>
        <w:pStyle w:val="ListParagraph"/>
        <w:numPr>
          <w:ilvl w:val="0"/>
          <w:numId w:val="3"/>
        </w:numPr>
        <w:spacing w:after="0" w:line="240" w:lineRule="auto"/>
        <w:rPr>
          <w:rFonts w:cstheme="minorHAnsi"/>
        </w:rPr>
      </w:pPr>
      <w:r w:rsidRPr="005515A8">
        <w:rPr>
          <w:rFonts w:cstheme="minorHAnsi"/>
        </w:rPr>
        <w:t xml:space="preserve">American Association of Physicists in Medicine. (2019). </w:t>
      </w:r>
      <w:r w:rsidRPr="005515A8">
        <w:rPr>
          <w:rFonts w:cstheme="minorHAnsi"/>
          <w:shd w:val="clear" w:color="auto" w:fill="FCFCFC"/>
        </w:rPr>
        <w:t xml:space="preserve">AAPM position statement on the use of patient gonadal and fetal shielding. </w:t>
      </w:r>
      <w:hyperlink r:id="rId10" w:history="1">
        <w:r w:rsidRPr="005515A8">
          <w:rPr>
            <w:rStyle w:val="Hyperlink"/>
            <w:rFonts w:cstheme="minorHAnsi"/>
            <w:color w:val="auto"/>
            <w:shd w:val="clear" w:color="auto" w:fill="FCFCFC"/>
          </w:rPr>
          <w:t>https://www.aapm.org/org/policies/details.asp?id=468&amp;type=PP</w:t>
        </w:r>
      </w:hyperlink>
      <w:r w:rsidRPr="005515A8">
        <w:rPr>
          <w:rFonts w:cstheme="minorHAnsi"/>
          <w:shd w:val="clear" w:color="auto" w:fill="FCFCFC"/>
        </w:rPr>
        <w:t xml:space="preserve"> </w:t>
      </w:r>
    </w:p>
    <w:p w14:paraId="0F895B74" w14:textId="77777777" w:rsidR="00F36FD6" w:rsidRDefault="00F36FD6" w:rsidP="005515A8">
      <w:pPr>
        <w:pStyle w:val="ListParagraph"/>
        <w:numPr>
          <w:ilvl w:val="0"/>
          <w:numId w:val="3"/>
        </w:numPr>
        <w:spacing w:after="0" w:line="240" w:lineRule="auto"/>
        <w:rPr>
          <w:rFonts w:cstheme="minorHAnsi"/>
        </w:rPr>
      </w:pPr>
      <w:r w:rsidRPr="005515A8">
        <w:rPr>
          <w:rFonts w:cstheme="minorHAnsi"/>
        </w:rPr>
        <w:t xml:space="preserve">Marsh, R. M. &amp; </w:t>
      </w:r>
      <w:proofErr w:type="spellStart"/>
      <w:r w:rsidRPr="005515A8">
        <w:rPr>
          <w:rFonts w:cstheme="minorHAnsi"/>
        </w:rPr>
        <w:t>Silosky</w:t>
      </w:r>
      <w:proofErr w:type="spellEnd"/>
      <w:r w:rsidRPr="005515A8">
        <w:rPr>
          <w:rFonts w:cstheme="minorHAnsi"/>
        </w:rPr>
        <w:t xml:space="preserve">, M. (2019) Patient shielding in diagnostic imaging: Discontinuing a legacy practice. </w:t>
      </w:r>
      <w:r w:rsidRPr="005515A8">
        <w:rPr>
          <w:rFonts w:cstheme="minorHAnsi"/>
          <w:i/>
        </w:rPr>
        <w:t>American Journal of Roentgenology, 212</w:t>
      </w:r>
      <w:r w:rsidRPr="005515A8">
        <w:rPr>
          <w:rFonts w:cstheme="minorHAnsi"/>
        </w:rPr>
        <w:t xml:space="preserve">(4), 755-757. </w:t>
      </w:r>
      <w:hyperlink r:id="rId11" w:history="1">
        <w:r w:rsidRPr="005515A8">
          <w:rPr>
            <w:rStyle w:val="Hyperlink"/>
            <w:rFonts w:cstheme="minorHAnsi"/>
            <w:color w:val="auto"/>
          </w:rPr>
          <w:t>https://doi-org.nsula.idm.oclc.org/10.2201/AJR.18.20508</w:t>
        </w:r>
      </w:hyperlink>
      <w:r w:rsidRPr="005515A8">
        <w:rPr>
          <w:rFonts w:cstheme="minorHAnsi"/>
        </w:rPr>
        <w:t xml:space="preserve"> </w:t>
      </w:r>
    </w:p>
    <w:p w14:paraId="51BA2D21" w14:textId="77777777" w:rsidR="005515A8" w:rsidRDefault="005515A8" w:rsidP="005515A8">
      <w:pPr>
        <w:pStyle w:val="ListParagraph"/>
        <w:numPr>
          <w:ilvl w:val="0"/>
          <w:numId w:val="3"/>
        </w:numPr>
        <w:spacing w:after="0" w:line="240" w:lineRule="auto"/>
        <w:rPr>
          <w:rFonts w:cstheme="minorHAnsi"/>
        </w:rPr>
      </w:pPr>
      <w:r w:rsidRPr="005515A8">
        <w:rPr>
          <w:rFonts w:cstheme="minorHAnsi"/>
        </w:rPr>
        <w:t xml:space="preserve">National Council on Radiation Protection. (2021). </w:t>
      </w:r>
      <w:r w:rsidRPr="005515A8">
        <w:rPr>
          <w:rFonts w:cstheme="minorHAnsi"/>
          <w:i/>
        </w:rPr>
        <w:t>NCRP recommendations for ending routine gonadal shielding during abdominal and pelvic radiography</w:t>
      </w:r>
      <w:r w:rsidRPr="005515A8">
        <w:rPr>
          <w:rFonts w:cstheme="minorHAnsi"/>
        </w:rPr>
        <w:t xml:space="preserve"> (National Council on Radiation Protection Statement No. 13). </w:t>
      </w:r>
      <w:hyperlink r:id="rId12" w:history="1">
        <w:r w:rsidRPr="005515A8">
          <w:rPr>
            <w:rStyle w:val="Hyperlink"/>
            <w:rFonts w:cstheme="minorHAnsi"/>
            <w:color w:val="auto"/>
          </w:rPr>
          <w:t>https://ncrponline.org/wp-content/themes/ncrp/PDFs/Statement13.pdf</w:t>
        </w:r>
      </w:hyperlink>
      <w:r w:rsidRPr="005515A8">
        <w:rPr>
          <w:rFonts w:cstheme="minorHAnsi"/>
        </w:rPr>
        <w:t xml:space="preserve"> </w:t>
      </w:r>
    </w:p>
    <w:p w14:paraId="43953BB9" w14:textId="419489CE" w:rsidR="005515A8" w:rsidRPr="005515A8" w:rsidRDefault="005515A8" w:rsidP="005515A8">
      <w:pPr>
        <w:pStyle w:val="ListParagraph"/>
        <w:numPr>
          <w:ilvl w:val="0"/>
          <w:numId w:val="3"/>
        </w:numPr>
        <w:spacing w:after="0" w:line="240" w:lineRule="auto"/>
        <w:rPr>
          <w:rFonts w:cstheme="minorHAnsi"/>
        </w:rPr>
      </w:pPr>
      <w:r w:rsidRPr="005515A8">
        <w:rPr>
          <w:rFonts w:cstheme="minorHAnsi"/>
        </w:rPr>
        <w:t>American Association of Physicists in Medicine. (20</w:t>
      </w:r>
      <w:r>
        <w:rPr>
          <w:rFonts w:cstheme="minorHAnsi"/>
        </w:rPr>
        <w:t>20</w:t>
      </w:r>
      <w:r w:rsidRPr="005515A8">
        <w:rPr>
          <w:rFonts w:cstheme="minorHAnsi"/>
        </w:rPr>
        <w:t>).</w:t>
      </w:r>
      <w:r>
        <w:rPr>
          <w:rFonts w:cstheme="minorHAnsi"/>
        </w:rPr>
        <w:t xml:space="preserve"> Communicating Advances in Radiation Education for Shielding. </w:t>
      </w:r>
      <w:r w:rsidRPr="005515A8">
        <w:rPr>
          <w:rFonts w:cstheme="minorHAnsi"/>
        </w:rPr>
        <w:t>https://w3.aapm.org/cares/</w:t>
      </w:r>
    </w:p>
    <w:p w14:paraId="461C0D3A" w14:textId="77777777" w:rsidR="005515A8" w:rsidRDefault="005515A8" w:rsidP="005515A8">
      <w:pPr>
        <w:pStyle w:val="ListParagraph"/>
        <w:numPr>
          <w:ilvl w:val="0"/>
          <w:numId w:val="3"/>
        </w:numPr>
        <w:spacing w:after="0" w:line="240" w:lineRule="auto"/>
        <w:rPr>
          <w:rFonts w:cstheme="minorHAnsi"/>
        </w:rPr>
      </w:pPr>
      <w:r w:rsidRPr="005515A8">
        <w:rPr>
          <w:rFonts w:cstheme="minorHAnsi"/>
        </w:rPr>
        <w:t xml:space="preserve">Kowalczyk, N. (2020). Update of AAPM position statement on the use of patient gonadal and fetal shielding. </w:t>
      </w:r>
      <w:r w:rsidRPr="005515A8">
        <w:rPr>
          <w:rFonts w:cstheme="minorHAnsi"/>
          <w:i/>
          <w:iCs/>
        </w:rPr>
        <w:t>Radiologic Science and Education, 21</w:t>
      </w:r>
      <w:r w:rsidRPr="005515A8">
        <w:rPr>
          <w:rFonts w:cstheme="minorHAnsi"/>
        </w:rPr>
        <w:t>(1), 3-10.</w:t>
      </w:r>
    </w:p>
    <w:p w14:paraId="6A296951" w14:textId="420CF73B" w:rsidR="005515A8" w:rsidRDefault="005515A8" w:rsidP="005515A8">
      <w:pPr>
        <w:pStyle w:val="ListParagraph"/>
        <w:numPr>
          <w:ilvl w:val="0"/>
          <w:numId w:val="3"/>
        </w:numPr>
        <w:spacing w:after="0" w:line="240" w:lineRule="auto"/>
        <w:rPr>
          <w:rFonts w:cstheme="minorHAnsi"/>
        </w:rPr>
      </w:pPr>
      <w:r w:rsidRPr="005515A8">
        <w:rPr>
          <w:rFonts w:cstheme="minorHAnsi"/>
        </w:rPr>
        <w:t xml:space="preserve">Code of Federal Regulations. (1976). </w:t>
      </w:r>
      <w:r w:rsidRPr="005515A8">
        <w:rPr>
          <w:rFonts w:cstheme="minorHAnsi"/>
          <w:i/>
        </w:rPr>
        <w:t xml:space="preserve">Recommendation for the use of specific area gonad shielding on patients during medical diagnostic x-ray procedures </w:t>
      </w:r>
      <w:r w:rsidRPr="005515A8">
        <w:rPr>
          <w:rFonts w:cstheme="minorHAnsi"/>
        </w:rPr>
        <w:t>(Code of Federal Regulations, Title 21, Chapter 1, Subchapter J, Part 1000, Subpart C, Section 1000.50)</w:t>
      </w:r>
      <w:r w:rsidRPr="005515A8">
        <w:rPr>
          <w:rFonts w:cstheme="minorHAnsi"/>
          <w:i/>
        </w:rPr>
        <w:t>.</w:t>
      </w:r>
      <w:r w:rsidRPr="005515A8">
        <w:rPr>
          <w:rFonts w:cstheme="minorHAnsi"/>
        </w:rPr>
        <w:t xml:space="preserve"> </w:t>
      </w:r>
      <w:hyperlink r:id="rId13" w:history="1">
        <w:r w:rsidRPr="005515A8">
          <w:rPr>
            <w:rStyle w:val="Hyperlink"/>
            <w:rFonts w:cstheme="minorHAnsi"/>
            <w:color w:val="auto"/>
          </w:rPr>
          <w:t>https://www.govinfo.gov/app/details/CFR-2016-title21-vol8/CFR-2016-title21-vol8-sec1000-50</w:t>
        </w:r>
      </w:hyperlink>
      <w:r w:rsidRPr="005515A8">
        <w:rPr>
          <w:rFonts w:cstheme="minorHAnsi"/>
        </w:rPr>
        <w:t xml:space="preserve"> </w:t>
      </w:r>
    </w:p>
    <w:p w14:paraId="160B2E52" w14:textId="77777777" w:rsidR="005515A8" w:rsidRPr="005515A8" w:rsidRDefault="005515A8" w:rsidP="005515A8">
      <w:pPr>
        <w:pStyle w:val="ListParagraph"/>
        <w:numPr>
          <w:ilvl w:val="0"/>
          <w:numId w:val="3"/>
        </w:numPr>
        <w:spacing w:after="0" w:line="240" w:lineRule="auto"/>
        <w:rPr>
          <w:rFonts w:eastAsia="Times New Roman" w:cstheme="minorHAnsi"/>
        </w:rPr>
      </w:pPr>
      <w:r w:rsidRPr="005515A8">
        <w:rPr>
          <w:rFonts w:eastAsia="Times New Roman" w:cstheme="minorHAnsi"/>
        </w:rPr>
        <w:lastRenderedPageBreak/>
        <w:t xml:space="preserve">Fauber, T. L. (2016). Gonadal Shielding in Radiography: A Best Practice? </w:t>
      </w:r>
      <w:r w:rsidRPr="005515A8">
        <w:rPr>
          <w:rFonts w:eastAsia="Times New Roman" w:cstheme="minorHAnsi"/>
          <w:i/>
          <w:iCs/>
        </w:rPr>
        <w:t>Radiologic Technology</w:t>
      </w:r>
      <w:r w:rsidRPr="005515A8">
        <w:rPr>
          <w:rFonts w:eastAsia="Times New Roman" w:cstheme="minorHAnsi"/>
        </w:rPr>
        <w:t xml:space="preserve">, </w:t>
      </w:r>
      <w:r w:rsidRPr="005515A8">
        <w:rPr>
          <w:rFonts w:eastAsia="Times New Roman" w:cstheme="minorHAnsi"/>
          <w:i/>
          <w:iCs/>
        </w:rPr>
        <w:t xml:space="preserve">88 </w:t>
      </w:r>
      <w:r w:rsidRPr="005515A8">
        <w:rPr>
          <w:rFonts w:eastAsia="Times New Roman" w:cstheme="minorHAnsi"/>
        </w:rPr>
        <w:t xml:space="preserve">(2), 127-134. </w:t>
      </w:r>
    </w:p>
    <w:p w14:paraId="0EBB35E2" w14:textId="77777777" w:rsidR="00904441" w:rsidRPr="00904441" w:rsidRDefault="00904441" w:rsidP="00904441">
      <w:pPr>
        <w:pStyle w:val="ListParagraph"/>
        <w:numPr>
          <w:ilvl w:val="0"/>
          <w:numId w:val="3"/>
        </w:numPr>
        <w:spacing w:after="0" w:line="240" w:lineRule="auto"/>
        <w:rPr>
          <w:rFonts w:cstheme="minorHAnsi"/>
        </w:rPr>
      </w:pPr>
      <w:r w:rsidRPr="00904441">
        <w:rPr>
          <w:rFonts w:cstheme="minorHAnsi"/>
        </w:rPr>
        <w:t xml:space="preserve">Shore, R. E., Beck, H. L., </w:t>
      </w:r>
      <w:proofErr w:type="spellStart"/>
      <w:r w:rsidRPr="00904441">
        <w:rPr>
          <w:rFonts w:cstheme="minorHAnsi"/>
        </w:rPr>
        <w:t>Boice</w:t>
      </w:r>
      <w:proofErr w:type="spellEnd"/>
      <w:r w:rsidRPr="00904441">
        <w:rPr>
          <w:rFonts w:cstheme="minorHAnsi"/>
        </w:rPr>
        <w:t xml:space="preserve">, J. D., Jr., Caffrey, E. A., Davis, S., Grogan, H. A., Mettler, F. A., Jr., Preston, R. J., Till, J. E., Wakeford, R., Walsh, L., &amp; Dauer, L. T. (2019). Recent epidemiological studies and the linear no-threshold model for radiation protection – Considerations regarding NCRP Commentary 27. </w:t>
      </w:r>
      <w:r w:rsidRPr="00904441">
        <w:rPr>
          <w:rFonts w:cstheme="minorHAnsi"/>
          <w:i/>
        </w:rPr>
        <w:t>Health Physics, 116</w:t>
      </w:r>
      <w:r w:rsidRPr="00904441">
        <w:rPr>
          <w:rFonts w:cstheme="minorHAnsi"/>
        </w:rPr>
        <w:t xml:space="preserve">(2), 235-246. </w:t>
      </w:r>
      <w:hyperlink r:id="rId14" w:history="1">
        <w:r w:rsidRPr="00904441">
          <w:rPr>
            <w:rStyle w:val="Hyperlink"/>
            <w:rFonts w:cstheme="minorHAnsi"/>
            <w:color w:val="auto"/>
          </w:rPr>
          <w:t>https://doi.org/10.1097/HP.0000000000001015</w:t>
        </w:r>
      </w:hyperlink>
    </w:p>
    <w:p w14:paraId="61A51B0A" w14:textId="6260A611" w:rsidR="005515A8" w:rsidRDefault="00904441" w:rsidP="005515A8">
      <w:pPr>
        <w:pStyle w:val="ListParagraph"/>
        <w:numPr>
          <w:ilvl w:val="0"/>
          <w:numId w:val="3"/>
        </w:numPr>
        <w:spacing w:after="0" w:line="240" w:lineRule="auto"/>
        <w:rPr>
          <w:rFonts w:cstheme="minorHAnsi"/>
        </w:rPr>
      </w:pPr>
      <w:r w:rsidRPr="005515A8">
        <w:rPr>
          <w:rFonts w:cstheme="minorHAnsi"/>
        </w:rPr>
        <w:t>Bushong, S. C. (20</w:t>
      </w:r>
      <w:r w:rsidRPr="003F1CD9">
        <w:rPr>
          <w:rFonts w:cstheme="minorHAnsi"/>
        </w:rPr>
        <w:t>21</w:t>
      </w:r>
      <w:r w:rsidRPr="005515A8">
        <w:rPr>
          <w:rFonts w:cstheme="minorHAnsi"/>
        </w:rPr>
        <w:t xml:space="preserve">). </w:t>
      </w:r>
      <w:r w:rsidRPr="005515A8">
        <w:rPr>
          <w:rFonts w:cstheme="minorHAnsi"/>
          <w:i/>
        </w:rPr>
        <w:t xml:space="preserve">Radiologic science for technologists: Physics, biology, and protection </w:t>
      </w:r>
      <w:r w:rsidRPr="005515A8">
        <w:rPr>
          <w:rFonts w:cstheme="minorHAnsi"/>
        </w:rPr>
        <w:t>(1</w:t>
      </w:r>
      <w:r w:rsidRPr="003F1CD9">
        <w:rPr>
          <w:rFonts w:cstheme="minorHAnsi"/>
        </w:rPr>
        <w:t>2</w:t>
      </w:r>
      <w:r w:rsidRPr="005515A8">
        <w:rPr>
          <w:rFonts w:cstheme="minorHAnsi"/>
          <w:vertAlign w:val="superscript"/>
        </w:rPr>
        <w:t>th</w:t>
      </w:r>
      <w:r w:rsidRPr="005515A8">
        <w:rPr>
          <w:rFonts w:cstheme="minorHAnsi"/>
        </w:rPr>
        <w:t xml:space="preserve"> ed.). Elsevier</w:t>
      </w:r>
      <w:r>
        <w:rPr>
          <w:rFonts w:cstheme="minorHAnsi"/>
        </w:rPr>
        <w:t>.</w:t>
      </w:r>
    </w:p>
    <w:p w14:paraId="72C53F0D" w14:textId="77777777" w:rsidR="00904441" w:rsidRPr="00904441" w:rsidRDefault="00904441" w:rsidP="00904441">
      <w:pPr>
        <w:pStyle w:val="ListParagraph"/>
        <w:numPr>
          <w:ilvl w:val="0"/>
          <w:numId w:val="3"/>
        </w:numPr>
        <w:spacing w:after="0" w:line="240" w:lineRule="auto"/>
        <w:rPr>
          <w:rFonts w:eastAsia="Times New Roman" w:cstheme="minorHAnsi"/>
        </w:rPr>
      </w:pPr>
      <w:r w:rsidRPr="00904441">
        <w:rPr>
          <w:rFonts w:eastAsia="Times New Roman" w:cstheme="minorHAnsi"/>
        </w:rPr>
        <w:t xml:space="preserve">Feng, L., Qin, L., Guo, D., Deng, D., Lu, F., Li, H., Bao, N., Yang, X., Ding, H., &amp; Li, J. (2017). Immunological mechanism of low-dose priming radiation resistance in walker-256 tumor model mice. </w:t>
      </w:r>
      <w:r w:rsidRPr="00904441">
        <w:rPr>
          <w:rFonts w:eastAsia="Times New Roman" w:cstheme="minorHAnsi"/>
          <w:i/>
        </w:rPr>
        <w:t>Experimental and Therapeutic Medicine, 14</w:t>
      </w:r>
      <w:r w:rsidRPr="00904441">
        <w:rPr>
          <w:rFonts w:eastAsia="Times New Roman" w:cstheme="minorHAnsi"/>
        </w:rPr>
        <w:t>(4), 3868-3873. https://doi: </w:t>
      </w:r>
      <w:hyperlink r:id="rId15" w:tgtFrame="_blank" w:history="1">
        <w:r w:rsidRPr="00904441">
          <w:rPr>
            <w:rStyle w:val="Hyperlink"/>
            <w:rFonts w:eastAsia="Times New Roman" w:cstheme="minorHAnsi"/>
            <w:color w:val="auto"/>
          </w:rPr>
          <w:t>10.3892/etm.2017.4975</w:t>
        </w:r>
      </w:hyperlink>
    </w:p>
    <w:p w14:paraId="08A3788E" w14:textId="77777777" w:rsidR="00904441" w:rsidRPr="00904441" w:rsidRDefault="00904441" w:rsidP="00904441">
      <w:pPr>
        <w:pStyle w:val="ListParagraph"/>
        <w:numPr>
          <w:ilvl w:val="0"/>
          <w:numId w:val="3"/>
        </w:numPr>
        <w:spacing w:after="0" w:line="240" w:lineRule="auto"/>
        <w:rPr>
          <w:rFonts w:cstheme="minorHAnsi"/>
        </w:rPr>
      </w:pPr>
      <w:r w:rsidRPr="00904441">
        <w:rPr>
          <w:rFonts w:cstheme="minorHAnsi"/>
        </w:rPr>
        <w:t xml:space="preserve">Murphy, A., &amp; </w:t>
      </w:r>
      <w:proofErr w:type="spellStart"/>
      <w:r w:rsidRPr="00904441">
        <w:rPr>
          <w:rFonts w:cstheme="minorHAnsi"/>
        </w:rPr>
        <w:t>Chmiel</w:t>
      </w:r>
      <w:proofErr w:type="spellEnd"/>
      <w:r w:rsidRPr="00904441">
        <w:rPr>
          <w:rFonts w:cstheme="minorHAnsi"/>
        </w:rPr>
        <w:t xml:space="preserve">, E. (n.d.). </w:t>
      </w:r>
      <w:r w:rsidRPr="00904441">
        <w:rPr>
          <w:rFonts w:cstheme="minorHAnsi"/>
          <w:i/>
        </w:rPr>
        <w:t xml:space="preserve">Fractionation (radiation therapy). </w:t>
      </w:r>
      <w:proofErr w:type="spellStart"/>
      <w:r w:rsidRPr="00904441">
        <w:rPr>
          <w:rFonts w:cstheme="minorHAnsi"/>
        </w:rPr>
        <w:t>Radiopaedia</w:t>
      </w:r>
      <w:proofErr w:type="spellEnd"/>
      <w:r w:rsidRPr="00904441">
        <w:rPr>
          <w:rFonts w:cstheme="minorHAnsi"/>
        </w:rPr>
        <w:t xml:space="preserve">. </w:t>
      </w:r>
      <w:hyperlink r:id="rId16" w:history="1">
        <w:r w:rsidRPr="00904441">
          <w:rPr>
            <w:rStyle w:val="Hyperlink"/>
            <w:rFonts w:cstheme="minorHAnsi"/>
            <w:color w:val="auto"/>
          </w:rPr>
          <w:t>https://radiopaedia.org/articles/fractionation-radiation-therapy?lang=us</w:t>
        </w:r>
      </w:hyperlink>
      <w:r w:rsidRPr="00904441">
        <w:rPr>
          <w:rFonts w:cstheme="minorHAnsi"/>
        </w:rPr>
        <w:t xml:space="preserve"> </w:t>
      </w:r>
    </w:p>
    <w:p w14:paraId="33515780" w14:textId="77777777" w:rsidR="00904441" w:rsidRPr="00904441" w:rsidRDefault="00904441" w:rsidP="00904441">
      <w:pPr>
        <w:pStyle w:val="ListParagraph"/>
        <w:numPr>
          <w:ilvl w:val="0"/>
          <w:numId w:val="3"/>
        </w:numPr>
        <w:spacing w:after="0" w:line="240" w:lineRule="auto"/>
        <w:rPr>
          <w:rFonts w:eastAsia="Times New Roman" w:cstheme="minorHAnsi"/>
        </w:rPr>
      </w:pPr>
      <w:r w:rsidRPr="00904441">
        <w:rPr>
          <w:rFonts w:eastAsia="Times New Roman" w:cstheme="minorHAnsi"/>
          <w:color w:val="333333"/>
        </w:rPr>
        <w:t xml:space="preserve">International Commission on Radiological Protection. (2007). </w:t>
      </w:r>
      <w:r w:rsidRPr="00904441">
        <w:rPr>
          <w:rFonts w:eastAsia="Times New Roman" w:cstheme="minorHAnsi"/>
          <w:i/>
          <w:color w:val="333333"/>
        </w:rPr>
        <w:t>The 2007 recommendations of the International Commission on Radiological Protection</w:t>
      </w:r>
      <w:r w:rsidRPr="00904441">
        <w:rPr>
          <w:rFonts w:eastAsia="Times New Roman" w:cstheme="minorHAnsi"/>
          <w:color w:val="333333"/>
        </w:rPr>
        <w:t xml:space="preserve"> (ICRP Publication No. 103). </w:t>
      </w:r>
      <w:r w:rsidRPr="00904441">
        <w:rPr>
          <w:rFonts w:eastAsia="Times New Roman" w:cstheme="minorHAnsi"/>
          <w:i/>
          <w:color w:val="333333"/>
        </w:rPr>
        <w:t>Annals of the ICRP, 37</w:t>
      </w:r>
      <w:r w:rsidRPr="00904441">
        <w:rPr>
          <w:rFonts w:eastAsia="Times New Roman" w:cstheme="minorHAnsi"/>
          <w:color w:val="333333"/>
        </w:rPr>
        <w:t xml:space="preserve">(2-4). 1. </w:t>
      </w:r>
      <w:hyperlink r:id="rId17" w:history="1">
        <w:r w:rsidRPr="00904441">
          <w:rPr>
            <w:rStyle w:val="Hyperlink"/>
            <w:rFonts w:eastAsia="Times New Roman" w:cstheme="minorHAnsi"/>
            <w:color w:val="auto"/>
          </w:rPr>
          <w:t>https://www.icrp.org/publication.asp?id=ICRP%20Publication%20103</w:t>
        </w:r>
      </w:hyperlink>
      <w:r w:rsidRPr="00904441">
        <w:rPr>
          <w:rFonts w:eastAsia="Times New Roman" w:cstheme="minorHAnsi"/>
        </w:rPr>
        <w:t xml:space="preserve"> </w:t>
      </w:r>
    </w:p>
    <w:p w14:paraId="175F91F2" w14:textId="77777777" w:rsidR="00B75CE4" w:rsidRPr="00B75CE4" w:rsidRDefault="00B75CE4" w:rsidP="00B75CE4">
      <w:pPr>
        <w:pStyle w:val="ListParagraph"/>
        <w:numPr>
          <w:ilvl w:val="0"/>
          <w:numId w:val="3"/>
        </w:numPr>
        <w:spacing w:after="0" w:line="240" w:lineRule="auto"/>
        <w:rPr>
          <w:rFonts w:cstheme="minorHAnsi"/>
        </w:rPr>
      </w:pPr>
      <w:r w:rsidRPr="00B75CE4">
        <w:rPr>
          <w:rFonts w:cstheme="minorHAnsi"/>
        </w:rPr>
        <w:t xml:space="preserve">Moore, Q. T. (2015). Manipulation of projection approach in pediatric radiography. </w:t>
      </w:r>
      <w:r w:rsidRPr="00B75CE4">
        <w:rPr>
          <w:rFonts w:cstheme="minorHAnsi"/>
          <w:i/>
          <w:iCs/>
        </w:rPr>
        <w:t>Radiologic Technology</w:t>
      </w:r>
      <w:r w:rsidRPr="00B75CE4">
        <w:rPr>
          <w:rFonts w:cstheme="minorHAnsi"/>
        </w:rPr>
        <w:t xml:space="preserve">, 86(5), 481-489. </w:t>
      </w:r>
    </w:p>
    <w:p w14:paraId="1F320796" w14:textId="77777777" w:rsidR="00845A81" w:rsidRPr="00845A81" w:rsidRDefault="00845A81" w:rsidP="00845A81">
      <w:pPr>
        <w:pStyle w:val="ListParagraph"/>
        <w:numPr>
          <w:ilvl w:val="0"/>
          <w:numId w:val="3"/>
        </w:numPr>
        <w:spacing w:after="0" w:line="240" w:lineRule="auto"/>
        <w:rPr>
          <w:rFonts w:eastAsia="Times New Roman" w:cstheme="minorHAnsi"/>
        </w:rPr>
      </w:pPr>
      <w:r w:rsidRPr="00845A81">
        <w:rPr>
          <w:rFonts w:cstheme="minorHAnsi"/>
        </w:rPr>
        <w:t xml:space="preserve">American College of Obstetricians and Gynecologists. (2017). </w:t>
      </w:r>
      <w:r w:rsidRPr="00845A81">
        <w:rPr>
          <w:rFonts w:eastAsia="Times New Roman" w:cstheme="minorHAnsi"/>
        </w:rPr>
        <w:t xml:space="preserve">Committee opinion no. 723: Guidelines for diagnostic imaging during pregnancy and lactation. </w:t>
      </w:r>
      <w:r w:rsidRPr="00845A81">
        <w:rPr>
          <w:rFonts w:eastAsia="Times New Roman" w:cstheme="minorHAnsi"/>
          <w:i/>
          <w:iCs/>
        </w:rPr>
        <w:t>Obstetrics &amp; Gynecology, 130(4)</w:t>
      </w:r>
      <w:r w:rsidRPr="00845A81">
        <w:rPr>
          <w:rFonts w:eastAsia="Times New Roman" w:cstheme="minorHAnsi"/>
        </w:rPr>
        <w:t xml:space="preserve">, 933-934. https://doi.org: 10.1097/AOG.0000000000002355 </w:t>
      </w:r>
    </w:p>
    <w:p w14:paraId="7F8510BC" w14:textId="77777777" w:rsidR="00845A81" w:rsidRPr="00845A81" w:rsidRDefault="00845A81" w:rsidP="00845A81">
      <w:pPr>
        <w:pStyle w:val="ListParagraph"/>
        <w:numPr>
          <w:ilvl w:val="0"/>
          <w:numId w:val="3"/>
        </w:numPr>
        <w:spacing w:after="0" w:line="240" w:lineRule="auto"/>
        <w:rPr>
          <w:rFonts w:cstheme="minorHAnsi"/>
        </w:rPr>
      </w:pPr>
      <w:r w:rsidRPr="00845A81">
        <w:rPr>
          <w:rFonts w:cstheme="minorHAnsi"/>
        </w:rPr>
        <w:t xml:space="preserve">McKenney, S., </w:t>
      </w:r>
      <w:proofErr w:type="spellStart"/>
      <w:r w:rsidRPr="00845A81">
        <w:rPr>
          <w:rFonts w:cstheme="minorHAnsi"/>
        </w:rPr>
        <w:t>Gingold</w:t>
      </w:r>
      <w:proofErr w:type="spellEnd"/>
      <w:r w:rsidRPr="00845A81">
        <w:rPr>
          <w:rFonts w:cstheme="minorHAnsi"/>
        </w:rPr>
        <w:t xml:space="preserve">, E., &amp; Zaidi, H. (2019). Gonadal shielding should be discontinued for most diagnostic imaging exams. Medical Physics, 46(3), 1111-1114. </w:t>
      </w:r>
      <w:hyperlink r:id="rId18" w:history="1">
        <w:r w:rsidRPr="00845A81">
          <w:rPr>
            <w:rStyle w:val="Hyperlink"/>
            <w:rFonts w:cstheme="minorHAnsi"/>
            <w:color w:val="auto"/>
            <w:shd w:val="clear" w:color="auto" w:fill="FFFFFF"/>
          </w:rPr>
          <w:t>https://doi.org/10.1002/mp.13409</w:t>
        </w:r>
      </w:hyperlink>
      <w:r w:rsidRPr="00845A81">
        <w:rPr>
          <w:rFonts w:cstheme="minorHAnsi"/>
        </w:rPr>
        <w:t xml:space="preserve">  </w:t>
      </w:r>
    </w:p>
    <w:p w14:paraId="01BCFC45" w14:textId="77777777" w:rsidR="00845A81" w:rsidRPr="00845A81" w:rsidRDefault="00845A81" w:rsidP="00845A81">
      <w:pPr>
        <w:pStyle w:val="ListParagraph"/>
        <w:numPr>
          <w:ilvl w:val="0"/>
          <w:numId w:val="3"/>
        </w:numPr>
        <w:spacing w:after="0" w:line="240" w:lineRule="auto"/>
        <w:rPr>
          <w:rFonts w:cstheme="minorHAnsi"/>
        </w:rPr>
      </w:pPr>
      <w:r w:rsidRPr="00845A81">
        <w:rPr>
          <w:rFonts w:cstheme="minorHAnsi"/>
        </w:rPr>
        <w:t xml:space="preserve">Strauss, K. J., </w:t>
      </w:r>
      <w:proofErr w:type="spellStart"/>
      <w:r w:rsidRPr="00845A81">
        <w:rPr>
          <w:rFonts w:cstheme="minorHAnsi"/>
        </w:rPr>
        <w:t>Gingold</w:t>
      </w:r>
      <w:proofErr w:type="spellEnd"/>
      <w:r w:rsidRPr="00845A81">
        <w:rPr>
          <w:rFonts w:cstheme="minorHAnsi"/>
        </w:rPr>
        <w:t xml:space="preserve">, E. L. , Frush, D. P. (2017). Reconsidering the value of gonadal shielding during abdominal/pelvic radiography. </w:t>
      </w:r>
      <w:r w:rsidRPr="00845A81">
        <w:rPr>
          <w:rFonts w:cstheme="minorHAnsi"/>
          <w:i/>
          <w:iCs/>
        </w:rPr>
        <w:t>Journal of the American College of Radiology, 14</w:t>
      </w:r>
      <w:r w:rsidRPr="00845A81">
        <w:rPr>
          <w:rFonts w:cstheme="minorHAnsi"/>
        </w:rPr>
        <w:t xml:space="preserve">(12), 1635-1636. </w:t>
      </w:r>
    </w:p>
    <w:p w14:paraId="560653EB" w14:textId="77777777" w:rsidR="00C05FD4" w:rsidRPr="00C05FD4" w:rsidRDefault="00C05FD4" w:rsidP="00C05FD4">
      <w:pPr>
        <w:pStyle w:val="ListParagraph"/>
        <w:numPr>
          <w:ilvl w:val="0"/>
          <w:numId w:val="3"/>
        </w:numPr>
        <w:spacing w:after="0" w:line="240" w:lineRule="auto"/>
        <w:rPr>
          <w:rFonts w:eastAsia="Times New Roman" w:cstheme="minorHAnsi"/>
        </w:rPr>
      </w:pPr>
      <w:proofErr w:type="spellStart"/>
      <w:r w:rsidRPr="00C05FD4">
        <w:rPr>
          <w:rFonts w:eastAsia="Times New Roman" w:cstheme="minorHAnsi"/>
        </w:rPr>
        <w:t>Frantzen</w:t>
      </w:r>
      <w:proofErr w:type="spellEnd"/>
      <w:r w:rsidRPr="00C05FD4">
        <w:rPr>
          <w:rFonts w:eastAsia="Times New Roman" w:cstheme="minorHAnsi"/>
        </w:rPr>
        <w:t xml:space="preserve">, M. J., Robben, S., Postma, A. A., </w:t>
      </w:r>
      <w:proofErr w:type="spellStart"/>
      <w:r w:rsidRPr="00C05FD4">
        <w:rPr>
          <w:rFonts w:eastAsia="Times New Roman" w:cstheme="minorHAnsi"/>
        </w:rPr>
        <w:t>Zoetelief</w:t>
      </w:r>
      <w:proofErr w:type="spellEnd"/>
      <w:r w:rsidRPr="00C05FD4">
        <w:rPr>
          <w:rFonts w:eastAsia="Times New Roman" w:cstheme="minorHAnsi"/>
        </w:rPr>
        <w:t xml:space="preserve">, J., </w:t>
      </w:r>
      <w:proofErr w:type="spellStart"/>
      <w:r w:rsidRPr="00C05FD4">
        <w:rPr>
          <w:rFonts w:eastAsia="Times New Roman" w:cstheme="minorHAnsi"/>
        </w:rPr>
        <w:t>Wildberger</w:t>
      </w:r>
      <w:proofErr w:type="spellEnd"/>
      <w:r w:rsidRPr="00C05FD4">
        <w:rPr>
          <w:rFonts w:eastAsia="Times New Roman" w:cstheme="minorHAnsi"/>
        </w:rPr>
        <w:t xml:space="preserve">, J. E., &amp; </w:t>
      </w:r>
      <w:proofErr w:type="spellStart"/>
      <w:r w:rsidRPr="00C05FD4">
        <w:rPr>
          <w:rFonts w:eastAsia="Times New Roman" w:cstheme="minorHAnsi"/>
        </w:rPr>
        <w:t>Kemerink</w:t>
      </w:r>
      <w:proofErr w:type="spellEnd"/>
      <w:r w:rsidRPr="00C05FD4">
        <w:rPr>
          <w:rFonts w:eastAsia="Times New Roman" w:cstheme="minorHAnsi"/>
        </w:rPr>
        <w:t xml:space="preserve">, G. J. (2012). Gonad shielding in </w:t>
      </w:r>
      <w:proofErr w:type="spellStart"/>
      <w:r w:rsidRPr="00C05FD4">
        <w:rPr>
          <w:rFonts w:eastAsia="Times New Roman" w:cstheme="minorHAnsi"/>
        </w:rPr>
        <w:t>paediatric</w:t>
      </w:r>
      <w:proofErr w:type="spellEnd"/>
      <w:r w:rsidRPr="00C05FD4">
        <w:rPr>
          <w:rFonts w:eastAsia="Times New Roman" w:cstheme="minorHAnsi"/>
        </w:rPr>
        <w:t xml:space="preserve"> pelvic radiography: Disadvantages prevail over </w:t>
      </w:r>
      <w:r w:rsidRPr="00C05FD4">
        <w:rPr>
          <w:rFonts w:eastAsia="Times New Roman" w:cstheme="minorHAnsi"/>
          <w:color w:val="333333"/>
        </w:rPr>
        <w:t xml:space="preserve">benefit. </w:t>
      </w:r>
      <w:r w:rsidRPr="00C05FD4">
        <w:rPr>
          <w:rFonts w:eastAsia="Times New Roman" w:cstheme="minorHAnsi"/>
          <w:i/>
          <w:color w:val="333333"/>
        </w:rPr>
        <w:t>Insights into Imaging, 3</w:t>
      </w:r>
      <w:r w:rsidRPr="00C05FD4">
        <w:rPr>
          <w:rFonts w:eastAsia="Times New Roman" w:cstheme="minorHAnsi"/>
          <w:color w:val="333333"/>
        </w:rPr>
        <w:t xml:space="preserve">(1), 23-32. </w:t>
      </w:r>
      <w:hyperlink r:id="rId19" w:history="1">
        <w:r w:rsidRPr="00C05FD4">
          <w:rPr>
            <w:rStyle w:val="Hyperlink"/>
            <w:rFonts w:eastAsia="Times New Roman" w:cstheme="minorHAnsi"/>
            <w:color w:val="auto"/>
          </w:rPr>
          <w:t>https://doi.org/10.1007/s13244-011-0130-3</w:t>
        </w:r>
      </w:hyperlink>
    </w:p>
    <w:p w14:paraId="230FD1F8" w14:textId="77777777" w:rsidR="003F1CD9" w:rsidRPr="003F1CD9" w:rsidRDefault="003F1CD9" w:rsidP="003F1CD9">
      <w:pPr>
        <w:pStyle w:val="ListParagraph"/>
        <w:numPr>
          <w:ilvl w:val="0"/>
          <w:numId w:val="3"/>
        </w:numPr>
        <w:spacing w:after="0" w:line="240" w:lineRule="auto"/>
        <w:rPr>
          <w:rFonts w:cstheme="minorHAnsi"/>
        </w:rPr>
      </w:pPr>
      <w:r w:rsidRPr="003F1CD9">
        <w:rPr>
          <w:rFonts w:cstheme="minorHAnsi"/>
        </w:rPr>
        <w:t xml:space="preserve">Kaplan, S. L., Strauss, K. J., Magill, D., Felice, M. A., Francavilla, M. L., Xiao, R., Zhu, X. (2020). Quantification of increased patient radiation dose when gonadal shielding is used with automatic exposure control. </w:t>
      </w:r>
      <w:r w:rsidRPr="003F1CD9">
        <w:rPr>
          <w:rFonts w:cstheme="minorHAnsi"/>
          <w:i/>
        </w:rPr>
        <w:t>Journal of the American College of Radiology, 17</w:t>
      </w:r>
      <w:r w:rsidRPr="003F1CD9">
        <w:rPr>
          <w:rFonts w:cstheme="minorHAnsi"/>
        </w:rPr>
        <w:t xml:space="preserve">(12), 1698-1704. </w:t>
      </w:r>
      <w:hyperlink r:id="rId20" w:history="1">
        <w:r w:rsidRPr="003F1CD9">
          <w:rPr>
            <w:rStyle w:val="Hyperlink"/>
            <w:rFonts w:cstheme="minorHAnsi"/>
            <w:color w:val="auto"/>
          </w:rPr>
          <w:t>https://doi.org/10.1016/j.jacr.2020.05.027</w:t>
        </w:r>
      </w:hyperlink>
    </w:p>
    <w:p w14:paraId="729C5712" w14:textId="1A5D7783" w:rsidR="00904441" w:rsidRDefault="008532EC" w:rsidP="005515A8">
      <w:pPr>
        <w:pStyle w:val="ListParagraph"/>
        <w:numPr>
          <w:ilvl w:val="0"/>
          <w:numId w:val="3"/>
        </w:numPr>
        <w:spacing w:after="0" w:line="240" w:lineRule="auto"/>
        <w:rPr>
          <w:rFonts w:cstheme="minorHAnsi"/>
        </w:rPr>
      </w:pPr>
      <w:r>
        <w:rPr>
          <w:rFonts w:cstheme="minorHAnsi"/>
        </w:rPr>
        <w:t xml:space="preserve">Sherer, MA, Visconti, PJ, Ritenour, ER, Haynes, KW. (2022). </w:t>
      </w:r>
      <w:r w:rsidRPr="008532EC">
        <w:rPr>
          <w:rFonts w:cstheme="minorHAnsi"/>
          <w:i/>
          <w:iCs/>
        </w:rPr>
        <w:t>Radiation Protection in Medical Radiography</w:t>
      </w:r>
      <w:r>
        <w:rPr>
          <w:rFonts w:cstheme="minorHAnsi"/>
        </w:rPr>
        <w:t>. 9</w:t>
      </w:r>
      <w:r w:rsidRPr="008532EC">
        <w:rPr>
          <w:rFonts w:cstheme="minorHAnsi"/>
          <w:vertAlign w:val="superscript"/>
        </w:rPr>
        <w:t>th</w:t>
      </w:r>
      <w:r>
        <w:rPr>
          <w:rFonts w:cstheme="minorHAnsi"/>
        </w:rPr>
        <w:t xml:space="preserve"> ed. Elsevier. </w:t>
      </w:r>
    </w:p>
    <w:p w14:paraId="28D7569C" w14:textId="77777777" w:rsidR="00F16345" w:rsidRPr="005515A8" w:rsidRDefault="00F16345" w:rsidP="00F16345">
      <w:pPr>
        <w:pStyle w:val="ListParagraph"/>
        <w:numPr>
          <w:ilvl w:val="0"/>
          <w:numId w:val="3"/>
        </w:numPr>
        <w:spacing w:after="0" w:line="240" w:lineRule="auto"/>
        <w:rPr>
          <w:rFonts w:cstheme="minorHAnsi"/>
        </w:rPr>
      </w:pPr>
      <w:r>
        <w:rPr>
          <w:rFonts w:cstheme="minorHAnsi"/>
        </w:rPr>
        <w:t xml:space="preserve">Bryan, WB, DeMaio, D, George, C, Moore, KG, Moore, QT, Newman, D, Palmer, E, Pike, S, Smith, BA. (2022). Update on the Elimination of Fetal and Gonadal Shielding During Abdominopelvic Radiography. </w:t>
      </w:r>
      <w:r w:rsidRPr="00ED653A">
        <w:rPr>
          <w:rFonts w:cstheme="minorHAnsi"/>
          <w:i/>
          <w:iCs/>
        </w:rPr>
        <w:t>Radiologic Technology, 94</w:t>
      </w:r>
      <w:r>
        <w:rPr>
          <w:rFonts w:cstheme="minorHAnsi"/>
        </w:rPr>
        <w:t>(2), 143-150.</w:t>
      </w:r>
    </w:p>
    <w:p w14:paraId="47D5B662" w14:textId="3AEBB62A" w:rsidR="00F16345" w:rsidRDefault="00F16345" w:rsidP="005515A8">
      <w:pPr>
        <w:pStyle w:val="ListParagraph"/>
        <w:numPr>
          <w:ilvl w:val="0"/>
          <w:numId w:val="3"/>
        </w:numPr>
        <w:spacing w:after="0" w:line="240" w:lineRule="auto"/>
        <w:rPr>
          <w:rFonts w:cstheme="minorHAnsi"/>
        </w:rPr>
      </w:pPr>
      <w:r>
        <w:rPr>
          <w:rStyle w:val="normaltextrun"/>
          <w:rFonts w:ascii="Calibri" w:hAnsi="Calibri" w:cs="Calibri"/>
          <w:color w:val="000000"/>
          <w:shd w:val="clear" w:color="auto" w:fill="FFFFFF"/>
        </w:rPr>
        <w:t xml:space="preserve">Joint Review Committee on Education in Radiologic Technology. (2021). JRCERT Position Statement on Gonadal Shielding in the Clinical Setting. </w:t>
      </w:r>
      <w:hyperlink r:id="rId21" w:tgtFrame="_blank" w:history="1">
        <w:r>
          <w:rPr>
            <w:rStyle w:val="normaltextrun"/>
            <w:rFonts w:ascii="Calibri" w:hAnsi="Calibri" w:cs="Calibri"/>
            <w:u w:val="single"/>
            <w:shd w:val="clear" w:color="auto" w:fill="FFFFFF"/>
          </w:rPr>
          <w:t>https://www.jrcert.org/sites/jrcert2/uploads/documents/JRCERT_Gonadal_Shielding_Position_Statement_DRAFT_5_26_21.pdf</w:t>
        </w:r>
      </w:hyperlink>
      <w:r>
        <w:rPr>
          <w:rStyle w:val="normaltextrun"/>
          <w:rFonts w:ascii="Calibri" w:hAnsi="Calibri" w:cs="Calibri"/>
          <w:color w:val="000000"/>
          <w:shd w:val="clear" w:color="auto" w:fill="FFFFFF"/>
        </w:rPr>
        <w:t> </w:t>
      </w:r>
      <w:r>
        <w:rPr>
          <w:rStyle w:val="eop"/>
          <w:rFonts w:ascii="Calibri" w:hAnsi="Calibri" w:cs="Calibri"/>
          <w:color w:val="000000"/>
          <w:shd w:val="clear" w:color="auto" w:fill="FFFFFF"/>
        </w:rPr>
        <w:t> </w:t>
      </w:r>
    </w:p>
    <w:p w14:paraId="561A1C23" w14:textId="77777777" w:rsidR="005515A8" w:rsidRPr="005515A8" w:rsidRDefault="005515A8" w:rsidP="005515A8">
      <w:pPr>
        <w:pStyle w:val="ListParagraph"/>
        <w:spacing w:after="0" w:line="240" w:lineRule="auto"/>
        <w:rPr>
          <w:rFonts w:cstheme="minorHAnsi"/>
        </w:rPr>
      </w:pPr>
    </w:p>
    <w:p w14:paraId="26DB3E5F" w14:textId="43F49C0D" w:rsidR="00AB1A7B" w:rsidRPr="005515A8" w:rsidRDefault="00AB1A7B" w:rsidP="005515A8">
      <w:pPr>
        <w:spacing w:after="0" w:line="240" w:lineRule="auto"/>
        <w:ind w:left="720" w:hanging="720"/>
        <w:rPr>
          <w:rStyle w:val="Hyperlink"/>
          <w:rFonts w:cstheme="minorHAnsi"/>
        </w:rPr>
      </w:pPr>
    </w:p>
    <w:p w14:paraId="5843A4BA" w14:textId="77777777" w:rsidR="00AB1A7B" w:rsidRPr="005515A8" w:rsidRDefault="00AB1A7B" w:rsidP="005515A8">
      <w:pPr>
        <w:spacing w:after="0" w:line="240" w:lineRule="auto"/>
        <w:rPr>
          <w:rFonts w:cstheme="minorHAnsi"/>
          <w:shd w:val="clear" w:color="auto" w:fill="FFFFFF"/>
        </w:rPr>
      </w:pPr>
    </w:p>
    <w:p w14:paraId="63B5AD43" w14:textId="3B5F8A1C" w:rsidR="00AB1A7B" w:rsidRDefault="005D1557" w:rsidP="005515A8">
      <w:pPr>
        <w:spacing w:after="0" w:line="240" w:lineRule="auto"/>
        <w:rPr>
          <w:rFonts w:cstheme="minorHAnsi"/>
        </w:rPr>
      </w:pPr>
      <w:r>
        <w:rPr>
          <w:rFonts w:cstheme="minorHAnsi"/>
        </w:rPr>
        <w:lastRenderedPageBreak/>
        <w:t xml:space="preserve">Kelli Welch Haynes, EdD, RT(R), FASRT, FAEIRS is a professor and the Director of the School of Allied Health at Northwestern State University in Shreveport, LA. She is a member of the CARES committee and coauthor of the textbook, </w:t>
      </w:r>
      <w:r w:rsidRPr="005D1557">
        <w:rPr>
          <w:rFonts w:cstheme="minorHAnsi"/>
          <w:i/>
          <w:iCs/>
        </w:rPr>
        <w:t>Radiation Protection in Medical Radiography</w:t>
      </w:r>
      <w:r>
        <w:rPr>
          <w:rFonts w:cstheme="minorHAnsi"/>
        </w:rPr>
        <w:t xml:space="preserve">. </w:t>
      </w:r>
    </w:p>
    <w:p w14:paraId="7432328D" w14:textId="77777777" w:rsidR="005D1557" w:rsidRDefault="005D1557" w:rsidP="005515A8">
      <w:pPr>
        <w:spacing w:after="0" w:line="240" w:lineRule="auto"/>
        <w:rPr>
          <w:rFonts w:cstheme="minorHAnsi"/>
        </w:rPr>
      </w:pPr>
    </w:p>
    <w:p w14:paraId="1BA055AE" w14:textId="3AD311AC" w:rsidR="005D1557" w:rsidRDefault="005D1557" w:rsidP="005515A8">
      <w:pPr>
        <w:spacing w:after="0" w:line="240" w:lineRule="auto"/>
        <w:rPr>
          <w:rFonts w:cstheme="minorHAnsi"/>
          <w:b/>
          <w:bCs/>
        </w:rPr>
      </w:pPr>
      <w:r w:rsidRPr="005D1557">
        <w:rPr>
          <w:rFonts w:cstheme="minorHAnsi"/>
          <w:b/>
          <w:bCs/>
        </w:rPr>
        <w:t>Quiz questions</w:t>
      </w:r>
    </w:p>
    <w:p w14:paraId="53CE867A" w14:textId="77777777" w:rsidR="005D1557" w:rsidRDefault="005D1557" w:rsidP="005515A8">
      <w:pPr>
        <w:spacing w:after="0" w:line="240" w:lineRule="auto"/>
        <w:rPr>
          <w:rFonts w:cstheme="minorHAnsi"/>
          <w:b/>
          <w:bCs/>
        </w:rPr>
      </w:pPr>
    </w:p>
    <w:p w14:paraId="66F5B183" w14:textId="36105A5B" w:rsidR="005D1557" w:rsidRDefault="005D1557" w:rsidP="005D1557">
      <w:pPr>
        <w:pStyle w:val="ListParagraph"/>
        <w:numPr>
          <w:ilvl w:val="0"/>
          <w:numId w:val="5"/>
        </w:numPr>
        <w:spacing w:after="0" w:line="240" w:lineRule="auto"/>
        <w:rPr>
          <w:rFonts w:cstheme="minorHAnsi"/>
        </w:rPr>
      </w:pPr>
      <w:r>
        <w:rPr>
          <w:rFonts w:cstheme="minorHAnsi"/>
        </w:rPr>
        <w:t>Which organization was the first to declare that shielding the gonads and fetus of the patient was no longer warranted?</w:t>
      </w:r>
    </w:p>
    <w:p w14:paraId="0D372277" w14:textId="5AB06EF1" w:rsidR="005D1557" w:rsidRDefault="005D1557" w:rsidP="005D1557">
      <w:pPr>
        <w:pStyle w:val="ListParagraph"/>
        <w:numPr>
          <w:ilvl w:val="0"/>
          <w:numId w:val="6"/>
        </w:numPr>
        <w:spacing w:after="0" w:line="240" w:lineRule="auto"/>
        <w:rPr>
          <w:rFonts w:cstheme="minorHAnsi"/>
        </w:rPr>
      </w:pPr>
      <w:r>
        <w:rPr>
          <w:rFonts w:cstheme="minorHAnsi"/>
        </w:rPr>
        <w:t>ACR</w:t>
      </w:r>
    </w:p>
    <w:p w14:paraId="492C1CEA" w14:textId="581E9C80" w:rsidR="005D1557" w:rsidRPr="00A6022F" w:rsidRDefault="005D1557" w:rsidP="005D1557">
      <w:pPr>
        <w:pStyle w:val="ListParagraph"/>
        <w:numPr>
          <w:ilvl w:val="0"/>
          <w:numId w:val="6"/>
        </w:numPr>
        <w:spacing w:after="0" w:line="240" w:lineRule="auto"/>
        <w:rPr>
          <w:rFonts w:cstheme="minorHAnsi"/>
          <w:highlight w:val="green"/>
        </w:rPr>
      </w:pPr>
      <w:r w:rsidRPr="00A6022F">
        <w:rPr>
          <w:rFonts w:cstheme="minorHAnsi"/>
          <w:highlight w:val="green"/>
        </w:rPr>
        <w:t>AAPM</w:t>
      </w:r>
    </w:p>
    <w:p w14:paraId="6696C2F4" w14:textId="377E0A35" w:rsidR="005D1557" w:rsidRDefault="005D1557" w:rsidP="005D1557">
      <w:pPr>
        <w:pStyle w:val="ListParagraph"/>
        <w:numPr>
          <w:ilvl w:val="0"/>
          <w:numId w:val="6"/>
        </w:numPr>
        <w:spacing w:after="0" w:line="240" w:lineRule="auto"/>
        <w:rPr>
          <w:rFonts w:cstheme="minorHAnsi"/>
        </w:rPr>
      </w:pPr>
      <w:r>
        <w:rPr>
          <w:rFonts w:cstheme="minorHAnsi"/>
        </w:rPr>
        <w:t>ASRT</w:t>
      </w:r>
    </w:p>
    <w:p w14:paraId="1E79937C" w14:textId="5B142434" w:rsidR="005D1557" w:rsidRDefault="004851F2" w:rsidP="005D1557">
      <w:pPr>
        <w:pStyle w:val="ListParagraph"/>
        <w:numPr>
          <w:ilvl w:val="0"/>
          <w:numId w:val="6"/>
        </w:numPr>
        <w:spacing w:after="0" w:line="240" w:lineRule="auto"/>
        <w:rPr>
          <w:rFonts w:cstheme="minorHAnsi"/>
        </w:rPr>
      </w:pPr>
      <w:r>
        <w:rPr>
          <w:rFonts w:cstheme="minorHAnsi"/>
        </w:rPr>
        <w:t>FDA</w:t>
      </w:r>
    </w:p>
    <w:p w14:paraId="36EBC257" w14:textId="77777777" w:rsidR="005D1557" w:rsidRDefault="005D1557" w:rsidP="005D1557">
      <w:pPr>
        <w:pStyle w:val="ListParagraph"/>
        <w:spacing w:after="0" w:line="240" w:lineRule="auto"/>
        <w:ind w:left="1800"/>
        <w:rPr>
          <w:rFonts w:cstheme="minorHAnsi"/>
        </w:rPr>
      </w:pPr>
    </w:p>
    <w:p w14:paraId="06627C09" w14:textId="375BEF6C" w:rsidR="005D1557" w:rsidRDefault="005D1557" w:rsidP="005D1557">
      <w:pPr>
        <w:pStyle w:val="ListParagraph"/>
        <w:numPr>
          <w:ilvl w:val="0"/>
          <w:numId w:val="5"/>
        </w:numPr>
        <w:spacing w:after="0" w:line="240" w:lineRule="auto"/>
        <w:rPr>
          <w:rFonts w:cstheme="minorHAnsi"/>
        </w:rPr>
      </w:pPr>
      <w:r>
        <w:rPr>
          <w:rFonts w:cstheme="minorHAnsi"/>
        </w:rPr>
        <w:t>Which of the following are reasons given for the discontinuance of gonadal and fetal shielding?</w:t>
      </w:r>
    </w:p>
    <w:p w14:paraId="6A4EC530" w14:textId="551DE9FB" w:rsidR="005D1557" w:rsidRDefault="004851F2" w:rsidP="005D1557">
      <w:pPr>
        <w:pStyle w:val="ListParagraph"/>
        <w:numPr>
          <w:ilvl w:val="0"/>
          <w:numId w:val="7"/>
        </w:numPr>
        <w:spacing w:after="0" w:line="240" w:lineRule="auto"/>
        <w:rPr>
          <w:rFonts w:cstheme="minorHAnsi"/>
        </w:rPr>
      </w:pPr>
      <w:r>
        <w:rPr>
          <w:rFonts w:cstheme="minorHAnsi"/>
        </w:rPr>
        <w:t>improved generator efficiency</w:t>
      </w:r>
    </w:p>
    <w:p w14:paraId="2B66CBC4" w14:textId="58A253CE" w:rsidR="004851F2" w:rsidRDefault="004851F2" w:rsidP="005D1557">
      <w:pPr>
        <w:pStyle w:val="ListParagraph"/>
        <w:numPr>
          <w:ilvl w:val="0"/>
          <w:numId w:val="7"/>
        </w:numPr>
        <w:spacing w:after="0" w:line="240" w:lineRule="auto"/>
        <w:rPr>
          <w:rFonts w:cstheme="minorHAnsi"/>
        </w:rPr>
      </w:pPr>
      <w:r>
        <w:rPr>
          <w:rFonts w:cstheme="minorHAnsi"/>
        </w:rPr>
        <w:t>advancement in image receptors</w:t>
      </w:r>
    </w:p>
    <w:p w14:paraId="6A6C58D2" w14:textId="68A72C68" w:rsidR="004851F2" w:rsidRDefault="004851F2" w:rsidP="005D1557">
      <w:pPr>
        <w:pStyle w:val="ListParagraph"/>
        <w:numPr>
          <w:ilvl w:val="0"/>
          <w:numId w:val="7"/>
        </w:numPr>
        <w:spacing w:after="0" w:line="240" w:lineRule="auto"/>
        <w:rPr>
          <w:rFonts w:cstheme="minorHAnsi"/>
        </w:rPr>
      </w:pPr>
      <w:r>
        <w:rPr>
          <w:rFonts w:cstheme="minorHAnsi"/>
        </w:rPr>
        <w:t>increased filtration</w:t>
      </w:r>
    </w:p>
    <w:p w14:paraId="187F7B20" w14:textId="1943E21D" w:rsidR="004851F2" w:rsidRDefault="004851F2" w:rsidP="004851F2">
      <w:pPr>
        <w:pStyle w:val="ListParagraph"/>
        <w:numPr>
          <w:ilvl w:val="1"/>
          <w:numId w:val="5"/>
        </w:numPr>
        <w:spacing w:after="0" w:line="240" w:lineRule="auto"/>
        <w:ind w:hanging="270"/>
        <w:rPr>
          <w:rFonts w:cstheme="minorHAnsi"/>
        </w:rPr>
      </w:pPr>
      <w:r>
        <w:rPr>
          <w:rFonts w:cstheme="minorHAnsi"/>
        </w:rPr>
        <w:t>1 and 2</w:t>
      </w:r>
    </w:p>
    <w:p w14:paraId="0AAB8D13" w14:textId="6D8A03B1" w:rsidR="004851F2" w:rsidRDefault="004851F2" w:rsidP="004851F2">
      <w:pPr>
        <w:pStyle w:val="ListParagraph"/>
        <w:numPr>
          <w:ilvl w:val="1"/>
          <w:numId w:val="5"/>
        </w:numPr>
        <w:spacing w:after="0" w:line="240" w:lineRule="auto"/>
        <w:ind w:hanging="270"/>
        <w:rPr>
          <w:rFonts w:cstheme="minorHAnsi"/>
        </w:rPr>
      </w:pPr>
      <w:r>
        <w:rPr>
          <w:rFonts w:cstheme="minorHAnsi"/>
        </w:rPr>
        <w:t>1 and 3</w:t>
      </w:r>
    </w:p>
    <w:p w14:paraId="75C5B422" w14:textId="61754CDA" w:rsidR="004851F2" w:rsidRDefault="004851F2" w:rsidP="004851F2">
      <w:pPr>
        <w:pStyle w:val="ListParagraph"/>
        <w:numPr>
          <w:ilvl w:val="1"/>
          <w:numId w:val="5"/>
        </w:numPr>
        <w:spacing w:after="0" w:line="240" w:lineRule="auto"/>
        <w:ind w:hanging="270"/>
        <w:rPr>
          <w:rFonts w:cstheme="minorHAnsi"/>
        </w:rPr>
      </w:pPr>
      <w:r>
        <w:rPr>
          <w:rFonts w:cstheme="minorHAnsi"/>
        </w:rPr>
        <w:t>2 and 3</w:t>
      </w:r>
    </w:p>
    <w:p w14:paraId="134CF11C" w14:textId="31CB2853" w:rsidR="004851F2" w:rsidRPr="00A6022F" w:rsidRDefault="004851F2" w:rsidP="004851F2">
      <w:pPr>
        <w:pStyle w:val="ListParagraph"/>
        <w:numPr>
          <w:ilvl w:val="1"/>
          <w:numId w:val="5"/>
        </w:numPr>
        <w:spacing w:after="0" w:line="240" w:lineRule="auto"/>
        <w:ind w:hanging="270"/>
        <w:rPr>
          <w:rFonts w:cstheme="minorHAnsi"/>
          <w:highlight w:val="green"/>
        </w:rPr>
      </w:pPr>
      <w:r w:rsidRPr="00A6022F">
        <w:rPr>
          <w:rFonts w:cstheme="minorHAnsi"/>
          <w:highlight w:val="green"/>
        </w:rPr>
        <w:t>1, 2, and 3</w:t>
      </w:r>
    </w:p>
    <w:p w14:paraId="5A1531D3" w14:textId="77777777" w:rsidR="004851F2" w:rsidRPr="004851F2" w:rsidRDefault="004851F2" w:rsidP="004851F2">
      <w:pPr>
        <w:spacing w:after="0" w:line="240" w:lineRule="auto"/>
        <w:ind w:left="1440"/>
        <w:rPr>
          <w:rFonts w:cstheme="minorHAnsi"/>
          <w:highlight w:val="yellow"/>
        </w:rPr>
      </w:pPr>
    </w:p>
    <w:p w14:paraId="2D79B73E" w14:textId="48EC5159" w:rsidR="004851F2" w:rsidRDefault="004851F2" w:rsidP="004851F2">
      <w:pPr>
        <w:pStyle w:val="ListParagraph"/>
        <w:numPr>
          <w:ilvl w:val="0"/>
          <w:numId w:val="5"/>
        </w:numPr>
        <w:spacing w:after="0" w:line="240" w:lineRule="auto"/>
        <w:rPr>
          <w:rFonts w:cstheme="minorHAnsi"/>
        </w:rPr>
      </w:pPr>
      <w:r w:rsidRPr="004851F2">
        <w:rPr>
          <w:rFonts w:cstheme="minorHAnsi"/>
        </w:rPr>
        <w:t>Which organization formed a Patient Shielding Task Force to inform all stakeholders on the justification and application of this drastic change in routine practice?</w:t>
      </w:r>
    </w:p>
    <w:p w14:paraId="64AE4322" w14:textId="4302EC01" w:rsidR="004851F2" w:rsidRDefault="004851F2" w:rsidP="004851F2">
      <w:pPr>
        <w:pStyle w:val="ListParagraph"/>
        <w:numPr>
          <w:ilvl w:val="1"/>
          <w:numId w:val="5"/>
        </w:numPr>
        <w:spacing w:after="0" w:line="240" w:lineRule="auto"/>
        <w:rPr>
          <w:rFonts w:cstheme="minorHAnsi"/>
        </w:rPr>
      </w:pPr>
      <w:r>
        <w:rPr>
          <w:rFonts w:cstheme="minorHAnsi"/>
        </w:rPr>
        <w:t>ACR</w:t>
      </w:r>
    </w:p>
    <w:p w14:paraId="35803222" w14:textId="655D0A11" w:rsidR="004851F2" w:rsidRDefault="004851F2" w:rsidP="004851F2">
      <w:pPr>
        <w:pStyle w:val="ListParagraph"/>
        <w:numPr>
          <w:ilvl w:val="1"/>
          <w:numId w:val="5"/>
        </w:numPr>
        <w:spacing w:after="0" w:line="240" w:lineRule="auto"/>
        <w:rPr>
          <w:rFonts w:cstheme="minorHAnsi"/>
        </w:rPr>
      </w:pPr>
      <w:r>
        <w:rPr>
          <w:rFonts w:cstheme="minorHAnsi"/>
        </w:rPr>
        <w:t>AAPM</w:t>
      </w:r>
    </w:p>
    <w:p w14:paraId="787FAD5C" w14:textId="47610B47" w:rsidR="004851F2" w:rsidRPr="00A6022F" w:rsidRDefault="004851F2" w:rsidP="004851F2">
      <w:pPr>
        <w:pStyle w:val="ListParagraph"/>
        <w:numPr>
          <w:ilvl w:val="1"/>
          <w:numId w:val="5"/>
        </w:numPr>
        <w:spacing w:after="0" w:line="240" w:lineRule="auto"/>
        <w:rPr>
          <w:rFonts w:cstheme="minorHAnsi"/>
          <w:highlight w:val="green"/>
        </w:rPr>
      </w:pPr>
      <w:r w:rsidRPr="00A6022F">
        <w:rPr>
          <w:rFonts w:cstheme="minorHAnsi"/>
          <w:highlight w:val="green"/>
        </w:rPr>
        <w:t>ASRT</w:t>
      </w:r>
    </w:p>
    <w:p w14:paraId="572426A6" w14:textId="662E0854" w:rsidR="004851F2" w:rsidRDefault="004851F2" w:rsidP="004851F2">
      <w:pPr>
        <w:pStyle w:val="ListParagraph"/>
        <w:numPr>
          <w:ilvl w:val="1"/>
          <w:numId w:val="5"/>
        </w:numPr>
        <w:spacing w:after="0" w:line="240" w:lineRule="auto"/>
        <w:rPr>
          <w:rFonts w:cstheme="minorHAnsi"/>
        </w:rPr>
      </w:pPr>
      <w:r>
        <w:rPr>
          <w:rFonts w:cstheme="minorHAnsi"/>
        </w:rPr>
        <w:t>FDA</w:t>
      </w:r>
    </w:p>
    <w:p w14:paraId="1F488E86" w14:textId="77777777" w:rsidR="004851F2" w:rsidRDefault="004851F2" w:rsidP="004851F2">
      <w:pPr>
        <w:spacing w:after="0" w:line="240" w:lineRule="auto"/>
        <w:rPr>
          <w:rFonts w:cstheme="minorHAnsi"/>
        </w:rPr>
      </w:pPr>
    </w:p>
    <w:p w14:paraId="2D0EF703" w14:textId="77777777" w:rsidR="00493BB7" w:rsidRDefault="004851F2" w:rsidP="004851F2">
      <w:pPr>
        <w:pStyle w:val="ListParagraph"/>
        <w:numPr>
          <w:ilvl w:val="0"/>
          <w:numId w:val="5"/>
        </w:numPr>
        <w:spacing w:after="0" w:line="240" w:lineRule="auto"/>
        <w:rPr>
          <w:rFonts w:cstheme="minorHAnsi"/>
        </w:rPr>
      </w:pPr>
      <w:r>
        <w:rPr>
          <w:rFonts w:cstheme="minorHAnsi"/>
        </w:rPr>
        <w:t xml:space="preserve">Which organization has </w:t>
      </w:r>
      <w:r w:rsidR="00493BB7">
        <w:rPr>
          <w:rFonts w:cstheme="minorHAnsi"/>
        </w:rPr>
        <w:t xml:space="preserve">recommended revising </w:t>
      </w:r>
      <w:r>
        <w:rPr>
          <w:rFonts w:cstheme="minorHAnsi"/>
        </w:rPr>
        <w:t>the Code of Federal Regulations to r</w:t>
      </w:r>
      <w:r w:rsidR="00493BB7">
        <w:rPr>
          <w:rFonts w:cstheme="minorHAnsi"/>
        </w:rPr>
        <w:t>evoke shielding?</w:t>
      </w:r>
    </w:p>
    <w:p w14:paraId="010C9376" w14:textId="77777777" w:rsidR="00493BB7" w:rsidRDefault="00493BB7" w:rsidP="00493BB7">
      <w:pPr>
        <w:pStyle w:val="ListParagraph"/>
        <w:numPr>
          <w:ilvl w:val="1"/>
          <w:numId w:val="5"/>
        </w:numPr>
        <w:spacing w:after="0" w:line="240" w:lineRule="auto"/>
        <w:rPr>
          <w:rFonts w:cstheme="minorHAnsi"/>
        </w:rPr>
      </w:pPr>
      <w:r>
        <w:rPr>
          <w:rFonts w:cstheme="minorHAnsi"/>
        </w:rPr>
        <w:t>ACR</w:t>
      </w:r>
    </w:p>
    <w:p w14:paraId="5A218A2D" w14:textId="77777777" w:rsidR="00493BB7" w:rsidRDefault="00493BB7" w:rsidP="00493BB7">
      <w:pPr>
        <w:pStyle w:val="ListParagraph"/>
        <w:numPr>
          <w:ilvl w:val="1"/>
          <w:numId w:val="5"/>
        </w:numPr>
        <w:spacing w:after="0" w:line="240" w:lineRule="auto"/>
        <w:rPr>
          <w:rFonts w:cstheme="minorHAnsi"/>
        </w:rPr>
      </w:pPr>
      <w:r>
        <w:rPr>
          <w:rFonts w:cstheme="minorHAnsi"/>
        </w:rPr>
        <w:t>AAPM</w:t>
      </w:r>
    </w:p>
    <w:p w14:paraId="7BDFD945" w14:textId="77777777" w:rsidR="00493BB7" w:rsidRDefault="00493BB7" w:rsidP="00493BB7">
      <w:pPr>
        <w:pStyle w:val="ListParagraph"/>
        <w:numPr>
          <w:ilvl w:val="1"/>
          <w:numId w:val="5"/>
        </w:numPr>
        <w:spacing w:after="0" w:line="240" w:lineRule="auto"/>
        <w:rPr>
          <w:rFonts w:cstheme="minorHAnsi"/>
        </w:rPr>
      </w:pPr>
      <w:r>
        <w:rPr>
          <w:rFonts w:cstheme="minorHAnsi"/>
        </w:rPr>
        <w:t>ASRT</w:t>
      </w:r>
    </w:p>
    <w:p w14:paraId="65DF856F" w14:textId="5CCDF7B4" w:rsidR="004851F2" w:rsidRPr="00A6022F" w:rsidRDefault="00493BB7" w:rsidP="00493BB7">
      <w:pPr>
        <w:pStyle w:val="ListParagraph"/>
        <w:numPr>
          <w:ilvl w:val="1"/>
          <w:numId w:val="5"/>
        </w:numPr>
        <w:spacing w:after="0" w:line="240" w:lineRule="auto"/>
        <w:rPr>
          <w:rFonts w:cstheme="minorHAnsi"/>
          <w:highlight w:val="green"/>
        </w:rPr>
      </w:pPr>
      <w:r w:rsidRPr="00A6022F">
        <w:rPr>
          <w:rFonts w:cstheme="minorHAnsi"/>
          <w:highlight w:val="green"/>
        </w:rPr>
        <w:t>FDA</w:t>
      </w:r>
      <w:r w:rsidR="004851F2" w:rsidRPr="00A6022F">
        <w:rPr>
          <w:rFonts w:cstheme="minorHAnsi"/>
          <w:highlight w:val="green"/>
        </w:rPr>
        <w:t xml:space="preserve"> </w:t>
      </w:r>
    </w:p>
    <w:p w14:paraId="3591C3EA" w14:textId="77777777" w:rsidR="004851F2" w:rsidRDefault="004851F2" w:rsidP="004851F2">
      <w:pPr>
        <w:pStyle w:val="ListParagraph"/>
        <w:spacing w:after="0" w:line="240" w:lineRule="auto"/>
        <w:rPr>
          <w:rFonts w:cstheme="minorHAnsi"/>
        </w:rPr>
      </w:pPr>
    </w:p>
    <w:p w14:paraId="4EA23CA0" w14:textId="77777777" w:rsidR="004851F2" w:rsidRPr="004851F2" w:rsidRDefault="004851F2" w:rsidP="004851F2">
      <w:pPr>
        <w:pStyle w:val="ListParagraph"/>
        <w:spacing w:after="0" w:line="240" w:lineRule="auto"/>
        <w:rPr>
          <w:rFonts w:cstheme="minorHAnsi"/>
        </w:rPr>
      </w:pPr>
    </w:p>
    <w:sectPr w:rsidR="004851F2" w:rsidRPr="004851F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ica Marshall" w:date="2023-05-08T09:33:00Z" w:initials="JM">
    <w:p w14:paraId="624F63D3" w14:textId="77777777" w:rsidR="00AD5B07" w:rsidRDefault="00AD5B07" w:rsidP="007607E7">
      <w:r>
        <w:rPr>
          <w:rStyle w:val="CommentReference"/>
        </w:rPr>
        <w:annotationRef/>
      </w:r>
      <w:r>
        <w:rPr>
          <w:sz w:val="20"/>
          <w:szCs w:val="20"/>
        </w:rPr>
        <w:t xml:space="preserve"> Could we start with a brief intro for context - perhaps including the overall purpose of shielding and the conventional/historic practice of gonadal and fetal shielding. Is there anything that needs to be mentioned about shielding of other body parts and why those are not being discontinued?</w:t>
      </w:r>
    </w:p>
    <w:p w14:paraId="1AB58FB7" w14:textId="77777777" w:rsidR="00AD5B07" w:rsidRDefault="00AD5B07" w:rsidP="007607E7"/>
    <w:p w14:paraId="187CAB95" w14:textId="77777777" w:rsidR="00AD5B07" w:rsidRDefault="00AD5B07" w:rsidP="007607E7">
      <w:r>
        <w:rPr>
          <w:sz w:val="20"/>
          <w:szCs w:val="20"/>
        </w:rPr>
        <w:t xml:space="preserve">Not sure if that is a relevant question as I’m not an expert in the area - but something that came to my mind. </w:t>
      </w:r>
    </w:p>
  </w:comment>
  <w:comment w:id="1" w:author="Jessica Marshall" w:date="2023-05-08T09:38:00Z" w:initials="JM">
    <w:p w14:paraId="35A590F4" w14:textId="77777777" w:rsidR="00AD5B07" w:rsidRDefault="00AD5B07" w:rsidP="00A90898">
      <w:r>
        <w:rPr>
          <w:rStyle w:val="CommentReference"/>
        </w:rPr>
        <w:annotationRef/>
      </w:r>
      <w:r>
        <w:rPr>
          <w:sz w:val="20"/>
          <w:szCs w:val="20"/>
        </w:rPr>
        <w:t>I see some of that background below - maybe we need just a bit to introduce that fetal/gonadal shielding has been an accepted practice for 4+ decades and in a dramatic shift, 4 years ago……</w:t>
      </w:r>
    </w:p>
  </w:comment>
  <w:comment w:id="2" w:author="Jessica Marshall" w:date="2023-05-08T10:04:00Z" w:initials="JM">
    <w:p w14:paraId="52A21550" w14:textId="77777777" w:rsidR="00D609DD" w:rsidRDefault="00D609DD" w:rsidP="009C744C">
      <w:r>
        <w:rPr>
          <w:rStyle w:val="CommentReference"/>
        </w:rPr>
        <w:annotationRef/>
      </w:r>
      <w:r>
        <w:rPr>
          <w:color w:val="000000"/>
          <w:sz w:val="20"/>
          <w:szCs w:val="20"/>
        </w:rPr>
        <w:t xml:space="preserve">This can be hyperlinked to the references listed below. There are instructions in the Style guide of how to use the feature within Microsoft word (do not use any external referencing software). </w:t>
      </w:r>
    </w:p>
  </w:comment>
  <w:comment w:id="3" w:author="Jessica Marshall" w:date="2023-05-08T09:31:00Z" w:initials="JM">
    <w:p w14:paraId="7C0A3C27" w14:textId="4CBB609D" w:rsidR="00AD5B07" w:rsidRDefault="00AD5B07" w:rsidP="00E27C9A">
      <w:r>
        <w:rPr>
          <w:rStyle w:val="CommentReference"/>
        </w:rPr>
        <w:annotationRef/>
      </w:r>
      <w:r>
        <w:rPr>
          <w:color w:val="000000"/>
          <w:sz w:val="20"/>
          <w:szCs w:val="20"/>
        </w:rPr>
        <w:t>Could we have a Box that has the position statement in bullets - a summary of sorts. There may be other position statements referenced throughout - if relevant you could have a multi column box that summarizes the key position statements. An at-a-glance summary….</w:t>
      </w:r>
    </w:p>
  </w:comment>
  <w:comment w:id="4" w:author="Jessica Marshall" w:date="2023-05-08T09:47:00Z" w:initials="JM">
    <w:p w14:paraId="450A0C9B" w14:textId="77777777" w:rsidR="000C17A6" w:rsidRDefault="000C17A6" w:rsidP="0063435D">
      <w:r>
        <w:rPr>
          <w:rStyle w:val="CommentReference"/>
        </w:rPr>
        <w:annotationRef/>
      </w:r>
      <w:r>
        <w:rPr>
          <w:color w:val="000000"/>
          <w:sz w:val="20"/>
          <w:szCs w:val="20"/>
        </w:rPr>
        <w:t xml:space="preserve">Is this all types of imaging? Or specific to X-ray? </w:t>
      </w:r>
    </w:p>
  </w:comment>
  <w:comment w:id="5" w:author="Jessica Marshall" w:date="2023-05-08T09:34:00Z" w:initials="JM">
    <w:p w14:paraId="2D72595C" w14:textId="6B0B1C32" w:rsidR="00AD5B07" w:rsidRDefault="00AD5B07" w:rsidP="00DF2255">
      <w:r>
        <w:rPr>
          <w:rStyle w:val="CommentReference"/>
        </w:rPr>
        <w:annotationRef/>
      </w:r>
      <w:r>
        <w:rPr>
          <w:color w:val="000000"/>
          <w:sz w:val="20"/>
          <w:szCs w:val="20"/>
        </w:rPr>
        <w:t xml:space="preserve">Are these authors of the position statement or are these authors of a paper that informed the position statement? Whatever the case, could you include a clarifier to connect them to the recommendations? </w:t>
      </w:r>
    </w:p>
  </w:comment>
  <w:comment w:id="6" w:author="Jessica Marshall" w:date="2023-05-08T09:36:00Z" w:initials="JM">
    <w:p w14:paraId="71DB903F" w14:textId="77777777" w:rsidR="00AD5B07" w:rsidRDefault="00AD5B07" w:rsidP="00D4445B">
      <w:r>
        <w:rPr>
          <w:rStyle w:val="CommentReference"/>
        </w:rPr>
        <w:annotationRef/>
      </w:r>
      <w:r>
        <w:rPr>
          <w:color w:val="000000"/>
          <w:sz w:val="20"/>
          <w:szCs w:val="20"/>
        </w:rPr>
        <w:t>Let’s soften this term a bit…</w:t>
      </w:r>
    </w:p>
  </w:comment>
  <w:comment w:id="7" w:author="Jessica Marshall" w:date="2023-05-08T09:46:00Z" w:initials="JM">
    <w:p w14:paraId="016ECF3B" w14:textId="77777777" w:rsidR="000C17A6" w:rsidRDefault="000C17A6" w:rsidP="001E628B">
      <w:r>
        <w:rPr>
          <w:rStyle w:val="CommentReference"/>
        </w:rPr>
        <w:annotationRef/>
      </w:r>
      <w:r>
        <w:rPr>
          <w:color w:val="000000"/>
          <w:sz w:val="20"/>
          <w:szCs w:val="20"/>
        </w:rPr>
        <w:t>Are there any graphs that depict this? Since this is a text heavy article - maybe an image here would break it up a bit.</w:t>
      </w:r>
    </w:p>
  </w:comment>
  <w:comment w:id="8" w:author="Jessica Marshall" w:date="2023-05-08T09:49:00Z" w:initials="JM">
    <w:p w14:paraId="2445AA12" w14:textId="77777777" w:rsidR="000C17A6" w:rsidRDefault="000C17A6" w:rsidP="004829E6">
      <w:r>
        <w:rPr>
          <w:rStyle w:val="CommentReference"/>
        </w:rPr>
        <w:annotationRef/>
      </w:r>
      <w:r>
        <w:rPr>
          <w:color w:val="000000"/>
          <w:sz w:val="20"/>
          <w:szCs w:val="20"/>
        </w:rPr>
        <w:t xml:space="preserve">Could you directly connect this paragraph to how it provides the scientific rationale to discontinue shielding? I assume it is showing the safety of low-dose radiation? </w:t>
      </w:r>
    </w:p>
  </w:comment>
  <w:comment w:id="10" w:author="Jessica Marshall" w:date="2023-05-08T09:52:00Z" w:initials="JM">
    <w:p w14:paraId="13C1C269" w14:textId="77777777" w:rsidR="00865558" w:rsidRDefault="00865558" w:rsidP="00685B94">
      <w:r>
        <w:rPr>
          <w:rStyle w:val="CommentReference"/>
        </w:rPr>
        <w:annotationRef/>
      </w:r>
      <w:r>
        <w:rPr>
          <w:color w:val="000000"/>
          <w:sz w:val="20"/>
          <w:szCs w:val="20"/>
        </w:rPr>
        <w:t xml:space="preserve">The syntax of this sentence is a little hard to read - I think it needs to be rephrased. </w:t>
      </w:r>
    </w:p>
    <w:p w14:paraId="0B4BFD8E" w14:textId="77777777" w:rsidR="00865558" w:rsidRDefault="00865558" w:rsidP="00685B94"/>
    <w:p w14:paraId="4824EEEF" w14:textId="77777777" w:rsidR="00865558" w:rsidRDefault="00865558" w:rsidP="00685B94">
      <w:r>
        <w:rPr>
          <w:color w:val="000000"/>
          <w:sz w:val="20"/>
          <w:szCs w:val="20"/>
        </w:rPr>
        <w:t xml:space="preserve">If the shield covers the anatomy of interest, diagnostic information may be compromised and/or a repeat examination is needed. </w:t>
      </w:r>
    </w:p>
  </w:comment>
  <w:comment w:id="11" w:author="Jessica Marshall" w:date="2023-05-08T09:52:00Z" w:initials="JM">
    <w:p w14:paraId="5B28E4D5" w14:textId="77777777" w:rsidR="00865558" w:rsidRDefault="00865558" w:rsidP="00064ADC">
      <w:r>
        <w:rPr>
          <w:rStyle w:val="CommentReference"/>
        </w:rPr>
        <w:annotationRef/>
      </w:r>
      <w:r>
        <w:rPr>
          <w:color w:val="000000"/>
          <w:sz w:val="20"/>
          <w:szCs w:val="20"/>
        </w:rPr>
        <w:t xml:space="preserve">This is a scary bit of information! </w:t>
      </w:r>
    </w:p>
  </w:comment>
  <w:comment w:id="14" w:author="Jessica Marshall" w:date="2023-05-08T10:02:00Z" w:initials="JM">
    <w:p w14:paraId="6E3C50A6" w14:textId="77777777" w:rsidR="00D609DD" w:rsidRDefault="00865558" w:rsidP="006D3102">
      <w:r>
        <w:rPr>
          <w:rStyle w:val="CommentReference"/>
        </w:rPr>
        <w:annotationRef/>
      </w:r>
      <w:r w:rsidR="00D609DD">
        <w:rPr>
          <w:sz w:val="20"/>
          <w:szCs w:val="20"/>
        </w:rPr>
        <w:t>Should this section be higher to come after the information regarding the AAPM policy? With the technologists perspective coming last? Same with the FDA section….</w:t>
      </w:r>
    </w:p>
  </w:comment>
  <w:comment w:id="15" w:author="Jessica Marshall" w:date="2023-05-08T09:57:00Z" w:initials="JM">
    <w:p w14:paraId="37DC6032" w14:textId="68556478" w:rsidR="00865558" w:rsidRDefault="00865558" w:rsidP="00BA1B94">
      <w:r>
        <w:rPr>
          <w:rStyle w:val="CommentReference"/>
        </w:rPr>
        <w:annotationRef/>
      </w:r>
      <w:r>
        <w:rPr>
          <w:color w:val="000000"/>
          <w:sz w:val="20"/>
          <w:szCs w:val="20"/>
        </w:rPr>
        <w:t xml:space="preserve">I’m confused - the first sentence here seems that ASRT agreed with the statement of discontinuing shielding, but then it states that shielding should be continued. What would be a situation in which it is “suitable to shield”? Should that be clarified? Or is it subjective? And in that case - how would one determine when it is suitable?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7CAB95" w15:done="0"/>
  <w15:commentEx w15:paraId="35A590F4" w15:paraIdParent="187CAB95" w15:done="0"/>
  <w15:commentEx w15:paraId="52A21550" w15:done="0"/>
  <w15:commentEx w15:paraId="7C0A3C27" w15:done="0"/>
  <w15:commentEx w15:paraId="450A0C9B" w15:done="0"/>
  <w15:commentEx w15:paraId="2D72595C" w15:done="0"/>
  <w15:commentEx w15:paraId="71DB903F" w15:done="0"/>
  <w15:commentEx w15:paraId="016ECF3B" w15:done="0"/>
  <w15:commentEx w15:paraId="2445AA12" w15:done="0"/>
  <w15:commentEx w15:paraId="4824EEEF" w15:done="0"/>
  <w15:commentEx w15:paraId="5B28E4D5" w15:done="0"/>
  <w15:commentEx w15:paraId="6E3C50A6" w15:done="0"/>
  <w15:commentEx w15:paraId="37DC60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3406F" w16cex:dateUtc="2023-05-08T13:33:00Z"/>
  <w16cex:commentExtensible w16cex:durableId="28034194" w16cex:dateUtc="2023-05-08T13:38:00Z"/>
  <w16cex:commentExtensible w16cex:durableId="280347B3" w16cex:dateUtc="2023-05-08T14:04:00Z"/>
  <w16cex:commentExtensible w16cex:durableId="28033FE2" w16cex:dateUtc="2023-05-08T13:31:00Z"/>
  <w16cex:commentExtensible w16cex:durableId="2803439D" w16cex:dateUtc="2023-05-08T13:47:00Z"/>
  <w16cex:commentExtensible w16cex:durableId="28034096" w16cex:dateUtc="2023-05-08T13:34:00Z"/>
  <w16cex:commentExtensible w16cex:durableId="2803412B" w16cex:dateUtc="2023-05-08T13:36:00Z"/>
  <w16cex:commentExtensible w16cex:durableId="28034374" w16cex:dateUtc="2023-05-08T13:46:00Z"/>
  <w16cex:commentExtensible w16cex:durableId="28034422" w16cex:dateUtc="2023-05-08T13:49:00Z"/>
  <w16cex:commentExtensible w16cex:durableId="280344C9" w16cex:dateUtc="2023-05-08T13:52:00Z"/>
  <w16cex:commentExtensible w16cex:durableId="280344F9" w16cex:dateUtc="2023-05-08T13:52:00Z"/>
  <w16cex:commentExtensible w16cex:durableId="28034732" w16cex:dateUtc="2023-05-08T14:02:00Z"/>
  <w16cex:commentExtensible w16cex:durableId="280345FF" w16cex:dateUtc="2023-05-08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7CAB95" w16cid:durableId="2803406F"/>
  <w16cid:commentId w16cid:paraId="35A590F4" w16cid:durableId="28034194"/>
  <w16cid:commentId w16cid:paraId="52A21550" w16cid:durableId="280347B3"/>
  <w16cid:commentId w16cid:paraId="7C0A3C27" w16cid:durableId="28033FE2"/>
  <w16cid:commentId w16cid:paraId="450A0C9B" w16cid:durableId="2803439D"/>
  <w16cid:commentId w16cid:paraId="2D72595C" w16cid:durableId="28034096"/>
  <w16cid:commentId w16cid:paraId="71DB903F" w16cid:durableId="2803412B"/>
  <w16cid:commentId w16cid:paraId="016ECF3B" w16cid:durableId="28034374"/>
  <w16cid:commentId w16cid:paraId="2445AA12" w16cid:durableId="28034422"/>
  <w16cid:commentId w16cid:paraId="4824EEEF" w16cid:durableId="280344C9"/>
  <w16cid:commentId w16cid:paraId="5B28E4D5" w16cid:durableId="280344F9"/>
  <w16cid:commentId w16cid:paraId="6E3C50A6" w16cid:durableId="28034732"/>
  <w16cid:commentId w16cid:paraId="37DC6032" w16cid:durableId="280345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D4525"/>
    <w:multiLevelType w:val="multilevel"/>
    <w:tmpl w:val="C57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F854C7"/>
    <w:multiLevelType w:val="hybridMultilevel"/>
    <w:tmpl w:val="D1286DC6"/>
    <w:lvl w:ilvl="0" w:tplc="6352A1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5D1B20FD"/>
    <w:multiLevelType w:val="hybridMultilevel"/>
    <w:tmpl w:val="0C94F8BC"/>
    <w:lvl w:ilvl="0" w:tplc="5D8C44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38520F2"/>
    <w:multiLevelType w:val="multilevel"/>
    <w:tmpl w:val="26E2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A732A8"/>
    <w:multiLevelType w:val="hybridMultilevel"/>
    <w:tmpl w:val="89A4EABC"/>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262E69"/>
    <w:multiLevelType w:val="hybridMultilevel"/>
    <w:tmpl w:val="3F946BD6"/>
    <w:lvl w:ilvl="0" w:tplc="3FAAD23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447574"/>
    <w:multiLevelType w:val="hybridMultilevel"/>
    <w:tmpl w:val="85EE6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3877021">
    <w:abstractNumId w:val="0"/>
  </w:num>
  <w:num w:numId="2" w16cid:durableId="1705906249">
    <w:abstractNumId w:val="3"/>
  </w:num>
  <w:num w:numId="3" w16cid:durableId="864565025">
    <w:abstractNumId w:val="5"/>
  </w:num>
  <w:num w:numId="4" w16cid:durableId="386412950">
    <w:abstractNumId w:val="6"/>
  </w:num>
  <w:num w:numId="5" w16cid:durableId="1873031272">
    <w:abstractNumId w:val="4"/>
  </w:num>
  <w:num w:numId="6" w16cid:durableId="512261799">
    <w:abstractNumId w:val="1"/>
  </w:num>
  <w:num w:numId="7" w16cid:durableId="10100677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G3tDQ1tLC0MLMwMzJV0lEKTi0uzszPAykwNK8FAB+4QZMtAAAA"/>
  </w:docVars>
  <w:rsids>
    <w:rsidRoot w:val="00F60FB4"/>
    <w:rsid w:val="00002471"/>
    <w:rsid w:val="00004688"/>
    <w:rsid w:val="000430AA"/>
    <w:rsid w:val="00062198"/>
    <w:rsid w:val="0006227E"/>
    <w:rsid w:val="000C17A6"/>
    <w:rsid w:val="000E5C02"/>
    <w:rsid w:val="001218AC"/>
    <w:rsid w:val="00141313"/>
    <w:rsid w:val="00163DC0"/>
    <w:rsid w:val="001B0CB8"/>
    <w:rsid w:val="001B69D0"/>
    <w:rsid w:val="001C5BBF"/>
    <w:rsid w:val="001E57DB"/>
    <w:rsid w:val="00224070"/>
    <w:rsid w:val="002257A2"/>
    <w:rsid w:val="0024136A"/>
    <w:rsid w:val="00255ADE"/>
    <w:rsid w:val="002E1F46"/>
    <w:rsid w:val="0032626C"/>
    <w:rsid w:val="00357D66"/>
    <w:rsid w:val="00385354"/>
    <w:rsid w:val="003923AA"/>
    <w:rsid w:val="003A1D1F"/>
    <w:rsid w:val="003A7BE0"/>
    <w:rsid w:val="003E12CE"/>
    <w:rsid w:val="003F1CD9"/>
    <w:rsid w:val="00403DAF"/>
    <w:rsid w:val="004208C7"/>
    <w:rsid w:val="00424E3C"/>
    <w:rsid w:val="00436BB8"/>
    <w:rsid w:val="0045440A"/>
    <w:rsid w:val="004851F2"/>
    <w:rsid w:val="00493BB7"/>
    <w:rsid w:val="004A22C4"/>
    <w:rsid w:val="004B0D3D"/>
    <w:rsid w:val="004C7F64"/>
    <w:rsid w:val="004F3476"/>
    <w:rsid w:val="00505820"/>
    <w:rsid w:val="00536E45"/>
    <w:rsid w:val="005515A8"/>
    <w:rsid w:val="00557F74"/>
    <w:rsid w:val="005A20B6"/>
    <w:rsid w:val="005C3B7B"/>
    <w:rsid w:val="005D1557"/>
    <w:rsid w:val="00617F25"/>
    <w:rsid w:val="00681B8F"/>
    <w:rsid w:val="006A1446"/>
    <w:rsid w:val="006E2E8C"/>
    <w:rsid w:val="00771717"/>
    <w:rsid w:val="0079037B"/>
    <w:rsid w:val="007B037E"/>
    <w:rsid w:val="007B0B1C"/>
    <w:rsid w:val="007B5A53"/>
    <w:rsid w:val="007D5E1E"/>
    <w:rsid w:val="00805494"/>
    <w:rsid w:val="008440C2"/>
    <w:rsid w:val="00845A81"/>
    <w:rsid w:val="008532EC"/>
    <w:rsid w:val="008570E7"/>
    <w:rsid w:val="00865558"/>
    <w:rsid w:val="00890087"/>
    <w:rsid w:val="008A5374"/>
    <w:rsid w:val="008D0423"/>
    <w:rsid w:val="008D5B0F"/>
    <w:rsid w:val="008F63E8"/>
    <w:rsid w:val="00904441"/>
    <w:rsid w:val="009425F2"/>
    <w:rsid w:val="0098341C"/>
    <w:rsid w:val="0099507F"/>
    <w:rsid w:val="00A6022F"/>
    <w:rsid w:val="00A852DD"/>
    <w:rsid w:val="00A910FA"/>
    <w:rsid w:val="00A91E42"/>
    <w:rsid w:val="00AB1A7B"/>
    <w:rsid w:val="00AD5B07"/>
    <w:rsid w:val="00AF5689"/>
    <w:rsid w:val="00B04976"/>
    <w:rsid w:val="00B21ACA"/>
    <w:rsid w:val="00B47C64"/>
    <w:rsid w:val="00B5096A"/>
    <w:rsid w:val="00B5755E"/>
    <w:rsid w:val="00B75CE4"/>
    <w:rsid w:val="00B87605"/>
    <w:rsid w:val="00BB3227"/>
    <w:rsid w:val="00BC4D0A"/>
    <w:rsid w:val="00BC6FDC"/>
    <w:rsid w:val="00BF0D0D"/>
    <w:rsid w:val="00C05FD4"/>
    <w:rsid w:val="00C16DCA"/>
    <w:rsid w:val="00C172FD"/>
    <w:rsid w:val="00C60CAD"/>
    <w:rsid w:val="00C742BA"/>
    <w:rsid w:val="00C84EEB"/>
    <w:rsid w:val="00CC3334"/>
    <w:rsid w:val="00CD7F01"/>
    <w:rsid w:val="00CF37AE"/>
    <w:rsid w:val="00CF63CF"/>
    <w:rsid w:val="00D03675"/>
    <w:rsid w:val="00D12167"/>
    <w:rsid w:val="00D15C4F"/>
    <w:rsid w:val="00D35CD5"/>
    <w:rsid w:val="00D46C3A"/>
    <w:rsid w:val="00D52075"/>
    <w:rsid w:val="00D609DD"/>
    <w:rsid w:val="00D66967"/>
    <w:rsid w:val="00D7026E"/>
    <w:rsid w:val="00DD5BFC"/>
    <w:rsid w:val="00DE0AD8"/>
    <w:rsid w:val="00DF77E1"/>
    <w:rsid w:val="00E11DC9"/>
    <w:rsid w:val="00E744DA"/>
    <w:rsid w:val="00E87DA6"/>
    <w:rsid w:val="00EA7053"/>
    <w:rsid w:val="00ED653A"/>
    <w:rsid w:val="00F00A23"/>
    <w:rsid w:val="00F1067C"/>
    <w:rsid w:val="00F16345"/>
    <w:rsid w:val="00F36FD6"/>
    <w:rsid w:val="00F37499"/>
    <w:rsid w:val="00F60FB4"/>
    <w:rsid w:val="00F74BDE"/>
    <w:rsid w:val="00F937DF"/>
    <w:rsid w:val="00F96B31"/>
    <w:rsid w:val="00FC585B"/>
    <w:rsid w:val="00FE1272"/>
    <w:rsid w:val="77D6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7EE7"/>
  <w15:chartTrackingRefBased/>
  <w15:docId w15:val="{75239754-6BED-4924-A51D-25B01646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046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FB4"/>
    <w:rPr>
      <w:color w:val="0563C1" w:themeColor="hyperlink"/>
      <w:u w:val="single"/>
    </w:rPr>
  </w:style>
  <w:style w:type="character" w:customStyle="1" w:styleId="UnresolvedMention1">
    <w:name w:val="Unresolved Mention1"/>
    <w:basedOn w:val="DefaultParagraphFont"/>
    <w:uiPriority w:val="99"/>
    <w:semiHidden/>
    <w:unhideWhenUsed/>
    <w:rsid w:val="00F60FB4"/>
    <w:rPr>
      <w:color w:val="605E5C"/>
      <w:shd w:val="clear" w:color="auto" w:fill="E1DFDD"/>
    </w:rPr>
  </w:style>
  <w:style w:type="character" w:customStyle="1" w:styleId="Heading4Char">
    <w:name w:val="Heading 4 Char"/>
    <w:basedOn w:val="DefaultParagraphFont"/>
    <w:link w:val="Heading4"/>
    <w:uiPriority w:val="9"/>
    <w:rsid w:val="0000468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A7B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7BE0"/>
    <w:rPr>
      <w:b/>
      <w:bCs/>
    </w:rPr>
  </w:style>
  <w:style w:type="paragraph" w:styleId="BalloonText">
    <w:name w:val="Balloon Text"/>
    <w:basedOn w:val="Normal"/>
    <w:link w:val="BalloonTextChar"/>
    <w:uiPriority w:val="99"/>
    <w:semiHidden/>
    <w:unhideWhenUsed/>
    <w:rsid w:val="00942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5F2"/>
    <w:rPr>
      <w:rFonts w:ascii="Segoe UI" w:hAnsi="Segoe UI" w:cs="Segoe UI"/>
      <w:sz w:val="18"/>
      <w:szCs w:val="18"/>
    </w:rPr>
  </w:style>
  <w:style w:type="character" w:styleId="CommentReference">
    <w:name w:val="annotation reference"/>
    <w:basedOn w:val="DefaultParagraphFont"/>
    <w:uiPriority w:val="99"/>
    <w:semiHidden/>
    <w:unhideWhenUsed/>
    <w:rsid w:val="0098341C"/>
    <w:rPr>
      <w:sz w:val="16"/>
      <w:szCs w:val="16"/>
    </w:rPr>
  </w:style>
  <w:style w:type="paragraph" w:styleId="CommentText">
    <w:name w:val="annotation text"/>
    <w:basedOn w:val="Normal"/>
    <w:link w:val="CommentTextChar"/>
    <w:uiPriority w:val="99"/>
    <w:unhideWhenUsed/>
    <w:rsid w:val="0098341C"/>
    <w:pPr>
      <w:spacing w:line="240" w:lineRule="auto"/>
    </w:pPr>
    <w:rPr>
      <w:sz w:val="20"/>
      <w:szCs w:val="20"/>
    </w:rPr>
  </w:style>
  <w:style w:type="character" w:customStyle="1" w:styleId="CommentTextChar">
    <w:name w:val="Comment Text Char"/>
    <w:basedOn w:val="DefaultParagraphFont"/>
    <w:link w:val="CommentText"/>
    <w:uiPriority w:val="99"/>
    <w:rsid w:val="0098341C"/>
    <w:rPr>
      <w:sz w:val="20"/>
      <w:szCs w:val="20"/>
    </w:rPr>
  </w:style>
  <w:style w:type="paragraph" w:styleId="CommentSubject">
    <w:name w:val="annotation subject"/>
    <w:basedOn w:val="CommentText"/>
    <w:next w:val="CommentText"/>
    <w:link w:val="CommentSubjectChar"/>
    <w:uiPriority w:val="99"/>
    <w:semiHidden/>
    <w:unhideWhenUsed/>
    <w:rsid w:val="0098341C"/>
    <w:rPr>
      <w:b/>
      <w:bCs/>
    </w:rPr>
  </w:style>
  <w:style w:type="character" w:customStyle="1" w:styleId="CommentSubjectChar">
    <w:name w:val="Comment Subject Char"/>
    <w:basedOn w:val="CommentTextChar"/>
    <w:link w:val="CommentSubject"/>
    <w:uiPriority w:val="99"/>
    <w:semiHidden/>
    <w:rsid w:val="0098341C"/>
    <w:rPr>
      <w:b/>
      <w:bCs/>
      <w:sz w:val="20"/>
      <w:szCs w:val="20"/>
    </w:rPr>
  </w:style>
  <w:style w:type="character" w:styleId="FollowedHyperlink">
    <w:name w:val="FollowedHyperlink"/>
    <w:basedOn w:val="DefaultParagraphFont"/>
    <w:uiPriority w:val="99"/>
    <w:semiHidden/>
    <w:unhideWhenUsed/>
    <w:rsid w:val="00BC6FDC"/>
    <w:rPr>
      <w:color w:val="954F72" w:themeColor="followedHyperlink"/>
      <w:u w:val="single"/>
    </w:rPr>
  </w:style>
  <w:style w:type="character" w:styleId="UnresolvedMention">
    <w:name w:val="Unresolved Mention"/>
    <w:basedOn w:val="DefaultParagraphFont"/>
    <w:uiPriority w:val="99"/>
    <w:semiHidden/>
    <w:unhideWhenUsed/>
    <w:rsid w:val="00B5096A"/>
    <w:rPr>
      <w:color w:val="605E5C"/>
      <w:shd w:val="clear" w:color="auto" w:fill="E1DFDD"/>
    </w:rPr>
  </w:style>
  <w:style w:type="character" w:customStyle="1" w:styleId="xnormaltextrun">
    <w:name w:val="x_normaltextrun"/>
    <w:basedOn w:val="DefaultParagraphFont"/>
    <w:rsid w:val="00AB1A7B"/>
  </w:style>
  <w:style w:type="character" w:customStyle="1" w:styleId="xeop">
    <w:name w:val="x_eop"/>
    <w:basedOn w:val="DefaultParagraphFont"/>
    <w:rsid w:val="00AB1A7B"/>
  </w:style>
  <w:style w:type="paragraph" w:styleId="ListParagraph">
    <w:name w:val="List Paragraph"/>
    <w:basedOn w:val="Normal"/>
    <w:uiPriority w:val="34"/>
    <w:qFormat/>
    <w:rsid w:val="00F36FD6"/>
    <w:pPr>
      <w:ind w:left="720"/>
      <w:contextualSpacing/>
    </w:pPr>
  </w:style>
  <w:style w:type="character" w:customStyle="1" w:styleId="normaltextrun">
    <w:name w:val="normaltextrun"/>
    <w:basedOn w:val="DefaultParagraphFont"/>
    <w:rsid w:val="00F16345"/>
  </w:style>
  <w:style w:type="character" w:customStyle="1" w:styleId="eop">
    <w:name w:val="eop"/>
    <w:basedOn w:val="DefaultParagraphFont"/>
    <w:rsid w:val="00F16345"/>
  </w:style>
  <w:style w:type="paragraph" w:styleId="Revision">
    <w:name w:val="Revision"/>
    <w:hidden/>
    <w:uiPriority w:val="99"/>
    <w:semiHidden/>
    <w:rsid w:val="000C17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govinfo.gov/app/details/CFR-2016-title21-vol8/CFR-2016-title21-vol8-sec1000-50" TargetMode="External"/><Relationship Id="rId18" Type="http://schemas.openxmlformats.org/officeDocument/2006/relationships/hyperlink" Target="https://doi.org/10.1002/mp.13409"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s://www.jrcert.org/sites/jrcert2/uploads/documents/JRCERT_Gonadal_Shielding_Position_Statement_DRAFT_5_26_21.pdf" TargetMode="External"/><Relationship Id="rId7" Type="http://schemas.microsoft.com/office/2011/relationships/commentsExtended" Target="commentsExtended.xml"/><Relationship Id="rId12" Type="http://schemas.openxmlformats.org/officeDocument/2006/relationships/hyperlink" Target="https://ncrponline.org/wp-content/themes/ncrp/PDFs/Statement13.pdf" TargetMode="External"/><Relationship Id="rId17" Type="http://schemas.openxmlformats.org/officeDocument/2006/relationships/hyperlink" Target="https://www.icrp.org/publication.asp?id=ICRP%20Publication%20103"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radiopaedia.org/articles/fractionation-radiation-therapy?lang=us" TargetMode="External"/><Relationship Id="rId20" Type="http://schemas.openxmlformats.org/officeDocument/2006/relationships/hyperlink" Target="https://doi.org/10.1016/j.jacr.2020.05.027"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nsula.idm.oclc.org/10.2201/AJR.18.2050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x.doi.org/10.3892%2Fetm.2017.4975" TargetMode="External"/><Relationship Id="rId23" Type="http://schemas.microsoft.com/office/2011/relationships/people" Target="people.xml"/><Relationship Id="rId10" Type="http://schemas.openxmlformats.org/officeDocument/2006/relationships/hyperlink" Target="https://www.aapm.org/org/policies/details.asp?id=468&amp;type=PP" TargetMode="External"/><Relationship Id="rId19" Type="http://schemas.openxmlformats.org/officeDocument/2006/relationships/hyperlink" Target="https://doi.org/10.1007/s13244-011-0130-3"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97/HP.0000000000001015" TargetMode="External"/><Relationship Id="rId22" Type="http://schemas.openxmlformats.org/officeDocument/2006/relationships/fontTable" Target="fontTable.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E000A5-4550-4359-AD80-717F8B171408}">
  <ds:schemaRefs>
    <ds:schemaRef ds:uri="http://schemas.openxmlformats.org/officeDocument/2006/bibliography"/>
  </ds:schemaRefs>
</ds:datastoreItem>
</file>

<file path=customXml/itemProps2.xml><?xml version="1.0" encoding="utf-8"?>
<ds:datastoreItem xmlns:ds="http://schemas.openxmlformats.org/officeDocument/2006/customXml" ds:itemID="{55F02246-D8D7-4BEB-9785-A780B98195B2}"/>
</file>

<file path=customXml/itemProps3.xml><?xml version="1.0" encoding="utf-8"?>
<ds:datastoreItem xmlns:ds="http://schemas.openxmlformats.org/officeDocument/2006/customXml" ds:itemID="{B64B9DEF-F093-45B7-8D97-6D24B55278A2}"/>
</file>

<file path=customXml/itemProps4.xml><?xml version="1.0" encoding="utf-8"?>
<ds:datastoreItem xmlns:ds="http://schemas.openxmlformats.org/officeDocument/2006/customXml" ds:itemID="{0320DE5B-2E51-4405-8DE2-00A89FB38EBD}"/>
</file>

<file path=docProps/app.xml><?xml version="1.0" encoding="utf-8"?>
<Properties xmlns="http://schemas.openxmlformats.org/officeDocument/2006/extended-properties" xmlns:vt="http://schemas.openxmlformats.org/officeDocument/2006/docPropsVTypes">
  <Template>Normal.dotm</Template>
  <TotalTime>1</TotalTime>
  <Pages>7</Pages>
  <Words>3765</Words>
  <Characters>21466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Kelli Haynes</dc:creator>
  <cp:lastModifiedBy>Jessica Marshall</cp:lastModifiedBy>
  <cp:revision>2</cp:revision>
  <dcterms:created xsi:type="dcterms:W3CDTF">2023-05-08T14:05:00Z</dcterms:created>
  <dcterms:modified xsi:type="dcterms:W3CDTF">2023-05-08T14:05:00Z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