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3A537" w14:textId="029266CC" w:rsidR="0042407F" w:rsidRPr="003123E7" w:rsidRDefault="00F36FD6" w:rsidP="00034B92">
      <w:pPr>
        <w:spacing w:after="0" w:line="240" w:lineRule="auto"/>
        <w:jc w:val="center"/>
        <w:rPr>
          <w:rFonts w:ascii="Calibri" w:hAnsi="Calibri" w:cs="Calibri"/>
          <w:b/>
        </w:rPr>
      </w:pPr>
      <w:r w:rsidRPr="003123E7">
        <w:rPr>
          <w:rFonts w:ascii="Calibri" w:hAnsi="Calibri" w:cs="Calibri"/>
          <w:b/>
        </w:rPr>
        <w:t xml:space="preserve">The </w:t>
      </w:r>
      <w:r w:rsidR="00743D85" w:rsidRPr="003123E7">
        <w:rPr>
          <w:rFonts w:ascii="Calibri" w:hAnsi="Calibri" w:cs="Calibri"/>
          <w:b/>
        </w:rPr>
        <w:t>End</w:t>
      </w:r>
      <w:r w:rsidR="00A910FA" w:rsidRPr="003123E7">
        <w:rPr>
          <w:rFonts w:ascii="Calibri" w:hAnsi="Calibri" w:cs="Calibri"/>
          <w:b/>
        </w:rPr>
        <w:t xml:space="preserve"> of Patient Shieldin</w:t>
      </w:r>
      <w:r w:rsidR="00270EEA" w:rsidRPr="003123E7">
        <w:rPr>
          <w:rFonts w:ascii="Calibri" w:hAnsi="Calibri" w:cs="Calibri"/>
          <w:b/>
        </w:rPr>
        <w:t>g</w:t>
      </w:r>
      <w:r w:rsidR="00743D85" w:rsidRPr="003123E7">
        <w:rPr>
          <w:rFonts w:ascii="Calibri" w:hAnsi="Calibri" w:cs="Calibri"/>
          <w:b/>
        </w:rPr>
        <w:t>?</w:t>
      </w:r>
      <w:r w:rsidR="0042407F" w:rsidRPr="003123E7">
        <w:rPr>
          <w:rFonts w:ascii="Calibri" w:hAnsi="Calibri" w:cs="Calibri"/>
          <w:b/>
        </w:rPr>
        <w:t xml:space="preserve"> </w:t>
      </w:r>
    </w:p>
    <w:p w14:paraId="3C6F86A9" w14:textId="50A9D3D1" w:rsidR="00BC4D0A" w:rsidRPr="003123E7" w:rsidRDefault="0042407F" w:rsidP="00034B92">
      <w:pPr>
        <w:spacing w:after="0" w:line="240" w:lineRule="auto"/>
        <w:jc w:val="center"/>
        <w:rPr>
          <w:rFonts w:ascii="Calibri" w:hAnsi="Calibri" w:cs="Calibri"/>
          <w:b/>
        </w:rPr>
      </w:pPr>
      <w:r w:rsidRPr="003123E7">
        <w:rPr>
          <w:rFonts w:ascii="Calibri" w:hAnsi="Calibri" w:cs="Calibri"/>
          <w:b/>
        </w:rPr>
        <w:t xml:space="preserve">An Update on </w:t>
      </w:r>
      <w:r w:rsidR="00743D85" w:rsidRPr="003123E7">
        <w:rPr>
          <w:rFonts w:ascii="Calibri" w:hAnsi="Calibri" w:cs="Calibri"/>
          <w:b/>
        </w:rPr>
        <w:t>Gonad and Fetal Shielding</w:t>
      </w:r>
      <w:r w:rsidRPr="003123E7">
        <w:rPr>
          <w:rFonts w:ascii="Calibri" w:hAnsi="Calibri" w:cs="Calibri"/>
          <w:b/>
        </w:rPr>
        <w:t xml:space="preserve"> Recommendations</w:t>
      </w:r>
    </w:p>
    <w:p w14:paraId="3FEB1FD4" w14:textId="17272347" w:rsidR="002A2BA2" w:rsidRPr="003123E7" w:rsidRDefault="002A2BA2" w:rsidP="00034B92">
      <w:pPr>
        <w:spacing w:after="0" w:line="240" w:lineRule="auto"/>
        <w:jc w:val="center"/>
        <w:rPr>
          <w:rFonts w:ascii="Calibri" w:hAnsi="Calibri" w:cs="Calibri"/>
          <w:b/>
        </w:rPr>
      </w:pPr>
    </w:p>
    <w:p w14:paraId="428DCE8C" w14:textId="68768658" w:rsidR="00424E3C" w:rsidRPr="00FC20BE" w:rsidRDefault="002A2BA2" w:rsidP="00034B92">
      <w:pPr>
        <w:spacing w:after="0" w:line="240" w:lineRule="auto"/>
        <w:jc w:val="center"/>
        <w:rPr>
          <w:rFonts w:ascii="Calibri" w:hAnsi="Calibri" w:cs="Calibri"/>
          <w:bCs/>
        </w:rPr>
      </w:pPr>
      <w:r w:rsidRPr="00FC20BE">
        <w:rPr>
          <w:rFonts w:ascii="Calibri" w:hAnsi="Calibri" w:cs="Calibri"/>
          <w:bCs/>
        </w:rPr>
        <w:t xml:space="preserve">Author: </w:t>
      </w:r>
      <w:r w:rsidR="00424E3C" w:rsidRPr="00FC20BE">
        <w:rPr>
          <w:rFonts w:ascii="Calibri" w:hAnsi="Calibri" w:cs="Calibri"/>
          <w:bCs/>
        </w:rPr>
        <w:t>Kelli Welch Haynes</w:t>
      </w:r>
      <w:r w:rsidR="00AB1A7B" w:rsidRPr="00FC20BE">
        <w:rPr>
          <w:rFonts w:ascii="Calibri" w:hAnsi="Calibri" w:cs="Calibri"/>
          <w:bCs/>
        </w:rPr>
        <w:t xml:space="preserve">, </w:t>
      </w:r>
      <w:r w:rsidR="00AB1A7B" w:rsidRPr="00FC20BE">
        <w:rPr>
          <w:rStyle w:val="xnormaltextrun"/>
          <w:rFonts w:ascii="Calibri" w:hAnsi="Calibri" w:cs="Calibri"/>
          <w:bCs/>
          <w:bdr w:val="none" w:sz="0" w:space="0" w:color="auto" w:frame="1"/>
          <w:shd w:val="clear" w:color="auto" w:fill="FFFFFF"/>
        </w:rPr>
        <w:t>EdD, RT(R), FASRT</w:t>
      </w:r>
      <w:r w:rsidR="00424E3C" w:rsidRPr="00FC20BE">
        <w:rPr>
          <w:rFonts w:ascii="Calibri" w:hAnsi="Calibri" w:cs="Calibri"/>
          <w:bCs/>
        </w:rPr>
        <w:t xml:space="preserve">, </w:t>
      </w:r>
      <w:r w:rsidR="00F36FD6" w:rsidRPr="00FC20BE">
        <w:rPr>
          <w:rFonts w:ascii="Calibri" w:hAnsi="Calibri" w:cs="Calibri"/>
          <w:bCs/>
        </w:rPr>
        <w:t>FAEIRS</w:t>
      </w:r>
    </w:p>
    <w:p w14:paraId="2CC560EA" w14:textId="1F387A98" w:rsidR="00F60FB4" w:rsidRPr="003123E7" w:rsidRDefault="00F60FB4" w:rsidP="00034B92">
      <w:pPr>
        <w:spacing w:after="0" w:line="240" w:lineRule="auto"/>
        <w:jc w:val="center"/>
        <w:rPr>
          <w:rFonts w:ascii="Calibri" w:hAnsi="Calibri" w:cs="Calibri"/>
        </w:rPr>
      </w:pPr>
    </w:p>
    <w:p w14:paraId="4172F607" w14:textId="513F13A9" w:rsidR="0042407F" w:rsidRPr="003123E7" w:rsidRDefault="00414DEA" w:rsidP="00034B92">
      <w:pPr>
        <w:spacing w:after="0" w:line="240" w:lineRule="auto"/>
        <w:rPr>
          <w:rFonts w:ascii="Calibri" w:hAnsi="Calibri" w:cs="Calibri"/>
          <w:b/>
          <w:bCs/>
        </w:rPr>
      </w:pPr>
      <w:r w:rsidRPr="003123E7">
        <w:rPr>
          <w:rFonts w:ascii="Calibri" w:hAnsi="Calibri" w:cs="Calibri"/>
          <w:b/>
          <w:bCs/>
        </w:rPr>
        <w:t>Outline</w:t>
      </w:r>
    </w:p>
    <w:p w14:paraId="4D732606" w14:textId="2ABCD84A" w:rsidR="00886279" w:rsidRPr="003123E7" w:rsidRDefault="0042407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Introduction</w:t>
      </w:r>
      <w:r w:rsidR="00B70B3B" w:rsidRPr="003123E7">
        <w:rPr>
          <w:rStyle w:val="eop"/>
          <w:rFonts w:ascii="Calibri" w:hAnsi="Calibri" w:cs="Calibri"/>
          <w:sz w:val="22"/>
          <w:szCs w:val="22"/>
        </w:rPr>
        <w:t>:</w:t>
      </w:r>
      <w:r w:rsidR="00B70B3B" w:rsidRPr="003123E7">
        <w:rPr>
          <w:rFonts w:ascii="Calibri" w:hAnsi="Calibri" w:cs="Calibri"/>
          <w:sz w:val="22"/>
          <w:szCs w:val="22"/>
        </w:rPr>
        <w:t xml:space="preserve"> </w:t>
      </w:r>
      <w:r w:rsidRPr="003123E7">
        <w:rPr>
          <w:rStyle w:val="normaltextrun"/>
          <w:rFonts w:ascii="Calibri" w:hAnsi="Calibri" w:cs="Calibri"/>
          <w:sz w:val="22"/>
          <w:szCs w:val="22"/>
        </w:rPr>
        <w:t>AAPM Position Statement &amp; NCRP Statement No. 13</w:t>
      </w:r>
      <w:r w:rsidRPr="003123E7">
        <w:rPr>
          <w:rStyle w:val="tabchar"/>
          <w:rFonts w:ascii="Calibri" w:hAnsi="Calibri" w:cs="Calibri"/>
          <w:sz w:val="22"/>
          <w:szCs w:val="22"/>
        </w:rPr>
        <w:tab/>
      </w:r>
      <w:r w:rsidRPr="003123E7">
        <w:rPr>
          <w:rStyle w:val="eop"/>
          <w:rFonts w:ascii="Calibri" w:hAnsi="Calibri" w:cs="Calibri"/>
          <w:sz w:val="22"/>
          <w:szCs w:val="22"/>
        </w:rPr>
        <w:t> </w:t>
      </w:r>
    </w:p>
    <w:p w14:paraId="40012733" w14:textId="38312927" w:rsidR="002F17D9" w:rsidRPr="003123E7" w:rsidRDefault="00B70B3B" w:rsidP="00034B92">
      <w:pPr>
        <w:pStyle w:val="paragraph"/>
        <w:numPr>
          <w:ilvl w:val="0"/>
          <w:numId w:val="12"/>
        </w:numPr>
        <w:spacing w:before="0" w:beforeAutospacing="0" w:after="0" w:afterAutospacing="0"/>
        <w:textAlignment w:val="baseline"/>
        <w:rPr>
          <w:rStyle w:val="eop"/>
          <w:rFonts w:ascii="Calibri" w:hAnsi="Calibri" w:cs="Calibri"/>
          <w:sz w:val="22"/>
          <w:szCs w:val="22"/>
        </w:rPr>
      </w:pPr>
      <w:r w:rsidRPr="003123E7">
        <w:rPr>
          <w:rStyle w:val="eop"/>
          <w:rFonts w:ascii="Calibri" w:hAnsi="Calibri" w:cs="Calibri"/>
          <w:sz w:val="22"/>
          <w:szCs w:val="22"/>
        </w:rPr>
        <w:t xml:space="preserve">Rationale </w:t>
      </w:r>
      <w:r w:rsidR="00DE1A1E" w:rsidRPr="003123E7">
        <w:rPr>
          <w:rStyle w:val="eop"/>
          <w:rFonts w:ascii="Calibri" w:hAnsi="Calibri" w:cs="Calibri"/>
          <w:sz w:val="22"/>
          <w:szCs w:val="22"/>
        </w:rPr>
        <w:t>and Scientific Support for Shift in Guidance</w:t>
      </w:r>
    </w:p>
    <w:p w14:paraId="41B72171" w14:textId="6CDF1FDD"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Tube design, collimators, AEC</w:t>
      </w:r>
      <w:r w:rsidR="005E12EA">
        <w:rPr>
          <w:rStyle w:val="normaltextrun"/>
          <w:rFonts w:ascii="Calibri" w:hAnsi="Calibri" w:cs="Calibri"/>
          <w:sz w:val="22"/>
          <w:szCs w:val="22"/>
        </w:rPr>
        <w:t xml:space="preserve"> </w:t>
      </w:r>
    </w:p>
    <w:p w14:paraId="070FAE45" w14:textId="5B049D6F"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Tissue weighting factors</w:t>
      </w:r>
      <w:r w:rsidR="0042407F" w:rsidRPr="003123E7">
        <w:rPr>
          <w:rStyle w:val="eop"/>
          <w:rFonts w:ascii="Calibri" w:hAnsi="Calibri" w:cs="Calibri"/>
          <w:sz w:val="22"/>
          <w:szCs w:val="22"/>
        </w:rPr>
        <w:t> </w:t>
      </w:r>
    </w:p>
    <w:p w14:paraId="0A226BDB" w14:textId="4A64E6AE"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Internal scatter</w:t>
      </w:r>
      <w:r w:rsidR="005E12EA">
        <w:rPr>
          <w:rStyle w:val="normaltextrun"/>
          <w:rFonts w:ascii="Calibri" w:hAnsi="Calibri" w:cs="Calibri"/>
          <w:sz w:val="22"/>
          <w:szCs w:val="22"/>
        </w:rPr>
        <w:t xml:space="preserve"> </w:t>
      </w:r>
    </w:p>
    <w:p w14:paraId="1BCFF022" w14:textId="58BA117C" w:rsidR="0042407F" w:rsidRPr="003123E7" w:rsidRDefault="00FB166F" w:rsidP="00034B92">
      <w:pPr>
        <w:pStyle w:val="paragraph"/>
        <w:numPr>
          <w:ilvl w:val="2"/>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Decreased dose with digital</w:t>
      </w:r>
      <w:r w:rsidR="0042407F" w:rsidRPr="003123E7">
        <w:rPr>
          <w:rStyle w:val="eop"/>
          <w:rFonts w:ascii="Calibri" w:hAnsi="Calibri" w:cs="Calibri"/>
          <w:sz w:val="22"/>
          <w:szCs w:val="22"/>
        </w:rPr>
        <w:t> </w:t>
      </w:r>
    </w:p>
    <w:p w14:paraId="3892145B" w14:textId="094BF4C5" w:rsidR="00DE1A1E"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eop"/>
          <w:rFonts w:ascii="Calibri" w:hAnsi="Calibri" w:cs="Calibri"/>
          <w:sz w:val="22"/>
          <w:szCs w:val="22"/>
        </w:rPr>
        <w:t xml:space="preserve"> Negative impact of shielding on image quality</w:t>
      </w:r>
    </w:p>
    <w:p w14:paraId="20903910" w14:textId="77777777" w:rsidR="00202DCF" w:rsidRPr="003123E7" w:rsidRDefault="00202DC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Fonts w:ascii="Calibri" w:hAnsi="Calibri" w:cs="Calibri"/>
          <w:sz w:val="22"/>
          <w:szCs w:val="22"/>
        </w:rPr>
        <w:t>Response from Professional Organizations</w:t>
      </w:r>
    </w:p>
    <w:p w14:paraId="12859D78"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State regulations</w:t>
      </w:r>
      <w:r w:rsidRPr="003123E7">
        <w:rPr>
          <w:rStyle w:val="eop"/>
          <w:rFonts w:ascii="Calibri" w:hAnsi="Calibri" w:cs="Calibri"/>
          <w:sz w:val="22"/>
          <w:szCs w:val="22"/>
        </w:rPr>
        <w:t> </w:t>
      </w:r>
    </w:p>
    <w:p w14:paraId="6333ED2B"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National regulations</w:t>
      </w:r>
      <w:r w:rsidRPr="003123E7">
        <w:rPr>
          <w:rStyle w:val="eop"/>
          <w:rFonts w:ascii="Calibri" w:hAnsi="Calibri" w:cs="Calibri"/>
          <w:sz w:val="22"/>
          <w:szCs w:val="22"/>
        </w:rPr>
        <w:t> </w:t>
      </w:r>
    </w:p>
    <w:p w14:paraId="5561F216"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Federal regulations</w:t>
      </w:r>
      <w:r w:rsidRPr="003123E7">
        <w:rPr>
          <w:rStyle w:val="eop"/>
          <w:rFonts w:ascii="Calibri" w:hAnsi="Calibri" w:cs="Calibri"/>
          <w:sz w:val="22"/>
          <w:szCs w:val="22"/>
        </w:rPr>
        <w:t> </w:t>
      </w:r>
    </w:p>
    <w:p w14:paraId="5709A7C7" w14:textId="77777777" w:rsidR="00FB166F" w:rsidRPr="003123E7" w:rsidRDefault="0042407F" w:rsidP="00034B92">
      <w:pPr>
        <w:pStyle w:val="paragraph"/>
        <w:numPr>
          <w:ilvl w:val="1"/>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Accreditation changes</w:t>
      </w:r>
      <w:r w:rsidRPr="003123E7">
        <w:rPr>
          <w:rStyle w:val="eop"/>
          <w:rFonts w:ascii="Calibri" w:hAnsi="Calibri" w:cs="Calibri"/>
          <w:sz w:val="22"/>
          <w:szCs w:val="22"/>
        </w:rPr>
        <w:t> </w:t>
      </w:r>
    </w:p>
    <w:p w14:paraId="3DF681D2" w14:textId="151EBB71" w:rsidR="00FB166F" w:rsidRPr="003123E7" w:rsidRDefault="00FB166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ARRT removal of shielding (2022)</w:t>
      </w:r>
      <w:r w:rsidRPr="003123E7">
        <w:rPr>
          <w:rStyle w:val="eop"/>
          <w:rFonts w:ascii="Calibri" w:hAnsi="Calibri" w:cs="Calibri"/>
          <w:sz w:val="22"/>
          <w:szCs w:val="22"/>
        </w:rPr>
        <w:t> </w:t>
      </w:r>
    </w:p>
    <w:p w14:paraId="372336D2" w14:textId="311FBDC5" w:rsidR="0042407F" w:rsidRPr="003123E7" w:rsidRDefault="00FB166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AAPM CARES Modules </w:t>
      </w:r>
    </w:p>
    <w:p w14:paraId="14D2F678" w14:textId="017354EE" w:rsidR="00886279" w:rsidRPr="003123E7" w:rsidRDefault="00FB166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Impact of </w:t>
      </w:r>
      <w:r w:rsidR="003933B2" w:rsidRPr="003123E7">
        <w:rPr>
          <w:rStyle w:val="normaltextrun"/>
          <w:rFonts w:ascii="Calibri" w:hAnsi="Calibri" w:cs="Calibri"/>
          <w:sz w:val="22"/>
          <w:szCs w:val="22"/>
        </w:rPr>
        <w:t>updated recommendation on technologists’ practice</w:t>
      </w:r>
      <w:r w:rsidR="005E12EA">
        <w:rPr>
          <w:rStyle w:val="normaltextrun"/>
          <w:rFonts w:ascii="Calibri" w:hAnsi="Calibri" w:cs="Calibri"/>
          <w:sz w:val="22"/>
          <w:szCs w:val="22"/>
        </w:rPr>
        <w:t xml:space="preserve"> </w:t>
      </w:r>
    </w:p>
    <w:p w14:paraId="153DA32B" w14:textId="646FD3DD"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Explaining </w:t>
      </w:r>
      <w:r w:rsidR="00861863" w:rsidRPr="003123E7">
        <w:rPr>
          <w:rStyle w:val="normaltextrun"/>
          <w:rFonts w:ascii="Calibri" w:hAnsi="Calibri" w:cs="Calibri"/>
          <w:sz w:val="22"/>
          <w:szCs w:val="22"/>
        </w:rPr>
        <w:t xml:space="preserve">and educating patients on the new recommendations </w:t>
      </w:r>
    </w:p>
    <w:p w14:paraId="7259D9B0" w14:textId="239CA507" w:rsidR="0042407F" w:rsidRPr="003123E7" w:rsidRDefault="00861863"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Technical considerations for enhancing patient protection independent of shielding</w:t>
      </w:r>
    </w:p>
    <w:p w14:paraId="7C013762" w14:textId="3982E10D" w:rsidR="0042407F" w:rsidRPr="003123E7" w:rsidRDefault="0042407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Conclusion</w:t>
      </w:r>
      <w:r w:rsidRPr="003123E7">
        <w:rPr>
          <w:rStyle w:val="eop"/>
          <w:rFonts w:ascii="Calibri" w:hAnsi="Calibri" w:cs="Calibri"/>
          <w:sz w:val="22"/>
          <w:szCs w:val="22"/>
        </w:rPr>
        <w:t> </w:t>
      </w:r>
    </w:p>
    <w:p w14:paraId="4D1152B5" w14:textId="77777777" w:rsidR="00414DEA" w:rsidRDefault="00414DEA" w:rsidP="00034B92">
      <w:pPr>
        <w:pStyle w:val="paragraph"/>
        <w:spacing w:before="0" w:beforeAutospacing="0" w:after="0" w:afterAutospacing="0"/>
        <w:textAlignment w:val="baseline"/>
        <w:rPr>
          <w:rStyle w:val="eop"/>
          <w:rFonts w:ascii="Calibri" w:hAnsi="Calibri" w:cs="Calibri"/>
          <w:sz w:val="22"/>
          <w:szCs w:val="22"/>
        </w:rPr>
      </w:pPr>
    </w:p>
    <w:p w14:paraId="4C4465E9" w14:textId="1863C901" w:rsidR="002A2BA2" w:rsidRPr="00FC20BE" w:rsidRDefault="002A2BA2" w:rsidP="00034B92">
      <w:pPr>
        <w:pStyle w:val="paragraph"/>
        <w:spacing w:before="0" w:beforeAutospacing="0" w:after="0" w:afterAutospacing="0"/>
        <w:textAlignment w:val="baseline"/>
        <w:rPr>
          <w:rStyle w:val="eop"/>
          <w:rFonts w:ascii="Calibri" w:hAnsi="Calibri" w:cs="Calibri"/>
          <w:b/>
          <w:bCs/>
          <w:sz w:val="22"/>
          <w:szCs w:val="22"/>
        </w:rPr>
      </w:pPr>
      <w:r w:rsidRPr="00FC20BE">
        <w:rPr>
          <w:rStyle w:val="eop"/>
          <w:rFonts w:ascii="Calibri" w:hAnsi="Calibri" w:cs="Calibri"/>
          <w:b/>
          <w:bCs/>
          <w:sz w:val="22"/>
          <w:szCs w:val="22"/>
        </w:rPr>
        <w:t>Word count:</w:t>
      </w:r>
      <w:r>
        <w:rPr>
          <w:rStyle w:val="eop"/>
          <w:rFonts w:ascii="Calibri" w:hAnsi="Calibri" w:cs="Calibri"/>
          <w:b/>
          <w:bCs/>
          <w:sz w:val="22"/>
          <w:szCs w:val="22"/>
        </w:rPr>
        <w:t xml:space="preserve"> </w:t>
      </w:r>
      <w:r>
        <w:rPr>
          <w:rStyle w:val="eop"/>
          <w:rFonts w:ascii="Calibri" w:hAnsi="Calibri" w:cs="Calibri"/>
          <w:sz w:val="22"/>
          <w:szCs w:val="22"/>
        </w:rPr>
        <w:t>XX</w:t>
      </w:r>
      <w:r w:rsidRPr="00FC20BE">
        <w:rPr>
          <w:rStyle w:val="eop"/>
          <w:rFonts w:ascii="Calibri" w:hAnsi="Calibri" w:cs="Calibri"/>
          <w:b/>
          <w:bCs/>
          <w:sz w:val="22"/>
          <w:szCs w:val="22"/>
        </w:rPr>
        <w:t xml:space="preserve"> </w:t>
      </w:r>
    </w:p>
    <w:p w14:paraId="5D94EE49" w14:textId="581FDF8B" w:rsidR="002A2BA2" w:rsidRDefault="002A2BA2" w:rsidP="00034B92">
      <w:pPr>
        <w:pStyle w:val="paragraph"/>
        <w:spacing w:before="0" w:beforeAutospacing="0" w:after="0" w:afterAutospacing="0"/>
        <w:textAlignment w:val="baseline"/>
        <w:rPr>
          <w:rStyle w:val="eop"/>
          <w:rFonts w:ascii="Calibri" w:hAnsi="Calibri" w:cs="Calibri"/>
          <w:sz w:val="22"/>
          <w:szCs w:val="22"/>
        </w:rPr>
      </w:pPr>
      <w:r w:rsidRPr="00FC20BE">
        <w:rPr>
          <w:rStyle w:val="eop"/>
          <w:rFonts w:ascii="Calibri" w:hAnsi="Calibri" w:cs="Calibri"/>
          <w:b/>
          <w:bCs/>
          <w:sz w:val="22"/>
          <w:szCs w:val="22"/>
        </w:rPr>
        <w:t>Credits:</w:t>
      </w:r>
      <w:r>
        <w:rPr>
          <w:rStyle w:val="eop"/>
          <w:rFonts w:ascii="Calibri" w:hAnsi="Calibri" w:cs="Calibri"/>
          <w:sz w:val="22"/>
          <w:szCs w:val="22"/>
        </w:rPr>
        <w:t xml:space="preserve"> 0.5 </w:t>
      </w:r>
    </w:p>
    <w:p w14:paraId="4E7F6686" w14:textId="77777777" w:rsidR="002A2BA2" w:rsidRPr="003123E7" w:rsidRDefault="002A2BA2" w:rsidP="00034B92">
      <w:pPr>
        <w:pStyle w:val="paragraph"/>
        <w:spacing w:before="0" w:beforeAutospacing="0" w:after="0" w:afterAutospacing="0"/>
        <w:textAlignment w:val="baseline"/>
        <w:rPr>
          <w:rStyle w:val="eop"/>
          <w:rFonts w:ascii="Calibri" w:hAnsi="Calibri" w:cs="Calibri"/>
          <w:sz w:val="22"/>
          <w:szCs w:val="22"/>
        </w:rPr>
      </w:pPr>
    </w:p>
    <w:p w14:paraId="55B6B3F2" w14:textId="16FAEA8B" w:rsidR="0042407F" w:rsidRPr="003123E7" w:rsidRDefault="4DECEE0C" w:rsidP="25F9D2D7">
      <w:pPr>
        <w:pStyle w:val="paragraph"/>
        <w:spacing w:before="0" w:beforeAutospacing="0" w:after="0" w:afterAutospacing="0"/>
        <w:textAlignment w:val="baseline"/>
        <w:rPr>
          <w:rFonts w:ascii="Calibri" w:hAnsi="Calibri" w:cs="Calibri"/>
          <w:sz w:val="22"/>
          <w:szCs w:val="22"/>
        </w:rPr>
      </w:pPr>
      <w:r w:rsidRPr="25F9D2D7">
        <w:rPr>
          <w:rStyle w:val="eop"/>
          <w:rFonts w:ascii="Calibri" w:hAnsi="Calibri" w:cs="Calibri"/>
          <w:b/>
          <w:bCs/>
          <w:sz w:val="22"/>
          <w:szCs w:val="22"/>
        </w:rPr>
        <w:t xml:space="preserve">Learning </w:t>
      </w:r>
      <w:r w:rsidR="00414DEA" w:rsidRPr="25F9D2D7">
        <w:rPr>
          <w:rStyle w:val="eop"/>
          <w:rFonts w:ascii="Calibri" w:hAnsi="Calibri" w:cs="Calibri"/>
          <w:b/>
          <w:bCs/>
          <w:sz w:val="22"/>
          <w:szCs w:val="22"/>
        </w:rPr>
        <w:t>Objectives</w:t>
      </w:r>
      <w:r w:rsidR="002A2BA2">
        <w:rPr>
          <w:rStyle w:val="eop"/>
          <w:rFonts w:ascii="Calibri" w:hAnsi="Calibri" w:cs="Calibri"/>
          <w:b/>
          <w:bCs/>
          <w:sz w:val="22"/>
          <w:szCs w:val="22"/>
        </w:rPr>
        <w:t>:</w:t>
      </w:r>
      <w:r w:rsidR="0042407F" w:rsidRPr="25F9D2D7">
        <w:rPr>
          <w:rStyle w:val="eop"/>
          <w:rFonts w:ascii="Calibri" w:hAnsi="Calibri" w:cs="Calibri"/>
          <w:sz w:val="22"/>
          <w:szCs w:val="22"/>
        </w:rPr>
        <w:t> </w:t>
      </w:r>
    </w:p>
    <w:p w14:paraId="49445367" w14:textId="704891A7" w:rsidR="00B64BE5" w:rsidRPr="003123E7" w:rsidRDefault="00B64BE5" w:rsidP="00034B92">
      <w:pPr>
        <w:spacing w:after="0" w:line="240" w:lineRule="auto"/>
        <w:rPr>
          <w:rFonts w:ascii="Calibri" w:hAnsi="Calibri" w:cs="Calibri"/>
        </w:rPr>
      </w:pPr>
      <w:r w:rsidRPr="003123E7">
        <w:rPr>
          <w:rFonts w:ascii="Calibri" w:hAnsi="Calibri" w:cs="Calibri"/>
        </w:rPr>
        <w:t xml:space="preserve">After completing this article, </w:t>
      </w:r>
      <w:r w:rsidR="00E76201" w:rsidRPr="003123E7">
        <w:rPr>
          <w:rFonts w:ascii="Calibri" w:hAnsi="Calibri" w:cs="Calibri"/>
        </w:rPr>
        <w:t>learners</w:t>
      </w:r>
      <w:r w:rsidRPr="003123E7">
        <w:rPr>
          <w:rFonts w:ascii="Calibri" w:hAnsi="Calibri" w:cs="Calibri"/>
        </w:rPr>
        <w:t xml:space="preserve"> should be able to:</w:t>
      </w:r>
    </w:p>
    <w:p w14:paraId="5D406E9B"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Differentiate the position statements on gonadal and fetal shielding</w:t>
      </w:r>
    </w:p>
    <w:p w14:paraId="0BE0287F"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Explain the scientific rationale behind the elimination of routine shielding in diagnostic radiography</w:t>
      </w:r>
    </w:p>
    <w:p w14:paraId="317E511A"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Educate patients on the shielding recommendations</w:t>
      </w:r>
    </w:p>
    <w:p w14:paraId="4E0D3FAD" w14:textId="77777777" w:rsidR="0042407F" w:rsidRPr="003123E7" w:rsidRDefault="0042407F" w:rsidP="00034B92">
      <w:pPr>
        <w:spacing w:after="0" w:line="240" w:lineRule="auto"/>
        <w:rPr>
          <w:rFonts w:ascii="Calibri" w:hAnsi="Calibri" w:cs="Calibri"/>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8F7BC7" w:rsidRPr="003123E7" w14:paraId="5981983C" w14:textId="77777777" w:rsidTr="00FC2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69EA3860" w14:textId="77777777" w:rsidR="008F7BC7" w:rsidRPr="003123E7" w:rsidRDefault="008F7BC7" w:rsidP="00FC20BE">
            <w:pPr>
              <w:jc w:val="center"/>
              <w:rPr>
                <w:rFonts w:ascii="Calibri" w:hAnsi="Calibri" w:cs="Calibri"/>
              </w:rPr>
            </w:pPr>
            <w:r w:rsidRPr="003123E7">
              <w:rPr>
                <w:rFonts w:ascii="Calibri" w:hAnsi="Calibri" w:cs="Calibri"/>
              </w:rPr>
              <w:t>Highlights</w:t>
            </w:r>
          </w:p>
        </w:tc>
      </w:tr>
      <w:tr w:rsidR="008F7BC7" w:rsidRPr="003123E7" w14:paraId="27DBE372" w14:textId="77777777" w:rsidTr="00FC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5BBA1C13" w14:textId="6C22EEA2" w:rsidR="008F7BC7" w:rsidRPr="00FC20BE" w:rsidRDefault="00C42990"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In 2019, t</w:t>
            </w:r>
            <w:r w:rsidRPr="00FC20BE">
              <w:rPr>
                <w:rFonts w:ascii="Calibri" w:hAnsi="Calibri" w:cs="Calibri"/>
                <w:b w:val="0"/>
                <w:bCs w:val="0"/>
              </w:rPr>
              <w:t xml:space="preserve">he </w:t>
            </w:r>
            <w:r w:rsidR="0060393C" w:rsidRPr="006D46D9">
              <w:rPr>
                <w:rFonts w:ascii="Calibri" w:hAnsi="Calibri" w:cs="Calibri"/>
                <w:b w:val="0"/>
                <w:bCs w:val="0"/>
              </w:rPr>
              <w:t xml:space="preserve">American Association of Physicists in Medicine </w:t>
            </w:r>
            <w:r w:rsidRPr="00FC20BE">
              <w:rPr>
                <w:rFonts w:ascii="Calibri" w:hAnsi="Calibri" w:cs="Calibri"/>
                <w:b w:val="0"/>
                <w:bCs w:val="0"/>
              </w:rPr>
              <w:t xml:space="preserve">released a position statement </w:t>
            </w:r>
            <w:r w:rsidR="0060393C" w:rsidRPr="006D46D9">
              <w:rPr>
                <w:rFonts w:ascii="Calibri" w:hAnsi="Calibri" w:cs="Calibri"/>
                <w:b w:val="0"/>
                <w:bCs w:val="0"/>
              </w:rPr>
              <w:t xml:space="preserve">stating </w:t>
            </w:r>
            <w:r w:rsidRPr="00FC20BE">
              <w:rPr>
                <w:rFonts w:ascii="Calibri" w:hAnsi="Calibri" w:cs="Calibri"/>
                <w:b w:val="0"/>
                <w:bCs w:val="0"/>
              </w:rPr>
              <w:t>gonadal and fetal shielding during diagnostic imaging should be discontinued</w:t>
            </w:r>
            <w:r w:rsidR="002F3563" w:rsidRPr="00FC20BE">
              <w:rPr>
                <w:rFonts w:ascii="Calibri" w:hAnsi="Calibri" w:cs="Calibri"/>
                <w:b w:val="0"/>
                <w:bCs w:val="0"/>
              </w:rPr>
              <w:t xml:space="preserve">, on the basis that it offers little to no benefit and may be harmful under </w:t>
            </w:r>
            <w:proofErr w:type="gramStart"/>
            <w:r w:rsidR="002F3563" w:rsidRPr="00FC20BE">
              <w:rPr>
                <w:rFonts w:ascii="Calibri" w:hAnsi="Calibri" w:cs="Calibri"/>
                <w:b w:val="0"/>
                <w:bCs w:val="0"/>
              </w:rPr>
              <w:t>particular conditions</w:t>
            </w:r>
            <w:proofErr w:type="gramEnd"/>
            <w:r w:rsidR="002F3563" w:rsidRPr="00FC20BE">
              <w:rPr>
                <w:rFonts w:ascii="Calibri" w:hAnsi="Calibri" w:cs="Calibri"/>
                <w:b w:val="0"/>
                <w:bCs w:val="0"/>
              </w:rPr>
              <w:t>.</w:t>
            </w:r>
          </w:p>
          <w:p w14:paraId="0DD3DC6C" w14:textId="3F9B98AD" w:rsidR="008F7BC7" w:rsidRPr="00FC20BE" w:rsidRDefault="00D9361C"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 xml:space="preserve">This guidance </w:t>
            </w:r>
            <w:r w:rsidR="00E31E1A" w:rsidRPr="00FC20BE">
              <w:rPr>
                <w:rFonts w:ascii="Calibri" w:hAnsi="Calibri" w:cs="Calibri"/>
                <w:b w:val="0"/>
                <w:bCs w:val="0"/>
                <w:lang w:val="en-CA"/>
              </w:rPr>
              <w:t>is supported by evidence that</w:t>
            </w:r>
            <w:r w:rsidR="002F3563" w:rsidRPr="00FC20BE">
              <w:rPr>
                <w:rFonts w:ascii="Calibri" w:hAnsi="Calibri" w:cs="Calibri"/>
                <w:b w:val="0"/>
                <w:bCs w:val="0"/>
                <w:lang w:val="en-CA"/>
              </w:rPr>
              <w:t xml:space="preserve"> the gonads are not as radiosensitive as once believed and that</w:t>
            </w:r>
            <w:r w:rsidRPr="00FC20BE">
              <w:rPr>
                <w:rFonts w:ascii="Calibri" w:hAnsi="Calibri" w:cs="Calibri"/>
                <w:b w:val="0"/>
                <w:bCs w:val="0"/>
                <w:lang w:val="en-CA"/>
              </w:rPr>
              <w:t xml:space="preserve"> </w:t>
            </w:r>
            <w:r w:rsidRPr="00FC20BE">
              <w:rPr>
                <w:rFonts w:ascii="Calibri" w:hAnsi="Calibri" w:cs="Calibri"/>
                <w:b w:val="0"/>
                <w:bCs w:val="0"/>
              </w:rPr>
              <w:t>shielding may conceal pathologic findings</w:t>
            </w:r>
            <w:r w:rsidR="0060393C" w:rsidRPr="006D46D9">
              <w:rPr>
                <w:rFonts w:ascii="Calibri" w:hAnsi="Calibri" w:cs="Calibri"/>
                <w:b w:val="0"/>
                <w:bCs w:val="0"/>
              </w:rPr>
              <w:t xml:space="preserve">, may </w:t>
            </w:r>
            <w:r w:rsidRPr="00FC20BE">
              <w:rPr>
                <w:rFonts w:ascii="Calibri" w:hAnsi="Calibri" w:cs="Calibri"/>
                <w:b w:val="0"/>
                <w:bCs w:val="0"/>
              </w:rPr>
              <w:t>hinder the imaging system's automatic exposure control</w:t>
            </w:r>
            <w:r w:rsidR="0060393C" w:rsidRPr="006D46D9">
              <w:rPr>
                <w:rFonts w:ascii="Calibri" w:hAnsi="Calibri" w:cs="Calibri"/>
                <w:b w:val="0"/>
                <w:bCs w:val="0"/>
              </w:rPr>
              <w:t>,</w:t>
            </w:r>
            <w:r w:rsidR="0060393C" w:rsidRPr="00FC20BE">
              <w:rPr>
                <w:rFonts w:ascii="Calibri" w:hAnsi="Calibri" w:cs="Calibri"/>
                <w:b w:val="0"/>
                <w:bCs w:val="0"/>
              </w:rPr>
              <w:t xml:space="preserve"> </w:t>
            </w:r>
            <w:r w:rsidR="002F3563" w:rsidRPr="00FC20BE">
              <w:rPr>
                <w:rFonts w:ascii="Calibri" w:hAnsi="Calibri" w:cs="Calibri"/>
                <w:b w:val="0"/>
                <w:bCs w:val="0"/>
              </w:rPr>
              <w:t xml:space="preserve">and </w:t>
            </w:r>
            <w:r w:rsidR="00E31E1A" w:rsidRPr="00FC20BE">
              <w:rPr>
                <w:rFonts w:ascii="Calibri" w:hAnsi="Calibri" w:cs="Calibri"/>
                <w:b w:val="0"/>
                <w:bCs w:val="0"/>
              </w:rPr>
              <w:t xml:space="preserve">does not </w:t>
            </w:r>
            <w:r w:rsidR="004F3CB2" w:rsidRPr="00FC20BE">
              <w:rPr>
                <w:rFonts w:ascii="Calibri" w:hAnsi="Calibri" w:cs="Calibri"/>
                <w:b w:val="0"/>
                <w:bCs w:val="0"/>
              </w:rPr>
              <w:t>decrease scatter within the patient’s body</w:t>
            </w:r>
            <w:r w:rsidR="002F3563" w:rsidRPr="00FC20BE">
              <w:rPr>
                <w:rFonts w:ascii="Calibri" w:hAnsi="Calibri" w:cs="Calibri"/>
                <w:b w:val="0"/>
                <w:bCs w:val="0"/>
              </w:rPr>
              <w:t>.</w:t>
            </w:r>
          </w:p>
          <w:p w14:paraId="32384274" w14:textId="42BEA35E" w:rsidR="008F7BC7" w:rsidRPr="00FC20BE" w:rsidRDefault="006933A8"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 xml:space="preserve">The </w:t>
            </w:r>
            <w:r w:rsidR="0060393C" w:rsidRPr="006D46D9">
              <w:rPr>
                <w:rFonts w:ascii="Calibri" w:hAnsi="Calibri" w:cs="Calibri"/>
                <w:b w:val="0"/>
                <w:bCs w:val="0"/>
                <w:lang w:val="en-CA"/>
              </w:rPr>
              <w:t xml:space="preserve">American Society of Radiologic Technologists </w:t>
            </w:r>
            <w:r w:rsidRPr="00FC20BE">
              <w:rPr>
                <w:rFonts w:ascii="Calibri" w:hAnsi="Calibri" w:cs="Calibri"/>
                <w:b w:val="0"/>
                <w:bCs w:val="0"/>
                <w:lang w:val="en-CA"/>
              </w:rPr>
              <w:t>Board of Directors released an independent statement that generally indicates the risk</w:t>
            </w:r>
            <w:r w:rsidR="0060393C" w:rsidRPr="006D46D9">
              <w:rPr>
                <w:rFonts w:ascii="Calibri" w:hAnsi="Calibri" w:cs="Calibri"/>
                <w:b w:val="0"/>
                <w:bCs w:val="0"/>
                <w:lang w:val="en-CA"/>
              </w:rPr>
              <w:t>s</w:t>
            </w:r>
            <w:r w:rsidRPr="00FC20BE">
              <w:rPr>
                <w:rFonts w:ascii="Calibri" w:hAnsi="Calibri" w:cs="Calibri"/>
                <w:b w:val="0"/>
                <w:bCs w:val="0"/>
                <w:lang w:val="en-CA"/>
              </w:rPr>
              <w:t xml:space="preserve"> of shielding outweigh the benefits</w:t>
            </w:r>
            <w:r w:rsidR="0060393C" w:rsidRPr="006D46D9">
              <w:rPr>
                <w:rFonts w:ascii="Calibri" w:hAnsi="Calibri" w:cs="Calibri"/>
                <w:b w:val="0"/>
                <w:bCs w:val="0"/>
                <w:lang w:val="en-CA"/>
              </w:rPr>
              <w:t>;</w:t>
            </w:r>
            <w:r w:rsidR="0060393C" w:rsidRPr="00FC20BE">
              <w:rPr>
                <w:rFonts w:ascii="Calibri" w:hAnsi="Calibri" w:cs="Calibri"/>
                <w:b w:val="0"/>
                <w:bCs w:val="0"/>
                <w:lang w:val="en-CA"/>
              </w:rPr>
              <w:t xml:space="preserve"> </w:t>
            </w:r>
            <w:r w:rsidRPr="00FC20BE">
              <w:rPr>
                <w:rFonts w:ascii="Calibri" w:hAnsi="Calibri" w:cs="Calibri"/>
                <w:b w:val="0"/>
                <w:bCs w:val="0"/>
                <w:lang w:val="en-CA"/>
              </w:rPr>
              <w:t xml:space="preserve">however, </w:t>
            </w:r>
            <w:r w:rsidR="0060393C" w:rsidRPr="006D46D9">
              <w:rPr>
                <w:rFonts w:ascii="Calibri" w:hAnsi="Calibri" w:cs="Calibri"/>
                <w:b w:val="0"/>
                <w:bCs w:val="0"/>
                <w:lang w:val="en-CA"/>
              </w:rPr>
              <w:t xml:space="preserve">it </w:t>
            </w:r>
            <w:r w:rsidRPr="00FC20BE">
              <w:rPr>
                <w:rFonts w:ascii="Calibri" w:hAnsi="Calibri" w:cs="Calibri"/>
                <w:b w:val="0"/>
                <w:bCs w:val="0"/>
              </w:rPr>
              <w:t>supports gonadal and fetal shielding when it is safe and appropriate, when it reduces excess radiation exposure</w:t>
            </w:r>
            <w:r w:rsidR="0060393C" w:rsidRPr="006D46D9">
              <w:rPr>
                <w:rFonts w:ascii="Calibri" w:hAnsi="Calibri" w:cs="Calibri"/>
                <w:b w:val="0"/>
                <w:bCs w:val="0"/>
              </w:rPr>
              <w:t>,</w:t>
            </w:r>
            <w:r w:rsidRPr="00FC20BE">
              <w:rPr>
                <w:rFonts w:ascii="Calibri" w:hAnsi="Calibri" w:cs="Calibri"/>
                <w:b w:val="0"/>
                <w:bCs w:val="0"/>
              </w:rPr>
              <w:t xml:space="preserve"> and when it increases patient comfort and confidence.</w:t>
            </w:r>
          </w:p>
          <w:p w14:paraId="13BBD4B5" w14:textId="6CB6DE6C" w:rsidR="006933A8" w:rsidRPr="00FC20BE" w:rsidRDefault="006933A8"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lastRenderedPageBreak/>
              <w:t>Radiolo</w:t>
            </w:r>
            <w:r w:rsidR="006512C1" w:rsidRPr="00FC20BE">
              <w:rPr>
                <w:rFonts w:ascii="Calibri" w:hAnsi="Calibri" w:cs="Calibri"/>
                <w:b w:val="0"/>
                <w:bCs w:val="0"/>
                <w:lang w:val="en-CA"/>
              </w:rPr>
              <w:t xml:space="preserve">gic technologists </w:t>
            </w:r>
            <w:r w:rsidR="00723CE7" w:rsidRPr="00FC20BE">
              <w:rPr>
                <w:rFonts w:ascii="Calibri" w:hAnsi="Calibri" w:cs="Calibri"/>
                <w:b w:val="0"/>
                <w:bCs w:val="0"/>
                <w:lang w:val="en-CA"/>
              </w:rPr>
              <w:t xml:space="preserve">need to navigate guidance in practice, adopt strategies to protect patients from radiation exposure, and educate patients on </w:t>
            </w:r>
            <w:r w:rsidR="0060393C" w:rsidRPr="006D46D9">
              <w:rPr>
                <w:rFonts w:ascii="Calibri" w:hAnsi="Calibri" w:cs="Calibri"/>
                <w:b w:val="0"/>
                <w:bCs w:val="0"/>
                <w:lang w:val="en-CA"/>
              </w:rPr>
              <w:t xml:space="preserve">the </w:t>
            </w:r>
            <w:r w:rsidR="00723CE7" w:rsidRPr="00FC20BE">
              <w:rPr>
                <w:rFonts w:ascii="Calibri" w:hAnsi="Calibri" w:cs="Calibri"/>
                <w:b w:val="0"/>
                <w:bCs w:val="0"/>
                <w:lang w:val="en-CA"/>
              </w:rPr>
              <w:t>current practice for gonadal and fetal shielding.</w:t>
            </w:r>
            <w:r w:rsidR="006512C1" w:rsidRPr="00FC20BE">
              <w:rPr>
                <w:rFonts w:ascii="Calibri" w:hAnsi="Calibri" w:cs="Calibri"/>
                <w:b w:val="0"/>
                <w:bCs w:val="0"/>
                <w:lang w:val="en-CA"/>
              </w:rPr>
              <w:t xml:space="preserve"> </w:t>
            </w:r>
          </w:p>
        </w:tc>
      </w:tr>
    </w:tbl>
    <w:p w14:paraId="227A98C8" w14:textId="00B764B1" w:rsidR="0042407F" w:rsidRPr="00440F3E" w:rsidRDefault="008F7BC7" w:rsidP="00440F3E">
      <w:pPr>
        <w:spacing w:after="0" w:line="360" w:lineRule="auto"/>
        <w:rPr>
          <w:rFonts w:ascii="Calibri" w:hAnsi="Calibri" w:cs="Calibri"/>
          <w:b/>
          <w:bCs/>
        </w:rPr>
      </w:pPr>
      <w:r w:rsidRPr="003123E7">
        <w:rPr>
          <w:rFonts w:ascii="Calibri" w:hAnsi="Calibri" w:cs="Calibri"/>
        </w:rPr>
        <w:lastRenderedPageBreak/>
        <w:br w:type="page"/>
      </w:r>
      <w:r w:rsidR="002F17D9" w:rsidRPr="00440F3E">
        <w:rPr>
          <w:rFonts w:ascii="Calibri" w:hAnsi="Calibri" w:cs="Calibri"/>
          <w:b/>
          <w:bCs/>
        </w:rPr>
        <w:lastRenderedPageBreak/>
        <w:t>Introduction</w:t>
      </w:r>
    </w:p>
    <w:p w14:paraId="537F86E4" w14:textId="4C37F847" w:rsidR="00F60FB4" w:rsidRPr="00440F3E" w:rsidRDefault="00E014A6" w:rsidP="00440F3E">
      <w:pPr>
        <w:spacing w:after="0" w:line="360" w:lineRule="auto"/>
        <w:rPr>
          <w:rFonts w:ascii="Calibri" w:hAnsi="Calibri" w:cs="Calibri"/>
        </w:rPr>
      </w:pPr>
      <w:r w:rsidRPr="00440F3E">
        <w:rPr>
          <w:rFonts w:ascii="Calibri" w:hAnsi="Calibri" w:cs="Calibri"/>
        </w:rPr>
        <w:t xml:space="preserve">Since the 1950s, radiologic technologists have routinely used lead shields to protect patients from radiation exposure and </w:t>
      </w:r>
      <w:r w:rsidR="005E12EA">
        <w:rPr>
          <w:rFonts w:ascii="Calibri" w:hAnsi="Calibri" w:cs="Calibri"/>
        </w:rPr>
        <w:t xml:space="preserve">to </w:t>
      </w:r>
      <w:r w:rsidRPr="00440F3E">
        <w:rPr>
          <w:rFonts w:ascii="Calibri" w:hAnsi="Calibri" w:cs="Calibri"/>
        </w:rPr>
        <w:t>reduce the risk of passing radiation-induced mutat</w:t>
      </w:r>
      <w:r w:rsidR="00E60FBA" w:rsidRPr="00440F3E">
        <w:rPr>
          <w:rFonts w:ascii="Calibri" w:hAnsi="Calibri" w:cs="Calibri"/>
        </w:rPr>
        <w:t>ions</w:t>
      </w:r>
      <w:r w:rsidRPr="00440F3E">
        <w:rPr>
          <w:rFonts w:ascii="Calibri" w:hAnsi="Calibri" w:cs="Calibri"/>
        </w:rPr>
        <w:t xml:space="preserve"> </w:t>
      </w:r>
      <w:r w:rsidR="00A22164">
        <w:rPr>
          <w:rFonts w:ascii="Calibri" w:hAnsi="Calibri" w:cs="Calibri"/>
        </w:rPr>
        <w:t xml:space="preserve">on </w:t>
      </w:r>
      <w:r w:rsidRPr="00440F3E">
        <w:rPr>
          <w:rFonts w:ascii="Calibri" w:hAnsi="Calibri" w:cs="Calibri"/>
        </w:rPr>
        <w:t>to future generations.</w:t>
      </w:r>
      <w:r w:rsidR="00E60FBA" w:rsidRPr="00440F3E">
        <w:rPr>
          <w:rFonts w:ascii="Calibri" w:hAnsi="Calibri" w:cs="Calibri"/>
        </w:rPr>
        <w:t xml:space="preserve"> Shielding pati</w:t>
      </w:r>
      <w:r w:rsidR="005E12EA">
        <w:rPr>
          <w:rFonts w:ascii="Calibri" w:hAnsi="Calibri" w:cs="Calibri"/>
        </w:rPr>
        <w:t>e</w:t>
      </w:r>
      <w:r w:rsidR="00E60FBA" w:rsidRPr="00440F3E">
        <w:rPr>
          <w:rFonts w:ascii="Calibri" w:hAnsi="Calibri" w:cs="Calibri"/>
        </w:rPr>
        <w:t>nts is one of the “cardinal rules” of radiation protection</w:t>
      </w:r>
      <w:r w:rsidR="00A22164">
        <w:rPr>
          <w:rFonts w:ascii="Calibri" w:hAnsi="Calibri" w:cs="Calibri"/>
        </w:rPr>
        <w:t>, or</w:t>
      </w:r>
      <w:r w:rsidR="00A22164" w:rsidRPr="00440F3E">
        <w:rPr>
          <w:rFonts w:ascii="Calibri" w:hAnsi="Calibri" w:cs="Calibri"/>
        </w:rPr>
        <w:t xml:space="preserve"> </w:t>
      </w:r>
      <w:r w:rsidR="00E60FBA" w:rsidRPr="00440F3E">
        <w:rPr>
          <w:rFonts w:ascii="Calibri" w:hAnsi="Calibri" w:cs="Calibri"/>
        </w:rPr>
        <w:t>time, distance</w:t>
      </w:r>
      <w:r w:rsidR="00A22164">
        <w:rPr>
          <w:rFonts w:ascii="Calibri" w:hAnsi="Calibri" w:cs="Calibri"/>
        </w:rPr>
        <w:t>,</w:t>
      </w:r>
      <w:r w:rsidR="00E60FBA" w:rsidRPr="00440F3E">
        <w:rPr>
          <w:rFonts w:ascii="Calibri" w:hAnsi="Calibri" w:cs="Calibri"/>
        </w:rPr>
        <w:t xml:space="preserve"> and shielding</w:t>
      </w:r>
      <w:r w:rsidR="00A22164">
        <w:rPr>
          <w:rFonts w:ascii="Calibri" w:hAnsi="Calibri" w:cs="Calibri"/>
        </w:rPr>
        <w:t xml:space="preserve">: </w:t>
      </w:r>
      <w:r w:rsidR="00E60FBA" w:rsidRPr="00440F3E">
        <w:rPr>
          <w:rFonts w:ascii="Calibri" w:hAnsi="Calibri" w:cs="Calibri"/>
        </w:rPr>
        <w:t>minimize time, maximize distance</w:t>
      </w:r>
      <w:r w:rsidR="00A22164">
        <w:rPr>
          <w:rFonts w:ascii="Calibri" w:hAnsi="Calibri" w:cs="Calibri"/>
        </w:rPr>
        <w:t>,</w:t>
      </w:r>
      <w:r w:rsidR="00E60FBA" w:rsidRPr="00440F3E">
        <w:rPr>
          <w:rFonts w:ascii="Calibri" w:hAnsi="Calibri" w:cs="Calibri"/>
        </w:rPr>
        <w:t xml:space="preserve"> and shield the patient.</w:t>
      </w:r>
      <w:r w:rsidR="005E12EA">
        <w:rPr>
          <w:rFonts w:ascii="Calibri" w:hAnsi="Calibri" w:cs="Calibri"/>
        </w:rPr>
        <w:t xml:space="preserve"> </w:t>
      </w:r>
      <w:r w:rsidR="00E60FBA" w:rsidRPr="00440F3E">
        <w:rPr>
          <w:rFonts w:ascii="Calibri" w:hAnsi="Calibri" w:cs="Calibri"/>
        </w:rPr>
        <w:t>However, recent scientific evidence has prompted the radiologic science community to reassess the benefits of protective shielding. In April 2019,</w:t>
      </w:r>
      <w:r w:rsidR="00A22164">
        <w:rPr>
          <w:rFonts w:ascii="Calibri" w:hAnsi="Calibri" w:cs="Calibri"/>
        </w:rPr>
        <w:t xml:space="preserve"> </w:t>
      </w:r>
      <w:r w:rsidR="00E6352D">
        <w:rPr>
          <w:rFonts w:ascii="Calibri" w:hAnsi="Calibri" w:cs="Calibri"/>
        </w:rPr>
        <w:t xml:space="preserve">the </w:t>
      </w:r>
      <w:r w:rsidR="00A910FA" w:rsidRPr="00422F04">
        <w:rPr>
          <w:rFonts w:ascii="Calibri" w:hAnsi="Calibri" w:cs="Calibri"/>
          <w:highlight w:val="yellow"/>
        </w:rPr>
        <w:t xml:space="preserve">American Association of Physicists in Medicine (AAPM) </w:t>
      </w:r>
      <w:r w:rsidR="00141313" w:rsidRPr="00422F04">
        <w:rPr>
          <w:rFonts w:ascii="Calibri" w:hAnsi="Calibri" w:cs="Calibri"/>
          <w:highlight w:val="yellow"/>
        </w:rPr>
        <w:t xml:space="preserve">published </w:t>
      </w:r>
      <w:r w:rsidR="00A910FA" w:rsidRPr="00422F04">
        <w:rPr>
          <w:rFonts w:ascii="Calibri" w:hAnsi="Calibri" w:cs="Calibri"/>
          <w:highlight w:val="yellow"/>
        </w:rPr>
        <w:t xml:space="preserve">the Position Statement on the Use of Patient Gonadal and </w:t>
      </w:r>
      <w:r w:rsidR="00BC6FDC" w:rsidRPr="00422F04">
        <w:rPr>
          <w:rFonts w:ascii="Calibri" w:hAnsi="Calibri" w:cs="Calibri"/>
          <w:highlight w:val="yellow"/>
        </w:rPr>
        <w:t xml:space="preserve">Fetal </w:t>
      </w:r>
      <w:r w:rsidR="00A910FA" w:rsidRPr="00422F04">
        <w:rPr>
          <w:rFonts w:ascii="Calibri" w:hAnsi="Calibri" w:cs="Calibri"/>
          <w:highlight w:val="yellow"/>
        </w:rPr>
        <w:t>Shielding</w:t>
      </w:r>
      <w:r w:rsidR="00A910FA" w:rsidRPr="00440F3E">
        <w:rPr>
          <w:rFonts w:ascii="Calibri" w:hAnsi="Calibri" w:cs="Calibri"/>
        </w:rPr>
        <w:t xml:space="preserve"> and </w:t>
      </w:r>
      <w:r w:rsidR="00141313" w:rsidRPr="00440F3E">
        <w:rPr>
          <w:rFonts w:ascii="Calibri" w:hAnsi="Calibri" w:cs="Calibri"/>
        </w:rPr>
        <w:t xml:space="preserve">shortly thereafter </w:t>
      </w:r>
      <w:r w:rsidR="00A910FA" w:rsidRPr="00440F3E">
        <w:rPr>
          <w:rFonts w:ascii="Calibri" w:hAnsi="Calibri" w:cs="Calibri"/>
        </w:rPr>
        <w:t xml:space="preserve">the article, </w:t>
      </w:r>
      <w:r w:rsidR="00A910FA" w:rsidRPr="00440F3E">
        <w:rPr>
          <w:rFonts w:ascii="Calibri" w:hAnsi="Calibri" w:cs="Calibri"/>
          <w:i/>
        </w:rPr>
        <w:t xml:space="preserve">Patient </w:t>
      </w:r>
      <w:r w:rsidR="00B21ACA" w:rsidRPr="00440F3E">
        <w:rPr>
          <w:rFonts w:ascii="Calibri" w:hAnsi="Calibri" w:cs="Calibri"/>
          <w:i/>
        </w:rPr>
        <w:t>S</w:t>
      </w:r>
      <w:r w:rsidR="00A910FA" w:rsidRPr="00440F3E">
        <w:rPr>
          <w:rFonts w:ascii="Calibri" w:hAnsi="Calibri" w:cs="Calibri"/>
          <w:i/>
        </w:rPr>
        <w:t xml:space="preserve">hielding in </w:t>
      </w:r>
      <w:r w:rsidR="00B21ACA" w:rsidRPr="00440F3E">
        <w:rPr>
          <w:rFonts w:ascii="Calibri" w:hAnsi="Calibri" w:cs="Calibri"/>
          <w:i/>
        </w:rPr>
        <w:t>D</w:t>
      </w:r>
      <w:r w:rsidR="00A910FA" w:rsidRPr="00440F3E">
        <w:rPr>
          <w:rFonts w:ascii="Calibri" w:hAnsi="Calibri" w:cs="Calibri"/>
          <w:i/>
        </w:rPr>
        <w:t xml:space="preserve">iagnostic </w:t>
      </w:r>
      <w:r w:rsidR="00B21ACA" w:rsidRPr="00440F3E">
        <w:rPr>
          <w:rFonts w:ascii="Calibri" w:hAnsi="Calibri" w:cs="Calibri"/>
          <w:i/>
        </w:rPr>
        <w:t>I</w:t>
      </w:r>
      <w:r w:rsidR="00A910FA" w:rsidRPr="00440F3E">
        <w:rPr>
          <w:rFonts w:ascii="Calibri" w:hAnsi="Calibri" w:cs="Calibri"/>
          <w:i/>
        </w:rPr>
        <w:t xml:space="preserve">maging: </w:t>
      </w:r>
      <w:r w:rsidR="00B21ACA" w:rsidRPr="00440F3E">
        <w:rPr>
          <w:rFonts w:ascii="Calibri" w:hAnsi="Calibri" w:cs="Calibri"/>
          <w:i/>
        </w:rPr>
        <w:t>D</w:t>
      </w:r>
      <w:r w:rsidR="00A910FA" w:rsidRPr="00440F3E">
        <w:rPr>
          <w:rFonts w:ascii="Calibri" w:hAnsi="Calibri" w:cs="Calibri"/>
          <w:i/>
        </w:rPr>
        <w:t xml:space="preserve">iscontinuing a </w:t>
      </w:r>
      <w:r w:rsidR="00B21ACA" w:rsidRPr="00440F3E">
        <w:rPr>
          <w:rFonts w:ascii="Calibri" w:hAnsi="Calibri" w:cs="Calibri"/>
          <w:i/>
        </w:rPr>
        <w:t>L</w:t>
      </w:r>
      <w:r w:rsidR="00A910FA" w:rsidRPr="00440F3E">
        <w:rPr>
          <w:rFonts w:ascii="Calibri" w:hAnsi="Calibri" w:cs="Calibri"/>
          <w:i/>
        </w:rPr>
        <w:t xml:space="preserve">egacy </w:t>
      </w:r>
      <w:r w:rsidR="00B21ACA" w:rsidRPr="00FC20BE">
        <w:rPr>
          <w:rFonts w:ascii="Calibri" w:hAnsi="Calibri" w:cs="Calibri"/>
          <w:i/>
        </w:rPr>
        <w:t>P</w:t>
      </w:r>
      <w:r w:rsidR="00A910FA" w:rsidRPr="00FC20BE">
        <w:rPr>
          <w:rFonts w:ascii="Calibri" w:hAnsi="Calibri" w:cs="Calibri"/>
          <w:i/>
        </w:rPr>
        <w:t>ractice</w:t>
      </w:r>
      <w:bookmarkStart w:id="0" w:name="_Ref134783505"/>
      <w:r w:rsidR="00A22164">
        <w:rPr>
          <w:rFonts w:ascii="Calibri" w:hAnsi="Calibri" w:cs="Calibri"/>
          <w:iCs/>
        </w:rPr>
        <w:t>.</w:t>
      </w:r>
      <w:r w:rsidR="003E0030" w:rsidRPr="00440F3E">
        <w:rPr>
          <w:rStyle w:val="EndnoteReference"/>
          <w:rFonts w:ascii="Calibri" w:hAnsi="Calibri" w:cs="Calibri"/>
          <w:iCs/>
        </w:rPr>
        <w:endnoteReference w:id="2"/>
      </w:r>
      <w:bookmarkEnd w:id="0"/>
      <w:r w:rsidR="003E0030" w:rsidRPr="00440F3E">
        <w:rPr>
          <w:rFonts w:ascii="Calibri" w:hAnsi="Calibri" w:cs="Calibri"/>
          <w:iCs/>
          <w:vertAlign w:val="superscript"/>
        </w:rPr>
        <w:t>,</w:t>
      </w:r>
      <w:bookmarkStart w:id="1" w:name="_Ref134783565"/>
      <w:r w:rsidR="003E0030" w:rsidRPr="00440F3E">
        <w:rPr>
          <w:rStyle w:val="EndnoteReference"/>
          <w:rFonts w:ascii="Calibri" w:hAnsi="Calibri" w:cs="Calibri"/>
          <w:iCs/>
        </w:rPr>
        <w:endnoteReference w:id="3"/>
      </w:r>
      <w:bookmarkEnd w:id="1"/>
      <w:r w:rsidR="00A910FA" w:rsidRPr="00440F3E">
        <w:rPr>
          <w:rFonts w:ascii="Calibri" w:hAnsi="Calibri" w:cs="Calibri"/>
        </w:rPr>
        <w:t xml:space="preserve"> </w:t>
      </w:r>
      <w:commentRangeStart w:id="2"/>
      <w:r w:rsidR="003E1DC8" w:rsidRPr="00422F04">
        <w:rPr>
          <w:rFonts w:ascii="Calibri" w:hAnsi="Calibri" w:cs="Calibri"/>
          <w:highlight w:val="green"/>
        </w:rPr>
        <w:t>The</w:t>
      </w:r>
      <w:commentRangeEnd w:id="2"/>
      <w:r w:rsidR="008053A5">
        <w:rPr>
          <w:rStyle w:val="CommentReference"/>
        </w:rPr>
        <w:commentReference w:id="2"/>
      </w:r>
      <w:r w:rsidR="003E1DC8" w:rsidRPr="00422F04">
        <w:rPr>
          <w:rFonts w:ascii="Calibri" w:hAnsi="Calibri" w:cs="Calibri"/>
          <w:highlight w:val="green"/>
        </w:rPr>
        <w:t xml:space="preserve"> AAPM position statement stated that gonadal and fetal shielding during diagnostic imaging should be discontinued</w:t>
      </w:r>
      <w:r w:rsidR="003E1DC8" w:rsidRPr="00440F3E">
        <w:rPr>
          <w:rFonts w:ascii="Calibri" w:hAnsi="Calibri" w:cs="Calibri"/>
        </w:rPr>
        <w:t>.</w:t>
      </w:r>
      <w:r w:rsidR="003E1DC8" w:rsidRPr="00440F3E">
        <w:rPr>
          <w:rStyle w:val="EndnoteReference"/>
          <w:rFonts w:ascii="Calibri" w:hAnsi="Calibri" w:cs="Calibri"/>
        </w:rPr>
        <w:t>1</w:t>
      </w:r>
      <w:r w:rsidR="003E1DC8" w:rsidRPr="00440F3E">
        <w:rPr>
          <w:rFonts w:ascii="Calibri" w:hAnsi="Calibri" w:cs="Calibri"/>
        </w:rPr>
        <w:t xml:space="preserve"> </w:t>
      </w:r>
      <w:r w:rsidR="00BC6FDC" w:rsidRPr="00440F3E">
        <w:rPr>
          <w:rFonts w:ascii="Calibri" w:hAnsi="Calibri" w:cs="Calibri"/>
        </w:rPr>
        <w:t>T</w:t>
      </w:r>
      <w:r w:rsidR="007B5A53" w:rsidRPr="00440F3E">
        <w:rPr>
          <w:rFonts w:ascii="Calibri" w:hAnsi="Calibri" w:cs="Calibri"/>
        </w:rPr>
        <w:t>h</w:t>
      </w:r>
      <w:r w:rsidR="005515A8" w:rsidRPr="00440F3E">
        <w:rPr>
          <w:rFonts w:ascii="Calibri" w:hAnsi="Calibri" w:cs="Calibri"/>
        </w:rPr>
        <w:t>is</w:t>
      </w:r>
      <w:r w:rsidR="007B5A53" w:rsidRPr="00440F3E">
        <w:rPr>
          <w:rFonts w:ascii="Calibri" w:hAnsi="Calibri" w:cs="Calibri"/>
        </w:rPr>
        <w:t xml:space="preserve"> statement</w:t>
      </w:r>
      <w:r w:rsidR="005515A8" w:rsidRPr="00440F3E">
        <w:rPr>
          <w:rFonts w:ascii="Calibri" w:hAnsi="Calibri" w:cs="Calibri"/>
        </w:rPr>
        <w:t xml:space="preserve"> and </w:t>
      </w:r>
      <w:r w:rsidR="00357D66" w:rsidRPr="00440F3E">
        <w:rPr>
          <w:rFonts w:ascii="Calibri" w:hAnsi="Calibri" w:cs="Calibri"/>
        </w:rPr>
        <w:t>article</w:t>
      </w:r>
      <w:r w:rsidR="007B5A53" w:rsidRPr="00440F3E">
        <w:rPr>
          <w:rFonts w:ascii="Calibri" w:hAnsi="Calibri" w:cs="Calibri"/>
        </w:rPr>
        <w:t xml:space="preserve"> </w:t>
      </w:r>
      <w:r w:rsidR="00F36FD6" w:rsidRPr="00440F3E">
        <w:rPr>
          <w:rFonts w:ascii="Calibri" w:hAnsi="Calibri" w:cs="Calibri"/>
        </w:rPr>
        <w:t xml:space="preserve">sent a shockwave through the </w:t>
      </w:r>
      <w:r w:rsidR="00B21ACA" w:rsidRPr="00440F3E">
        <w:rPr>
          <w:rFonts w:ascii="Calibri" w:hAnsi="Calibri" w:cs="Calibri"/>
        </w:rPr>
        <w:t>r</w:t>
      </w:r>
      <w:r w:rsidR="007B5A53" w:rsidRPr="00440F3E">
        <w:rPr>
          <w:rFonts w:ascii="Calibri" w:hAnsi="Calibri" w:cs="Calibri"/>
        </w:rPr>
        <w:t xml:space="preserve">adiologic </w:t>
      </w:r>
      <w:r w:rsidR="00B21ACA" w:rsidRPr="00440F3E">
        <w:rPr>
          <w:rFonts w:ascii="Calibri" w:hAnsi="Calibri" w:cs="Calibri"/>
        </w:rPr>
        <w:t>s</w:t>
      </w:r>
      <w:r w:rsidR="007B5A53" w:rsidRPr="00440F3E">
        <w:rPr>
          <w:rFonts w:ascii="Calibri" w:hAnsi="Calibri" w:cs="Calibri"/>
        </w:rPr>
        <w:t>cience community</w:t>
      </w:r>
      <w:r w:rsidR="00F36FD6" w:rsidRPr="00440F3E">
        <w:rPr>
          <w:rFonts w:ascii="Calibri" w:hAnsi="Calibri" w:cs="Calibri"/>
        </w:rPr>
        <w:t>. T</w:t>
      </w:r>
      <w:r w:rsidR="007B5A53" w:rsidRPr="00440F3E">
        <w:rPr>
          <w:rFonts w:ascii="Calibri" w:hAnsi="Calibri" w:cs="Calibri"/>
        </w:rPr>
        <w:t xml:space="preserve">oday, we </w:t>
      </w:r>
      <w:r w:rsidR="00F36FD6" w:rsidRPr="00440F3E">
        <w:rPr>
          <w:rFonts w:ascii="Calibri" w:hAnsi="Calibri" w:cs="Calibri"/>
        </w:rPr>
        <w:t xml:space="preserve">still struggle with the implications of these statements </w:t>
      </w:r>
      <w:r w:rsidR="00B5755E" w:rsidRPr="00440F3E">
        <w:rPr>
          <w:rFonts w:ascii="Calibri" w:hAnsi="Calibri" w:cs="Calibri"/>
        </w:rPr>
        <w:t xml:space="preserve">and how </w:t>
      </w:r>
      <w:r w:rsidR="00F36FD6" w:rsidRPr="00440F3E">
        <w:rPr>
          <w:rFonts w:ascii="Calibri" w:hAnsi="Calibri" w:cs="Calibri"/>
        </w:rPr>
        <w:t>they</w:t>
      </w:r>
      <w:r w:rsidR="00B5755E" w:rsidRPr="00440F3E">
        <w:rPr>
          <w:rFonts w:ascii="Calibri" w:hAnsi="Calibri" w:cs="Calibri"/>
        </w:rPr>
        <w:t xml:space="preserve"> impact radiography p</w:t>
      </w:r>
      <w:r w:rsidR="00F36FD6" w:rsidRPr="00440F3E">
        <w:rPr>
          <w:rFonts w:ascii="Calibri" w:hAnsi="Calibri" w:cs="Calibri"/>
        </w:rPr>
        <w:t>ractice</w:t>
      </w:r>
      <w:r w:rsidR="007B5A53" w:rsidRPr="00440F3E">
        <w:rPr>
          <w:rFonts w:ascii="Calibri" w:hAnsi="Calibri" w:cs="Calibri"/>
        </w:rPr>
        <w:t>.</w:t>
      </w:r>
    </w:p>
    <w:p w14:paraId="520AE926" w14:textId="77777777" w:rsidR="00414DEA" w:rsidRPr="00440F3E" w:rsidRDefault="00414DEA" w:rsidP="00440F3E">
      <w:pPr>
        <w:spacing w:after="0" w:line="360" w:lineRule="auto"/>
        <w:rPr>
          <w:rFonts w:ascii="Calibri" w:hAnsi="Calibri" w:cs="Calibri"/>
        </w:rPr>
      </w:pPr>
    </w:p>
    <w:p w14:paraId="5467E98B" w14:textId="0763C039" w:rsidR="007B5A53" w:rsidRPr="00440F3E" w:rsidRDefault="0040220A" w:rsidP="00440F3E">
      <w:pPr>
        <w:spacing w:after="0" w:line="360" w:lineRule="auto"/>
        <w:rPr>
          <w:rFonts w:ascii="Calibri" w:hAnsi="Calibri" w:cs="Calibri"/>
        </w:rPr>
      </w:pPr>
      <w:r w:rsidRPr="00440F3E">
        <w:rPr>
          <w:rFonts w:ascii="Calibri" w:hAnsi="Calibri" w:cs="Calibri"/>
        </w:rPr>
        <w:t xml:space="preserve">Shortly after the AAPM position statement was published, </w:t>
      </w:r>
      <w:r w:rsidR="00A910FA" w:rsidRPr="00440F3E">
        <w:rPr>
          <w:rFonts w:ascii="Calibri" w:hAnsi="Calibri" w:cs="Calibri"/>
        </w:rPr>
        <w:t>Marsh and Silosky</w:t>
      </w:r>
      <w:r w:rsidR="005515A8" w:rsidRPr="00440F3E">
        <w:rPr>
          <w:rFonts w:ascii="Calibri" w:hAnsi="Calibri" w:cs="Calibri"/>
        </w:rPr>
        <w:t xml:space="preserve"> </w:t>
      </w:r>
      <w:r w:rsidR="00141313" w:rsidRPr="00440F3E">
        <w:rPr>
          <w:rFonts w:ascii="Calibri" w:hAnsi="Calibri" w:cs="Calibri"/>
        </w:rPr>
        <w:t xml:space="preserve">determined </w:t>
      </w:r>
      <w:r w:rsidR="00A910FA" w:rsidRPr="00440F3E">
        <w:rPr>
          <w:rFonts w:ascii="Calibri" w:hAnsi="Calibri" w:cs="Calibri"/>
        </w:rPr>
        <w:t xml:space="preserve">that </w:t>
      </w:r>
      <w:r w:rsidR="00141313" w:rsidRPr="00440F3E">
        <w:rPr>
          <w:rFonts w:ascii="Calibri" w:hAnsi="Calibri" w:cs="Calibri"/>
        </w:rPr>
        <w:t xml:space="preserve">even though </w:t>
      </w:r>
      <w:r w:rsidR="00A910FA" w:rsidRPr="00440F3E">
        <w:rPr>
          <w:rFonts w:ascii="Calibri" w:hAnsi="Calibri" w:cs="Calibri"/>
        </w:rPr>
        <w:t xml:space="preserve">patient shielding is </w:t>
      </w:r>
      <w:r w:rsidR="00141313" w:rsidRPr="00440F3E">
        <w:rPr>
          <w:rFonts w:ascii="Calibri" w:hAnsi="Calibri" w:cs="Calibri"/>
        </w:rPr>
        <w:t>routine</w:t>
      </w:r>
      <w:r w:rsidR="00A910FA" w:rsidRPr="00440F3E">
        <w:rPr>
          <w:rFonts w:ascii="Calibri" w:hAnsi="Calibri" w:cs="Calibri"/>
        </w:rPr>
        <w:t xml:space="preserve"> practice in diagnostic imaging, </w:t>
      </w:r>
      <w:r w:rsidR="00141313" w:rsidRPr="00440F3E">
        <w:rPr>
          <w:rFonts w:ascii="Calibri" w:hAnsi="Calibri" w:cs="Calibri"/>
        </w:rPr>
        <w:t xml:space="preserve">research demonstrates </w:t>
      </w:r>
      <w:r w:rsidR="00A910FA" w:rsidRPr="00440F3E">
        <w:rPr>
          <w:rFonts w:ascii="Calibri" w:hAnsi="Calibri" w:cs="Calibri"/>
        </w:rPr>
        <w:t xml:space="preserve">that it </w:t>
      </w:r>
      <w:r w:rsidR="00141313" w:rsidRPr="00440F3E">
        <w:rPr>
          <w:rFonts w:ascii="Calibri" w:hAnsi="Calibri" w:cs="Calibri"/>
        </w:rPr>
        <w:t>offers</w:t>
      </w:r>
      <w:r w:rsidR="00A910FA" w:rsidRPr="00440F3E">
        <w:rPr>
          <w:rFonts w:ascii="Calibri" w:hAnsi="Calibri" w:cs="Calibri"/>
        </w:rPr>
        <w:t xml:space="preserve"> </w:t>
      </w:r>
      <w:r w:rsidR="005515A8" w:rsidRPr="00440F3E">
        <w:rPr>
          <w:rFonts w:ascii="Calibri" w:hAnsi="Calibri" w:cs="Calibri"/>
        </w:rPr>
        <w:t>little to</w:t>
      </w:r>
      <w:r w:rsidR="00A910FA" w:rsidRPr="00440F3E">
        <w:rPr>
          <w:rFonts w:ascii="Calibri" w:hAnsi="Calibri" w:cs="Calibri"/>
        </w:rPr>
        <w:t xml:space="preserve"> no benefit and </w:t>
      </w:r>
      <w:r w:rsidR="002257A2" w:rsidRPr="00440F3E">
        <w:rPr>
          <w:rFonts w:ascii="Calibri" w:hAnsi="Calibri" w:cs="Calibri"/>
        </w:rPr>
        <w:t xml:space="preserve">may actually </w:t>
      </w:r>
      <w:r w:rsidR="00A910FA" w:rsidRPr="00440F3E">
        <w:rPr>
          <w:rFonts w:ascii="Calibri" w:hAnsi="Calibri" w:cs="Calibri"/>
        </w:rPr>
        <w:t>increas</w:t>
      </w:r>
      <w:r w:rsidR="002257A2" w:rsidRPr="00440F3E">
        <w:rPr>
          <w:rFonts w:ascii="Calibri" w:hAnsi="Calibri" w:cs="Calibri"/>
        </w:rPr>
        <w:t>e</w:t>
      </w:r>
      <w:r w:rsidR="00A910FA" w:rsidRPr="00440F3E">
        <w:rPr>
          <w:rFonts w:ascii="Calibri" w:hAnsi="Calibri" w:cs="Calibri"/>
        </w:rPr>
        <w:t xml:space="preserve"> patient dose and compromis</w:t>
      </w:r>
      <w:r w:rsidR="002257A2" w:rsidRPr="00440F3E">
        <w:rPr>
          <w:rFonts w:ascii="Calibri" w:hAnsi="Calibri" w:cs="Calibri"/>
        </w:rPr>
        <w:t>e</w:t>
      </w:r>
      <w:r w:rsidR="00A910FA" w:rsidRPr="00440F3E">
        <w:rPr>
          <w:rFonts w:ascii="Calibri" w:hAnsi="Calibri" w:cs="Calibri"/>
        </w:rPr>
        <w:t xml:space="preserve"> the diagnostic </w:t>
      </w:r>
      <w:r w:rsidR="002257A2" w:rsidRPr="00440F3E">
        <w:rPr>
          <w:rFonts w:ascii="Calibri" w:hAnsi="Calibri" w:cs="Calibri"/>
        </w:rPr>
        <w:t xml:space="preserve">value </w:t>
      </w:r>
      <w:r w:rsidR="00A910FA" w:rsidRPr="00440F3E">
        <w:rPr>
          <w:rFonts w:ascii="Calibri" w:hAnsi="Calibri" w:cs="Calibri"/>
        </w:rPr>
        <w:t xml:space="preserve">of </w:t>
      </w:r>
      <w:r w:rsidR="002257A2" w:rsidRPr="00440F3E">
        <w:rPr>
          <w:rFonts w:ascii="Calibri" w:hAnsi="Calibri" w:cs="Calibri"/>
        </w:rPr>
        <w:t>the examination</w:t>
      </w:r>
      <w:r w:rsidR="00A910FA" w:rsidRPr="00440F3E">
        <w:rPr>
          <w:rFonts w:ascii="Calibri" w:hAnsi="Calibri" w:cs="Calibri"/>
        </w:rPr>
        <w:t>.</w:t>
      </w:r>
      <w:r w:rsidR="003123E7" w:rsidRPr="00440F3E">
        <w:rPr>
          <w:rStyle w:val="EndnoteReference"/>
          <w:rFonts w:ascii="Calibri" w:hAnsi="Calibri" w:cs="Calibri"/>
        </w:rPr>
        <w:t>2</w:t>
      </w:r>
      <w:r w:rsidR="003F46C0" w:rsidRPr="00440F3E">
        <w:rPr>
          <w:rFonts w:ascii="Calibri" w:hAnsi="Calibri" w:cs="Calibri"/>
          <w:vertAlign w:val="superscript"/>
        </w:rPr>
        <w:t xml:space="preserve"> </w:t>
      </w:r>
      <w:commentRangeStart w:id="3"/>
      <w:r w:rsidR="005515A8" w:rsidRPr="00422F04">
        <w:rPr>
          <w:rFonts w:ascii="Calibri" w:hAnsi="Calibri" w:cs="Calibri"/>
          <w:highlight w:val="green"/>
        </w:rPr>
        <w:t>T</w:t>
      </w:r>
      <w:r w:rsidR="00A910FA" w:rsidRPr="00422F04">
        <w:rPr>
          <w:rFonts w:ascii="Calibri" w:hAnsi="Calibri" w:cs="Calibri"/>
          <w:highlight w:val="green"/>
        </w:rPr>
        <w:t>he</w:t>
      </w:r>
      <w:commentRangeEnd w:id="3"/>
      <w:r w:rsidR="00D57007">
        <w:rPr>
          <w:rStyle w:val="CommentReference"/>
        </w:rPr>
        <w:commentReference w:id="3"/>
      </w:r>
      <w:r w:rsidR="00A910FA" w:rsidRPr="00422F04">
        <w:rPr>
          <w:rFonts w:ascii="Calibri" w:hAnsi="Calibri" w:cs="Calibri"/>
          <w:highlight w:val="green"/>
        </w:rPr>
        <w:t xml:space="preserve"> </w:t>
      </w:r>
      <w:r w:rsidR="002257A2" w:rsidRPr="00D57007">
        <w:rPr>
          <w:rFonts w:ascii="Calibri" w:hAnsi="Calibri" w:cs="Calibri"/>
          <w:highlight w:val="green"/>
        </w:rPr>
        <w:t>basis</w:t>
      </w:r>
      <w:r w:rsidR="00A910FA" w:rsidRPr="00D57007">
        <w:rPr>
          <w:rFonts w:ascii="Calibri" w:hAnsi="Calibri" w:cs="Calibri"/>
          <w:highlight w:val="green"/>
        </w:rPr>
        <w:t xml:space="preserve"> for these </w:t>
      </w:r>
      <w:r w:rsidR="005515A8" w:rsidRPr="00D57007">
        <w:rPr>
          <w:rFonts w:ascii="Calibri" w:hAnsi="Calibri" w:cs="Calibri"/>
          <w:highlight w:val="green"/>
        </w:rPr>
        <w:t>conclusions</w:t>
      </w:r>
      <w:r w:rsidR="005515A8" w:rsidRPr="00422F04">
        <w:rPr>
          <w:rFonts w:ascii="Calibri" w:hAnsi="Calibri" w:cs="Calibri"/>
          <w:highlight w:val="green"/>
        </w:rPr>
        <w:t xml:space="preserve"> comes </w:t>
      </w:r>
      <w:r w:rsidR="00A910FA" w:rsidRPr="00422F04">
        <w:rPr>
          <w:rFonts w:ascii="Calibri" w:hAnsi="Calibri" w:cs="Calibri"/>
          <w:highlight w:val="green"/>
        </w:rPr>
        <w:t xml:space="preserve">from </w:t>
      </w:r>
      <w:r w:rsidR="002257A2" w:rsidRPr="00422F04">
        <w:rPr>
          <w:rFonts w:ascii="Calibri" w:hAnsi="Calibri" w:cs="Calibri"/>
          <w:highlight w:val="green"/>
        </w:rPr>
        <w:t xml:space="preserve">studies </w:t>
      </w:r>
      <w:r w:rsidR="003E1DC8" w:rsidRPr="00422F04">
        <w:rPr>
          <w:rFonts w:ascii="Calibri" w:hAnsi="Calibri" w:cs="Calibri"/>
          <w:highlight w:val="green"/>
        </w:rPr>
        <w:t xml:space="preserve">that found </w:t>
      </w:r>
      <w:r w:rsidR="005515A8" w:rsidRPr="00422F04">
        <w:rPr>
          <w:rFonts w:ascii="Calibri" w:hAnsi="Calibri" w:cs="Calibri"/>
          <w:highlight w:val="green"/>
        </w:rPr>
        <w:t xml:space="preserve">shielding </w:t>
      </w:r>
      <w:r w:rsidR="008053A5" w:rsidRPr="00D364BE">
        <w:rPr>
          <w:rFonts w:ascii="Calibri" w:hAnsi="Calibri" w:cs="Calibri"/>
          <w:highlight w:val="green"/>
        </w:rPr>
        <w:t xml:space="preserve">(1) </w:t>
      </w:r>
      <w:r w:rsidR="005515A8" w:rsidRPr="00422F04">
        <w:rPr>
          <w:rFonts w:ascii="Calibri" w:hAnsi="Calibri" w:cs="Calibri"/>
          <w:highlight w:val="green"/>
        </w:rPr>
        <w:t xml:space="preserve">may </w:t>
      </w:r>
      <w:r w:rsidR="002257A2" w:rsidRPr="00422F04">
        <w:rPr>
          <w:rFonts w:ascii="Calibri" w:hAnsi="Calibri" w:cs="Calibri"/>
          <w:highlight w:val="green"/>
        </w:rPr>
        <w:t xml:space="preserve">conceal </w:t>
      </w:r>
      <w:r w:rsidR="005515A8" w:rsidRPr="00422F04">
        <w:rPr>
          <w:rFonts w:ascii="Calibri" w:hAnsi="Calibri" w:cs="Calibri"/>
          <w:highlight w:val="green"/>
        </w:rPr>
        <w:t xml:space="preserve">pathologic findings or </w:t>
      </w:r>
      <w:r w:rsidR="002257A2" w:rsidRPr="00422F04">
        <w:rPr>
          <w:rFonts w:ascii="Calibri" w:hAnsi="Calibri" w:cs="Calibri"/>
          <w:highlight w:val="green"/>
        </w:rPr>
        <w:t xml:space="preserve">hinder </w:t>
      </w:r>
      <w:r w:rsidR="005515A8" w:rsidRPr="00422F04">
        <w:rPr>
          <w:rFonts w:ascii="Calibri" w:hAnsi="Calibri" w:cs="Calibri"/>
          <w:highlight w:val="green"/>
        </w:rPr>
        <w:t>the imaging system's automatic exposure control (AEC)</w:t>
      </w:r>
      <w:r w:rsidR="00E744DA" w:rsidRPr="00422F04">
        <w:rPr>
          <w:rFonts w:ascii="Calibri" w:hAnsi="Calibri" w:cs="Calibri"/>
          <w:highlight w:val="green"/>
        </w:rPr>
        <w:t xml:space="preserve">, </w:t>
      </w:r>
      <w:r w:rsidR="00E4064F" w:rsidRPr="00422F04">
        <w:rPr>
          <w:rFonts w:ascii="Calibri" w:hAnsi="Calibri" w:cs="Calibri"/>
          <w:highlight w:val="green"/>
        </w:rPr>
        <w:t xml:space="preserve">(2) </w:t>
      </w:r>
      <w:r w:rsidR="008053A5">
        <w:rPr>
          <w:rFonts w:ascii="Calibri" w:hAnsi="Calibri" w:cs="Calibri"/>
          <w:highlight w:val="green"/>
        </w:rPr>
        <w:t xml:space="preserve">may not be effective based on </w:t>
      </w:r>
      <w:r w:rsidR="002257A2" w:rsidRPr="00422F04">
        <w:rPr>
          <w:rFonts w:ascii="Calibri" w:hAnsi="Calibri" w:cs="Calibri"/>
          <w:highlight w:val="green"/>
        </w:rPr>
        <w:t xml:space="preserve">differences </w:t>
      </w:r>
      <w:r w:rsidR="00EA7053" w:rsidRPr="00422F04">
        <w:rPr>
          <w:rFonts w:ascii="Calibri" w:hAnsi="Calibri" w:cs="Calibri"/>
          <w:highlight w:val="green"/>
        </w:rPr>
        <w:t xml:space="preserve">in </w:t>
      </w:r>
      <w:r w:rsidR="00E4064F" w:rsidRPr="00422F04">
        <w:rPr>
          <w:rFonts w:ascii="Calibri" w:hAnsi="Calibri" w:cs="Calibri"/>
          <w:highlight w:val="green"/>
        </w:rPr>
        <w:t xml:space="preserve">the </w:t>
      </w:r>
      <w:r w:rsidR="002257A2" w:rsidRPr="00422F04">
        <w:rPr>
          <w:rFonts w:ascii="Calibri" w:hAnsi="Calibri" w:cs="Calibri"/>
          <w:highlight w:val="green"/>
        </w:rPr>
        <w:t>standard</w:t>
      </w:r>
      <w:r w:rsidR="00E744DA" w:rsidRPr="00422F04">
        <w:rPr>
          <w:rFonts w:ascii="Calibri" w:hAnsi="Calibri" w:cs="Calibri"/>
          <w:highlight w:val="green"/>
        </w:rPr>
        <w:t xml:space="preserve"> anatomical </w:t>
      </w:r>
      <w:r w:rsidR="002257A2" w:rsidRPr="00422F04">
        <w:rPr>
          <w:rFonts w:ascii="Calibri" w:hAnsi="Calibri" w:cs="Calibri"/>
          <w:highlight w:val="green"/>
        </w:rPr>
        <w:t>locations of the</w:t>
      </w:r>
      <w:r w:rsidR="00EA7053" w:rsidRPr="00422F04">
        <w:rPr>
          <w:rFonts w:ascii="Calibri" w:hAnsi="Calibri" w:cs="Calibri"/>
          <w:highlight w:val="green"/>
        </w:rPr>
        <w:t xml:space="preserve"> gonads</w:t>
      </w:r>
      <w:r w:rsidR="00E744DA" w:rsidRPr="00422F04">
        <w:rPr>
          <w:rFonts w:ascii="Calibri" w:hAnsi="Calibri" w:cs="Calibri"/>
          <w:highlight w:val="green"/>
        </w:rPr>
        <w:t xml:space="preserve">, and </w:t>
      </w:r>
      <w:r w:rsidR="00E4064F" w:rsidRPr="00422F04">
        <w:rPr>
          <w:rFonts w:ascii="Calibri" w:hAnsi="Calibri" w:cs="Calibri"/>
          <w:highlight w:val="green"/>
        </w:rPr>
        <w:t xml:space="preserve">(3) </w:t>
      </w:r>
      <w:r w:rsidR="008053A5">
        <w:rPr>
          <w:rFonts w:ascii="Calibri" w:hAnsi="Calibri" w:cs="Calibri"/>
          <w:highlight w:val="green"/>
        </w:rPr>
        <w:t xml:space="preserve">does not decrease </w:t>
      </w:r>
      <w:r w:rsidR="00E744DA" w:rsidRPr="00422F04">
        <w:rPr>
          <w:rFonts w:ascii="Calibri" w:hAnsi="Calibri" w:cs="Calibri"/>
          <w:highlight w:val="green"/>
        </w:rPr>
        <w:t xml:space="preserve">gonadal dose </w:t>
      </w:r>
      <w:r w:rsidR="002257A2" w:rsidRPr="00422F04">
        <w:rPr>
          <w:rFonts w:ascii="Calibri" w:hAnsi="Calibri" w:cs="Calibri"/>
          <w:highlight w:val="green"/>
        </w:rPr>
        <w:t xml:space="preserve">caused by </w:t>
      </w:r>
      <w:r w:rsidR="00E744DA" w:rsidRPr="00422F04">
        <w:rPr>
          <w:rFonts w:ascii="Calibri" w:hAnsi="Calibri" w:cs="Calibri"/>
          <w:highlight w:val="green"/>
        </w:rPr>
        <w:t xml:space="preserve">internal </w:t>
      </w:r>
      <w:r w:rsidR="00EA7053" w:rsidRPr="00422F04">
        <w:rPr>
          <w:rFonts w:ascii="Calibri" w:hAnsi="Calibri" w:cs="Calibri"/>
          <w:highlight w:val="green"/>
        </w:rPr>
        <w:t xml:space="preserve">scatter </w:t>
      </w:r>
      <w:r w:rsidR="00E744DA" w:rsidRPr="00422F04">
        <w:rPr>
          <w:rFonts w:ascii="Calibri" w:hAnsi="Calibri" w:cs="Calibri"/>
          <w:highlight w:val="green"/>
        </w:rPr>
        <w:t>radi</w:t>
      </w:r>
      <w:r w:rsidR="00EA7053" w:rsidRPr="00422F04">
        <w:rPr>
          <w:rFonts w:ascii="Calibri" w:hAnsi="Calibri" w:cs="Calibri"/>
          <w:highlight w:val="green"/>
        </w:rPr>
        <w:t>ation</w:t>
      </w:r>
      <w:r w:rsidR="005515A8" w:rsidRPr="00422F04">
        <w:rPr>
          <w:rFonts w:ascii="Calibri" w:hAnsi="Calibri" w:cs="Calibri"/>
          <w:highlight w:val="green"/>
        </w:rPr>
        <w:t>.</w:t>
      </w:r>
      <w:r w:rsidR="003123E7" w:rsidRPr="00422F04">
        <w:rPr>
          <w:rStyle w:val="EndnoteReference"/>
          <w:rFonts w:ascii="Calibri" w:hAnsi="Calibri" w:cs="Calibri"/>
          <w:highlight w:val="green"/>
        </w:rPr>
        <w:t>1</w:t>
      </w:r>
      <w:r w:rsidR="00936890" w:rsidRPr="00422F04">
        <w:rPr>
          <w:rFonts w:ascii="Calibri" w:hAnsi="Calibri" w:cs="Calibri"/>
          <w:highlight w:val="green"/>
          <w:vertAlign w:val="superscript"/>
        </w:rPr>
        <w:t>,</w:t>
      </w:r>
      <w:r w:rsidR="003123E7" w:rsidRPr="00422F04">
        <w:rPr>
          <w:rStyle w:val="EndnoteReference"/>
          <w:rFonts w:ascii="Calibri" w:hAnsi="Calibri" w:cs="Calibri"/>
          <w:highlight w:val="green"/>
        </w:rPr>
        <w:t>2</w:t>
      </w:r>
      <w:r w:rsidR="00936890" w:rsidRPr="00440F3E">
        <w:rPr>
          <w:rFonts w:ascii="Calibri" w:hAnsi="Calibri" w:cs="Calibri"/>
        </w:rPr>
        <w:t xml:space="preserve"> </w:t>
      </w:r>
      <w:r w:rsidR="00E744DA" w:rsidRPr="00440F3E">
        <w:rPr>
          <w:rFonts w:ascii="Calibri" w:hAnsi="Calibri" w:cs="Calibri"/>
        </w:rPr>
        <w:t xml:space="preserve">The AAPM position statement has </w:t>
      </w:r>
      <w:r w:rsidR="00141313" w:rsidRPr="00440F3E">
        <w:rPr>
          <w:rFonts w:ascii="Calibri" w:hAnsi="Calibri" w:cs="Calibri"/>
        </w:rPr>
        <w:t xml:space="preserve">subsequently </w:t>
      </w:r>
      <w:r w:rsidR="00E744DA" w:rsidRPr="00440F3E">
        <w:rPr>
          <w:rFonts w:ascii="Calibri" w:hAnsi="Calibri" w:cs="Calibri"/>
        </w:rPr>
        <w:t xml:space="preserve">been </w:t>
      </w:r>
      <w:r w:rsidR="002257A2" w:rsidRPr="00440F3E">
        <w:rPr>
          <w:rFonts w:ascii="Calibri" w:hAnsi="Calibri" w:cs="Calibri"/>
        </w:rPr>
        <w:t xml:space="preserve">supported </w:t>
      </w:r>
      <w:r w:rsidR="00E744DA" w:rsidRPr="00440F3E">
        <w:rPr>
          <w:rFonts w:ascii="Calibri" w:hAnsi="Calibri" w:cs="Calibri"/>
        </w:rPr>
        <w:t>by National Council on Radiation Protection and Measurements (NC</w:t>
      </w:r>
      <w:r w:rsidR="005515A8" w:rsidRPr="00440F3E">
        <w:rPr>
          <w:rFonts w:ascii="Calibri" w:hAnsi="Calibri" w:cs="Calibri"/>
        </w:rPr>
        <w:t>RP</w:t>
      </w:r>
      <w:r w:rsidR="00E744DA" w:rsidRPr="00440F3E">
        <w:rPr>
          <w:rFonts w:ascii="Calibri" w:hAnsi="Calibri" w:cs="Calibri"/>
        </w:rPr>
        <w:t>) Statement No. 13</w:t>
      </w:r>
      <w:r w:rsidR="00C84EEB" w:rsidRPr="00440F3E">
        <w:rPr>
          <w:rFonts w:ascii="Calibri" w:hAnsi="Calibri" w:cs="Calibri"/>
        </w:rPr>
        <w:t>,</w:t>
      </w:r>
      <w:r w:rsidR="00E744DA" w:rsidRPr="00440F3E">
        <w:rPr>
          <w:rFonts w:ascii="Calibri" w:hAnsi="Calibri" w:cs="Calibri"/>
        </w:rPr>
        <w:t xml:space="preserve"> </w:t>
      </w:r>
      <w:r w:rsidR="002257A2" w:rsidRPr="00440F3E">
        <w:rPr>
          <w:rFonts w:ascii="Calibri" w:hAnsi="Calibri" w:cs="Calibri"/>
        </w:rPr>
        <w:t xml:space="preserve">which </w:t>
      </w:r>
      <w:r w:rsidR="00E744DA" w:rsidRPr="00440F3E">
        <w:rPr>
          <w:rFonts w:ascii="Calibri" w:hAnsi="Calibri" w:cs="Calibri"/>
        </w:rPr>
        <w:t>recommend</w:t>
      </w:r>
      <w:r w:rsidR="002257A2" w:rsidRPr="00440F3E">
        <w:rPr>
          <w:rFonts w:ascii="Calibri" w:hAnsi="Calibri" w:cs="Calibri"/>
        </w:rPr>
        <w:t>s</w:t>
      </w:r>
      <w:r w:rsidR="00E744DA" w:rsidRPr="00440F3E">
        <w:rPr>
          <w:rFonts w:ascii="Calibri" w:hAnsi="Calibri" w:cs="Calibri"/>
        </w:rPr>
        <w:t xml:space="preserve"> </w:t>
      </w:r>
      <w:r w:rsidR="002257A2" w:rsidRPr="00440F3E">
        <w:rPr>
          <w:rFonts w:ascii="Calibri" w:hAnsi="Calibri" w:cs="Calibri"/>
        </w:rPr>
        <w:t xml:space="preserve">stopping </w:t>
      </w:r>
      <w:r w:rsidR="00E744DA" w:rsidRPr="00440F3E">
        <w:rPr>
          <w:rFonts w:ascii="Calibri" w:hAnsi="Calibri" w:cs="Calibri"/>
        </w:rPr>
        <w:t>gonadal shielding use d</w:t>
      </w:r>
      <w:r w:rsidR="005515A8" w:rsidRPr="00440F3E">
        <w:rPr>
          <w:rFonts w:ascii="Calibri" w:hAnsi="Calibri" w:cs="Calibri"/>
        </w:rPr>
        <w:t>ue t</w:t>
      </w:r>
      <w:r w:rsidR="002257A2" w:rsidRPr="00440F3E">
        <w:rPr>
          <w:rFonts w:ascii="Calibri" w:hAnsi="Calibri" w:cs="Calibri"/>
        </w:rPr>
        <w:t>o</w:t>
      </w:r>
      <w:r w:rsidR="005515A8" w:rsidRPr="00440F3E">
        <w:rPr>
          <w:rFonts w:ascii="Calibri" w:hAnsi="Calibri" w:cs="Calibri"/>
        </w:rPr>
        <w:t xml:space="preserve"> technical advancements in imaging equipment and scientific e</w:t>
      </w:r>
      <w:r w:rsidR="00FC04E5" w:rsidRPr="00440F3E">
        <w:rPr>
          <w:rFonts w:ascii="Calibri" w:hAnsi="Calibri" w:cs="Calibri"/>
        </w:rPr>
        <w:t>vidence.</w:t>
      </w:r>
      <w:bookmarkStart w:id="4" w:name="_Ref134783676"/>
      <w:r w:rsidR="00034B92" w:rsidRPr="00440F3E">
        <w:rPr>
          <w:rStyle w:val="EndnoteReference"/>
          <w:rFonts w:ascii="Calibri" w:hAnsi="Calibri" w:cs="Calibri"/>
        </w:rPr>
        <w:endnoteReference w:id="4"/>
      </w:r>
      <w:bookmarkEnd w:id="4"/>
    </w:p>
    <w:p w14:paraId="74FA0DB9" w14:textId="77777777" w:rsidR="005515A8" w:rsidRPr="00440F3E" w:rsidRDefault="005515A8" w:rsidP="00440F3E">
      <w:pPr>
        <w:spacing w:after="0" w:line="360" w:lineRule="auto"/>
        <w:rPr>
          <w:rFonts w:ascii="Calibri" w:hAnsi="Calibri" w:cs="Calibri"/>
          <w:b/>
          <w:bCs/>
        </w:rPr>
      </w:pPr>
    </w:p>
    <w:p w14:paraId="0993C6B8" w14:textId="146EAD46" w:rsidR="00004688" w:rsidRPr="00440F3E" w:rsidRDefault="00E744DA" w:rsidP="00440F3E">
      <w:pPr>
        <w:spacing w:after="0" w:line="360" w:lineRule="auto"/>
        <w:rPr>
          <w:rFonts w:ascii="Calibri" w:hAnsi="Calibri" w:cs="Calibri"/>
          <w:b/>
          <w:bCs/>
        </w:rPr>
      </w:pPr>
      <w:r w:rsidRPr="00440F3E">
        <w:rPr>
          <w:rFonts w:ascii="Calibri" w:hAnsi="Calibri" w:cs="Calibri"/>
          <w:b/>
          <w:bCs/>
        </w:rPr>
        <w:t xml:space="preserve">Shielding Change </w:t>
      </w:r>
      <w:r w:rsidR="00A910FA" w:rsidRPr="00440F3E">
        <w:rPr>
          <w:rFonts w:ascii="Calibri" w:hAnsi="Calibri" w:cs="Calibri"/>
          <w:b/>
          <w:bCs/>
        </w:rPr>
        <w:t>Rationale</w:t>
      </w:r>
    </w:p>
    <w:p w14:paraId="6323F8C4" w14:textId="3606146B" w:rsidR="00004688" w:rsidRPr="00440F3E" w:rsidRDefault="003923AA" w:rsidP="00440F3E">
      <w:pPr>
        <w:spacing w:after="0" w:line="360" w:lineRule="auto"/>
        <w:rPr>
          <w:rFonts w:ascii="Calibri" w:hAnsi="Calibri" w:cs="Calibri"/>
        </w:rPr>
      </w:pPr>
      <w:r w:rsidRPr="00440F3E">
        <w:rPr>
          <w:rFonts w:ascii="Calibri" w:hAnsi="Calibri" w:cs="Calibri"/>
        </w:rPr>
        <w:t>T</w:t>
      </w:r>
      <w:r w:rsidR="00A910FA" w:rsidRPr="00440F3E">
        <w:rPr>
          <w:rFonts w:ascii="Calibri" w:hAnsi="Calibri" w:cs="Calibri"/>
        </w:rPr>
        <w:t xml:space="preserve">he US Code of Federal Regulations </w:t>
      </w:r>
      <w:r w:rsidRPr="00440F3E">
        <w:rPr>
          <w:rFonts w:ascii="Calibri" w:hAnsi="Calibri" w:cs="Calibri"/>
        </w:rPr>
        <w:t xml:space="preserve">first introduced patient shielding </w:t>
      </w:r>
      <w:r w:rsidR="00A910FA" w:rsidRPr="00440F3E">
        <w:rPr>
          <w:rFonts w:ascii="Calibri" w:hAnsi="Calibri" w:cs="Calibri"/>
        </w:rPr>
        <w:t>in 1976</w:t>
      </w:r>
      <w:r w:rsidRPr="00440F3E">
        <w:rPr>
          <w:rFonts w:ascii="Calibri" w:hAnsi="Calibri" w:cs="Calibri"/>
        </w:rPr>
        <w:t xml:space="preserve"> as a concern for hereditary risks from radiation exposure, and the regulation only addressed gonadal shielding</w:t>
      </w:r>
      <w:commentRangeStart w:id="5"/>
      <w:commentRangeStart w:id="6"/>
      <w:r w:rsidR="005515A8" w:rsidRPr="00440F3E">
        <w:rPr>
          <w:rFonts w:ascii="Calibri" w:hAnsi="Calibri" w:cs="Calibri"/>
        </w:rPr>
        <w:t>.</w:t>
      </w:r>
      <w:bookmarkStart w:id="7" w:name="_Ref134787417"/>
      <w:r w:rsidR="003E0030" w:rsidRPr="00440F3E">
        <w:rPr>
          <w:rStyle w:val="EndnoteReference"/>
          <w:rFonts w:ascii="Calibri" w:hAnsi="Calibri" w:cs="Calibri"/>
        </w:rPr>
        <w:endnoteReference w:id="5"/>
      </w:r>
      <w:bookmarkEnd w:id="7"/>
      <w:r w:rsidR="00DA239F" w:rsidRPr="00440F3E">
        <w:rPr>
          <w:rFonts w:ascii="Calibri" w:hAnsi="Calibri" w:cs="Calibri"/>
          <w:vertAlign w:val="superscript"/>
        </w:rPr>
        <w:t>,</w:t>
      </w:r>
      <w:bookmarkStart w:id="8" w:name="_Ref134787314"/>
      <w:commentRangeEnd w:id="5"/>
      <w:r w:rsidR="00362062">
        <w:rPr>
          <w:rStyle w:val="CommentReference"/>
        </w:rPr>
        <w:commentReference w:id="5"/>
      </w:r>
      <w:commentRangeEnd w:id="6"/>
      <w:r w:rsidR="00422F04">
        <w:rPr>
          <w:rStyle w:val="CommentReference"/>
        </w:rPr>
        <w:commentReference w:id="6"/>
      </w:r>
      <w:r w:rsidR="00034B92" w:rsidRPr="00440F3E">
        <w:rPr>
          <w:rStyle w:val="EndnoteReference"/>
          <w:rFonts w:ascii="Calibri" w:hAnsi="Calibri" w:cs="Calibri"/>
          <w:bCs/>
        </w:rPr>
        <w:endnoteReference w:id="6"/>
      </w:r>
      <w:bookmarkEnd w:id="8"/>
      <w:r w:rsidR="00DA239F" w:rsidRPr="00440F3E">
        <w:rPr>
          <w:rFonts w:ascii="Calibri" w:hAnsi="Calibri" w:cs="Calibri"/>
        </w:rPr>
        <w:t xml:space="preserve"> </w:t>
      </w:r>
      <w:r w:rsidR="00A910FA" w:rsidRPr="00440F3E">
        <w:rPr>
          <w:rFonts w:ascii="Calibri" w:hAnsi="Calibri" w:cs="Calibri"/>
        </w:rPr>
        <w:t>At that time</w:t>
      </w:r>
      <w:r w:rsidR="005515A8" w:rsidRPr="00440F3E">
        <w:rPr>
          <w:rFonts w:ascii="Calibri" w:hAnsi="Calibri" w:cs="Calibri"/>
        </w:rPr>
        <w:t xml:space="preserve">, </w:t>
      </w:r>
      <w:r w:rsidR="00A910FA" w:rsidRPr="00440F3E">
        <w:rPr>
          <w:rFonts w:ascii="Calibri" w:hAnsi="Calibri" w:cs="Calibri"/>
        </w:rPr>
        <w:t xml:space="preserve">it was </w:t>
      </w:r>
      <w:r w:rsidRPr="00440F3E">
        <w:rPr>
          <w:rFonts w:ascii="Calibri" w:hAnsi="Calibri" w:cs="Calibri"/>
        </w:rPr>
        <w:t xml:space="preserve">established </w:t>
      </w:r>
      <w:r w:rsidR="00A910FA" w:rsidRPr="00440F3E">
        <w:rPr>
          <w:rFonts w:ascii="Calibri" w:hAnsi="Calibri" w:cs="Calibri"/>
        </w:rPr>
        <w:t xml:space="preserve">that </w:t>
      </w:r>
      <w:r w:rsidRPr="00440F3E">
        <w:rPr>
          <w:rFonts w:ascii="Calibri" w:hAnsi="Calibri" w:cs="Calibri"/>
        </w:rPr>
        <w:t xml:space="preserve">fertility was not affected by </w:t>
      </w:r>
      <w:r w:rsidR="00A910FA" w:rsidRPr="00440F3E">
        <w:rPr>
          <w:rFonts w:ascii="Calibri" w:hAnsi="Calibri" w:cs="Calibri"/>
        </w:rPr>
        <w:t xml:space="preserve">radiation exposure from diagnostic </w:t>
      </w:r>
      <w:r w:rsidRPr="00440F3E">
        <w:rPr>
          <w:rFonts w:ascii="Calibri" w:hAnsi="Calibri" w:cs="Calibri"/>
        </w:rPr>
        <w:t>exam</w:t>
      </w:r>
      <w:r w:rsidR="00675684">
        <w:rPr>
          <w:rFonts w:ascii="Calibri" w:hAnsi="Calibri" w:cs="Calibri"/>
        </w:rPr>
        <w:t>ination</w:t>
      </w:r>
      <w:r w:rsidRPr="00440F3E">
        <w:rPr>
          <w:rFonts w:ascii="Calibri" w:hAnsi="Calibri" w:cs="Calibri"/>
        </w:rPr>
        <w:t xml:space="preserve">s because the dose </w:t>
      </w:r>
      <w:r w:rsidR="00A910FA" w:rsidRPr="00440F3E">
        <w:rPr>
          <w:rFonts w:ascii="Calibri" w:hAnsi="Calibri" w:cs="Calibri"/>
        </w:rPr>
        <w:t>was too low</w:t>
      </w:r>
      <w:r w:rsidR="005515A8" w:rsidRPr="00440F3E">
        <w:rPr>
          <w:rFonts w:ascii="Calibri" w:hAnsi="Calibri" w:cs="Calibri"/>
        </w:rPr>
        <w:t>.</w:t>
      </w:r>
      <w:r w:rsidR="005515A8" w:rsidRPr="00440F3E">
        <w:rPr>
          <w:rFonts w:ascii="Calibri" w:hAnsi="Calibri" w:cs="Calibri"/>
          <w:vertAlign w:val="superscript"/>
        </w:rPr>
        <w:t>2</w:t>
      </w:r>
      <w:r w:rsidR="00A910FA" w:rsidRPr="00440F3E">
        <w:rPr>
          <w:rFonts w:ascii="Calibri" w:hAnsi="Calibri" w:cs="Calibri"/>
        </w:rPr>
        <w:t xml:space="preserve"> For decades, </w:t>
      </w:r>
      <w:r w:rsidRPr="00440F3E">
        <w:rPr>
          <w:rFonts w:ascii="Calibri" w:hAnsi="Calibri" w:cs="Calibri"/>
        </w:rPr>
        <w:t xml:space="preserve">fetal and </w:t>
      </w:r>
      <w:r w:rsidR="00A910FA" w:rsidRPr="00440F3E">
        <w:rPr>
          <w:rFonts w:ascii="Calibri" w:hAnsi="Calibri" w:cs="Calibri"/>
        </w:rPr>
        <w:t xml:space="preserve">gonadal shielding in diagnostic imaging has been considered </w:t>
      </w:r>
      <w:r w:rsidRPr="00440F3E">
        <w:rPr>
          <w:rFonts w:ascii="Calibri" w:hAnsi="Calibri" w:cs="Calibri"/>
        </w:rPr>
        <w:t>as part of</w:t>
      </w:r>
      <w:r w:rsidR="00D52075" w:rsidRPr="00440F3E">
        <w:rPr>
          <w:rFonts w:ascii="Calibri" w:hAnsi="Calibri" w:cs="Calibri"/>
        </w:rPr>
        <w:t xml:space="preserve"> the</w:t>
      </w:r>
      <w:r w:rsidR="00A910FA" w:rsidRPr="00440F3E">
        <w:rPr>
          <w:rFonts w:ascii="Calibri" w:hAnsi="Calibri" w:cs="Calibri"/>
        </w:rPr>
        <w:t xml:space="preserve"> ALARA (as low as </w:t>
      </w:r>
      <w:r w:rsidR="009425F2" w:rsidRPr="00440F3E">
        <w:rPr>
          <w:rFonts w:ascii="Calibri" w:hAnsi="Calibri" w:cs="Calibri"/>
        </w:rPr>
        <w:t xml:space="preserve">reasonably </w:t>
      </w:r>
      <w:r w:rsidR="00A910FA" w:rsidRPr="00440F3E">
        <w:rPr>
          <w:rFonts w:ascii="Calibri" w:hAnsi="Calibri" w:cs="Calibri"/>
        </w:rPr>
        <w:t xml:space="preserve">achievable) principle and, therefore, </w:t>
      </w:r>
      <w:r w:rsidR="00D52075" w:rsidRPr="00440F3E">
        <w:rPr>
          <w:rFonts w:ascii="Calibri" w:hAnsi="Calibri" w:cs="Calibri"/>
        </w:rPr>
        <w:t xml:space="preserve">best </w:t>
      </w:r>
      <w:r w:rsidR="00A910FA" w:rsidRPr="00440F3E">
        <w:rPr>
          <w:rFonts w:ascii="Calibri" w:hAnsi="Calibri" w:cs="Calibri"/>
        </w:rPr>
        <w:t>practice</w:t>
      </w:r>
      <w:r w:rsidR="005515A8" w:rsidRPr="00440F3E">
        <w:rPr>
          <w:rFonts w:ascii="Calibri" w:hAnsi="Calibri" w:cs="Calibri"/>
        </w:rPr>
        <w:t>.</w:t>
      </w:r>
      <w:bookmarkStart w:id="9" w:name="_Ref134787602"/>
      <w:r w:rsidR="00B505D7" w:rsidRPr="00440F3E">
        <w:rPr>
          <w:rStyle w:val="EndnoteReference"/>
          <w:rFonts w:ascii="Calibri" w:hAnsi="Calibri" w:cs="Calibri"/>
        </w:rPr>
        <w:endnoteReference w:id="7"/>
      </w:r>
      <w:bookmarkEnd w:id="9"/>
      <w:r w:rsidR="00A910FA" w:rsidRPr="00440F3E">
        <w:rPr>
          <w:rFonts w:ascii="Calibri" w:hAnsi="Calibri" w:cs="Calibri"/>
        </w:rPr>
        <w:t xml:space="preserve"> </w:t>
      </w:r>
      <w:r w:rsidR="00FE1272" w:rsidRPr="00440F3E">
        <w:rPr>
          <w:rFonts w:ascii="Calibri" w:hAnsi="Calibri" w:cs="Calibri"/>
        </w:rPr>
        <w:t>F</w:t>
      </w:r>
      <w:r w:rsidR="00CD7F01" w:rsidRPr="00440F3E">
        <w:rPr>
          <w:rFonts w:ascii="Calibri" w:hAnsi="Calibri" w:cs="Calibri"/>
        </w:rPr>
        <w:t>or example, F</w:t>
      </w:r>
      <w:r w:rsidR="00FE1272" w:rsidRPr="00440F3E">
        <w:rPr>
          <w:rFonts w:ascii="Calibri" w:hAnsi="Calibri" w:cs="Calibri"/>
        </w:rPr>
        <w:t>auber</w:t>
      </w:r>
      <w:r w:rsidR="00C84EEB" w:rsidRPr="00440F3E">
        <w:rPr>
          <w:rFonts w:ascii="Calibri" w:hAnsi="Calibri" w:cs="Calibri"/>
        </w:rPr>
        <w:t xml:space="preserve"> </w:t>
      </w:r>
      <w:r w:rsidR="00CD7F01" w:rsidRPr="00440F3E">
        <w:rPr>
          <w:rFonts w:ascii="Calibri" w:hAnsi="Calibri" w:cs="Calibri"/>
        </w:rPr>
        <w:t xml:space="preserve">found </w:t>
      </w:r>
      <w:r w:rsidR="00FE1272" w:rsidRPr="00440F3E">
        <w:rPr>
          <w:rFonts w:ascii="Calibri" w:hAnsi="Calibri" w:cs="Calibri"/>
        </w:rPr>
        <w:t xml:space="preserve">that shielding reduced </w:t>
      </w:r>
      <w:r w:rsidR="00F96B31" w:rsidRPr="00440F3E">
        <w:rPr>
          <w:rFonts w:ascii="Calibri" w:hAnsi="Calibri" w:cs="Calibri"/>
        </w:rPr>
        <w:t xml:space="preserve">male </w:t>
      </w:r>
      <w:r w:rsidR="00FE1272" w:rsidRPr="00440F3E">
        <w:rPr>
          <w:rFonts w:ascii="Calibri" w:hAnsi="Calibri" w:cs="Calibri"/>
        </w:rPr>
        <w:t>gonadal dose</w:t>
      </w:r>
      <w:r w:rsidR="00CD7F01" w:rsidRPr="00440F3E">
        <w:rPr>
          <w:rFonts w:ascii="Calibri" w:hAnsi="Calibri" w:cs="Calibri"/>
        </w:rPr>
        <w:t xml:space="preserve"> and </w:t>
      </w:r>
      <w:r w:rsidR="00D52075" w:rsidRPr="00440F3E">
        <w:rPr>
          <w:rFonts w:ascii="Calibri" w:hAnsi="Calibri" w:cs="Calibri"/>
        </w:rPr>
        <w:t xml:space="preserve">promoted </w:t>
      </w:r>
      <w:r w:rsidR="00CD7F01" w:rsidRPr="00440F3E">
        <w:rPr>
          <w:rFonts w:ascii="Calibri" w:hAnsi="Calibri" w:cs="Calibri"/>
        </w:rPr>
        <w:t xml:space="preserve">its </w:t>
      </w:r>
      <w:r w:rsidR="00D52075" w:rsidRPr="00440F3E">
        <w:rPr>
          <w:rFonts w:ascii="Calibri" w:hAnsi="Calibri" w:cs="Calibri"/>
        </w:rPr>
        <w:t xml:space="preserve">application as part of everyday </w:t>
      </w:r>
      <w:r w:rsidR="00CD7F01" w:rsidRPr="00440F3E">
        <w:rPr>
          <w:rFonts w:ascii="Calibri" w:hAnsi="Calibri" w:cs="Calibri"/>
        </w:rPr>
        <w:t>practice.</w:t>
      </w:r>
      <w:r w:rsidR="003123E7" w:rsidRPr="00440F3E">
        <w:rPr>
          <w:rStyle w:val="EndnoteReference"/>
          <w:rFonts w:ascii="Calibri" w:hAnsi="Calibri" w:cs="Calibri"/>
        </w:rPr>
        <w:t>6</w:t>
      </w:r>
      <w:r w:rsidR="00DA239F" w:rsidRPr="00440F3E">
        <w:rPr>
          <w:rFonts w:ascii="Calibri" w:hAnsi="Calibri" w:cs="Calibri"/>
          <w:vertAlign w:val="superscript"/>
        </w:rPr>
        <w:t>,</w:t>
      </w:r>
      <w:bookmarkStart w:id="10" w:name="_Ref134787651"/>
      <w:r w:rsidR="00034B92" w:rsidRPr="00440F3E">
        <w:rPr>
          <w:rStyle w:val="EndnoteReference"/>
          <w:rFonts w:ascii="Calibri" w:hAnsi="Calibri" w:cs="Calibri"/>
          <w:bCs/>
        </w:rPr>
        <w:endnoteReference w:id="8"/>
      </w:r>
      <w:bookmarkEnd w:id="10"/>
      <w:r w:rsidR="00233905" w:rsidRPr="00440F3E">
        <w:rPr>
          <w:rFonts w:ascii="Calibri" w:hAnsi="Calibri" w:cs="Calibri"/>
          <w:vertAlign w:val="superscript"/>
        </w:rPr>
        <w:t xml:space="preserve"> </w:t>
      </w:r>
      <w:r w:rsidR="00CD7F01" w:rsidRPr="00440F3E">
        <w:rPr>
          <w:rFonts w:ascii="Calibri" w:hAnsi="Calibri" w:cs="Calibri"/>
        </w:rPr>
        <w:t>However,</w:t>
      </w:r>
      <w:r w:rsidR="00FE1272" w:rsidRPr="00440F3E">
        <w:rPr>
          <w:rFonts w:ascii="Calibri" w:hAnsi="Calibri" w:cs="Calibri"/>
        </w:rPr>
        <w:t xml:space="preserve"> </w:t>
      </w:r>
      <w:r w:rsidR="00D52075" w:rsidRPr="00440F3E">
        <w:rPr>
          <w:rFonts w:ascii="Calibri" w:hAnsi="Calibri" w:cs="Calibri"/>
        </w:rPr>
        <w:t>Fauber’s</w:t>
      </w:r>
      <w:r w:rsidR="00FE1272" w:rsidRPr="00440F3E">
        <w:rPr>
          <w:rFonts w:ascii="Calibri" w:hAnsi="Calibri" w:cs="Calibri"/>
        </w:rPr>
        <w:t xml:space="preserve"> </w:t>
      </w:r>
      <w:r w:rsidR="00D52075" w:rsidRPr="00440F3E">
        <w:rPr>
          <w:rFonts w:ascii="Calibri" w:hAnsi="Calibri" w:cs="Calibri"/>
        </w:rPr>
        <w:t xml:space="preserve">investigation </w:t>
      </w:r>
      <w:r w:rsidR="00F96B31" w:rsidRPr="00440F3E">
        <w:rPr>
          <w:rFonts w:ascii="Calibri" w:hAnsi="Calibri" w:cs="Calibri"/>
        </w:rPr>
        <w:t xml:space="preserve">was </w:t>
      </w:r>
      <w:r w:rsidR="00D52075" w:rsidRPr="00440F3E">
        <w:rPr>
          <w:rFonts w:ascii="Calibri" w:hAnsi="Calibri" w:cs="Calibri"/>
        </w:rPr>
        <w:t xml:space="preserve">accomplished in a </w:t>
      </w:r>
      <w:r w:rsidR="00FE1272" w:rsidRPr="00440F3E">
        <w:rPr>
          <w:rFonts w:ascii="Calibri" w:hAnsi="Calibri" w:cs="Calibri"/>
        </w:rPr>
        <w:lastRenderedPageBreak/>
        <w:t xml:space="preserve">controlled </w:t>
      </w:r>
      <w:r w:rsidR="00D52075" w:rsidRPr="00440F3E">
        <w:rPr>
          <w:rFonts w:ascii="Calibri" w:hAnsi="Calibri" w:cs="Calibri"/>
        </w:rPr>
        <w:t>environment</w:t>
      </w:r>
      <w:r w:rsidR="00CD7F01" w:rsidRPr="00440F3E">
        <w:rPr>
          <w:rFonts w:ascii="Calibri" w:hAnsi="Calibri" w:cs="Calibri"/>
        </w:rPr>
        <w:t xml:space="preserve">, </w:t>
      </w:r>
      <w:r w:rsidR="00FE1272" w:rsidRPr="00440F3E">
        <w:rPr>
          <w:rFonts w:ascii="Calibri" w:hAnsi="Calibri" w:cs="Calibri"/>
        </w:rPr>
        <w:t xml:space="preserve">and </w:t>
      </w:r>
      <w:r w:rsidR="00D52075" w:rsidRPr="00440F3E">
        <w:rPr>
          <w:rFonts w:ascii="Calibri" w:hAnsi="Calibri" w:cs="Calibri"/>
        </w:rPr>
        <w:t xml:space="preserve">differences in recorded </w:t>
      </w:r>
      <w:r w:rsidR="001B69D0" w:rsidRPr="00440F3E">
        <w:rPr>
          <w:rFonts w:ascii="Calibri" w:hAnsi="Calibri" w:cs="Calibri"/>
        </w:rPr>
        <w:t>dose</w:t>
      </w:r>
      <w:r w:rsidR="00D52075" w:rsidRPr="00440F3E">
        <w:rPr>
          <w:rFonts w:ascii="Calibri" w:hAnsi="Calibri" w:cs="Calibri"/>
        </w:rPr>
        <w:t>s</w:t>
      </w:r>
      <w:r w:rsidR="001B69D0" w:rsidRPr="00440F3E">
        <w:rPr>
          <w:rFonts w:ascii="Calibri" w:hAnsi="Calibri" w:cs="Calibri"/>
        </w:rPr>
        <w:t xml:space="preserve"> </w:t>
      </w:r>
      <w:r w:rsidR="00D52075" w:rsidRPr="00440F3E">
        <w:rPr>
          <w:rFonts w:ascii="Calibri" w:hAnsi="Calibri" w:cs="Calibri"/>
        </w:rPr>
        <w:t>of</w:t>
      </w:r>
      <w:r w:rsidR="00FE1272" w:rsidRPr="00440F3E">
        <w:rPr>
          <w:rFonts w:ascii="Calibri" w:hAnsi="Calibri" w:cs="Calibri"/>
        </w:rPr>
        <w:t xml:space="preserve"> radiation </w:t>
      </w:r>
      <w:r w:rsidR="00CD7F01" w:rsidRPr="00440F3E">
        <w:rPr>
          <w:rFonts w:ascii="Calibri" w:hAnsi="Calibri" w:cs="Calibri"/>
        </w:rPr>
        <w:t>were</w:t>
      </w:r>
      <w:r w:rsidR="00FE1272" w:rsidRPr="00440F3E">
        <w:rPr>
          <w:rFonts w:ascii="Calibri" w:hAnsi="Calibri" w:cs="Calibri"/>
        </w:rPr>
        <w:t xml:space="preserve"> negligible</w:t>
      </w:r>
      <w:r w:rsidR="001B69D0" w:rsidRPr="00440F3E">
        <w:rPr>
          <w:rFonts w:ascii="Calibri" w:hAnsi="Calibri" w:cs="Calibri"/>
        </w:rPr>
        <w:t xml:space="preserve">. </w:t>
      </w:r>
      <w:r w:rsidR="00D52075" w:rsidRPr="00440F3E">
        <w:rPr>
          <w:rFonts w:ascii="Calibri" w:hAnsi="Calibri" w:cs="Calibri"/>
        </w:rPr>
        <w:t xml:space="preserve">Considering the development of technology in </w:t>
      </w:r>
      <w:r w:rsidR="00F96B31" w:rsidRPr="00440F3E">
        <w:rPr>
          <w:rFonts w:ascii="Calibri" w:hAnsi="Calibri" w:cs="Calibri"/>
        </w:rPr>
        <w:t xml:space="preserve">digital radiography </w:t>
      </w:r>
      <w:r w:rsidR="003A7BE0" w:rsidRPr="00440F3E">
        <w:rPr>
          <w:rFonts w:ascii="Calibri" w:hAnsi="Calibri" w:cs="Calibri"/>
        </w:rPr>
        <w:t xml:space="preserve">and </w:t>
      </w:r>
      <w:r w:rsidR="00675684">
        <w:rPr>
          <w:rFonts w:ascii="Calibri" w:hAnsi="Calibri" w:cs="Calibri"/>
        </w:rPr>
        <w:t xml:space="preserve">the </w:t>
      </w:r>
      <w:r w:rsidR="00D52075" w:rsidRPr="00440F3E">
        <w:rPr>
          <w:rFonts w:ascii="Calibri" w:hAnsi="Calibri" w:cs="Calibri"/>
        </w:rPr>
        <w:t xml:space="preserve">recent indication </w:t>
      </w:r>
      <w:r w:rsidR="003A7BE0" w:rsidRPr="00440F3E">
        <w:rPr>
          <w:rFonts w:ascii="Calibri" w:hAnsi="Calibri" w:cs="Calibri"/>
        </w:rPr>
        <w:t>of exposure risks</w:t>
      </w:r>
      <w:r w:rsidR="00D52075" w:rsidRPr="00440F3E">
        <w:rPr>
          <w:rFonts w:ascii="Calibri" w:hAnsi="Calibri" w:cs="Calibri"/>
        </w:rPr>
        <w:t xml:space="preserve"> to radiation</w:t>
      </w:r>
      <w:r w:rsidR="003A7BE0" w:rsidRPr="00440F3E">
        <w:rPr>
          <w:rFonts w:ascii="Calibri" w:hAnsi="Calibri" w:cs="Calibri"/>
        </w:rPr>
        <w:t xml:space="preserve">, the </w:t>
      </w:r>
      <w:r w:rsidR="00F96B31" w:rsidRPr="00440F3E">
        <w:rPr>
          <w:rFonts w:ascii="Calibri" w:hAnsi="Calibri" w:cs="Calibri"/>
        </w:rPr>
        <w:t xml:space="preserve">NCRP </w:t>
      </w:r>
      <w:r w:rsidR="00D52075" w:rsidRPr="00440F3E">
        <w:rPr>
          <w:rFonts w:ascii="Calibri" w:hAnsi="Calibri" w:cs="Calibri"/>
        </w:rPr>
        <w:t xml:space="preserve">and AAPM </w:t>
      </w:r>
      <w:r w:rsidR="003A7BE0" w:rsidRPr="00440F3E">
        <w:rPr>
          <w:rFonts w:ascii="Calibri" w:hAnsi="Calibri" w:cs="Calibri"/>
        </w:rPr>
        <w:t>ha</w:t>
      </w:r>
      <w:r w:rsidR="00CD7F01" w:rsidRPr="00440F3E">
        <w:rPr>
          <w:rFonts w:ascii="Calibri" w:hAnsi="Calibri" w:cs="Calibri"/>
        </w:rPr>
        <w:t xml:space="preserve">ve provided guidance and </w:t>
      </w:r>
      <w:r w:rsidR="001B69D0" w:rsidRPr="00440F3E">
        <w:rPr>
          <w:rFonts w:ascii="Calibri" w:hAnsi="Calibri" w:cs="Calibri"/>
        </w:rPr>
        <w:t xml:space="preserve">their </w:t>
      </w:r>
      <w:r w:rsidR="00CD7F01" w:rsidRPr="00440F3E">
        <w:rPr>
          <w:rFonts w:ascii="Calibri" w:hAnsi="Calibri" w:cs="Calibri"/>
        </w:rPr>
        <w:t xml:space="preserve">rationale </w:t>
      </w:r>
      <w:r w:rsidR="005515A8" w:rsidRPr="00440F3E">
        <w:rPr>
          <w:rFonts w:ascii="Calibri" w:hAnsi="Calibri" w:cs="Calibri"/>
        </w:rPr>
        <w:t>for</w:t>
      </w:r>
      <w:r w:rsidR="00CD7F01" w:rsidRPr="00440F3E">
        <w:rPr>
          <w:rFonts w:ascii="Calibri" w:hAnsi="Calibri" w:cs="Calibri"/>
        </w:rPr>
        <w:t xml:space="preserve"> discontinuing</w:t>
      </w:r>
      <w:r w:rsidR="003A7BE0" w:rsidRPr="00440F3E">
        <w:rPr>
          <w:rFonts w:ascii="Calibri" w:hAnsi="Calibri" w:cs="Calibri"/>
        </w:rPr>
        <w:t xml:space="preserve"> gonadal and fetal shielding</w:t>
      </w:r>
      <w:r w:rsidR="00CD7F01" w:rsidRPr="00440F3E">
        <w:rPr>
          <w:rFonts w:ascii="Calibri" w:hAnsi="Calibri" w:cs="Calibri"/>
        </w:rPr>
        <w:t xml:space="preserve"> for abdominal and pelvic radiography procedures</w:t>
      </w:r>
      <w:r w:rsidR="009425F2" w:rsidRPr="00440F3E">
        <w:rPr>
          <w:rFonts w:ascii="Calibri" w:hAnsi="Calibri" w:cs="Calibri"/>
        </w:rPr>
        <w:t>.</w:t>
      </w:r>
      <w:r w:rsidR="003123E7" w:rsidRPr="00440F3E">
        <w:rPr>
          <w:rStyle w:val="EndnoteReference"/>
          <w:rFonts w:ascii="Calibri" w:hAnsi="Calibri" w:cs="Calibri"/>
        </w:rPr>
        <w:t>1</w:t>
      </w:r>
      <w:r w:rsidR="00980DFF" w:rsidRPr="00440F3E">
        <w:rPr>
          <w:rFonts w:ascii="Calibri" w:hAnsi="Calibri" w:cs="Calibri"/>
          <w:vertAlign w:val="superscript"/>
        </w:rPr>
        <w:t>,</w:t>
      </w:r>
      <w:r w:rsidR="003123E7" w:rsidRPr="00440F3E">
        <w:rPr>
          <w:rStyle w:val="EndnoteReference"/>
          <w:rFonts w:ascii="Calibri" w:hAnsi="Calibri" w:cs="Calibri"/>
        </w:rPr>
        <w:t>3</w:t>
      </w:r>
      <w:r w:rsidR="003A7BE0" w:rsidRPr="00440F3E">
        <w:rPr>
          <w:rFonts w:ascii="Calibri" w:hAnsi="Calibri" w:cs="Calibri"/>
        </w:rPr>
        <w:t xml:space="preserve"> </w:t>
      </w:r>
    </w:p>
    <w:p w14:paraId="76355E95" w14:textId="77777777" w:rsidR="005515A8" w:rsidRPr="00440F3E" w:rsidRDefault="005515A8" w:rsidP="00440F3E">
      <w:pPr>
        <w:spacing w:after="0" w:line="360" w:lineRule="auto"/>
        <w:rPr>
          <w:rFonts w:ascii="Calibri" w:hAnsi="Calibri" w:cs="Calibri"/>
          <w:b/>
          <w:bCs/>
        </w:rPr>
      </w:pPr>
    </w:p>
    <w:p w14:paraId="3DFBDA81" w14:textId="771EDDF1" w:rsidR="00CC3334" w:rsidRPr="00440F3E" w:rsidRDefault="00A910FA" w:rsidP="00440F3E">
      <w:pPr>
        <w:spacing w:after="0" w:line="360" w:lineRule="auto"/>
        <w:rPr>
          <w:rFonts w:ascii="Calibri" w:hAnsi="Calibri" w:cs="Calibri"/>
          <w:b/>
          <w:bCs/>
        </w:rPr>
      </w:pPr>
      <w:r w:rsidRPr="00440F3E">
        <w:rPr>
          <w:rFonts w:ascii="Calibri" w:hAnsi="Calibri" w:cs="Calibri"/>
          <w:b/>
          <w:bCs/>
        </w:rPr>
        <w:t xml:space="preserve">Scientific </w:t>
      </w:r>
      <w:r w:rsidR="00F00A23" w:rsidRPr="00440F3E">
        <w:rPr>
          <w:rFonts w:ascii="Calibri" w:hAnsi="Calibri" w:cs="Calibri"/>
          <w:b/>
          <w:bCs/>
        </w:rPr>
        <w:t>Support</w:t>
      </w:r>
    </w:p>
    <w:p w14:paraId="35122A2C" w14:textId="74FDDE5D" w:rsidR="00CC3334"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 xml:space="preserve">In the </w:t>
      </w:r>
      <w:r w:rsidR="00C16DCA" w:rsidRPr="00440F3E">
        <w:rPr>
          <w:rStyle w:val="Strong"/>
          <w:rFonts w:ascii="Calibri" w:hAnsi="Calibri" w:cs="Calibri"/>
          <w:b w:val="0"/>
          <w:sz w:val="22"/>
          <w:szCs w:val="22"/>
        </w:rPr>
        <w:t xml:space="preserve">late </w:t>
      </w:r>
      <w:r w:rsidRPr="00440F3E">
        <w:rPr>
          <w:rStyle w:val="Strong"/>
          <w:rFonts w:ascii="Calibri" w:hAnsi="Calibri" w:cs="Calibri"/>
          <w:b w:val="0"/>
          <w:sz w:val="22"/>
          <w:szCs w:val="22"/>
        </w:rPr>
        <w:t xml:space="preserve">1950s, the linear no-threshold (LNT) dose-response relationship became the </w:t>
      </w:r>
      <w:r w:rsidR="00904441" w:rsidRPr="00440F3E">
        <w:rPr>
          <w:rStyle w:val="Strong"/>
          <w:rFonts w:ascii="Calibri" w:hAnsi="Calibri" w:cs="Calibri"/>
          <w:b w:val="0"/>
          <w:sz w:val="22"/>
          <w:szCs w:val="22"/>
        </w:rPr>
        <w:t xml:space="preserve">model used in </w:t>
      </w:r>
      <w:r w:rsidRPr="00440F3E">
        <w:rPr>
          <w:rStyle w:val="Strong"/>
          <w:rFonts w:ascii="Calibri" w:hAnsi="Calibri" w:cs="Calibri"/>
          <w:b w:val="0"/>
          <w:sz w:val="22"/>
          <w:szCs w:val="22"/>
        </w:rPr>
        <w:t>radiation protection</w:t>
      </w:r>
      <w:r w:rsidR="00904441" w:rsidRPr="00440F3E">
        <w:rPr>
          <w:rStyle w:val="Strong"/>
          <w:rFonts w:ascii="Calibri" w:hAnsi="Calibri" w:cs="Calibri"/>
          <w:b w:val="0"/>
          <w:sz w:val="22"/>
          <w:szCs w:val="22"/>
        </w:rPr>
        <w:t xml:space="preserve"> to estimate health effects.</w:t>
      </w:r>
      <w:r w:rsidR="003123E7" w:rsidRPr="00440F3E">
        <w:rPr>
          <w:rStyle w:val="EndnoteReference"/>
          <w:rFonts w:ascii="Calibri" w:hAnsi="Calibri" w:cs="Calibri"/>
          <w:sz w:val="22"/>
          <w:szCs w:val="22"/>
        </w:rPr>
        <w:t>5</w:t>
      </w:r>
      <w:r w:rsidR="00233905" w:rsidRPr="00440F3E">
        <w:rPr>
          <w:rFonts w:ascii="Calibri" w:hAnsi="Calibri" w:cs="Calibri"/>
          <w:sz w:val="22"/>
          <w:szCs w:val="22"/>
          <w:vertAlign w:val="superscript"/>
        </w:rPr>
        <w:t>,</w:t>
      </w:r>
      <w:bookmarkStart w:id="11" w:name="_Ref134787723"/>
      <w:r w:rsidR="005D4A48" w:rsidRPr="00440F3E">
        <w:rPr>
          <w:rStyle w:val="EndnoteReference"/>
          <w:rFonts w:ascii="Calibri" w:hAnsi="Calibri" w:cs="Calibri"/>
          <w:bCs/>
          <w:sz w:val="22"/>
          <w:szCs w:val="22"/>
        </w:rPr>
        <w:endnoteReference w:id="9"/>
      </w:r>
      <w:bookmarkEnd w:id="11"/>
      <w:r w:rsidR="00233905" w:rsidRPr="00FC20BE">
        <w:rPr>
          <w:rFonts w:ascii="Calibri" w:hAnsi="Calibri" w:cs="Calibri"/>
          <w:sz w:val="22"/>
          <w:szCs w:val="22"/>
        </w:rPr>
        <w:t xml:space="preserve"> </w:t>
      </w:r>
      <w:r w:rsidRPr="00440F3E">
        <w:rPr>
          <w:rStyle w:val="Strong"/>
          <w:rFonts w:ascii="Calibri" w:hAnsi="Calibri" w:cs="Calibri"/>
          <w:b w:val="0"/>
          <w:sz w:val="22"/>
          <w:szCs w:val="22"/>
        </w:rPr>
        <w:t>This relationship states that any dose</w:t>
      </w:r>
      <w:r w:rsidR="00C84EEB" w:rsidRPr="00440F3E">
        <w:rPr>
          <w:rStyle w:val="Strong"/>
          <w:rFonts w:ascii="Calibri" w:hAnsi="Calibri" w:cs="Calibri"/>
          <w:b w:val="0"/>
          <w:sz w:val="22"/>
          <w:szCs w:val="22"/>
        </w:rPr>
        <w:t xml:space="preserve"> produces a response</w:t>
      </w:r>
      <w:r w:rsidR="008440C2" w:rsidRPr="00440F3E">
        <w:rPr>
          <w:rStyle w:val="Strong"/>
          <w:rFonts w:ascii="Calibri" w:hAnsi="Calibri" w:cs="Calibri"/>
          <w:b w:val="0"/>
          <w:sz w:val="22"/>
          <w:szCs w:val="22"/>
        </w:rPr>
        <w:t>,</w:t>
      </w:r>
      <w:r w:rsidR="00C84EEB" w:rsidRPr="00440F3E">
        <w:rPr>
          <w:rStyle w:val="Strong"/>
          <w:rFonts w:ascii="Calibri" w:hAnsi="Calibri" w:cs="Calibri"/>
          <w:b w:val="0"/>
          <w:sz w:val="22"/>
          <w:szCs w:val="22"/>
        </w:rPr>
        <w:t xml:space="preserve"> regardless of </w:t>
      </w:r>
      <w:r w:rsidR="00904441" w:rsidRPr="00440F3E">
        <w:rPr>
          <w:rStyle w:val="Strong"/>
          <w:rFonts w:ascii="Calibri" w:hAnsi="Calibri" w:cs="Calibri"/>
          <w:b w:val="0"/>
          <w:sz w:val="22"/>
          <w:szCs w:val="22"/>
        </w:rPr>
        <w:t xml:space="preserve">the </w:t>
      </w:r>
      <w:r w:rsidR="00C84EEB" w:rsidRPr="00440F3E">
        <w:rPr>
          <w:rStyle w:val="Strong"/>
          <w:rFonts w:ascii="Calibri" w:hAnsi="Calibri" w:cs="Calibri"/>
          <w:b w:val="0"/>
          <w:sz w:val="22"/>
          <w:szCs w:val="22"/>
        </w:rPr>
        <w:t>siz</w:t>
      </w:r>
      <w:r w:rsidRPr="00440F3E">
        <w:rPr>
          <w:rStyle w:val="Strong"/>
          <w:rFonts w:ascii="Calibri" w:hAnsi="Calibri" w:cs="Calibri"/>
          <w:b w:val="0"/>
          <w:sz w:val="22"/>
          <w:szCs w:val="22"/>
        </w:rPr>
        <w:t xml:space="preserve">e </w:t>
      </w:r>
      <w:r w:rsidR="00904441" w:rsidRPr="00440F3E">
        <w:rPr>
          <w:rStyle w:val="Strong"/>
          <w:rFonts w:ascii="Calibri" w:hAnsi="Calibri" w:cs="Calibri"/>
          <w:b w:val="0"/>
          <w:sz w:val="22"/>
          <w:szCs w:val="22"/>
        </w:rPr>
        <w:t>of the dose.</w:t>
      </w:r>
      <w:r w:rsidR="003123E7" w:rsidRPr="00440F3E">
        <w:rPr>
          <w:rStyle w:val="EndnoteReference"/>
          <w:rFonts w:ascii="Calibri" w:hAnsi="Calibri" w:cs="Calibri"/>
          <w:sz w:val="22"/>
          <w:szCs w:val="22"/>
        </w:rPr>
        <w:t>7</w:t>
      </w:r>
      <w:r w:rsidR="00865DCA" w:rsidRPr="00440F3E">
        <w:rPr>
          <w:rStyle w:val="Strong"/>
          <w:rFonts w:ascii="Calibri" w:hAnsi="Calibri" w:cs="Calibri"/>
          <w:b w:val="0"/>
          <w:sz w:val="22"/>
          <w:szCs w:val="22"/>
          <w:vertAlign w:val="superscript"/>
        </w:rPr>
        <w:t>,</w:t>
      </w:r>
      <w:bookmarkStart w:id="12" w:name="_Ref134787772"/>
      <w:r w:rsidR="005D4A48" w:rsidRPr="00440F3E">
        <w:rPr>
          <w:rStyle w:val="EndnoteReference"/>
          <w:rFonts w:ascii="Calibri" w:hAnsi="Calibri" w:cs="Calibri"/>
          <w:bCs/>
          <w:sz w:val="22"/>
          <w:szCs w:val="22"/>
        </w:rPr>
        <w:endnoteReference w:id="10"/>
      </w:r>
      <w:bookmarkEnd w:id="12"/>
      <w:r w:rsidR="00497748" w:rsidRPr="00FC20BE">
        <w:rPr>
          <w:rStyle w:val="Strong"/>
          <w:rFonts w:ascii="Calibri" w:hAnsi="Calibri" w:cs="Calibri"/>
          <w:b w:val="0"/>
          <w:sz w:val="22"/>
          <w:szCs w:val="22"/>
        </w:rPr>
        <w:t xml:space="preserve"> </w:t>
      </w:r>
      <w:r w:rsidRPr="00440F3E">
        <w:rPr>
          <w:rStyle w:val="Strong"/>
          <w:rFonts w:ascii="Calibri" w:hAnsi="Calibri" w:cs="Calibri"/>
          <w:b w:val="0"/>
          <w:sz w:val="22"/>
          <w:szCs w:val="22"/>
        </w:rPr>
        <w:t xml:space="preserve">However, there have not been any epidemiological studies </w:t>
      </w:r>
      <w:r w:rsidR="008440C2" w:rsidRPr="00440F3E">
        <w:rPr>
          <w:rStyle w:val="Strong"/>
          <w:rFonts w:ascii="Calibri" w:hAnsi="Calibri" w:cs="Calibri"/>
          <w:b w:val="0"/>
          <w:sz w:val="22"/>
          <w:szCs w:val="22"/>
        </w:rPr>
        <w:t xml:space="preserve">on low-dose responses in over </w:t>
      </w:r>
      <w:r w:rsidR="00904441" w:rsidRPr="00440F3E">
        <w:rPr>
          <w:rStyle w:val="Strong"/>
          <w:rFonts w:ascii="Calibri" w:hAnsi="Calibri" w:cs="Calibri"/>
          <w:b w:val="0"/>
          <w:sz w:val="22"/>
          <w:szCs w:val="22"/>
        </w:rPr>
        <w:t>15</w:t>
      </w:r>
      <w:r w:rsidR="008440C2" w:rsidRPr="00440F3E">
        <w:rPr>
          <w:rStyle w:val="Strong"/>
          <w:rFonts w:ascii="Calibri" w:hAnsi="Calibri" w:cs="Calibri"/>
          <w:b w:val="0"/>
          <w:sz w:val="22"/>
          <w:szCs w:val="22"/>
        </w:rPr>
        <w:t xml:space="preserve"> year</w:t>
      </w:r>
      <w:r w:rsidRPr="00440F3E">
        <w:rPr>
          <w:rStyle w:val="Strong"/>
          <w:rFonts w:ascii="Calibri" w:hAnsi="Calibri" w:cs="Calibri"/>
          <w:b w:val="0"/>
          <w:sz w:val="22"/>
          <w:szCs w:val="22"/>
        </w:rPr>
        <w:t xml:space="preserve">s; all studies have been based on </w:t>
      </w:r>
      <w:r w:rsidR="00C16DCA" w:rsidRPr="00440F3E">
        <w:rPr>
          <w:rStyle w:val="Strong"/>
          <w:rFonts w:ascii="Calibri" w:hAnsi="Calibri" w:cs="Calibri"/>
          <w:b w:val="0"/>
          <w:sz w:val="22"/>
          <w:szCs w:val="22"/>
        </w:rPr>
        <w:t xml:space="preserve">critical </w:t>
      </w:r>
      <w:r w:rsidRPr="00440F3E">
        <w:rPr>
          <w:rStyle w:val="Strong"/>
          <w:rFonts w:ascii="Calibri" w:hAnsi="Calibri" w:cs="Calibri"/>
          <w:b w:val="0"/>
          <w:sz w:val="22"/>
          <w:szCs w:val="22"/>
        </w:rPr>
        <w:t xml:space="preserve">exposures at moderate-to-high </w:t>
      </w:r>
      <w:r w:rsidR="00C16DCA" w:rsidRPr="00440F3E">
        <w:rPr>
          <w:rStyle w:val="Strong"/>
          <w:rFonts w:ascii="Calibri" w:hAnsi="Calibri" w:cs="Calibri"/>
          <w:b w:val="0"/>
          <w:sz w:val="22"/>
          <w:szCs w:val="22"/>
        </w:rPr>
        <w:t xml:space="preserve">levels of radiation </w:t>
      </w:r>
      <w:r w:rsidRPr="00440F3E">
        <w:rPr>
          <w:rStyle w:val="Strong"/>
          <w:rFonts w:ascii="Calibri" w:hAnsi="Calibri" w:cs="Calibri"/>
          <w:b w:val="0"/>
          <w:sz w:val="22"/>
          <w:szCs w:val="22"/>
        </w:rPr>
        <w:t>dose</w:t>
      </w:r>
      <w:r w:rsidR="00C16DCA" w:rsidRPr="00440F3E">
        <w:rPr>
          <w:rStyle w:val="Strong"/>
          <w:rFonts w:ascii="Calibri" w:hAnsi="Calibri" w:cs="Calibri"/>
          <w:b w:val="0"/>
          <w:sz w:val="22"/>
          <w:szCs w:val="22"/>
        </w:rPr>
        <w:t>s</w:t>
      </w:r>
      <w:r w:rsidR="00904441" w:rsidRPr="00440F3E">
        <w:rPr>
          <w:rStyle w:val="Strong"/>
          <w:rFonts w:ascii="Calibri" w:hAnsi="Calibri" w:cs="Calibri"/>
          <w:b w:val="0"/>
          <w:sz w:val="22"/>
          <w:szCs w:val="22"/>
        </w:rPr>
        <w:t>.</w:t>
      </w:r>
      <w:r w:rsidRPr="00440F3E">
        <w:rPr>
          <w:rStyle w:val="Strong"/>
          <w:rFonts w:ascii="Calibri" w:hAnsi="Calibri" w:cs="Calibri"/>
          <w:b w:val="0"/>
          <w:sz w:val="22"/>
          <w:szCs w:val="22"/>
        </w:rPr>
        <w:t xml:space="preserve"> The LNT model does not </w:t>
      </w:r>
      <w:r w:rsidR="00CD7F01" w:rsidRPr="00440F3E">
        <w:rPr>
          <w:rStyle w:val="Strong"/>
          <w:rFonts w:ascii="Calibri" w:hAnsi="Calibri" w:cs="Calibri"/>
          <w:b w:val="0"/>
          <w:sz w:val="22"/>
          <w:szCs w:val="22"/>
        </w:rPr>
        <w:t>consider</w:t>
      </w:r>
      <w:r w:rsidRPr="00440F3E">
        <w:rPr>
          <w:rStyle w:val="Strong"/>
          <w:rFonts w:ascii="Calibri" w:hAnsi="Calibri" w:cs="Calibri"/>
          <w:b w:val="0"/>
          <w:sz w:val="22"/>
          <w:szCs w:val="22"/>
        </w:rPr>
        <w:t xml:space="preserve"> </w:t>
      </w:r>
      <w:r w:rsidR="00E11DC9" w:rsidRPr="00440F3E">
        <w:rPr>
          <w:rStyle w:val="Strong"/>
          <w:rFonts w:ascii="Calibri" w:hAnsi="Calibri" w:cs="Calibri"/>
          <w:b w:val="0"/>
          <w:sz w:val="22"/>
          <w:szCs w:val="22"/>
        </w:rPr>
        <w:t>technological advances</w:t>
      </w:r>
      <w:r w:rsidRPr="00440F3E">
        <w:rPr>
          <w:rStyle w:val="Strong"/>
          <w:rFonts w:ascii="Calibri" w:hAnsi="Calibri" w:cs="Calibri"/>
          <w:b w:val="0"/>
          <w:sz w:val="22"/>
          <w:szCs w:val="22"/>
        </w:rPr>
        <w:t>, such as digital radiography equipment</w:t>
      </w:r>
      <w:r w:rsidR="00385354" w:rsidRPr="00440F3E">
        <w:rPr>
          <w:rStyle w:val="Strong"/>
          <w:rFonts w:ascii="Calibri" w:hAnsi="Calibri" w:cs="Calibri"/>
          <w:b w:val="0"/>
          <w:sz w:val="22"/>
          <w:szCs w:val="22"/>
        </w:rPr>
        <w:t xml:space="preserve"> (improved detectors and generators) </w:t>
      </w:r>
      <w:r w:rsidRPr="00440F3E">
        <w:rPr>
          <w:rStyle w:val="Strong"/>
          <w:rFonts w:ascii="Calibri" w:hAnsi="Calibri" w:cs="Calibri"/>
          <w:b w:val="0"/>
          <w:sz w:val="22"/>
          <w:szCs w:val="22"/>
        </w:rPr>
        <w:t xml:space="preserve">or </w:t>
      </w:r>
      <w:r w:rsidR="00E11DC9" w:rsidRPr="00440F3E">
        <w:rPr>
          <w:rStyle w:val="Strong"/>
          <w:rFonts w:ascii="Calibri" w:hAnsi="Calibri" w:cs="Calibri"/>
          <w:b w:val="0"/>
          <w:sz w:val="22"/>
          <w:szCs w:val="22"/>
        </w:rPr>
        <w:t xml:space="preserve">the </w:t>
      </w:r>
      <w:r w:rsidR="005C3B7B" w:rsidRPr="00440F3E">
        <w:rPr>
          <w:rStyle w:val="Strong"/>
          <w:rFonts w:ascii="Calibri" w:hAnsi="Calibri" w:cs="Calibri"/>
          <w:b w:val="0"/>
          <w:sz w:val="22"/>
          <w:szCs w:val="22"/>
        </w:rPr>
        <w:t>time between ionizing radiation imaging procedures</w:t>
      </w:r>
      <w:r w:rsidRPr="00440F3E">
        <w:rPr>
          <w:rStyle w:val="Strong"/>
          <w:rFonts w:ascii="Calibri" w:hAnsi="Calibri" w:cs="Calibri"/>
          <w:b w:val="0"/>
          <w:sz w:val="22"/>
          <w:szCs w:val="22"/>
        </w:rPr>
        <w:t>. In 195</w:t>
      </w:r>
      <w:r w:rsidR="00904441" w:rsidRPr="00440F3E">
        <w:rPr>
          <w:rStyle w:val="Strong"/>
          <w:rFonts w:ascii="Calibri" w:hAnsi="Calibri" w:cs="Calibri"/>
          <w:b w:val="0"/>
          <w:sz w:val="22"/>
          <w:szCs w:val="22"/>
        </w:rPr>
        <w:t>9</w:t>
      </w:r>
      <w:r w:rsidRPr="00440F3E">
        <w:rPr>
          <w:rStyle w:val="Strong"/>
          <w:rFonts w:ascii="Calibri" w:hAnsi="Calibri" w:cs="Calibri"/>
          <w:b w:val="0"/>
          <w:sz w:val="22"/>
          <w:szCs w:val="22"/>
        </w:rPr>
        <w:t xml:space="preserve">, the approximate </w:t>
      </w:r>
      <w:r w:rsidR="003A1D1F" w:rsidRPr="00440F3E">
        <w:rPr>
          <w:rStyle w:val="Strong"/>
          <w:rFonts w:ascii="Calibri" w:hAnsi="Calibri" w:cs="Calibri"/>
          <w:b w:val="0"/>
          <w:sz w:val="22"/>
          <w:szCs w:val="22"/>
        </w:rPr>
        <w:t xml:space="preserve">entrance skin </w:t>
      </w:r>
      <w:r w:rsidRPr="00440F3E">
        <w:rPr>
          <w:rStyle w:val="Strong"/>
          <w:rFonts w:ascii="Calibri" w:hAnsi="Calibri" w:cs="Calibri"/>
          <w:b w:val="0"/>
          <w:sz w:val="22"/>
          <w:szCs w:val="22"/>
        </w:rPr>
        <w:t xml:space="preserve">dose </w:t>
      </w:r>
      <w:r w:rsidR="003A1D1F" w:rsidRPr="00440F3E">
        <w:rPr>
          <w:rStyle w:val="Strong"/>
          <w:rFonts w:ascii="Calibri" w:hAnsi="Calibri" w:cs="Calibri"/>
          <w:b w:val="0"/>
          <w:sz w:val="22"/>
          <w:szCs w:val="22"/>
        </w:rPr>
        <w:t>to</w:t>
      </w:r>
      <w:r w:rsidRPr="00440F3E">
        <w:rPr>
          <w:rStyle w:val="Strong"/>
          <w:rFonts w:ascii="Calibri" w:hAnsi="Calibri" w:cs="Calibri"/>
          <w:b w:val="0"/>
          <w:sz w:val="22"/>
          <w:szCs w:val="22"/>
        </w:rPr>
        <w:t xml:space="preserve"> a </w:t>
      </w:r>
      <w:r w:rsidR="00904441" w:rsidRPr="00440F3E">
        <w:rPr>
          <w:rStyle w:val="Strong"/>
          <w:rFonts w:ascii="Calibri" w:hAnsi="Calibri" w:cs="Calibri"/>
          <w:b w:val="0"/>
          <w:sz w:val="22"/>
          <w:szCs w:val="22"/>
        </w:rPr>
        <w:t xml:space="preserve">4-year-old male patient </w:t>
      </w:r>
      <w:r w:rsidR="003A1D1F" w:rsidRPr="00440F3E">
        <w:rPr>
          <w:rStyle w:val="Strong"/>
          <w:rFonts w:ascii="Calibri" w:hAnsi="Calibri" w:cs="Calibri"/>
          <w:b w:val="0"/>
          <w:sz w:val="22"/>
          <w:szCs w:val="22"/>
        </w:rPr>
        <w:t xml:space="preserve">having </w:t>
      </w:r>
      <w:r w:rsidR="00904441" w:rsidRPr="00440F3E">
        <w:rPr>
          <w:rStyle w:val="Strong"/>
          <w:rFonts w:ascii="Calibri" w:hAnsi="Calibri" w:cs="Calibri"/>
          <w:b w:val="0"/>
          <w:sz w:val="22"/>
          <w:szCs w:val="22"/>
        </w:rPr>
        <w:t>a pelvis examination</w:t>
      </w:r>
      <w:r w:rsidRPr="00440F3E">
        <w:rPr>
          <w:rStyle w:val="Strong"/>
          <w:rFonts w:ascii="Calibri" w:hAnsi="Calibri" w:cs="Calibri"/>
          <w:b w:val="0"/>
          <w:sz w:val="22"/>
          <w:szCs w:val="22"/>
        </w:rPr>
        <w:t xml:space="preserve"> was </w:t>
      </w:r>
      <w:r w:rsidR="00904441" w:rsidRPr="00440F3E">
        <w:rPr>
          <w:rStyle w:val="Strong"/>
          <w:rFonts w:ascii="Calibri" w:hAnsi="Calibri" w:cs="Calibri"/>
          <w:b w:val="0"/>
          <w:sz w:val="22"/>
          <w:szCs w:val="22"/>
        </w:rPr>
        <w:t>2.5</w:t>
      </w:r>
      <w:r w:rsidRPr="00440F3E">
        <w:rPr>
          <w:rStyle w:val="Strong"/>
          <w:rFonts w:ascii="Calibri" w:hAnsi="Calibri" w:cs="Calibri"/>
          <w:b w:val="0"/>
          <w:sz w:val="22"/>
          <w:szCs w:val="22"/>
        </w:rPr>
        <w:t xml:space="preserve"> mGy</w:t>
      </w:r>
      <w:r w:rsidR="00904441"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9</w:t>
      </w:r>
      <w:r w:rsidRPr="00440F3E">
        <w:rPr>
          <w:rStyle w:val="Strong"/>
          <w:rFonts w:ascii="Calibri" w:hAnsi="Calibri" w:cs="Calibri"/>
          <w:b w:val="0"/>
          <w:sz w:val="22"/>
          <w:szCs w:val="22"/>
        </w:rPr>
        <w:t xml:space="preserve"> </w:t>
      </w:r>
      <w:r w:rsidR="00904441" w:rsidRPr="00440F3E">
        <w:rPr>
          <w:rStyle w:val="Strong"/>
          <w:rFonts w:ascii="Calibri" w:hAnsi="Calibri" w:cs="Calibri"/>
          <w:b w:val="0"/>
          <w:sz w:val="22"/>
          <w:szCs w:val="22"/>
        </w:rPr>
        <w:t>By</w:t>
      </w:r>
      <w:r w:rsidRPr="00440F3E">
        <w:rPr>
          <w:rStyle w:val="Strong"/>
          <w:rFonts w:ascii="Calibri" w:hAnsi="Calibri" w:cs="Calibri"/>
          <w:b w:val="0"/>
          <w:sz w:val="22"/>
          <w:szCs w:val="22"/>
        </w:rPr>
        <w:t xml:space="preserve"> 2</w:t>
      </w:r>
      <w:r w:rsidR="00904441" w:rsidRPr="00440F3E">
        <w:rPr>
          <w:rStyle w:val="Strong"/>
          <w:rFonts w:ascii="Calibri" w:hAnsi="Calibri" w:cs="Calibri"/>
          <w:b w:val="0"/>
          <w:sz w:val="22"/>
          <w:szCs w:val="22"/>
        </w:rPr>
        <w:t>012</w:t>
      </w:r>
      <w:r w:rsidRPr="00440F3E">
        <w:rPr>
          <w:rStyle w:val="Strong"/>
          <w:rFonts w:ascii="Calibri" w:hAnsi="Calibri" w:cs="Calibri"/>
          <w:b w:val="0"/>
          <w:sz w:val="22"/>
          <w:szCs w:val="22"/>
        </w:rPr>
        <w:t>, the approximate dose was 0.</w:t>
      </w:r>
      <w:r w:rsidR="00904441" w:rsidRPr="00440F3E">
        <w:rPr>
          <w:rStyle w:val="Strong"/>
          <w:rFonts w:ascii="Calibri" w:hAnsi="Calibri" w:cs="Calibri"/>
          <w:b w:val="0"/>
          <w:sz w:val="22"/>
          <w:szCs w:val="22"/>
        </w:rPr>
        <w:t>01</w:t>
      </w:r>
      <w:r w:rsidRPr="00440F3E">
        <w:rPr>
          <w:rStyle w:val="Strong"/>
          <w:rFonts w:ascii="Calibri" w:hAnsi="Calibri" w:cs="Calibri"/>
          <w:b w:val="0"/>
          <w:sz w:val="22"/>
          <w:szCs w:val="22"/>
        </w:rPr>
        <w:t xml:space="preserve"> mGy.</w:t>
      </w:r>
      <w:r w:rsidR="00904441" w:rsidRPr="00440F3E">
        <w:rPr>
          <w:rStyle w:val="Strong"/>
          <w:rFonts w:ascii="Calibri" w:hAnsi="Calibri" w:cs="Calibri"/>
          <w:b w:val="0"/>
          <w:sz w:val="22"/>
          <w:szCs w:val="22"/>
          <w:vertAlign w:val="superscript"/>
        </w:rPr>
        <w:t xml:space="preserve"> </w:t>
      </w:r>
      <w:r w:rsidRPr="00440F3E">
        <w:rPr>
          <w:rStyle w:val="Strong"/>
          <w:rFonts w:ascii="Calibri" w:hAnsi="Calibri" w:cs="Calibri"/>
          <w:b w:val="0"/>
          <w:sz w:val="22"/>
          <w:szCs w:val="22"/>
        </w:rPr>
        <w:t xml:space="preserve">The approximate dose of a newborn </w:t>
      </w:r>
      <w:r w:rsidR="00675684">
        <w:rPr>
          <w:rStyle w:val="Strong"/>
          <w:rFonts w:ascii="Calibri" w:hAnsi="Calibri" w:cs="Calibri"/>
          <w:b w:val="0"/>
          <w:sz w:val="22"/>
          <w:szCs w:val="22"/>
        </w:rPr>
        <w:t>k</w:t>
      </w:r>
      <w:r w:rsidR="00675684" w:rsidRPr="00675684">
        <w:rPr>
          <w:rStyle w:val="Strong"/>
          <w:rFonts w:ascii="Calibri" w:hAnsi="Calibri" w:cs="Calibri"/>
          <w:b w:val="0"/>
          <w:sz w:val="22"/>
          <w:szCs w:val="22"/>
        </w:rPr>
        <w:t xml:space="preserve">idney, </w:t>
      </w:r>
      <w:r w:rsidR="00675684">
        <w:rPr>
          <w:rStyle w:val="Strong"/>
          <w:rFonts w:ascii="Calibri" w:hAnsi="Calibri" w:cs="Calibri"/>
          <w:b w:val="0"/>
          <w:sz w:val="22"/>
          <w:szCs w:val="22"/>
        </w:rPr>
        <w:t>u</w:t>
      </w:r>
      <w:r w:rsidR="00675684" w:rsidRPr="00675684">
        <w:rPr>
          <w:rStyle w:val="Strong"/>
          <w:rFonts w:ascii="Calibri" w:hAnsi="Calibri" w:cs="Calibri"/>
          <w:b w:val="0"/>
          <w:sz w:val="22"/>
          <w:szCs w:val="22"/>
        </w:rPr>
        <w:t xml:space="preserve">reter, </w:t>
      </w:r>
      <w:r w:rsidR="00675684">
        <w:rPr>
          <w:rStyle w:val="Strong"/>
          <w:rFonts w:ascii="Calibri" w:hAnsi="Calibri" w:cs="Calibri"/>
          <w:b w:val="0"/>
          <w:sz w:val="22"/>
          <w:szCs w:val="22"/>
        </w:rPr>
        <w:t>b</w:t>
      </w:r>
      <w:r w:rsidR="00675684" w:rsidRPr="00675684">
        <w:rPr>
          <w:rStyle w:val="Strong"/>
          <w:rFonts w:ascii="Calibri" w:hAnsi="Calibri" w:cs="Calibri"/>
          <w:b w:val="0"/>
          <w:sz w:val="22"/>
          <w:szCs w:val="22"/>
        </w:rPr>
        <w:t xml:space="preserve">ladder </w:t>
      </w:r>
      <w:r w:rsidR="00675684">
        <w:rPr>
          <w:rStyle w:val="Strong"/>
          <w:rFonts w:ascii="Calibri" w:hAnsi="Calibri" w:cs="Calibri"/>
          <w:b w:val="0"/>
          <w:sz w:val="22"/>
          <w:szCs w:val="22"/>
        </w:rPr>
        <w:t>x</w:t>
      </w:r>
      <w:r w:rsidR="00675684" w:rsidRPr="00675684">
        <w:rPr>
          <w:rStyle w:val="Strong"/>
          <w:rFonts w:ascii="Calibri" w:hAnsi="Calibri" w:cs="Calibri"/>
          <w:b w:val="0"/>
          <w:sz w:val="22"/>
          <w:szCs w:val="22"/>
        </w:rPr>
        <w:t>-ray</w:t>
      </w:r>
      <w:r w:rsidRPr="00440F3E">
        <w:rPr>
          <w:rStyle w:val="Strong"/>
          <w:rFonts w:ascii="Calibri" w:hAnsi="Calibri" w:cs="Calibri"/>
          <w:b w:val="0"/>
          <w:sz w:val="22"/>
          <w:szCs w:val="22"/>
        </w:rPr>
        <w:t xml:space="preserve"> in 1951 was approximately 1.4 mGy and </w:t>
      </w:r>
      <w:r w:rsidR="005C3B7B" w:rsidRPr="00440F3E">
        <w:rPr>
          <w:rStyle w:val="Strong"/>
          <w:rFonts w:ascii="Calibri" w:hAnsi="Calibri" w:cs="Calibri"/>
          <w:b w:val="0"/>
          <w:sz w:val="22"/>
          <w:szCs w:val="22"/>
        </w:rPr>
        <w:t xml:space="preserve">in 2020 </w:t>
      </w:r>
      <w:r w:rsidRPr="00440F3E">
        <w:rPr>
          <w:rStyle w:val="Strong"/>
          <w:rFonts w:ascii="Calibri" w:hAnsi="Calibri" w:cs="Calibri"/>
          <w:b w:val="0"/>
          <w:sz w:val="22"/>
          <w:szCs w:val="22"/>
        </w:rPr>
        <w:t xml:space="preserve">approximately 0.07 mGy. </w:t>
      </w:r>
    </w:p>
    <w:p w14:paraId="26E42CD1" w14:textId="77777777" w:rsidR="00675684" w:rsidRPr="00440F3E" w:rsidRDefault="00675684" w:rsidP="00440F3E">
      <w:pPr>
        <w:pStyle w:val="NormalWeb"/>
        <w:spacing w:before="0" w:beforeAutospacing="0" w:after="0" w:afterAutospacing="0" w:line="360" w:lineRule="auto"/>
        <w:rPr>
          <w:rStyle w:val="Strong"/>
          <w:rFonts w:ascii="Calibri" w:hAnsi="Calibri" w:cs="Calibri"/>
          <w:b w:val="0"/>
          <w:sz w:val="22"/>
          <w:szCs w:val="22"/>
        </w:rPr>
      </w:pPr>
    </w:p>
    <w:p w14:paraId="7CFAA6E3" w14:textId="23940457" w:rsidR="006C7FD2" w:rsidRPr="00440F3E" w:rsidRDefault="006C7FD2"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Human beings are continuously exposed to many sources of ionizing radiation.</w:t>
      </w:r>
      <w:r w:rsidR="003123E7" w:rsidRPr="00440F3E">
        <w:rPr>
          <w:rStyle w:val="EndnoteReference"/>
          <w:rFonts w:ascii="Calibri" w:hAnsi="Calibri" w:cs="Calibri"/>
          <w:sz w:val="22"/>
          <w:szCs w:val="22"/>
        </w:rPr>
        <w:t>9</w:t>
      </w:r>
      <w:r w:rsidRPr="00FC20BE">
        <w:rPr>
          <w:rStyle w:val="Strong"/>
          <w:rFonts w:ascii="Calibri" w:hAnsi="Calibri" w:cs="Calibri"/>
          <w:b w:val="0"/>
          <w:sz w:val="22"/>
          <w:szCs w:val="22"/>
        </w:rPr>
        <w:t xml:space="preserve"> </w:t>
      </w:r>
      <w:r w:rsidRPr="00440F3E">
        <w:rPr>
          <w:rStyle w:val="Strong"/>
          <w:rFonts w:ascii="Calibri" w:hAnsi="Calibri" w:cs="Calibri"/>
          <w:b w:val="0"/>
          <w:sz w:val="22"/>
          <w:szCs w:val="22"/>
        </w:rPr>
        <w:t xml:space="preserve">These sources can be divided into </w:t>
      </w:r>
      <w:r w:rsidR="00675684">
        <w:rPr>
          <w:rStyle w:val="Strong"/>
          <w:rFonts w:ascii="Calibri" w:hAnsi="Calibri" w:cs="Calibri"/>
          <w:b w:val="0"/>
          <w:sz w:val="22"/>
          <w:szCs w:val="22"/>
        </w:rPr>
        <w:t>2</w:t>
      </w:r>
      <w:r w:rsidR="00675684" w:rsidRPr="00440F3E">
        <w:rPr>
          <w:rStyle w:val="Strong"/>
          <w:rFonts w:ascii="Calibri" w:hAnsi="Calibri" w:cs="Calibri"/>
          <w:b w:val="0"/>
          <w:sz w:val="22"/>
          <w:szCs w:val="22"/>
        </w:rPr>
        <w:t xml:space="preserve"> </w:t>
      </w:r>
      <w:r w:rsidRPr="00440F3E">
        <w:rPr>
          <w:rStyle w:val="Strong"/>
          <w:rFonts w:ascii="Calibri" w:hAnsi="Calibri" w:cs="Calibri"/>
          <w:b w:val="0"/>
          <w:sz w:val="22"/>
          <w:szCs w:val="22"/>
        </w:rPr>
        <w:t>main categories: natural environmental radiation and artificial</w:t>
      </w:r>
      <w:r w:rsidR="00675684">
        <w:rPr>
          <w:rStyle w:val="Strong"/>
          <w:rFonts w:ascii="Calibri" w:hAnsi="Calibri" w:cs="Calibri"/>
          <w:b w:val="0"/>
          <w:sz w:val="22"/>
          <w:szCs w:val="22"/>
        </w:rPr>
        <w:t xml:space="preserve"> (</w:t>
      </w:r>
      <w:r w:rsidRPr="00440F3E">
        <w:rPr>
          <w:rStyle w:val="Strong"/>
          <w:rFonts w:ascii="Calibri" w:hAnsi="Calibri" w:cs="Calibri"/>
          <w:b w:val="0"/>
          <w:sz w:val="22"/>
          <w:szCs w:val="22"/>
        </w:rPr>
        <w:t>or man-made</w:t>
      </w:r>
      <w:r w:rsidR="00675684">
        <w:rPr>
          <w:rStyle w:val="Strong"/>
          <w:rFonts w:ascii="Calibri" w:hAnsi="Calibri" w:cs="Calibri"/>
          <w:b w:val="0"/>
          <w:sz w:val="22"/>
          <w:szCs w:val="22"/>
        </w:rPr>
        <w:t>)</w:t>
      </w:r>
      <w:r w:rsidR="00675684" w:rsidRPr="00440F3E">
        <w:rPr>
          <w:rStyle w:val="Strong"/>
          <w:rFonts w:ascii="Calibri" w:hAnsi="Calibri" w:cs="Calibri"/>
          <w:b w:val="0"/>
          <w:sz w:val="22"/>
          <w:szCs w:val="22"/>
        </w:rPr>
        <w:t xml:space="preserve"> </w:t>
      </w:r>
      <w:r w:rsidRPr="00440F3E">
        <w:rPr>
          <w:rStyle w:val="Strong"/>
          <w:rFonts w:ascii="Calibri" w:hAnsi="Calibri" w:cs="Calibri"/>
          <w:b w:val="0"/>
          <w:sz w:val="22"/>
          <w:szCs w:val="22"/>
        </w:rPr>
        <w:t>radiation. Natural environmental radiation includes cosmic rays, terrestrial radiation, internally deposited radionuclides</w:t>
      </w:r>
      <w:r w:rsidR="00675684">
        <w:rPr>
          <w:rStyle w:val="Strong"/>
          <w:rFonts w:ascii="Calibri" w:hAnsi="Calibri" w:cs="Calibri"/>
          <w:b w:val="0"/>
          <w:sz w:val="22"/>
          <w:szCs w:val="22"/>
        </w:rPr>
        <w:t>,</w:t>
      </w:r>
      <w:r w:rsidRPr="00440F3E">
        <w:rPr>
          <w:rStyle w:val="Strong"/>
          <w:rFonts w:ascii="Calibri" w:hAnsi="Calibri" w:cs="Calibri"/>
          <w:b w:val="0"/>
          <w:sz w:val="22"/>
          <w:szCs w:val="22"/>
        </w:rPr>
        <w:t xml:space="preserve"> and radon. Radon is the largest source of natural environmental radiation. Diagnostic x-rays constitute the largest source of man-made radiation. </w:t>
      </w:r>
      <w:r w:rsidR="00D910EA" w:rsidRPr="00440F3E">
        <w:rPr>
          <w:rStyle w:val="Strong"/>
          <w:rFonts w:ascii="Calibri" w:hAnsi="Calibri" w:cs="Calibri"/>
          <w:b w:val="0"/>
          <w:sz w:val="22"/>
          <w:szCs w:val="22"/>
        </w:rPr>
        <w:t xml:space="preserve">In 2006, the annual individual effective dose from diagnostic and interventional medical procedures was estimated as 2.9 mSv and </w:t>
      </w:r>
      <w:r w:rsidR="0048525C">
        <w:rPr>
          <w:rStyle w:val="Strong"/>
          <w:rFonts w:ascii="Calibri" w:hAnsi="Calibri" w:cs="Calibri"/>
          <w:b w:val="0"/>
          <w:sz w:val="22"/>
          <w:szCs w:val="22"/>
        </w:rPr>
        <w:t xml:space="preserve">in 2016 it was </w:t>
      </w:r>
      <w:r w:rsidR="00D910EA" w:rsidRPr="00440F3E">
        <w:rPr>
          <w:rStyle w:val="Strong"/>
          <w:rFonts w:ascii="Calibri" w:hAnsi="Calibri" w:cs="Calibri"/>
          <w:b w:val="0"/>
          <w:sz w:val="22"/>
          <w:szCs w:val="22"/>
        </w:rPr>
        <w:t>2.3 mSv</w:t>
      </w:r>
      <w:r w:rsidR="0048525C">
        <w:rPr>
          <w:rStyle w:val="Strong"/>
          <w:rFonts w:ascii="Calibri" w:hAnsi="Calibri" w:cs="Calibri"/>
          <w:b w:val="0"/>
          <w:sz w:val="22"/>
          <w:szCs w:val="22"/>
        </w:rPr>
        <w:t>—</w:t>
      </w:r>
      <w:r w:rsidR="00D910EA" w:rsidRPr="00440F3E">
        <w:rPr>
          <w:rStyle w:val="Strong"/>
          <w:rFonts w:ascii="Calibri" w:hAnsi="Calibri" w:cs="Calibri"/>
          <w:b w:val="0"/>
          <w:sz w:val="22"/>
          <w:szCs w:val="22"/>
        </w:rPr>
        <w:t>a decrease of approximately 20% over 10 years.</w:t>
      </w:r>
      <w:r w:rsidR="003123E7" w:rsidRPr="00440F3E">
        <w:rPr>
          <w:rStyle w:val="EndnoteReference"/>
          <w:rFonts w:ascii="Calibri" w:hAnsi="Calibri" w:cs="Calibri"/>
          <w:sz w:val="22"/>
          <w:szCs w:val="22"/>
        </w:rPr>
        <w:t>9</w:t>
      </w:r>
      <w:r w:rsidR="00D910EA" w:rsidRPr="00440F3E">
        <w:rPr>
          <w:rStyle w:val="Strong"/>
          <w:rFonts w:ascii="Calibri" w:hAnsi="Calibri" w:cs="Calibri"/>
          <w:b w:val="0"/>
          <w:sz w:val="22"/>
          <w:szCs w:val="22"/>
        </w:rPr>
        <w:t xml:space="preserve"> The reduction in the annual effective dose has decreased, even though the use of medical imaging has drastically increased. </w:t>
      </w:r>
      <w:r w:rsidR="00A21BB1" w:rsidRPr="00440F3E">
        <w:rPr>
          <w:rStyle w:val="Strong"/>
          <w:rFonts w:ascii="Calibri" w:hAnsi="Calibri" w:cs="Calibri"/>
          <w:b w:val="0"/>
          <w:sz w:val="22"/>
          <w:szCs w:val="22"/>
        </w:rPr>
        <w:t xml:space="preserve">The </w:t>
      </w:r>
      <w:r w:rsidR="0048525C">
        <w:rPr>
          <w:rStyle w:val="Strong"/>
          <w:rFonts w:ascii="Calibri" w:hAnsi="Calibri" w:cs="Calibri"/>
          <w:b w:val="0"/>
          <w:sz w:val="22"/>
          <w:szCs w:val="22"/>
        </w:rPr>
        <w:t xml:space="preserve">Figure </w:t>
      </w:r>
      <w:r w:rsidR="00A21BB1" w:rsidRPr="00440F3E">
        <w:rPr>
          <w:rStyle w:val="Strong"/>
          <w:rFonts w:ascii="Calibri" w:hAnsi="Calibri" w:cs="Calibri"/>
          <w:b w:val="0"/>
          <w:sz w:val="22"/>
          <w:szCs w:val="22"/>
        </w:rPr>
        <w:t>demonstrates the effective dose in the United States from different imaging modalities for 2016.</w:t>
      </w:r>
      <w:r w:rsidR="003123E7" w:rsidRPr="00440F3E">
        <w:rPr>
          <w:rStyle w:val="EndnoteReference"/>
          <w:rFonts w:ascii="Calibri" w:hAnsi="Calibri" w:cs="Calibri"/>
          <w:sz w:val="22"/>
          <w:szCs w:val="22"/>
        </w:rPr>
        <w:t>9</w:t>
      </w:r>
      <w:r w:rsidR="005E12EA">
        <w:rPr>
          <w:rStyle w:val="Strong"/>
          <w:rFonts w:ascii="Calibri" w:hAnsi="Calibri" w:cs="Calibri"/>
          <w:b w:val="0"/>
          <w:sz w:val="22"/>
          <w:szCs w:val="22"/>
        </w:rPr>
        <w:t xml:space="preserve"> </w:t>
      </w:r>
    </w:p>
    <w:p w14:paraId="393B7701" w14:textId="3E478E32" w:rsidR="003B670A" w:rsidRDefault="003B670A" w:rsidP="00440F3E">
      <w:pPr>
        <w:pStyle w:val="NormalWeb"/>
        <w:spacing w:before="0" w:beforeAutospacing="0" w:after="0" w:afterAutospacing="0" w:line="360" w:lineRule="auto"/>
        <w:rPr>
          <w:rStyle w:val="Strong"/>
          <w:rFonts w:ascii="Calibri" w:hAnsi="Calibri" w:cs="Calibri"/>
          <w:b w:val="0"/>
          <w:sz w:val="22"/>
          <w:szCs w:val="22"/>
        </w:rPr>
      </w:pPr>
    </w:p>
    <w:p w14:paraId="1EBD9D49" w14:textId="3BE34AC7" w:rsidR="003B670A" w:rsidRPr="00440F3E" w:rsidRDefault="000A3380" w:rsidP="00440F3E">
      <w:pPr>
        <w:pStyle w:val="NormalWeb"/>
        <w:spacing w:before="0" w:beforeAutospacing="0" w:after="0" w:afterAutospacing="0" w:line="360" w:lineRule="auto"/>
        <w:rPr>
          <w:rStyle w:val="Strong"/>
          <w:rFonts w:ascii="Calibri" w:hAnsi="Calibri" w:cs="Calibri"/>
          <w:b w:val="0"/>
          <w:sz w:val="22"/>
          <w:szCs w:val="22"/>
        </w:rPr>
      </w:pPr>
      <w:r w:rsidRPr="00936097">
        <w:rPr>
          <w:rStyle w:val="Strong"/>
          <w:rFonts w:ascii="Calibri" w:hAnsi="Calibri" w:cs="Calibri"/>
          <w:b w:val="0"/>
          <w:noProof/>
          <w:sz w:val="22"/>
          <w:szCs w:val="22"/>
        </w:rPr>
        <w:lastRenderedPageBreak/>
        <mc:AlternateContent>
          <mc:Choice Requires="wps">
            <w:drawing>
              <wp:anchor distT="45720" distB="45720" distL="114300" distR="114300" simplePos="0" relativeHeight="251663360" behindDoc="0" locked="0" layoutInCell="1" allowOverlap="1" wp14:anchorId="5C789D04" wp14:editId="53031FEB">
                <wp:simplePos x="0" y="0"/>
                <wp:positionH relativeFrom="column">
                  <wp:posOffset>3155373</wp:posOffset>
                </wp:positionH>
                <wp:positionV relativeFrom="paragraph">
                  <wp:posOffset>655048</wp:posOffset>
                </wp:positionV>
                <wp:extent cx="2401294" cy="1404620"/>
                <wp:effectExtent l="0" t="0" r="0" b="0"/>
                <wp:wrapNone/>
                <wp:docPr id="1443133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294" cy="1404620"/>
                        </a:xfrm>
                        <a:prstGeom prst="rect">
                          <a:avLst/>
                        </a:prstGeom>
                        <a:solidFill>
                          <a:srgbClr val="FFFFFF"/>
                        </a:solidFill>
                        <a:ln w="9525">
                          <a:noFill/>
                          <a:miter lim="800000"/>
                          <a:headEnd/>
                          <a:tailEnd/>
                        </a:ln>
                      </wps:spPr>
                      <wps:txbx>
                        <w:txbxContent>
                          <w:p w14:paraId="51A42AAD" w14:textId="77777777" w:rsidR="000A3380" w:rsidRPr="00FC20BE" w:rsidRDefault="000A3380" w:rsidP="00FC20BE">
                            <w:pPr>
                              <w:numPr>
                                <w:ilvl w:val="0"/>
                                <w:numId w:val="38"/>
                              </w:numPr>
                              <w:tabs>
                                <w:tab w:val="clear" w:pos="720"/>
                                <w:tab w:val="left" w:pos="180"/>
                              </w:tabs>
                              <w:ind w:left="180" w:hanging="180"/>
                              <w:rPr>
                                <w:color w:val="000000" w:themeColor="text1"/>
                              </w:rPr>
                            </w:pPr>
                            <w:r w:rsidRPr="00FC20BE">
                              <w:rPr>
                                <w:color w:val="000000" w:themeColor="text1"/>
                              </w:rPr>
                              <w:t xml:space="preserve">United States annual individual </w:t>
                            </w:r>
                            <w:r w:rsidRPr="00FC20BE">
                              <w:rPr>
                                <w:color w:val="000000" w:themeColor="text1"/>
                              </w:rPr>
                              <w:br/>
                              <w:t xml:space="preserve">(per capita) effective dose from diagnostic and interventional </w:t>
                            </w:r>
                            <w:r w:rsidRPr="00FC20BE">
                              <w:rPr>
                                <w:color w:val="000000" w:themeColor="text1"/>
                              </w:rPr>
                              <w:br/>
                              <w:t xml:space="preserve">medical procedures was estimated </w:t>
                            </w:r>
                            <w:r w:rsidRPr="00FC20BE">
                              <w:rPr>
                                <w:color w:val="000000" w:themeColor="text1"/>
                              </w:rPr>
                              <w:br/>
                              <w:t>as 2.9 mSv in 2006 and 2.3 mSv in 2016—a decrease of approximately 20% over 10 years</w:t>
                            </w:r>
                            <w:r w:rsidRPr="00FC20BE">
                              <w:rPr>
                                <w:rStyle w:val="Hyperlink"/>
                                <w:rFonts w:ascii="Calibri" w:hAnsi="Calibri" w:cs="Calibri"/>
                                <w:color w:val="000000" w:themeColor="text1"/>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789D04" id="_x0000_t202" coordsize="21600,21600" o:spt="202" path="m,l,21600r21600,l21600,xe">
                <v:stroke joinstyle="miter"/>
                <v:path gradientshapeok="t" o:connecttype="rect"/>
              </v:shapetype>
              <v:shape id="Text Box 2" o:spid="_x0000_s1026" type="#_x0000_t202" style="position:absolute;margin-left:248.45pt;margin-top:51.6pt;width:189.1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" stroked="f">
                <v:textbox style="mso-fit-shape-to-text:t">
                  <w:txbxContent>
                    <w:p w14:paraId="51A42AAD" w14:textId="77777777" w:rsidR="000A3380" w:rsidRPr="00FC20BE" w:rsidRDefault="000A3380" w:rsidP="00FC20BE">
                      <w:pPr>
                        <w:numPr>
                          <w:ilvl w:val="0"/>
                          <w:numId w:val="38"/>
                        </w:numPr>
                        <w:tabs>
                          <w:tab w:val="clear" w:pos="720"/>
                          <w:tab w:val="left" w:pos="180"/>
                        </w:tabs>
                        <w:ind w:left="180" w:hanging="180"/>
                        <w:rPr>
                          <w:color w:val="000000" w:themeColor="text1"/>
                        </w:rPr>
                      </w:pPr>
                      <w:r w:rsidRPr="00FC20BE">
                        <w:rPr>
                          <w:color w:val="000000" w:themeColor="text1"/>
                        </w:rPr>
                        <w:t xml:space="preserve">United States annual individual </w:t>
                      </w:r>
                      <w:r w:rsidRPr="00FC20BE">
                        <w:rPr>
                          <w:color w:val="000000" w:themeColor="text1"/>
                        </w:rPr>
                        <w:br/>
                        <w:t xml:space="preserve">(per capita) effective dose from diagnostic and interventional </w:t>
                      </w:r>
                      <w:r w:rsidRPr="00FC20BE">
                        <w:rPr>
                          <w:color w:val="000000" w:themeColor="text1"/>
                        </w:rPr>
                        <w:br/>
                        <w:t xml:space="preserve">medical procedures was estimated </w:t>
                      </w:r>
                      <w:r w:rsidRPr="00FC20BE">
                        <w:rPr>
                          <w:color w:val="000000" w:themeColor="text1"/>
                        </w:rPr>
                        <w:br/>
                        <w:t>as 2.9 mSv in 2006 and 2.3 mSv in 2016—a decrease of approximately 20% over 10 years</w:t>
                      </w:r>
                      <w:r w:rsidRPr="00FC20BE">
                        <w:rPr>
                          <w:rStyle w:val="Hyperlink"/>
                          <w:rFonts w:ascii="Calibri" w:hAnsi="Calibri" w:cs="Calibri"/>
                          <w:color w:val="000000" w:themeColor="text1"/>
                        </w:rPr>
                        <w:t xml:space="preserve"> </w:t>
                      </w:r>
                    </w:p>
                  </w:txbxContent>
                </v:textbox>
              </v:shape>
            </w:pict>
          </mc:Fallback>
        </mc:AlternateContent>
      </w:r>
      <w:r w:rsidR="003B670A" w:rsidRPr="00FC20BE">
        <w:rPr>
          <w:rFonts w:ascii="Calibri" w:hAnsi="Calibri" w:cs="Calibri"/>
          <w:bCs/>
          <w:noProof/>
          <w:sz w:val="22"/>
          <w:szCs w:val="22"/>
          <w:shd w:val="clear" w:color="auto" w:fill="8784C7" w:themeFill="accent2"/>
        </w:rPr>
        <w:drawing>
          <wp:inline distT="0" distB="0" distL="0" distR="0" wp14:anchorId="0169854E" wp14:editId="066B4BCB">
            <wp:extent cx="5486400" cy="3200400"/>
            <wp:effectExtent l="0" t="0" r="0" b="0"/>
            <wp:docPr id="1598005430" name="Chart 159800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CC7730A" w14:textId="77777777" w:rsidR="009440AB" w:rsidRPr="00440F3E" w:rsidRDefault="009440AB" w:rsidP="00440F3E">
      <w:pPr>
        <w:pStyle w:val="NormalWeb"/>
        <w:spacing w:before="0" w:beforeAutospacing="0" w:after="0" w:afterAutospacing="0" w:line="360" w:lineRule="auto"/>
        <w:rPr>
          <w:rStyle w:val="Strong"/>
          <w:rFonts w:ascii="Calibri" w:hAnsi="Calibri" w:cs="Calibri"/>
          <w:b w:val="0"/>
          <w:sz w:val="22"/>
          <w:szCs w:val="22"/>
        </w:rPr>
      </w:pPr>
    </w:p>
    <w:p w14:paraId="5510DAB1" w14:textId="6EB3F5F9" w:rsidR="00CC3334" w:rsidRPr="00440F3E"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 xml:space="preserve">In radiation therapy, techniques such as priming doses and </w:t>
      </w:r>
      <w:r w:rsidR="005C3B7B" w:rsidRPr="00440F3E">
        <w:rPr>
          <w:rStyle w:val="Strong"/>
          <w:rFonts w:ascii="Calibri" w:hAnsi="Calibri" w:cs="Calibri"/>
          <w:b w:val="0"/>
          <w:sz w:val="22"/>
          <w:szCs w:val="22"/>
        </w:rPr>
        <w:t xml:space="preserve">dose </w:t>
      </w:r>
      <w:r w:rsidRPr="00440F3E">
        <w:rPr>
          <w:rStyle w:val="Strong"/>
          <w:rFonts w:ascii="Calibri" w:hAnsi="Calibri" w:cs="Calibri"/>
          <w:b w:val="0"/>
          <w:sz w:val="22"/>
          <w:szCs w:val="22"/>
        </w:rPr>
        <w:t xml:space="preserve">fractionation </w:t>
      </w:r>
      <w:r w:rsidR="005C3B7B" w:rsidRPr="00440F3E">
        <w:rPr>
          <w:rStyle w:val="Strong"/>
          <w:rFonts w:ascii="Calibri" w:hAnsi="Calibri" w:cs="Calibri"/>
          <w:b w:val="0"/>
          <w:sz w:val="22"/>
          <w:szCs w:val="22"/>
        </w:rPr>
        <w:t>treatment delivery</w:t>
      </w:r>
      <w:r w:rsidRPr="00440F3E">
        <w:rPr>
          <w:rStyle w:val="Strong"/>
          <w:rFonts w:ascii="Calibri" w:hAnsi="Calibri" w:cs="Calibri"/>
          <w:b w:val="0"/>
          <w:sz w:val="22"/>
          <w:szCs w:val="22"/>
        </w:rPr>
        <w:t xml:space="preserve"> method</w:t>
      </w:r>
      <w:r w:rsidR="005C3B7B" w:rsidRPr="00440F3E">
        <w:rPr>
          <w:rStyle w:val="Strong"/>
          <w:rFonts w:ascii="Calibri" w:hAnsi="Calibri" w:cs="Calibri"/>
          <w:b w:val="0"/>
          <w:sz w:val="22"/>
          <w:szCs w:val="22"/>
        </w:rPr>
        <w:t>s</w:t>
      </w:r>
      <w:r w:rsidRPr="00440F3E">
        <w:rPr>
          <w:rStyle w:val="Strong"/>
          <w:rFonts w:ascii="Calibri" w:hAnsi="Calibri" w:cs="Calibri"/>
          <w:b w:val="0"/>
          <w:sz w:val="22"/>
          <w:szCs w:val="22"/>
        </w:rPr>
        <w:t xml:space="preserve"> have </w:t>
      </w:r>
      <w:r w:rsidR="00904441" w:rsidRPr="00440F3E">
        <w:rPr>
          <w:rStyle w:val="Strong"/>
          <w:rFonts w:ascii="Calibri" w:hAnsi="Calibri" w:cs="Calibri"/>
          <w:b w:val="0"/>
          <w:sz w:val="22"/>
          <w:szCs w:val="22"/>
        </w:rPr>
        <w:t xml:space="preserve">been </w:t>
      </w:r>
      <w:r w:rsidRPr="00440F3E">
        <w:rPr>
          <w:rStyle w:val="Strong"/>
          <w:rFonts w:ascii="Calibri" w:hAnsi="Calibri" w:cs="Calibri"/>
          <w:b w:val="0"/>
          <w:sz w:val="22"/>
          <w:szCs w:val="22"/>
        </w:rPr>
        <w:t>shown to be effective</w:t>
      </w:r>
      <w:r w:rsidR="00904441" w:rsidRPr="00440F3E">
        <w:rPr>
          <w:rStyle w:val="Strong"/>
          <w:rFonts w:ascii="Calibri" w:hAnsi="Calibri" w:cs="Calibri"/>
          <w:b w:val="0"/>
          <w:sz w:val="22"/>
          <w:szCs w:val="22"/>
        </w:rPr>
        <w:t xml:space="preserve"> in treating cancer and lowering radiation exposure to patients</w:t>
      </w:r>
      <w:r w:rsidRPr="00440F3E">
        <w:rPr>
          <w:rStyle w:val="Strong"/>
          <w:rFonts w:ascii="Calibri" w:hAnsi="Calibri" w:cs="Calibri"/>
          <w:b w:val="0"/>
          <w:sz w:val="22"/>
          <w:szCs w:val="22"/>
        </w:rPr>
        <w:t>.</w:t>
      </w:r>
      <w:bookmarkStart w:id="13" w:name="_Ref134787888"/>
      <w:r w:rsidR="003123E7" w:rsidRPr="00440F3E">
        <w:rPr>
          <w:rStyle w:val="EndnoteReference"/>
          <w:rFonts w:ascii="Calibri" w:hAnsi="Calibri" w:cs="Calibri"/>
          <w:sz w:val="22"/>
          <w:szCs w:val="22"/>
        </w:rPr>
        <w:t>8</w:t>
      </w:r>
      <w:r w:rsidR="00233905" w:rsidRPr="00440F3E">
        <w:rPr>
          <w:rStyle w:val="Strong"/>
          <w:rFonts w:ascii="Calibri" w:hAnsi="Calibri" w:cs="Calibri"/>
          <w:b w:val="0"/>
          <w:sz w:val="22"/>
          <w:szCs w:val="22"/>
          <w:vertAlign w:val="superscript"/>
        </w:rPr>
        <w:t>,</w:t>
      </w:r>
      <w:r w:rsidR="00034B92" w:rsidRPr="00440F3E">
        <w:rPr>
          <w:rStyle w:val="EndnoteReference"/>
          <w:rFonts w:ascii="Calibri" w:hAnsi="Calibri" w:cs="Calibri"/>
          <w:bCs/>
          <w:sz w:val="22"/>
          <w:szCs w:val="22"/>
        </w:rPr>
        <w:endnoteReference w:id="11"/>
      </w:r>
      <w:bookmarkEnd w:id="13"/>
      <w:r w:rsidR="00865DCA" w:rsidRPr="00FC20BE">
        <w:rPr>
          <w:rStyle w:val="Strong"/>
          <w:rFonts w:ascii="Calibri" w:hAnsi="Calibri" w:cs="Calibri"/>
          <w:b w:val="0"/>
          <w:sz w:val="22"/>
          <w:szCs w:val="22"/>
        </w:rPr>
        <w:t xml:space="preserve"> </w:t>
      </w:r>
      <w:r w:rsidR="003A1D1F" w:rsidRPr="00440F3E">
        <w:rPr>
          <w:rStyle w:val="Strong"/>
          <w:rFonts w:ascii="Calibri" w:hAnsi="Calibri" w:cs="Calibri"/>
          <w:b w:val="0"/>
          <w:sz w:val="22"/>
          <w:szCs w:val="22"/>
        </w:rPr>
        <w:t xml:space="preserve">Findings </w:t>
      </w:r>
      <w:r w:rsidRPr="00440F3E">
        <w:rPr>
          <w:rStyle w:val="Strong"/>
          <w:rFonts w:ascii="Calibri" w:hAnsi="Calibri" w:cs="Calibri"/>
          <w:b w:val="0"/>
          <w:sz w:val="22"/>
          <w:szCs w:val="22"/>
        </w:rPr>
        <w:t xml:space="preserve">have </w:t>
      </w:r>
      <w:r w:rsidR="003A1D1F" w:rsidRPr="00440F3E">
        <w:rPr>
          <w:rStyle w:val="Strong"/>
          <w:rFonts w:ascii="Calibri" w:hAnsi="Calibri" w:cs="Calibri"/>
          <w:b w:val="0"/>
          <w:sz w:val="22"/>
          <w:szCs w:val="22"/>
        </w:rPr>
        <w:t>shown</w:t>
      </w:r>
      <w:r w:rsidRPr="00440F3E">
        <w:rPr>
          <w:rStyle w:val="Strong"/>
          <w:rFonts w:ascii="Calibri" w:hAnsi="Calibri" w:cs="Calibri"/>
          <w:b w:val="0"/>
          <w:sz w:val="22"/>
          <w:szCs w:val="22"/>
        </w:rPr>
        <w:t xml:space="preserve"> that low-dose radiation </w:t>
      </w:r>
      <w:r w:rsidR="003A1D1F" w:rsidRPr="00440F3E">
        <w:rPr>
          <w:rStyle w:val="Strong"/>
          <w:rFonts w:ascii="Calibri" w:hAnsi="Calibri" w:cs="Calibri"/>
          <w:b w:val="0"/>
          <w:sz w:val="22"/>
          <w:szCs w:val="22"/>
        </w:rPr>
        <w:t xml:space="preserve">exposures </w:t>
      </w:r>
      <w:r w:rsidR="005C3B7B" w:rsidRPr="00440F3E">
        <w:rPr>
          <w:rStyle w:val="Strong"/>
          <w:rFonts w:ascii="Calibri" w:hAnsi="Calibri" w:cs="Calibri"/>
          <w:b w:val="0"/>
          <w:sz w:val="22"/>
          <w:szCs w:val="22"/>
        </w:rPr>
        <w:t xml:space="preserve">can </w:t>
      </w:r>
      <w:r w:rsidR="003A1D1F" w:rsidRPr="00440F3E">
        <w:rPr>
          <w:rStyle w:val="Strong"/>
          <w:rFonts w:ascii="Calibri" w:hAnsi="Calibri" w:cs="Calibri"/>
          <w:b w:val="0"/>
          <w:sz w:val="22"/>
          <w:szCs w:val="22"/>
        </w:rPr>
        <w:t>accelerate</w:t>
      </w:r>
      <w:r w:rsidRPr="00440F3E">
        <w:rPr>
          <w:rStyle w:val="Strong"/>
          <w:rFonts w:ascii="Calibri" w:hAnsi="Calibri" w:cs="Calibri"/>
          <w:b w:val="0"/>
          <w:sz w:val="22"/>
          <w:szCs w:val="22"/>
        </w:rPr>
        <w:t xml:space="preserve"> immune system </w:t>
      </w:r>
      <w:r w:rsidR="003A1D1F" w:rsidRPr="00440F3E">
        <w:rPr>
          <w:rStyle w:val="Strong"/>
          <w:rFonts w:ascii="Calibri" w:hAnsi="Calibri" w:cs="Calibri"/>
          <w:b w:val="0"/>
          <w:sz w:val="22"/>
          <w:szCs w:val="22"/>
        </w:rPr>
        <w:t xml:space="preserve">response </w:t>
      </w:r>
      <w:r w:rsidRPr="00440F3E">
        <w:rPr>
          <w:rStyle w:val="Strong"/>
          <w:rFonts w:ascii="Calibri" w:hAnsi="Calibri" w:cs="Calibri"/>
          <w:b w:val="0"/>
          <w:sz w:val="22"/>
          <w:szCs w:val="22"/>
        </w:rPr>
        <w:t xml:space="preserve">and </w:t>
      </w:r>
      <w:r w:rsidR="003A1D1F" w:rsidRPr="00440F3E">
        <w:rPr>
          <w:rStyle w:val="Strong"/>
          <w:rFonts w:ascii="Calibri" w:hAnsi="Calibri" w:cs="Calibri"/>
          <w:b w:val="0"/>
          <w:sz w:val="22"/>
          <w:szCs w:val="22"/>
        </w:rPr>
        <w:t>potentially prevent</w:t>
      </w:r>
      <w:r w:rsidRPr="00440F3E">
        <w:rPr>
          <w:rStyle w:val="Strong"/>
          <w:rFonts w:ascii="Calibri" w:hAnsi="Calibri" w:cs="Calibri"/>
          <w:b w:val="0"/>
          <w:sz w:val="22"/>
          <w:szCs w:val="22"/>
        </w:rPr>
        <w:t xml:space="preserve"> tumor growth</w:t>
      </w:r>
      <w:r w:rsidR="003A1D1F" w:rsidRPr="00440F3E">
        <w:rPr>
          <w:rStyle w:val="Strong"/>
          <w:rFonts w:ascii="Calibri" w:hAnsi="Calibri" w:cs="Calibri"/>
          <w:b w:val="0"/>
          <w:sz w:val="22"/>
          <w:szCs w:val="22"/>
        </w:rPr>
        <w:t xml:space="preserve"> and development</w:t>
      </w:r>
      <w:r w:rsidRPr="00440F3E">
        <w:rPr>
          <w:rStyle w:val="Strong"/>
          <w:rFonts w:ascii="Calibri" w:hAnsi="Calibri" w:cs="Calibri"/>
          <w:b w:val="0"/>
          <w:sz w:val="22"/>
          <w:szCs w:val="22"/>
        </w:rPr>
        <w:t xml:space="preserve">. Priming a tumor with low doses of radiation has demonstrated an increased response to higher therapeutic doses of radiation during treatment. </w:t>
      </w:r>
      <w:r w:rsidR="005C3B7B" w:rsidRPr="00440F3E">
        <w:rPr>
          <w:rStyle w:val="Strong"/>
          <w:rFonts w:ascii="Calibri" w:hAnsi="Calibri" w:cs="Calibri"/>
          <w:b w:val="0"/>
          <w:sz w:val="22"/>
          <w:szCs w:val="22"/>
        </w:rPr>
        <w:t>Dose f</w:t>
      </w:r>
      <w:r w:rsidRPr="00440F3E">
        <w:rPr>
          <w:rStyle w:val="Strong"/>
          <w:rFonts w:ascii="Calibri" w:hAnsi="Calibri" w:cs="Calibri"/>
          <w:b w:val="0"/>
          <w:sz w:val="22"/>
          <w:szCs w:val="22"/>
        </w:rPr>
        <w:t xml:space="preserve">ractionation allows for the delivery of radiation doses in multiple </w:t>
      </w:r>
      <w:r w:rsidR="005C3B7B" w:rsidRPr="00440F3E">
        <w:rPr>
          <w:rStyle w:val="Strong"/>
          <w:rFonts w:ascii="Calibri" w:hAnsi="Calibri" w:cs="Calibri"/>
          <w:b w:val="0"/>
          <w:sz w:val="22"/>
          <w:szCs w:val="22"/>
        </w:rPr>
        <w:t>treatments</w:t>
      </w:r>
      <w:r w:rsidRPr="00440F3E">
        <w:rPr>
          <w:rStyle w:val="Strong"/>
          <w:rFonts w:ascii="Calibri" w:hAnsi="Calibri" w:cs="Calibri"/>
          <w:b w:val="0"/>
          <w:sz w:val="22"/>
          <w:szCs w:val="22"/>
        </w:rPr>
        <w:t xml:space="preserve"> over a </w:t>
      </w:r>
      <w:r w:rsidR="005C3B7B" w:rsidRPr="00440F3E">
        <w:rPr>
          <w:rStyle w:val="Strong"/>
          <w:rFonts w:ascii="Calibri" w:hAnsi="Calibri" w:cs="Calibri"/>
          <w:b w:val="0"/>
          <w:sz w:val="22"/>
          <w:szCs w:val="22"/>
        </w:rPr>
        <w:t xml:space="preserve">longer </w:t>
      </w:r>
      <w:r w:rsidRPr="00440F3E">
        <w:rPr>
          <w:rStyle w:val="Strong"/>
          <w:rFonts w:ascii="Calibri" w:hAnsi="Calibri" w:cs="Calibri"/>
          <w:b w:val="0"/>
          <w:sz w:val="22"/>
          <w:szCs w:val="22"/>
        </w:rPr>
        <w:t xml:space="preserve">time to </w:t>
      </w:r>
      <w:r w:rsidR="003A1D1F" w:rsidRPr="00440F3E">
        <w:rPr>
          <w:rStyle w:val="Strong"/>
          <w:rFonts w:ascii="Calibri" w:hAnsi="Calibri" w:cs="Calibri"/>
          <w:b w:val="0"/>
          <w:sz w:val="22"/>
          <w:szCs w:val="22"/>
        </w:rPr>
        <w:t xml:space="preserve">amplify </w:t>
      </w:r>
      <w:r w:rsidRPr="00440F3E">
        <w:rPr>
          <w:rStyle w:val="Strong"/>
          <w:rFonts w:ascii="Calibri" w:hAnsi="Calibri" w:cs="Calibri"/>
          <w:b w:val="0"/>
          <w:sz w:val="22"/>
          <w:szCs w:val="22"/>
        </w:rPr>
        <w:t xml:space="preserve">the </w:t>
      </w:r>
      <w:r w:rsidR="003A1D1F" w:rsidRPr="00440F3E">
        <w:rPr>
          <w:rStyle w:val="Strong"/>
          <w:rFonts w:ascii="Calibri" w:hAnsi="Calibri" w:cs="Calibri"/>
          <w:b w:val="0"/>
          <w:sz w:val="22"/>
          <w:szCs w:val="22"/>
        </w:rPr>
        <w:t xml:space="preserve">obliteration </w:t>
      </w:r>
      <w:r w:rsidRPr="00440F3E">
        <w:rPr>
          <w:rStyle w:val="Strong"/>
          <w:rFonts w:ascii="Calibri" w:hAnsi="Calibri" w:cs="Calibri"/>
          <w:b w:val="0"/>
          <w:sz w:val="22"/>
          <w:szCs w:val="22"/>
        </w:rPr>
        <w:t xml:space="preserve">of </w:t>
      </w:r>
      <w:r w:rsidR="003A1D1F" w:rsidRPr="00440F3E">
        <w:rPr>
          <w:rStyle w:val="Strong"/>
          <w:rFonts w:ascii="Calibri" w:hAnsi="Calibri" w:cs="Calibri"/>
          <w:b w:val="0"/>
          <w:sz w:val="22"/>
          <w:szCs w:val="22"/>
        </w:rPr>
        <w:t xml:space="preserve">cancerous </w:t>
      </w:r>
      <w:r w:rsidRPr="00440F3E">
        <w:rPr>
          <w:rStyle w:val="Strong"/>
          <w:rFonts w:ascii="Calibri" w:hAnsi="Calibri" w:cs="Calibri"/>
          <w:b w:val="0"/>
          <w:sz w:val="22"/>
          <w:szCs w:val="22"/>
        </w:rPr>
        <w:t xml:space="preserve">cells while </w:t>
      </w:r>
      <w:r w:rsidR="003A1D1F" w:rsidRPr="00440F3E">
        <w:rPr>
          <w:rStyle w:val="Strong"/>
          <w:rFonts w:ascii="Calibri" w:hAnsi="Calibri" w:cs="Calibri"/>
          <w:b w:val="0"/>
          <w:sz w:val="22"/>
          <w:szCs w:val="22"/>
        </w:rPr>
        <w:t xml:space="preserve">reducing </w:t>
      </w:r>
      <w:r w:rsidRPr="00440F3E">
        <w:rPr>
          <w:rStyle w:val="Strong"/>
          <w:rFonts w:ascii="Calibri" w:hAnsi="Calibri" w:cs="Calibri"/>
          <w:b w:val="0"/>
          <w:sz w:val="22"/>
          <w:szCs w:val="22"/>
        </w:rPr>
        <w:t xml:space="preserve">the </w:t>
      </w:r>
      <w:r w:rsidR="003A1D1F" w:rsidRPr="00440F3E">
        <w:rPr>
          <w:rStyle w:val="Strong"/>
          <w:rFonts w:ascii="Calibri" w:hAnsi="Calibri" w:cs="Calibri"/>
          <w:b w:val="0"/>
          <w:sz w:val="22"/>
          <w:szCs w:val="22"/>
        </w:rPr>
        <w:t xml:space="preserve">injury </w:t>
      </w:r>
      <w:r w:rsidRPr="00440F3E">
        <w:rPr>
          <w:rStyle w:val="Strong"/>
          <w:rFonts w:ascii="Calibri" w:hAnsi="Calibri" w:cs="Calibri"/>
          <w:b w:val="0"/>
          <w:sz w:val="22"/>
          <w:szCs w:val="22"/>
        </w:rPr>
        <w:t xml:space="preserve">to healthy tissues, allowing them time to recover and repair </w:t>
      </w:r>
      <w:r w:rsidR="005C3B7B" w:rsidRPr="00440F3E">
        <w:rPr>
          <w:rStyle w:val="Strong"/>
          <w:rFonts w:ascii="Calibri" w:hAnsi="Calibri" w:cs="Calibri"/>
          <w:b w:val="0"/>
          <w:sz w:val="22"/>
          <w:szCs w:val="22"/>
        </w:rPr>
        <w:t>between treatments</w:t>
      </w:r>
      <w:r w:rsidR="00904441"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9</w:t>
      </w:r>
      <w:r w:rsidR="00865DCA" w:rsidRPr="00440F3E">
        <w:rPr>
          <w:rStyle w:val="Strong"/>
          <w:rFonts w:ascii="Calibri" w:hAnsi="Calibri" w:cs="Calibri"/>
          <w:b w:val="0"/>
          <w:sz w:val="22"/>
          <w:szCs w:val="22"/>
          <w:vertAlign w:val="superscript"/>
        </w:rPr>
        <w:t>,</w:t>
      </w:r>
      <w:bookmarkStart w:id="14" w:name="_Ref134787943"/>
      <w:r w:rsidR="00034B92" w:rsidRPr="00440F3E">
        <w:rPr>
          <w:rStyle w:val="EndnoteReference"/>
          <w:rFonts w:ascii="Calibri" w:hAnsi="Calibri" w:cs="Calibri"/>
          <w:bCs/>
          <w:sz w:val="22"/>
          <w:szCs w:val="22"/>
        </w:rPr>
        <w:endnoteReference w:id="12"/>
      </w:r>
      <w:bookmarkEnd w:id="14"/>
    </w:p>
    <w:p w14:paraId="24C70BF4" w14:textId="77777777" w:rsidR="00414DEA" w:rsidRPr="00440F3E" w:rsidRDefault="00414DEA" w:rsidP="00440F3E">
      <w:pPr>
        <w:pStyle w:val="NormalWeb"/>
        <w:spacing w:before="0" w:beforeAutospacing="0" w:after="0" w:afterAutospacing="0" w:line="360" w:lineRule="auto"/>
        <w:rPr>
          <w:rStyle w:val="Strong"/>
          <w:rFonts w:ascii="Calibri" w:hAnsi="Calibri" w:cs="Calibri"/>
          <w:b w:val="0"/>
          <w:sz w:val="22"/>
          <w:szCs w:val="22"/>
        </w:rPr>
      </w:pPr>
    </w:p>
    <w:p w14:paraId="1D2239D0" w14:textId="1D668514" w:rsidR="00CC3334" w:rsidRPr="00440F3E"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Another factor to consider is the r</w:t>
      </w:r>
      <w:r w:rsidR="00904441" w:rsidRPr="00440F3E">
        <w:rPr>
          <w:rStyle w:val="Strong"/>
          <w:rFonts w:ascii="Calibri" w:hAnsi="Calibri" w:cs="Calibri"/>
          <w:b w:val="0"/>
          <w:sz w:val="22"/>
          <w:szCs w:val="22"/>
        </w:rPr>
        <w:t>eproductive organs' radiosensitivity compared</w:t>
      </w:r>
      <w:r w:rsidRPr="00440F3E">
        <w:rPr>
          <w:rStyle w:val="Strong"/>
          <w:rFonts w:ascii="Calibri" w:hAnsi="Calibri" w:cs="Calibri"/>
          <w:b w:val="0"/>
          <w:sz w:val="22"/>
          <w:szCs w:val="22"/>
        </w:rPr>
        <w:t xml:space="preserve"> </w:t>
      </w:r>
      <w:r w:rsidR="00E4064F">
        <w:rPr>
          <w:rStyle w:val="Strong"/>
          <w:rFonts w:ascii="Calibri" w:hAnsi="Calibri" w:cs="Calibri"/>
          <w:b w:val="0"/>
          <w:sz w:val="22"/>
          <w:szCs w:val="22"/>
        </w:rPr>
        <w:t xml:space="preserve">with that of </w:t>
      </w:r>
      <w:r w:rsidRPr="00440F3E">
        <w:rPr>
          <w:rStyle w:val="Strong"/>
          <w:rFonts w:ascii="Calibri" w:hAnsi="Calibri" w:cs="Calibri"/>
          <w:b w:val="0"/>
          <w:sz w:val="22"/>
          <w:szCs w:val="22"/>
        </w:rPr>
        <w:t>other abdominal organs.</w:t>
      </w:r>
      <w:bookmarkStart w:id="15" w:name="_Ref134787992"/>
      <w:r w:rsidR="00980DFF" w:rsidRPr="00440F3E">
        <w:rPr>
          <w:rStyle w:val="EndnoteReference"/>
          <w:rFonts w:ascii="Calibri" w:hAnsi="Calibri" w:cs="Calibri"/>
          <w:sz w:val="22"/>
          <w:szCs w:val="22"/>
        </w:rPr>
        <w:endnoteReference w:id="13"/>
      </w:r>
      <w:bookmarkEnd w:id="15"/>
      <w:r w:rsidR="00980DFF" w:rsidRPr="00440F3E">
        <w:rPr>
          <w:rStyle w:val="Strong"/>
          <w:rFonts w:ascii="Calibri" w:hAnsi="Calibri" w:cs="Calibri"/>
          <w:b w:val="0"/>
          <w:sz w:val="22"/>
          <w:szCs w:val="22"/>
        </w:rPr>
        <w:t xml:space="preserve"> </w:t>
      </w:r>
      <w:r w:rsidRPr="00440F3E">
        <w:rPr>
          <w:rStyle w:val="Strong"/>
          <w:rFonts w:ascii="Calibri" w:hAnsi="Calibri" w:cs="Calibri"/>
          <w:b w:val="0"/>
          <w:sz w:val="22"/>
          <w:szCs w:val="22"/>
          <w:highlight w:val="green"/>
        </w:rPr>
        <w:t xml:space="preserve">In 2007, </w:t>
      </w:r>
      <w:commentRangeStart w:id="16"/>
      <w:r w:rsidRPr="00440F3E">
        <w:rPr>
          <w:rStyle w:val="Strong"/>
          <w:rFonts w:ascii="Calibri" w:hAnsi="Calibri" w:cs="Calibri"/>
          <w:b w:val="0"/>
          <w:sz w:val="22"/>
          <w:szCs w:val="22"/>
          <w:highlight w:val="green"/>
        </w:rPr>
        <w:t xml:space="preserve">the International Commission on Radiological Protection </w:t>
      </w:r>
      <w:commentRangeEnd w:id="16"/>
      <w:r w:rsidR="00606BA8">
        <w:rPr>
          <w:rStyle w:val="CommentReference"/>
          <w:rFonts w:asciiTheme="minorHAnsi" w:eastAsiaTheme="minorHAnsi" w:hAnsiTheme="minorHAnsi" w:cstheme="minorBidi"/>
        </w:rPr>
        <w:commentReference w:id="16"/>
      </w:r>
      <w:r w:rsidRPr="00440F3E">
        <w:rPr>
          <w:rStyle w:val="Strong"/>
          <w:rFonts w:ascii="Calibri" w:hAnsi="Calibri" w:cs="Calibri"/>
          <w:b w:val="0"/>
          <w:sz w:val="22"/>
          <w:szCs w:val="22"/>
          <w:highlight w:val="green"/>
        </w:rPr>
        <w:t xml:space="preserve">(ICRP) </w:t>
      </w:r>
      <w:r w:rsidR="003A1D1F" w:rsidRPr="00440F3E">
        <w:rPr>
          <w:rStyle w:val="Strong"/>
          <w:rFonts w:ascii="Calibri" w:hAnsi="Calibri" w:cs="Calibri"/>
          <w:b w:val="0"/>
          <w:sz w:val="22"/>
          <w:szCs w:val="22"/>
          <w:highlight w:val="green"/>
        </w:rPr>
        <w:t xml:space="preserve">decreased </w:t>
      </w:r>
      <w:r w:rsidRPr="00440F3E">
        <w:rPr>
          <w:rStyle w:val="Strong"/>
          <w:rFonts w:ascii="Calibri" w:hAnsi="Calibri" w:cs="Calibri"/>
          <w:b w:val="0"/>
          <w:sz w:val="22"/>
          <w:szCs w:val="22"/>
          <w:highlight w:val="green"/>
        </w:rPr>
        <w:t>the tissue weighting factor of the gonads from 0.2 to 0.08.</w:t>
      </w:r>
      <w:r w:rsidR="003123E7" w:rsidRPr="00440F3E">
        <w:rPr>
          <w:rStyle w:val="EndnoteReference"/>
          <w:rFonts w:ascii="Calibri" w:hAnsi="Calibri" w:cs="Calibri"/>
          <w:sz w:val="22"/>
          <w:szCs w:val="22"/>
        </w:rPr>
        <w:t>10</w:t>
      </w:r>
      <w:r w:rsidR="007F05E3" w:rsidRPr="00440F3E">
        <w:rPr>
          <w:rStyle w:val="Strong"/>
          <w:rFonts w:ascii="Calibri" w:hAnsi="Calibri" w:cs="Calibri"/>
          <w:b w:val="0"/>
          <w:sz w:val="22"/>
          <w:szCs w:val="22"/>
          <w:vertAlign w:val="superscript"/>
        </w:rPr>
        <w:t xml:space="preserve"> </w:t>
      </w:r>
      <w:r w:rsidRPr="00440F3E">
        <w:rPr>
          <w:rStyle w:val="Strong"/>
          <w:rFonts w:ascii="Calibri" w:hAnsi="Calibri" w:cs="Calibri"/>
          <w:b w:val="0"/>
          <w:sz w:val="22"/>
          <w:szCs w:val="22"/>
          <w:highlight w:val="green"/>
        </w:rPr>
        <w:t xml:space="preserve">However, the tissue weighting factors of the </w:t>
      </w:r>
      <w:r w:rsidR="003A1D1F" w:rsidRPr="00440F3E">
        <w:rPr>
          <w:rStyle w:val="Strong"/>
          <w:rFonts w:ascii="Calibri" w:hAnsi="Calibri" w:cs="Calibri"/>
          <w:b w:val="0"/>
          <w:sz w:val="22"/>
          <w:szCs w:val="22"/>
          <w:highlight w:val="green"/>
        </w:rPr>
        <w:t>bone marrow, stomach</w:t>
      </w:r>
      <w:r w:rsidR="00E4064F">
        <w:rPr>
          <w:rStyle w:val="Strong"/>
          <w:rFonts w:ascii="Calibri" w:hAnsi="Calibri" w:cs="Calibri"/>
          <w:b w:val="0"/>
          <w:sz w:val="22"/>
          <w:szCs w:val="22"/>
          <w:highlight w:val="green"/>
        </w:rPr>
        <w:t>,</w:t>
      </w:r>
      <w:r w:rsidR="003A1D1F" w:rsidRPr="00440F3E">
        <w:rPr>
          <w:rStyle w:val="Strong"/>
          <w:rFonts w:ascii="Calibri" w:hAnsi="Calibri" w:cs="Calibri"/>
          <w:b w:val="0"/>
          <w:sz w:val="22"/>
          <w:szCs w:val="22"/>
          <w:highlight w:val="green"/>
        </w:rPr>
        <w:t xml:space="preserve"> and colon stayed </w:t>
      </w:r>
      <w:r w:rsidRPr="00440F3E">
        <w:rPr>
          <w:rStyle w:val="Strong"/>
          <w:rFonts w:ascii="Calibri" w:hAnsi="Calibri" w:cs="Calibri"/>
          <w:b w:val="0"/>
          <w:sz w:val="22"/>
          <w:szCs w:val="22"/>
          <w:highlight w:val="green"/>
        </w:rPr>
        <w:t xml:space="preserve">the same at 0.12, </w:t>
      </w:r>
      <w:r w:rsidR="003A1D1F" w:rsidRPr="00440F3E">
        <w:rPr>
          <w:rStyle w:val="Strong"/>
          <w:rFonts w:ascii="Calibri" w:hAnsi="Calibri" w:cs="Calibri"/>
          <w:b w:val="0"/>
          <w:sz w:val="22"/>
          <w:szCs w:val="22"/>
          <w:highlight w:val="green"/>
        </w:rPr>
        <w:t xml:space="preserve">signifying </w:t>
      </w:r>
      <w:r w:rsidRPr="00440F3E">
        <w:rPr>
          <w:rStyle w:val="Strong"/>
          <w:rFonts w:ascii="Calibri" w:hAnsi="Calibri" w:cs="Calibri"/>
          <w:b w:val="0"/>
          <w:sz w:val="22"/>
          <w:szCs w:val="22"/>
          <w:highlight w:val="green"/>
        </w:rPr>
        <w:t>these organs are more</w:t>
      </w:r>
      <w:r w:rsidR="0079037B" w:rsidRPr="00440F3E">
        <w:rPr>
          <w:rStyle w:val="Strong"/>
          <w:rFonts w:ascii="Calibri" w:hAnsi="Calibri" w:cs="Calibri"/>
          <w:b w:val="0"/>
          <w:sz w:val="22"/>
          <w:szCs w:val="22"/>
          <w:highlight w:val="green"/>
        </w:rPr>
        <w:t xml:space="preserve"> </w:t>
      </w:r>
      <w:r w:rsidRPr="00440F3E">
        <w:rPr>
          <w:rStyle w:val="Strong"/>
          <w:rFonts w:ascii="Calibri" w:hAnsi="Calibri" w:cs="Calibri"/>
          <w:b w:val="0"/>
          <w:sz w:val="22"/>
          <w:szCs w:val="22"/>
          <w:highlight w:val="green"/>
        </w:rPr>
        <w:t>radiosensitive than the gonads.</w:t>
      </w:r>
      <w:r w:rsidR="003123E7" w:rsidRPr="00440F3E">
        <w:rPr>
          <w:rStyle w:val="EndnoteReference"/>
          <w:rFonts w:ascii="Calibri" w:hAnsi="Calibri" w:cs="Calibri"/>
          <w:sz w:val="22"/>
          <w:szCs w:val="22"/>
        </w:rPr>
        <w:t>12</w:t>
      </w:r>
      <w:r w:rsidRPr="00440F3E">
        <w:rPr>
          <w:rStyle w:val="Strong"/>
          <w:rFonts w:ascii="Calibri" w:hAnsi="Calibri" w:cs="Calibri"/>
          <w:b w:val="0"/>
          <w:sz w:val="22"/>
          <w:szCs w:val="22"/>
        </w:rPr>
        <w:t xml:space="preserve"> This information could </w:t>
      </w:r>
      <w:r w:rsidR="00B75CE4" w:rsidRPr="00440F3E">
        <w:rPr>
          <w:rStyle w:val="Strong"/>
          <w:rFonts w:ascii="Calibri" w:hAnsi="Calibri" w:cs="Calibri"/>
          <w:b w:val="0"/>
          <w:sz w:val="22"/>
          <w:szCs w:val="22"/>
        </w:rPr>
        <w:t xml:space="preserve">raise </w:t>
      </w:r>
      <w:r w:rsidRPr="00440F3E">
        <w:rPr>
          <w:rStyle w:val="Strong"/>
          <w:rFonts w:ascii="Calibri" w:hAnsi="Calibri" w:cs="Calibri"/>
          <w:b w:val="0"/>
          <w:sz w:val="22"/>
          <w:szCs w:val="22"/>
        </w:rPr>
        <w:t xml:space="preserve">the question of why </w:t>
      </w:r>
      <w:r w:rsidR="00B75CE4" w:rsidRPr="00440F3E">
        <w:rPr>
          <w:rStyle w:val="Strong"/>
          <w:rFonts w:ascii="Calibri" w:hAnsi="Calibri" w:cs="Calibri"/>
          <w:b w:val="0"/>
          <w:sz w:val="22"/>
          <w:szCs w:val="22"/>
        </w:rPr>
        <w:t xml:space="preserve">we are </w:t>
      </w:r>
      <w:r w:rsidRPr="00440F3E">
        <w:rPr>
          <w:rStyle w:val="Strong"/>
          <w:rFonts w:ascii="Calibri" w:hAnsi="Calibri" w:cs="Calibri"/>
          <w:b w:val="0"/>
          <w:sz w:val="22"/>
          <w:szCs w:val="22"/>
        </w:rPr>
        <w:t>focused on shielding a less radiosensitive organ</w:t>
      </w:r>
      <w:r w:rsidR="008570E7" w:rsidRPr="00440F3E">
        <w:rPr>
          <w:rStyle w:val="Strong"/>
          <w:rFonts w:ascii="Calibri" w:hAnsi="Calibri" w:cs="Calibri"/>
          <w:b w:val="0"/>
          <w:sz w:val="22"/>
          <w:szCs w:val="22"/>
        </w:rPr>
        <w:t xml:space="preserve"> </w:t>
      </w:r>
      <w:r w:rsidR="00B75CE4" w:rsidRPr="00440F3E">
        <w:rPr>
          <w:rStyle w:val="Strong"/>
          <w:rFonts w:ascii="Calibri" w:hAnsi="Calibri" w:cs="Calibri"/>
          <w:b w:val="0"/>
          <w:sz w:val="22"/>
          <w:szCs w:val="22"/>
        </w:rPr>
        <w:t xml:space="preserve">(gonads) </w:t>
      </w:r>
      <w:r w:rsidR="008570E7" w:rsidRPr="00440F3E">
        <w:rPr>
          <w:rStyle w:val="Strong"/>
          <w:rFonts w:ascii="Calibri" w:hAnsi="Calibri" w:cs="Calibri"/>
          <w:b w:val="0"/>
          <w:sz w:val="22"/>
          <w:szCs w:val="22"/>
        </w:rPr>
        <w:t xml:space="preserve">and not </w:t>
      </w:r>
      <w:r w:rsidR="00B75CE4" w:rsidRPr="00440F3E">
        <w:rPr>
          <w:rStyle w:val="Strong"/>
          <w:rFonts w:ascii="Calibri" w:hAnsi="Calibri" w:cs="Calibri"/>
          <w:b w:val="0"/>
          <w:sz w:val="22"/>
          <w:szCs w:val="22"/>
        </w:rPr>
        <w:t xml:space="preserve">attempting to </w:t>
      </w:r>
      <w:r w:rsidR="008570E7" w:rsidRPr="00440F3E">
        <w:rPr>
          <w:rStyle w:val="Strong"/>
          <w:rFonts w:ascii="Calibri" w:hAnsi="Calibri" w:cs="Calibri"/>
          <w:b w:val="0"/>
          <w:sz w:val="22"/>
          <w:szCs w:val="22"/>
        </w:rPr>
        <w:t>reduce radiation</w:t>
      </w:r>
      <w:r w:rsidRPr="00440F3E">
        <w:rPr>
          <w:rStyle w:val="Strong"/>
          <w:rFonts w:ascii="Calibri" w:hAnsi="Calibri" w:cs="Calibri"/>
          <w:b w:val="0"/>
          <w:sz w:val="22"/>
          <w:szCs w:val="22"/>
        </w:rPr>
        <w:t xml:space="preserve"> to more radiosensitive organs</w:t>
      </w:r>
      <w:r w:rsidR="00B75CE4" w:rsidRPr="00440F3E">
        <w:rPr>
          <w:rStyle w:val="Strong"/>
          <w:rFonts w:ascii="Calibri" w:hAnsi="Calibri" w:cs="Calibri"/>
          <w:b w:val="0"/>
          <w:sz w:val="22"/>
          <w:szCs w:val="22"/>
        </w:rPr>
        <w:t xml:space="preserve"> (</w:t>
      </w:r>
      <w:r w:rsidR="00E4064F">
        <w:rPr>
          <w:rStyle w:val="Strong"/>
          <w:rFonts w:ascii="Calibri" w:hAnsi="Calibri" w:cs="Calibri"/>
          <w:b w:val="0"/>
          <w:sz w:val="22"/>
          <w:szCs w:val="22"/>
        </w:rPr>
        <w:t>bone marrow</w:t>
      </w:r>
      <w:r w:rsidR="00B75CE4" w:rsidRPr="00440F3E">
        <w:rPr>
          <w:rStyle w:val="Strong"/>
          <w:rFonts w:ascii="Calibri" w:hAnsi="Calibri" w:cs="Calibri"/>
          <w:b w:val="0"/>
          <w:sz w:val="22"/>
          <w:szCs w:val="22"/>
        </w:rPr>
        <w:t xml:space="preserve">, stomach, and </w:t>
      </w:r>
      <w:r w:rsidR="00E4064F">
        <w:rPr>
          <w:rStyle w:val="Strong"/>
          <w:rFonts w:ascii="Calibri" w:hAnsi="Calibri" w:cs="Calibri"/>
          <w:b w:val="0"/>
          <w:sz w:val="22"/>
          <w:szCs w:val="22"/>
        </w:rPr>
        <w:t>colon</w:t>
      </w:r>
      <w:r w:rsidR="00B75CE4" w:rsidRPr="00440F3E">
        <w:rPr>
          <w:rStyle w:val="Strong"/>
          <w:rFonts w:ascii="Calibri" w:hAnsi="Calibri" w:cs="Calibri"/>
          <w:b w:val="0"/>
          <w:sz w:val="22"/>
          <w:szCs w:val="22"/>
        </w:rPr>
        <w:t>)</w:t>
      </w:r>
      <w:r w:rsidR="00034B92"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11</w:t>
      </w:r>
      <w:bookmarkStart w:id="17" w:name="_Ref134788213"/>
      <w:r w:rsidR="00980DFF" w:rsidRPr="00440F3E">
        <w:rPr>
          <w:rStyle w:val="Strong"/>
          <w:rFonts w:ascii="Calibri" w:hAnsi="Calibri" w:cs="Calibri"/>
          <w:b w:val="0"/>
          <w:sz w:val="22"/>
          <w:szCs w:val="22"/>
          <w:vertAlign w:val="superscript"/>
        </w:rPr>
        <w:t>,</w:t>
      </w:r>
      <w:r w:rsidR="003002B7" w:rsidRPr="00440F3E">
        <w:rPr>
          <w:rStyle w:val="EndnoteReference"/>
          <w:rFonts w:ascii="Calibri" w:hAnsi="Calibri" w:cs="Calibri"/>
          <w:sz w:val="22"/>
          <w:szCs w:val="22"/>
        </w:rPr>
        <w:endnoteReference w:id="14"/>
      </w:r>
      <w:bookmarkEnd w:id="17"/>
    </w:p>
    <w:p w14:paraId="0DA86125" w14:textId="77777777" w:rsidR="005515A8" w:rsidRPr="00440F3E" w:rsidRDefault="005515A8" w:rsidP="00440F3E">
      <w:pPr>
        <w:pStyle w:val="NormalWeb"/>
        <w:spacing w:before="0" w:beforeAutospacing="0" w:after="0" w:afterAutospacing="0" w:line="360" w:lineRule="auto"/>
        <w:rPr>
          <w:rStyle w:val="Strong"/>
          <w:rFonts w:ascii="Calibri" w:hAnsi="Calibri" w:cs="Calibri"/>
          <w:sz w:val="22"/>
          <w:szCs w:val="22"/>
        </w:rPr>
      </w:pPr>
    </w:p>
    <w:p w14:paraId="78615545" w14:textId="7D33B91D" w:rsidR="003A7BE0" w:rsidRPr="00440F3E" w:rsidRDefault="00A910FA" w:rsidP="00440F3E">
      <w:pPr>
        <w:pStyle w:val="NormalWeb"/>
        <w:spacing w:before="0" w:beforeAutospacing="0" w:after="0" w:afterAutospacing="0" w:line="360" w:lineRule="auto"/>
        <w:rPr>
          <w:rFonts w:ascii="Calibri" w:hAnsi="Calibri" w:cs="Calibri"/>
          <w:sz w:val="22"/>
          <w:szCs w:val="22"/>
        </w:rPr>
      </w:pPr>
      <w:r w:rsidRPr="00440F3E">
        <w:rPr>
          <w:rStyle w:val="Strong"/>
          <w:rFonts w:ascii="Calibri" w:hAnsi="Calibri" w:cs="Calibri"/>
          <w:sz w:val="22"/>
          <w:szCs w:val="22"/>
        </w:rPr>
        <w:t>S</w:t>
      </w:r>
      <w:r w:rsidRPr="00440F3E">
        <w:rPr>
          <w:rStyle w:val="Strong"/>
          <w:rFonts w:ascii="Calibri" w:hAnsi="Calibri" w:cs="Calibri"/>
          <w:iCs/>
          <w:sz w:val="22"/>
          <w:szCs w:val="22"/>
        </w:rPr>
        <w:t xml:space="preserve">hielding </w:t>
      </w:r>
      <w:r w:rsidR="0079037B" w:rsidRPr="00440F3E">
        <w:rPr>
          <w:rStyle w:val="Strong"/>
          <w:rFonts w:ascii="Calibri" w:hAnsi="Calibri" w:cs="Calibri"/>
          <w:iCs/>
          <w:sz w:val="22"/>
          <w:szCs w:val="22"/>
        </w:rPr>
        <w:t xml:space="preserve">and </w:t>
      </w:r>
      <w:r w:rsidR="009425F2" w:rsidRPr="00440F3E">
        <w:rPr>
          <w:rStyle w:val="Strong"/>
          <w:rFonts w:ascii="Calibri" w:hAnsi="Calibri" w:cs="Calibri"/>
          <w:iCs/>
          <w:sz w:val="22"/>
          <w:szCs w:val="22"/>
        </w:rPr>
        <w:t>P</w:t>
      </w:r>
      <w:r w:rsidRPr="00440F3E">
        <w:rPr>
          <w:rStyle w:val="Strong"/>
          <w:rFonts w:ascii="Calibri" w:hAnsi="Calibri" w:cs="Calibri"/>
          <w:iCs/>
          <w:sz w:val="22"/>
          <w:szCs w:val="22"/>
        </w:rPr>
        <w:t xml:space="preserve">atients’ </w:t>
      </w:r>
      <w:r w:rsidR="009425F2" w:rsidRPr="00440F3E">
        <w:rPr>
          <w:rStyle w:val="Strong"/>
          <w:rFonts w:ascii="Calibri" w:hAnsi="Calibri" w:cs="Calibri"/>
          <w:iCs/>
          <w:sz w:val="22"/>
          <w:szCs w:val="22"/>
        </w:rPr>
        <w:t>H</w:t>
      </w:r>
      <w:r w:rsidRPr="00440F3E">
        <w:rPr>
          <w:rStyle w:val="Strong"/>
          <w:rFonts w:ascii="Calibri" w:hAnsi="Calibri" w:cs="Calibri"/>
          <w:iCs/>
          <w:sz w:val="22"/>
          <w:szCs w:val="22"/>
        </w:rPr>
        <w:t>ealth</w:t>
      </w:r>
    </w:p>
    <w:p w14:paraId="6494D9EE" w14:textId="6CB614F3" w:rsidR="00E11DC9" w:rsidRPr="00440F3E" w:rsidRDefault="00B87605" w:rsidP="00440F3E">
      <w:pPr>
        <w:pStyle w:val="NormalWeb"/>
        <w:spacing w:before="0" w:beforeAutospacing="0" w:after="0" w:afterAutospacing="0" w:line="360" w:lineRule="auto"/>
        <w:rPr>
          <w:rFonts w:ascii="Calibri" w:hAnsi="Calibri" w:cs="Calibri"/>
          <w:sz w:val="22"/>
          <w:szCs w:val="22"/>
        </w:rPr>
      </w:pPr>
      <w:r w:rsidRPr="00440F3E">
        <w:rPr>
          <w:rFonts w:ascii="Calibri" w:hAnsi="Calibri" w:cs="Calibri"/>
          <w:sz w:val="22"/>
          <w:szCs w:val="22"/>
        </w:rPr>
        <w:lastRenderedPageBreak/>
        <w:t>I</w:t>
      </w:r>
      <w:r w:rsidR="00A910FA" w:rsidRPr="00440F3E">
        <w:rPr>
          <w:rFonts w:ascii="Calibri" w:hAnsi="Calibri" w:cs="Calibri"/>
          <w:sz w:val="22"/>
          <w:szCs w:val="22"/>
        </w:rPr>
        <w:t>n diagnostic imaging</w:t>
      </w:r>
      <w:r w:rsidRPr="00440F3E">
        <w:rPr>
          <w:rFonts w:ascii="Calibri" w:hAnsi="Calibri" w:cs="Calibri"/>
          <w:sz w:val="22"/>
          <w:szCs w:val="22"/>
        </w:rPr>
        <w:t>, radiation doses</w:t>
      </w:r>
      <w:r w:rsidR="00A910FA" w:rsidRPr="00440F3E">
        <w:rPr>
          <w:rFonts w:ascii="Calibri" w:hAnsi="Calibri" w:cs="Calibri"/>
          <w:sz w:val="22"/>
          <w:szCs w:val="22"/>
        </w:rPr>
        <w:t xml:space="preserve"> are not </w:t>
      </w:r>
      <w:r w:rsidRPr="00440F3E">
        <w:rPr>
          <w:rFonts w:ascii="Calibri" w:hAnsi="Calibri" w:cs="Calibri"/>
          <w:sz w:val="22"/>
          <w:szCs w:val="22"/>
        </w:rPr>
        <w:t xml:space="preserve">correlated </w:t>
      </w:r>
      <w:r w:rsidR="00A910FA" w:rsidRPr="00440F3E">
        <w:rPr>
          <w:rFonts w:ascii="Calibri" w:hAnsi="Calibri" w:cs="Calibri"/>
          <w:sz w:val="22"/>
          <w:szCs w:val="22"/>
        </w:rPr>
        <w:t xml:space="preserve">with </w:t>
      </w:r>
      <w:r w:rsidRPr="00440F3E">
        <w:rPr>
          <w:rFonts w:ascii="Calibri" w:hAnsi="Calibri" w:cs="Calibri"/>
          <w:sz w:val="22"/>
          <w:szCs w:val="22"/>
        </w:rPr>
        <w:t>considerable</w:t>
      </w:r>
      <w:r w:rsidR="00A910FA" w:rsidRPr="00440F3E">
        <w:rPr>
          <w:rFonts w:ascii="Calibri" w:hAnsi="Calibri" w:cs="Calibri"/>
          <w:sz w:val="22"/>
          <w:szCs w:val="22"/>
        </w:rPr>
        <w:t xml:space="preserve"> </w:t>
      </w:r>
      <w:r w:rsidRPr="00440F3E">
        <w:rPr>
          <w:rFonts w:ascii="Calibri" w:hAnsi="Calibri" w:cs="Calibri"/>
          <w:sz w:val="22"/>
          <w:szCs w:val="22"/>
        </w:rPr>
        <w:t xml:space="preserve">damage </w:t>
      </w:r>
      <w:r w:rsidR="00A910FA" w:rsidRPr="00440F3E">
        <w:rPr>
          <w:rFonts w:ascii="Calibri" w:hAnsi="Calibri" w:cs="Calibri"/>
          <w:sz w:val="22"/>
          <w:szCs w:val="22"/>
        </w:rPr>
        <w:t>to the fetus</w:t>
      </w:r>
      <w:r w:rsidR="00141313" w:rsidRPr="00440F3E">
        <w:rPr>
          <w:rFonts w:ascii="Calibri" w:hAnsi="Calibri" w:cs="Calibri"/>
          <w:sz w:val="22"/>
          <w:szCs w:val="22"/>
        </w:rPr>
        <w:t xml:space="preserve"> or gonads</w:t>
      </w:r>
      <w:r w:rsidR="00A910FA" w:rsidRPr="00440F3E">
        <w:rPr>
          <w:rFonts w:ascii="Calibri" w:hAnsi="Calibri" w:cs="Calibri"/>
          <w:sz w:val="22"/>
          <w:szCs w:val="22"/>
        </w:rPr>
        <w:t>.</w:t>
      </w:r>
      <w:r w:rsidR="003123E7" w:rsidRPr="00440F3E">
        <w:rPr>
          <w:rStyle w:val="EndnoteReference"/>
          <w:rFonts w:ascii="Calibri" w:hAnsi="Calibri" w:cs="Calibri"/>
          <w:sz w:val="22"/>
          <w:szCs w:val="22"/>
        </w:rPr>
        <w:t>1</w:t>
      </w:r>
      <w:r w:rsidR="00A910FA" w:rsidRPr="00440F3E">
        <w:rPr>
          <w:rFonts w:ascii="Calibri" w:hAnsi="Calibri" w:cs="Calibri"/>
          <w:sz w:val="22"/>
          <w:szCs w:val="22"/>
        </w:rPr>
        <w:t xml:space="preserve"> The primary </w:t>
      </w:r>
      <w:r w:rsidRPr="00440F3E">
        <w:rPr>
          <w:rFonts w:ascii="Calibri" w:hAnsi="Calibri" w:cs="Calibri"/>
          <w:sz w:val="22"/>
          <w:szCs w:val="22"/>
        </w:rPr>
        <w:t xml:space="preserve">worry </w:t>
      </w:r>
      <w:r w:rsidR="00A910FA" w:rsidRPr="00440F3E">
        <w:rPr>
          <w:rFonts w:ascii="Calibri" w:hAnsi="Calibri" w:cs="Calibri"/>
          <w:sz w:val="22"/>
          <w:szCs w:val="22"/>
        </w:rPr>
        <w:t xml:space="preserve">with radiation exposure to the reproductive organs has been </w:t>
      </w:r>
      <w:r w:rsidRPr="00440F3E">
        <w:rPr>
          <w:rFonts w:ascii="Calibri" w:hAnsi="Calibri" w:cs="Calibri"/>
          <w:sz w:val="22"/>
          <w:szCs w:val="22"/>
        </w:rPr>
        <w:t xml:space="preserve">heightened </w:t>
      </w:r>
      <w:r w:rsidR="00A910FA" w:rsidRPr="00440F3E">
        <w:rPr>
          <w:rFonts w:ascii="Calibri" w:hAnsi="Calibri" w:cs="Calibri"/>
          <w:sz w:val="22"/>
          <w:szCs w:val="22"/>
        </w:rPr>
        <w:t>genetic effects</w:t>
      </w:r>
      <w:r w:rsidR="00845A81" w:rsidRPr="00440F3E">
        <w:rPr>
          <w:rFonts w:ascii="Calibri" w:hAnsi="Calibri" w:cs="Calibri"/>
          <w:sz w:val="22"/>
          <w:szCs w:val="22"/>
        </w:rPr>
        <w:t xml:space="preserve"> (m</w:t>
      </w:r>
      <w:r w:rsidRPr="00440F3E">
        <w:rPr>
          <w:rFonts w:ascii="Calibri" w:hAnsi="Calibri" w:cs="Calibri"/>
          <w:sz w:val="22"/>
          <w:szCs w:val="22"/>
        </w:rPr>
        <w:t>odifications</w:t>
      </w:r>
      <w:r w:rsidR="00845A81" w:rsidRPr="00440F3E">
        <w:rPr>
          <w:rFonts w:ascii="Calibri" w:hAnsi="Calibri" w:cs="Calibri"/>
          <w:sz w:val="22"/>
          <w:szCs w:val="22"/>
        </w:rPr>
        <w:t xml:space="preserve"> in germ cells that </w:t>
      </w:r>
      <w:r w:rsidRPr="00440F3E">
        <w:rPr>
          <w:rFonts w:ascii="Calibri" w:hAnsi="Calibri" w:cs="Calibri"/>
          <w:sz w:val="22"/>
          <w:szCs w:val="22"/>
        </w:rPr>
        <w:t xml:space="preserve">might influence </w:t>
      </w:r>
      <w:r w:rsidR="00845A81" w:rsidRPr="00440F3E">
        <w:rPr>
          <w:rFonts w:ascii="Calibri" w:hAnsi="Calibri" w:cs="Calibri"/>
          <w:sz w:val="22"/>
          <w:szCs w:val="22"/>
        </w:rPr>
        <w:t>future generations)</w:t>
      </w:r>
      <w:r w:rsidR="00A910FA" w:rsidRPr="00440F3E">
        <w:rPr>
          <w:rFonts w:ascii="Calibri" w:hAnsi="Calibri" w:cs="Calibri"/>
          <w:sz w:val="22"/>
          <w:szCs w:val="22"/>
        </w:rPr>
        <w:t>.</w:t>
      </w:r>
      <w:r w:rsidR="003123E7" w:rsidRPr="00440F3E">
        <w:rPr>
          <w:rStyle w:val="EndnoteReference"/>
          <w:rFonts w:ascii="Calibri" w:hAnsi="Calibri" w:cs="Calibri"/>
          <w:sz w:val="22"/>
          <w:szCs w:val="22"/>
        </w:rPr>
        <w:t>2</w:t>
      </w:r>
      <w:r w:rsidR="00A910FA" w:rsidRPr="00440F3E">
        <w:rPr>
          <w:rFonts w:ascii="Calibri" w:hAnsi="Calibri" w:cs="Calibri"/>
          <w:sz w:val="22"/>
          <w:szCs w:val="22"/>
        </w:rPr>
        <w:t xml:space="preserve"> However, according to the ICRP, “no human studies provide direct evidence of a radiation-associated excess of heritable disease</w:t>
      </w:r>
      <w:r w:rsidR="00E4064F">
        <w:rPr>
          <w:rFonts w:ascii="Calibri" w:hAnsi="Calibri" w:cs="Calibri"/>
          <w:sz w:val="22"/>
          <w:szCs w:val="22"/>
        </w:rPr>
        <w:t>.</w:t>
      </w:r>
      <w:r w:rsidR="00A910FA" w:rsidRPr="00440F3E">
        <w:rPr>
          <w:rFonts w:ascii="Calibri" w:hAnsi="Calibri" w:cs="Calibri"/>
          <w:sz w:val="22"/>
          <w:szCs w:val="22"/>
        </w:rPr>
        <w:t>”</w:t>
      </w:r>
      <w:bookmarkStart w:id="18" w:name="_Ref135819730"/>
      <w:r w:rsidR="004D0764" w:rsidRPr="00440F3E">
        <w:rPr>
          <w:rStyle w:val="EndnoteReference"/>
          <w:rFonts w:ascii="Calibri" w:hAnsi="Calibri" w:cs="Calibri"/>
          <w:sz w:val="22"/>
          <w:szCs w:val="22"/>
        </w:rPr>
        <w:endnoteReference w:id="15"/>
      </w:r>
      <w:bookmarkEnd w:id="18"/>
      <w:r w:rsidR="004D0764" w:rsidRPr="00440F3E">
        <w:rPr>
          <w:rFonts w:ascii="Calibri" w:hAnsi="Calibri" w:cs="Calibri"/>
          <w:sz w:val="22"/>
          <w:szCs w:val="22"/>
          <w:vertAlign w:val="superscript"/>
        </w:rPr>
        <w:t>,</w:t>
      </w:r>
      <w:bookmarkStart w:id="19" w:name="_Ref134788333"/>
      <w:r w:rsidR="002459EB" w:rsidRPr="00440F3E">
        <w:rPr>
          <w:rStyle w:val="EndnoteReference"/>
          <w:rFonts w:ascii="Calibri" w:hAnsi="Calibri" w:cs="Calibri"/>
          <w:sz w:val="22"/>
          <w:szCs w:val="22"/>
        </w:rPr>
        <w:endnoteReference w:id="16"/>
      </w:r>
      <w:bookmarkEnd w:id="19"/>
      <w:r w:rsidR="00CE7D2A" w:rsidRPr="00440F3E">
        <w:rPr>
          <w:rFonts w:ascii="Calibri" w:hAnsi="Calibri" w:cs="Calibri"/>
          <w:sz w:val="22"/>
          <w:szCs w:val="22"/>
          <w:vertAlign w:val="superscript"/>
        </w:rPr>
        <w:t xml:space="preserve"> </w:t>
      </w:r>
      <w:r w:rsidR="00E11DC9" w:rsidRPr="00440F3E">
        <w:rPr>
          <w:rFonts w:ascii="Calibri" w:hAnsi="Calibri" w:cs="Calibri"/>
          <w:sz w:val="22"/>
          <w:szCs w:val="22"/>
        </w:rPr>
        <w:t xml:space="preserve">Likewise, the American College of Obstetricians and Gynecologists </w:t>
      </w:r>
      <w:r w:rsidR="00E4064F">
        <w:rPr>
          <w:rFonts w:ascii="Calibri" w:hAnsi="Calibri" w:cs="Calibri"/>
          <w:sz w:val="22"/>
          <w:szCs w:val="22"/>
        </w:rPr>
        <w:t>g</w:t>
      </w:r>
      <w:r w:rsidR="00E11DC9" w:rsidRPr="00440F3E">
        <w:rPr>
          <w:rFonts w:ascii="Calibri" w:hAnsi="Calibri" w:cs="Calibri"/>
          <w:sz w:val="22"/>
          <w:szCs w:val="22"/>
        </w:rPr>
        <w:t xml:space="preserve">uidelines, with </w:t>
      </w:r>
      <w:r w:rsidRPr="00440F3E">
        <w:rPr>
          <w:rFonts w:ascii="Calibri" w:hAnsi="Calibri" w:cs="Calibri"/>
          <w:sz w:val="22"/>
          <w:szCs w:val="22"/>
        </w:rPr>
        <w:t xml:space="preserve">support </w:t>
      </w:r>
      <w:r w:rsidR="00E11DC9" w:rsidRPr="00440F3E">
        <w:rPr>
          <w:rFonts w:ascii="Calibri" w:hAnsi="Calibri" w:cs="Calibri"/>
          <w:sz w:val="22"/>
          <w:szCs w:val="22"/>
        </w:rPr>
        <w:t>from the American College of Radiography</w:t>
      </w:r>
      <w:r w:rsidR="00294E75">
        <w:rPr>
          <w:rFonts w:ascii="Calibri" w:hAnsi="Calibri" w:cs="Calibri"/>
          <w:sz w:val="22"/>
          <w:szCs w:val="22"/>
        </w:rPr>
        <w:t xml:space="preserve"> (ACR)</w:t>
      </w:r>
      <w:r w:rsidR="00E11DC9" w:rsidRPr="00440F3E">
        <w:rPr>
          <w:rFonts w:ascii="Calibri" w:hAnsi="Calibri" w:cs="Calibri"/>
          <w:sz w:val="22"/>
          <w:szCs w:val="22"/>
        </w:rPr>
        <w:t xml:space="preserve">, </w:t>
      </w:r>
      <w:r w:rsidR="00860935" w:rsidRPr="00440F3E">
        <w:rPr>
          <w:rFonts w:ascii="Calibri" w:hAnsi="Calibri" w:cs="Calibri"/>
          <w:sz w:val="22"/>
          <w:szCs w:val="22"/>
        </w:rPr>
        <w:t xml:space="preserve">determined </w:t>
      </w:r>
      <w:r w:rsidR="00E11DC9" w:rsidRPr="00440F3E">
        <w:rPr>
          <w:rFonts w:ascii="Calibri" w:hAnsi="Calibri" w:cs="Calibri"/>
          <w:sz w:val="22"/>
          <w:szCs w:val="22"/>
        </w:rPr>
        <w:t xml:space="preserve">that radiation exposure through </w:t>
      </w:r>
      <w:r w:rsidR="00860935" w:rsidRPr="00440F3E">
        <w:rPr>
          <w:rFonts w:ascii="Calibri" w:hAnsi="Calibri" w:cs="Calibri"/>
          <w:sz w:val="22"/>
          <w:szCs w:val="22"/>
        </w:rPr>
        <w:t>imaging</w:t>
      </w:r>
      <w:r w:rsidR="00E4064F">
        <w:rPr>
          <w:rFonts w:ascii="Calibri" w:hAnsi="Calibri" w:cs="Calibri"/>
          <w:sz w:val="22"/>
          <w:szCs w:val="22"/>
        </w:rPr>
        <w:t>—</w:t>
      </w:r>
      <w:r w:rsidR="00860935" w:rsidRPr="00440F3E">
        <w:rPr>
          <w:rFonts w:ascii="Calibri" w:hAnsi="Calibri" w:cs="Calibri"/>
          <w:sz w:val="22"/>
          <w:szCs w:val="22"/>
        </w:rPr>
        <w:t>excluding fluoroscopy</w:t>
      </w:r>
      <w:r w:rsidR="00E11DC9" w:rsidRPr="00440F3E">
        <w:rPr>
          <w:rFonts w:ascii="Calibri" w:hAnsi="Calibri" w:cs="Calibri"/>
          <w:sz w:val="22"/>
          <w:szCs w:val="22"/>
        </w:rPr>
        <w:t xml:space="preserve">, computed tomography, and nuclear </w:t>
      </w:r>
      <w:r w:rsidR="00E4064F" w:rsidRPr="00440F3E">
        <w:rPr>
          <w:rFonts w:ascii="Calibri" w:hAnsi="Calibri" w:cs="Calibri"/>
          <w:sz w:val="22"/>
          <w:szCs w:val="22"/>
        </w:rPr>
        <w:t>medicine</w:t>
      </w:r>
      <w:r w:rsidR="00E4064F">
        <w:rPr>
          <w:rFonts w:ascii="Calibri" w:hAnsi="Calibri" w:cs="Calibri"/>
          <w:sz w:val="22"/>
          <w:szCs w:val="22"/>
        </w:rPr>
        <w:t>—</w:t>
      </w:r>
      <w:r w:rsidR="00E11DC9" w:rsidRPr="00440F3E">
        <w:rPr>
          <w:rFonts w:ascii="Calibri" w:hAnsi="Calibri" w:cs="Calibri"/>
          <w:sz w:val="22"/>
          <w:szCs w:val="22"/>
        </w:rPr>
        <w:t>is at a dose much lower than the exposure associated with fetal harm</w:t>
      </w:r>
      <w:r w:rsidR="00860935" w:rsidRPr="00440F3E">
        <w:rPr>
          <w:rFonts w:ascii="Calibri" w:hAnsi="Calibri" w:cs="Calibri"/>
          <w:sz w:val="22"/>
          <w:szCs w:val="22"/>
        </w:rPr>
        <w:t>.</w:t>
      </w:r>
      <w:r w:rsidR="003123E7" w:rsidRPr="00440F3E">
        <w:rPr>
          <w:rStyle w:val="EndnoteReference"/>
          <w:rFonts w:ascii="Calibri" w:hAnsi="Calibri" w:cs="Calibri"/>
          <w:sz w:val="22"/>
          <w:szCs w:val="22"/>
        </w:rPr>
        <w:t>12</w:t>
      </w:r>
      <w:r w:rsidR="00530448" w:rsidRPr="00440F3E">
        <w:rPr>
          <w:rStyle w:val="Strong"/>
          <w:rFonts w:ascii="Calibri" w:hAnsi="Calibri" w:cs="Calibri"/>
          <w:b w:val="0"/>
          <w:sz w:val="22"/>
          <w:szCs w:val="22"/>
          <w:vertAlign w:val="superscript"/>
        </w:rPr>
        <w:t>,</w:t>
      </w:r>
      <w:r w:rsidR="003123E7" w:rsidRPr="00440F3E">
        <w:rPr>
          <w:rStyle w:val="EndnoteReference"/>
          <w:rFonts w:ascii="Calibri" w:hAnsi="Calibri" w:cs="Calibri"/>
          <w:sz w:val="22"/>
          <w:szCs w:val="22"/>
        </w:rPr>
        <w:t>15</w:t>
      </w:r>
      <w:r w:rsidR="005E12EA">
        <w:rPr>
          <w:rStyle w:val="Strong"/>
          <w:rFonts w:ascii="Calibri" w:hAnsi="Calibri" w:cs="Calibri"/>
          <w:b w:val="0"/>
          <w:sz w:val="22"/>
          <w:szCs w:val="22"/>
        </w:rPr>
        <w:t xml:space="preserve"> </w:t>
      </w:r>
    </w:p>
    <w:p w14:paraId="59CB0A24" w14:textId="77777777" w:rsidR="00414DEA" w:rsidRPr="00440F3E" w:rsidRDefault="00414DEA" w:rsidP="00440F3E">
      <w:pPr>
        <w:pStyle w:val="NormalWeb"/>
        <w:spacing w:before="0" w:beforeAutospacing="0" w:after="0" w:afterAutospacing="0" w:line="360" w:lineRule="auto"/>
        <w:rPr>
          <w:rFonts w:ascii="Calibri" w:hAnsi="Calibri" w:cs="Calibri"/>
          <w:sz w:val="22"/>
          <w:szCs w:val="22"/>
          <w:highlight w:val="yellow"/>
        </w:rPr>
      </w:pPr>
    </w:p>
    <w:p w14:paraId="114B1037" w14:textId="4922EB91" w:rsidR="005515A8" w:rsidRPr="00440F3E" w:rsidRDefault="00141313" w:rsidP="00440F3E">
      <w:pPr>
        <w:pStyle w:val="NormalWeb"/>
        <w:spacing w:before="0" w:beforeAutospacing="0" w:after="0" w:afterAutospacing="0" w:line="360" w:lineRule="auto"/>
        <w:rPr>
          <w:rFonts w:ascii="Calibri" w:hAnsi="Calibri" w:cs="Calibri"/>
          <w:sz w:val="22"/>
          <w:szCs w:val="22"/>
          <w:vertAlign w:val="superscript"/>
        </w:rPr>
      </w:pPr>
      <w:r w:rsidRPr="00440F3E">
        <w:rPr>
          <w:rFonts w:ascii="Calibri" w:hAnsi="Calibri" w:cs="Calibri"/>
          <w:sz w:val="22"/>
          <w:szCs w:val="22"/>
        </w:rPr>
        <w:t>S</w:t>
      </w:r>
      <w:r w:rsidR="00A910FA" w:rsidRPr="00440F3E">
        <w:rPr>
          <w:rFonts w:ascii="Calibri" w:hAnsi="Calibri" w:cs="Calibri"/>
          <w:sz w:val="22"/>
          <w:szCs w:val="22"/>
        </w:rPr>
        <w:t xml:space="preserve">hielding </w:t>
      </w:r>
      <w:r w:rsidRPr="00440F3E">
        <w:rPr>
          <w:rFonts w:ascii="Calibri" w:hAnsi="Calibri" w:cs="Calibri"/>
          <w:sz w:val="22"/>
          <w:szCs w:val="22"/>
        </w:rPr>
        <w:t xml:space="preserve">the patient </w:t>
      </w:r>
      <w:r w:rsidR="00B87605" w:rsidRPr="00440F3E">
        <w:rPr>
          <w:rFonts w:ascii="Calibri" w:hAnsi="Calibri" w:cs="Calibri"/>
          <w:sz w:val="22"/>
          <w:szCs w:val="22"/>
        </w:rPr>
        <w:t>does not decrease</w:t>
      </w:r>
      <w:r w:rsidR="00A910FA" w:rsidRPr="00440F3E">
        <w:rPr>
          <w:rFonts w:ascii="Calibri" w:hAnsi="Calibri" w:cs="Calibri"/>
          <w:sz w:val="22"/>
          <w:szCs w:val="22"/>
        </w:rPr>
        <w:t xml:space="preserve"> scatter</w:t>
      </w:r>
      <w:r w:rsidR="00B87605" w:rsidRPr="00440F3E">
        <w:rPr>
          <w:rFonts w:ascii="Calibri" w:hAnsi="Calibri" w:cs="Calibri"/>
          <w:sz w:val="22"/>
          <w:szCs w:val="22"/>
        </w:rPr>
        <w:t xml:space="preserve"> created within the patient</w:t>
      </w:r>
      <w:r w:rsidR="00845A81" w:rsidRPr="00440F3E">
        <w:rPr>
          <w:rFonts w:ascii="Calibri" w:hAnsi="Calibri" w:cs="Calibri"/>
          <w:sz w:val="22"/>
          <w:szCs w:val="22"/>
        </w:rPr>
        <w:t>.</w:t>
      </w:r>
      <w:r w:rsidR="00845A81" w:rsidRPr="00440F3E">
        <w:rPr>
          <w:rFonts w:ascii="Calibri" w:hAnsi="Calibri" w:cs="Calibri"/>
          <w:sz w:val="22"/>
          <w:szCs w:val="22"/>
          <w:vertAlign w:val="superscript"/>
        </w:rPr>
        <w:t>1,</w:t>
      </w:r>
      <w:r w:rsidR="003123E7" w:rsidRPr="00440F3E">
        <w:rPr>
          <w:rStyle w:val="EndnoteReference"/>
          <w:rFonts w:ascii="Calibri" w:hAnsi="Calibri" w:cs="Calibri"/>
          <w:sz w:val="22"/>
          <w:szCs w:val="22"/>
        </w:rPr>
        <w:t>13</w:t>
      </w:r>
      <w:r w:rsidR="00530448" w:rsidRPr="00440F3E">
        <w:rPr>
          <w:rFonts w:ascii="Calibri" w:hAnsi="Calibri" w:cs="Calibri"/>
          <w:sz w:val="22"/>
          <w:szCs w:val="22"/>
          <w:vertAlign w:val="superscript"/>
        </w:rPr>
        <w:t xml:space="preserve"> </w:t>
      </w:r>
      <w:r w:rsidR="00A910FA" w:rsidRPr="00440F3E">
        <w:rPr>
          <w:rFonts w:ascii="Calibri" w:hAnsi="Calibri" w:cs="Calibri"/>
          <w:sz w:val="22"/>
          <w:szCs w:val="22"/>
        </w:rPr>
        <w:t>In</w:t>
      </w:r>
      <w:r w:rsidR="00B87605" w:rsidRPr="00440F3E">
        <w:rPr>
          <w:rFonts w:ascii="Calibri" w:hAnsi="Calibri" w:cs="Calibri"/>
          <w:sz w:val="22"/>
          <w:szCs w:val="22"/>
        </w:rPr>
        <w:t xml:space="preserve"> diagnostic</w:t>
      </w:r>
      <w:r w:rsidR="00A910FA" w:rsidRPr="00440F3E">
        <w:rPr>
          <w:rFonts w:ascii="Calibri" w:hAnsi="Calibri" w:cs="Calibri"/>
          <w:sz w:val="22"/>
          <w:szCs w:val="22"/>
        </w:rPr>
        <w:t xml:space="preserve"> imaging, the </w:t>
      </w:r>
      <w:r w:rsidRPr="00440F3E">
        <w:rPr>
          <w:rFonts w:ascii="Calibri" w:hAnsi="Calibri" w:cs="Calibri"/>
          <w:sz w:val="22"/>
          <w:szCs w:val="22"/>
        </w:rPr>
        <w:t xml:space="preserve">principal </w:t>
      </w:r>
      <w:r w:rsidR="00A910FA" w:rsidRPr="00440F3E">
        <w:rPr>
          <w:rFonts w:ascii="Calibri" w:hAnsi="Calibri" w:cs="Calibri"/>
          <w:sz w:val="22"/>
          <w:szCs w:val="22"/>
        </w:rPr>
        <w:t xml:space="preserve">source of </w:t>
      </w:r>
      <w:r w:rsidR="00B87605" w:rsidRPr="00440F3E">
        <w:rPr>
          <w:rFonts w:ascii="Calibri" w:hAnsi="Calibri" w:cs="Calibri"/>
          <w:sz w:val="22"/>
          <w:szCs w:val="22"/>
        </w:rPr>
        <w:t xml:space="preserve">exposure </w:t>
      </w:r>
      <w:r w:rsidR="00A910FA" w:rsidRPr="00440F3E">
        <w:rPr>
          <w:rFonts w:ascii="Calibri" w:hAnsi="Calibri" w:cs="Calibri"/>
          <w:sz w:val="22"/>
          <w:szCs w:val="22"/>
        </w:rPr>
        <w:t>to internal organs</w:t>
      </w:r>
      <w:r w:rsidR="00E4064F">
        <w:rPr>
          <w:rFonts w:ascii="Calibri" w:hAnsi="Calibri" w:cs="Calibri"/>
          <w:sz w:val="22"/>
          <w:szCs w:val="22"/>
        </w:rPr>
        <w:t xml:space="preserve"> that are</w:t>
      </w:r>
      <w:r w:rsidR="00E4064F" w:rsidRPr="00440F3E">
        <w:rPr>
          <w:rFonts w:ascii="Calibri" w:hAnsi="Calibri" w:cs="Calibri"/>
          <w:sz w:val="22"/>
          <w:szCs w:val="22"/>
        </w:rPr>
        <w:t xml:space="preserve"> </w:t>
      </w:r>
      <w:r w:rsidR="00B87605" w:rsidRPr="00440F3E">
        <w:rPr>
          <w:rFonts w:ascii="Calibri" w:hAnsi="Calibri" w:cs="Calibri"/>
          <w:sz w:val="22"/>
          <w:szCs w:val="22"/>
        </w:rPr>
        <w:t xml:space="preserve">not within the </w:t>
      </w:r>
      <w:r w:rsidR="00A910FA" w:rsidRPr="00440F3E">
        <w:rPr>
          <w:rFonts w:ascii="Calibri" w:hAnsi="Calibri" w:cs="Calibri"/>
          <w:sz w:val="22"/>
          <w:szCs w:val="22"/>
        </w:rPr>
        <w:t>field of view</w:t>
      </w:r>
      <w:r w:rsidR="00D46C3A" w:rsidRPr="00440F3E">
        <w:rPr>
          <w:rFonts w:ascii="Calibri" w:hAnsi="Calibri" w:cs="Calibri"/>
          <w:sz w:val="22"/>
          <w:szCs w:val="22"/>
        </w:rPr>
        <w:t xml:space="preserve"> (FOV)</w:t>
      </w:r>
      <w:r w:rsidR="00A910FA" w:rsidRPr="00440F3E">
        <w:rPr>
          <w:rFonts w:ascii="Calibri" w:hAnsi="Calibri" w:cs="Calibri"/>
          <w:sz w:val="22"/>
          <w:szCs w:val="22"/>
        </w:rPr>
        <w:t xml:space="preserve"> is </w:t>
      </w:r>
      <w:r w:rsidR="00D46C3A" w:rsidRPr="00440F3E">
        <w:rPr>
          <w:rFonts w:ascii="Calibri" w:hAnsi="Calibri" w:cs="Calibri"/>
          <w:sz w:val="22"/>
          <w:szCs w:val="22"/>
        </w:rPr>
        <w:t xml:space="preserve">almost entirely from </w:t>
      </w:r>
      <w:r w:rsidR="00B87605" w:rsidRPr="00440F3E">
        <w:rPr>
          <w:rFonts w:ascii="Calibri" w:hAnsi="Calibri" w:cs="Calibri"/>
          <w:sz w:val="22"/>
          <w:szCs w:val="22"/>
        </w:rPr>
        <w:t xml:space="preserve">internal scatter, </w:t>
      </w:r>
      <w:r w:rsidR="00D46C3A" w:rsidRPr="00440F3E">
        <w:rPr>
          <w:rFonts w:ascii="Calibri" w:hAnsi="Calibri" w:cs="Calibri"/>
          <w:sz w:val="22"/>
          <w:szCs w:val="22"/>
        </w:rPr>
        <w:t xml:space="preserve">and </w:t>
      </w:r>
      <w:r w:rsidR="00E4064F">
        <w:rPr>
          <w:rFonts w:ascii="Calibri" w:hAnsi="Calibri" w:cs="Calibri"/>
          <w:sz w:val="22"/>
          <w:szCs w:val="22"/>
        </w:rPr>
        <w:t xml:space="preserve">placing </w:t>
      </w:r>
      <w:r w:rsidR="00A910FA" w:rsidRPr="00440F3E">
        <w:rPr>
          <w:rFonts w:ascii="Calibri" w:hAnsi="Calibri" w:cs="Calibri"/>
          <w:sz w:val="22"/>
          <w:szCs w:val="22"/>
        </w:rPr>
        <w:t>s</w:t>
      </w:r>
      <w:r w:rsidR="00D12167" w:rsidRPr="00440F3E">
        <w:rPr>
          <w:rFonts w:ascii="Calibri" w:hAnsi="Calibri" w:cs="Calibri"/>
          <w:sz w:val="22"/>
          <w:szCs w:val="22"/>
        </w:rPr>
        <w:t>hields on the surface of the body</w:t>
      </w:r>
      <w:r w:rsidR="00E4064F">
        <w:rPr>
          <w:rFonts w:ascii="Calibri" w:hAnsi="Calibri" w:cs="Calibri"/>
          <w:sz w:val="22"/>
          <w:szCs w:val="22"/>
        </w:rPr>
        <w:t xml:space="preserve"> in an attempt </w:t>
      </w:r>
      <w:r w:rsidR="00D12167" w:rsidRPr="00440F3E">
        <w:rPr>
          <w:rFonts w:ascii="Calibri" w:hAnsi="Calibri" w:cs="Calibri"/>
          <w:sz w:val="22"/>
          <w:szCs w:val="22"/>
        </w:rPr>
        <w:t xml:space="preserve">to </w:t>
      </w:r>
      <w:r w:rsidR="00A910FA" w:rsidRPr="00440F3E">
        <w:rPr>
          <w:rFonts w:ascii="Calibri" w:hAnsi="Calibri" w:cs="Calibri"/>
          <w:sz w:val="22"/>
          <w:szCs w:val="22"/>
        </w:rPr>
        <w:t xml:space="preserve">cover these organs </w:t>
      </w:r>
      <w:r w:rsidR="00D12167" w:rsidRPr="00440F3E">
        <w:rPr>
          <w:rFonts w:ascii="Calibri" w:hAnsi="Calibri" w:cs="Calibri"/>
          <w:sz w:val="22"/>
          <w:szCs w:val="22"/>
        </w:rPr>
        <w:t>do</w:t>
      </w:r>
      <w:r w:rsidR="00E4064F">
        <w:rPr>
          <w:rFonts w:ascii="Calibri" w:hAnsi="Calibri" w:cs="Calibri"/>
          <w:sz w:val="22"/>
          <w:szCs w:val="22"/>
        </w:rPr>
        <w:t>es</w:t>
      </w:r>
      <w:r w:rsidR="00D12167" w:rsidRPr="00440F3E">
        <w:rPr>
          <w:rFonts w:ascii="Calibri" w:hAnsi="Calibri" w:cs="Calibri"/>
          <w:sz w:val="22"/>
          <w:szCs w:val="22"/>
        </w:rPr>
        <w:t xml:space="preserve"> not </w:t>
      </w:r>
      <w:r w:rsidR="00A910FA" w:rsidRPr="00440F3E">
        <w:rPr>
          <w:rFonts w:ascii="Calibri" w:hAnsi="Calibri" w:cs="Calibri"/>
          <w:sz w:val="22"/>
          <w:szCs w:val="22"/>
        </w:rPr>
        <w:t xml:space="preserve">impact </w:t>
      </w:r>
      <w:r w:rsidR="00845A81" w:rsidRPr="00440F3E">
        <w:rPr>
          <w:rFonts w:ascii="Calibri" w:hAnsi="Calibri" w:cs="Calibri"/>
          <w:sz w:val="22"/>
          <w:szCs w:val="22"/>
        </w:rPr>
        <w:t>scatter within the</w:t>
      </w:r>
      <w:r w:rsidR="00A910FA" w:rsidRPr="00440F3E">
        <w:rPr>
          <w:rFonts w:ascii="Calibri" w:hAnsi="Calibri" w:cs="Calibri"/>
          <w:sz w:val="22"/>
          <w:szCs w:val="22"/>
        </w:rPr>
        <w:t xml:space="preserve"> </w:t>
      </w:r>
      <w:r w:rsidR="00505820" w:rsidRPr="00440F3E">
        <w:rPr>
          <w:rFonts w:ascii="Calibri" w:hAnsi="Calibri" w:cs="Calibri"/>
          <w:sz w:val="22"/>
          <w:szCs w:val="22"/>
        </w:rPr>
        <w:t>patient</w:t>
      </w:r>
      <w:r w:rsidR="00845A81" w:rsidRPr="00440F3E">
        <w:rPr>
          <w:rFonts w:ascii="Calibri" w:hAnsi="Calibri" w:cs="Calibri"/>
          <w:sz w:val="22"/>
          <w:szCs w:val="22"/>
        </w:rPr>
        <w:t>.</w:t>
      </w:r>
      <w:r w:rsidR="003123E7" w:rsidRPr="00440F3E">
        <w:rPr>
          <w:rStyle w:val="EndnoteReference"/>
          <w:rFonts w:ascii="Calibri" w:hAnsi="Calibri" w:cs="Calibri"/>
          <w:sz w:val="22"/>
          <w:szCs w:val="22"/>
        </w:rPr>
        <w:t>1</w:t>
      </w:r>
      <w:r w:rsidR="00845A81" w:rsidRPr="00440F3E">
        <w:rPr>
          <w:rFonts w:ascii="Calibri" w:hAnsi="Calibri" w:cs="Calibri"/>
          <w:sz w:val="22"/>
          <w:szCs w:val="22"/>
          <w:vertAlign w:val="superscript"/>
        </w:rPr>
        <w:t>,</w:t>
      </w:r>
      <w:bookmarkStart w:id="20" w:name="_Ref134785984"/>
      <w:r w:rsidR="003123E7" w:rsidRPr="00440F3E">
        <w:rPr>
          <w:rStyle w:val="EndnoteReference"/>
          <w:rFonts w:ascii="Calibri" w:hAnsi="Calibri" w:cs="Calibri"/>
          <w:sz w:val="22"/>
          <w:szCs w:val="22"/>
        </w:rPr>
        <w:t>14</w:t>
      </w:r>
      <w:r w:rsidR="004D0764"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15</w:t>
      </w:r>
      <w:r w:rsidR="00D341D8" w:rsidRPr="00440F3E">
        <w:rPr>
          <w:rFonts w:ascii="Calibri" w:hAnsi="Calibri" w:cs="Calibri"/>
          <w:sz w:val="22"/>
          <w:szCs w:val="22"/>
        </w:rPr>
        <w:t xml:space="preserve"> </w:t>
      </w:r>
      <w:bookmarkEnd w:id="20"/>
      <w:r w:rsidR="00D46C3A" w:rsidRPr="00440F3E">
        <w:rPr>
          <w:rFonts w:ascii="Calibri" w:hAnsi="Calibri" w:cs="Calibri"/>
          <w:sz w:val="22"/>
          <w:szCs w:val="22"/>
        </w:rPr>
        <w:t xml:space="preserve">Therefore, shielding </w:t>
      </w:r>
      <w:r w:rsidR="00D12167" w:rsidRPr="00440F3E">
        <w:rPr>
          <w:rFonts w:ascii="Calibri" w:hAnsi="Calibri" w:cs="Calibri"/>
          <w:sz w:val="22"/>
          <w:szCs w:val="22"/>
        </w:rPr>
        <w:t xml:space="preserve">the patient beyond </w:t>
      </w:r>
      <w:r w:rsidR="00D46C3A" w:rsidRPr="00440F3E">
        <w:rPr>
          <w:rFonts w:ascii="Calibri" w:hAnsi="Calibri" w:cs="Calibri"/>
          <w:sz w:val="22"/>
          <w:szCs w:val="22"/>
        </w:rPr>
        <w:t xml:space="preserve">the FOV </w:t>
      </w:r>
      <w:r w:rsidR="00D12167" w:rsidRPr="00440F3E">
        <w:rPr>
          <w:rFonts w:ascii="Calibri" w:hAnsi="Calibri" w:cs="Calibri"/>
          <w:sz w:val="22"/>
          <w:szCs w:val="22"/>
        </w:rPr>
        <w:t xml:space="preserve">does not </w:t>
      </w:r>
      <w:r w:rsidR="00D46C3A" w:rsidRPr="00440F3E">
        <w:rPr>
          <w:rFonts w:ascii="Calibri" w:hAnsi="Calibri" w:cs="Calibri"/>
          <w:sz w:val="22"/>
          <w:szCs w:val="22"/>
        </w:rPr>
        <w:t>protect the patient</w:t>
      </w:r>
      <w:r w:rsidR="00845A81" w:rsidRPr="00440F3E">
        <w:rPr>
          <w:rFonts w:ascii="Calibri" w:hAnsi="Calibri" w:cs="Calibri"/>
          <w:sz w:val="22"/>
          <w:szCs w:val="22"/>
        </w:rPr>
        <w:t>.</w:t>
      </w:r>
      <w:r w:rsidR="003123E7" w:rsidRPr="00440F3E">
        <w:rPr>
          <w:rStyle w:val="EndnoteReference"/>
          <w:rFonts w:ascii="Calibri" w:hAnsi="Calibri" w:cs="Calibri"/>
          <w:sz w:val="22"/>
          <w:szCs w:val="22"/>
        </w:rPr>
        <w:t>2</w:t>
      </w:r>
      <w:r w:rsidR="00D46C3A" w:rsidRPr="00440F3E">
        <w:rPr>
          <w:rFonts w:ascii="Calibri" w:hAnsi="Calibri" w:cs="Calibri"/>
          <w:sz w:val="22"/>
          <w:szCs w:val="22"/>
        </w:rPr>
        <w:t xml:space="preserve"> Because of the centralized and surface-level location of the male gonads, shielding can protect from some of the primary beam; however, the </w:t>
      </w:r>
      <w:r w:rsidR="00D12167" w:rsidRPr="00440F3E">
        <w:rPr>
          <w:rFonts w:ascii="Calibri" w:hAnsi="Calibri" w:cs="Calibri"/>
          <w:sz w:val="22"/>
          <w:szCs w:val="22"/>
        </w:rPr>
        <w:t xml:space="preserve">bulk </w:t>
      </w:r>
      <w:r w:rsidR="00D46C3A" w:rsidRPr="00440F3E">
        <w:rPr>
          <w:rFonts w:ascii="Calibri" w:hAnsi="Calibri" w:cs="Calibri"/>
          <w:sz w:val="22"/>
          <w:szCs w:val="22"/>
        </w:rPr>
        <w:t>of the dose still comes from scatter</w:t>
      </w:r>
      <w:r w:rsidR="00D12167" w:rsidRPr="00440F3E">
        <w:rPr>
          <w:rFonts w:ascii="Calibri" w:hAnsi="Calibri" w:cs="Calibri"/>
          <w:sz w:val="22"/>
          <w:szCs w:val="22"/>
        </w:rPr>
        <w:t xml:space="preserve"> generated within the patient</w:t>
      </w:r>
      <w:r w:rsidR="00C60CAD" w:rsidRPr="00440F3E">
        <w:rPr>
          <w:rFonts w:ascii="Calibri" w:hAnsi="Calibri" w:cs="Calibri"/>
          <w:sz w:val="22"/>
          <w:szCs w:val="22"/>
        </w:rPr>
        <w:t>.</w:t>
      </w:r>
      <w:r w:rsidR="003123E7" w:rsidRPr="00440F3E">
        <w:rPr>
          <w:rStyle w:val="EndnoteReference"/>
          <w:rFonts w:ascii="Calibri" w:hAnsi="Calibri" w:cs="Calibri"/>
          <w:sz w:val="22"/>
          <w:szCs w:val="22"/>
        </w:rPr>
        <w:t>7</w:t>
      </w:r>
      <w:r w:rsidR="00860935"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14</w:t>
      </w:r>
      <w:r w:rsidR="00860935" w:rsidRPr="00440F3E">
        <w:rPr>
          <w:rFonts w:ascii="Calibri" w:hAnsi="Calibri" w:cs="Calibri"/>
          <w:sz w:val="22"/>
          <w:szCs w:val="22"/>
          <w:vertAlign w:val="superscript"/>
        </w:rPr>
        <w:t xml:space="preserve"> </w:t>
      </w:r>
      <w:r w:rsidR="00D46C3A" w:rsidRPr="00440F3E">
        <w:rPr>
          <w:rFonts w:ascii="Calibri" w:hAnsi="Calibri" w:cs="Calibri"/>
          <w:sz w:val="22"/>
          <w:szCs w:val="22"/>
        </w:rPr>
        <w:t xml:space="preserve">For female patients, because of the variations in location and depth of the ovaries from </w:t>
      </w:r>
      <w:r w:rsidR="00C60CAD" w:rsidRPr="00440F3E">
        <w:rPr>
          <w:rFonts w:ascii="Calibri" w:hAnsi="Calibri" w:cs="Calibri"/>
          <w:sz w:val="22"/>
          <w:szCs w:val="22"/>
        </w:rPr>
        <w:t xml:space="preserve">one </w:t>
      </w:r>
      <w:r w:rsidR="00D46C3A" w:rsidRPr="00440F3E">
        <w:rPr>
          <w:rFonts w:ascii="Calibri" w:hAnsi="Calibri" w:cs="Calibri"/>
          <w:sz w:val="22"/>
          <w:szCs w:val="22"/>
        </w:rPr>
        <w:t xml:space="preserve">patient to </w:t>
      </w:r>
      <w:r w:rsidR="00C60CAD" w:rsidRPr="00440F3E">
        <w:rPr>
          <w:rFonts w:ascii="Calibri" w:hAnsi="Calibri" w:cs="Calibri"/>
          <w:sz w:val="22"/>
          <w:szCs w:val="22"/>
        </w:rPr>
        <w:t>the next</w:t>
      </w:r>
      <w:r w:rsidR="00D46C3A" w:rsidRPr="00440F3E">
        <w:rPr>
          <w:rFonts w:ascii="Calibri" w:hAnsi="Calibri" w:cs="Calibri"/>
          <w:sz w:val="22"/>
          <w:szCs w:val="22"/>
        </w:rPr>
        <w:t>, gonadal shielding is often well-intended but ineffective and almost impossible to achieve without obscuring pertinent anatomy</w:t>
      </w:r>
      <w:r w:rsidR="00C60CAD" w:rsidRPr="00440F3E">
        <w:rPr>
          <w:rFonts w:ascii="Calibri" w:hAnsi="Calibri" w:cs="Calibri"/>
          <w:sz w:val="22"/>
          <w:szCs w:val="22"/>
        </w:rPr>
        <w:t>.</w:t>
      </w:r>
      <w:r w:rsidR="003123E7" w:rsidRPr="00440F3E">
        <w:rPr>
          <w:rStyle w:val="EndnoteReference"/>
          <w:rFonts w:ascii="Calibri" w:hAnsi="Calibri" w:cs="Calibri"/>
          <w:sz w:val="22"/>
          <w:szCs w:val="22"/>
        </w:rPr>
        <w:t>2</w:t>
      </w:r>
      <w:r w:rsidR="00860935"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13</w:t>
      </w:r>
      <w:r w:rsidR="00CB684E" w:rsidRPr="00FC20BE">
        <w:rPr>
          <w:rFonts w:ascii="Calibri" w:hAnsi="Calibri" w:cs="Calibri"/>
          <w:sz w:val="22"/>
          <w:szCs w:val="22"/>
          <w:vertAlign w:val="superscript"/>
        </w:rPr>
        <w:t>,</w:t>
      </w:r>
      <w:bookmarkStart w:id="21" w:name="_Ref135820463"/>
      <w:r w:rsidR="004D0764" w:rsidRPr="00440F3E">
        <w:rPr>
          <w:rStyle w:val="EndnoteReference"/>
          <w:rFonts w:ascii="Calibri" w:hAnsi="Calibri" w:cs="Calibri"/>
          <w:sz w:val="22"/>
          <w:szCs w:val="22"/>
        </w:rPr>
        <w:endnoteReference w:id="17"/>
      </w:r>
      <w:bookmarkEnd w:id="21"/>
      <w:r w:rsidR="00860935" w:rsidRPr="00FC20BE">
        <w:rPr>
          <w:rFonts w:ascii="Calibri" w:hAnsi="Calibri" w:cs="Calibri"/>
          <w:sz w:val="22"/>
          <w:szCs w:val="22"/>
        </w:rPr>
        <w:t xml:space="preserve"> </w:t>
      </w:r>
      <w:r w:rsidR="00436BB8" w:rsidRPr="00440F3E">
        <w:rPr>
          <w:rFonts w:ascii="Calibri" w:hAnsi="Calibri" w:cs="Calibri"/>
          <w:sz w:val="22"/>
          <w:szCs w:val="22"/>
        </w:rPr>
        <w:t>Further</w:t>
      </w:r>
      <w:r w:rsidR="00E4064F">
        <w:rPr>
          <w:rFonts w:ascii="Calibri" w:hAnsi="Calibri" w:cs="Calibri"/>
          <w:sz w:val="22"/>
          <w:szCs w:val="22"/>
        </w:rPr>
        <w:t>more</w:t>
      </w:r>
      <w:r w:rsidR="00436BB8" w:rsidRPr="00440F3E">
        <w:rPr>
          <w:rFonts w:ascii="Calibri" w:hAnsi="Calibri" w:cs="Calibri"/>
          <w:sz w:val="22"/>
          <w:szCs w:val="22"/>
        </w:rPr>
        <w:t xml:space="preserve">, as the </w:t>
      </w:r>
      <w:r w:rsidR="00D12167" w:rsidRPr="00440F3E">
        <w:rPr>
          <w:rFonts w:ascii="Calibri" w:hAnsi="Calibri" w:cs="Calibri"/>
          <w:sz w:val="22"/>
          <w:szCs w:val="22"/>
        </w:rPr>
        <w:t>space between</w:t>
      </w:r>
      <w:r w:rsidR="00436BB8" w:rsidRPr="00440F3E">
        <w:rPr>
          <w:rFonts w:ascii="Calibri" w:hAnsi="Calibri" w:cs="Calibri"/>
          <w:sz w:val="22"/>
          <w:szCs w:val="22"/>
        </w:rPr>
        <w:t xml:space="preserve"> the </w:t>
      </w:r>
      <w:r w:rsidR="00D12167" w:rsidRPr="00440F3E">
        <w:rPr>
          <w:rFonts w:ascii="Calibri" w:hAnsi="Calibri" w:cs="Calibri"/>
          <w:sz w:val="22"/>
          <w:szCs w:val="22"/>
        </w:rPr>
        <w:t xml:space="preserve">gonads and </w:t>
      </w:r>
      <w:r w:rsidR="00436BB8" w:rsidRPr="00440F3E">
        <w:rPr>
          <w:rFonts w:ascii="Calibri" w:hAnsi="Calibri" w:cs="Calibri"/>
          <w:sz w:val="22"/>
          <w:szCs w:val="22"/>
        </w:rPr>
        <w:t xml:space="preserve">contact shield increases, </w:t>
      </w:r>
      <w:r w:rsidR="00D12167" w:rsidRPr="00440F3E">
        <w:rPr>
          <w:rFonts w:ascii="Calibri" w:hAnsi="Calibri" w:cs="Calibri"/>
          <w:sz w:val="22"/>
          <w:szCs w:val="22"/>
        </w:rPr>
        <w:t>the effectiveness of the shield over the ovaries decreases.</w:t>
      </w:r>
      <w:r w:rsidR="003123E7" w:rsidRPr="00440F3E">
        <w:rPr>
          <w:rStyle w:val="EndnoteReference"/>
          <w:rFonts w:ascii="Calibri" w:hAnsi="Calibri" w:cs="Calibri"/>
          <w:sz w:val="22"/>
          <w:szCs w:val="22"/>
        </w:rPr>
        <w:t>14</w:t>
      </w:r>
    </w:p>
    <w:p w14:paraId="522A699B" w14:textId="77777777" w:rsidR="00F57C25" w:rsidRPr="00440F3E" w:rsidRDefault="00F57C25" w:rsidP="00440F3E">
      <w:pPr>
        <w:pStyle w:val="NormalWeb"/>
        <w:spacing w:before="0" w:beforeAutospacing="0" w:after="0" w:afterAutospacing="0" w:line="360" w:lineRule="auto"/>
        <w:rPr>
          <w:rStyle w:val="Strong"/>
          <w:rFonts w:ascii="Calibri" w:hAnsi="Calibri" w:cs="Calibri"/>
          <w:iCs/>
          <w:sz w:val="22"/>
          <w:szCs w:val="22"/>
        </w:rPr>
      </w:pPr>
    </w:p>
    <w:p w14:paraId="4330540C" w14:textId="4501C091" w:rsidR="003A7BE0" w:rsidRPr="00440F3E" w:rsidRDefault="00A910FA" w:rsidP="00440F3E">
      <w:pPr>
        <w:pStyle w:val="NormalWeb"/>
        <w:spacing w:before="0" w:beforeAutospacing="0" w:after="0" w:afterAutospacing="0" w:line="360" w:lineRule="auto"/>
        <w:rPr>
          <w:rFonts w:ascii="Calibri" w:hAnsi="Calibri" w:cs="Calibri"/>
          <w:iCs/>
          <w:sz w:val="22"/>
          <w:szCs w:val="22"/>
        </w:rPr>
      </w:pPr>
      <w:r w:rsidRPr="00440F3E">
        <w:rPr>
          <w:rStyle w:val="Strong"/>
          <w:rFonts w:ascii="Calibri" w:hAnsi="Calibri" w:cs="Calibri"/>
          <w:iCs/>
          <w:sz w:val="22"/>
          <w:szCs w:val="22"/>
        </w:rPr>
        <w:t xml:space="preserve">Shielding </w:t>
      </w:r>
      <w:r w:rsidR="009425F2" w:rsidRPr="00440F3E">
        <w:rPr>
          <w:rStyle w:val="Strong"/>
          <w:rFonts w:ascii="Calibri" w:hAnsi="Calibri" w:cs="Calibri"/>
          <w:iCs/>
          <w:sz w:val="22"/>
          <w:szCs w:val="22"/>
        </w:rPr>
        <w:t>C</w:t>
      </w:r>
      <w:r w:rsidRPr="00440F3E">
        <w:rPr>
          <w:rStyle w:val="Strong"/>
          <w:rFonts w:ascii="Calibri" w:hAnsi="Calibri" w:cs="Calibri"/>
          <w:iCs/>
          <w:sz w:val="22"/>
          <w:szCs w:val="22"/>
        </w:rPr>
        <w:t xml:space="preserve">an </w:t>
      </w:r>
      <w:r w:rsidR="009425F2" w:rsidRPr="00440F3E">
        <w:rPr>
          <w:rStyle w:val="Strong"/>
          <w:rFonts w:ascii="Calibri" w:hAnsi="Calibri" w:cs="Calibri"/>
          <w:iCs/>
          <w:sz w:val="22"/>
          <w:szCs w:val="22"/>
        </w:rPr>
        <w:t>A</w:t>
      </w:r>
      <w:r w:rsidRPr="00440F3E">
        <w:rPr>
          <w:rStyle w:val="Strong"/>
          <w:rFonts w:ascii="Calibri" w:hAnsi="Calibri" w:cs="Calibri"/>
          <w:iCs/>
          <w:sz w:val="22"/>
          <w:szCs w:val="22"/>
        </w:rPr>
        <w:t xml:space="preserve">ffect the </w:t>
      </w:r>
      <w:r w:rsidR="00BB3227" w:rsidRPr="00440F3E">
        <w:rPr>
          <w:rStyle w:val="Strong"/>
          <w:rFonts w:ascii="Calibri" w:hAnsi="Calibri" w:cs="Calibri"/>
          <w:iCs/>
          <w:sz w:val="22"/>
          <w:szCs w:val="22"/>
        </w:rPr>
        <w:t xml:space="preserve">Usefulness </w:t>
      </w:r>
      <w:r w:rsidRPr="00440F3E">
        <w:rPr>
          <w:rStyle w:val="Strong"/>
          <w:rFonts w:ascii="Calibri" w:hAnsi="Calibri" w:cs="Calibri"/>
          <w:iCs/>
          <w:sz w:val="22"/>
          <w:szCs w:val="22"/>
        </w:rPr>
        <w:t xml:space="preserve">of the </w:t>
      </w:r>
      <w:r w:rsidR="009425F2" w:rsidRPr="00440F3E">
        <w:rPr>
          <w:rStyle w:val="Strong"/>
          <w:rFonts w:ascii="Calibri" w:hAnsi="Calibri" w:cs="Calibri"/>
          <w:iCs/>
          <w:sz w:val="22"/>
          <w:szCs w:val="22"/>
        </w:rPr>
        <w:t>E</w:t>
      </w:r>
      <w:r w:rsidRPr="00440F3E">
        <w:rPr>
          <w:rStyle w:val="Strong"/>
          <w:rFonts w:ascii="Calibri" w:hAnsi="Calibri" w:cs="Calibri"/>
          <w:iCs/>
          <w:sz w:val="22"/>
          <w:szCs w:val="22"/>
        </w:rPr>
        <w:t>xam</w:t>
      </w:r>
      <w:r w:rsidR="00BB3227" w:rsidRPr="00440F3E">
        <w:rPr>
          <w:rStyle w:val="Strong"/>
          <w:rFonts w:ascii="Calibri" w:hAnsi="Calibri" w:cs="Calibri"/>
          <w:iCs/>
          <w:sz w:val="22"/>
          <w:szCs w:val="22"/>
        </w:rPr>
        <w:t>ination</w:t>
      </w:r>
    </w:p>
    <w:p w14:paraId="30153570" w14:textId="5A1B9C94" w:rsidR="003A7BE0" w:rsidRPr="00440F3E" w:rsidRDefault="00BB3227" w:rsidP="00440F3E">
      <w:pPr>
        <w:pStyle w:val="NormalWeb"/>
        <w:spacing w:before="0" w:beforeAutospacing="0" w:after="0" w:afterAutospacing="0" w:line="360" w:lineRule="auto"/>
        <w:rPr>
          <w:rFonts w:ascii="Calibri" w:hAnsi="Calibri" w:cs="Calibri"/>
          <w:sz w:val="22"/>
          <w:szCs w:val="22"/>
        </w:rPr>
      </w:pPr>
      <w:r w:rsidRPr="00440F3E">
        <w:rPr>
          <w:rFonts w:ascii="Calibri" w:hAnsi="Calibri" w:cs="Calibri"/>
          <w:sz w:val="22"/>
          <w:szCs w:val="22"/>
        </w:rPr>
        <w:t>If the shield covers the</w:t>
      </w:r>
      <w:r w:rsidR="00A910FA" w:rsidRPr="00440F3E">
        <w:rPr>
          <w:rFonts w:ascii="Calibri" w:hAnsi="Calibri" w:cs="Calibri"/>
          <w:sz w:val="22"/>
          <w:szCs w:val="22"/>
        </w:rPr>
        <w:t xml:space="preserve"> anatomy</w:t>
      </w:r>
      <w:r w:rsidRPr="00440F3E">
        <w:rPr>
          <w:rFonts w:ascii="Calibri" w:hAnsi="Calibri" w:cs="Calibri"/>
          <w:sz w:val="22"/>
          <w:szCs w:val="22"/>
        </w:rPr>
        <w:t xml:space="preserve"> of interest</w:t>
      </w:r>
      <w:r w:rsidR="00A910FA" w:rsidRPr="00440F3E">
        <w:rPr>
          <w:rFonts w:ascii="Calibri" w:hAnsi="Calibri" w:cs="Calibri"/>
          <w:sz w:val="22"/>
          <w:szCs w:val="22"/>
        </w:rPr>
        <w:t>,</w:t>
      </w:r>
      <w:r w:rsidR="008D0078" w:rsidRPr="00440F3E">
        <w:rPr>
          <w:rFonts w:ascii="Calibri" w:hAnsi="Calibri" w:cs="Calibri"/>
          <w:sz w:val="22"/>
          <w:szCs w:val="22"/>
        </w:rPr>
        <w:t xml:space="preserve"> </w:t>
      </w:r>
      <w:r w:rsidR="000D1A5C" w:rsidRPr="00440F3E">
        <w:rPr>
          <w:rFonts w:ascii="Calibri" w:hAnsi="Calibri" w:cs="Calibri"/>
          <w:sz w:val="22"/>
          <w:szCs w:val="22"/>
        </w:rPr>
        <w:t>diagnostic information may be compromised and/or a repeat exam</w:t>
      </w:r>
      <w:r w:rsidR="00E4064F">
        <w:rPr>
          <w:rFonts w:ascii="Calibri" w:hAnsi="Calibri" w:cs="Calibri"/>
          <w:sz w:val="22"/>
          <w:szCs w:val="22"/>
        </w:rPr>
        <w:t>ination</w:t>
      </w:r>
      <w:r w:rsidR="000D1A5C" w:rsidRPr="00440F3E">
        <w:rPr>
          <w:rFonts w:ascii="Calibri" w:hAnsi="Calibri" w:cs="Calibri"/>
          <w:sz w:val="22"/>
          <w:szCs w:val="22"/>
        </w:rPr>
        <w:t xml:space="preserve"> may be needed.</w:t>
      </w:r>
      <w:r w:rsidR="003123E7" w:rsidRPr="00440F3E">
        <w:rPr>
          <w:rStyle w:val="EndnoteReference"/>
          <w:rFonts w:ascii="Calibri" w:hAnsi="Calibri" w:cs="Calibri"/>
          <w:sz w:val="22"/>
          <w:szCs w:val="22"/>
        </w:rPr>
        <w:t>1</w:t>
      </w:r>
      <w:r w:rsidR="00233905" w:rsidRPr="00440F3E">
        <w:rPr>
          <w:rFonts w:ascii="Calibri" w:hAnsi="Calibri" w:cs="Calibri"/>
          <w:sz w:val="22"/>
          <w:szCs w:val="22"/>
        </w:rPr>
        <w:t xml:space="preserve"> </w:t>
      </w:r>
      <w:r w:rsidR="00C05FD4" w:rsidRPr="00440F3E">
        <w:rPr>
          <w:rFonts w:ascii="Calibri" w:hAnsi="Calibri" w:cs="Calibri"/>
          <w:sz w:val="22"/>
          <w:szCs w:val="22"/>
        </w:rPr>
        <w:t xml:space="preserve">When </w:t>
      </w:r>
      <w:r w:rsidRPr="00440F3E">
        <w:rPr>
          <w:rFonts w:ascii="Calibri" w:hAnsi="Calibri" w:cs="Calibri"/>
          <w:sz w:val="22"/>
          <w:szCs w:val="22"/>
        </w:rPr>
        <w:t xml:space="preserve">a lead </w:t>
      </w:r>
      <w:r w:rsidR="00C05FD4" w:rsidRPr="00440F3E">
        <w:rPr>
          <w:rFonts w:ascii="Calibri" w:hAnsi="Calibri" w:cs="Calibri"/>
          <w:sz w:val="22"/>
          <w:szCs w:val="22"/>
        </w:rPr>
        <w:t>s</w:t>
      </w:r>
      <w:r w:rsidR="00A910FA" w:rsidRPr="00440F3E">
        <w:rPr>
          <w:rFonts w:ascii="Calibri" w:hAnsi="Calibri" w:cs="Calibri"/>
          <w:sz w:val="22"/>
          <w:szCs w:val="22"/>
        </w:rPr>
        <w:t xml:space="preserve">hield </w:t>
      </w:r>
      <w:r w:rsidR="00C05FD4" w:rsidRPr="00440F3E">
        <w:rPr>
          <w:rFonts w:ascii="Calibri" w:hAnsi="Calibri" w:cs="Calibri"/>
          <w:sz w:val="22"/>
          <w:szCs w:val="22"/>
        </w:rPr>
        <w:t xml:space="preserve">is </w:t>
      </w:r>
      <w:r w:rsidRPr="00440F3E">
        <w:rPr>
          <w:rFonts w:ascii="Calibri" w:hAnsi="Calibri" w:cs="Calibri"/>
          <w:sz w:val="22"/>
          <w:szCs w:val="22"/>
        </w:rPr>
        <w:t>positioned within the FOV</w:t>
      </w:r>
      <w:r w:rsidR="0098532C">
        <w:rPr>
          <w:rFonts w:ascii="Calibri" w:hAnsi="Calibri" w:cs="Calibri"/>
          <w:sz w:val="22"/>
          <w:szCs w:val="22"/>
        </w:rPr>
        <w:t>,</w:t>
      </w:r>
      <w:r w:rsidR="00A910FA" w:rsidRPr="00440F3E">
        <w:rPr>
          <w:rFonts w:ascii="Calibri" w:hAnsi="Calibri" w:cs="Calibri"/>
          <w:sz w:val="22"/>
          <w:szCs w:val="22"/>
        </w:rPr>
        <w:t xml:space="preserve"> </w:t>
      </w:r>
      <w:r w:rsidR="00C05FD4" w:rsidRPr="00440F3E">
        <w:rPr>
          <w:rFonts w:ascii="Calibri" w:hAnsi="Calibri" w:cs="Calibri"/>
          <w:sz w:val="22"/>
          <w:szCs w:val="22"/>
        </w:rPr>
        <w:t xml:space="preserve">it </w:t>
      </w:r>
      <w:r w:rsidR="00A910FA" w:rsidRPr="00440F3E">
        <w:rPr>
          <w:rFonts w:ascii="Calibri" w:hAnsi="Calibri" w:cs="Calibri"/>
          <w:sz w:val="22"/>
          <w:szCs w:val="22"/>
        </w:rPr>
        <w:t xml:space="preserve">can </w:t>
      </w:r>
      <w:r w:rsidR="00D7026E" w:rsidRPr="00440F3E">
        <w:rPr>
          <w:rFonts w:ascii="Calibri" w:hAnsi="Calibri" w:cs="Calibri"/>
          <w:sz w:val="22"/>
          <w:szCs w:val="22"/>
        </w:rPr>
        <w:t>cover</w:t>
      </w:r>
      <w:r w:rsidR="00A910FA" w:rsidRPr="00440F3E">
        <w:rPr>
          <w:rFonts w:ascii="Calibri" w:hAnsi="Calibri" w:cs="Calibri"/>
          <w:sz w:val="22"/>
          <w:szCs w:val="22"/>
        </w:rPr>
        <w:t xml:space="preserve"> </w:t>
      </w:r>
      <w:r w:rsidR="00D7026E" w:rsidRPr="00440F3E">
        <w:rPr>
          <w:rFonts w:ascii="Calibri" w:hAnsi="Calibri" w:cs="Calibri"/>
          <w:sz w:val="22"/>
          <w:szCs w:val="22"/>
        </w:rPr>
        <w:t>essential</w:t>
      </w:r>
      <w:r w:rsidR="00A910FA" w:rsidRPr="00440F3E">
        <w:rPr>
          <w:rFonts w:ascii="Calibri" w:hAnsi="Calibri" w:cs="Calibri"/>
          <w:sz w:val="22"/>
          <w:szCs w:val="22"/>
        </w:rPr>
        <w:t xml:space="preserve"> anatomy or pathology or </w:t>
      </w:r>
      <w:r w:rsidR="001B0CB8" w:rsidRPr="00440F3E">
        <w:rPr>
          <w:rFonts w:ascii="Calibri" w:hAnsi="Calibri" w:cs="Calibri"/>
          <w:sz w:val="22"/>
          <w:szCs w:val="22"/>
        </w:rPr>
        <w:t xml:space="preserve">create </w:t>
      </w:r>
      <w:r w:rsidR="00A910FA" w:rsidRPr="00440F3E">
        <w:rPr>
          <w:rFonts w:ascii="Calibri" w:hAnsi="Calibri" w:cs="Calibri"/>
          <w:sz w:val="22"/>
          <w:szCs w:val="22"/>
        </w:rPr>
        <w:t xml:space="preserve">artifacts. In </w:t>
      </w:r>
      <w:r w:rsidR="001B0CB8" w:rsidRPr="00440F3E">
        <w:rPr>
          <w:rFonts w:ascii="Calibri" w:hAnsi="Calibri" w:cs="Calibri"/>
          <w:sz w:val="22"/>
          <w:szCs w:val="22"/>
        </w:rPr>
        <w:t>these</w:t>
      </w:r>
      <w:r w:rsidR="00A910FA" w:rsidRPr="00440F3E">
        <w:rPr>
          <w:rFonts w:ascii="Calibri" w:hAnsi="Calibri" w:cs="Calibri"/>
          <w:sz w:val="22"/>
          <w:szCs w:val="22"/>
        </w:rPr>
        <w:t xml:space="preserve"> cases, if the </w:t>
      </w:r>
      <w:r w:rsidR="001B0CB8" w:rsidRPr="00440F3E">
        <w:rPr>
          <w:rFonts w:ascii="Calibri" w:hAnsi="Calibri" w:cs="Calibri"/>
          <w:sz w:val="22"/>
          <w:szCs w:val="22"/>
        </w:rPr>
        <w:t>image</w:t>
      </w:r>
      <w:r w:rsidR="00A910FA" w:rsidRPr="00440F3E">
        <w:rPr>
          <w:rFonts w:ascii="Calibri" w:hAnsi="Calibri" w:cs="Calibri"/>
          <w:sz w:val="22"/>
          <w:szCs w:val="22"/>
        </w:rPr>
        <w:t xml:space="preserve"> is not repeated</w:t>
      </w:r>
      <w:r w:rsidR="00D7026E" w:rsidRPr="00440F3E">
        <w:rPr>
          <w:rFonts w:ascii="Calibri" w:hAnsi="Calibri" w:cs="Calibri"/>
          <w:sz w:val="22"/>
          <w:szCs w:val="22"/>
        </w:rPr>
        <w:t>,</w:t>
      </w:r>
      <w:r w:rsidR="00A910FA" w:rsidRPr="00440F3E">
        <w:rPr>
          <w:rFonts w:ascii="Calibri" w:hAnsi="Calibri" w:cs="Calibri"/>
          <w:sz w:val="22"/>
          <w:szCs w:val="22"/>
        </w:rPr>
        <w:t xml:space="preserve"> the </w:t>
      </w:r>
      <w:r w:rsidR="001B0CB8" w:rsidRPr="00440F3E">
        <w:rPr>
          <w:rFonts w:ascii="Calibri" w:hAnsi="Calibri" w:cs="Calibri"/>
          <w:sz w:val="22"/>
          <w:szCs w:val="22"/>
        </w:rPr>
        <w:t>radiologist</w:t>
      </w:r>
      <w:r w:rsidR="00A910FA" w:rsidRPr="00440F3E">
        <w:rPr>
          <w:rFonts w:ascii="Calibri" w:hAnsi="Calibri" w:cs="Calibri"/>
          <w:sz w:val="22"/>
          <w:szCs w:val="22"/>
        </w:rPr>
        <w:t xml:space="preserve"> may </w:t>
      </w:r>
      <w:r w:rsidR="001B0CB8" w:rsidRPr="00440F3E">
        <w:rPr>
          <w:rFonts w:ascii="Calibri" w:hAnsi="Calibri" w:cs="Calibri"/>
          <w:sz w:val="22"/>
          <w:szCs w:val="22"/>
        </w:rPr>
        <w:t xml:space="preserve">not have </w:t>
      </w:r>
      <w:r w:rsidR="00141313" w:rsidRPr="00440F3E">
        <w:rPr>
          <w:rFonts w:ascii="Calibri" w:hAnsi="Calibri" w:cs="Calibri"/>
          <w:sz w:val="22"/>
          <w:szCs w:val="22"/>
        </w:rPr>
        <w:t xml:space="preserve">crucial </w:t>
      </w:r>
      <w:r w:rsidR="00A910FA" w:rsidRPr="00440F3E">
        <w:rPr>
          <w:rFonts w:ascii="Calibri" w:hAnsi="Calibri" w:cs="Calibri"/>
          <w:sz w:val="22"/>
          <w:szCs w:val="22"/>
        </w:rPr>
        <w:t>diagnostic information</w:t>
      </w:r>
      <w:r w:rsidR="001B0CB8" w:rsidRPr="00440F3E">
        <w:rPr>
          <w:rFonts w:ascii="Calibri" w:hAnsi="Calibri" w:cs="Calibri"/>
          <w:sz w:val="22"/>
          <w:szCs w:val="22"/>
        </w:rPr>
        <w:t xml:space="preserve"> needed for the interpretation</w:t>
      </w:r>
      <w:r w:rsidR="00A910FA" w:rsidRPr="00440F3E">
        <w:rPr>
          <w:rFonts w:ascii="Calibri" w:hAnsi="Calibri" w:cs="Calibri"/>
          <w:sz w:val="22"/>
          <w:szCs w:val="22"/>
        </w:rPr>
        <w:t xml:space="preserve">; if </w:t>
      </w:r>
      <w:r w:rsidR="001B0CB8" w:rsidRPr="00440F3E">
        <w:rPr>
          <w:rFonts w:ascii="Calibri" w:hAnsi="Calibri" w:cs="Calibri"/>
          <w:sz w:val="22"/>
          <w:szCs w:val="22"/>
        </w:rPr>
        <w:t>the image</w:t>
      </w:r>
      <w:r w:rsidR="00A910FA" w:rsidRPr="00440F3E">
        <w:rPr>
          <w:rFonts w:ascii="Calibri" w:hAnsi="Calibri" w:cs="Calibri"/>
          <w:sz w:val="22"/>
          <w:szCs w:val="22"/>
        </w:rPr>
        <w:t xml:space="preserve"> is repeated, </w:t>
      </w:r>
      <w:r w:rsidR="00505820" w:rsidRPr="00440F3E">
        <w:rPr>
          <w:rFonts w:ascii="Calibri" w:hAnsi="Calibri" w:cs="Calibri"/>
          <w:sz w:val="22"/>
          <w:szCs w:val="22"/>
        </w:rPr>
        <w:t>another preventable radiation exposure event will occur</w:t>
      </w:r>
      <w:r w:rsidR="00A910FA" w:rsidRPr="00440F3E">
        <w:rPr>
          <w:rFonts w:ascii="Calibri" w:hAnsi="Calibri" w:cs="Calibri"/>
          <w:sz w:val="22"/>
          <w:szCs w:val="22"/>
        </w:rPr>
        <w:t>.</w:t>
      </w:r>
      <w:r w:rsidR="003123E7" w:rsidRPr="00440F3E">
        <w:rPr>
          <w:rStyle w:val="EndnoteReference"/>
          <w:rFonts w:ascii="Calibri" w:hAnsi="Calibri" w:cs="Calibri"/>
          <w:sz w:val="22"/>
          <w:szCs w:val="22"/>
        </w:rPr>
        <w:t>14</w:t>
      </w:r>
      <w:r w:rsidR="00C17505" w:rsidRPr="00440F3E">
        <w:rPr>
          <w:rFonts w:ascii="Calibri" w:hAnsi="Calibri" w:cs="Calibri"/>
          <w:sz w:val="22"/>
          <w:szCs w:val="22"/>
        </w:rPr>
        <w:t xml:space="preserve"> </w:t>
      </w:r>
      <w:r w:rsidR="00A910FA" w:rsidRPr="00440F3E">
        <w:rPr>
          <w:rFonts w:ascii="Calibri" w:hAnsi="Calibri" w:cs="Calibri"/>
          <w:sz w:val="22"/>
          <w:szCs w:val="22"/>
        </w:rPr>
        <w:t xml:space="preserve">Evidence </w:t>
      </w:r>
      <w:r w:rsidR="00D7026E" w:rsidRPr="00440F3E">
        <w:rPr>
          <w:rFonts w:ascii="Calibri" w:hAnsi="Calibri" w:cs="Calibri"/>
          <w:sz w:val="22"/>
          <w:szCs w:val="22"/>
        </w:rPr>
        <w:t>demonstrates</w:t>
      </w:r>
      <w:r w:rsidR="00A910FA" w:rsidRPr="00440F3E">
        <w:rPr>
          <w:rFonts w:ascii="Calibri" w:hAnsi="Calibri" w:cs="Calibri"/>
          <w:sz w:val="22"/>
          <w:szCs w:val="22"/>
        </w:rPr>
        <w:t xml:space="preserve"> this is more common than </w:t>
      </w:r>
      <w:r w:rsidR="001B0CB8" w:rsidRPr="00440F3E">
        <w:rPr>
          <w:rFonts w:ascii="Calibri" w:hAnsi="Calibri" w:cs="Calibri"/>
          <w:sz w:val="22"/>
          <w:szCs w:val="22"/>
        </w:rPr>
        <w:t>normally</w:t>
      </w:r>
      <w:r w:rsidR="00A910FA" w:rsidRPr="00440F3E">
        <w:rPr>
          <w:rFonts w:ascii="Calibri" w:hAnsi="Calibri" w:cs="Calibri"/>
          <w:sz w:val="22"/>
          <w:szCs w:val="22"/>
        </w:rPr>
        <w:t xml:space="preserve"> </w:t>
      </w:r>
      <w:r w:rsidR="001B0CB8" w:rsidRPr="00440F3E">
        <w:rPr>
          <w:rFonts w:ascii="Calibri" w:hAnsi="Calibri" w:cs="Calibri"/>
          <w:sz w:val="22"/>
          <w:szCs w:val="22"/>
        </w:rPr>
        <w:t>thought</w:t>
      </w:r>
      <w:r w:rsidR="00A910FA" w:rsidRPr="00440F3E">
        <w:rPr>
          <w:rFonts w:ascii="Calibri" w:hAnsi="Calibri" w:cs="Calibri"/>
          <w:sz w:val="22"/>
          <w:szCs w:val="22"/>
        </w:rPr>
        <w:t>.</w:t>
      </w:r>
      <w:bookmarkStart w:id="22" w:name="_Ref134786123"/>
      <w:r w:rsidR="003123E7" w:rsidRPr="00440F3E">
        <w:rPr>
          <w:rStyle w:val="EndnoteReference"/>
          <w:rFonts w:ascii="Calibri" w:hAnsi="Calibri" w:cs="Calibri"/>
          <w:sz w:val="22"/>
          <w:szCs w:val="22"/>
        </w:rPr>
        <w:t>16</w:t>
      </w:r>
      <w:r w:rsidR="00972C51" w:rsidRPr="00440F3E">
        <w:rPr>
          <w:rFonts w:ascii="Calibri" w:hAnsi="Calibri" w:cs="Calibri"/>
          <w:sz w:val="22"/>
          <w:szCs w:val="22"/>
          <w:vertAlign w:val="superscript"/>
        </w:rPr>
        <w:t>,</w:t>
      </w:r>
      <w:r w:rsidR="00034B92" w:rsidRPr="00440F3E">
        <w:rPr>
          <w:rStyle w:val="EndnoteReference"/>
          <w:rFonts w:ascii="Calibri" w:hAnsi="Calibri" w:cs="Calibri"/>
          <w:sz w:val="22"/>
          <w:szCs w:val="22"/>
        </w:rPr>
        <w:endnoteReference w:id="18"/>
      </w:r>
      <w:bookmarkEnd w:id="22"/>
      <w:r w:rsidR="00972C51" w:rsidRPr="00440F3E">
        <w:rPr>
          <w:rFonts w:ascii="Calibri" w:hAnsi="Calibri" w:cs="Calibri"/>
          <w:sz w:val="22"/>
          <w:szCs w:val="22"/>
          <w:vertAlign w:val="superscript"/>
        </w:rPr>
        <w:t xml:space="preserve"> </w:t>
      </w:r>
      <w:r w:rsidR="000E5C02" w:rsidRPr="00440F3E">
        <w:rPr>
          <w:rFonts w:ascii="Calibri" w:hAnsi="Calibri" w:cs="Calibri"/>
          <w:sz w:val="22"/>
          <w:szCs w:val="22"/>
        </w:rPr>
        <w:t xml:space="preserve">Frantzen et al </w:t>
      </w:r>
      <w:r w:rsidR="00E87DA6" w:rsidRPr="00440F3E">
        <w:rPr>
          <w:rFonts w:ascii="Calibri" w:hAnsi="Calibri" w:cs="Calibri"/>
          <w:sz w:val="22"/>
          <w:szCs w:val="22"/>
        </w:rPr>
        <w:t xml:space="preserve">discovered </w:t>
      </w:r>
      <w:r w:rsidR="000E5C02" w:rsidRPr="00440F3E">
        <w:rPr>
          <w:rFonts w:ascii="Calibri" w:hAnsi="Calibri" w:cs="Calibri"/>
          <w:sz w:val="22"/>
          <w:szCs w:val="22"/>
        </w:rPr>
        <w:t xml:space="preserve">that shields were </w:t>
      </w:r>
      <w:r w:rsidR="00E87DA6" w:rsidRPr="00440F3E">
        <w:rPr>
          <w:rFonts w:ascii="Calibri" w:hAnsi="Calibri" w:cs="Calibri"/>
          <w:sz w:val="22"/>
          <w:szCs w:val="22"/>
        </w:rPr>
        <w:t>inaccurately</w:t>
      </w:r>
      <w:r w:rsidR="000E5C02" w:rsidRPr="00440F3E">
        <w:rPr>
          <w:rFonts w:ascii="Calibri" w:hAnsi="Calibri" w:cs="Calibri"/>
          <w:sz w:val="22"/>
          <w:szCs w:val="22"/>
        </w:rPr>
        <w:t xml:space="preserve"> </w:t>
      </w:r>
      <w:r w:rsidR="00E87DA6" w:rsidRPr="00440F3E">
        <w:rPr>
          <w:rFonts w:ascii="Calibri" w:hAnsi="Calibri" w:cs="Calibri"/>
          <w:sz w:val="22"/>
          <w:szCs w:val="22"/>
        </w:rPr>
        <w:t xml:space="preserve">positioned </w:t>
      </w:r>
      <w:r w:rsidR="000E5C02" w:rsidRPr="00440F3E">
        <w:rPr>
          <w:rFonts w:ascii="Calibri" w:hAnsi="Calibri" w:cs="Calibri"/>
          <w:sz w:val="22"/>
          <w:szCs w:val="22"/>
        </w:rPr>
        <w:t xml:space="preserve">in 91% of female </w:t>
      </w:r>
      <w:r w:rsidR="0098532C" w:rsidRPr="00440F3E">
        <w:rPr>
          <w:rFonts w:ascii="Calibri" w:hAnsi="Calibri" w:cs="Calibri"/>
          <w:sz w:val="22"/>
          <w:szCs w:val="22"/>
        </w:rPr>
        <w:t>pelvi</w:t>
      </w:r>
      <w:r w:rsidR="0098532C">
        <w:rPr>
          <w:rFonts w:ascii="Calibri" w:hAnsi="Calibri" w:cs="Calibri"/>
          <w:sz w:val="22"/>
          <w:szCs w:val="22"/>
        </w:rPr>
        <w:t>c</w:t>
      </w:r>
      <w:r w:rsidR="0098532C" w:rsidRPr="00440F3E">
        <w:rPr>
          <w:rFonts w:ascii="Calibri" w:hAnsi="Calibri" w:cs="Calibri"/>
          <w:sz w:val="22"/>
          <w:szCs w:val="22"/>
        </w:rPr>
        <w:t xml:space="preserve"> </w:t>
      </w:r>
      <w:r w:rsidR="00C05FD4" w:rsidRPr="00440F3E">
        <w:rPr>
          <w:rFonts w:ascii="Calibri" w:hAnsi="Calibri" w:cs="Calibri"/>
          <w:sz w:val="22"/>
          <w:szCs w:val="22"/>
        </w:rPr>
        <w:t>exam</w:t>
      </w:r>
      <w:r w:rsidR="0098532C">
        <w:rPr>
          <w:rFonts w:ascii="Calibri" w:hAnsi="Calibri" w:cs="Calibri"/>
          <w:sz w:val="22"/>
          <w:szCs w:val="22"/>
        </w:rPr>
        <w:t>ination</w:t>
      </w:r>
      <w:r w:rsidR="00C05FD4" w:rsidRPr="00440F3E">
        <w:rPr>
          <w:rFonts w:ascii="Calibri" w:hAnsi="Calibri" w:cs="Calibri"/>
          <w:sz w:val="22"/>
          <w:szCs w:val="22"/>
        </w:rPr>
        <w:t xml:space="preserve">s </w:t>
      </w:r>
      <w:r w:rsidR="000E5C02" w:rsidRPr="00440F3E">
        <w:rPr>
          <w:rFonts w:ascii="Calibri" w:hAnsi="Calibri" w:cs="Calibri"/>
          <w:sz w:val="22"/>
          <w:szCs w:val="22"/>
        </w:rPr>
        <w:t>and 66% of male pelv</w:t>
      </w:r>
      <w:r w:rsidR="00C05FD4" w:rsidRPr="00440F3E">
        <w:rPr>
          <w:rFonts w:ascii="Calibri" w:hAnsi="Calibri" w:cs="Calibri"/>
          <w:sz w:val="22"/>
          <w:szCs w:val="22"/>
        </w:rPr>
        <w:t>i</w:t>
      </w:r>
      <w:r w:rsidR="0098532C">
        <w:rPr>
          <w:rFonts w:ascii="Calibri" w:hAnsi="Calibri" w:cs="Calibri"/>
          <w:sz w:val="22"/>
          <w:szCs w:val="22"/>
        </w:rPr>
        <w:t>c</w:t>
      </w:r>
      <w:r w:rsidR="00C05FD4" w:rsidRPr="00440F3E">
        <w:rPr>
          <w:rFonts w:ascii="Calibri" w:hAnsi="Calibri" w:cs="Calibri"/>
          <w:sz w:val="22"/>
          <w:szCs w:val="22"/>
        </w:rPr>
        <w:t xml:space="preserve"> examinations</w:t>
      </w:r>
      <w:r w:rsidR="000E5C02" w:rsidRPr="00440F3E">
        <w:rPr>
          <w:rFonts w:ascii="Calibri" w:hAnsi="Calibri" w:cs="Calibri"/>
          <w:sz w:val="22"/>
          <w:szCs w:val="22"/>
        </w:rPr>
        <w:t>.</w:t>
      </w:r>
      <w:r w:rsidR="003123E7" w:rsidRPr="00440F3E">
        <w:rPr>
          <w:rStyle w:val="EndnoteReference"/>
          <w:rFonts w:ascii="Calibri" w:hAnsi="Calibri" w:cs="Calibri"/>
          <w:sz w:val="22"/>
          <w:szCs w:val="22"/>
        </w:rPr>
        <w:t>17</w:t>
      </w:r>
      <w:r w:rsidR="00860935" w:rsidRPr="00440F3E">
        <w:rPr>
          <w:rFonts w:ascii="Calibri" w:hAnsi="Calibri" w:cs="Calibri"/>
          <w:sz w:val="22"/>
          <w:szCs w:val="22"/>
        </w:rPr>
        <w:t xml:space="preserve"> </w:t>
      </w:r>
      <w:r w:rsidR="00C05FD4" w:rsidRPr="00440F3E">
        <w:rPr>
          <w:rFonts w:ascii="Calibri" w:hAnsi="Calibri" w:cs="Calibri"/>
          <w:sz w:val="22"/>
          <w:szCs w:val="22"/>
        </w:rPr>
        <w:t xml:space="preserve">Furthermore, it was determined </w:t>
      </w:r>
      <w:r w:rsidR="000E5C02" w:rsidRPr="00440F3E">
        <w:rPr>
          <w:rFonts w:ascii="Calibri" w:hAnsi="Calibri" w:cs="Calibri"/>
          <w:sz w:val="22"/>
          <w:szCs w:val="22"/>
        </w:rPr>
        <w:t xml:space="preserve">that gonadal shields were </w:t>
      </w:r>
      <w:r w:rsidR="00E87DA6" w:rsidRPr="00440F3E">
        <w:rPr>
          <w:rFonts w:ascii="Calibri" w:hAnsi="Calibri" w:cs="Calibri"/>
          <w:sz w:val="22"/>
          <w:szCs w:val="22"/>
        </w:rPr>
        <w:t xml:space="preserve">inaccurately positioned </w:t>
      </w:r>
      <w:r w:rsidR="000E5C02" w:rsidRPr="00440F3E">
        <w:rPr>
          <w:rFonts w:ascii="Calibri" w:hAnsi="Calibri" w:cs="Calibri"/>
          <w:sz w:val="22"/>
          <w:szCs w:val="22"/>
        </w:rPr>
        <w:t xml:space="preserve">in 49% of </w:t>
      </w:r>
      <w:r w:rsidR="00E87DA6" w:rsidRPr="00440F3E">
        <w:rPr>
          <w:rFonts w:ascii="Calibri" w:hAnsi="Calibri" w:cs="Calibri"/>
          <w:sz w:val="22"/>
          <w:szCs w:val="22"/>
        </w:rPr>
        <w:t>a</w:t>
      </w:r>
      <w:r w:rsidR="00C05FD4" w:rsidRPr="00440F3E">
        <w:rPr>
          <w:rFonts w:ascii="Calibri" w:hAnsi="Calibri" w:cs="Calibri"/>
          <w:sz w:val="22"/>
          <w:szCs w:val="22"/>
        </w:rPr>
        <w:t xml:space="preserve">nteroposterior </w:t>
      </w:r>
      <w:r w:rsidR="00E87DA6" w:rsidRPr="00440F3E">
        <w:rPr>
          <w:rFonts w:ascii="Calibri" w:hAnsi="Calibri" w:cs="Calibri"/>
          <w:sz w:val="22"/>
          <w:szCs w:val="22"/>
        </w:rPr>
        <w:t>pelvi</w:t>
      </w:r>
      <w:r w:rsidR="0098532C">
        <w:rPr>
          <w:rFonts w:ascii="Calibri" w:hAnsi="Calibri" w:cs="Calibri"/>
          <w:sz w:val="22"/>
          <w:szCs w:val="22"/>
        </w:rPr>
        <w:t>c</w:t>
      </w:r>
      <w:r w:rsidR="00E87DA6" w:rsidRPr="00440F3E">
        <w:rPr>
          <w:rFonts w:ascii="Calibri" w:hAnsi="Calibri" w:cs="Calibri"/>
          <w:sz w:val="22"/>
          <w:szCs w:val="22"/>
        </w:rPr>
        <w:t xml:space="preserve"> exam</w:t>
      </w:r>
      <w:r w:rsidR="0098532C">
        <w:rPr>
          <w:rFonts w:ascii="Calibri" w:hAnsi="Calibri" w:cs="Calibri"/>
          <w:sz w:val="22"/>
          <w:szCs w:val="22"/>
        </w:rPr>
        <w:t>ination</w:t>
      </w:r>
      <w:r w:rsidR="00E87DA6" w:rsidRPr="00440F3E">
        <w:rPr>
          <w:rFonts w:ascii="Calibri" w:hAnsi="Calibri" w:cs="Calibri"/>
          <w:sz w:val="22"/>
          <w:szCs w:val="22"/>
        </w:rPr>
        <w:t xml:space="preserve">s </w:t>
      </w:r>
      <w:r w:rsidR="000E5C02" w:rsidRPr="00440F3E">
        <w:rPr>
          <w:rFonts w:ascii="Calibri" w:hAnsi="Calibri" w:cs="Calibri"/>
          <w:sz w:val="22"/>
          <w:szCs w:val="22"/>
        </w:rPr>
        <w:t>and 63% of frog lateral pelvi</w:t>
      </w:r>
      <w:r w:rsidR="0098532C">
        <w:rPr>
          <w:rFonts w:ascii="Calibri" w:hAnsi="Calibri" w:cs="Calibri"/>
          <w:sz w:val="22"/>
          <w:szCs w:val="22"/>
        </w:rPr>
        <w:t>c</w:t>
      </w:r>
      <w:r w:rsidR="00C05FD4" w:rsidRPr="00440F3E">
        <w:rPr>
          <w:rFonts w:ascii="Calibri" w:hAnsi="Calibri" w:cs="Calibri"/>
          <w:sz w:val="22"/>
          <w:szCs w:val="22"/>
        </w:rPr>
        <w:t xml:space="preserve"> examinations,</w:t>
      </w:r>
      <w:r w:rsidR="000E5C02" w:rsidRPr="00440F3E">
        <w:rPr>
          <w:rFonts w:ascii="Calibri" w:hAnsi="Calibri" w:cs="Calibri"/>
          <w:sz w:val="22"/>
          <w:szCs w:val="22"/>
        </w:rPr>
        <w:t xml:space="preserve"> causing bony landmarks to be obscured. This </w:t>
      </w:r>
      <w:r w:rsidR="00C05FD4" w:rsidRPr="00440F3E">
        <w:rPr>
          <w:rFonts w:ascii="Calibri" w:hAnsi="Calibri" w:cs="Calibri"/>
          <w:sz w:val="22"/>
          <w:szCs w:val="22"/>
        </w:rPr>
        <w:t xml:space="preserve">finding </w:t>
      </w:r>
      <w:r w:rsidR="000E5C02" w:rsidRPr="00440F3E">
        <w:rPr>
          <w:rFonts w:ascii="Calibri" w:hAnsi="Calibri" w:cs="Calibri"/>
          <w:sz w:val="22"/>
          <w:szCs w:val="22"/>
        </w:rPr>
        <w:t>occurred more frequently in female patients than males (76% vs 51%). When a</w:t>
      </w:r>
      <w:r w:rsidR="00C84EEB" w:rsidRPr="00440F3E">
        <w:rPr>
          <w:rFonts w:ascii="Calibri" w:hAnsi="Calibri" w:cs="Calibri"/>
          <w:sz w:val="22"/>
          <w:szCs w:val="22"/>
        </w:rPr>
        <w:t xml:space="preserve"> lead shield </w:t>
      </w:r>
      <w:r w:rsidR="00C84EEB" w:rsidRPr="00440F3E">
        <w:rPr>
          <w:rFonts w:ascii="Calibri" w:hAnsi="Calibri" w:cs="Calibri"/>
          <w:sz w:val="22"/>
          <w:szCs w:val="22"/>
        </w:rPr>
        <w:lastRenderedPageBreak/>
        <w:t>obscures anatomy</w:t>
      </w:r>
      <w:r w:rsidR="000E5C02" w:rsidRPr="00440F3E">
        <w:rPr>
          <w:rFonts w:ascii="Calibri" w:hAnsi="Calibri" w:cs="Calibri"/>
          <w:sz w:val="22"/>
          <w:szCs w:val="22"/>
        </w:rPr>
        <w:t>, either the technologist must repeat the exam</w:t>
      </w:r>
      <w:r w:rsidR="00C05FD4" w:rsidRPr="00440F3E">
        <w:rPr>
          <w:rFonts w:ascii="Calibri" w:hAnsi="Calibri" w:cs="Calibri"/>
          <w:sz w:val="22"/>
          <w:szCs w:val="22"/>
        </w:rPr>
        <w:t>ination</w:t>
      </w:r>
      <w:r w:rsidR="000E5C02" w:rsidRPr="00440F3E">
        <w:rPr>
          <w:rFonts w:ascii="Calibri" w:hAnsi="Calibri" w:cs="Calibri"/>
          <w:sz w:val="22"/>
          <w:szCs w:val="22"/>
        </w:rPr>
        <w:t xml:space="preserve"> without the shield, which causes an increase in dose, especially to those more radiosensitive organs mentioned previously, or </w:t>
      </w:r>
      <w:r w:rsidR="00E87DA6" w:rsidRPr="00440F3E">
        <w:rPr>
          <w:rFonts w:ascii="Calibri" w:hAnsi="Calibri" w:cs="Calibri"/>
          <w:sz w:val="22"/>
          <w:szCs w:val="22"/>
        </w:rPr>
        <w:t>the interpreting physician</w:t>
      </w:r>
      <w:r w:rsidR="000E5C02" w:rsidRPr="00440F3E">
        <w:rPr>
          <w:rFonts w:ascii="Calibri" w:hAnsi="Calibri" w:cs="Calibri"/>
          <w:sz w:val="22"/>
          <w:szCs w:val="22"/>
        </w:rPr>
        <w:t xml:space="preserve"> is </w:t>
      </w:r>
      <w:r w:rsidR="00E87DA6" w:rsidRPr="00440F3E">
        <w:rPr>
          <w:rFonts w:ascii="Calibri" w:hAnsi="Calibri" w:cs="Calibri"/>
          <w:sz w:val="22"/>
          <w:szCs w:val="22"/>
        </w:rPr>
        <w:t xml:space="preserve">obligated </w:t>
      </w:r>
      <w:r w:rsidR="000E5C02" w:rsidRPr="00440F3E">
        <w:rPr>
          <w:rFonts w:ascii="Calibri" w:hAnsi="Calibri" w:cs="Calibri"/>
          <w:sz w:val="22"/>
          <w:szCs w:val="22"/>
        </w:rPr>
        <w:t xml:space="preserve">to fill in the </w:t>
      </w:r>
      <w:r w:rsidR="00E87DA6" w:rsidRPr="00440F3E">
        <w:rPr>
          <w:rFonts w:ascii="Calibri" w:hAnsi="Calibri" w:cs="Calibri"/>
          <w:sz w:val="22"/>
          <w:szCs w:val="22"/>
        </w:rPr>
        <w:t>missing information</w:t>
      </w:r>
      <w:r w:rsidR="000E5C02" w:rsidRPr="00440F3E">
        <w:rPr>
          <w:rFonts w:ascii="Calibri" w:hAnsi="Calibri" w:cs="Calibri"/>
          <w:sz w:val="22"/>
          <w:szCs w:val="22"/>
        </w:rPr>
        <w:t xml:space="preserve"> with information from </w:t>
      </w:r>
      <w:r w:rsidR="00E87DA6" w:rsidRPr="00440F3E">
        <w:rPr>
          <w:rFonts w:ascii="Calibri" w:hAnsi="Calibri" w:cs="Calibri"/>
          <w:sz w:val="22"/>
          <w:szCs w:val="22"/>
        </w:rPr>
        <w:t xml:space="preserve">prior </w:t>
      </w:r>
      <w:r w:rsidR="000E5C02" w:rsidRPr="00440F3E">
        <w:rPr>
          <w:rFonts w:ascii="Calibri" w:hAnsi="Calibri" w:cs="Calibri"/>
          <w:sz w:val="22"/>
          <w:szCs w:val="22"/>
        </w:rPr>
        <w:t>images</w:t>
      </w:r>
      <w:r w:rsidR="00C05FD4" w:rsidRPr="00440F3E">
        <w:rPr>
          <w:rFonts w:ascii="Calibri" w:hAnsi="Calibri" w:cs="Calibri"/>
          <w:sz w:val="22"/>
          <w:szCs w:val="22"/>
        </w:rPr>
        <w:t>,</w:t>
      </w:r>
      <w:r w:rsidR="000E5C02" w:rsidRPr="00440F3E">
        <w:rPr>
          <w:rFonts w:ascii="Calibri" w:hAnsi="Calibri" w:cs="Calibri"/>
          <w:sz w:val="22"/>
          <w:szCs w:val="22"/>
        </w:rPr>
        <w:t xml:space="preserve"> which can be detriment</w:t>
      </w:r>
      <w:r w:rsidR="00E11DC9" w:rsidRPr="00440F3E">
        <w:rPr>
          <w:rFonts w:ascii="Calibri" w:hAnsi="Calibri" w:cs="Calibri"/>
          <w:sz w:val="22"/>
          <w:szCs w:val="22"/>
        </w:rPr>
        <w:t>al</w:t>
      </w:r>
      <w:r w:rsidR="000E5C02" w:rsidRPr="00440F3E">
        <w:rPr>
          <w:rFonts w:ascii="Calibri" w:hAnsi="Calibri" w:cs="Calibri"/>
          <w:sz w:val="22"/>
          <w:szCs w:val="22"/>
        </w:rPr>
        <w:t xml:space="preserve"> to the patient.</w:t>
      </w:r>
      <w:r w:rsidR="003123E7" w:rsidRPr="00440F3E">
        <w:rPr>
          <w:rStyle w:val="EndnoteReference"/>
          <w:rFonts w:ascii="Calibri" w:hAnsi="Calibri" w:cs="Calibri"/>
          <w:sz w:val="22"/>
          <w:szCs w:val="22"/>
        </w:rPr>
        <w:t>2</w:t>
      </w:r>
    </w:p>
    <w:p w14:paraId="67B0366C" w14:textId="77777777" w:rsidR="00414DEA" w:rsidRPr="00440F3E" w:rsidRDefault="00414DEA" w:rsidP="00440F3E">
      <w:pPr>
        <w:pStyle w:val="NormalWeb"/>
        <w:spacing w:before="0" w:beforeAutospacing="0" w:after="0" w:afterAutospacing="0" w:line="360" w:lineRule="auto"/>
        <w:rPr>
          <w:rFonts w:ascii="Calibri" w:hAnsi="Calibri" w:cs="Calibri"/>
          <w:sz w:val="22"/>
          <w:szCs w:val="22"/>
          <w:highlight w:val="yellow"/>
        </w:rPr>
      </w:pPr>
    </w:p>
    <w:p w14:paraId="38AFE4CD" w14:textId="03D05042" w:rsidR="003A7BE0" w:rsidRPr="00440F3E" w:rsidRDefault="00A910FA" w:rsidP="00440F3E">
      <w:pPr>
        <w:pStyle w:val="NormalWeb"/>
        <w:spacing w:before="0" w:beforeAutospacing="0" w:after="0" w:afterAutospacing="0" w:line="360" w:lineRule="auto"/>
        <w:rPr>
          <w:rFonts w:ascii="Calibri" w:hAnsi="Calibri" w:cs="Calibri"/>
          <w:sz w:val="22"/>
          <w:szCs w:val="22"/>
          <w:vertAlign w:val="superscript"/>
        </w:rPr>
      </w:pPr>
      <w:r w:rsidRPr="00440F3E">
        <w:rPr>
          <w:rFonts w:ascii="Calibri" w:hAnsi="Calibri" w:cs="Calibri"/>
          <w:sz w:val="22"/>
          <w:szCs w:val="22"/>
        </w:rPr>
        <w:t xml:space="preserve">Shielding can </w:t>
      </w:r>
      <w:r w:rsidR="00E87DA6" w:rsidRPr="00440F3E">
        <w:rPr>
          <w:rFonts w:ascii="Calibri" w:hAnsi="Calibri" w:cs="Calibri"/>
          <w:sz w:val="22"/>
          <w:szCs w:val="22"/>
        </w:rPr>
        <w:t xml:space="preserve">also have a detrimental </w:t>
      </w:r>
      <w:r w:rsidR="0098532C" w:rsidRPr="00440F3E">
        <w:rPr>
          <w:rFonts w:ascii="Calibri" w:hAnsi="Calibri" w:cs="Calibri"/>
          <w:sz w:val="22"/>
          <w:szCs w:val="22"/>
        </w:rPr>
        <w:t>effect</w:t>
      </w:r>
      <w:r w:rsidR="00E87DA6" w:rsidRPr="00440F3E">
        <w:rPr>
          <w:rFonts w:ascii="Calibri" w:hAnsi="Calibri" w:cs="Calibri"/>
          <w:sz w:val="22"/>
          <w:szCs w:val="22"/>
        </w:rPr>
        <w:t xml:space="preserve"> </w:t>
      </w:r>
      <w:r w:rsidR="0006227E" w:rsidRPr="00440F3E">
        <w:rPr>
          <w:rFonts w:ascii="Calibri" w:hAnsi="Calibri" w:cs="Calibri"/>
          <w:sz w:val="22"/>
          <w:szCs w:val="22"/>
        </w:rPr>
        <w:t xml:space="preserve">on image quality due to </w:t>
      </w:r>
      <w:r w:rsidR="00E87DA6" w:rsidRPr="00440F3E">
        <w:rPr>
          <w:rFonts w:ascii="Calibri" w:hAnsi="Calibri" w:cs="Calibri"/>
          <w:sz w:val="22"/>
          <w:szCs w:val="22"/>
        </w:rPr>
        <w:t>AEC</w:t>
      </w:r>
      <w:r w:rsidR="00D7026E" w:rsidRPr="00440F3E">
        <w:rPr>
          <w:rFonts w:ascii="Calibri" w:hAnsi="Calibri" w:cs="Calibri"/>
          <w:sz w:val="22"/>
          <w:szCs w:val="22"/>
        </w:rPr>
        <w:t>.</w:t>
      </w:r>
      <w:r w:rsidR="003123E7" w:rsidRPr="00440F3E">
        <w:rPr>
          <w:rStyle w:val="EndnoteReference"/>
          <w:rFonts w:ascii="Calibri" w:hAnsi="Calibri" w:cs="Calibri"/>
          <w:sz w:val="22"/>
          <w:szCs w:val="22"/>
        </w:rPr>
        <w:t>1</w:t>
      </w:r>
      <w:r w:rsidR="00860935" w:rsidRPr="00440F3E">
        <w:rPr>
          <w:rFonts w:ascii="Calibri" w:hAnsi="Calibri" w:cs="Calibri"/>
          <w:sz w:val="22"/>
          <w:szCs w:val="22"/>
          <w:vertAlign w:val="superscript"/>
        </w:rPr>
        <w:t>,</w:t>
      </w:r>
      <w:bookmarkStart w:id="23" w:name="_Ref134788776"/>
      <w:r w:rsidR="00034B92" w:rsidRPr="00440F3E">
        <w:rPr>
          <w:rStyle w:val="EndnoteReference"/>
          <w:rFonts w:ascii="Calibri" w:hAnsi="Calibri" w:cs="Calibri"/>
          <w:sz w:val="22"/>
          <w:szCs w:val="22"/>
        </w:rPr>
        <w:endnoteReference w:id="19"/>
      </w:r>
      <w:bookmarkEnd w:id="23"/>
      <w:r w:rsidR="004E2B59" w:rsidRPr="00FC20BE">
        <w:rPr>
          <w:rFonts w:ascii="Calibri" w:hAnsi="Calibri" w:cs="Calibri"/>
          <w:sz w:val="22"/>
          <w:szCs w:val="22"/>
        </w:rPr>
        <w:t xml:space="preserve"> </w:t>
      </w:r>
      <w:r w:rsidR="0006227E" w:rsidRPr="00440F3E">
        <w:rPr>
          <w:rFonts w:ascii="Calibri" w:hAnsi="Calibri" w:cs="Calibri"/>
          <w:sz w:val="22"/>
          <w:szCs w:val="22"/>
        </w:rPr>
        <w:t>Today, most x</w:t>
      </w:r>
      <w:r w:rsidRPr="00440F3E">
        <w:rPr>
          <w:rFonts w:ascii="Calibri" w:hAnsi="Calibri" w:cs="Calibri"/>
          <w:sz w:val="22"/>
          <w:szCs w:val="22"/>
        </w:rPr>
        <w:t xml:space="preserve">-ray imaging systems </w:t>
      </w:r>
      <w:r w:rsidR="0098532C">
        <w:rPr>
          <w:rFonts w:ascii="Calibri" w:hAnsi="Calibri" w:cs="Calibri"/>
          <w:sz w:val="22"/>
          <w:szCs w:val="22"/>
        </w:rPr>
        <w:t xml:space="preserve">use </w:t>
      </w:r>
      <w:r w:rsidR="000E5C02" w:rsidRPr="00440F3E">
        <w:rPr>
          <w:rFonts w:ascii="Calibri" w:hAnsi="Calibri" w:cs="Calibri"/>
          <w:sz w:val="22"/>
          <w:szCs w:val="22"/>
        </w:rPr>
        <w:t>AEC</w:t>
      </w:r>
      <w:r w:rsidRPr="00440F3E">
        <w:rPr>
          <w:rFonts w:ascii="Calibri" w:hAnsi="Calibri" w:cs="Calibri"/>
          <w:sz w:val="22"/>
          <w:szCs w:val="22"/>
        </w:rPr>
        <w:t xml:space="preserve">, and the </w:t>
      </w:r>
      <w:r w:rsidR="0006227E" w:rsidRPr="00440F3E">
        <w:rPr>
          <w:rFonts w:ascii="Calibri" w:hAnsi="Calibri" w:cs="Calibri"/>
          <w:sz w:val="22"/>
          <w:szCs w:val="22"/>
        </w:rPr>
        <w:t xml:space="preserve">occurrence </w:t>
      </w:r>
      <w:r w:rsidRPr="00440F3E">
        <w:rPr>
          <w:rFonts w:ascii="Calibri" w:hAnsi="Calibri" w:cs="Calibri"/>
          <w:sz w:val="22"/>
          <w:szCs w:val="22"/>
        </w:rPr>
        <w:t xml:space="preserve">of </w:t>
      </w:r>
      <w:r w:rsidR="0006227E" w:rsidRPr="00440F3E">
        <w:rPr>
          <w:rFonts w:ascii="Calibri" w:hAnsi="Calibri" w:cs="Calibri"/>
          <w:sz w:val="22"/>
          <w:szCs w:val="22"/>
        </w:rPr>
        <w:t xml:space="preserve">a lead apron </w:t>
      </w:r>
      <w:r w:rsidRPr="00440F3E">
        <w:rPr>
          <w:rFonts w:ascii="Calibri" w:hAnsi="Calibri" w:cs="Calibri"/>
          <w:sz w:val="22"/>
          <w:szCs w:val="22"/>
        </w:rPr>
        <w:t>shielding in the</w:t>
      </w:r>
      <w:r w:rsidR="00D7026E" w:rsidRPr="00440F3E">
        <w:rPr>
          <w:rFonts w:ascii="Calibri" w:hAnsi="Calibri" w:cs="Calibri"/>
          <w:sz w:val="22"/>
          <w:szCs w:val="22"/>
        </w:rPr>
        <w:t xml:space="preserve"> </w:t>
      </w:r>
      <w:r w:rsidR="0006227E" w:rsidRPr="00440F3E">
        <w:rPr>
          <w:rFonts w:ascii="Calibri" w:hAnsi="Calibri" w:cs="Calibri"/>
          <w:sz w:val="22"/>
          <w:szCs w:val="22"/>
        </w:rPr>
        <w:t>FOV</w:t>
      </w:r>
      <w:r w:rsidRPr="00440F3E">
        <w:rPr>
          <w:rFonts w:ascii="Calibri" w:hAnsi="Calibri" w:cs="Calibri"/>
          <w:sz w:val="22"/>
          <w:szCs w:val="22"/>
        </w:rPr>
        <w:t xml:space="preserve"> can </w:t>
      </w:r>
      <w:r w:rsidR="0006227E" w:rsidRPr="00440F3E">
        <w:rPr>
          <w:rFonts w:ascii="Calibri" w:hAnsi="Calibri" w:cs="Calibri"/>
          <w:sz w:val="22"/>
          <w:szCs w:val="22"/>
        </w:rPr>
        <w:t xml:space="preserve">significantly </w:t>
      </w:r>
      <w:r w:rsidRPr="00440F3E">
        <w:rPr>
          <w:rFonts w:ascii="Calibri" w:hAnsi="Calibri" w:cs="Calibri"/>
          <w:sz w:val="22"/>
          <w:szCs w:val="22"/>
        </w:rPr>
        <w:t xml:space="preserve">increase </w:t>
      </w:r>
      <w:r w:rsidR="0006227E" w:rsidRPr="00440F3E">
        <w:rPr>
          <w:rFonts w:ascii="Calibri" w:hAnsi="Calibri" w:cs="Calibri"/>
          <w:sz w:val="22"/>
          <w:szCs w:val="22"/>
        </w:rPr>
        <w:t>x</w:t>
      </w:r>
      <w:r w:rsidRPr="00440F3E">
        <w:rPr>
          <w:rFonts w:ascii="Calibri" w:hAnsi="Calibri" w:cs="Calibri"/>
          <w:sz w:val="22"/>
          <w:szCs w:val="22"/>
        </w:rPr>
        <w:t xml:space="preserve">-ray output, </w:t>
      </w:r>
      <w:r w:rsidR="0006227E" w:rsidRPr="00440F3E">
        <w:rPr>
          <w:rFonts w:ascii="Calibri" w:hAnsi="Calibri" w:cs="Calibri"/>
          <w:sz w:val="22"/>
          <w:szCs w:val="22"/>
        </w:rPr>
        <w:t>intensifying exposure to the patient</w:t>
      </w:r>
      <w:r w:rsidRPr="00440F3E">
        <w:rPr>
          <w:rFonts w:ascii="Calibri" w:hAnsi="Calibri" w:cs="Calibri"/>
          <w:sz w:val="22"/>
          <w:szCs w:val="22"/>
        </w:rPr>
        <w:t xml:space="preserve"> and </w:t>
      </w:r>
      <w:r w:rsidR="0006227E" w:rsidRPr="00440F3E">
        <w:rPr>
          <w:rFonts w:ascii="Calibri" w:hAnsi="Calibri" w:cs="Calibri"/>
          <w:sz w:val="22"/>
          <w:szCs w:val="22"/>
        </w:rPr>
        <w:t>destroying the quality of the</w:t>
      </w:r>
      <w:r w:rsidRPr="00440F3E">
        <w:rPr>
          <w:rFonts w:ascii="Calibri" w:hAnsi="Calibri" w:cs="Calibri"/>
          <w:sz w:val="22"/>
          <w:szCs w:val="22"/>
        </w:rPr>
        <w:t xml:space="preserve"> image.</w:t>
      </w:r>
      <w:r w:rsidR="003123E7" w:rsidRPr="00440F3E">
        <w:rPr>
          <w:rStyle w:val="EndnoteReference"/>
          <w:rFonts w:ascii="Calibri" w:hAnsi="Calibri" w:cs="Calibri"/>
          <w:sz w:val="22"/>
          <w:szCs w:val="22"/>
        </w:rPr>
        <w:t>18</w:t>
      </w:r>
      <w:r w:rsidR="000E5C02" w:rsidRPr="00440F3E">
        <w:rPr>
          <w:rFonts w:ascii="Calibri" w:hAnsi="Calibri" w:cs="Calibri"/>
          <w:sz w:val="22"/>
          <w:szCs w:val="22"/>
        </w:rPr>
        <w:t xml:space="preserve"> AEC is typically used for patients </w:t>
      </w:r>
      <w:r w:rsidR="0098532C">
        <w:rPr>
          <w:rFonts w:ascii="Calibri" w:hAnsi="Calibri" w:cs="Calibri"/>
          <w:sz w:val="22"/>
          <w:szCs w:val="22"/>
        </w:rPr>
        <w:t xml:space="preserve">aged older than 5 years </w:t>
      </w:r>
      <w:r w:rsidR="000E5C02" w:rsidRPr="00440F3E">
        <w:rPr>
          <w:rFonts w:ascii="Calibri" w:hAnsi="Calibri" w:cs="Calibri"/>
          <w:sz w:val="22"/>
          <w:szCs w:val="22"/>
        </w:rPr>
        <w:t xml:space="preserve">to provide a more patient-specific </w:t>
      </w:r>
      <w:r w:rsidR="00E11DC9" w:rsidRPr="00440F3E">
        <w:rPr>
          <w:rFonts w:ascii="Calibri" w:hAnsi="Calibri" w:cs="Calibri"/>
          <w:sz w:val="22"/>
          <w:szCs w:val="22"/>
        </w:rPr>
        <w:t>radiation dose</w:t>
      </w:r>
      <w:r w:rsidR="000E5C02" w:rsidRPr="00440F3E">
        <w:rPr>
          <w:rFonts w:ascii="Calibri" w:hAnsi="Calibri" w:cs="Calibri"/>
          <w:sz w:val="22"/>
          <w:szCs w:val="22"/>
        </w:rPr>
        <w:t xml:space="preserve">, theoretically decreasing the overall patient dose. However, </w:t>
      </w:r>
      <w:r w:rsidR="00E11DC9" w:rsidRPr="00440F3E">
        <w:rPr>
          <w:rFonts w:ascii="Calibri" w:hAnsi="Calibri" w:cs="Calibri"/>
          <w:sz w:val="22"/>
          <w:szCs w:val="22"/>
        </w:rPr>
        <w:t>suppose the shadow of a gonadal shield covers any part of the AEC sensor. In that case</w:t>
      </w:r>
      <w:r w:rsidR="000E5C02" w:rsidRPr="00440F3E">
        <w:rPr>
          <w:rFonts w:ascii="Calibri" w:hAnsi="Calibri" w:cs="Calibri"/>
          <w:sz w:val="22"/>
          <w:szCs w:val="22"/>
        </w:rPr>
        <w:t xml:space="preserve">, the machine will extend the time the </w:t>
      </w:r>
      <w:r w:rsidR="003F1CD9" w:rsidRPr="00440F3E">
        <w:rPr>
          <w:rFonts w:ascii="Calibri" w:hAnsi="Calibri" w:cs="Calibri"/>
          <w:sz w:val="22"/>
          <w:szCs w:val="22"/>
        </w:rPr>
        <w:t>beam is on</w:t>
      </w:r>
      <w:r w:rsidR="000E5C02" w:rsidRPr="00440F3E">
        <w:rPr>
          <w:rFonts w:ascii="Calibri" w:hAnsi="Calibri" w:cs="Calibri"/>
          <w:sz w:val="22"/>
          <w:szCs w:val="22"/>
        </w:rPr>
        <w:t xml:space="preserve">, which increases the </w:t>
      </w:r>
      <w:r w:rsidR="0006227E" w:rsidRPr="00440F3E">
        <w:rPr>
          <w:rFonts w:ascii="Calibri" w:hAnsi="Calibri" w:cs="Calibri"/>
          <w:sz w:val="22"/>
          <w:szCs w:val="22"/>
        </w:rPr>
        <w:t>exposure</w:t>
      </w:r>
      <w:r w:rsidR="000E5C02" w:rsidRPr="00440F3E">
        <w:rPr>
          <w:rFonts w:ascii="Calibri" w:hAnsi="Calibri" w:cs="Calibri"/>
          <w:sz w:val="22"/>
          <w:szCs w:val="22"/>
        </w:rPr>
        <w:t xml:space="preserve"> to organs </w:t>
      </w:r>
      <w:r w:rsidR="00141313" w:rsidRPr="00440F3E">
        <w:rPr>
          <w:rFonts w:ascii="Calibri" w:hAnsi="Calibri" w:cs="Calibri"/>
          <w:sz w:val="22"/>
          <w:szCs w:val="22"/>
        </w:rPr>
        <w:t xml:space="preserve">that are located </w:t>
      </w:r>
      <w:r w:rsidR="000E5C02" w:rsidRPr="00440F3E">
        <w:rPr>
          <w:rFonts w:ascii="Calibri" w:hAnsi="Calibri" w:cs="Calibri"/>
          <w:sz w:val="22"/>
          <w:szCs w:val="22"/>
        </w:rPr>
        <w:t xml:space="preserve">outside the shielded area, such as the </w:t>
      </w:r>
      <w:r w:rsidR="0006227E" w:rsidRPr="00440F3E">
        <w:rPr>
          <w:rFonts w:ascii="Calibri" w:hAnsi="Calibri" w:cs="Calibri"/>
          <w:sz w:val="22"/>
          <w:szCs w:val="22"/>
        </w:rPr>
        <w:t xml:space="preserve">bone marrow, </w:t>
      </w:r>
      <w:r w:rsidR="000E5C02" w:rsidRPr="00440F3E">
        <w:rPr>
          <w:rFonts w:ascii="Calibri" w:hAnsi="Calibri" w:cs="Calibri"/>
          <w:sz w:val="22"/>
          <w:szCs w:val="22"/>
        </w:rPr>
        <w:t xml:space="preserve">colon, </w:t>
      </w:r>
      <w:r w:rsidR="0006227E" w:rsidRPr="00440F3E">
        <w:rPr>
          <w:rFonts w:ascii="Calibri" w:hAnsi="Calibri" w:cs="Calibri"/>
          <w:sz w:val="22"/>
          <w:szCs w:val="22"/>
        </w:rPr>
        <w:t>liver</w:t>
      </w:r>
      <w:r w:rsidR="000E5C02" w:rsidRPr="00440F3E">
        <w:rPr>
          <w:rFonts w:ascii="Calibri" w:hAnsi="Calibri" w:cs="Calibri"/>
          <w:sz w:val="22"/>
          <w:szCs w:val="22"/>
        </w:rPr>
        <w:t>, stomach, and female reproductive organs</w:t>
      </w:r>
      <w:r w:rsidR="003F1CD9" w:rsidRPr="00440F3E">
        <w:rPr>
          <w:rFonts w:ascii="Calibri" w:hAnsi="Calibri" w:cs="Calibri"/>
          <w:sz w:val="22"/>
          <w:szCs w:val="22"/>
        </w:rPr>
        <w:t>.</w:t>
      </w:r>
      <w:r w:rsidR="003123E7" w:rsidRPr="00440F3E">
        <w:rPr>
          <w:rStyle w:val="EndnoteReference"/>
          <w:rFonts w:ascii="Calibri" w:hAnsi="Calibri" w:cs="Calibri"/>
          <w:sz w:val="22"/>
          <w:szCs w:val="22"/>
        </w:rPr>
        <w:t>14</w:t>
      </w:r>
      <w:r w:rsidR="007F1267"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18</w:t>
      </w:r>
      <w:r w:rsidR="00AB1E49" w:rsidRPr="00440F3E">
        <w:rPr>
          <w:rFonts w:ascii="Calibri" w:hAnsi="Calibri" w:cs="Calibri"/>
          <w:sz w:val="22"/>
          <w:szCs w:val="22"/>
        </w:rPr>
        <w:t xml:space="preserve"> </w:t>
      </w:r>
      <w:commentRangeStart w:id="24"/>
      <w:r w:rsidR="000E5C02" w:rsidRPr="00440F3E">
        <w:rPr>
          <w:rFonts w:ascii="Calibri" w:hAnsi="Calibri" w:cs="Calibri"/>
          <w:sz w:val="22"/>
          <w:szCs w:val="22"/>
          <w:highlight w:val="green"/>
        </w:rPr>
        <w:t xml:space="preserve">A 2020 </w:t>
      </w:r>
      <w:commentRangeEnd w:id="24"/>
      <w:r w:rsidR="002B5936">
        <w:rPr>
          <w:rStyle w:val="CommentReference"/>
          <w:rFonts w:asciiTheme="minorHAnsi" w:eastAsiaTheme="minorHAnsi" w:hAnsiTheme="minorHAnsi" w:cstheme="minorBidi"/>
        </w:rPr>
        <w:commentReference w:id="24"/>
      </w:r>
      <w:r w:rsidR="000E5C02" w:rsidRPr="00440F3E">
        <w:rPr>
          <w:rFonts w:ascii="Calibri" w:hAnsi="Calibri" w:cs="Calibri"/>
          <w:sz w:val="22"/>
          <w:szCs w:val="22"/>
          <w:highlight w:val="green"/>
        </w:rPr>
        <w:t>study by Kaplan et al indicated a</w:t>
      </w:r>
      <w:r w:rsidR="0006227E" w:rsidRPr="00440F3E">
        <w:rPr>
          <w:rFonts w:ascii="Calibri" w:hAnsi="Calibri" w:cs="Calibri"/>
          <w:sz w:val="22"/>
          <w:szCs w:val="22"/>
          <w:highlight w:val="green"/>
        </w:rPr>
        <w:t xml:space="preserve"> rise </w:t>
      </w:r>
      <w:r w:rsidR="000E5C02" w:rsidRPr="00440F3E">
        <w:rPr>
          <w:rFonts w:ascii="Calibri" w:hAnsi="Calibri" w:cs="Calibri"/>
          <w:sz w:val="22"/>
          <w:szCs w:val="22"/>
          <w:highlight w:val="green"/>
        </w:rPr>
        <w:t xml:space="preserve">in </w:t>
      </w:r>
      <w:r w:rsidR="0006227E" w:rsidRPr="00440F3E">
        <w:rPr>
          <w:rFonts w:ascii="Calibri" w:hAnsi="Calibri" w:cs="Calibri"/>
          <w:sz w:val="22"/>
          <w:szCs w:val="22"/>
          <w:highlight w:val="green"/>
        </w:rPr>
        <w:t>radiation exposure</w:t>
      </w:r>
      <w:r w:rsidR="000E5C02" w:rsidRPr="00440F3E">
        <w:rPr>
          <w:rFonts w:ascii="Calibri" w:hAnsi="Calibri" w:cs="Calibri"/>
          <w:sz w:val="22"/>
          <w:szCs w:val="22"/>
          <w:highlight w:val="green"/>
        </w:rPr>
        <w:t xml:space="preserve"> to all organs of approximately 25% when using a gonadal shield with AEC equipment</w:t>
      </w:r>
      <w:r w:rsidR="003F1CD9" w:rsidRPr="00440F3E">
        <w:rPr>
          <w:rFonts w:ascii="Calibri" w:hAnsi="Calibri" w:cs="Calibri"/>
          <w:sz w:val="22"/>
          <w:szCs w:val="22"/>
          <w:highlight w:val="green"/>
        </w:rPr>
        <w:t xml:space="preserve"> and</w:t>
      </w:r>
      <w:r w:rsidR="000E5C02" w:rsidRPr="00440F3E">
        <w:rPr>
          <w:rFonts w:ascii="Calibri" w:hAnsi="Calibri" w:cs="Calibri"/>
          <w:sz w:val="22"/>
          <w:szCs w:val="22"/>
          <w:highlight w:val="green"/>
        </w:rPr>
        <w:t xml:space="preserve"> a 62% increase when </w:t>
      </w:r>
      <w:r w:rsidR="0006227E" w:rsidRPr="00440F3E">
        <w:rPr>
          <w:rFonts w:ascii="Calibri" w:hAnsi="Calibri" w:cs="Calibri"/>
          <w:sz w:val="22"/>
          <w:szCs w:val="22"/>
          <w:highlight w:val="green"/>
        </w:rPr>
        <w:t>the lead apron</w:t>
      </w:r>
      <w:r w:rsidR="000E5C02" w:rsidRPr="00440F3E">
        <w:rPr>
          <w:rFonts w:ascii="Calibri" w:hAnsi="Calibri" w:cs="Calibri"/>
          <w:sz w:val="22"/>
          <w:szCs w:val="22"/>
          <w:highlight w:val="green"/>
        </w:rPr>
        <w:t xml:space="preserve"> was </w:t>
      </w:r>
      <w:r w:rsidR="0006227E" w:rsidRPr="00440F3E">
        <w:rPr>
          <w:rFonts w:ascii="Calibri" w:hAnsi="Calibri" w:cs="Calibri"/>
          <w:sz w:val="22"/>
          <w:szCs w:val="22"/>
          <w:highlight w:val="green"/>
        </w:rPr>
        <w:t>correctly</w:t>
      </w:r>
      <w:r w:rsidR="000E5C02" w:rsidRPr="00440F3E">
        <w:rPr>
          <w:rFonts w:ascii="Calibri" w:hAnsi="Calibri" w:cs="Calibri"/>
          <w:sz w:val="22"/>
          <w:szCs w:val="22"/>
          <w:highlight w:val="green"/>
        </w:rPr>
        <w:t xml:space="preserve"> placed</w:t>
      </w:r>
      <w:r w:rsidR="003F1CD9" w:rsidRPr="00440F3E">
        <w:rPr>
          <w:rFonts w:ascii="Calibri" w:hAnsi="Calibri" w:cs="Calibri"/>
          <w:sz w:val="22"/>
          <w:szCs w:val="22"/>
          <w:highlight w:val="green"/>
        </w:rPr>
        <w:t xml:space="preserve"> on a female patient</w:t>
      </w:r>
      <w:r w:rsidR="00C17505" w:rsidRPr="00440F3E">
        <w:rPr>
          <w:rFonts w:ascii="Calibri" w:hAnsi="Calibri" w:cs="Calibri"/>
          <w:sz w:val="22"/>
          <w:szCs w:val="22"/>
          <w:highlight w:val="green"/>
        </w:rPr>
        <w:t>.</w:t>
      </w:r>
      <w:r w:rsidR="003123E7" w:rsidRPr="00440F3E">
        <w:rPr>
          <w:rStyle w:val="EndnoteReference"/>
          <w:rFonts w:ascii="Calibri" w:hAnsi="Calibri" w:cs="Calibri"/>
          <w:sz w:val="22"/>
          <w:szCs w:val="22"/>
          <w:highlight w:val="green"/>
        </w:rPr>
        <w:t>18</w:t>
      </w:r>
    </w:p>
    <w:p w14:paraId="41D4EDA6" w14:textId="77777777" w:rsidR="00202DCF" w:rsidRPr="00440F3E" w:rsidRDefault="00202DCF" w:rsidP="00440F3E">
      <w:pPr>
        <w:spacing w:after="0" w:line="360" w:lineRule="auto"/>
        <w:rPr>
          <w:rFonts w:ascii="Calibri" w:hAnsi="Calibri" w:cs="Calibri"/>
          <w:b/>
          <w:bCs/>
        </w:rPr>
      </w:pPr>
    </w:p>
    <w:p w14:paraId="20ADE31B" w14:textId="7371F52E" w:rsidR="00202DCF" w:rsidRPr="00440F3E" w:rsidRDefault="00202DCF" w:rsidP="00440F3E">
      <w:pPr>
        <w:spacing w:after="0" w:line="360" w:lineRule="auto"/>
        <w:rPr>
          <w:rFonts w:ascii="Calibri" w:hAnsi="Calibri" w:cs="Calibri"/>
          <w:b/>
          <w:bCs/>
        </w:rPr>
      </w:pPr>
      <w:r w:rsidRPr="00440F3E">
        <w:rPr>
          <w:rFonts w:ascii="Calibri" w:hAnsi="Calibri" w:cs="Calibri"/>
          <w:b/>
          <w:bCs/>
        </w:rPr>
        <w:t xml:space="preserve">Response </w:t>
      </w:r>
      <w:r w:rsidR="00675684">
        <w:rPr>
          <w:rFonts w:ascii="Calibri" w:hAnsi="Calibri" w:cs="Calibri"/>
          <w:b/>
          <w:bCs/>
        </w:rPr>
        <w:t>F</w:t>
      </w:r>
      <w:r w:rsidR="00675684" w:rsidRPr="00440F3E">
        <w:rPr>
          <w:rFonts w:ascii="Calibri" w:hAnsi="Calibri" w:cs="Calibri"/>
          <w:b/>
          <w:bCs/>
        </w:rPr>
        <w:t xml:space="preserve">rom </w:t>
      </w:r>
      <w:r w:rsidRPr="00440F3E">
        <w:rPr>
          <w:rFonts w:ascii="Calibri" w:hAnsi="Calibri" w:cs="Calibri"/>
          <w:b/>
          <w:bCs/>
        </w:rPr>
        <w:t>Professional Organizations</w:t>
      </w:r>
    </w:p>
    <w:p w14:paraId="3C1847B7" w14:textId="252FAE7B" w:rsidR="00DB710C" w:rsidRPr="00440F3E" w:rsidRDefault="00202DCF" w:rsidP="00440F3E">
      <w:pPr>
        <w:spacing w:after="0" w:line="360" w:lineRule="auto"/>
        <w:rPr>
          <w:rFonts w:ascii="Calibri" w:hAnsi="Calibri" w:cs="Calibri"/>
        </w:rPr>
      </w:pPr>
      <w:r w:rsidRPr="00440F3E">
        <w:rPr>
          <w:rFonts w:ascii="Calibri" w:hAnsi="Calibri" w:cs="Calibri"/>
        </w:rPr>
        <w:t xml:space="preserve">After the AAPM published their statement advocating for the </w:t>
      </w:r>
      <w:r w:rsidR="00294E75" w:rsidRPr="00440F3E">
        <w:rPr>
          <w:rFonts w:ascii="Calibri" w:hAnsi="Calibri" w:cs="Calibri"/>
        </w:rPr>
        <w:t>discontinua</w:t>
      </w:r>
      <w:r w:rsidR="00294E75">
        <w:rPr>
          <w:rFonts w:ascii="Calibri" w:hAnsi="Calibri" w:cs="Calibri"/>
        </w:rPr>
        <w:t xml:space="preserve">tion </w:t>
      </w:r>
      <w:r w:rsidRPr="00440F3E">
        <w:rPr>
          <w:rFonts w:ascii="Calibri" w:hAnsi="Calibri" w:cs="Calibri"/>
        </w:rPr>
        <w:t xml:space="preserve">of gonadal and fetal shielding during diagnostic examinations that </w:t>
      </w:r>
      <w:r w:rsidR="00294E75">
        <w:rPr>
          <w:rFonts w:ascii="Calibri" w:hAnsi="Calibri" w:cs="Calibri"/>
        </w:rPr>
        <w:t xml:space="preserve">use </w:t>
      </w:r>
      <w:r w:rsidRPr="00440F3E">
        <w:rPr>
          <w:rFonts w:ascii="Calibri" w:hAnsi="Calibri" w:cs="Calibri"/>
        </w:rPr>
        <w:t xml:space="preserve">radiation, the announcement was supported by various organizations, including the International Society of Radiographers and Radiological Technologists, </w:t>
      </w:r>
      <w:r w:rsidR="00294E75">
        <w:rPr>
          <w:rFonts w:ascii="Calibri" w:hAnsi="Calibri" w:cs="Calibri"/>
        </w:rPr>
        <w:t>the ACR</w:t>
      </w:r>
      <w:r w:rsidRPr="00440F3E">
        <w:rPr>
          <w:rFonts w:ascii="Calibri" w:hAnsi="Calibri" w:cs="Calibri"/>
        </w:rPr>
        <w:t xml:space="preserve">, </w:t>
      </w:r>
      <w:r w:rsidR="00294E75">
        <w:rPr>
          <w:rFonts w:ascii="Calibri" w:hAnsi="Calibri" w:cs="Calibri"/>
        </w:rPr>
        <w:t xml:space="preserve">the </w:t>
      </w:r>
      <w:r w:rsidRPr="00440F3E">
        <w:rPr>
          <w:rFonts w:ascii="Calibri" w:hAnsi="Calibri" w:cs="Calibri"/>
        </w:rPr>
        <w:t>Health Physics Society, and the Radiological Society of North America.</w:t>
      </w:r>
      <w:r w:rsidR="003123E7" w:rsidRPr="00440F3E">
        <w:rPr>
          <w:rStyle w:val="EndnoteReference"/>
          <w:rFonts w:ascii="Calibri" w:hAnsi="Calibri" w:cs="Calibri"/>
        </w:rPr>
        <w:t>3</w:t>
      </w:r>
      <w:r w:rsidRPr="00440F3E">
        <w:rPr>
          <w:rFonts w:ascii="Calibri" w:hAnsi="Calibri" w:cs="Calibri"/>
          <w:vertAlign w:val="superscript"/>
        </w:rPr>
        <w:t>,</w:t>
      </w:r>
      <w:bookmarkStart w:id="25" w:name="_Ref134786736"/>
      <w:r w:rsidR="004D0764" w:rsidRPr="00440F3E">
        <w:rPr>
          <w:rStyle w:val="EndnoteReference"/>
          <w:rFonts w:ascii="Calibri" w:hAnsi="Calibri" w:cs="Calibri"/>
          <w:color w:val="000000"/>
          <w:shd w:val="clear" w:color="auto" w:fill="FFFFFF"/>
        </w:rPr>
        <w:endnoteReference w:id="20"/>
      </w:r>
      <w:bookmarkEnd w:id="25"/>
      <w:r w:rsidRPr="00440F3E">
        <w:rPr>
          <w:rFonts w:ascii="Calibri" w:hAnsi="Calibri" w:cs="Calibri"/>
        </w:rPr>
        <w:t xml:space="preserve"> </w:t>
      </w:r>
    </w:p>
    <w:p w14:paraId="090EF7A7" w14:textId="77777777" w:rsidR="00DB710C" w:rsidRPr="00440F3E" w:rsidRDefault="00DB710C" w:rsidP="00440F3E">
      <w:pPr>
        <w:spacing w:after="0" w:line="360" w:lineRule="auto"/>
        <w:rPr>
          <w:rFonts w:ascii="Calibri" w:hAnsi="Calibri" w:cs="Calibri"/>
        </w:rPr>
      </w:pPr>
    </w:p>
    <w:p w14:paraId="49EE4891" w14:textId="06CFCD35" w:rsidR="00202DCF" w:rsidRPr="00440F3E" w:rsidRDefault="00202DCF" w:rsidP="00440F3E">
      <w:pPr>
        <w:spacing w:after="0" w:line="360" w:lineRule="auto"/>
        <w:rPr>
          <w:rFonts w:ascii="Calibri" w:hAnsi="Calibri" w:cs="Calibri"/>
        </w:rPr>
      </w:pPr>
      <w:r w:rsidRPr="00440F3E">
        <w:rPr>
          <w:rFonts w:ascii="Calibri" w:hAnsi="Calibri" w:cs="Calibri"/>
        </w:rPr>
        <w:t xml:space="preserve">However, the American Society of Radiologic Technologists (ASRT) did not </w:t>
      </w:r>
      <w:r w:rsidR="00DB710C" w:rsidRPr="00440F3E">
        <w:rPr>
          <w:rFonts w:ascii="Calibri" w:hAnsi="Calibri" w:cs="Calibri"/>
        </w:rPr>
        <w:t>endorse</w:t>
      </w:r>
      <w:r w:rsidRPr="00440F3E">
        <w:rPr>
          <w:rFonts w:ascii="Calibri" w:hAnsi="Calibri" w:cs="Calibri"/>
        </w:rPr>
        <w:t xml:space="preserve"> the AAPM position statement, and </w:t>
      </w:r>
      <w:r w:rsidR="00294E75">
        <w:rPr>
          <w:rFonts w:ascii="Calibri" w:hAnsi="Calibri" w:cs="Calibri"/>
        </w:rPr>
        <w:t xml:space="preserve">the </w:t>
      </w:r>
      <w:r w:rsidRPr="00440F3E">
        <w:rPr>
          <w:rFonts w:ascii="Calibri" w:hAnsi="Calibri" w:cs="Calibri"/>
        </w:rPr>
        <w:t xml:space="preserve">Board of Directors of the ASRT published </w:t>
      </w:r>
      <w:r w:rsidR="00DB710C" w:rsidRPr="00440F3E">
        <w:rPr>
          <w:rFonts w:ascii="Calibri" w:hAnsi="Calibri" w:cs="Calibri"/>
        </w:rPr>
        <w:t>an independent</w:t>
      </w:r>
      <w:r w:rsidRPr="00440F3E">
        <w:rPr>
          <w:rFonts w:ascii="Calibri" w:hAnsi="Calibri" w:cs="Calibri"/>
        </w:rPr>
        <w:t xml:space="preserve"> statement.</w:t>
      </w:r>
      <w:r w:rsidR="003123E7" w:rsidRPr="00440F3E">
        <w:rPr>
          <w:rStyle w:val="EndnoteReference"/>
          <w:rFonts w:ascii="Calibri" w:hAnsi="Calibri" w:cs="Calibri"/>
        </w:rPr>
        <w:t>19</w:t>
      </w:r>
      <w:r w:rsidRPr="00440F3E">
        <w:rPr>
          <w:rFonts w:ascii="Calibri" w:hAnsi="Calibri" w:cs="Calibri"/>
        </w:rPr>
        <w:t xml:space="preserve"> </w:t>
      </w:r>
      <w:r w:rsidRPr="00440F3E">
        <w:rPr>
          <w:rFonts w:ascii="Calibri" w:hAnsi="Calibri" w:cs="Calibri"/>
          <w:highlight w:val="yellow"/>
        </w:rPr>
        <w:t>The Board of Directors determined that shielding the gonads and the fetus during pelvic and abdominal imaging procedures may cause the risk of a repeat exposure and that the risk outweighs any possible benefit</w:t>
      </w:r>
      <w:r w:rsidR="00294E75">
        <w:rPr>
          <w:rFonts w:ascii="Calibri" w:hAnsi="Calibri" w:cs="Calibri"/>
          <w:highlight w:val="yellow"/>
        </w:rPr>
        <w:t xml:space="preserve">; </w:t>
      </w:r>
      <w:r w:rsidRPr="00440F3E">
        <w:rPr>
          <w:rFonts w:ascii="Calibri" w:hAnsi="Calibri" w:cs="Calibri"/>
          <w:highlight w:val="yellow"/>
        </w:rPr>
        <w:t>therefore, shielding the gonads and fetus during abdominopelvic imaging should be discontinued. However, the ASRT supports gonadal and fetal shielding when shielding is safe and appropriate, when it reduces excess radiation exposure</w:t>
      </w:r>
      <w:r w:rsidR="00294E75">
        <w:rPr>
          <w:rFonts w:ascii="Calibri" w:hAnsi="Calibri" w:cs="Calibri"/>
          <w:highlight w:val="yellow"/>
        </w:rPr>
        <w:t>,</w:t>
      </w:r>
      <w:r w:rsidRPr="00440F3E">
        <w:rPr>
          <w:rFonts w:ascii="Calibri" w:hAnsi="Calibri" w:cs="Calibri"/>
          <w:highlight w:val="yellow"/>
        </w:rPr>
        <w:t xml:space="preserve"> and when it increases patient comfort and confidence</w:t>
      </w:r>
      <w:r w:rsidRPr="00440F3E">
        <w:rPr>
          <w:rFonts w:ascii="Calibri" w:hAnsi="Calibri" w:cs="Calibri"/>
        </w:rPr>
        <w:t xml:space="preserve">. </w:t>
      </w:r>
      <w:commentRangeStart w:id="26"/>
      <w:commentRangeStart w:id="27"/>
      <w:r w:rsidRPr="00440F3E">
        <w:rPr>
          <w:rFonts w:ascii="Calibri" w:hAnsi="Calibri" w:cs="Calibri"/>
        </w:rPr>
        <w:t xml:space="preserve">Ultimately, the ASRT endorses the continual use of shielding during imaging procedures where it is suitable to shield and associated with minimizing exposure to the patient. </w:t>
      </w:r>
      <w:commentRangeEnd w:id="26"/>
      <w:r w:rsidR="00294E75">
        <w:rPr>
          <w:rStyle w:val="CommentReference"/>
        </w:rPr>
        <w:commentReference w:id="26"/>
      </w:r>
      <w:commentRangeEnd w:id="27"/>
      <w:r w:rsidR="00422F04">
        <w:rPr>
          <w:rStyle w:val="CommentReference"/>
        </w:rPr>
        <w:commentReference w:id="27"/>
      </w:r>
      <w:r w:rsidRPr="00440F3E">
        <w:rPr>
          <w:rFonts w:ascii="Calibri" w:hAnsi="Calibri" w:cs="Calibri"/>
        </w:rPr>
        <w:t xml:space="preserve">The ASRT has formed a Patient Shielding Task </w:t>
      </w:r>
      <w:r w:rsidRPr="00440F3E">
        <w:rPr>
          <w:rFonts w:ascii="Calibri" w:hAnsi="Calibri" w:cs="Calibri"/>
        </w:rPr>
        <w:lastRenderedPageBreak/>
        <w:t xml:space="preserve">Force to inform all stakeholders on the justification and application of this drastic change in routine practice. </w:t>
      </w:r>
    </w:p>
    <w:p w14:paraId="046A4AA0" w14:textId="77777777" w:rsidR="00414DEA" w:rsidRPr="00440F3E" w:rsidRDefault="00414DEA" w:rsidP="00440F3E">
      <w:pPr>
        <w:spacing w:after="0" w:line="360" w:lineRule="auto"/>
        <w:rPr>
          <w:rFonts w:ascii="Calibri" w:hAnsi="Calibri" w:cs="Calibri"/>
        </w:rPr>
      </w:pPr>
    </w:p>
    <w:p w14:paraId="5562C0A3" w14:textId="2829CAFF" w:rsidR="00202DCF" w:rsidRPr="00440F3E" w:rsidRDefault="00294E75" w:rsidP="00440F3E">
      <w:pPr>
        <w:spacing w:after="0" w:line="360" w:lineRule="auto"/>
        <w:rPr>
          <w:rFonts w:ascii="Calibri" w:hAnsi="Calibri" w:cs="Calibri"/>
        </w:rPr>
      </w:pPr>
      <w:r>
        <w:rPr>
          <w:rFonts w:ascii="Calibri" w:hAnsi="Calibri" w:cs="Calibri"/>
        </w:rPr>
        <w:t>In addition, t</w:t>
      </w:r>
      <w:r w:rsidRPr="00440F3E">
        <w:rPr>
          <w:rFonts w:ascii="Calibri" w:hAnsi="Calibri" w:cs="Calibri"/>
        </w:rPr>
        <w:t xml:space="preserve">he </w:t>
      </w:r>
      <w:r w:rsidR="00202DCF" w:rsidRPr="00440F3E">
        <w:rPr>
          <w:rFonts w:ascii="Calibri" w:hAnsi="Calibri" w:cs="Calibri"/>
        </w:rPr>
        <w:t xml:space="preserve">American Registry of Radiologic Technologists (ARRT) released a statement with </w:t>
      </w:r>
      <w:r>
        <w:rPr>
          <w:rFonts w:ascii="Calibri" w:hAnsi="Calibri" w:cs="Calibri"/>
        </w:rPr>
        <w:t>4</w:t>
      </w:r>
      <w:r w:rsidRPr="00440F3E">
        <w:rPr>
          <w:rFonts w:ascii="Calibri" w:hAnsi="Calibri" w:cs="Calibri"/>
        </w:rPr>
        <w:t xml:space="preserve"> </w:t>
      </w:r>
      <w:r w:rsidR="00202DCF" w:rsidRPr="00440F3E">
        <w:rPr>
          <w:rFonts w:ascii="Calibri" w:hAnsi="Calibri" w:cs="Calibri"/>
        </w:rPr>
        <w:t>main points.</w:t>
      </w:r>
      <w:r w:rsidR="003123E7" w:rsidRPr="00440F3E">
        <w:rPr>
          <w:rStyle w:val="EndnoteReference"/>
          <w:rFonts w:ascii="Calibri" w:hAnsi="Calibri" w:cs="Calibri"/>
        </w:rPr>
        <w:t>3</w:t>
      </w:r>
      <w:r w:rsidR="00B505D7" w:rsidRPr="00440F3E">
        <w:rPr>
          <w:rFonts w:ascii="Calibri" w:hAnsi="Calibri" w:cs="Calibri"/>
          <w:vertAlign w:val="superscript"/>
        </w:rPr>
        <w:t>,</w:t>
      </w:r>
      <w:bookmarkStart w:id="28" w:name="_Ref135821134"/>
      <w:r w:rsidR="00B505D7" w:rsidRPr="00440F3E">
        <w:rPr>
          <w:rStyle w:val="EndnoteReference"/>
          <w:rFonts w:ascii="Calibri" w:hAnsi="Calibri" w:cs="Calibri"/>
        </w:rPr>
        <w:endnoteReference w:id="21"/>
      </w:r>
      <w:bookmarkEnd w:id="28"/>
      <w:r w:rsidR="00202DCF" w:rsidRPr="00440F3E">
        <w:rPr>
          <w:rFonts w:ascii="Calibri" w:hAnsi="Calibri" w:cs="Calibri"/>
        </w:rPr>
        <w:t xml:space="preserve"> The ARRT’s first position statement is that health</w:t>
      </w:r>
      <w:r>
        <w:rPr>
          <w:rFonts w:ascii="Calibri" w:hAnsi="Calibri" w:cs="Calibri"/>
        </w:rPr>
        <w:t xml:space="preserve"> </w:t>
      </w:r>
      <w:r w:rsidR="00202DCF" w:rsidRPr="00440F3E">
        <w:rPr>
          <w:rFonts w:ascii="Calibri" w:hAnsi="Calibri" w:cs="Calibri"/>
        </w:rPr>
        <w:t>care facilities may implement varying degrees of shielding policies</w:t>
      </w:r>
      <w:bookmarkStart w:id="29" w:name="_Ref134786833"/>
      <w:r w:rsidR="007F1267" w:rsidRPr="00440F3E">
        <w:rPr>
          <w:rFonts w:ascii="Calibri" w:hAnsi="Calibri" w:cs="Calibri"/>
        </w:rPr>
        <w:t>.</w:t>
      </w:r>
      <w:bookmarkEnd w:id="29"/>
      <w:r w:rsidR="00202DCF" w:rsidRPr="00440F3E">
        <w:rPr>
          <w:rFonts w:ascii="Calibri" w:hAnsi="Calibri" w:cs="Calibri"/>
        </w:rPr>
        <w:t xml:space="preserve"> Next, educational programs should continue to educate students </w:t>
      </w:r>
      <w:r>
        <w:rPr>
          <w:rFonts w:ascii="Calibri" w:hAnsi="Calibri" w:cs="Calibri"/>
        </w:rPr>
        <w:t xml:space="preserve">about </w:t>
      </w:r>
      <w:r w:rsidR="00202DCF" w:rsidRPr="00440F3E">
        <w:rPr>
          <w:rFonts w:ascii="Calibri" w:hAnsi="Calibri" w:cs="Calibri"/>
        </w:rPr>
        <w:t>shielding and the effects of fetal and gon</w:t>
      </w:r>
      <w:r>
        <w:rPr>
          <w:rFonts w:ascii="Calibri" w:hAnsi="Calibri" w:cs="Calibri"/>
        </w:rPr>
        <w:t>a</w:t>
      </w:r>
      <w:r w:rsidR="00202DCF" w:rsidRPr="00440F3E">
        <w:rPr>
          <w:rFonts w:ascii="Calibri" w:hAnsi="Calibri" w:cs="Calibri"/>
        </w:rPr>
        <w:t>dal radiation exposure and that students and radiologic technologists have the ethical and professional duty to act in the best interest of every patient.</w:t>
      </w:r>
      <w:r w:rsidR="00202DCF" w:rsidRPr="00440F3E">
        <w:rPr>
          <w:rFonts w:ascii="Calibri" w:hAnsi="Calibri" w:cs="Calibri"/>
          <w:vertAlign w:val="superscript"/>
        </w:rPr>
        <w:t xml:space="preserve"> </w:t>
      </w:r>
      <w:r w:rsidR="00202DCF" w:rsidRPr="00440F3E">
        <w:rPr>
          <w:rFonts w:ascii="Calibri" w:hAnsi="Calibri" w:cs="Calibri"/>
        </w:rPr>
        <w:t xml:space="preserve">Lastly, the ARRT’s certification examinations will not expressly refer to fetal and gonadal </w:t>
      </w:r>
      <w:commentRangeStart w:id="30"/>
      <w:commentRangeStart w:id="31"/>
      <w:del w:id="32" w:author="Laura Sitler" w:date="2023-06-19T12:42:00Z">
        <w:r w:rsidR="00202DCF" w:rsidRPr="00440F3E" w:rsidDel="00A87D87">
          <w:rPr>
            <w:rFonts w:ascii="Calibri" w:hAnsi="Calibri" w:cs="Calibri"/>
          </w:rPr>
          <w:delText xml:space="preserve">and </w:delText>
        </w:r>
      </w:del>
      <w:ins w:id="33" w:author="Laura Sitler" w:date="2023-06-19T12:42:00Z">
        <w:r w:rsidR="00A87D87">
          <w:rPr>
            <w:rFonts w:ascii="Calibri" w:hAnsi="Calibri" w:cs="Calibri"/>
          </w:rPr>
          <w:t xml:space="preserve">shielding </w:t>
        </w:r>
        <w:commentRangeEnd w:id="30"/>
        <w:r w:rsidR="00A87D87">
          <w:rPr>
            <w:rStyle w:val="CommentReference"/>
          </w:rPr>
          <w:commentReference w:id="30"/>
        </w:r>
      </w:ins>
      <w:commentRangeEnd w:id="31"/>
      <w:r w:rsidR="00422F04">
        <w:rPr>
          <w:rStyle w:val="CommentReference"/>
        </w:rPr>
        <w:commentReference w:id="31"/>
      </w:r>
      <w:r w:rsidR="00202DCF" w:rsidRPr="00440F3E">
        <w:rPr>
          <w:rFonts w:ascii="Calibri" w:hAnsi="Calibri" w:cs="Calibri"/>
        </w:rPr>
        <w:t xml:space="preserve">practices but will continue to include </w:t>
      </w:r>
      <w:r w:rsidR="00A87D87">
        <w:rPr>
          <w:rFonts w:ascii="Calibri" w:hAnsi="Calibri" w:cs="Calibri"/>
        </w:rPr>
        <w:t xml:space="preserve">the </w:t>
      </w:r>
      <w:r w:rsidR="00202DCF" w:rsidRPr="00440F3E">
        <w:rPr>
          <w:rFonts w:ascii="Calibri" w:hAnsi="Calibri" w:cs="Calibri"/>
        </w:rPr>
        <w:t xml:space="preserve">subjects </w:t>
      </w:r>
      <w:r w:rsidR="00A87D87" w:rsidRPr="00440F3E">
        <w:rPr>
          <w:rFonts w:ascii="Calibri" w:hAnsi="Calibri" w:cs="Calibri"/>
        </w:rPr>
        <w:t>o</w:t>
      </w:r>
      <w:r w:rsidR="00A87D87">
        <w:rPr>
          <w:rFonts w:ascii="Calibri" w:hAnsi="Calibri" w:cs="Calibri"/>
        </w:rPr>
        <w:t>f</w:t>
      </w:r>
      <w:r w:rsidR="00A87D87" w:rsidRPr="00440F3E">
        <w:rPr>
          <w:rFonts w:ascii="Calibri" w:hAnsi="Calibri" w:cs="Calibri"/>
        </w:rPr>
        <w:t xml:space="preserve"> </w:t>
      </w:r>
      <w:r w:rsidR="00202DCF" w:rsidRPr="00440F3E">
        <w:rPr>
          <w:rFonts w:ascii="Calibri" w:hAnsi="Calibri" w:cs="Calibri"/>
        </w:rPr>
        <w:t>radiation safety and protection of patients.</w:t>
      </w:r>
      <w:r w:rsidR="003123E7" w:rsidRPr="00440F3E">
        <w:rPr>
          <w:rStyle w:val="EndnoteReference"/>
          <w:rFonts w:ascii="Calibri" w:hAnsi="Calibri" w:cs="Calibri"/>
        </w:rPr>
        <w:t>20</w:t>
      </w:r>
      <w:r w:rsidR="005E12EA">
        <w:rPr>
          <w:rFonts w:ascii="Calibri" w:hAnsi="Calibri" w:cs="Calibri"/>
        </w:rPr>
        <w:t xml:space="preserve"> </w:t>
      </w:r>
    </w:p>
    <w:p w14:paraId="48079F61" w14:textId="77777777" w:rsidR="00414DEA" w:rsidRPr="00440F3E" w:rsidRDefault="00414DEA" w:rsidP="00440F3E">
      <w:pPr>
        <w:spacing w:after="0" w:line="360" w:lineRule="auto"/>
        <w:rPr>
          <w:rFonts w:ascii="Calibri" w:hAnsi="Calibri" w:cs="Calibri"/>
        </w:rPr>
      </w:pPr>
    </w:p>
    <w:p w14:paraId="4884FE83" w14:textId="0A65B30A" w:rsidR="00202DCF" w:rsidRPr="00440F3E" w:rsidRDefault="00202DCF" w:rsidP="00440F3E">
      <w:pPr>
        <w:spacing w:after="0" w:line="360" w:lineRule="auto"/>
        <w:rPr>
          <w:rFonts w:ascii="Calibri" w:hAnsi="Calibri" w:cs="Calibri"/>
        </w:rPr>
      </w:pPr>
      <w:r w:rsidRPr="00440F3E">
        <w:rPr>
          <w:rStyle w:val="normaltextrun"/>
          <w:rFonts w:ascii="Calibri" w:hAnsi="Calibri" w:cs="Calibri"/>
          <w:color w:val="000000"/>
          <w:shd w:val="clear" w:color="auto" w:fill="FFFFFF"/>
        </w:rPr>
        <w:t>Radiography programs accredited by regional or programmatic accreditation will have minimal changes</w:t>
      </w:r>
      <w:r w:rsidR="007F1267" w:rsidRPr="00440F3E">
        <w:rPr>
          <w:rStyle w:val="normaltextrun"/>
          <w:rFonts w:ascii="Calibri" w:hAnsi="Calibri" w:cs="Calibri"/>
          <w:color w:val="000000"/>
          <w:shd w:val="clear" w:color="auto" w:fill="FFFFFF"/>
        </w:rPr>
        <w:t>.</w:t>
      </w:r>
      <w:r w:rsidR="003123E7" w:rsidRPr="00440F3E">
        <w:rPr>
          <w:rStyle w:val="EndnoteReference"/>
          <w:rFonts w:ascii="Calibri" w:hAnsi="Calibri" w:cs="Calibri"/>
        </w:rPr>
        <w:t>19</w:t>
      </w:r>
      <w:bookmarkStart w:id="34" w:name="_Ref134786936"/>
      <w:r w:rsidR="007F1267" w:rsidRPr="00440F3E">
        <w:rPr>
          <w:rFonts w:ascii="Calibri" w:hAnsi="Calibri" w:cs="Calibri"/>
          <w:vertAlign w:val="superscript"/>
        </w:rPr>
        <w:t>,</w:t>
      </w:r>
      <w:r w:rsidR="00233905" w:rsidRPr="00440F3E">
        <w:rPr>
          <w:rStyle w:val="EndnoteReference"/>
          <w:rFonts w:ascii="Calibri" w:hAnsi="Calibri" w:cs="Calibri"/>
        </w:rPr>
        <w:endnoteReference w:id="22"/>
      </w:r>
      <w:bookmarkEnd w:id="34"/>
      <w:r w:rsidRPr="00440F3E">
        <w:rPr>
          <w:rStyle w:val="normaltextrun"/>
          <w:rFonts w:ascii="Calibri" w:hAnsi="Calibri" w:cs="Calibri"/>
          <w:color w:val="000000"/>
          <w:shd w:val="clear" w:color="auto" w:fill="FFFFFF"/>
        </w:rPr>
        <w:t xml:space="preserve"> The Joint Review Committee on Education in Radiologic Technology (JRCERT), the organization that accredits educational programs in radiography, does not have a specific gonadal shielding standard. However, the JRCERT released a position statement regarding patient gonadal shielding in the clinical setting. The statement indicates that, in alignment with the Standards for an Accredited Educational Program in Radiography, accredited programs must have policies in place to assure students are well-informed </w:t>
      </w:r>
      <w:r w:rsidR="00A87D87" w:rsidRPr="00440F3E">
        <w:rPr>
          <w:rStyle w:val="normaltextrun"/>
          <w:rFonts w:ascii="Calibri" w:hAnsi="Calibri" w:cs="Calibri"/>
          <w:color w:val="000000"/>
          <w:shd w:val="clear" w:color="auto" w:fill="FFFFFF"/>
        </w:rPr>
        <w:t>o</w:t>
      </w:r>
      <w:r w:rsidR="00A87D87">
        <w:rPr>
          <w:rStyle w:val="normaltextrun"/>
          <w:rFonts w:ascii="Calibri" w:hAnsi="Calibri" w:cs="Calibri"/>
          <w:color w:val="000000"/>
          <w:shd w:val="clear" w:color="auto" w:fill="FFFFFF"/>
        </w:rPr>
        <w:t>f</w:t>
      </w:r>
      <w:r w:rsidR="00A87D87" w:rsidRPr="00440F3E">
        <w:rPr>
          <w:rStyle w:val="normaltextrun"/>
          <w:rFonts w:ascii="Calibri" w:hAnsi="Calibri" w:cs="Calibri"/>
          <w:color w:val="000000"/>
          <w:shd w:val="clear" w:color="auto" w:fill="FFFFFF"/>
        </w:rPr>
        <w:t xml:space="preserve"> </w:t>
      </w:r>
      <w:r w:rsidRPr="00440F3E">
        <w:rPr>
          <w:rStyle w:val="normaltextrun"/>
          <w:rFonts w:ascii="Calibri" w:hAnsi="Calibri" w:cs="Calibri"/>
          <w:color w:val="000000"/>
          <w:shd w:val="clear" w:color="auto" w:fill="FFFFFF"/>
        </w:rPr>
        <w:t xml:space="preserve">the appropriate use of gonadal and fetal shielding and the best use of radiation to advocate for the health and safety of students, patients, and the </w:t>
      </w:r>
      <w:proofErr w:type="gramStart"/>
      <w:r w:rsidRPr="00440F3E">
        <w:rPr>
          <w:rStyle w:val="normaltextrun"/>
          <w:rFonts w:ascii="Calibri" w:hAnsi="Calibri" w:cs="Calibri"/>
          <w:color w:val="000000"/>
          <w:shd w:val="clear" w:color="auto" w:fill="FFFFFF"/>
        </w:rPr>
        <w:t>general public</w:t>
      </w:r>
      <w:proofErr w:type="gramEnd"/>
      <w:r w:rsidRPr="00440F3E">
        <w:rPr>
          <w:rStyle w:val="normaltextrun"/>
          <w:rFonts w:ascii="Calibri" w:hAnsi="Calibri" w:cs="Calibri"/>
          <w:color w:val="000000"/>
          <w:shd w:val="clear" w:color="auto" w:fill="FFFFFF"/>
        </w:rPr>
        <w:t>.</w:t>
      </w:r>
      <w:r w:rsidR="003123E7" w:rsidRPr="00440F3E">
        <w:rPr>
          <w:rStyle w:val="EndnoteReference"/>
          <w:rFonts w:ascii="Calibri" w:hAnsi="Calibri" w:cs="Calibri"/>
        </w:rPr>
        <w:t>21</w:t>
      </w:r>
      <w:r w:rsidRPr="00440F3E">
        <w:rPr>
          <w:rStyle w:val="eop"/>
          <w:rFonts w:ascii="Calibri" w:hAnsi="Calibri" w:cs="Calibri"/>
          <w:color w:val="000000"/>
          <w:shd w:val="clear" w:color="auto" w:fill="FFFFFF"/>
        </w:rPr>
        <w:t> </w:t>
      </w:r>
    </w:p>
    <w:p w14:paraId="3124C481" w14:textId="77777777" w:rsidR="00202DCF" w:rsidRPr="00440F3E" w:rsidRDefault="00202DCF" w:rsidP="00440F3E">
      <w:pPr>
        <w:spacing w:after="0" w:line="360" w:lineRule="auto"/>
        <w:rPr>
          <w:rFonts w:ascii="Calibri" w:hAnsi="Calibri" w:cs="Calibri"/>
          <w:b/>
          <w:bCs/>
        </w:rPr>
      </w:pPr>
    </w:p>
    <w:p w14:paraId="6A934554" w14:textId="77777777" w:rsidR="00202DCF" w:rsidRPr="00440F3E" w:rsidRDefault="00202DCF" w:rsidP="00440F3E">
      <w:pPr>
        <w:spacing w:after="0" w:line="360" w:lineRule="auto"/>
        <w:rPr>
          <w:rFonts w:ascii="Calibri" w:hAnsi="Calibri" w:cs="Calibri"/>
          <w:b/>
          <w:bCs/>
        </w:rPr>
      </w:pPr>
      <w:r w:rsidRPr="00440F3E">
        <w:rPr>
          <w:rFonts w:ascii="Calibri" w:hAnsi="Calibri" w:cs="Calibri"/>
          <w:b/>
          <w:bCs/>
        </w:rPr>
        <w:t>Regulatory Changes</w:t>
      </w:r>
    </w:p>
    <w:p w14:paraId="2ED797C2" w14:textId="092C8E02" w:rsidR="00202DCF" w:rsidRPr="00440F3E" w:rsidRDefault="00202DCF" w:rsidP="00440F3E">
      <w:pPr>
        <w:spacing w:after="0" w:line="360" w:lineRule="auto"/>
        <w:rPr>
          <w:rFonts w:ascii="Calibri" w:hAnsi="Calibri" w:cs="Calibri"/>
        </w:rPr>
      </w:pPr>
      <w:r w:rsidRPr="00440F3E">
        <w:rPr>
          <w:rFonts w:ascii="Calibri" w:hAnsi="Calibri" w:cs="Calibri"/>
        </w:rPr>
        <w:t>In April of 2019</w:t>
      </w:r>
      <w:r w:rsidRPr="00422F04">
        <w:rPr>
          <w:rFonts w:ascii="Calibri" w:hAnsi="Calibri" w:cs="Calibri"/>
          <w:highlight w:val="yellow"/>
        </w:rPr>
        <w:t xml:space="preserve">, </w:t>
      </w:r>
      <w:commentRangeStart w:id="35"/>
      <w:commentRangeStart w:id="36"/>
      <w:r w:rsidRPr="00422F04">
        <w:rPr>
          <w:rFonts w:ascii="Calibri" w:hAnsi="Calibri" w:cs="Calibri"/>
          <w:highlight w:val="yellow"/>
        </w:rPr>
        <w:t>the</w:t>
      </w:r>
      <w:commentRangeEnd w:id="35"/>
      <w:r w:rsidR="00BF236A" w:rsidRPr="00422F04">
        <w:rPr>
          <w:rStyle w:val="CommentReference"/>
          <w:highlight w:val="yellow"/>
        </w:rPr>
        <w:commentReference w:id="35"/>
      </w:r>
      <w:commentRangeEnd w:id="36"/>
      <w:r w:rsidR="00422F04">
        <w:rPr>
          <w:rStyle w:val="CommentReference"/>
        </w:rPr>
        <w:commentReference w:id="36"/>
      </w:r>
      <w:r w:rsidRPr="00422F04">
        <w:rPr>
          <w:rFonts w:ascii="Calibri" w:hAnsi="Calibri" w:cs="Calibri"/>
          <w:highlight w:val="yellow"/>
        </w:rPr>
        <w:t xml:space="preserve"> </w:t>
      </w:r>
      <w:r w:rsidR="00A87D87" w:rsidRPr="00422F04">
        <w:rPr>
          <w:rFonts w:ascii="Calibri" w:hAnsi="Calibri" w:cs="Calibri"/>
          <w:highlight w:val="yellow"/>
        </w:rPr>
        <w:t xml:space="preserve">US </w:t>
      </w:r>
      <w:r w:rsidRPr="00422F04">
        <w:rPr>
          <w:rFonts w:ascii="Calibri" w:hAnsi="Calibri" w:cs="Calibri"/>
          <w:highlight w:val="yellow"/>
        </w:rPr>
        <w:t xml:space="preserve">Food and Drug Administration </w:t>
      </w:r>
      <w:r w:rsidR="00DA65F3" w:rsidRPr="00422F04">
        <w:rPr>
          <w:rFonts w:ascii="Calibri" w:hAnsi="Calibri" w:cs="Calibri"/>
          <w:highlight w:val="yellow"/>
        </w:rPr>
        <w:t xml:space="preserve">recommended </w:t>
      </w:r>
      <w:r w:rsidRPr="00422F04">
        <w:rPr>
          <w:rFonts w:ascii="Calibri" w:hAnsi="Calibri" w:cs="Calibri"/>
          <w:highlight w:val="yellow"/>
        </w:rPr>
        <w:t>revising its regulations to revoke Code 21 of the Code of Federal Regulations</w:t>
      </w:r>
      <w:r w:rsidRPr="00440F3E">
        <w:rPr>
          <w:rFonts w:ascii="Calibri" w:hAnsi="Calibri" w:cs="Calibri"/>
        </w:rPr>
        <w:t>.</w:t>
      </w:r>
      <w:r w:rsidR="003123E7" w:rsidRPr="00440F3E">
        <w:rPr>
          <w:rStyle w:val="EndnoteReference"/>
          <w:rFonts w:ascii="Calibri" w:hAnsi="Calibri" w:cs="Calibri"/>
        </w:rPr>
        <w:t>5</w:t>
      </w:r>
      <w:r w:rsidRPr="00440F3E">
        <w:rPr>
          <w:rFonts w:ascii="Calibri" w:hAnsi="Calibri" w:cs="Calibri"/>
        </w:rPr>
        <w:t xml:space="preserve"> This involved the elimination of the endorsement</w:t>
      </w:r>
      <w:r w:rsidR="005E12EA">
        <w:rPr>
          <w:rFonts w:ascii="Calibri" w:hAnsi="Calibri" w:cs="Calibri"/>
        </w:rPr>
        <w:t xml:space="preserve"> </w:t>
      </w:r>
      <w:r w:rsidRPr="00440F3E">
        <w:rPr>
          <w:rFonts w:ascii="Calibri" w:hAnsi="Calibri" w:cs="Calibri"/>
        </w:rPr>
        <w:t xml:space="preserve">that </w:t>
      </w:r>
      <w:proofErr w:type="gramStart"/>
      <w:r w:rsidRPr="00440F3E">
        <w:rPr>
          <w:rFonts w:ascii="Calibri" w:hAnsi="Calibri" w:cs="Calibri"/>
        </w:rPr>
        <w:t>lead</w:t>
      </w:r>
      <w:proofErr w:type="gramEnd"/>
      <w:r w:rsidRPr="00440F3E">
        <w:rPr>
          <w:rFonts w:ascii="Calibri" w:hAnsi="Calibri" w:cs="Calibri"/>
        </w:rPr>
        <w:t xml:space="preserve"> shielding should be </w:t>
      </w:r>
      <w:r w:rsidR="00B17D43">
        <w:rPr>
          <w:rFonts w:ascii="Calibri" w:hAnsi="Calibri" w:cs="Calibri"/>
        </w:rPr>
        <w:t>use</w:t>
      </w:r>
      <w:r w:rsidR="00B17D43" w:rsidRPr="00440F3E">
        <w:rPr>
          <w:rFonts w:ascii="Calibri" w:hAnsi="Calibri" w:cs="Calibri"/>
        </w:rPr>
        <w:t xml:space="preserve">d </w:t>
      </w:r>
      <w:r w:rsidRPr="00440F3E">
        <w:rPr>
          <w:rFonts w:ascii="Calibri" w:hAnsi="Calibri" w:cs="Calibri"/>
        </w:rPr>
        <w:t xml:space="preserve">to shield the gonads during pelvic and abdominal imaging. This measure has been delayed due to the </w:t>
      </w:r>
      <w:r w:rsidR="00B17D43" w:rsidRPr="00440F3E">
        <w:rPr>
          <w:rFonts w:ascii="Calibri" w:hAnsi="Calibri" w:cs="Calibri"/>
        </w:rPr>
        <w:t>C</w:t>
      </w:r>
      <w:r w:rsidR="00B17D43">
        <w:rPr>
          <w:rFonts w:ascii="Calibri" w:hAnsi="Calibri" w:cs="Calibri"/>
        </w:rPr>
        <w:t>OVID-</w:t>
      </w:r>
      <w:r w:rsidRPr="00440F3E">
        <w:rPr>
          <w:rFonts w:ascii="Calibri" w:hAnsi="Calibri" w:cs="Calibri"/>
        </w:rPr>
        <w:t>19 pandemic. The Conference of Radiation Control Program Directors</w:t>
      </w:r>
      <w:r w:rsidR="00B17D43">
        <w:rPr>
          <w:rFonts w:ascii="Calibri" w:hAnsi="Calibri" w:cs="Calibri"/>
        </w:rPr>
        <w:t>, Inc.</w:t>
      </w:r>
      <w:r w:rsidRPr="00440F3E">
        <w:rPr>
          <w:rFonts w:ascii="Calibri" w:hAnsi="Calibri" w:cs="Calibri"/>
        </w:rPr>
        <w:t xml:space="preserve"> publishes </w:t>
      </w:r>
      <w:r w:rsidR="00B17D43">
        <w:rPr>
          <w:rFonts w:ascii="Calibri" w:hAnsi="Calibri" w:cs="Calibri"/>
        </w:rPr>
        <w:t>“</w:t>
      </w:r>
      <w:r w:rsidRPr="00FC20BE">
        <w:rPr>
          <w:rFonts w:ascii="Calibri" w:hAnsi="Calibri" w:cs="Calibri"/>
        </w:rPr>
        <w:t>Suggested State Regulations for Radiation Control Programs</w:t>
      </w:r>
      <w:r w:rsidR="00B17D43">
        <w:rPr>
          <w:rFonts w:ascii="Calibri" w:hAnsi="Calibri" w:cs="Calibri"/>
        </w:rPr>
        <w:t>”</w:t>
      </w:r>
      <w:r w:rsidRPr="00440F3E">
        <w:rPr>
          <w:rFonts w:ascii="Calibri" w:hAnsi="Calibri" w:cs="Calibri"/>
        </w:rPr>
        <w:t xml:space="preserve"> for each state to endorse and </w:t>
      </w:r>
      <w:r w:rsidR="00B17D43">
        <w:rPr>
          <w:rFonts w:ascii="Calibri" w:hAnsi="Calibri" w:cs="Calibri"/>
        </w:rPr>
        <w:t xml:space="preserve">to </w:t>
      </w:r>
      <w:r w:rsidRPr="00440F3E">
        <w:rPr>
          <w:rFonts w:ascii="Calibri" w:hAnsi="Calibri" w:cs="Calibri"/>
        </w:rPr>
        <w:t xml:space="preserve">promote consistency of radiation control rules and regulations. Again, the AAPM declared that gonadal shielding offers little to no benefit to patients' health and might </w:t>
      </w:r>
      <w:proofErr w:type="gramStart"/>
      <w:r w:rsidRPr="00440F3E">
        <w:rPr>
          <w:rFonts w:ascii="Calibri" w:hAnsi="Calibri" w:cs="Calibri"/>
        </w:rPr>
        <w:t>actually be</w:t>
      </w:r>
      <w:proofErr w:type="gramEnd"/>
      <w:r w:rsidRPr="00440F3E">
        <w:rPr>
          <w:rFonts w:ascii="Calibri" w:hAnsi="Calibri" w:cs="Calibri"/>
        </w:rPr>
        <w:t xml:space="preserve"> harmful under particular conditions.</w:t>
      </w:r>
      <w:r w:rsidR="003123E7" w:rsidRPr="00440F3E">
        <w:rPr>
          <w:rStyle w:val="EndnoteReference"/>
          <w:rFonts w:ascii="Calibri" w:hAnsi="Calibri" w:cs="Calibri"/>
        </w:rPr>
        <w:t>1</w:t>
      </w:r>
      <w:r w:rsidR="005E12EA">
        <w:rPr>
          <w:rFonts w:ascii="Calibri" w:hAnsi="Calibri" w:cs="Calibri"/>
          <w:vertAlign w:val="superscript"/>
        </w:rPr>
        <w:t xml:space="preserve"> </w:t>
      </w:r>
      <w:r w:rsidRPr="00440F3E">
        <w:rPr>
          <w:rFonts w:ascii="Calibri" w:hAnsi="Calibri" w:cs="Calibri"/>
        </w:rPr>
        <w:t xml:space="preserve">The </w:t>
      </w:r>
      <w:commentRangeStart w:id="37"/>
      <w:commentRangeStart w:id="38"/>
      <w:r w:rsidRPr="00440F3E">
        <w:rPr>
          <w:rFonts w:ascii="Calibri" w:hAnsi="Calibri" w:cs="Calibri"/>
        </w:rPr>
        <w:t xml:space="preserve">NCRP recommends </w:t>
      </w:r>
      <w:commentRangeEnd w:id="37"/>
      <w:r w:rsidR="00EF54B2">
        <w:rPr>
          <w:rStyle w:val="CommentReference"/>
        </w:rPr>
        <w:commentReference w:id="37"/>
      </w:r>
      <w:commentRangeEnd w:id="38"/>
      <w:r w:rsidR="00422F04">
        <w:rPr>
          <w:rStyle w:val="CommentReference"/>
        </w:rPr>
        <w:commentReference w:id="38"/>
      </w:r>
      <w:r w:rsidRPr="00440F3E">
        <w:rPr>
          <w:rFonts w:ascii="Calibri" w:hAnsi="Calibri" w:cs="Calibri"/>
        </w:rPr>
        <w:t>that state regulations be revised to follow NCRP endorsements for routine shielding of patients during pelvic and abdominal imaging.</w:t>
      </w:r>
      <w:r w:rsidR="003123E7" w:rsidRPr="00440F3E">
        <w:rPr>
          <w:rStyle w:val="EndnoteReference"/>
          <w:rFonts w:ascii="Calibri" w:hAnsi="Calibri" w:cs="Calibri"/>
        </w:rPr>
        <w:t>3</w:t>
      </w:r>
    </w:p>
    <w:p w14:paraId="1FE5CB10" w14:textId="77777777" w:rsidR="00202DCF" w:rsidRPr="00440F3E" w:rsidRDefault="00202DCF" w:rsidP="00440F3E">
      <w:pPr>
        <w:spacing w:after="0" w:line="360" w:lineRule="auto"/>
        <w:rPr>
          <w:rFonts w:ascii="Calibri" w:hAnsi="Calibri" w:cs="Calibri"/>
          <w:b/>
          <w:bCs/>
        </w:rPr>
      </w:pPr>
    </w:p>
    <w:p w14:paraId="4DABF9A1" w14:textId="77777777" w:rsidR="00202DCF" w:rsidRPr="00440F3E" w:rsidRDefault="00202DCF" w:rsidP="00440F3E">
      <w:pPr>
        <w:spacing w:after="0" w:line="360" w:lineRule="auto"/>
        <w:rPr>
          <w:rFonts w:ascii="Calibri" w:hAnsi="Calibri" w:cs="Calibri"/>
          <w:b/>
          <w:bCs/>
        </w:rPr>
      </w:pPr>
      <w:r w:rsidRPr="00440F3E">
        <w:rPr>
          <w:rFonts w:ascii="Calibri" w:hAnsi="Calibri" w:cs="Calibri"/>
          <w:b/>
          <w:bCs/>
        </w:rPr>
        <w:t>AAPM CARES Committee</w:t>
      </w:r>
    </w:p>
    <w:p w14:paraId="59948701" w14:textId="5DF0E36A" w:rsidR="00202DCF" w:rsidRPr="00440F3E" w:rsidRDefault="00202DCF" w:rsidP="00440F3E">
      <w:pPr>
        <w:spacing w:after="0" w:line="360" w:lineRule="auto"/>
        <w:rPr>
          <w:rFonts w:ascii="Calibri" w:hAnsi="Calibri" w:cs="Calibri"/>
        </w:rPr>
      </w:pPr>
      <w:r w:rsidRPr="00440F3E">
        <w:rPr>
          <w:rFonts w:ascii="Calibri" w:hAnsi="Calibri" w:cs="Calibri"/>
        </w:rPr>
        <w:lastRenderedPageBreak/>
        <w:t>As a result of</w:t>
      </w:r>
      <w:r w:rsidR="0002491A" w:rsidRPr="00440F3E">
        <w:rPr>
          <w:rFonts w:ascii="Calibri" w:hAnsi="Calibri" w:cs="Calibri"/>
        </w:rPr>
        <w:t xml:space="preserve"> </w:t>
      </w:r>
      <w:r w:rsidRPr="00440F3E">
        <w:rPr>
          <w:rFonts w:ascii="Calibri" w:hAnsi="Calibri" w:cs="Calibri"/>
        </w:rPr>
        <w:t>dialog</w:t>
      </w:r>
      <w:r w:rsidR="00EF54B2">
        <w:rPr>
          <w:rFonts w:ascii="Calibri" w:hAnsi="Calibri" w:cs="Calibri"/>
        </w:rPr>
        <w:t>ue</w:t>
      </w:r>
      <w:r w:rsidRPr="00440F3E">
        <w:rPr>
          <w:rFonts w:ascii="Calibri" w:hAnsi="Calibri" w:cs="Calibri"/>
        </w:rPr>
        <w:t xml:space="preserve"> from the radiologic technology community, including technologists, educators, professional organizations, and textbook authors, the AAPM created the Communicating Advances in Radiation Education for Shielding (CARES) committee to work together on the </w:t>
      </w:r>
      <w:r w:rsidR="00EF54B2">
        <w:rPr>
          <w:rFonts w:ascii="Calibri" w:hAnsi="Calibri" w:cs="Calibri"/>
        </w:rPr>
        <w:t>e</w:t>
      </w:r>
      <w:r w:rsidR="00EF54B2" w:rsidRPr="00440F3E">
        <w:rPr>
          <w:rFonts w:ascii="Calibri" w:hAnsi="Calibri" w:cs="Calibri"/>
        </w:rPr>
        <w:t xml:space="preserve">ffect </w:t>
      </w:r>
      <w:r w:rsidRPr="00440F3E">
        <w:rPr>
          <w:rFonts w:ascii="Calibri" w:hAnsi="Calibri" w:cs="Calibri"/>
        </w:rPr>
        <w:t>and inadvertent results of stopping routine shielding during diagnostic imaging examinations.</w:t>
      </w:r>
      <w:r w:rsidR="003123E7" w:rsidRPr="00440F3E">
        <w:rPr>
          <w:rStyle w:val="EndnoteReference"/>
          <w:rFonts w:ascii="Calibri" w:hAnsi="Calibri" w:cs="Calibri"/>
        </w:rPr>
        <w:t>4</w:t>
      </w:r>
      <w:r w:rsidR="007F1267" w:rsidRPr="00440F3E">
        <w:rPr>
          <w:rFonts w:ascii="Calibri" w:hAnsi="Calibri" w:cs="Calibri"/>
          <w:vertAlign w:val="superscript"/>
        </w:rPr>
        <w:t>,</w:t>
      </w:r>
      <w:r w:rsidR="003123E7" w:rsidRPr="00440F3E">
        <w:rPr>
          <w:rStyle w:val="EndnoteReference"/>
          <w:rFonts w:ascii="Calibri" w:hAnsi="Calibri" w:cs="Calibri"/>
        </w:rPr>
        <w:t>20</w:t>
      </w:r>
      <w:r w:rsidR="00F57C25" w:rsidRPr="00440F3E">
        <w:rPr>
          <w:rFonts w:ascii="Calibri" w:hAnsi="Calibri" w:cs="Calibri"/>
        </w:rPr>
        <w:t xml:space="preserve"> </w:t>
      </w:r>
      <w:r w:rsidRPr="00440F3E">
        <w:rPr>
          <w:rFonts w:ascii="Calibri" w:hAnsi="Calibri" w:cs="Calibri"/>
        </w:rPr>
        <w:t>In doing so, the CARES committee brought together professionals from various areas of the radiologic science profession to encourage discussions, collect varied viewpoints, examine possible changes to clinical practice, and create templates for policies and procedures to be used in diverse clinical facilities.</w:t>
      </w:r>
      <w:r w:rsidR="003123E7" w:rsidRPr="00440F3E">
        <w:rPr>
          <w:rStyle w:val="EndnoteReference"/>
          <w:rFonts w:ascii="Calibri" w:hAnsi="Calibri" w:cs="Calibri"/>
        </w:rPr>
        <w:t>21</w:t>
      </w:r>
      <w:r w:rsidRPr="00440F3E">
        <w:rPr>
          <w:rFonts w:ascii="Calibri" w:hAnsi="Calibri" w:cs="Calibri"/>
        </w:rPr>
        <w:t xml:space="preserve"> Today, the CARES committee involves individuals from more than 14 professional associations worldwide, representing radiologic technologists, physicists, radiologists, and associatio</w:t>
      </w:r>
      <w:r w:rsidR="00DA65F3">
        <w:rPr>
          <w:rFonts w:ascii="Calibri" w:hAnsi="Calibri" w:cs="Calibri"/>
        </w:rPr>
        <w:t>n</w:t>
      </w:r>
      <w:r w:rsidRPr="00440F3E">
        <w:rPr>
          <w:rFonts w:ascii="Calibri" w:hAnsi="Calibri" w:cs="Calibri"/>
        </w:rPr>
        <w:t>s that direct educational programs for radiologists, radiologic technologists, and state regulators.</w:t>
      </w:r>
      <w:r w:rsidR="003123E7" w:rsidRPr="00440F3E">
        <w:rPr>
          <w:rStyle w:val="EndnoteReference"/>
          <w:rFonts w:ascii="Calibri" w:hAnsi="Calibri" w:cs="Calibri"/>
        </w:rPr>
        <w:t>4</w:t>
      </w:r>
      <w:r w:rsidRPr="00440F3E">
        <w:rPr>
          <w:rFonts w:ascii="Calibri" w:hAnsi="Calibri" w:cs="Calibri"/>
        </w:rPr>
        <w:t xml:space="preserve"> </w:t>
      </w:r>
    </w:p>
    <w:p w14:paraId="1744B4B3" w14:textId="77777777" w:rsidR="00202DCF" w:rsidRPr="00440F3E" w:rsidRDefault="00202DCF" w:rsidP="00440F3E">
      <w:pPr>
        <w:spacing w:after="0" w:line="360" w:lineRule="auto"/>
        <w:rPr>
          <w:rFonts w:ascii="Calibri" w:hAnsi="Calibri" w:cs="Calibri"/>
          <w:b/>
          <w:bCs/>
        </w:rPr>
      </w:pPr>
    </w:p>
    <w:p w14:paraId="2BE38B84" w14:textId="55E5F5FD" w:rsidR="003E12CE" w:rsidRPr="00440F3E" w:rsidRDefault="00A910FA" w:rsidP="00440F3E">
      <w:pPr>
        <w:spacing w:after="0" w:line="360" w:lineRule="auto"/>
        <w:rPr>
          <w:rFonts w:ascii="Calibri" w:hAnsi="Calibri" w:cs="Calibri"/>
          <w:b/>
          <w:bCs/>
        </w:rPr>
      </w:pPr>
      <w:r w:rsidRPr="00440F3E">
        <w:rPr>
          <w:rFonts w:ascii="Calibri" w:hAnsi="Calibri" w:cs="Calibri"/>
          <w:b/>
          <w:bCs/>
        </w:rPr>
        <w:t>Technologists</w:t>
      </w:r>
      <w:r w:rsidR="009425F2" w:rsidRPr="00440F3E">
        <w:rPr>
          <w:rFonts w:ascii="Calibri" w:hAnsi="Calibri" w:cs="Calibri"/>
          <w:b/>
          <w:bCs/>
        </w:rPr>
        <w:t>’</w:t>
      </w:r>
      <w:r w:rsidRPr="00440F3E">
        <w:rPr>
          <w:rFonts w:ascii="Calibri" w:hAnsi="Calibri" w:cs="Calibri"/>
          <w:b/>
          <w:bCs/>
        </w:rPr>
        <w:t xml:space="preserve"> Perspective</w:t>
      </w:r>
    </w:p>
    <w:p w14:paraId="4ED5729C" w14:textId="67281A3A" w:rsidR="00C172FD" w:rsidRPr="00440F3E" w:rsidRDefault="008D0423" w:rsidP="00440F3E">
      <w:pPr>
        <w:spacing w:after="0" w:line="360" w:lineRule="auto"/>
        <w:rPr>
          <w:rFonts w:ascii="Calibri" w:hAnsi="Calibri" w:cs="Calibri"/>
        </w:rPr>
      </w:pPr>
      <w:r w:rsidRPr="00440F3E">
        <w:rPr>
          <w:rFonts w:ascii="Calibri" w:hAnsi="Calibri" w:cs="Calibri"/>
        </w:rPr>
        <w:t>The notion of</w:t>
      </w:r>
      <w:r w:rsidRPr="00440F3E">
        <w:rPr>
          <w:rFonts w:ascii="Calibri" w:hAnsi="Calibri" w:cs="Calibri"/>
          <w:b/>
          <w:bCs/>
        </w:rPr>
        <w:t xml:space="preserve"> </w:t>
      </w:r>
      <w:r w:rsidRPr="00440F3E">
        <w:rPr>
          <w:rFonts w:ascii="Calibri" w:hAnsi="Calibri" w:cs="Calibri"/>
        </w:rPr>
        <w:t xml:space="preserve">eliminating </w:t>
      </w:r>
      <w:r w:rsidR="00EF54B2">
        <w:rPr>
          <w:rFonts w:ascii="Calibri" w:hAnsi="Calibri" w:cs="Calibri"/>
        </w:rPr>
        <w:t xml:space="preserve">patient </w:t>
      </w:r>
      <w:r w:rsidRPr="00440F3E">
        <w:rPr>
          <w:rFonts w:ascii="Calibri" w:hAnsi="Calibri" w:cs="Calibri"/>
        </w:rPr>
        <w:t xml:space="preserve">shielding </w:t>
      </w:r>
      <w:r w:rsidR="00A910FA" w:rsidRPr="00440F3E">
        <w:rPr>
          <w:rFonts w:ascii="Calibri" w:hAnsi="Calibri" w:cs="Calibri"/>
        </w:rPr>
        <w:t xml:space="preserve">is a </w:t>
      </w:r>
      <w:r w:rsidRPr="00440F3E">
        <w:rPr>
          <w:rFonts w:ascii="Calibri" w:hAnsi="Calibri" w:cs="Calibri"/>
        </w:rPr>
        <w:t xml:space="preserve">significant </w:t>
      </w:r>
      <w:r w:rsidR="00A910FA" w:rsidRPr="00440F3E">
        <w:rPr>
          <w:rFonts w:ascii="Calibri" w:hAnsi="Calibri" w:cs="Calibri"/>
        </w:rPr>
        <w:t xml:space="preserve">shift in clinical practice, and </w:t>
      </w:r>
      <w:r w:rsidRPr="00440F3E">
        <w:rPr>
          <w:rFonts w:ascii="Calibri" w:hAnsi="Calibri" w:cs="Calibri"/>
        </w:rPr>
        <w:t xml:space="preserve">execution </w:t>
      </w:r>
      <w:r w:rsidR="00A910FA" w:rsidRPr="00440F3E">
        <w:rPr>
          <w:rFonts w:ascii="Calibri" w:hAnsi="Calibri" w:cs="Calibri"/>
        </w:rPr>
        <w:t>will take time</w:t>
      </w:r>
      <w:r w:rsidRPr="00440F3E">
        <w:rPr>
          <w:rFonts w:ascii="Calibri" w:hAnsi="Calibri" w:cs="Calibri"/>
        </w:rPr>
        <w:t xml:space="preserve"> and education to all stakeholders</w:t>
      </w:r>
      <w:r w:rsidR="00A910FA" w:rsidRPr="00440F3E">
        <w:rPr>
          <w:rFonts w:ascii="Calibri" w:hAnsi="Calibri" w:cs="Calibri"/>
        </w:rPr>
        <w:t>.</w:t>
      </w:r>
      <w:r w:rsidR="003123E7" w:rsidRPr="00440F3E">
        <w:rPr>
          <w:rStyle w:val="EndnoteReference"/>
          <w:rFonts w:ascii="Calibri" w:hAnsi="Calibri" w:cs="Calibri"/>
        </w:rPr>
        <w:t>6</w:t>
      </w:r>
      <w:r w:rsidR="00A910FA" w:rsidRPr="00440F3E">
        <w:rPr>
          <w:rFonts w:ascii="Calibri" w:hAnsi="Calibri" w:cs="Calibri"/>
        </w:rPr>
        <w:t xml:space="preserve"> At facilities nationwide, policies and procedures will need to be revised to reflect current practice. </w:t>
      </w:r>
      <w:r w:rsidR="006E2E8C" w:rsidRPr="00440F3E">
        <w:rPr>
          <w:rFonts w:ascii="Calibri" w:hAnsi="Calibri" w:cs="Calibri"/>
        </w:rPr>
        <w:t xml:space="preserve">The CARES </w:t>
      </w:r>
      <w:r w:rsidR="00EF54B2">
        <w:rPr>
          <w:rFonts w:ascii="Calibri" w:hAnsi="Calibri" w:cs="Calibri"/>
        </w:rPr>
        <w:t>c</w:t>
      </w:r>
      <w:r w:rsidR="00EF54B2" w:rsidRPr="00440F3E">
        <w:rPr>
          <w:rFonts w:ascii="Calibri" w:hAnsi="Calibri" w:cs="Calibri"/>
        </w:rPr>
        <w:t xml:space="preserve">ommittee </w:t>
      </w:r>
      <w:r w:rsidR="006E2E8C" w:rsidRPr="00440F3E">
        <w:rPr>
          <w:rFonts w:ascii="Calibri" w:hAnsi="Calibri" w:cs="Calibri"/>
        </w:rPr>
        <w:t xml:space="preserve">developed a </w:t>
      </w:r>
      <w:r w:rsidRPr="00440F3E">
        <w:rPr>
          <w:rFonts w:ascii="Calibri" w:hAnsi="Calibri" w:cs="Calibri"/>
        </w:rPr>
        <w:t xml:space="preserve">set </w:t>
      </w:r>
      <w:r w:rsidR="006E2E8C" w:rsidRPr="00440F3E">
        <w:rPr>
          <w:rFonts w:ascii="Calibri" w:hAnsi="Calibri" w:cs="Calibri"/>
        </w:rPr>
        <w:t>of modules to provide information and education for technologists and other health</w:t>
      </w:r>
      <w:r w:rsidR="00EF54B2">
        <w:rPr>
          <w:rFonts w:ascii="Calibri" w:hAnsi="Calibri" w:cs="Calibri"/>
        </w:rPr>
        <w:t xml:space="preserve"> </w:t>
      </w:r>
      <w:r w:rsidR="006E2E8C" w:rsidRPr="00440F3E">
        <w:rPr>
          <w:rFonts w:ascii="Calibri" w:hAnsi="Calibri" w:cs="Calibri"/>
        </w:rPr>
        <w:t xml:space="preserve">care professionals </w:t>
      </w:r>
      <w:r w:rsidR="00681B8F" w:rsidRPr="00440F3E">
        <w:rPr>
          <w:rFonts w:ascii="Calibri" w:hAnsi="Calibri" w:cs="Calibri"/>
        </w:rPr>
        <w:t>regarding</w:t>
      </w:r>
      <w:r w:rsidR="006E2E8C" w:rsidRPr="00440F3E">
        <w:rPr>
          <w:rFonts w:ascii="Calibri" w:hAnsi="Calibri" w:cs="Calibri"/>
        </w:rPr>
        <w:t xml:space="preserve"> the changes to shielding policies, the </w:t>
      </w:r>
      <w:r w:rsidR="00681B8F" w:rsidRPr="00440F3E">
        <w:rPr>
          <w:rFonts w:ascii="Calibri" w:hAnsi="Calibri" w:cs="Calibri"/>
        </w:rPr>
        <w:t>radiologic technologist</w:t>
      </w:r>
      <w:r w:rsidR="00E11DC9" w:rsidRPr="00440F3E">
        <w:rPr>
          <w:rFonts w:ascii="Calibri" w:hAnsi="Calibri" w:cs="Calibri"/>
        </w:rPr>
        <w:t>'</w:t>
      </w:r>
      <w:r w:rsidR="00EF54B2">
        <w:rPr>
          <w:rFonts w:ascii="Calibri" w:hAnsi="Calibri" w:cs="Calibri"/>
        </w:rPr>
        <w:t>s</w:t>
      </w:r>
      <w:r w:rsidR="006E2E8C" w:rsidRPr="00440F3E">
        <w:rPr>
          <w:rFonts w:ascii="Calibri" w:hAnsi="Calibri" w:cs="Calibri"/>
        </w:rPr>
        <w:t xml:space="preserve"> role in </w:t>
      </w:r>
      <w:r w:rsidR="00EF54B2">
        <w:rPr>
          <w:rFonts w:ascii="Calibri" w:hAnsi="Calibri" w:cs="Calibri"/>
        </w:rPr>
        <w:t xml:space="preserve">managing </w:t>
      </w:r>
      <w:r w:rsidR="006E2E8C" w:rsidRPr="00440F3E">
        <w:rPr>
          <w:rFonts w:ascii="Calibri" w:hAnsi="Calibri" w:cs="Calibri"/>
        </w:rPr>
        <w:t>safety and image quality, and how to effectively communicate the shielding changes with patients and parents/guardians.</w:t>
      </w:r>
      <w:r w:rsidR="003123E7" w:rsidRPr="00440F3E">
        <w:rPr>
          <w:rStyle w:val="EndnoteReference"/>
          <w:rFonts w:ascii="Calibri" w:hAnsi="Calibri" w:cs="Calibri"/>
        </w:rPr>
        <w:t>4</w:t>
      </w:r>
      <w:r w:rsidR="00860935" w:rsidRPr="00440F3E">
        <w:rPr>
          <w:rFonts w:ascii="Calibri" w:hAnsi="Calibri" w:cs="Calibri"/>
          <w:vertAlign w:val="superscript"/>
        </w:rPr>
        <w:t>,</w:t>
      </w:r>
      <w:r w:rsidR="003123E7" w:rsidRPr="00440F3E">
        <w:rPr>
          <w:rStyle w:val="EndnoteReference"/>
          <w:rFonts w:ascii="Calibri" w:hAnsi="Calibri" w:cs="Calibri"/>
        </w:rPr>
        <w:t>6</w:t>
      </w:r>
      <w:r w:rsidR="00A910FA" w:rsidRPr="00440F3E">
        <w:rPr>
          <w:rFonts w:ascii="Calibri" w:hAnsi="Calibri" w:cs="Calibri"/>
        </w:rPr>
        <w:t xml:space="preserve"> </w:t>
      </w:r>
    </w:p>
    <w:p w14:paraId="6AFF625E" w14:textId="77777777" w:rsidR="00414DEA" w:rsidRPr="00440F3E" w:rsidRDefault="00414DEA" w:rsidP="00440F3E">
      <w:pPr>
        <w:spacing w:after="0" w:line="360" w:lineRule="auto"/>
        <w:rPr>
          <w:rFonts w:ascii="Calibri" w:hAnsi="Calibri" w:cs="Calibri"/>
        </w:rPr>
      </w:pPr>
    </w:p>
    <w:p w14:paraId="10F6C8B6" w14:textId="6954F004" w:rsidR="006E2E8C" w:rsidRPr="00440F3E" w:rsidRDefault="008D0423" w:rsidP="00440F3E">
      <w:pPr>
        <w:spacing w:after="0" w:line="360" w:lineRule="auto"/>
        <w:rPr>
          <w:rFonts w:ascii="Calibri" w:hAnsi="Calibri" w:cs="Calibri"/>
        </w:rPr>
      </w:pPr>
      <w:proofErr w:type="gramStart"/>
      <w:r w:rsidRPr="00440F3E">
        <w:rPr>
          <w:rFonts w:ascii="Calibri" w:hAnsi="Calibri" w:cs="Calibri"/>
        </w:rPr>
        <w:t>During the course of</w:t>
      </w:r>
      <w:proofErr w:type="gramEnd"/>
      <w:r w:rsidRPr="00440F3E">
        <w:rPr>
          <w:rFonts w:ascii="Calibri" w:hAnsi="Calibri" w:cs="Calibri"/>
        </w:rPr>
        <w:t xml:space="preserve"> a day, r</w:t>
      </w:r>
      <w:r w:rsidR="00A910FA" w:rsidRPr="00440F3E">
        <w:rPr>
          <w:rFonts w:ascii="Calibri" w:hAnsi="Calibri" w:cs="Calibri"/>
        </w:rPr>
        <w:t>adiologic technologist</w:t>
      </w:r>
      <w:r w:rsidRPr="00440F3E">
        <w:rPr>
          <w:rFonts w:ascii="Calibri" w:hAnsi="Calibri" w:cs="Calibri"/>
        </w:rPr>
        <w:t>s have numerous patient interactions, and this will be a new concept for patients as well</w:t>
      </w:r>
      <w:r w:rsidR="003F1CD9" w:rsidRPr="00440F3E">
        <w:rPr>
          <w:rFonts w:ascii="Calibri" w:hAnsi="Calibri" w:cs="Calibri"/>
        </w:rPr>
        <w:t>.</w:t>
      </w:r>
      <w:r w:rsidR="003123E7" w:rsidRPr="00440F3E">
        <w:rPr>
          <w:rStyle w:val="EndnoteReference"/>
          <w:rFonts w:ascii="Calibri" w:hAnsi="Calibri" w:cs="Calibri"/>
        </w:rPr>
        <w:t>2</w:t>
      </w:r>
      <w:r w:rsidR="00A910FA" w:rsidRPr="00440F3E">
        <w:rPr>
          <w:rFonts w:ascii="Calibri" w:hAnsi="Calibri" w:cs="Calibri"/>
          <w:vertAlign w:val="superscript"/>
        </w:rPr>
        <w:t xml:space="preserve"> </w:t>
      </w:r>
      <w:r w:rsidR="003F1CD9" w:rsidRPr="00440F3E">
        <w:rPr>
          <w:rFonts w:ascii="Calibri" w:hAnsi="Calibri" w:cs="Calibri"/>
          <w:highlight w:val="yellow"/>
        </w:rPr>
        <w:t>C</w:t>
      </w:r>
      <w:r w:rsidR="00DD5BFC" w:rsidRPr="00440F3E">
        <w:rPr>
          <w:rFonts w:ascii="Calibri" w:hAnsi="Calibri" w:cs="Calibri"/>
          <w:highlight w:val="yellow"/>
        </w:rPr>
        <w:t xml:space="preserve">ommunication is </w:t>
      </w:r>
      <w:r w:rsidR="003F1CD9" w:rsidRPr="00440F3E">
        <w:rPr>
          <w:rFonts w:ascii="Calibri" w:hAnsi="Calibri" w:cs="Calibri"/>
          <w:highlight w:val="yellow"/>
        </w:rPr>
        <w:t>a critical component when</w:t>
      </w:r>
      <w:r w:rsidR="00DD5BFC" w:rsidRPr="00440F3E">
        <w:rPr>
          <w:rFonts w:ascii="Calibri" w:hAnsi="Calibri" w:cs="Calibri"/>
          <w:highlight w:val="yellow"/>
        </w:rPr>
        <w:t xml:space="preserve"> carrying out the changes in shielding policies.</w:t>
      </w:r>
      <w:r w:rsidR="00DD5BFC" w:rsidRPr="00440F3E">
        <w:rPr>
          <w:rFonts w:ascii="Calibri" w:hAnsi="Calibri" w:cs="Calibri"/>
        </w:rPr>
        <w:t xml:space="preserve"> </w:t>
      </w:r>
      <w:r w:rsidR="00E11DC9" w:rsidRPr="00440F3E">
        <w:rPr>
          <w:rFonts w:ascii="Calibri" w:hAnsi="Calibri" w:cs="Calibri"/>
        </w:rPr>
        <w:t xml:space="preserve">Suppose a patient requests </w:t>
      </w:r>
      <w:r w:rsidRPr="00440F3E">
        <w:rPr>
          <w:rFonts w:ascii="Calibri" w:hAnsi="Calibri" w:cs="Calibri"/>
        </w:rPr>
        <w:t>a lead apron</w:t>
      </w:r>
      <w:r w:rsidR="00E11DC9" w:rsidRPr="00440F3E">
        <w:rPr>
          <w:rFonts w:ascii="Calibri" w:hAnsi="Calibri" w:cs="Calibri"/>
        </w:rPr>
        <w:t>. In that case</w:t>
      </w:r>
      <w:r w:rsidR="00A910FA" w:rsidRPr="00440F3E">
        <w:rPr>
          <w:rFonts w:ascii="Calibri" w:hAnsi="Calibri" w:cs="Calibri"/>
        </w:rPr>
        <w:t xml:space="preserve">, the radiologic technologist should </w:t>
      </w:r>
      <w:r w:rsidR="003F1CD9" w:rsidRPr="00440F3E">
        <w:rPr>
          <w:rFonts w:ascii="Calibri" w:hAnsi="Calibri" w:cs="Calibri"/>
        </w:rPr>
        <w:t>answer the patient’s questions and</w:t>
      </w:r>
      <w:r w:rsidRPr="00440F3E">
        <w:rPr>
          <w:rFonts w:ascii="Calibri" w:hAnsi="Calibri" w:cs="Calibri"/>
        </w:rPr>
        <w:t xml:space="preserve"> explain </w:t>
      </w:r>
      <w:r w:rsidR="00A910FA" w:rsidRPr="00440F3E">
        <w:rPr>
          <w:rFonts w:ascii="Calibri" w:hAnsi="Calibri" w:cs="Calibri"/>
        </w:rPr>
        <w:t>the benefits</w:t>
      </w:r>
      <w:r w:rsidRPr="00440F3E">
        <w:rPr>
          <w:rFonts w:ascii="Calibri" w:hAnsi="Calibri" w:cs="Calibri"/>
        </w:rPr>
        <w:t xml:space="preserve"> </w:t>
      </w:r>
      <w:r w:rsidR="00D15C4F" w:rsidRPr="00440F3E">
        <w:rPr>
          <w:rFonts w:ascii="Calibri" w:hAnsi="Calibri" w:cs="Calibri"/>
        </w:rPr>
        <w:t xml:space="preserve">and risks </w:t>
      </w:r>
      <w:r w:rsidRPr="00440F3E">
        <w:rPr>
          <w:rFonts w:ascii="Calibri" w:hAnsi="Calibri" w:cs="Calibri"/>
        </w:rPr>
        <w:t>of shielding</w:t>
      </w:r>
      <w:r w:rsidR="00A910FA" w:rsidRPr="00440F3E">
        <w:rPr>
          <w:rFonts w:ascii="Calibri" w:hAnsi="Calibri" w:cs="Calibri"/>
        </w:rPr>
        <w:t xml:space="preserve">. Shielding may be </w:t>
      </w:r>
      <w:r w:rsidRPr="00440F3E">
        <w:rPr>
          <w:rFonts w:ascii="Calibri" w:hAnsi="Calibri" w:cs="Calibri"/>
        </w:rPr>
        <w:t xml:space="preserve">acceptable </w:t>
      </w:r>
      <w:r w:rsidR="00A910FA" w:rsidRPr="00440F3E">
        <w:rPr>
          <w:rFonts w:ascii="Calibri" w:hAnsi="Calibri" w:cs="Calibri"/>
        </w:rPr>
        <w:t xml:space="preserve">when it </w:t>
      </w:r>
      <w:r w:rsidR="00E11DC9" w:rsidRPr="00440F3E">
        <w:rPr>
          <w:rFonts w:ascii="Calibri" w:hAnsi="Calibri" w:cs="Calibri"/>
        </w:rPr>
        <w:t>does</w:t>
      </w:r>
      <w:r w:rsidR="00A910FA" w:rsidRPr="00440F3E">
        <w:rPr>
          <w:rFonts w:ascii="Calibri" w:hAnsi="Calibri" w:cs="Calibri"/>
        </w:rPr>
        <w:t xml:space="preserve"> not </w:t>
      </w:r>
      <w:r w:rsidRPr="00440F3E">
        <w:rPr>
          <w:rFonts w:ascii="Calibri" w:hAnsi="Calibri" w:cs="Calibri"/>
        </w:rPr>
        <w:t xml:space="preserve">hinder </w:t>
      </w:r>
      <w:r w:rsidR="00A910FA" w:rsidRPr="00440F3E">
        <w:rPr>
          <w:rFonts w:ascii="Calibri" w:hAnsi="Calibri" w:cs="Calibri"/>
        </w:rPr>
        <w:t xml:space="preserve">the </w:t>
      </w:r>
      <w:r w:rsidRPr="00440F3E">
        <w:rPr>
          <w:rFonts w:ascii="Calibri" w:hAnsi="Calibri" w:cs="Calibri"/>
        </w:rPr>
        <w:t xml:space="preserve">reason for </w:t>
      </w:r>
      <w:r w:rsidR="00A910FA" w:rsidRPr="00440F3E">
        <w:rPr>
          <w:rFonts w:ascii="Calibri" w:hAnsi="Calibri" w:cs="Calibri"/>
        </w:rPr>
        <w:t>the exam</w:t>
      </w:r>
      <w:r w:rsidR="00C536FE">
        <w:rPr>
          <w:rFonts w:ascii="Calibri" w:hAnsi="Calibri" w:cs="Calibri"/>
        </w:rPr>
        <w:t>ination</w:t>
      </w:r>
      <w:r w:rsidR="00A910FA" w:rsidRPr="00440F3E">
        <w:rPr>
          <w:rFonts w:ascii="Calibri" w:hAnsi="Calibri" w:cs="Calibri"/>
        </w:rPr>
        <w:t xml:space="preserve">; however, consistency is </w:t>
      </w:r>
      <w:r w:rsidR="00E11DC9" w:rsidRPr="00440F3E">
        <w:rPr>
          <w:rFonts w:ascii="Calibri" w:hAnsi="Calibri" w:cs="Calibri"/>
        </w:rPr>
        <w:t>essential</w:t>
      </w:r>
      <w:r w:rsidR="00A910FA" w:rsidRPr="00440F3E">
        <w:rPr>
          <w:rFonts w:ascii="Calibri" w:hAnsi="Calibri" w:cs="Calibri"/>
        </w:rPr>
        <w:t xml:space="preserve"> so</w:t>
      </w:r>
      <w:r w:rsidR="00657F5B">
        <w:rPr>
          <w:rFonts w:ascii="Calibri" w:hAnsi="Calibri" w:cs="Calibri"/>
        </w:rPr>
        <w:t xml:space="preserve"> that</w:t>
      </w:r>
      <w:r w:rsidR="00A910FA" w:rsidRPr="00440F3E">
        <w:rPr>
          <w:rFonts w:ascii="Calibri" w:hAnsi="Calibri" w:cs="Calibri"/>
        </w:rPr>
        <w:t xml:space="preserve"> patients are not confused. </w:t>
      </w:r>
      <w:r w:rsidR="00E11DC9" w:rsidRPr="00440F3E">
        <w:rPr>
          <w:rFonts w:ascii="Calibri" w:hAnsi="Calibri" w:cs="Calibri"/>
        </w:rPr>
        <w:t xml:space="preserve">Suppose </w:t>
      </w:r>
      <w:r w:rsidRPr="00440F3E">
        <w:rPr>
          <w:rFonts w:ascii="Calibri" w:hAnsi="Calibri" w:cs="Calibri"/>
        </w:rPr>
        <w:t>a patient will not consent to the exam</w:t>
      </w:r>
      <w:r w:rsidR="00C536FE">
        <w:rPr>
          <w:rFonts w:ascii="Calibri" w:hAnsi="Calibri" w:cs="Calibri"/>
        </w:rPr>
        <w:t>ination</w:t>
      </w:r>
      <w:r w:rsidRPr="00440F3E">
        <w:rPr>
          <w:rFonts w:ascii="Calibri" w:hAnsi="Calibri" w:cs="Calibri"/>
        </w:rPr>
        <w:t xml:space="preserve"> unless a shield is provided</w:t>
      </w:r>
      <w:r w:rsidR="00E11DC9" w:rsidRPr="00440F3E">
        <w:rPr>
          <w:rFonts w:ascii="Calibri" w:hAnsi="Calibri" w:cs="Calibri"/>
        </w:rPr>
        <w:t>. In that case</w:t>
      </w:r>
      <w:r w:rsidR="00A910FA" w:rsidRPr="00440F3E">
        <w:rPr>
          <w:rFonts w:ascii="Calibri" w:hAnsi="Calibri" w:cs="Calibri"/>
        </w:rPr>
        <w:t xml:space="preserve">, shielding should adhere to institutional policies that </w:t>
      </w:r>
      <w:r w:rsidRPr="00440F3E">
        <w:rPr>
          <w:rFonts w:ascii="Calibri" w:hAnsi="Calibri" w:cs="Calibri"/>
        </w:rPr>
        <w:t xml:space="preserve">reduce </w:t>
      </w:r>
      <w:r w:rsidR="00A910FA" w:rsidRPr="00440F3E">
        <w:rPr>
          <w:rFonts w:ascii="Calibri" w:hAnsi="Calibri" w:cs="Calibri"/>
        </w:rPr>
        <w:t>or</w:t>
      </w:r>
      <w:r w:rsidRPr="00440F3E">
        <w:rPr>
          <w:rFonts w:ascii="Calibri" w:hAnsi="Calibri" w:cs="Calibri"/>
        </w:rPr>
        <w:t xml:space="preserve"> remove </w:t>
      </w:r>
      <w:r w:rsidR="00A910FA" w:rsidRPr="00440F3E">
        <w:rPr>
          <w:rFonts w:ascii="Calibri" w:hAnsi="Calibri" w:cs="Calibri"/>
        </w:rPr>
        <w:t xml:space="preserve">the </w:t>
      </w:r>
      <w:r w:rsidRPr="00440F3E">
        <w:rPr>
          <w:rFonts w:ascii="Calibri" w:hAnsi="Calibri" w:cs="Calibri"/>
        </w:rPr>
        <w:t xml:space="preserve">detrimental effect </w:t>
      </w:r>
      <w:r w:rsidR="00A910FA" w:rsidRPr="00440F3E">
        <w:rPr>
          <w:rFonts w:ascii="Calibri" w:hAnsi="Calibri" w:cs="Calibri"/>
        </w:rPr>
        <w:t xml:space="preserve">on </w:t>
      </w:r>
      <w:r w:rsidRPr="00440F3E">
        <w:rPr>
          <w:rFonts w:ascii="Calibri" w:hAnsi="Calibri" w:cs="Calibri"/>
        </w:rPr>
        <w:t xml:space="preserve">the </w:t>
      </w:r>
      <w:r w:rsidR="00A910FA" w:rsidRPr="00440F3E">
        <w:rPr>
          <w:rFonts w:ascii="Calibri" w:hAnsi="Calibri" w:cs="Calibri"/>
        </w:rPr>
        <w:t>diagnostic potential</w:t>
      </w:r>
      <w:r w:rsidRPr="00440F3E">
        <w:rPr>
          <w:rFonts w:ascii="Calibri" w:hAnsi="Calibri" w:cs="Calibri"/>
        </w:rPr>
        <w:t xml:space="preserve"> of the examination</w:t>
      </w:r>
      <w:r w:rsidR="00A910FA" w:rsidRPr="00440F3E">
        <w:rPr>
          <w:rFonts w:ascii="Calibri" w:hAnsi="Calibri" w:cs="Calibri"/>
        </w:rPr>
        <w:t xml:space="preserve">. </w:t>
      </w:r>
    </w:p>
    <w:p w14:paraId="710D2559" w14:textId="77777777" w:rsidR="00414DEA" w:rsidRPr="00440F3E" w:rsidRDefault="00414DEA" w:rsidP="00440F3E">
      <w:pPr>
        <w:spacing w:after="0" w:line="360" w:lineRule="auto"/>
        <w:rPr>
          <w:rFonts w:ascii="Calibri" w:hAnsi="Calibri" w:cs="Calibri"/>
        </w:rPr>
      </w:pPr>
    </w:p>
    <w:p w14:paraId="76FAD38C" w14:textId="13E9472E" w:rsidR="00002471" w:rsidRPr="00440F3E" w:rsidRDefault="00A910FA" w:rsidP="00440F3E">
      <w:pPr>
        <w:spacing w:after="0" w:line="360" w:lineRule="auto"/>
        <w:rPr>
          <w:rFonts w:ascii="Calibri" w:hAnsi="Calibri" w:cs="Calibri"/>
        </w:rPr>
      </w:pPr>
      <w:r w:rsidRPr="00440F3E">
        <w:rPr>
          <w:rFonts w:ascii="Calibri" w:hAnsi="Calibri" w:cs="Calibri"/>
          <w:highlight w:val="yellow"/>
        </w:rPr>
        <w:t>There are ways the radio</w:t>
      </w:r>
      <w:r w:rsidR="00681B8F" w:rsidRPr="00440F3E">
        <w:rPr>
          <w:rFonts w:ascii="Calibri" w:hAnsi="Calibri" w:cs="Calibri"/>
          <w:highlight w:val="yellow"/>
        </w:rPr>
        <w:t xml:space="preserve">logic technologist </w:t>
      </w:r>
      <w:r w:rsidRPr="00440F3E">
        <w:rPr>
          <w:rFonts w:ascii="Calibri" w:hAnsi="Calibri" w:cs="Calibri"/>
          <w:highlight w:val="yellow"/>
        </w:rPr>
        <w:t xml:space="preserve">can protect the patient </w:t>
      </w:r>
      <w:r w:rsidR="00771717" w:rsidRPr="00440F3E">
        <w:rPr>
          <w:rFonts w:ascii="Calibri" w:hAnsi="Calibri" w:cs="Calibri"/>
          <w:highlight w:val="yellow"/>
        </w:rPr>
        <w:t>more effectively</w:t>
      </w:r>
      <w:r w:rsidRPr="00440F3E">
        <w:rPr>
          <w:rFonts w:ascii="Calibri" w:hAnsi="Calibri" w:cs="Calibri"/>
          <w:highlight w:val="yellow"/>
        </w:rPr>
        <w:t xml:space="preserve"> than </w:t>
      </w:r>
      <w:r w:rsidR="003F1CD9" w:rsidRPr="00440F3E">
        <w:rPr>
          <w:rFonts w:ascii="Calibri" w:hAnsi="Calibri" w:cs="Calibri"/>
          <w:highlight w:val="yellow"/>
        </w:rPr>
        <w:t xml:space="preserve">by </w:t>
      </w:r>
      <w:r w:rsidRPr="00440F3E">
        <w:rPr>
          <w:rFonts w:ascii="Calibri" w:hAnsi="Calibri" w:cs="Calibri"/>
          <w:highlight w:val="yellow"/>
        </w:rPr>
        <w:t>providing gonadal shielding</w:t>
      </w:r>
      <w:r w:rsidR="00771717" w:rsidRPr="00440F3E">
        <w:rPr>
          <w:rFonts w:ascii="Calibri" w:hAnsi="Calibri" w:cs="Calibri"/>
        </w:rPr>
        <w:t>.</w:t>
      </w:r>
      <w:r w:rsidR="003123E7" w:rsidRPr="00440F3E">
        <w:rPr>
          <w:rStyle w:val="EndnoteReference"/>
          <w:rFonts w:ascii="Calibri" w:hAnsi="Calibri" w:cs="Calibri"/>
        </w:rPr>
        <w:t>6</w:t>
      </w:r>
      <w:r w:rsidRPr="00440F3E">
        <w:rPr>
          <w:rFonts w:ascii="Calibri" w:hAnsi="Calibri" w:cs="Calibri"/>
        </w:rPr>
        <w:t xml:space="preserve"> </w:t>
      </w:r>
      <w:r w:rsidR="00771717" w:rsidRPr="00440F3E">
        <w:rPr>
          <w:rFonts w:ascii="Calibri" w:hAnsi="Calibri" w:cs="Calibri"/>
        </w:rPr>
        <w:t>B</w:t>
      </w:r>
      <w:r w:rsidRPr="00440F3E">
        <w:rPr>
          <w:rFonts w:ascii="Calibri" w:hAnsi="Calibri" w:cs="Calibri"/>
        </w:rPr>
        <w:t>y decreasing the production of internal scatter and protecting unnecessary anatomy from exposure</w:t>
      </w:r>
      <w:r w:rsidR="00771717" w:rsidRPr="00440F3E">
        <w:rPr>
          <w:rFonts w:ascii="Calibri" w:hAnsi="Calibri" w:cs="Calibri"/>
        </w:rPr>
        <w:t xml:space="preserve">, </w:t>
      </w:r>
      <w:r w:rsidR="003F1CD9" w:rsidRPr="00440F3E">
        <w:rPr>
          <w:rFonts w:ascii="Calibri" w:hAnsi="Calibri" w:cs="Calibri"/>
        </w:rPr>
        <w:t>radiologic technologists</w:t>
      </w:r>
      <w:r w:rsidR="00771717" w:rsidRPr="00440F3E">
        <w:rPr>
          <w:rFonts w:ascii="Calibri" w:hAnsi="Calibri" w:cs="Calibri"/>
        </w:rPr>
        <w:t xml:space="preserve"> can </w:t>
      </w:r>
      <w:r w:rsidR="00E11DC9" w:rsidRPr="00440F3E">
        <w:rPr>
          <w:rFonts w:ascii="Calibri" w:hAnsi="Calibri" w:cs="Calibri"/>
        </w:rPr>
        <w:t>exponentially reduce the patient's risk</w:t>
      </w:r>
      <w:r w:rsidRPr="00440F3E">
        <w:rPr>
          <w:rFonts w:ascii="Calibri" w:hAnsi="Calibri" w:cs="Calibri"/>
        </w:rPr>
        <w:t xml:space="preserve">. </w:t>
      </w:r>
      <w:r w:rsidR="00E11DC9" w:rsidRPr="00440F3E">
        <w:rPr>
          <w:rFonts w:ascii="Calibri" w:hAnsi="Calibri" w:cs="Calibri"/>
        </w:rPr>
        <w:t>R</w:t>
      </w:r>
      <w:r w:rsidRPr="00440F3E">
        <w:rPr>
          <w:rFonts w:ascii="Calibri" w:hAnsi="Calibri" w:cs="Calibri"/>
        </w:rPr>
        <w:t>adio</w:t>
      </w:r>
      <w:r w:rsidR="00681B8F" w:rsidRPr="00440F3E">
        <w:rPr>
          <w:rFonts w:ascii="Calibri" w:hAnsi="Calibri" w:cs="Calibri"/>
        </w:rPr>
        <w:t>logic technologists</w:t>
      </w:r>
      <w:r w:rsidR="00E11DC9" w:rsidRPr="00440F3E">
        <w:rPr>
          <w:rFonts w:ascii="Calibri" w:hAnsi="Calibri" w:cs="Calibri"/>
        </w:rPr>
        <w:t xml:space="preserve"> </w:t>
      </w:r>
      <w:r w:rsidRPr="00440F3E">
        <w:rPr>
          <w:rFonts w:ascii="Calibri" w:hAnsi="Calibri" w:cs="Calibri"/>
        </w:rPr>
        <w:t xml:space="preserve">should perform the procedure, center to the anatomy of interest and the image receptor, </w:t>
      </w:r>
      <w:r w:rsidRPr="00440F3E">
        <w:rPr>
          <w:rFonts w:ascii="Calibri" w:hAnsi="Calibri" w:cs="Calibri"/>
        </w:rPr>
        <w:lastRenderedPageBreak/>
        <w:t xml:space="preserve">perform proper collimation, select optimum exposure factors, minimize artifacts, and perform </w:t>
      </w:r>
      <w:r w:rsidR="00E11DC9" w:rsidRPr="00440F3E">
        <w:rPr>
          <w:rFonts w:ascii="Calibri" w:hAnsi="Calibri" w:cs="Calibri"/>
        </w:rPr>
        <w:t>appropriate</w:t>
      </w:r>
      <w:r w:rsidRPr="00440F3E">
        <w:rPr>
          <w:rFonts w:ascii="Calibri" w:hAnsi="Calibri" w:cs="Calibri"/>
        </w:rPr>
        <w:t xml:space="preserve"> image processing and analysis.</w:t>
      </w:r>
      <w:r w:rsidR="003123E7" w:rsidRPr="00440F3E">
        <w:rPr>
          <w:rStyle w:val="EndnoteReference"/>
          <w:rFonts w:ascii="Calibri" w:hAnsi="Calibri" w:cs="Calibri"/>
        </w:rPr>
        <w:t>13</w:t>
      </w:r>
      <w:r w:rsidRPr="00440F3E">
        <w:rPr>
          <w:rFonts w:ascii="Calibri" w:hAnsi="Calibri" w:cs="Calibri"/>
        </w:rPr>
        <w:t xml:space="preserve"> A</w:t>
      </w:r>
      <w:r w:rsidR="00E11DC9" w:rsidRPr="00440F3E">
        <w:rPr>
          <w:rFonts w:ascii="Calibri" w:hAnsi="Calibri" w:cs="Calibri"/>
        </w:rPr>
        <w:t>gain</w:t>
      </w:r>
      <w:r w:rsidRPr="00440F3E">
        <w:rPr>
          <w:rFonts w:ascii="Calibri" w:hAnsi="Calibri" w:cs="Calibri"/>
        </w:rPr>
        <w:t xml:space="preserve">, the dose outside the FOV is negligible, so if technologists can ensure through proper centering, collimation, and technique that unnecessary anatomy is outside the FOV, the </w:t>
      </w:r>
      <w:r w:rsidR="00536E45" w:rsidRPr="00440F3E">
        <w:rPr>
          <w:rFonts w:ascii="Calibri" w:hAnsi="Calibri" w:cs="Calibri"/>
        </w:rPr>
        <w:t xml:space="preserve">radiation </w:t>
      </w:r>
      <w:r w:rsidRPr="00440F3E">
        <w:rPr>
          <w:rFonts w:ascii="Calibri" w:hAnsi="Calibri" w:cs="Calibri"/>
        </w:rPr>
        <w:t xml:space="preserve">risk to the patient drops considerably, not only from exposure to the primary beam but </w:t>
      </w:r>
      <w:r w:rsidR="00771717" w:rsidRPr="00440F3E">
        <w:rPr>
          <w:rFonts w:ascii="Calibri" w:hAnsi="Calibri" w:cs="Calibri"/>
        </w:rPr>
        <w:t>also</w:t>
      </w:r>
      <w:r w:rsidRPr="00440F3E">
        <w:rPr>
          <w:rFonts w:ascii="Calibri" w:hAnsi="Calibri" w:cs="Calibri"/>
        </w:rPr>
        <w:t xml:space="preserve"> the amount of internal scatter being produced.</w:t>
      </w:r>
      <w:r w:rsidR="003F1CD9" w:rsidRPr="00440F3E">
        <w:rPr>
          <w:rFonts w:ascii="Calibri" w:hAnsi="Calibri" w:cs="Calibri"/>
        </w:rPr>
        <w:t xml:space="preserve"> Also, in the last 50 years, </w:t>
      </w:r>
      <w:r w:rsidR="00C536FE">
        <w:rPr>
          <w:rFonts w:ascii="Calibri" w:hAnsi="Calibri" w:cs="Calibri"/>
        </w:rPr>
        <w:t xml:space="preserve">3 </w:t>
      </w:r>
      <w:r w:rsidR="003F1CD9" w:rsidRPr="00440F3E">
        <w:rPr>
          <w:rFonts w:ascii="Calibri" w:hAnsi="Calibri" w:cs="Calibri"/>
        </w:rPr>
        <w:t xml:space="preserve">developments have drastically </w:t>
      </w:r>
      <w:r w:rsidR="008D0423" w:rsidRPr="00440F3E">
        <w:rPr>
          <w:rFonts w:ascii="Calibri" w:hAnsi="Calibri" w:cs="Calibri"/>
        </w:rPr>
        <w:t xml:space="preserve">decreased </w:t>
      </w:r>
      <w:r w:rsidR="003F1CD9" w:rsidRPr="00440F3E">
        <w:rPr>
          <w:rFonts w:ascii="Calibri" w:hAnsi="Calibri" w:cs="Calibri"/>
        </w:rPr>
        <w:t xml:space="preserve">patient </w:t>
      </w:r>
      <w:r w:rsidR="00F1067C" w:rsidRPr="00440F3E">
        <w:rPr>
          <w:rFonts w:ascii="Calibri" w:hAnsi="Calibri" w:cs="Calibri"/>
        </w:rPr>
        <w:t>exposure</w:t>
      </w:r>
      <w:r w:rsidR="003F1CD9" w:rsidRPr="00440F3E">
        <w:rPr>
          <w:rFonts w:ascii="Calibri" w:hAnsi="Calibri" w:cs="Calibri"/>
        </w:rPr>
        <w:t xml:space="preserve"> during imaging examinations</w:t>
      </w:r>
      <w:r w:rsidR="00C536FE">
        <w:rPr>
          <w:rFonts w:ascii="Calibri" w:hAnsi="Calibri" w:cs="Calibri"/>
        </w:rPr>
        <w:t xml:space="preserve">: </w:t>
      </w:r>
      <w:r w:rsidR="00F1067C" w:rsidRPr="00440F3E">
        <w:rPr>
          <w:rFonts w:ascii="Calibri" w:hAnsi="Calibri" w:cs="Calibri"/>
        </w:rPr>
        <w:t>advancements in image receptors,</w:t>
      </w:r>
      <w:r w:rsidR="003F1CD9" w:rsidRPr="00440F3E">
        <w:rPr>
          <w:rFonts w:ascii="Calibri" w:hAnsi="Calibri" w:cs="Calibri"/>
        </w:rPr>
        <w:t xml:space="preserve"> </w:t>
      </w:r>
      <w:r w:rsidR="00F1067C" w:rsidRPr="00440F3E">
        <w:rPr>
          <w:rFonts w:ascii="Calibri" w:hAnsi="Calibri" w:cs="Calibri"/>
        </w:rPr>
        <w:t>more efficien</w:t>
      </w:r>
      <w:r w:rsidR="00C536FE">
        <w:rPr>
          <w:rFonts w:ascii="Calibri" w:hAnsi="Calibri" w:cs="Calibri"/>
        </w:rPr>
        <w:t>t</w:t>
      </w:r>
      <w:r w:rsidR="00F1067C" w:rsidRPr="00440F3E">
        <w:rPr>
          <w:rFonts w:ascii="Calibri" w:hAnsi="Calibri" w:cs="Calibri"/>
        </w:rPr>
        <w:t xml:space="preserve"> </w:t>
      </w:r>
      <w:r w:rsidR="003F1CD9" w:rsidRPr="00440F3E">
        <w:rPr>
          <w:rFonts w:ascii="Calibri" w:hAnsi="Calibri" w:cs="Calibri"/>
        </w:rPr>
        <w:t>x-ray generators</w:t>
      </w:r>
      <w:r w:rsidR="00C536FE">
        <w:rPr>
          <w:rFonts w:ascii="Calibri" w:hAnsi="Calibri" w:cs="Calibri"/>
        </w:rPr>
        <w:t>;</w:t>
      </w:r>
      <w:r w:rsidR="00F1067C" w:rsidRPr="00440F3E">
        <w:rPr>
          <w:rFonts w:ascii="Calibri" w:hAnsi="Calibri" w:cs="Calibri"/>
        </w:rPr>
        <w:t xml:space="preserve"> and increased filtration of the x-ray beam</w:t>
      </w:r>
      <w:r w:rsidR="00445333" w:rsidRPr="00440F3E">
        <w:rPr>
          <w:rFonts w:ascii="Calibri" w:hAnsi="Calibri" w:cs="Calibri"/>
        </w:rPr>
        <w:t>.</w:t>
      </w:r>
      <w:r w:rsidR="003123E7" w:rsidRPr="00440F3E">
        <w:rPr>
          <w:rStyle w:val="EndnoteReference"/>
          <w:rFonts w:ascii="Calibri" w:hAnsi="Calibri" w:cs="Calibri"/>
        </w:rPr>
        <w:t>3</w:t>
      </w:r>
      <w:r w:rsidR="00445333" w:rsidRPr="00440F3E">
        <w:rPr>
          <w:rFonts w:ascii="Calibri" w:hAnsi="Calibri" w:cs="Calibri"/>
        </w:rPr>
        <w:t xml:space="preserve"> </w:t>
      </w:r>
      <w:r w:rsidR="003F1CD9" w:rsidRPr="00440F3E">
        <w:rPr>
          <w:rFonts w:ascii="Calibri" w:hAnsi="Calibri" w:cs="Calibri"/>
        </w:rPr>
        <w:t>Due to these developments, a smaller dose of radiation is needed</w:t>
      </w:r>
      <w:r w:rsidR="00C536FE" w:rsidRPr="00C536FE">
        <w:rPr>
          <w:rFonts w:ascii="Calibri" w:hAnsi="Calibri" w:cs="Calibri"/>
        </w:rPr>
        <w:t xml:space="preserve"> </w:t>
      </w:r>
      <w:r w:rsidR="00C536FE" w:rsidRPr="00440F3E">
        <w:rPr>
          <w:rFonts w:ascii="Calibri" w:hAnsi="Calibri" w:cs="Calibri"/>
        </w:rPr>
        <w:t>to produce a quality image</w:t>
      </w:r>
      <w:r w:rsidR="00C536FE">
        <w:rPr>
          <w:rFonts w:ascii="Calibri" w:hAnsi="Calibri" w:cs="Calibri"/>
        </w:rPr>
        <w:t xml:space="preserve"> today</w:t>
      </w:r>
      <w:r w:rsidR="003F1CD9" w:rsidRPr="00440F3E">
        <w:rPr>
          <w:rFonts w:ascii="Calibri" w:hAnsi="Calibri" w:cs="Calibri"/>
        </w:rPr>
        <w:t xml:space="preserve">. </w:t>
      </w:r>
    </w:p>
    <w:p w14:paraId="5F54FEED" w14:textId="77777777" w:rsidR="000943C6" w:rsidRPr="00440F3E" w:rsidRDefault="000943C6" w:rsidP="00440F3E">
      <w:pPr>
        <w:spacing w:after="0" w:line="360" w:lineRule="auto"/>
        <w:rPr>
          <w:rFonts w:ascii="Calibri" w:hAnsi="Calibri" w:cs="Calibri"/>
        </w:rPr>
      </w:pPr>
    </w:p>
    <w:p w14:paraId="6B3B20DE" w14:textId="66DE64A1" w:rsidR="008532EC" w:rsidRPr="00440F3E" w:rsidRDefault="008532EC" w:rsidP="00440F3E">
      <w:pPr>
        <w:spacing w:after="0" w:line="360" w:lineRule="auto"/>
        <w:rPr>
          <w:rFonts w:ascii="Calibri" w:hAnsi="Calibri" w:cs="Calibri"/>
        </w:rPr>
      </w:pPr>
      <w:r w:rsidRPr="00440F3E">
        <w:rPr>
          <w:rFonts w:ascii="Calibri" w:hAnsi="Calibri" w:cs="Calibri"/>
        </w:rPr>
        <w:t xml:space="preserve">Even though the NCRP has recommended discontinuing patient gonadal and fetal shielding, radiologic technologists must continue to protect themselves from radiation exposure by </w:t>
      </w:r>
      <w:r w:rsidR="00C536FE" w:rsidRPr="00440F3E">
        <w:rPr>
          <w:rFonts w:ascii="Calibri" w:hAnsi="Calibri" w:cs="Calibri"/>
        </w:rPr>
        <w:t>u</w:t>
      </w:r>
      <w:r w:rsidR="00C536FE">
        <w:rPr>
          <w:rFonts w:ascii="Calibri" w:hAnsi="Calibri" w:cs="Calibri"/>
        </w:rPr>
        <w:t>s</w:t>
      </w:r>
      <w:r w:rsidR="00C536FE" w:rsidRPr="00440F3E">
        <w:rPr>
          <w:rFonts w:ascii="Calibri" w:hAnsi="Calibri" w:cs="Calibri"/>
        </w:rPr>
        <w:t xml:space="preserve">ing </w:t>
      </w:r>
      <w:r w:rsidRPr="00440F3E">
        <w:rPr>
          <w:rFonts w:ascii="Calibri" w:hAnsi="Calibri" w:cs="Calibri"/>
        </w:rPr>
        <w:t>protective apparel.</w:t>
      </w:r>
      <w:r w:rsidR="003123E7" w:rsidRPr="00440F3E">
        <w:rPr>
          <w:rStyle w:val="EndnoteReference"/>
          <w:rFonts w:ascii="Calibri" w:hAnsi="Calibri" w:cs="Calibri"/>
        </w:rPr>
        <w:t>17</w:t>
      </w:r>
      <w:bookmarkStart w:id="39" w:name="_Ref134789180"/>
      <w:r w:rsidR="007F1267" w:rsidRPr="00440F3E">
        <w:rPr>
          <w:rFonts w:ascii="Calibri" w:hAnsi="Calibri" w:cs="Calibri"/>
          <w:vertAlign w:val="superscript"/>
        </w:rPr>
        <w:t>,</w:t>
      </w:r>
      <w:r w:rsidR="00034B92" w:rsidRPr="00440F3E">
        <w:rPr>
          <w:rStyle w:val="EndnoteReference"/>
          <w:rFonts w:ascii="Calibri" w:hAnsi="Calibri" w:cs="Calibri"/>
        </w:rPr>
        <w:endnoteReference w:id="23"/>
      </w:r>
      <w:bookmarkEnd w:id="39"/>
      <w:r w:rsidR="00445333" w:rsidRPr="00440F3E">
        <w:rPr>
          <w:rFonts w:ascii="Calibri" w:hAnsi="Calibri" w:cs="Calibri"/>
          <w:vertAlign w:val="superscript"/>
        </w:rPr>
        <w:t xml:space="preserve"> </w:t>
      </w:r>
      <w:r w:rsidR="00F1067C" w:rsidRPr="00440F3E">
        <w:rPr>
          <w:rFonts w:ascii="Calibri" w:hAnsi="Calibri" w:cs="Calibri"/>
        </w:rPr>
        <w:t>Since</w:t>
      </w:r>
      <w:r w:rsidRPr="00440F3E">
        <w:rPr>
          <w:rFonts w:ascii="Calibri" w:hAnsi="Calibri" w:cs="Calibri"/>
        </w:rPr>
        <w:t xml:space="preserve"> scatter radiation </w:t>
      </w:r>
      <w:r w:rsidR="00F1067C" w:rsidRPr="00440F3E">
        <w:rPr>
          <w:rFonts w:ascii="Calibri" w:hAnsi="Calibri" w:cs="Calibri"/>
        </w:rPr>
        <w:t xml:space="preserve">from the patient is </w:t>
      </w:r>
      <w:r w:rsidRPr="00440F3E">
        <w:rPr>
          <w:rFonts w:ascii="Calibri" w:hAnsi="Calibri" w:cs="Calibri"/>
        </w:rPr>
        <w:t xml:space="preserve">the most significant </w:t>
      </w:r>
      <w:r w:rsidR="00F1067C" w:rsidRPr="00440F3E">
        <w:rPr>
          <w:rFonts w:ascii="Calibri" w:hAnsi="Calibri" w:cs="Calibri"/>
        </w:rPr>
        <w:t xml:space="preserve">work-related </w:t>
      </w:r>
      <w:r w:rsidRPr="00440F3E">
        <w:rPr>
          <w:rFonts w:ascii="Calibri" w:hAnsi="Calibri" w:cs="Calibri"/>
        </w:rPr>
        <w:t xml:space="preserve">hazard in diagnostic </w:t>
      </w:r>
      <w:r w:rsidR="00F1067C" w:rsidRPr="00440F3E">
        <w:rPr>
          <w:rFonts w:ascii="Calibri" w:hAnsi="Calibri" w:cs="Calibri"/>
        </w:rPr>
        <w:t>imaging</w:t>
      </w:r>
      <w:r w:rsidRPr="00440F3E">
        <w:rPr>
          <w:rFonts w:ascii="Calibri" w:hAnsi="Calibri" w:cs="Calibri"/>
        </w:rPr>
        <w:t xml:space="preserve">, any </w:t>
      </w:r>
      <w:r w:rsidR="00F1067C" w:rsidRPr="00440F3E">
        <w:rPr>
          <w:rFonts w:ascii="Calibri" w:hAnsi="Calibri" w:cs="Calibri"/>
        </w:rPr>
        <w:t>measure</w:t>
      </w:r>
      <w:r w:rsidRPr="00440F3E">
        <w:rPr>
          <w:rFonts w:ascii="Calibri" w:hAnsi="Calibri" w:cs="Calibri"/>
        </w:rPr>
        <w:t xml:space="preserve"> that </w:t>
      </w:r>
      <w:r w:rsidR="00F1067C" w:rsidRPr="00440F3E">
        <w:rPr>
          <w:rFonts w:ascii="Calibri" w:hAnsi="Calibri" w:cs="Calibri"/>
        </w:rPr>
        <w:t>reduces</w:t>
      </w:r>
      <w:r w:rsidRPr="00440F3E">
        <w:rPr>
          <w:rFonts w:ascii="Calibri" w:hAnsi="Calibri" w:cs="Calibri"/>
        </w:rPr>
        <w:t xml:space="preserve"> scattered radiation will </w:t>
      </w:r>
      <w:r w:rsidR="00F1067C" w:rsidRPr="00440F3E">
        <w:rPr>
          <w:rFonts w:ascii="Calibri" w:hAnsi="Calibri" w:cs="Calibri"/>
        </w:rPr>
        <w:t xml:space="preserve">drastically </w:t>
      </w:r>
      <w:r w:rsidRPr="00440F3E">
        <w:rPr>
          <w:rFonts w:ascii="Calibri" w:hAnsi="Calibri" w:cs="Calibri"/>
        </w:rPr>
        <w:t xml:space="preserve">reduce the occupational exposure of </w:t>
      </w:r>
      <w:r w:rsidR="00F1067C" w:rsidRPr="00440F3E">
        <w:rPr>
          <w:rFonts w:ascii="Calibri" w:hAnsi="Calibri" w:cs="Calibri"/>
        </w:rPr>
        <w:t>radiologic technologists</w:t>
      </w:r>
      <w:r w:rsidRPr="00440F3E">
        <w:rPr>
          <w:rFonts w:ascii="Calibri" w:hAnsi="Calibri" w:cs="Calibri"/>
        </w:rPr>
        <w:t>.</w:t>
      </w:r>
      <w:r w:rsidR="003123E7" w:rsidRPr="00440F3E">
        <w:rPr>
          <w:rStyle w:val="EndnoteReference"/>
          <w:rFonts w:ascii="Calibri" w:hAnsi="Calibri" w:cs="Calibri"/>
        </w:rPr>
        <w:t>22</w:t>
      </w:r>
      <w:r w:rsidR="005E12EA">
        <w:rPr>
          <w:rFonts w:ascii="Calibri" w:hAnsi="Calibri" w:cs="Calibri"/>
        </w:rPr>
        <w:t xml:space="preserve"> </w:t>
      </w:r>
    </w:p>
    <w:p w14:paraId="3F588CBC" w14:textId="77777777" w:rsidR="000943C6" w:rsidRPr="00440F3E" w:rsidRDefault="000943C6" w:rsidP="00440F3E">
      <w:pPr>
        <w:spacing w:after="0" w:line="360" w:lineRule="auto"/>
        <w:rPr>
          <w:rFonts w:ascii="Calibri" w:hAnsi="Calibri" w:cs="Calibri"/>
        </w:rPr>
      </w:pPr>
    </w:p>
    <w:p w14:paraId="14B4ECB0" w14:textId="6936ECAC" w:rsidR="00ED653A" w:rsidRPr="00440F3E" w:rsidRDefault="008532EC" w:rsidP="00440F3E">
      <w:pPr>
        <w:spacing w:after="0" w:line="360" w:lineRule="auto"/>
        <w:rPr>
          <w:rFonts w:ascii="Calibri" w:hAnsi="Calibri" w:cs="Calibri"/>
        </w:rPr>
      </w:pPr>
      <w:r w:rsidRPr="00440F3E">
        <w:rPr>
          <w:rFonts w:ascii="Calibri" w:hAnsi="Calibri" w:cs="Calibri"/>
        </w:rPr>
        <w:t xml:space="preserve">The best way for radiographers and radiologists to conscientiously employ the ALARA principle is to </w:t>
      </w:r>
      <w:r w:rsidR="00F1067C" w:rsidRPr="00440F3E">
        <w:rPr>
          <w:rFonts w:ascii="Calibri" w:hAnsi="Calibri" w:cs="Calibri"/>
        </w:rPr>
        <w:t>reduce</w:t>
      </w:r>
      <w:r w:rsidRPr="00440F3E">
        <w:rPr>
          <w:rFonts w:ascii="Calibri" w:hAnsi="Calibri" w:cs="Calibri"/>
        </w:rPr>
        <w:t xml:space="preserve"> exposure </w:t>
      </w:r>
      <w:r w:rsidR="00F1067C" w:rsidRPr="00440F3E">
        <w:rPr>
          <w:rFonts w:ascii="Calibri" w:hAnsi="Calibri" w:cs="Calibri"/>
        </w:rPr>
        <w:t>using all applicable radiation-control measures</w:t>
      </w:r>
      <w:r w:rsidR="003123E7" w:rsidRPr="00440F3E">
        <w:rPr>
          <w:rFonts w:ascii="Calibri" w:hAnsi="Calibri" w:cs="Calibri"/>
        </w:rPr>
        <w:t>.</w:t>
      </w:r>
      <w:r w:rsidR="003123E7" w:rsidRPr="00440F3E">
        <w:rPr>
          <w:rStyle w:val="EndnoteReference"/>
          <w:rFonts w:ascii="Calibri" w:hAnsi="Calibri" w:cs="Calibri"/>
        </w:rPr>
        <w:t>18</w:t>
      </w:r>
      <w:r w:rsidR="007F1267" w:rsidRPr="00440F3E">
        <w:rPr>
          <w:rFonts w:ascii="Calibri" w:hAnsi="Calibri" w:cs="Calibri"/>
          <w:vertAlign w:val="superscript"/>
        </w:rPr>
        <w:t>,</w:t>
      </w:r>
      <w:r w:rsidR="003123E7" w:rsidRPr="00440F3E">
        <w:rPr>
          <w:rStyle w:val="EndnoteReference"/>
          <w:rFonts w:ascii="Calibri" w:hAnsi="Calibri" w:cs="Calibri"/>
        </w:rPr>
        <w:t>22</w:t>
      </w:r>
      <w:r w:rsidRPr="00440F3E">
        <w:rPr>
          <w:rFonts w:ascii="Calibri" w:hAnsi="Calibri" w:cs="Calibri"/>
        </w:rPr>
        <w:t xml:space="preserve"> In addition to wearing protective apparel, radiologic technologists and radiologists should faithfully use time, distance, and shielding principles and adequately collimate the radiographic beam.</w:t>
      </w:r>
      <w:r w:rsidR="003123E7" w:rsidRPr="00440F3E">
        <w:rPr>
          <w:rStyle w:val="EndnoteReference"/>
          <w:rFonts w:ascii="Calibri" w:hAnsi="Calibri" w:cs="Calibri"/>
        </w:rPr>
        <w:t>22</w:t>
      </w:r>
      <w:r w:rsidR="00612D5A" w:rsidRPr="00440F3E">
        <w:rPr>
          <w:rFonts w:ascii="Calibri" w:hAnsi="Calibri" w:cs="Calibri"/>
        </w:rPr>
        <w:t xml:space="preserve"> </w:t>
      </w:r>
      <w:bookmarkStart w:id="40" w:name="_Hlk138136284"/>
      <w:commentRangeStart w:id="41"/>
      <w:r w:rsidRPr="00440F3E">
        <w:rPr>
          <w:rFonts w:ascii="Calibri" w:hAnsi="Calibri" w:cs="Calibri"/>
          <w:highlight w:val="green"/>
        </w:rPr>
        <w:t>Some x-ray procedures increase the radiologic technologist'</w:t>
      </w:r>
      <w:r w:rsidR="00C536FE">
        <w:rPr>
          <w:rFonts w:ascii="Calibri" w:hAnsi="Calibri" w:cs="Calibri"/>
          <w:highlight w:val="green"/>
        </w:rPr>
        <w:t>s</w:t>
      </w:r>
      <w:r w:rsidRPr="00440F3E">
        <w:rPr>
          <w:rFonts w:ascii="Calibri" w:hAnsi="Calibri" w:cs="Calibri"/>
          <w:highlight w:val="green"/>
        </w:rPr>
        <w:t xml:space="preserve"> risk of exposure due to scatter radiation. These procedures include </w:t>
      </w:r>
      <w:r w:rsidR="00F1067C" w:rsidRPr="00440F3E">
        <w:rPr>
          <w:rFonts w:ascii="Calibri" w:hAnsi="Calibri" w:cs="Calibri"/>
          <w:highlight w:val="green"/>
        </w:rPr>
        <w:t xml:space="preserve">mobile examinations, </w:t>
      </w:r>
      <w:r w:rsidRPr="00440F3E">
        <w:rPr>
          <w:rFonts w:ascii="Calibri" w:hAnsi="Calibri" w:cs="Calibri"/>
          <w:highlight w:val="green"/>
        </w:rPr>
        <w:t xml:space="preserve">general fluoroscopy, </w:t>
      </w:r>
      <w:r w:rsidR="00F1067C" w:rsidRPr="00440F3E">
        <w:rPr>
          <w:rFonts w:ascii="Calibri" w:hAnsi="Calibri" w:cs="Calibri"/>
          <w:highlight w:val="green"/>
        </w:rPr>
        <w:t xml:space="preserve">C-arm fluoroscopy, and </w:t>
      </w:r>
      <w:r w:rsidRPr="00440F3E">
        <w:rPr>
          <w:rFonts w:ascii="Calibri" w:hAnsi="Calibri" w:cs="Calibri"/>
          <w:highlight w:val="green"/>
        </w:rPr>
        <w:t>interventional procedures that employ high-level control fluoroscopy.</w:t>
      </w:r>
      <w:r w:rsidRPr="00440F3E">
        <w:rPr>
          <w:rFonts w:ascii="Calibri" w:hAnsi="Calibri" w:cs="Calibri"/>
        </w:rPr>
        <w:t xml:space="preserve"> </w:t>
      </w:r>
      <w:commentRangeEnd w:id="41"/>
      <w:r w:rsidR="00BF236A">
        <w:rPr>
          <w:rStyle w:val="CommentReference"/>
        </w:rPr>
        <w:commentReference w:id="41"/>
      </w:r>
    </w:p>
    <w:bookmarkEnd w:id="40"/>
    <w:p w14:paraId="3F0C5290" w14:textId="77777777" w:rsidR="000943C6" w:rsidRPr="00440F3E" w:rsidRDefault="000943C6" w:rsidP="00440F3E">
      <w:pPr>
        <w:spacing w:after="0" w:line="360" w:lineRule="auto"/>
        <w:rPr>
          <w:rFonts w:ascii="Calibri" w:hAnsi="Calibri" w:cs="Calibri"/>
        </w:rPr>
      </w:pPr>
    </w:p>
    <w:p w14:paraId="04A0C308" w14:textId="174B4E6C" w:rsidR="00F60FB4" w:rsidRPr="00440F3E" w:rsidRDefault="00A910FA" w:rsidP="00440F3E">
      <w:pPr>
        <w:spacing w:after="0" w:line="360" w:lineRule="auto"/>
        <w:rPr>
          <w:rFonts w:ascii="Calibri" w:hAnsi="Calibri" w:cs="Calibri"/>
          <w:b/>
          <w:bCs/>
        </w:rPr>
      </w:pPr>
      <w:r w:rsidRPr="00440F3E">
        <w:rPr>
          <w:rFonts w:ascii="Calibri" w:hAnsi="Calibri" w:cs="Calibri"/>
          <w:b/>
          <w:bCs/>
        </w:rPr>
        <w:t>Conclusion</w:t>
      </w:r>
    </w:p>
    <w:p w14:paraId="488C31E9" w14:textId="13678BF0" w:rsidR="006E2E8C" w:rsidRPr="00440F3E" w:rsidRDefault="00385354" w:rsidP="00440F3E">
      <w:pPr>
        <w:spacing w:after="0" w:line="360" w:lineRule="auto"/>
        <w:rPr>
          <w:rFonts w:ascii="Calibri" w:hAnsi="Calibri" w:cs="Calibri"/>
          <w:bCs/>
        </w:rPr>
      </w:pPr>
      <w:r w:rsidRPr="00440F3E">
        <w:rPr>
          <w:rFonts w:ascii="Calibri" w:hAnsi="Calibri" w:cs="Calibri"/>
          <w:bCs/>
        </w:rPr>
        <w:t>Gonadal shield</w:t>
      </w:r>
      <w:r w:rsidR="004F3476" w:rsidRPr="00440F3E">
        <w:rPr>
          <w:rFonts w:ascii="Calibri" w:hAnsi="Calibri" w:cs="Calibri"/>
          <w:bCs/>
        </w:rPr>
        <w:t xml:space="preserve">s were </w:t>
      </w:r>
      <w:r w:rsidRPr="00440F3E">
        <w:rPr>
          <w:rFonts w:ascii="Calibri" w:hAnsi="Calibri" w:cs="Calibri"/>
          <w:bCs/>
        </w:rPr>
        <w:t xml:space="preserve">first </w:t>
      </w:r>
      <w:r w:rsidR="00890087" w:rsidRPr="00440F3E">
        <w:rPr>
          <w:rFonts w:ascii="Calibri" w:hAnsi="Calibri" w:cs="Calibri"/>
          <w:bCs/>
        </w:rPr>
        <w:t xml:space="preserve">used and </w:t>
      </w:r>
      <w:r w:rsidRPr="00440F3E">
        <w:rPr>
          <w:rFonts w:ascii="Calibri" w:hAnsi="Calibri" w:cs="Calibri"/>
          <w:bCs/>
        </w:rPr>
        <w:t xml:space="preserve">enacted </w:t>
      </w:r>
      <w:r w:rsidR="00890087" w:rsidRPr="00440F3E">
        <w:rPr>
          <w:rFonts w:ascii="Calibri" w:hAnsi="Calibri" w:cs="Calibri"/>
          <w:bCs/>
        </w:rPr>
        <w:t xml:space="preserve">into </w:t>
      </w:r>
      <w:r w:rsidR="00A91E42" w:rsidRPr="00440F3E">
        <w:rPr>
          <w:rFonts w:ascii="Calibri" w:hAnsi="Calibri" w:cs="Calibri"/>
          <w:bCs/>
        </w:rPr>
        <w:t xml:space="preserve">the </w:t>
      </w:r>
      <w:r w:rsidR="00890087" w:rsidRPr="00440F3E">
        <w:rPr>
          <w:rFonts w:ascii="Calibri" w:hAnsi="Calibri" w:cs="Calibri"/>
          <w:bCs/>
        </w:rPr>
        <w:t xml:space="preserve">federal code </w:t>
      </w:r>
      <w:r w:rsidRPr="00440F3E">
        <w:rPr>
          <w:rFonts w:ascii="Calibri" w:hAnsi="Calibri" w:cs="Calibri"/>
          <w:bCs/>
        </w:rPr>
        <w:t xml:space="preserve">to protect </w:t>
      </w:r>
      <w:r w:rsidR="004F3476" w:rsidRPr="00440F3E">
        <w:rPr>
          <w:rFonts w:ascii="Calibri" w:hAnsi="Calibri" w:cs="Calibri"/>
          <w:bCs/>
        </w:rPr>
        <w:t>patients from radiation-</w:t>
      </w:r>
      <w:r w:rsidR="00890087" w:rsidRPr="00440F3E">
        <w:rPr>
          <w:rFonts w:ascii="Calibri" w:hAnsi="Calibri" w:cs="Calibri"/>
          <w:bCs/>
        </w:rPr>
        <w:t>i</w:t>
      </w:r>
      <w:r w:rsidR="004F3476" w:rsidRPr="00440F3E">
        <w:rPr>
          <w:rFonts w:ascii="Calibri" w:hAnsi="Calibri" w:cs="Calibri"/>
          <w:bCs/>
        </w:rPr>
        <w:t xml:space="preserve">nduced hereditary effects. However, studies have </w:t>
      </w:r>
      <w:r w:rsidR="00890087" w:rsidRPr="00440F3E">
        <w:rPr>
          <w:rFonts w:ascii="Calibri" w:hAnsi="Calibri" w:cs="Calibri"/>
          <w:bCs/>
        </w:rPr>
        <w:t xml:space="preserve">not </w:t>
      </w:r>
      <w:r w:rsidR="004F3476" w:rsidRPr="00440F3E">
        <w:rPr>
          <w:rFonts w:ascii="Calibri" w:hAnsi="Calibri" w:cs="Calibri"/>
          <w:bCs/>
        </w:rPr>
        <w:t>linked low-dose radiation to such effects. This</w:t>
      </w:r>
      <w:r w:rsidR="00C536FE">
        <w:rPr>
          <w:rFonts w:ascii="Calibri" w:hAnsi="Calibri" w:cs="Calibri"/>
          <w:bCs/>
        </w:rPr>
        <w:t>—</w:t>
      </w:r>
      <w:r w:rsidR="004F3476" w:rsidRPr="00440F3E">
        <w:rPr>
          <w:rFonts w:ascii="Calibri" w:hAnsi="Calibri" w:cs="Calibri"/>
          <w:bCs/>
        </w:rPr>
        <w:t xml:space="preserve">combined with </w:t>
      </w:r>
      <w:r w:rsidR="001E57DB" w:rsidRPr="00440F3E">
        <w:rPr>
          <w:rFonts w:ascii="Calibri" w:hAnsi="Calibri" w:cs="Calibri"/>
          <w:bCs/>
        </w:rPr>
        <w:t xml:space="preserve">the </w:t>
      </w:r>
      <w:r w:rsidR="004F3476" w:rsidRPr="00440F3E">
        <w:rPr>
          <w:rFonts w:ascii="Calibri" w:hAnsi="Calibri" w:cs="Calibri"/>
          <w:bCs/>
        </w:rPr>
        <w:t xml:space="preserve">enhanced detector and generator technology, the understanding that </w:t>
      </w:r>
      <w:proofErr w:type="gramStart"/>
      <w:r w:rsidR="008F63E8" w:rsidRPr="00440F3E">
        <w:rPr>
          <w:rFonts w:ascii="Calibri" w:hAnsi="Calibri" w:cs="Calibri"/>
          <w:bCs/>
        </w:rPr>
        <w:t>lead</w:t>
      </w:r>
      <w:proofErr w:type="gramEnd"/>
      <w:r w:rsidR="008F63E8" w:rsidRPr="00440F3E">
        <w:rPr>
          <w:rFonts w:ascii="Calibri" w:hAnsi="Calibri" w:cs="Calibri"/>
          <w:bCs/>
        </w:rPr>
        <w:t xml:space="preserve"> </w:t>
      </w:r>
      <w:r w:rsidR="004F3476" w:rsidRPr="00440F3E">
        <w:rPr>
          <w:rFonts w:ascii="Calibri" w:hAnsi="Calibri" w:cs="Calibri"/>
          <w:bCs/>
        </w:rPr>
        <w:t xml:space="preserve">shielding outside the </w:t>
      </w:r>
      <w:r w:rsidR="008F63E8" w:rsidRPr="00440F3E">
        <w:rPr>
          <w:rFonts w:ascii="Calibri" w:hAnsi="Calibri" w:cs="Calibri"/>
          <w:bCs/>
        </w:rPr>
        <w:t>FOV</w:t>
      </w:r>
      <w:r w:rsidR="004F3476" w:rsidRPr="00440F3E">
        <w:rPr>
          <w:rFonts w:ascii="Calibri" w:hAnsi="Calibri" w:cs="Calibri"/>
          <w:bCs/>
        </w:rPr>
        <w:t xml:space="preserve"> </w:t>
      </w:r>
      <w:r w:rsidR="008F63E8" w:rsidRPr="00440F3E">
        <w:rPr>
          <w:rFonts w:ascii="Calibri" w:hAnsi="Calibri" w:cs="Calibri"/>
          <w:bCs/>
        </w:rPr>
        <w:t>affords</w:t>
      </w:r>
      <w:r w:rsidR="004F3476" w:rsidRPr="00440F3E">
        <w:rPr>
          <w:rFonts w:ascii="Calibri" w:hAnsi="Calibri" w:cs="Calibri"/>
          <w:bCs/>
        </w:rPr>
        <w:t xml:space="preserve"> </w:t>
      </w:r>
      <w:r w:rsidR="008F63E8" w:rsidRPr="00440F3E">
        <w:rPr>
          <w:rFonts w:ascii="Calibri" w:hAnsi="Calibri" w:cs="Calibri"/>
          <w:bCs/>
        </w:rPr>
        <w:t>insignificant</w:t>
      </w:r>
      <w:r w:rsidR="004F3476" w:rsidRPr="00440F3E">
        <w:rPr>
          <w:rFonts w:ascii="Calibri" w:hAnsi="Calibri" w:cs="Calibri"/>
          <w:bCs/>
        </w:rPr>
        <w:t xml:space="preserve"> protection to the patient</w:t>
      </w:r>
      <w:r w:rsidR="00A91E42" w:rsidRPr="00440F3E">
        <w:rPr>
          <w:rFonts w:ascii="Calibri" w:hAnsi="Calibri" w:cs="Calibri"/>
          <w:bCs/>
        </w:rPr>
        <w:t>,</w:t>
      </w:r>
      <w:r w:rsidR="004F3476" w:rsidRPr="00440F3E">
        <w:rPr>
          <w:rFonts w:ascii="Calibri" w:hAnsi="Calibri" w:cs="Calibri"/>
          <w:bCs/>
        </w:rPr>
        <w:t xml:space="preserve"> and the possibilit</w:t>
      </w:r>
      <w:r w:rsidR="00890087" w:rsidRPr="00440F3E">
        <w:rPr>
          <w:rFonts w:ascii="Calibri" w:hAnsi="Calibri" w:cs="Calibri"/>
          <w:bCs/>
        </w:rPr>
        <w:t>y of</w:t>
      </w:r>
      <w:r w:rsidR="00A91E42" w:rsidRPr="00440F3E">
        <w:rPr>
          <w:rFonts w:ascii="Calibri" w:hAnsi="Calibri" w:cs="Calibri"/>
          <w:bCs/>
        </w:rPr>
        <w:t xml:space="preserve"> </w:t>
      </w:r>
      <w:r w:rsidR="004F3476" w:rsidRPr="00440F3E">
        <w:rPr>
          <w:rFonts w:ascii="Calibri" w:hAnsi="Calibri" w:cs="Calibri"/>
          <w:bCs/>
        </w:rPr>
        <w:t xml:space="preserve">shielding obscuring </w:t>
      </w:r>
      <w:r w:rsidR="00890087" w:rsidRPr="00440F3E">
        <w:rPr>
          <w:rFonts w:ascii="Calibri" w:hAnsi="Calibri" w:cs="Calibri"/>
          <w:bCs/>
        </w:rPr>
        <w:t xml:space="preserve">anatomy or AEC </w:t>
      </w:r>
      <w:r w:rsidR="00C536FE" w:rsidRPr="00440F3E">
        <w:rPr>
          <w:rFonts w:ascii="Calibri" w:hAnsi="Calibri" w:cs="Calibri"/>
          <w:bCs/>
        </w:rPr>
        <w:t>devices</w:t>
      </w:r>
      <w:r w:rsidR="00C536FE">
        <w:rPr>
          <w:rFonts w:ascii="Calibri" w:hAnsi="Calibri" w:cs="Calibri"/>
          <w:bCs/>
        </w:rPr>
        <w:t>—</w:t>
      </w:r>
      <w:r w:rsidR="00C536FE" w:rsidRPr="00440F3E">
        <w:rPr>
          <w:rFonts w:ascii="Calibri" w:hAnsi="Calibri" w:cs="Calibri"/>
          <w:bCs/>
        </w:rPr>
        <w:t>ha</w:t>
      </w:r>
      <w:r w:rsidR="00C536FE">
        <w:rPr>
          <w:rFonts w:ascii="Calibri" w:hAnsi="Calibri" w:cs="Calibri"/>
          <w:bCs/>
        </w:rPr>
        <w:t>s</w:t>
      </w:r>
      <w:r w:rsidR="00C536FE" w:rsidRPr="00440F3E">
        <w:rPr>
          <w:rFonts w:ascii="Calibri" w:hAnsi="Calibri" w:cs="Calibri"/>
          <w:bCs/>
        </w:rPr>
        <w:t xml:space="preserve"> </w:t>
      </w:r>
      <w:r w:rsidR="00890087" w:rsidRPr="00440F3E">
        <w:rPr>
          <w:rFonts w:ascii="Calibri" w:hAnsi="Calibri" w:cs="Calibri"/>
          <w:bCs/>
        </w:rPr>
        <w:t xml:space="preserve">led to </w:t>
      </w:r>
      <w:r w:rsidR="004F3476" w:rsidRPr="00440F3E">
        <w:rPr>
          <w:rFonts w:ascii="Calibri" w:hAnsi="Calibri" w:cs="Calibri"/>
          <w:bCs/>
        </w:rPr>
        <w:t>this paradigm shift. Further</w:t>
      </w:r>
      <w:r w:rsidR="00C536FE">
        <w:rPr>
          <w:rFonts w:ascii="Calibri" w:hAnsi="Calibri" w:cs="Calibri"/>
          <w:bCs/>
        </w:rPr>
        <w:t>more</w:t>
      </w:r>
      <w:r w:rsidR="004F3476" w:rsidRPr="00440F3E">
        <w:rPr>
          <w:rFonts w:ascii="Calibri" w:hAnsi="Calibri" w:cs="Calibri"/>
          <w:bCs/>
        </w:rPr>
        <w:t xml:space="preserve">, changes in tissue-weighting factors, variation in gonadal location, and </w:t>
      </w:r>
      <w:r w:rsidR="00890087" w:rsidRPr="00440F3E">
        <w:rPr>
          <w:rFonts w:ascii="Calibri" w:hAnsi="Calibri" w:cs="Calibri"/>
          <w:bCs/>
        </w:rPr>
        <w:t xml:space="preserve">recognition that </w:t>
      </w:r>
      <w:r w:rsidR="001E57DB" w:rsidRPr="00440F3E">
        <w:rPr>
          <w:rFonts w:ascii="Calibri" w:hAnsi="Calibri" w:cs="Calibri"/>
          <w:bCs/>
        </w:rPr>
        <w:t>most</w:t>
      </w:r>
      <w:r w:rsidR="004F3476" w:rsidRPr="00440F3E">
        <w:rPr>
          <w:rFonts w:ascii="Calibri" w:hAnsi="Calibri" w:cs="Calibri"/>
          <w:bCs/>
        </w:rPr>
        <w:t xml:space="preserve"> gonad</w:t>
      </w:r>
      <w:r w:rsidR="00890087" w:rsidRPr="00440F3E">
        <w:rPr>
          <w:rFonts w:ascii="Calibri" w:hAnsi="Calibri" w:cs="Calibri"/>
          <w:bCs/>
        </w:rPr>
        <w:t>al exposure comes</w:t>
      </w:r>
      <w:r w:rsidR="004F3476" w:rsidRPr="00440F3E">
        <w:rPr>
          <w:rFonts w:ascii="Calibri" w:hAnsi="Calibri" w:cs="Calibri"/>
          <w:bCs/>
        </w:rPr>
        <w:t xml:space="preserve"> from internal scatter</w:t>
      </w:r>
      <w:r w:rsidR="00C536FE">
        <w:rPr>
          <w:rFonts w:ascii="Calibri" w:hAnsi="Calibri" w:cs="Calibri"/>
          <w:bCs/>
        </w:rPr>
        <w:t>,</w:t>
      </w:r>
      <w:r w:rsidR="004F3476" w:rsidRPr="00440F3E">
        <w:rPr>
          <w:rFonts w:ascii="Calibri" w:hAnsi="Calibri" w:cs="Calibri"/>
          <w:bCs/>
        </w:rPr>
        <w:t xml:space="preserve"> </w:t>
      </w:r>
      <w:r w:rsidR="00890087" w:rsidRPr="00440F3E">
        <w:rPr>
          <w:rFonts w:ascii="Calibri" w:hAnsi="Calibri" w:cs="Calibri"/>
          <w:bCs/>
        </w:rPr>
        <w:t>reinforce</w:t>
      </w:r>
      <w:r w:rsidR="00C536FE">
        <w:rPr>
          <w:rFonts w:ascii="Calibri" w:hAnsi="Calibri" w:cs="Calibri"/>
          <w:bCs/>
        </w:rPr>
        <w:t>s</w:t>
      </w:r>
      <w:r w:rsidR="00890087" w:rsidRPr="00440F3E">
        <w:rPr>
          <w:rFonts w:ascii="Calibri" w:hAnsi="Calibri" w:cs="Calibri"/>
          <w:bCs/>
        </w:rPr>
        <w:t xml:space="preserve"> </w:t>
      </w:r>
      <w:r w:rsidR="00A91E42" w:rsidRPr="00440F3E">
        <w:rPr>
          <w:rFonts w:ascii="Calibri" w:hAnsi="Calibri" w:cs="Calibri"/>
          <w:bCs/>
        </w:rPr>
        <w:t xml:space="preserve">that </w:t>
      </w:r>
      <w:r w:rsidR="004F3476" w:rsidRPr="00440F3E">
        <w:rPr>
          <w:rFonts w:ascii="Calibri" w:hAnsi="Calibri" w:cs="Calibri"/>
          <w:bCs/>
        </w:rPr>
        <w:t xml:space="preserve">the </w:t>
      </w:r>
      <w:r w:rsidR="008F63E8" w:rsidRPr="00440F3E">
        <w:rPr>
          <w:rFonts w:ascii="Calibri" w:hAnsi="Calibri" w:cs="Calibri"/>
          <w:bCs/>
        </w:rPr>
        <w:t xml:space="preserve">routine </w:t>
      </w:r>
      <w:r w:rsidR="004F3476" w:rsidRPr="00440F3E">
        <w:rPr>
          <w:rFonts w:ascii="Calibri" w:hAnsi="Calibri" w:cs="Calibri"/>
          <w:bCs/>
        </w:rPr>
        <w:t>practice of gonad</w:t>
      </w:r>
      <w:r w:rsidR="00A91E42" w:rsidRPr="00440F3E">
        <w:rPr>
          <w:rFonts w:ascii="Calibri" w:hAnsi="Calibri" w:cs="Calibri"/>
          <w:bCs/>
        </w:rPr>
        <w:t>al</w:t>
      </w:r>
      <w:r w:rsidR="004F3476" w:rsidRPr="00440F3E">
        <w:rPr>
          <w:rFonts w:ascii="Calibri" w:hAnsi="Calibri" w:cs="Calibri"/>
          <w:bCs/>
        </w:rPr>
        <w:t xml:space="preserve"> shielding for abdominopelvic imaging procedures </w:t>
      </w:r>
      <w:r w:rsidR="004F3476" w:rsidRPr="00440F3E">
        <w:rPr>
          <w:rFonts w:ascii="Calibri" w:hAnsi="Calibri" w:cs="Calibri"/>
          <w:bCs/>
        </w:rPr>
        <w:lastRenderedPageBreak/>
        <w:t>is outdated. Radio</w:t>
      </w:r>
      <w:r w:rsidR="00A91E42" w:rsidRPr="00440F3E">
        <w:rPr>
          <w:rFonts w:ascii="Calibri" w:hAnsi="Calibri" w:cs="Calibri"/>
          <w:bCs/>
        </w:rPr>
        <w:t>logic technologists</w:t>
      </w:r>
      <w:r w:rsidR="004F3476" w:rsidRPr="00440F3E">
        <w:rPr>
          <w:rFonts w:ascii="Calibri" w:hAnsi="Calibri" w:cs="Calibri"/>
          <w:bCs/>
        </w:rPr>
        <w:t xml:space="preserve"> must </w:t>
      </w:r>
      <w:r w:rsidR="00C536FE">
        <w:rPr>
          <w:rFonts w:ascii="Calibri" w:hAnsi="Calibri" w:cs="Calibri"/>
          <w:bCs/>
        </w:rPr>
        <w:t xml:space="preserve">use </w:t>
      </w:r>
      <w:r w:rsidR="004F3476" w:rsidRPr="00440F3E">
        <w:rPr>
          <w:rFonts w:ascii="Calibri" w:hAnsi="Calibri" w:cs="Calibri"/>
          <w:bCs/>
        </w:rPr>
        <w:t xml:space="preserve">other dose reduction </w:t>
      </w:r>
      <w:r w:rsidR="008F63E8" w:rsidRPr="00440F3E">
        <w:rPr>
          <w:rFonts w:ascii="Calibri" w:hAnsi="Calibri" w:cs="Calibri"/>
          <w:bCs/>
        </w:rPr>
        <w:t>measures</w:t>
      </w:r>
      <w:r w:rsidR="004F3476" w:rsidRPr="00440F3E">
        <w:rPr>
          <w:rFonts w:ascii="Calibri" w:hAnsi="Calibri" w:cs="Calibri"/>
          <w:bCs/>
        </w:rPr>
        <w:t xml:space="preserve"> to </w:t>
      </w:r>
      <w:r w:rsidR="001E57DB" w:rsidRPr="00440F3E">
        <w:rPr>
          <w:rFonts w:ascii="Calibri" w:hAnsi="Calibri" w:cs="Calibri"/>
          <w:bCs/>
        </w:rPr>
        <w:t>support</w:t>
      </w:r>
      <w:r w:rsidR="00890087" w:rsidRPr="00440F3E">
        <w:rPr>
          <w:rFonts w:ascii="Calibri" w:hAnsi="Calibri" w:cs="Calibri"/>
          <w:bCs/>
        </w:rPr>
        <w:t xml:space="preserve"> the ALARA principle.</w:t>
      </w:r>
      <w:r w:rsidR="005E12EA">
        <w:rPr>
          <w:rFonts w:ascii="Calibri" w:hAnsi="Calibri" w:cs="Calibri"/>
          <w:bCs/>
        </w:rPr>
        <w:t xml:space="preserve"> </w:t>
      </w:r>
    </w:p>
    <w:p w14:paraId="0F7DE50B" w14:textId="77777777" w:rsidR="000C3B6D" w:rsidRPr="003123E7" w:rsidRDefault="000C3B6D" w:rsidP="00034B92">
      <w:pPr>
        <w:spacing w:after="0" w:line="240" w:lineRule="auto"/>
        <w:rPr>
          <w:rFonts w:ascii="Calibri" w:hAnsi="Calibri" w:cs="Calibri"/>
          <w:bCs/>
        </w:rPr>
      </w:pPr>
    </w:p>
    <w:p w14:paraId="116BE35D" w14:textId="77777777" w:rsidR="000C3B6D" w:rsidRPr="003123E7" w:rsidRDefault="000C3B6D" w:rsidP="00440F3E">
      <w:pPr>
        <w:spacing w:after="0" w:line="360" w:lineRule="auto"/>
        <w:rPr>
          <w:rStyle w:val="Hyperlink"/>
          <w:rFonts w:ascii="Calibri" w:hAnsi="Calibri" w:cs="Calibri"/>
        </w:rPr>
        <w:sectPr w:rsidR="000C3B6D" w:rsidRPr="003123E7">
          <w:endnotePr>
            <w:numFmt w:val="decimal"/>
          </w:endnotePr>
          <w:pgSz w:w="12240" w:h="15840"/>
          <w:pgMar w:top="1440" w:right="1440" w:bottom="1440" w:left="1440" w:header="720" w:footer="720" w:gutter="0"/>
          <w:cols w:space="720"/>
          <w:docGrid w:linePitch="360"/>
        </w:sectPr>
      </w:pPr>
    </w:p>
    <w:p w14:paraId="1850D8E1" w14:textId="77777777" w:rsidR="000C3B6D" w:rsidRPr="003123E7" w:rsidRDefault="000C3B6D" w:rsidP="00440F3E">
      <w:pPr>
        <w:spacing w:after="0" w:line="360" w:lineRule="auto"/>
        <w:rPr>
          <w:rStyle w:val="Hyperlink"/>
          <w:rFonts w:ascii="Calibri" w:hAnsi="Calibri" w:cs="Calibri"/>
        </w:rPr>
      </w:pPr>
    </w:p>
    <w:p w14:paraId="5843A4BA" w14:textId="40DAFF0B" w:rsidR="00AB1A7B" w:rsidRPr="003123E7" w:rsidRDefault="000943C6" w:rsidP="00440F3E">
      <w:pPr>
        <w:spacing w:after="0" w:line="360" w:lineRule="auto"/>
        <w:rPr>
          <w:rFonts w:ascii="Calibri" w:hAnsi="Calibri" w:cs="Calibri"/>
          <w:b/>
          <w:bCs/>
          <w:shd w:val="clear" w:color="auto" w:fill="FFFFFF"/>
        </w:rPr>
      </w:pPr>
      <w:r w:rsidRPr="003123E7">
        <w:rPr>
          <w:rFonts w:ascii="Calibri" w:hAnsi="Calibri" w:cs="Calibri"/>
          <w:b/>
          <w:bCs/>
          <w:shd w:val="clear" w:color="auto" w:fill="FFFFFF"/>
        </w:rPr>
        <w:t>About the Author</w:t>
      </w:r>
    </w:p>
    <w:p w14:paraId="6BC87E55" w14:textId="2EECEBEE" w:rsidR="000C3B6D" w:rsidRPr="003123E7" w:rsidRDefault="005D1557" w:rsidP="00440F3E">
      <w:pPr>
        <w:spacing w:after="0" w:line="360" w:lineRule="auto"/>
        <w:rPr>
          <w:rFonts w:ascii="Calibri" w:hAnsi="Calibri" w:cs="Calibri"/>
        </w:rPr>
        <w:sectPr w:rsidR="000C3B6D" w:rsidRPr="003123E7" w:rsidSect="000C3B6D">
          <w:endnotePr>
            <w:numFmt w:val="decimal"/>
          </w:endnotePr>
          <w:type w:val="continuous"/>
          <w:pgSz w:w="12240" w:h="15840"/>
          <w:pgMar w:top="1440" w:right="1440" w:bottom="1440" w:left="1440" w:header="720" w:footer="720" w:gutter="0"/>
          <w:cols w:space="720"/>
          <w:docGrid w:linePitch="360"/>
        </w:sectPr>
      </w:pPr>
      <w:r w:rsidRPr="003123E7">
        <w:rPr>
          <w:rFonts w:ascii="Calibri" w:hAnsi="Calibri" w:cs="Calibri"/>
        </w:rPr>
        <w:t>Kelli Welch Haynes, EdD, RT(R), FASRT, FAEIRS</w:t>
      </w:r>
      <w:r w:rsidR="00C536FE">
        <w:rPr>
          <w:rFonts w:ascii="Calibri" w:hAnsi="Calibri" w:cs="Calibri"/>
        </w:rPr>
        <w:t>,</w:t>
      </w:r>
      <w:r w:rsidRPr="003123E7">
        <w:rPr>
          <w:rFonts w:ascii="Calibri" w:hAnsi="Calibri" w:cs="Calibri"/>
        </w:rPr>
        <w:t xml:space="preserve"> is a professor and the Director of the School of Allied Health at Northwestern State University in Shreveport, LA. She is a member of the CARES committee and coauthor of the textbook, </w:t>
      </w:r>
      <w:r w:rsidRPr="003123E7">
        <w:rPr>
          <w:rFonts w:ascii="Calibri" w:hAnsi="Calibri" w:cs="Calibri"/>
          <w:i/>
          <w:iCs/>
        </w:rPr>
        <w:t>Radiation Protection in Medical Radiography</w:t>
      </w:r>
      <w:r w:rsidRPr="003123E7">
        <w:rPr>
          <w:rFonts w:ascii="Calibri" w:hAnsi="Calibri" w:cs="Calibri"/>
        </w:rPr>
        <w:t xml:space="preserve">. </w:t>
      </w:r>
    </w:p>
    <w:p w14:paraId="3C5651B4" w14:textId="77777777" w:rsidR="009B5E88" w:rsidRPr="003123E7" w:rsidRDefault="009B5E88" w:rsidP="00034B92">
      <w:pPr>
        <w:spacing w:after="0" w:line="240" w:lineRule="auto"/>
        <w:rPr>
          <w:rFonts w:ascii="Calibri" w:hAnsi="Calibri" w:cs="Calibri"/>
          <w:b/>
          <w:bCs/>
        </w:rPr>
      </w:pPr>
    </w:p>
    <w:p w14:paraId="619C13F6" w14:textId="132215EC" w:rsidR="00365189" w:rsidRPr="003123E7" w:rsidRDefault="00365189" w:rsidP="00034B92">
      <w:pPr>
        <w:spacing w:after="0" w:line="240" w:lineRule="auto"/>
        <w:rPr>
          <w:rFonts w:ascii="Calibri" w:hAnsi="Calibri" w:cs="Calibri"/>
          <w:b/>
        </w:rPr>
      </w:pPr>
      <w:r w:rsidRPr="003123E7">
        <w:rPr>
          <w:rFonts w:ascii="Calibri" w:hAnsi="Calibri" w:cs="Calibri"/>
          <w:b/>
        </w:rPr>
        <w:t>References</w:t>
      </w:r>
    </w:p>
    <w:p w14:paraId="7FC7F75B" w14:textId="77777777" w:rsidR="00980DFF" w:rsidRPr="003123E7" w:rsidRDefault="00980DFF">
      <w:pPr>
        <w:spacing w:after="0" w:line="240" w:lineRule="auto"/>
        <w:rPr>
          <w:rFonts w:ascii="Calibri" w:hAnsi="Calibri" w:cs="Calibri"/>
          <w:b/>
        </w:rPr>
      </w:pPr>
    </w:p>
    <w:sectPr w:rsidR="00980DFF" w:rsidRPr="003123E7" w:rsidSect="000C3B6D">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Laura Sitler" w:date="2023-06-19T15:30:00Z" w:initials="LS">
    <w:p w14:paraId="70ED9673" w14:textId="77777777" w:rsidR="008053A5" w:rsidRDefault="008053A5" w:rsidP="00584417">
      <w:pPr>
        <w:pStyle w:val="CommentText"/>
      </w:pPr>
      <w:r>
        <w:rPr>
          <w:rStyle w:val="CommentReference"/>
        </w:rPr>
        <w:annotationRef/>
      </w:r>
      <w:r>
        <w:t>Q2</w:t>
      </w:r>
    </w:p>
  </w:comment>
  <w:comment w:id="3" w:author="Laura Sitler" w:date="2023-06-19T15:29:00Z" w:initials="LS">
    <w:p w14:paraId="6C99B106" w14:textId="1835996B" w:rsidR="00D57007" w:rsidRDefault="00D57007" w:rsidP="00DB1458">
      <w:pPr>
        <w:pStyle w:val="CommentText"/>
      </w:pPr>
      <w:r>
        <w:rPr>
          <w:rStyle w:val="CommentReference"/>
        </w:rPr>
        <w:annotationRef/>
      </w:r>
      <w:r>
        <w:t>Q2</w:t>
      </w:r>
    </w:p>
  </w:comment>
  <w:comment w:id="5" w:author="Laura Sitler" w:date="2023-06-19T13:52:00Z" w:initials="LS">
    <w:p w14:paraId="0532ECA5" w14:textId="52E93B4F" w:rsidR="00362062" w:rsidRDefault="00362062" w:rsidP="008E06F2">
      <w:pPr>
        <w:pStyle w:val="CommentText"/>
      </w:pPr>
      <w:r>
        <w:rPr>
          <w:rStyle w:val="CommentReference"/>
        </w:rPr>
        <w:annotationRef/>
      </w:r>
      <w:r>
        <w:t>Is there a specific page on the CARES site that discusses this CFR? Currently just links to the home page. The references should be for the specific site from which the info came. Or is it not necessary here and is citing the CFR sufficient?</w:t>
      </w:r>
    </w:p>
  </w:comment>
  <w:comment w:id="6" w:author="Jessica Marshall" w:date="2023-06-22T09:45:00Z" w:initials="JM">
    <w:p w14:paraId="480B6BF0" w14:textId="77777777" w:rsidR="00422F04" w:rsidRDefault="00422F04" w:rsidP="008948B6">
      <w:r>
        <w:rPr>
          <w:rStyle w:val="CommentReference"/>
        </w:rPr>
        <w:annotationRef/>
      </w:r>
      <w:r>
        <w:rPr>
          <w:color w:val="000000"/>
          <w:sz w:val="20"/>
          <w:szCs w:val="20"/>
        </w:rPr>
        <w:t xml:space="preserve">Kelli - do you have any insight on this query from our editor? </w:t>
      </w:r>
    </w:p>
  </w:comment>
  <w:comment w:id="16" w:author="Laura Sitler" w:date="2023-06-19T15:40:00Z" w:initials="LS">
    <w:p w14:paraId="2A69438D" w14:textId="62CDC147" w:rsidR="00606BA8" w:rsidRDefault="00606BA8" w:rsidP="00683154">
      <w:pPr>
        <w:pStyle w:val="CommentText"/>
      </w:pPr>
      <w:r>
        <w:rPr>
          <w:rStyle w:val="CommentReference"/>
        </w:rPr>
        <w:annotationRef/>
      </w:r>
      <w:r>
        <w:t>Q1</w:t>
      </w:r>
    </w:p>
  </w:comment>
  <w:comment w:id="24" w:author="Laura Sitler" w:date="2023-06-20T06:59:00Z" w:initials="LS">
    <w:p w14:paraId="5DB9F71F" w14:textId="77777777" w:rsidR="002B5936" w:rsidRDefault="002B5936" w:rsidP="00EC5400">
      <w:pPr>
        <w:pStyle w:val="CommentText"/>
      </w:pPr>
      <w:r>
        <w:rPr>
          <w:rStyle w:val="CommentReference"/>
        </w:rPr>
        <w:annotationRef/>
      </w:r>
      <w:r>
        <w:t>Q4</w:t>
      </w:r>
    </w:p>
  </w:comment>
  <w:comment w:id="26" w:author="Laura Sitler" w:date="2023-06-19T12:40:00Z" w:initials="LS">
    <w:p w14:paraId="42C09986" w14:textId="3E0B6712" w:rsidR="00294E75" w:rsidRDefault="00294E75" w:rsidP="00CD4114">
      <w:pPr>
        <w:pStyle w:val="CommentText"/>
      </w:pPr>
      <w:r>
        <w:rPr>
          <w:rStyle w:val="CommentReference"/>
        </w:rPr>
        <w:annotationRef/>
      </w:r>
      <w:r>
        <w:t>Can you provide a box perhaps with a few examples of when it is appropriate?</w:t>
      </w:r>
    </w:p>
  </w:comment>
  <w:comment w:id="27" w:author="Jessica Marshall" w:date="2023-06-22T09:47:00Z" w:initials="JM">
    <w:p w14:paraId="7B2C20EF" w14:textId="77777777" w:rsidR="00422F04" w:rsidRDefault="00422F04" w:rsidP="00E278AA">
      <w:r>
        <w:rPr>
          <w:rStyle w:val="CommentReference"/>
        </w:rPr>
        <w:annotationRef/>
      </w:r>
      <w:r>
        <w:rPr>
          <w:color w:val="000000"/>
          <w:sz w:val="20"/>
          <w:szCs w:val="20"/>
        </w:rPr>
        <w:t>Kelli - I think that this is a great suggestion by our editor. If you could create a box with some examples that would really add to the article.</w:t>
      </w:r>
    </w:p>
  </w:comment>
  <w:comment w:id="30" w:author="Laura Sitler" w:date="2023-06-19T12:42:00Z" w:initials="LS">
    <w:p w14:paraId="39DA2171" w14:textId="7B727B39" w:rsidR="00A87D87" w:rsidRDefault="00A87D87" w:rsidP="003F5AAA">
      <w:pPr>
        <w:pStyle w:val="CommentText"/>
      </w:pPr>
      <w:r>
        <w:rPr>
          <w:rStyle w:val="CommentReference"/>
        </w:rPr>
        <w:annotationRef/>
      </w:r>
      <w:r>
        <w:t>Please confirm.</w:t>
      </w:r>
    </w:p>
  </w:comment>
  <w:comment w:id="31" w:author="Jessica Marshall" w:date="2023-06-22T09:48:00Z" w:initials="JM">
    <w:p w14:paraId="176BB1A1" w14:textId="77777777" w:rsidR="00422F04" w:rsidRDefault="00422F04" w:rsidP="00200405">
      <w:r>
        <w:rPr>
          <w:rStyle w:val="CommentReference"/>
        </w:rPr>
        <w:annotationRef/>
      </w:r>
      <w:r>
        <w:rPr>
          <w:color w:val="000000"/>
          <w:sz w:val="20"/>
          <w:szCs w:val="20"/>
        </w:rPr>
        <w:t xml:space="preserve">Kelli - please confirm this edit is correct. </w:t>
      </w:r>
    </w:p>
  </w:comment>
  <w:comment w:id="35" w:author="Laura Sitler" w:date="2023-06-20T06:56:00Z" w:initials="LS">
    <w:p w14:paraId="64D28530" w14:textId="09895535" w:rsidR="002B5936" w:rsidRDefault="00BF236A" w:rsidP="005F4195">
      <w:pPr>
        <w:pStyle w:val="CommentText"/>
      </w:pPr>
      <w:r>
        <w:rPr>
          <w:rStyle w:val="CommentReference"/>
        </w:rPr>
        <w:annotationRef/>
      </w:r>
      <w:r w:rsidR="002B5936">
        <w:t xml:space="preserve">Did the FDA make this recommendation in response to the AAPM or before the AAPM?  </w:t>
      </w:r>
    </w:p>
  </w:comment>
  <w:comment w:id="36" w:author="Jessica Marshall" w:date="2023-06-22T09:48:00Z" w:initials="JM">
    <w:p w14:paraId="7B7903AD" w14:textId="77777777" w:rsidR="00422F04" w:rsidRDefault="00422F04" w:rsidP="007F57A6">
      <w:r>
        <w:rPr>
          <w:rStyle w:val="CommentReference"/>
        </w:rPr>
        <w:annotationRef/>
      </w:r>
      <w:r>
        <w:rPr>
          <w:color w:val="000000"/>
          <w:sz w:val="20"/>
          <w:szCs w:val="20"/>
        </w:rPr>
        <w:t xml:space="preserve">Kelli - could you respond to the query from our editor? </w:t>
      </w:r>
    </w:p>
  </w:comment>
  <w:comment w:id="37" w:author="Laura Sitler" w:date="2023-06-19T13:15:00Z" w:initials="LS">
    <w:p w14:paraId="78A5A0F9" w14:textId="4D0C5AF1" w:rsidR="00070373" w:rsidRDefault="00EF54B2">
      <w:pPr>
        <w:pStyle w:val="CommentText"/>
      </w:pPr>
      <w:r>
        <w:rPr>
          <w:rStyle w:val="CommentReference"/>
        </w:rPr>
        <w:annotationRef/>
      </w:r>
      <w:r w:rsidR="00070373">
        <w:t>With the Conference, what have they done?Are they also delayed in applying the recommendations? And did the AAPM issue another statement in response to the FDA or is the rest of the paragraph just repeating/emphasizing the AAPM and NCRP positions? Are we just saying that these statements should be implemented/considered/incorporated into the Conference suggestions on a state level?</w:t>
      </w:r>
    </w:p>
    <w:p w14:paraId="051D64E6" w14:textId="77777777" w:rsidR="00070373" w:rsidRDefault="00070373">
      <w:pPr>
        <w:pStyle w:val="CommentText"/>
      </w:pPr>
    </w:p>
    <w:p w14:paraId="7FD0E15F" w14:textId="77777777" w:rsidR="00070373" w:rsidRDefault="00070373" w:rsidP="00683196">
      <w:pPr>
        <w:pStyle w:val="CommentText"/>
      </w:pPr>
      <w:r>
        <w:t>Suggest revising this paragraph to make the transitions and connections between ideas clearer.</w:t>
      </w:r>
    </w:p>
  </w:comment>
  <w:comment w:id="38" w:author="Jessica Marshall" w:date="2023-06-22T09:49:00Z" w:initials="JM">
    <w:p w14:paraId="09FFE323" w14:textId="77777777" w:rsidR="00422F04" w:rsidRDefault="00422F04" w:rsidP="00BD3FD3">
      <w:r>
        <w:rPr>
          <w:rStyle w:val="CommentReference"/>
        </w:rPr>
        <w:annotationRef/>
      </w:r>
      <w:r>
        <w:rPr>
          <w:color w:val="000000"/>
          <w:sz w:val="20"/>
          <w:szCs w:val="20"/>
        </w:rPr>
        <w:t xml:space="preserve">Kelli - would you address the  concerns of our editor here and clarify what the intent of the paragraph is? </w:t>
      </w:r>
    </w:p>
  </w:comment>
  <w:comment w:id="41" w:author="Laura Sitler" w:date="2023-06-20T06:56:00Z" w:initials="LS">
    <w:p w14:paraId="400AD4E0" w14:textId="2BB11FA6" w:rsidR="00BF236A" w:rsidRDefault="00BF236A" w:rsidP="009F5608">
      <w:pPr>
        <w:pStyle w:val="CommentText"/>
      </w:pPr>
      <w:r>
        <w:rPr>
          <w:rStyle w:val="CommentReference"/>
        </w:rPr>
        <w:annotationRef/>
      </w:r>
      <w:r>
        <w:t>Q3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ED9673" w15:done="0"/>
  <w15:commentEx w15:paraId="6C99B106" w15:done="0"/>
  <w15:commentEx w15:paraId="0532ECA5" w15:done="0"/>
  <w15:commentEx w15:paraId="480B6BF0" w15:paraIdParent="0532ECA5" w15:done="0"/>
  <w15:commentEx w15:paraId="2A69438D" w15:done="0"/>
  <w15:commentEx w15:paraId="5DB9F71F" w15:done="0"/>
  <w15:commentEx w15:paraId="42C09986" w15:done="0"/>
  <w15:commentEx w15:paraId="7B2C20EF" w15:paraIdParent="42C09986" w15:done="0"/>
  <w15:commentEx w15:paraId="39DA2171" w15:done="0"/>
  <w15:commentEx w15:paraId="176BB1A1" w15:paraIdParent="39DA2171" w15:done="0"/>
  <w15:commentEx w15:paraId="64D28530" w15:done="0"/>
  <w15:commentEx w15:paraId="7B7903AD" w15:paraIdParent="64D28530" w15:done="0"/>
  <w15:commentEx w15:paraId="7FD0E15F" w15:done="0"/>
  <w15:commentEx w15:paraId="09FFE323" w15:paraIdParent="7FD0E15F" w15:done="0"/>
  <w15:commentEx w15:paraId="400AD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AF31B" w16cex:dateUtc="2023-06-19T19:30:00Z"/>
  <w16cex:commentExtensible w16cex:durableId="283AF2E7" w16cex:dateUtc="2023-06-19T19:29:00Z"/>
  <w16cex:commentExtensible w16cex:durableId="283ADC1D" w16cex:dateUtc="2023-06-19T17:52:00Z"/>
  <w16cex:commentExtensible w16cex:durableId="283E969F" w16cex:dateUtc="2023-06-22T13:45:00Z"/>
  <w16cex:commentExtensible w16cex:durableId="283AF55A" w16cex:dateUtc="2023-06-19T19:40:00Z"/>
  <w16cex:commentExtensible w16cex:durableId="283BCCD2" w16cex:dateUtc="2023-06-20T10:59:00Z"/>
  <w16cex:commentExtensible w16cex:durableId="283ACB27" w16cex:dateUtc="2023-06-19T16:40:00Z"/>
  <w16cex:commentExtensible w16cex:durableId="283E9740" w16cex:dateUtc="2023-06-22T13:47:00Z"/>
  <w16cex:commentExtensible w16cex:durableId="283ACB9F" w16cex:dateUtc="2023-06-19T16:42:00Z"/>
  <w16cex:commentExtensible w16cex:durableId="283E975A" w16cex:dateUtc="2023-06-22T13:48:00Z"/>
  <w16cex:commentExtensible w16cex:durableId="283BCC3B" w16cex:dateUtc="2023-06-20T10:56:00Z"/>
  <w16cex:commentExtensible w16cex:durableId="283E9771" w16cex:dateUtc="2023-06-22T13:48:00Z"/>
  <w16cex:commentExtensible w16cex:durableId="283AD369" w16cex:dateUtc="2023-06-19T17:15:00Z"/>
  <w16cex:commentExtensible w16cex:durableId="283E97A1" w16cex:dateUtc="2023-06-22T13:49:00Z"/>
  <w16cex:commentExtensible w16cex:durableId="283BCC01" w16cex:dateUtc="2023-06-20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ED9673" w16cid:durableId="283AF31B"/>
  <w16cid:commentId w16cid:paraId="6C99B106" w16cid:durableId="283AF2E7"/>
  <w16cid:commentId w16cid:paraId="0532ECA5" w16cid:durableId="283ADC1D"/>
  <w16cid:commentId w16cid:paraId="480B6BF0" w16cid:durableId="283E969F"/>
  <w16cid:commentId w16cid:paraId="2A69438D" w16cid:durableId="283AF55A"/>
  <w16cid:commentId w16cid:paraId="5DB9F71F" w16cid:durableId="283BCCD2"/>
  <w16cid:commentId w16cid:paraId="42C09986" w16cid:durableId="283ACB27"/>
  <w16cid:commentId w16cid:paraId="7B2C20EF" w16cid:durableId="283E9740"/>
  <w16cid:commentId w16cid:paraId="39DA2171" w16cid:durableId="283ACB9F"/>
  <w16cid:commentId w16cid:paraId="176BB1A1" w16cid:durableId="283E975A"/>
  <w16cid:commentId w16cid:paraId="64D28530" w16cid:durableId="283BCC3B"/>
  <w16cid:commentId w16cid:paraId="7B7903AD" w16cid:durableId="283E9771"/>
  <w16cid:commentId w16cid:paraId="7FD0E15F" w16cid:durableId="283AD369"/>
  <w16cid:commentId w16cid:paraId="09FFE323" w16cid:durableId="283E97A1"/>
  <w16cid:commentId w16cid:paraId="400AD4E0" w16cid:durableId="283BCC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0B315" w14:textId="77777777" w:rsidR="0009345E" w:rsidRDefault="0009345E" w:rsidP="002560F4">
      <w:pPr>
        <w:spacing w:after="0" w:line="240" w:lineRule="auto"/>
      </w:pPr>
      <w:r>
        <w:separator/>
      </w:r>
    </w:p>
  </w:endnote>
  <w:endnote w:type="continuationSeparator" w:id="0">
    <w:p w14:paraId="2F2FB2CA" w14:textId="77777777" w:rsidR="0009345E" w:rsidRDefault="0009345E" w:rsidP="002560F4">
      <w:pPr>
        <w:spacing w:after="0" w:line="240" w:lineRule="auto"/>
      </w:pPr>
      <w:r>
        <w:continuationSeparator/>
      </w:r>
    </w:p>
  </w:endnote>
  <w:endnote w:type="continuationNotice" w:id="1">
    <w:p w14:paraId="6D902B68" w14:textId="77777777" w:rsidR="0009345E" w:rsidRDefault="0009345E">
      <w:pPr>
        <w:spacing w:after="0" w:line="240" w:lineRule="auto"/>
      </w:pPr>
    </w:p>
  </w:endnote>
  <w:endnote w:id="2">
    <w:p w14:paraId="415DBDD9" w14:textId="2E559067" w:rsidR="003E0030" w:rsidRPr="000C3B6D" w:rsidRDefault="003E0030" w:rsidP="000C3B6D">
      <w:pPr>
        <w:spacing w:after="0" w:line="240" w:lineRule="auto"/>
        <w:rPr>
          <w:rFonts w:cstheme="minorHAnsi"/>
        </w:rPr>
      </w:pPr>
      <w:r>
        <w:rPr>
          <w:rStyle w:val="EndnoteReference"/>
        </w:rPr>
        <w:endnoteRef/>
      </w:r>
      <w:r>
        <w:t xml:space="preserve"> </w:t>
      </w:r>
      <w:r w:rsidRPr="000C3B6D">
        <w:rPr>
          <w:rFonts w:cstheme="minorHAnsi"/>
        </w:rPr>
        <w:t xml:space="preserve">American Association of Physicists in Medicine. </w:t>
      </w:r>
      <w:r w:rsidRPr="000C3B6D">
        <w:rPr>
          <w:rFonts w:cstheme="minorHAnsi"/>
          <w:shd w:val="clear" w:color="auto" w:fill="FCFCFC"/>
        </w:rPr>
        <w:t xml:space="preserve">AAPM </w:t>
      </w:r>
      <w:r w:rsidR="00362062">
        <w:rPr>
          <w:rFonts w:cstheme="minorHAnsi"/>
          <w:shd w:val="clear" w:color="auto" w:fill="FCFCFC"/>
        </w:rPr>
        <w:t>P</w:t>
      </w:r>
      <w:r w:rsidRPr="000C3B6D">
        <w:rPr>
          <w:rFonts w:cstheme="minorHAnsi"/>
          <w:shd w:val="clear" w:color="auto" w:fill="FCFCFC"/>
        </w:rPr>
        <w:t xml:space="preserve">osition </w:t>
      </w:r>
      <w:r w:rsidR="00362062">
        <w:rPr>
          <w:rFonts w:cstheme="minorHAnsi"/>
          <w:shd w:val="clear" w:color="auto" w:fill="FCFCFC"/>
        </w:rPr>
        <w:t>S</w:t>
      </w:r>
      <w:r w:rsidR="00362062" w:rsidRPr="000C3B6D">
        <w:rPr>
          <w:rFonts w:cstheme="minorHAnsi"/>
          <w:shd w:val="clear" w:color="auto" w:fill="FCFCFC"/>
        </w:rPr>
        <w:t xml:space="preserve">tatement </w:t>
      </w:r>
      <w:r w:rsidRPr="000C3B6D">
        <w:rPr>
          <w:rFonts w:cstheme="minorHAnsi"/>
          <w:shd w:val="clear" w:color="auto" w:fill="FCFCFC"/>
        </w:rPr>
        <w:t xml:space="preserve">on the </w:t>
      </w:r>
      <w:r w:rsidR="00362062">
        <w:rPr>
          <w:rFonts w:cstheme="minorHAnsi"/>
          <w:shd w:val="clear" w:color="auto" w:fill="FCFCFC"/>
        </w:rPr>
        <w:t>U</w:t>
      </w:r>
      <w:r w:rsidR="00362062" w:rsidRPr="000C3B6D">
        <w:rPr>
          <w:rFonts w:cstheme="minorHAnsi"/>
          <w:shd w:val="clear" w:color="auto" w:fill="FCFCFC"/>
        </w:rPr>
        <w:t xml:space="preserve">se </w:t>
      </w:r>
      <w:r w:rsidRPr="000C3B6D">
        <w:rPr>
          <w:rFonts w:cstheme="minorHAnsi"/>
          <w:shd w:val="clear" w:color="auto" w:fill="FCFCFC"/>
        </w:rPr>
        <w:t xml:space="preserve">of </w:t>
      </w:r>
      <w:r w:rsidR="00362062">
        <w:rPr>
          <w:rFonts w:cstheme="minorHAnsi"/>
          <w:shd w:val="clear" w:color="auto" w:fill="FCFCFC"/>
        </w:rPr>
        <w:t>P</w:t>
      </w:r>
      <w:r w:rsidR="00362062" w:rsidRPr="000C3B6D">
        <w:rPr>
          <w:rFonts w:cstheme="minorHAnsi"/>
          <w:shd w:val="clear" w:color="auto" w:fill="FCFCFC"/>
        </w:rPr>
        <w:t xml:space="preserve">atient </w:t>
      </w:r>
      <w:r w:rsidR="00362062">
        <w:rPr>
          <w:rFonts w:cstheme="minorHAnsi"/>
          <w:shd w:val="clear" w:color="auto" w:fill="FCFCFC"/>
        </w:rPr>
        <w:t>G</w:t>
      </w:r>
      <w:r w:rsidR="00362062" w:rsidRPr="000C3B6D">
        <w:rPr>
          <w:rFonts w:cstheme="minorHAnsi"/>
          <w:shd w:val="clear" w:color="auto" w:fill="FCFCFC"/>
        </w:rPr>
        <w:t xml:space="preserve">onadal </w:t>
      </w:r>
      <w:r w:rsidRPr="000C3B6D">
        <w:rPr>
          <w:rFonts w:cstheme="minorHAnsi"/>
          <w:shd w:val="clear" w:color="auto" w:fill="FCFCFC"/>
        </w:rPr>
        <w:t xml:space="preserve">and </w:t>
      </w:r>
      <w:r w:rsidR="00362062">
        <w:rPr>
          <w:rFonts w:cstheme="minorHAnsi"/>
          <w:shd w:val="clear" w:color="auto" w:fill="FCFCFC"/>
        </w:rPr>
        <w:t>F</w:t>
      </w:r>
      <w:r w:rsidR="00362062" w:rsidRPr="000C3B6D">
        <w:rPr>
          <w:rFonts w:cstheme="minorHAnsi"/>
          <w:shd w:val="clear" w:color="auto" w:fill="FCFCFC"/>
        </w:rPr>
        <w:t xml:space="preserve">etal </w:t>
      </w:r>
      <w:r w:rsidR="00362062">
        <w:rPr>
          <w:rFonts w:cstheme="minorHAnsi"/>
          <w:shd w:val="clear" w:color="auto" w:fill="FCFCFC"/>
        </w:rPr>
        <w:t>S</w:t>
      </w:r>
      <w:r w:rsidR="00362062" w:rsidRPr="000C3B6D">
        <w:rPr>
          <w:rFonts w:cstheme="minorHAnsi"/>
          <w:shd w:val="clear" w:color="auto" w:fill="FCFCFC"/>
        </w:rPr>
        <w:t>hielding</w:t>
      </w:r>
      <w:r w:rsidRPr="000C3B6D">
        <w:rPr>
          <w:rFonts w:cstheme="minorHAnsi"/>
          <w:shd w:val="clear" w:color="auto" w:fill="FCFCFC"/>
        </w:rPr>
        <w:t xml:space="preserve">. </w:t>
      </w:r>
      <w:r w:rsidR="00362062">
        <w:rPr>
          <w:rFonts w:cstheme="minorHAnsi"/>
          <w:shd w:val="clear" w:color="auto" w:fill="FCFCFC"/>
        </w:rPr>
        <w:t xml:space="preserve">2019. Accessed June 19, 2023. </w:t>
      </w:r>
      <w:r w:rsidR="00362062" w:rsidRPr="00362062">
        <w:rPr>
          <w:rFonts w:cstheme="minorHAnsi"/>
          <w:shd w:val="clear" w:color="auto" w:fill="FCFCFC"/>
        </w:rPr>
        <w:t>https://www.aapm.org/org/policies/details.asp?id=468&amp;type=PP</w:t>
      </w:r>
    </w:p>
    <w:p w14:paraId="604057B7" w14:textId="444905DF" w:rsidR="003E0030" w:rsidRDefault="003E0030" w:rsidP="000C3B6D">
      <w:pPr>
        <w:pStyle w:val="EndnoteText"/>
      </w:pPr>
    </w:p>
  </w:endnote>
  <w:endnote w:id="3">
    <w:p w14:paraId="21A75CEC" w14:textId="78C2AFB0" w:rsidR="003E1DC8" w:rsidRPr="000C3B6D" w:rsidRDefault="003E0030" w:rsidP="000C3B6D">
      <w:pPr>
        <w:spacing w:after="0" w:line="240" w:lineRule="auto"/>
        <w:rPr>
          <w:rFonts w:cstheme="minorHAnsi"/>
        </w:rPr>
      </w:pPr>
      <w:r>
        <w:rPr>
          <w:rStyle w:val="EndnoteReference"/>
        </w:rPr>
        <w:endnoteRef/>
      </w:r>
      <w:r>
        <w:t xml:space="preserve"> </w:t>
      </w:r>
      <w:r w:rsidRPr="000C3B6D">
        <w:rPr>
          <w:rFonts w:cstheme="minorHAnsi"/>
        </w:rPr>
        <w:t>Marsh RM</w:t>
      </w:r>
      <w:r w:rsidR="003E1DC8">
        <w:rPr>
          <w:rFonts w:cstheme="minorHAnsi"/>
        </w:rPr>
        <w:t xml:space="preserve">, </w:t>
      </w:r>
      <w:r w:rsidRPr="000C3B6D">
        <w:rPr>
          <w:rFonts w:cstheme="minorHAnsi"/>
        </w:rPr>
        <w:t>Silosky</w:t>
      </w:r>
      <w:r w:rsidR="003E1DC8">
        <w:rPr>
          <w:rFonts w:cstheme="minorHAnsi"/>
        </w:rPr>
        <w:t xml:space="preserve"> </w:t>
      </w:r>
      <w:r w:rsidRPr="000C3B6D">
        <w:rPr>
          <w:rFonts w:cstheme="minorHAnsi"/>
        </w:rPr>
        <w:t xml:space="preserve">M. Patient shielding in diagnostic imaging: </w:t>
      </w:r>
      <w:r w:rsidR="003E1DC8">
        <w:rPr>
          <w:rFonts w:cstheme="minorHAnsi"/>
        </w:rPr>
        <w:t>d</w:t>
      </w:r>
      <w:r w:rsidR="003E1DC8" w:rsidRPr="000C3B6D">
        <w:rPr>
          <w:rFonts w:cstheme="minorHAnsi"/>
        </w:rPr>
        <w:t xml:space="preserve">iscontinuing </w:t>
      </w:r>
      <w:r w:rsidRPr="000C3B6D">
        <w:rPr>
          <w:rFonts w:cstheme="minorHAnsi"/>
        </w:rPr>
        <w:t xml:space="preserve">a legacy practice. </w:t>
      </w:r>
      <w:r w:rsidR="003E1DC8" w:rsidRPr="00FC20BE">
        <w:rPr>
          <w:rFonts w:cstheme="minorHAnsi"/>
          <w:i/>
          <w:iCs/>
        </w:rPr>
        <w:t>AJR</w:t>
      </w:r>
      <w:r w:rsidR="003E1DC8">
        <w:rPr>
          <w:rFonts w:cstheme="minorHAnsi"/>
        </w:rPr>
        <w:t xml:space="preserve"> </w:t>
      </w:r>
      <w:r w:rsidR="003E1DC8" w:rsidRPr="000C3B6D">
        <w:rPr>
          <w:rFonts w:cstheme="minorHAnsi"/>
          <w:i/>
        </w:rPr>
        <w:t>Am</w:t>
      </w:r>
      <w:r w:rsidR="003E1DC8">
        <w:rPr>
          <w:rFonts w:cstheme="minorHAnsi"/>
          <w:i/>
        </w:rPr>
        <w:t xml:space="preserve"> </w:t>
      </w:r>
      <w:r w:rsidRPr="000C3B6D">
        <w:rPr>
          <w:rFonts w:cstheme="minorHAnsi"/>
          <w:i/>
        </w:rPr>
        <w:t>J</w:t>
      </w:r>
      <w:r w:rsidR="003E1DC8">
        <w:rPr>
          <w:rFonts w:cstheme="minorHAnsi"/>
          <w:i/>
        </w:rPr>
        <w:t xml:space="preserve"> </w:t>
      </w:r>
      <w:r w:rsidRPr="000C3B6D">
        <w:rPr>
          <w:rFonts w:cstheme="minorHAnsi"/>
          <w:i/>
        </w:rPr>
        <w:t>Roentgen</w:t>
      </w:r>
      <w:r w:rsidR="003E1DC8">
        <w:rPr>
          <w:rFonts w:cstheme="minorHAnsi"/>
          <w:i/>
        </w:rPr>
        <w:t>ol.</w:t>
      </w:r>
      <w:r w:rsidRPr="000C3B6D">
        <w:rPr>
          <w:rFonts w:cstheme="minorHAnsi"/>
          <w:i/>
        </w:rPr>
        <w:t xml:space="preserve"> </w:t>
      </w:r>
      <w:r w:rsidR="003E1DC8" w:rsidRPr="000C3B6D">
        <w:rPr>
          <w:rFonts w:cstheme="minorHAnsi"/>
        </w:rPr>
        <w:t>2019</w:t>
      </w:r>
      <w:r w:rsidR="003E1DC8" w:rsidRPr="003E1DC8">
        <w:rPr>
          <w:rFonts w:cstheme="minorHAnsi"/>
        </w:rPr>
        <w:t>;</w:t>
      </w:r>
      <w:r w:rsidRPr="00FC20BE">
        <w:rPr>
          <w:rFonts w:cstheme="minorHAnsi"/>
        </w:rPr>
        <w:t>212</w:t>
      </w:r>
      <w:r w:rsidR="003E1DC8">
        <w:rPr>
          <w:rFonts w:cstheme="minorHAnsi"/>
        </w:rPr>
        <w:t>:</w:t>
      </w:r>
      <w:r w:rsidRPr="000C3B6D">
        <w:rPr>
          <w:rFonts w:cstheme="minorHAnsi"/>
        </w:rPr>
        <w:t xml:space="preserve">755-757. </w:t>
      </w:r>
      <w:r w:rsidR="00362062">
        <w:rPr>
          <w:rFonts w:cstheme="minorHAnsi"/>
        </w:rPr>
        <w:t>doi:</w:t>
      </w:r>
      <w:r w:rsidR="003E1DC8" w:rsidRPr="003E1DC8">
        <w:rPr>
          <w:rFonts w:cstheme="minorHAnsi"/>
        </w:rPr>
        <w:t>10.2214/AJR.18.20508</w:t>
      </w:r>
    </w:p>
    <w:p w14:paraId="34882C73" w14:textId="287DDA58" w:rsidR="003E0030" w:rsidRDefault="003E0030" w:rsidP="003E1DC8">
      <w:pPr>
        <w:spacing w:after="0" w:line="240" w:lineRule="auto"/>
      </w:pPr>
    </w:p>
  </w:endnote>
  <w:endnote w:id="4">
    <w:p w14:paraId="542CADDA" w14:textId="727537BF" w:rsidR="00034B92" w:rsidRPr="000C3B6D" w:rsidRDefault="00034B92" w:rsidP="00034B92">
      <w:pPr>
        <w:spacing w:after="0" w:line="240" w:lineRule="auto"/>
        <w:rPr>
          <w:rFonts w:cstheme="minorHAnsi"/>
        </w:rPr>
      </w:pPr>
      <w:r>
        <w:rPr>
          <w:rStyle w:val="EndnoteReference"/>
        </w:rPr>
        <w:endnoteRef/>
      </w:r>
      <w:r w:rsidRPr="000C3B6D">
        <w:rPr>
          <w:rFonts w:cstheme="minorHAnsi"/>
        </w:rPr>
        <w:t xml:space="preserve">National Council on Radiation Protection. </w:t>
      </w:r>
      <w:r w:rsidRPr="00FC20BE">
        <w:rPr>
          <w:rFonts w:cstheme="minorHAnsi"/>
          <w:iCs/>
        </w:rPr>
        <w:t>NCRP recommendations for ending routine gonadal shielding during abdominal and pelvic radiography</w:t>
      </w:r>
      <w:r w:rsidR="00AB251A">
        <w:rPr>
          <w:rFonts w:cstheme="minorHAnsi"/>
          <w:iCs/>
        </w:rPr>
        <w:t>.</w:t>
      </w:r>
      <w:r w:rsidRPr="000C3B6D">
        <w:rPr>
          <w:rFonts w:cstheme="minorHAnsi"/>
        </w:rPr>
        <w:t xml:space="preserve"> </w:t>
      </w:r>
      <w:r w:rsidR="00AB251A">
        <w:rPr>
          <w:rFonts w:cstheme="minorHAnsi"/>
        </w:rPr>
        <w:t xml:space="preserve">NCRP </w:t>
      </w:r>
      <w:r w:rsidRPr="000C3B6D">
        <w:rPr>
          <w:rFonts w:cstheme="minorHAnsi"/>
        </w:rPr>
        <w:t>Statement No. 13.</w:t>
      </w:r>
      <w:r w:rsidR="00AB251A">
        <w:rPr>
          <w:rFonts w:cstheme="minorHAnsi"/>
        </w:rPr>
        <w:t xml:space="preserve"> January 12, 2021. Accessed June 19, 2023. </w:t>
      </w:r>
      <w:r w:rsidR="00AB251A" w:rsidRPr="00AB251A">
        <w:rPr>
          <w:rFonts w:cstheme="minorHAnsi"/>
        </w:rPr>
        <w:t>https://ncrponline.org/wp-content/themes/ncrp/PDFs/Statement13.pdf</w:t>
      </w:r>
      <w:r w:rsidR="005E12EA">
        <w:rPr>
          <w:rFonts w:cstheme="minorHAnsi"/>
        </w:rPr>
        <w:t xml:space="preserve"> </w:t>
      </w:r>
    </w:p>
    <w:p w14:paraId="51165CD6" w14:textId="77777777" w:rsidR="00034B92" w:rsidRDefault="00034B92" w:rsidP="00034B92">
      <w:pPr>
        <w:pStyle w:val="EndnoteText"/>
      </w:pPr>
    </w:p>
  </w:endnote>
  <w:endnote w:id="5">
    <w:p w14:paraId="7F6F0860" w14:textId="52590CE4" w:rsidR="003E0030" w:rsidRPr="000C3B6D" w:rsidRDefault="003E0030" w:rsidP="000C3B6D">
      <w:pPr>
        <w:spacing w:after="0" w:line="240" w:lineRule="auto"/>
        <w:rPr>
          <w:rFonts w:cstheme="minorHAnsi"/>
        </w:rPr>
      </w:pPr>
      <w:r>
        <w:rPr>
          <w:rStyle w:val="EndnoteReference"/>
        </w:rPr>
        <w:endnoteRef/>
      </w:r>
      <w:r>
        <w:t xml:space="preserve"> </w:t>
      </w:r>
      <w:r w:rsidR="008C768A" w:rsidRPr="000C3B6D">
        <w:rPr>
          <w:rFonts w:cstheme="minorHAnsi"/>
        </w:rPr>
        <w:t>American Association of Physicists in Medicine. Communicating Advances in Radiation Education for Shielding</w:t>
      </w:r>
      <w:r w:rsidR="00362062">
        <w:rPr>
          <w:rFonts w:cstheme="minorHAnsi"/>
        </w:rPr>
        <w:t xml:space="preserve"> (CARES)</w:t>
      </w:r>
      <w:r w:rsidR="008C768A" w:rsidRPr="000C3B6D">
        <w:rPr>
          <w:rFonts w:cstheme="minorHAnsi"/>
        </w:rPr>
        <w:t xml:space="preserve">. </w:t>
      </w:r>
      <w:r w:rsidR="00362062">
        <w:rPr>
          <w:rFonts w:cstheme="minorHAnsi"/>
        </w:rPr>
        <w:t xml:space="preserve">Accessed June 19, 2023. </w:t>
      </w:r>
      <w:r w:rsidR="008C768A" w:rsidRPr="000C3B6D">
        <w:rPr>
          <w:rFonts w:cstheme="minorHAnsi"/>
        </w:rPr>
        <w:t>https://w3.aapm.org/cares/</w:t>
      </w:r>
    </w:p>
    <w:p w14:paraId="1199F51A" w14:textId="61A144EE" w:rsidR="003E0030" w:rsidRDefault="003E0030" w:rsidP="000C3B6D">
      <w:pPr>
        <w:pStyle w:val="EndnoteText"/>
      </w:pPr>
    </w:p>
  </w:endnote>
  <w:endnote w:id="6">
    <w:p w14:paraId="6C69767B" w14:textId="2E2F8DA9" w:rsidR="00034B92" w:rsidRPr="000C3B6D" w:rsidRDefault="00034B92" w:rsidP="00034B92">
      <w:pPr>
        <w:spacing w:after="0" w:line="240" w:lineRule="auto"/>
        <w:rPr>
          <w:rStyle w:val="Hyperlink"/>
          <w:rFonts w:cstheme="minorHAnsi"/>
          <w:color w:val="auto"/>
          <w:u w:val="none"/>
        </w:rPr>
      </w:pPr>
      <w:r>
        <w:rPr>
          <w:rStyle w:val="EndnoteReference"/>
        </w:rPr>
        <w:endnoteRef/>
      </w:r>
      <w:r>
        <w:t xml:space="preserve"> </w:t>
      </w:r>
      <w:r w:rsidRPr="00FC20BE">
        <w:rPr>
          <w:rFonts w:cstheme="minorHAnsi"/>
          <w:iCs/>
        </w:rPr>
        <w:t>Recommendation for the use of specific area gonad shielding on patients during medical diagnostic x-ray procedures</w:t>
      </w:r>
      <w:r w:rsidR="00B17D43">
        <w:rPr>
          <w:rFonts w:cstheme="minorHAnsi"/>
          <w:iCs/>
        </w:rPr>
        <w:t xml:space="preserve">. </w:t>
      </w:r>
      <w:r w:rsidR="00B17D43" w:rsidRPr="00B17D43">
        <w:rPr>
          <w:rFonts w:cstheme="minorHAnsi"/>
          <w:iCs/>
        </w:rPr>
        <w:t>21 CFR § 1000.50</w:t>
      </w:r>
      <w:r w:rsidRPr="000C3B6D">
        <w:rPr>
          <w:rFonts w:cstheme="minorHAnsi"/>
          <w:i/>
        </w:rPr>
        <w:t xml:space="preserve"> </w:t>
      </w:r>
      <w:r w:rsidRPr="000C3B6D">
        <w:rPr>
          <w:rFonts w:cstheme="minorHAnsi"/>
        </w:rPr>
        <w:t>(</w:t>
      </w:r>
      <w:r w:rsidR="00B17D43">
        <w:rPr>
          <w:rFonts w:cstheme="minorHAnsi"/>
        </w:rPr>
        <w:t>1976</w:t>
      </w:r>
      <w:r w:rsidRPr="000C3B6D">
        <w:rPr>
          <w:rFonts w:cstheme="minorHAnsi"/>
        </w:rPr>
        <w:t>)</w:t>
      </w:r>
      <w:r w:rsidRPr="000C3B6D">
        <w:rPr>
          <w:rFonts w:cstheme="minorHAnsi"/>
          <w:i/>
        </w:rPr>
        <w:t>.</w:t>
      </w:r>
      <w:r w:rsidR="00B17D43">
        <w:rPr>
          <w:rFonts w:cstheme="minorHAnsi"/>
          <w:iCs/>
        </w:rPr>
        <w:t xml:space="preserve"> Accessed June 19, 2023. </w:t>
      </w:r>
      <w:r w:rsidR="00B17D43" w:rsidRPr="00B17D43">
        <w:rPr>
          <w:rFonts w:cstheme="minorHAnsi"/>
          <w:iCs/>
        </w:rPr>
        <w:t>https://www.govinfo.gov/app/details/CFR-2016-title21-vol8/CFR-2016-title21-vol8-sec1000-50</w:t>
      </w:r>
      <w:r w:rsidR="00B17D43" w:rsidRPr="000C3B6D" w:rsidDel="00B17D43">
        <w:rPr>
          <w:rFonts w:cstheme="minorHAnsi"/>
        </w:rPr>
        <w:t xml:space="preserve"> </w:t>
      </w:r>
    </w:p>
    <w:p w14:paraId="24F34180" w14:textId="77777777" w:rsidR="00034B92" w:rsidRDefault="00034B92" w:rsidP="00FC20BE">
      <w:pPr>
        <w:spacing w:after="0" w:line="240" w:lineRule="auto"/>
      </w:pPr>
    </w:p>
  </w:endnote>
  <w:endnote w:id="7">
    <w:p w14:paraId="41FB34C2" w14:textId="4D81C9B2" w:rsidR="00B505D7" w:rsidRPr="000C3B6D" w:rsidRDefault="00B505D7" w:rsidP="00B505D7">
      <w:pPr>
        <w:spacing w:after="0" w:line="240" w:lineRule="auto"/>
        <w:rPr>
          <w:rFonts w:cstheme="minorHAnsi"/>
        </w:rPr>
      </w:pPr>
      <w:r>
        <w:rPr>
          <w:rStyle w:val="EndnoteReference"/>
        </w:rPr>
        <w:endnoteRef/>
      </w:r>
      <w:r>
        <w:t xml:space="preserve"> </w:t>
      </w:r>
      <w:r w:rsidRPr="000C3B6D">
        <w:rPr>
          <w:rFonts w:cstheme="minorHAnsi"/>
        </w:rPr>
        <w:t xml:space="preserve">Kowalczyk N. Update </w:t>
      </w:r>
      <w:r w:rsidR="00362062" w:rsidRPr="000C3B6D">
        <w:rPr>
          <w:rFonts w:cstheme="minorHAnsi"/>
        </w:rPr>
        <w:t>o</w:t>
      </w:r>
      <w:r w:rsidR="00362062">
        <w:rPr>
          <w:rFonts w:cstheme="minorHAnsi"/>
        </w:rPr>
        <w:t>n</w:t>
      </w:r>
      <w:r w:rsidR="00362062" w:rsidRPr="000C3B6D">
        <w:rPr>
          <w:rFonts w:cstheme="minorHAnsi"/>
        </w:rPr>
        <w:t xml:space="preserve"> </w:t>
      </w:r>
      <w:r w:rsidRPr="000C3B6D">
        <w:rPr>
          <w:rFonts w:cstheme="minorHAnsi"/>
        </w:rPr>
        <w:t xml:space="preserve">AAPM </w:t>
      </w:r>
      <w:r w:rsidR="00362062">
        <w:rPr>
          <w:rFonts w:cstheme="minorHAnsi"/>
        </w:rPr>
        <w:t>P</w:t>
      </w:r>
      <w:r w:rsidR="00362062" w:rsidRPr="000C3B6D">
        <w:rPr>
          <w:rFonts w:cstheme="minorHAnsi"/>
        </w:rPr>
        <w:t xml:space="preserve">osition </w:t>
      </w:r>
      <w:r w:rsidR="00362062">
        <w:rPr>
          <w:rFonts w:cstheme="minorHAnsi"/>
        </w:rPr>
        <w:t>S</w:t>
      </w:r>
      <w:r w:rsidR="00362062" w:rsidRPr="000C3B6D">
        <w:rPr>
          <w:rFonts w:cstheme="minorHAnsi"/>
        </w:rPr>
        <w:t xml:space="preserve">tatement </w:t>
      </w:r>
      <w:r w:rsidRPr="000C3B6D">
        <w:rPr>
          <w:rFonts w:cstheme="minorHAnsi"/>
        </w:rPr>
        <w:t xml:space="preserve">on the use of patient gonadal and fetal shielding. </w:t>
      </w:r>
      <w:r w:rsidRPr="000C3B6D">
        <w:rPr>
          <w:rFonts w:cstheme="minorHAnsi"/>
          <w:i/>
          <w:iCs/>
        </w:rPr>
        <w:t>Radiol</w:t>
      </w:r>
      <w:r w:rsidR="00C66820">
        <w:rPr>
          <w:rFonts w:cstheme="minorHAnsi"/>
          <w:i/>
          <w:iCs/>
        </w:rPr>
        <w:t xml:space="preserve"> </w:t>
      </w:r>
      <w:r w:rsidRPr="000C3B6D">
        <w:rPr>
          <w:rFonts w:cstheme="minorHAnsi"/>
          <w:i/>
          <w:iCs/>
        </w:rPr>
        <w:t>Sci Edu</w:t>
      </w:r>
      <w:r w:rsidR="00362062">
        <w:rPr>
          <w:rFonts w:cstheme="minorHAnsi"/>
          <w:i/>
          <w:iCs/>
        </w:rPr>
        <w:t xml:space="preserve">. </w:t>
      </w:r>
      <w:r w:rsidR="00362062" w:rsidRPr="00FC20BE">
        <w:rPr>
          <w:rFonts w:cstheme="minorHAnsi"/>
        </w:rPr>
        <w:t>2020;</w:t>
      </w:r>
      <w:r w:rsidRPr="00FC20BE">
        <w:rPr>
          <w:rFonts w:cstheme="minorHAnsi"/>
        </w:rPr>
        <w:t>21</w:t>
      </w:r>
      <w:r w:rsidR="00362062" w:rsidRPr="00362062">
        <w:rPr>
          <w:rFonts w:cstheme="minorHAnsi"/>
        </w:rPr>
        <w:t>:</w:t>
      </w:r>
      <w:r w:rsidRPr="000C3B6D">
        <w:rPr>
          <w:rFonts w:cstheme="minorHAnsi"/>
        </w:rPr>
        <w:t>3-10.</w:t>
      </w:r>
    </w:p>
    <w:p w14:paraId="5D23CD8B" w14:textId="77777777" w:rsidR="00B505D7" w:rsidRPr="008C768A" w:rsidRDefault="00B505D7" w:rsidP="00B505D7">
      <w:pPr>
        <w:spacing w:after="0" w:line="240" w:lineRule="auto"/>
        <w:rPr>
          <w:rFonts w:eastAsia="Times New Roman" w:cstheme="minorHAnsi"/>
        </w:rPr>
      </w:pPr>
    </w:p>
  </w:endnote>
  <w:endnote w:id="8">
    <w:p w14:paraId="4EE2644D" w14:textId="7FD08573" w:rsidR="00034B92" w:rsidRPr="000C3B6D" w:rsidRDefault="00034B92" w:rsidP="00034B92">
      <w:pPr>
        <w:spacing w:after="0" w:line="240" w:lineRule="auto"/>
        <w:rPr>
          <w:rFonts w:eastAsia="Times New Roman" w:cstheme="minorHAnsi"/>
        </w:rPr>
      </w:pPr>
      <w:r w:rsidRPr="00600AF4">
        <w:rPr>
          <w:rStyle w:val="EndnoteReference"/>
        </w:rPr>
        <w:endnoteRef/>
      </w:r>
      <w:r w:rsidRPr="00600AF4">
        <w:t xml:space="preserve"> </w:t>
      </w:r>
      <w:r w:rsidRPr="000C3B6D">
        <w:rPr>
          <w:rFonts w:eastAsia="Times New Roman" w:cstheme="minorHAnsi"/>
        </w:rPr>
        <w:t xml:space="preserve">Fauber TL. Gonadal </w:t>
      </w:r>
      <w:r w:rsidR="00C66820">
        <w:rPr>
          <w:rFonts w:eastAsia="Times New Roman" w:cstheme="minorHAnsi"/>
        </w:rPr>
        <w:t>s</w:t>
      </w:r>
      <w:r w:rsidRPr="000C3B6D">
        <w:rPr>
          <w:rFonts w:eastAsia="Times New Roman" w:cstheme="minorHAnsi"/>
        </w:rPr>
        <w:t xml:space="preserve">hielding in </w:t>
      </w:r>
      <w:r w:rsidR="00C66820">
        <w:rPr>
          <w:rFonts w:eastAsia="Times New Roman" w:cstheme="minorHAnsi"/>
        </w:rPr>
        <w:t>r</w:t>
      </w:r>
      <w:r w:rsidR="00C66820" w:rsidRPr="000C3B6D">
        <w:rPr>
          <w:rFonts w:eastAsia="Times New Roman" w:cstheme="minorHAnsi"/>
        </w:rPr>
        <w:t>adiography</w:t>
      </w:r>
      <w:r w:rsidRPr="000C3B6D">
        <w:rPr>
          <w:rFonts w:eastAsia="Times New Roman" w:cstheme="minorHAnsi"/>
        </w:rPr>
        <w:t xml:space="preserve">: </w:t>
      </w:r>
      <w:r w:rsidR="00C66820">
        <w:rPr>
          <w:rFonts w:eastAsia="Times New Roman" w:cstheme="minorHAnsi"/>
        </w:rPr>
        <w:t>a</w:t>
      </w:r>
      <w:r w:rsidR="00C66820" w:rsidRPr="000C3B6D">
        <w:rPr>
          <w:rFonts w:eastAsia="Times New Roman" w:cstheme="minorHAnsi"/>
        </w:rPr>
        <w:t xml:space="preserve"> </w:t>
      </w:r>
      <w:r w:rsidR="00C66820">
        <w:rPr>
          <w:rFonts w:eastAsia="Times New Roman" w:cstheme="minorHAnsi"/>
        </w:rPr>
        <w:t>b</w:t>
      </w:r>
      <w:r w:rsidR="00C66820" w:rsidRPr="000C3B6D">
        <w:rPr>
          <w:rFonts w:eastAsia="Times New Roman" w:cstheme="minorHAnsi"/>
        </w:rPr>
        <w:t xml:space="preserve">est </w:t>
      </w:r>
      <w:r w:rsidR="00C66820">
        <w:rPr>
          <w:rFonts w:eastAsia="Times New Roman" w:cstheme="minorHAnsi"/>
        </w:rPr>
        <w:t>p</w:t>
      </w:r>
      <w:r w:rsidR="00C66820" w:rsidRPr="000C3B6D">
        <w:rPr>
          <w:rFonts w:eastAsia="Times New Roman" w:cstheme="minorHAnsi"/>
        </w:rPr>
        <w:t>ractice</w:t>
      </w:r>
      <w:r w:rsidRPr="000C3B6D">
        <w:rPr>
          <w:rFonts w:eastAsia="Times New Roman" w:cstheme="minorHAnsi"/>
        </w:rPr>
        <w:t xml:space="preserve">? </w:t>
      </w:r>
      <w:r w:rsidR="00C66820" w:rsidRPr="000C3B6D">
        <w:rPr>
          <w:rFonts w:eastAsia="Times New Roman" w:cstheme="minorHAnsi"/>
          <w:i/>
          <w:iCs/>
        </w:rPr>
        <w:t>Radiol</w:t>
      </w:r>
      <w:r w:rsidR="00C66820">
        <w:rPr>
          <w:rFonts w:eastAsia="Times New Roman" w:cstheme="minorHAnsi"/>
          <w:i/>
          <w:iCs/>
        </w:rPr>
        <w:t xml:space="preserve"> </w:t>
      </w:r>
      <w:r w:rsidRPr="000C3B6D">
        <w:rPr>
          <w:rFonts w:eastAsia="Times New Roman" w:cstheme="minorHAnsi"/>
          <w:i/>
          <w:iCs/>
        </w:rPr>
        <w:t>Technol</w:t>
      </w:r>
      <w:r w:rsidR="00C66820">
        <w:rPr>
          <w:rFonts w:eastAsia="Times New Roman" w:cstheme="minorHAnsi"/>
          <w:i/>
          <w:iCs/>
        </w:rPr>
        <w:t xml:space="preserve">. </w:t>
      </w:r>
      <w:r w:rsidR="00C66820" w:rsidRPr="000C3B6D">
        <w:rPr>
          <w:rFonts w:eastAsia="Times New Roman" w:cstheme="minorHAnsi"/>
        </w:rPr>
        <w:t>2016</w:t>
      </w:r>
      <w:r w:rsidR="00C66820">
        <w:rPr>
          <w:rFonts w:eastAsia="Times New Roman" w:cstheme="minorHAnsi"/>
        </w:rPr>
        <w:t>;</w:t>
      </w:r>
      <w:r w:rsidRPr="00FC20BE">
        <w:rPr>
          <w:rFonts w:eastAsia="Times New Roman" w:cstheme="minorHAnsi"/>
        </w:rPr>
        <w:t>88</w:t>
      </w:r>
      <w:r w:rsidR="00C66820">
        <w:rPr>
          <w:rFonts w:eastAsia="Times New Roman" w:cstheme="minorHAnsi"/>
        </w:rPr>
        <w:t>:</w:t>
      </w:r>
      <w:r w:rsidRPr="000C3B6D">
        <w:rPr>
          <w:rFonts w:eastAsia="Times New Roman" w:cstheme="minorHAnsi"/>
        </w:rPr>
        <w:t xml:space="preserve">127-134. </w:t>
      </w:r>
    </w:p>
    <w:p w14:paraId="5E2EC85F" w14:textId="77777777" w:rsidR="00034B92" w:rsidRDefault="00034B92" w:rsidP="00034B92">
      <w:pPr>
        <w:pStyle w:val="EndnoteText"/>
      </w:pPr>
    </w:p>
  </w:endnote>
  <w:endnote w:id="9">
    <w:p w14:paraId="0E5434E5" w14:textId="2E98D946" w:rsidR="005D4A48" w:rsidRPr="000C3B6D" w:rsidRDefault="005D4A48" w:rsidP="005D4A48">
      <w:pPr>
        <w:spacing w:after="0" w:line="240" w:lineRule="auto"/>
        <w:rPr>
          <w:rStyle w:val="Hyperlink"/>
          <w:rFonts w:cstheme="minorHAnsi"/>
          <w:color w:val="auto"/>
          <w:u w:val="none"/>
        </w:rPr>
      </w:pPr>
      <w:r>
        <w:rPr>
          <w:rStyle w:val="EndnoteReference"/>
        </w:rPr>
        <w:endnoteRef/>
      </w:r>
      <w:r>
        <w:t xml:space="preserve"> </w:t>
      </w:r>
      <w:r w:rsidRPr="000C3B6D">
        <w:rPr>
          <w:rFonts w:cstheme="minorHAnsi"/>
        </w:rPr>
        <w:t>Shore</w:t>
      </w:r>
      <w:r w:rsidR="00C66820">
        <w:rPr>
          <w:rFonts w:cstheme="minorHAnsi"/>
        </w:rPr>
        <w:t xml:space="preserve"> RE</w:t>
      </w:r>
      <w:r w:rsidRPr="000C3B6D">
        <w:rPr>
          <w:rFonts w:cstheme="minorHAnsi"/>
        </w:rPr>
        <w:t>, Beck</w:t>
      </w:r>
      <w:r w:rsidR="00C66820">
        <w:rPr>
          <w:rFonts w:cstheme="minorHAnsi"/>
        </w:rPr>
        <w:t xml:space="preserve"> HL</w:t>
      </w:r>
      <w:r w:rsidRPr="000C3B6D">
        <w:rPr>
          <w:rFonts w:cstheme="minorHAnsi"/>
        </w:rPr>
        <w:t>, Boice</w:t>
      </w:r>
      <w:r w:rsidR="00C66820">
        <w:rPr>
          <w:rFonts w:cstheme="minorHAnsi"/>
        </w:rPr>
        <w:t xml:space="preserve"> JD</w:t>
      </w:r>
      <w:r w:rsidRPr="000C3B6D">
        <w:rPr>
          <w:rFonts w:cstheme="minorHAnsi"/>
        </w:rPr>
        <w:t xml:space="preserve">, Jr, </w:t>
      </w:r>
      <w:r w:rsidR="00C66820">
        <w:rPr>
          <w:rFonts w:cstheme="minorHAnsi"/>
        </w:rPr>
        <w:t>et al</w:t>
      </w:r>
      <w:r w:rsidRPr="000C3B6D">
        <w:rPr>
          <w:rFonts w:cstheme="minorHAnsi"/>
        </w:rPr>
        <w:t>. Recent epidemiological studies and the linear no-threshold model for radiation protection</w:t>
      </w:r>
      <w:r w:rsidR="00C66820">
        <w:rPr>
          <w:rFonts w:cstheme="minorHAnsi"/>
        </w:rPr>
        <w:t>: c</w:t>
      </w:r>
      <w:r w:rsidRPr="000C3B6D">
        <w:rPr>
          <w:rFonts w:cstheme="minorHAnsi"/>
        </w:rPr>
        <w:t xml:space="preserve">onsiderations regarding NCRP Commentary 27. </w:t>
      </w:r>
      <w:r w:rsidRPr="000C3B6D">
        <w:rPr>
          <w:rFonts w:cstheme="minorHAnsi"/>
          <w:i/>
        </w:rPr>
        <w:t>Health Phys</w:t>
      </w:r>
      <w:r w:rsidR="00C66820">
        <w:rPr>
          <w:rFonts w:cstheme="minorHAnsi"/>
          <w:i/>
        </w:rPr>
        <w:t>.</w:t>
      </w:r>
      <w:r w:rsidRPr="000C3B6D">
        <w:rPr>
          <w:rFonts w:cstheme="minorHAnsi"/>
          <w:i/>
        </w:rPr>
        <w:t xml:space="preserve"> </w:t>
      </w:r>
      <w:r w:rsidR="00C66820" w:rsidRPr="00FC20BE">
        <w:rPr>
          <w:rFonts w:cstheme="minorHAnsi"/>
          <w:iCs/>
        </w:rPr>
        <w:t>2019;</w:t>
      </w:r>
      <w:r w:rsidRPr="00FC20BE">
        <w:rPr>
          <w:rFonts w:cstheme="minorHAnsi"/>
          <w:iCs/>
        </w:rPr>
        <w:t>116</w:t>
      </w:r>
      <w:r w:rsidR="00C66820">
        <w:rPr>
          <w:rFonts w:cstheme="minorHAnsi"/>
          <w:iCs/>
        </w:rPr>
        <w:t>:</w:t>
      </w:r>
      <w:r w:rsidRPr="000C3B6D">
        <w:rPr>
          <w:rFonts w:cstheme="minorHAnsi"/>
        </w:rPr>
        <w:t xml:space="preserve">235-246. </w:t>
      </w:r>
      <w:r w:rsidR="00C66820" w:rsidRPr="00C66820">
        <w:rPr>
          <w:rFonts w:cstheme="minorHAnsi"/>
        </w:rPr>
        <w:t>doi:10.1097/HP.0000000000001015</w:t>
      </w:r>
    </w:p>
    <w:p w14:paraId="2B0928AB" w14:textId="77777777" w:rsidR="005D4A48" w:rsidRPr="008C768A" w:rsidRDefault="005D4A48" w:rsidP="005D4A48">
      <w:pPr>
        <w:pStyle w:val="ListParagraph"/>
        <w:spacing w:after="0" w:line="240" w:lineRule="auto"/>
        <w:ind w:left="0"/>
        <w:rPr>
          <w:rFonts w:cstheme="minorHAnsi"/>
        </w:rPr>
      </w:pPr>
    </w:p>
  </w:endnote>
  <w:endnote w:id="10">
    <w:p w14:paraId="30AAFFD0" w14:textId="6CAFE183" w:rsidR="005D4A48" w:rsidRPr="008C768A" w:rsidRDefault="005D4A48" w:rsidP="005D4A48">
      <w:pPr>
        <w:pStyle w:val="EndnoteText"/>
        <w:rPr>
          <w:rFonts w:cstheme="minorHAnsi"/>
          <w:sz w:val="22"/>
          <w:szCs w:val="22"/>
        </w:rPr>
      </w:pPr>
      <w:r>
        <w:rPr>
          <w:rStyle w:val="EndnoteReference"/>
        </w:rPr>
        <w:endnoteRef/>
      </w:r>
      <w:r>
        <w:t xml:space="preserve"> </w:t>
      </w:r>
      <w:r w:rsidRPr="00600AF4">
        <w:rPr>
          <w:rFonts w:cstheme="minorHAnsi"/>
          <w:sz w:val="22"/>
          <w:szCs w:val="22"/>
        </w:rPr>
        <w:t xml:space="preserve">Bushong SC. </w:t>
      </w:r>
      <w:r w:rsidRPr="00600AF4">
        <w:rPr>
          <w:rFonts w:cstheme="minorHAnsi"/>
          <w:i/>
          <w:sz w:val="22"/>
          <w:szCs w:val="22"/>
        </w:rPr>
        <w:t xml:space="preserve">Radiologic </w:t>
      </w:r>
      <w:r w:rsidR="00C66820">
        <w:rPr>
          <w:rFonts w:cstheme="minorHAnsi"/>
          <w:i/>
          <w:sz w:val="22"/>
          <w:szCs w:val="22"/>
        </w:rPr>
        <w:t>S</w:t>
      </w:r>
      <w:r w:rsidR="00C66820" w:rsidRPr="00600AF4">
        <w:rPr>
          <w:rFonts w:cstheme="minorHAnsi"/>
          <w:i/>
          <w:sz w:val="22"/>
          <w:szCs w:val="22"/>
        </w:rPr>
        <w:t xml:space="preserve">cience </w:t>
      </w:r>
      <w:r w:rsidRPr="00600AF4">
        <w:rPr>
          <w:rFonts w:cstheme="minorHAnsi"/>
          <w:i/>
          <w:sz w:val="22"/>
          <w:szCs w:val="22"/>
        </w:rPr>
        <w:t xml:space="preserve">for </w:t>
      </w:r>
      <w:r w:rsidR="00C66820">
        <w:rPr>
          <w:rFonts w:cstheme="minorHAnsi"/>
          <w:i/>
          <w:sz w:val="22"/>
          <w:szCs w:val="22"/>
        </w:rPr>
        <w:t>T</w:t>
      </w:r>
      <w:r w:rsidR="00C66820" w:rsidRPr="00600AF4">
        <w:rPr>
          <w:rFonts w:cstheme="minorHAnsi"/>
          <w:i/>
          <w:sz w:val="22"/>
          <w:szCs w:val="22"/>
        </w:rPr>
        <w:t>echnologists</w:t>
      </w:r>
      <w:r w:rsidRPr="00600AF4">
        <w:rPr>
          <w:rFonts w:cstheme="minorHAnsi"/>
          <w:i/>
          <w:sz w:val="22"/>
          <w:szCs w:val="22"/>
        </w:rPr>
        <w:t xml:space="preserve">: Physics, </w:t>
      </w:r>
      <w:r w:rsidR="00C66820">
        <w:rPr>
          <w:rFonts w:cstheme="minorHAnsi"/>
          <w:i/>
          <w:sz w:val="22"/>
          <w:szCs w:val="22"/>
        </w:rPr>
        <w:t>B</w:t>
      </w:r>
      <w:r w:rsidR="00C66820" w:rsidRPr="00600AF4">
        <w:rPr>
          <w:rFonts w:cstheme="minorHAnsi"/>
          <w:i/>
          <w:sz w:val="22"/>
          <w:szCs w:val="22"/>
        </w:rPr>
        <w:t>iology</w:t>
      </w:r>
      <w:r w:rsidRPr="00600AF4">
        <w:rPr>
          <w:rFonts w:cstheme="minorHAnsi"/>
          <w:i/>
          <w:sz w:val="22"/>
          <w:szCs w:val="22"/>
        </w:rPr>
        <w:t xml:space="preserve">, and </w:t>
      </w:r>
      <w:r w:rsidR="00C66820">
        <w:rPr>
          <w:rFonts w:cstheme="minorHAnsi"/>
          <w:i/>
          <w:sz w:val="22"/>
          <w:szCs w:val="22"/>
        </w:rPr>
        <w:t>P</w:t>
      </w:r>
      <w:r w:rsidR="00C66820" w:rsidRPr="00600AF4">
        <w:rPr>
          <w:rFonts w:cstheme="minorHAnsi"/>
          <w:i/>
          <w:sz w:val="22"/>
          <w:szCs w:val="22"/>
        </w:rPr>
        <w:t>rotection</w:t>
      </w:r>
      <w:r w:rsidR="00C66820">
        <w:rPr>
          <w:rFonts w:cstheme="minorHAnsi"/>
          <w:i/>
          <w:sz w:val="22"/>
          <w:szCs w:val="22"/>
        </w:rPr>
        <w:t>.</w:t>
      </w:r>
      <w:r w:rsidR="00C66820" w:rsidRPr="00600AF4">
        <w:rPr>
          <w:rFonts w:cstheme="minorHAnsi"/>
          <w:i/>
          <w:sz w:val="22"/>
          <w:szCs w:val="22"/>
        </w:rPr>
        <w:t xml:space="preserve"> </w:t>
      </w:r>
      <w:r w:rsidRPr="00600AF4">
        <w:rPr>
          <w:rFonts w:cstheme="minorHAnsi"/>
          <w:sz w:val="22"/>
          <w:szCs w:val="22"/>
        </w:rPr>
        <w:t>12</w:t>
      </w:r>
      <w:r w:rsidRPr="00FC20BE">
        <w:rPr>
          <w:rFonts w:cstheme="minorHAnsi"/>
          <w:sz w:val="22"/>
          <w:szCs w:val="22"/>
        </w:rPr>
        <w:t>th</w:t>
      </w:r>
      <w:r w:rsidRPr="00600AF4">
        <w:rPr>
          <w:rFonts w:cstheme="minorHAnsi"/>
          <w:sz w:val="22"/>
          <w:szCs w:val="22"/>
        </w:rPr>
        <w:t xml:space="preserve"> ed. Elsevier</w:t>
      </w:r>
      <w:r w:rsidR="00C66820">
        <w:rPr>
          <w:rFonts w:cstheme="minorHAnsi"/>
          <w:sz w:val="22"/>
          <w:szCs w:val="22"/>
        </w:rPr>
        <w:t>;</w:t>
      </w:r>
      <w:r w:rsidR="00C66820" w:rsidRPr="00C66820">
        <w:rPr>
          <w:rFonts w:cstheme="minorHAnsi"/>
          <w:sz w:val="22"/>
          <w:szCs w:val="22"/>
        </w:rPr>
        <w:t xml:space="preserve"> </w:t>
      </w:r>
      <w:r w:rsidR="00C66820" w:rsidRPr="00600AF4">
        <w:rPr>
          <w:rFonts w:cstheme="minorHAnsi"/>
          <w:sz w:val="22"/>
          <w:szCs w:val="22"/>
        </w:rPr>
        <w:t>2021</w:t>
      </w:r>
      <w:r w:rsidRPr="00600AF4">
        <w:rPr>
          <w:rFonts w:cstheme="minorHAnsi"/>
          <w:sz w:val="22"/>
          <w:szCs w:val="22"/>
        </w:rPr>
        <w:t>.</w:t>
      </w:r>
    </w:p>
    <w:p w14:paraId="2B248CFB" w14:textId="77777777" w:rsidR="005D4A48" w:rsidRDefault="005D4A48" w:rsidP="005D4A48">
      <w:pPr>
        <w:pStyle w:val="EndnoteText"/>
      </w:pPr>
    </w:p>
  </w:endnote>
  <w:endnote w:id="11">
    <w:p w14:paraId="32454238" w14:textId="29F96FD2" w:rsidR="00034B92" w:rsidRPr="000C3B6D" w:rsidRDefault="00034B92" w:rsidP="00034B92">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Feng L, Qin L, Guo D, </w:t>
      </w:r>
      <w:r w:rsidR="00C66820">
        <w:rPr>
          <w:rFonts w:eastAsia="Times New Roman" w:cstheme="minorHAnsi"/>
        </w:rPr>
        <w:t>et al</w:t>
      </w:r>
      <w:r w:rsidRPr="000C3B6D">
        <w:rPr>
          <w:rFonts w:eastAsia="Times New Roman" w:cstheme="minorHAnsi"/>
        </w:rPr>
        <w:t xml:space="preserve">. Immunological mechanism of low-dose priming radiation resistance in walker-256 tumor model mice. </w:t>
      </w:r>
      <w:r w:rsidRPr="000C3B6D">
        <w:rPr>
          <w:rFonts w:eastAsia="Times New Roman" w:cstheme="minorHAnsi"/>
          <w:i/>
        </w:rPr>
        <w:t>Exp</w:t>
      </w:r>
      <w:r w:rsidR="00C66820">
        <w:rPr>
          <w:rFonts w:eastAsia="Times New Roman" w:cstheme="minorHAnsi"/>
          <w:i/>
        </w:rPr>
        <w:t xml:space="preserve"> </w:t>
      </w:r>
      <w:r w:rsidR="00C66820" w:rsidRPr="000C3B6D">
        <w:rPr>
          <w:rFonts w:eastAsia="Times New Roman" w:cstheme="minorHAnsi"/>
          <w:i/>
        </w:rPr>
        <w:t>Ther</w:t>
      </w:r>
      <w:r w:rsidR="00C66820">
        <w:rPr>
          <w:rFonts w:eastAsia="Times New Roman" w:cstheme="minorHAnsi"/>
          <w:i/>
        </w:rPr>
        <w:t xml:space="preserve"> </w:t>
      </w:r>
      <w:r w:rsidRPr="000C3B6D">
        <w:rPr>
          <w:rFonts w:eastAsia="Times New Roman" w:cstheme="minorHAnsi"/>
          <w:i/>
        </w:rPr>
        <w:t>Med</w:t>
      </w:r>
      <w:r w:rsidR="00C66820">
        <w:rPr>
          <w:rFonts w:eastAsia="Times New Roman" w:cstheme="minorHAnsi"/>
          <w:i/>
        </w:rPr>
        <w:t>.</w:t>
      </w:r>
      <w:r w:rsidRPr="000C3B6D">
        <w:rPr>
          <w:rFonts w:eastAsia="Times New Roman" w:cstheme="minorHAnsi"/>
          <w:i/>
        </w:rPr>
        <w:t xml:space="preserve"> </w:t>
      </w:r>
      <w:r w:rsidR="00C66820" w:rsidRPr="000C3B6D">
        <w:rPr>
          <w:rFonts w:eastAsia="Times New Roman" w:cstheme="minorHAnsi"/>
        </w:rPr>
        <w:t>2017</w:t>
      </w:r>
      <w:r w:rsidR="00C66820">
        <w:rPr>
          <w:rFonts w:eastAsia="Times New Roman" w:cstheme="minorHAnsi"/>
        </w:rPr>
        <w:t>;</w:t>
      </w:r>
      <w:r w:rsidRPr="00FC20BE">
        <w:rPr>
          <w:rFonts w:eastAsia="Times New Roman" w:cstheme="minorHAnsi"/>
        </w:rPr>
        <w:t>14</w:t>
      </w:r>
      <w:r w:rsidR="00C66820">
        <w:rPr>
          <w:rFonts w:eastAsia="Times New Roman" w:cstheme="minorHAnsi"/>
        </w:rPr>
        <w:t>:</w:t>
      </w:r>
      <w:r w:rsidRPr="000C3B6D">
        <w:rPr>
          <w:rFonts w:eastAsia="Times New Roman" w:cstheme="minorHAnsi"/>
        </w:rPr>
        <w:t xml:space="preserve">3868-3873. </w:t>
      </w:r>
      <w:r w:rsidR="00362062">
        <w:rPr>
          <w:rFonts w:eastAsia="Times New Roman" w:cstheme="minorHAnsi"/>
        </w:rPr>
        <w:t>doi:</w:t>
      </w:r>
      <w:r w:rsidR="00C66820" w:rsidRPr="00C66820">
        <w:rPr>
          <w:rFonts w:eastAsia="Times New Roman" w:cstheme="minorHAnsi"/>
        </w:rPr>
        <w:t>10.3892/etm.2017.4975</w:t>
      </w:r>
      <w:r w:rsidR="00C66820" w:rsidDel="00C66820">
        <w:t xml:space="preserve"> </w:t>
      </w:r>
    </w:p>
    <w:p w14:paraId="260A1B0A" w14:textId="77777777" w:rsidR="00034B92" w:rsidRPr="008C768A" w:rsidRDefault="00034B92" w:rsidP="00034B92">
      <w:pPr>
        <w:pStyle w:val="ListParagraph"/>
        <w:spacing w:after="0" w:line="240" w:lineRule="auto"/>
        <w:ind w:left="0"/>
        <w:rPr>
          <w:rFonts w:eastAsia="Times New Roman" w:cstheme="minorHAnsi"/>
        </w:rPr>
      </w:pPr>
    </w:p>
  </w:endnote>
  <w:endnote w:id="12">
    <w:p w14:paraId="185D7528" w14:textId="0B262DD0" w:rsidR="00034B92"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 xml:space="preserve">Murphy A, Chmiel E. </w:t>
      </w:r>
      <w:r w:rsidRPr="00FC20BE">
        <w:rPr>
          <w:rFonts w:cstheme="minorHAnsi"/>
          <w:iCs/>
        </w:rPr>
        <w:t>Fractionation (radiation therapy).</w:t>
      </w:r>
      <w:r w:rsidRPr="000C3B6D">
        <w:rPr>
          <w:rFonts w:cstheme="minorHAnsi"/>
          <w:i/>
        </w:rPr>
        <w:t xml:space="preserve"> </w:t>
      </w:r>
      <w:r w:rsidRPr="000C3B6D">
        <w:rPr>
          <w:rFonts w:cstheme="minorHAnsi"/>
        </w:rPr>
        <w:t>Radiopaedia.</w:t>
      </w:r>
      <w:r w:rsidR="00C66820">
        <w:rPr>
          <w:rFonts w:cstheme="minorHAnsi"/>
        </w:rPr>
        <w:t xml:space="preserve">org. Accessed June 19, 2023. </w:t>
      </w:r>
      <w:r w:rsidR="00C66820" w:rsidRPr="00C66820">
        <w:rPr>
          <w:rFonts w:cstheme="minorHAnsi"/>
        </w:rPr>
        <w:t>doi</w:t>
      </w:r>
      <w:r w:rsidR="00C66820">
        <w:rPr>
          <w:rFonts w:cstheme="minorHAnsi"/>
        </w:rPr>
        <w:t>:</w:t>
      </w:r>
      <w:r w:rsidR="00C66820" w:rsidRPr="00C66820">
        <w:rPr>
          <w:rFonts w:cstheme="minorHAnsi"/>
        </w:rPr>
        <w:t>10.53347/rID-71384</w:t>
      </w:r>
      <w:r w:rsidRPr="000C3B6D">
        <w:rPr>
          <w:rFonts w:cstheme="minorHAnsi"/>
        </w:rPr>
        <w:t xml:space="preserve"> </w:t>
      </w:r>
    </w:p>
    <w:p w14:paraId="54644A15" w14:textId="77777777" w:rsidR="00034B92" w:rsidRPr="008C768A" w:rsidRDefault="00034B92" w:rsidP="00034B92">
      <w:pPr>
        <w:pStyle w:val="ListParagraph"/>
        <w:spacing w:after="0" w:line="240" w:lineRule="auto"/>
        <w:ind w:left="0"/>
        <w:rPr>
          <w:rFonts w:cstheme="minorHAnsi"/>
        </w:rPr>
      </w:pPr>
    </w:p>
  </w:endnote>
  <w:endnote w:id="13">
    <w:p w14:paraId="4C35E415" w14:textId="4896CB3C" w:rsidR="00980DFF" w:rsidRPr="000C3B6D" w:rsidRDefault="00980DFF" w:rsidP="00980DFF">
      <w:pPr>
        <w:spacing w:after="0" w:line="240" w:lineRule="auto"/>
        <w:rPr>
          <w:rFonts w:eastAsia="Times New Roman" w:cstheme="minorHAnsi"/>
        </w:rPr>
      </w:pPr>
      <w:r>
        <w:rPr>
          <w:rStyle w:val="EndnoteReference"/>
        </w:rPr>
        <w:endnoteRef/>
      </w:r>
      <w:r>
        <w:t xml:space="preserve"> </w:t>
      </w:r>
      <w:r w:rsidRPr="000C3B6D">
        <w:rPr>
          <w:rFonts w:eastAsia="Times New Roman" w:cstheme="minorHAnsi"/>
          <w:color w:val="333333"/>
        </w:rPr>
        <w:t xml:space="preserve">International Commission on Radiological Protection. </w:t>
      </w:r>
      <w:r w:rsidRPr="00FC20BE">
        <w:rPr>
          <w:rFonts w:eastAsia="Times New Roman" w:cstheme="minorHAnsi"/>
          <w:iCs/>
          <w:color w:val="333333"/>
        </w:rPr>
        <w:t>The 2007 recommendations of the International Commission on Radiological Protection</w:t>
      </w:r>
      <w:r w:rsidRPr="000C3B6D">
        <w:rPr>
          <w:rFonts w:eastAsia="Times New Roman" w:cstheme="minorHAnsi"/>
          <w:color w:val="333333"/>
        </w:rPr>
        <w:t xml:space="preserve">. </w:t>
      </w:r>
      <w:r w:rsidR="009816F6" w:rsidRPr="000C3B6D">
        <w:rPr>
          <w:rFonts w:eastAsia="Times New Roman" w:cstheme="minorHAnsi"/>
          <w:color w:val="333333"/>
        </w:rPr>
        <w:t xml:space="preserve">ICRP </w:t>
      </w:r>
      <w:r w:rsidR="009816F6">
        <w:rPr>
          <w:rFonts w:eastAsia="Times New Roman" w:cstheme="minorHAnsi"/>
          <w:color w:val="333333"/>
        </w:rPr>
        <w:t>p</w:t>
      </w:r>
      <w:r w:rsidR="009816F6" w:rsidRPr="000C3B6D">
        <w:rPr>
          <w:rFonts w:eastAsia="Times New Roman" w:cstheme="minorHAnsi"/>
          <w:color w:val="333333"/>
        </w:rPr>
        <w:t xml:space="preserve">ublication </w:t>
      </w:r>
      <w:r w:rsidR="009816F6">
        <w:rPr>
          <w:rFonts w:eastAsia="Times New Roman" w:cstheme="minorHAnsi"/>
          <w:color w:val="333333"/>
        </w:rPr>
        <w:t>n</w:t>
      </w:r>
      <w:r w:rsidR="009816F6" w:rsidRPr="000C3B6D">
        <w:rPr>
          <w:rFonts w:eastAsia="Times New Roman" w:cstheme="minorHAnsi"/>
          <w:color w:val="333333"/>
        </w:rPr>
        <w:t>o. 103</w:t>
      </w:r>
      <w:r w:rsidR="009816F6">
        <w:rPr>
          <w:rFonts w:eastAsia="Times New Roman" w:cstheme="minorHAnsi"/>
          <w:color w:val="333333"/>
        </w:rPr>
        <w:t xml:space="preserve">. </w:t>
      </w:r>
      <w:r w:rsidRPr="000C3B6D">
        <w:rPr>
          <w:rFonts w:eastAsia="Times New Roman" w:cstheme="minorHAnsi"/>
          <w:i/>
          <w:color w:val="333333"/>
        </w:rPr>
        <w:t>Ann</w:t>
      </w:r>
      <w:r w:rsidR="009816F6">
        <w:rPr>
          <w:rFonts w:eastAsia="Times New Roman" w:cstheme="minorHAnsi"/>
          <w:i/>
          <w:color w:val="333333"/>
        </w:rPr>
        <w:t xml:space="preserve"> </w:t>
      </w:r>
      <w:r w:rsidRPr="000C3B6D">
        <w:rPr>
          <w:rFonts w:eastAsia="Times New Roman" w:cstheme="minorHAnsi"/>
          <w:i/>
          <w:color w:val="333333"/>
        </w:rPr>
        <w:t>ICRP</w:t>
      </w:r>
      <w:r w:rsidR="009816F6">
        <w:rPr>
          <w:rFonts w:eastAsia="Times New Roman" w:cstheme="minorHAnsi"/>
          <w:i/>
          <w:color w:val="333333"/>
        </w:rPr>
        <w:t>.</w:t>
      </w:r>
      <w:r w:rsidR="009816F6" w:rsidRPr="000C3B6D">
        <w:rPr>
          <w:rFonts w:eastAsia="Times New Roman" w:cstheme="minorHAnsi"/>
          <w:i/>
          <w:color w:val="333333"/>
        </w:rPr>
        <w:t xml:space="preserve"> </w:t>
      </w:r>
      <w:r w:rsidR="009816F6" w:rsidRPr="00FC20BE">
        <w:rPr>
          <w:rFonts w:eastAsia="Times New Roman" w:cstheme="minorHAnsi"/>
          <w:iCs/>
          <w:color w:val="333333"/>
        </w:rPr>
        <w:t>2007;</w:t>
      </w:r>
      <w:r w:rsidRPr="00FC20BE">
        <w:rPr>
          <w:rFonts w:eastAsia="Times New Roman" w:cstheme="minorHAnsi"/>
          <w:iCs/>
          <w:color w:val="333333"/>
        </w:rPr>
        <w:t>37</w:t>
      </w:r>
      <w:r w:rsidRPr="000C3B6D">
        <w:rPr>
          <w:rFonts w:eastAsia="Times New Roman" w:cstheme="minorHAnsi"/>
          <w:color w:val="333333"/>
        </w:rPr>
        <w:t xml:space="preserve">(2-4). </w:t>
      </w:r>
      <w:r w:rsidR="009816F6">
        <w:rPr>
          <w:rFonts w:eastAsia="Times New Roman" w:cstheme="minorHAnsi"/>
          <w:color w:val="333333"/>
        </w:rPr>
        <w:t xml:space="preserve">Accessed June 19, 2023. </w:t>
      </w:r>
      <w:hyperlink w:history="1"/>
      <w:r w:rsidR="00C66820" w:rsidRPr="00C66820">
        <w:rPr>
          <w:rFonts w:eastAsia="Times New Roman" w:cstheme="minorHAnsi"/>
        </w:rPr>
        <w:t>https://www.icrp.org/publication.asp?id=ICRP%20Publication%20103</w:t>
      </w:r>
    </w:p>
    <w:p w14:paraId="4A7BDEA2" w14:textId="77777777" w:rsidR="00980DFF" w:rsidRPr="008C768A" w:rsidRDefault="00980DFF" w:rsidP="00980DFF">
      <w:pPr>
        <w:pStyle w:val="ListParagraph"/>
        <w:spacing w:after="0" w:line="240" w:lineRule="auto"/>
        <w:ind w:left="0"/>
        <w:rPr>
          <w:rFonts w:eastAsia="Times New Roman" w:cstheme="minorHAnsi"/>
        </w:rPr>
      </w:pPr>
    </w:p>
  </w:endnote>
  <w:endnote w:id="14">
    <w:p w14:paraId="2A6C2C01" w14:textId="67D11D1D" w:rsidR="003002B7" w:rsidRPr="000C3B6D" w:rsidRDefault="003002B7" w:rsidP="003002B7">
      <w:pPr>
        <w:spacing w:after="0" w:line="240" w:lineRule="auto"/>
        <w:rPr>
          <w:rFonts w:cstheme="minorHAnsi"/>
        </w:rPr>
      </w:pPr>
      <w:r w:rsidRPr="00600AF4">
        <w:rPr>
          <w:rStyle w:val="EndnoteReference"/>
        </w:rPr>
        <w:endnoteRef/>
      </w:r>
      <w:r w:rsidRPr="00600AF4">
        <w:t xml:space="preserve"> </w:t>
      </w:r>
      <w:r w:rsidRPr="000C3B6D">
        <w:rPr>
          <w:rFonts w:cstheme="minorHAnsi"/>
        </w:rPr>
        <w:t xml:space="preserve">Moore QT. Manipulation of projection approach in pediatric radiography. </w:t>
      </w:r>
      <w:r w:rsidR="009816F6" w:rsidRPr="000C3B6D">
        <w:rPr>
          <w:rFonts w:cstheme="minorHAnsi"/>
          <w:i/>
          <w:iCs/>
        </w:rPr>
        <w:t>Radiol</w:t>
      </w:r>
      <w:r w:rsidR="009816F6">
        <w:rPr>
          <w:rFonts w:cstheme="minorHAnsi"/>
          <w:i/>
          <w:iCs/>
        </w:rPr>
        <w:t xml:space="preserve"> </w:t>
      </w:r>
      <w:r w:rsidRPr="000C3B6D">
        <w:rPr>
          <w:rFonts w:cstheme="minorHAnsi"/>
          <w:i/>
          <w:iCs/>
        </w:rPr>
        <w:t>Technol</w:t>
      </w:r>
      <w:r w:rsidR="009816F6">
        <w:rPr>
          <w:rFonts w:cstheme="minorHAnsi"/>
          <w:i/>
          <w:iCs/>
        </w:rPr>
        <w:t xml:space="preserve">. </w:t>
      </w:r>
      <w:r w:rsidR="009816F6">
        <w:rPr>
          <w:rFonts w:cstheme="minorHAnsi"/>
        </w:rPr>
        <w:t>2015;</w:t>
      </w:r>
      <w:r w:rsidRPr="000C3B6D">
        <w:rPr>
          <w:rFonts w:cstheme="minorHAnsi"/>
        </w:rPr>
        <w:t>86</w:t>
      </w:r>
      <w:r w:rsidR="009816F6">
        <w:rPr>
          <w:rFonts w:cstheme="minorHAnsi"/>
        </w:rPr>
        <w:t>:</w:t>
      </w:r>
      <w:r w:rsidRPr="000C3B6D">
        <w:rPr>
          <w:rFonts w:cstheme="minorHAnsi"/>
        </w:rPr>
        <w:t xml:space="preserve">481-489. </w:t>
      </w:r>
    </w:p>
    <w:p w14:paraId="12E0DDDC" w14:textId="77777777" w:rsidR="003002B7" w:rsidRPr="00600AF4" w:rsidRDefault="003002B7" w:rsidP="003002B7">
      <w:pPr>
        <w:pStyle w:val="EndnoteText"/>
        <w:rPr>
          <w:sz w:val="22"/>
          <w:szCs w:val="22"/>
        </w:rPr>
      </w:pPr>
    </w:p>
  </w:endnote>
  <w:endnote w:id="15">
    <w:p w14:paraId="043EA4D9" w14:textId="5B644DBA" w:rsidR="004D0764" w:rsidRPr="000C3B6D" w:rsidRDefault="004D0764" w:rsidP="004D0764">
      <w:pPr>
        <w:spacing w:after="0" w:line="240" w:lineRule="auto"/>
        <w:rPr>
          <w:rFonts w:cstheme="minorHAnsi"/>
        </w:rPr>
      </w:pPr>
      <w:r>
        <w:rPr>
          <w:rStyle w:val="EndnoteReference"/>
        </w:rPr>
        <w:endnoteRef/>
      </w:r>
      <w:r>
        <w:t xml:space="preserve"> </w:t>
      </w:r>
      <w:r w:rsidRPr="000C3B6D">
        <w:rPr>
          <w:rFonts w:cstheme="minorHAnsi"/>
        </w:rPr>
        <w:t>Strauss</w:t>
      </w:r>
      <w:r w:rsidR="009816F6">
        <w:rPr>
          <w:rFonts w:cstheme="minorHAnsi"/>
        </w:rPr>
        <w:t xml:space="preserve"> </w:t>
      </w:r>
      <w:r w:rsidRPr="000C3B6D">
        <w:rPr>
          <w:rFonts w:cstheme="minorHAnsi"/>
        </w:rPr>
        <w:t>KJ, Gingold</w:t>
      </w:r>
      <w:r w:rsidR="009816F6">
        <w:rPr>
          <w:rFonts w:cstheme="minorHAnsi"/>
        </w:rPr>
        <w:t xml:space="preserve"> </w:t>
      </w:r>
      <w:r w:rsidRPr="000C3B6D">
        <w:rPr>
          <w:rFonts w:cstheme="minorHAnsi"/>
        </w:rPr>
        <w:t>EL, Frush</w:t>
      </w:r>
      <w:r w:rsidR="009816F6">
        <w:rPr>
          <w:rFonts w:cstheme="minorHAnsi"/>
        </w:rPr>
        <w:t xml:space="preserve"> </w:t>
      </w:r>
      <w:r w:rsidRPr="000C3B6D">
        <w:rPr>
          <w:rFonts w:cstheme="minorHAnsi"/>
        </w:rPr>
        <w:t xml:space="preserve">DP. Reconsidering the value of gonadal shielding during abdominal/pelvic radiography. </w:t>
      </w:r>
      <w:r w:rsidRPr="000C3B6D">
        <w:rPr>
          <w:rFonts w:cstheme="minorHAnsi"/>
          <w:i/>
          <w:iCs/>
        </w:rPr>
        <w:t>J</w:t>
      </w:r>
      <w:r w:rsidR="009816F6">
        <w:rPr>
          <w:rFonts w:cstheme="minorHAnsi"/>
          <w:i/>
          <w:iCs/>
        </w:rPr>
        <w:t xml:space="preserve"> </w:t>
      </w:r>
      <w:r w:rsidR="009816F6" w:rsidRPr="000C3B6D">
        <w:rPr>
          <w:rFonts w:cstheme="minorHAnsi"/>
          <w:i/>
          <w:iCs/>
        </w:rPr>
        <w:t>Am</w:t>
      </w:r>
      <w:r w:rsidR="009816F6">
        <w:rPr>
          <w:rFonts w:cstheme="minorHAnsi"/>
          <w:i/>
          <w:iCs/>
        </w:rPr>
        <w:t xml:space="preserve"> </w:t>
      </w:r>
      <w:r w:rsidRPr="000C3B6D">
        <w:rPr>
          <w:rFonts w:cstheme="minorHAnsi"/>
          <w:i/>
          <w:iCs/>
        </w:rPr>
        <w:t>Coll</w:t>
      </w:r>
      <w:r w:rsidR="009816F6">
        <w:rPr>
          <w:rFonts w:cstheme="minorHAnsi"/>
          <w:i/>
          <w:iCs/>
        </w:rPr>
        <w:t xml:space="preserve"> </w:t>
      </w:r>
      <w:r w:rsidRPr="000C3B6D">
        <w:rPr>
          <w:rFonts w:cstheme="minorHAnsi"/>
          <w:i/>
          <w:iCs/>
        </w:rPr>
        <w:t>Radiol</w:t>
      </w:r>
      <w:r w:rsidR="009816F6">
        <w:rPr>
          <w:rFonts w:cstheme="minorHAnsi"/>
          <w:i/>
          <w:iCs/>
        </w:rPr>
        <w:t>.</w:t>
      </w:r>
      <w:r w:rsidRPr="000C3B6D">
        <w:rPr>
          <w:rFonts w:cstheme="minorHAnsi"/>
          <w:i/>
          <w:iCs/>
        </w:rPr>
        <w:t xml:space="preserve"> </w:t>
      </w:r>
      <w:r w:rsidR="009816F6" w:rsidRPr="000C3B6D">
        <w:rPr>
          <w:rFonts w:cstheme="minorHAnsi"/>
        </w:rPr>
        <w:t>2017</w:t>
      </w:r>
      <w:r w:rsidR="009816F6">
        <w:rPr>
          <w:rFonts w:cstheme="minorHAnsi"/>
        </w:rPr>
        <w:t>;</w:t>
      </w:r>
      <w:r w:rsidRPr="00FC20BE">
        <w:rPr>
          <w:rFonts w:cstheme="minorHAnsi"/>
        </w:rPr>
        <w:t>14</w:t>
      </w:r>
      <w:r w:rsidR="009816F6">
        <w:rPr>
          <w:rFonts w:cstheme="minorHAnsi"/>
        </w:rPr>
        <w:t>:</w:t>
      </w:r>
      <w:r w:rsidRPr="000C3B6D">
        <w:rPr>
          <w:rFonts w:cstheme="minorHAnsi"/>
        </w:rPr>
        <w:t>1635-1636.</w:t>
      </w:r>
      <w:r w:rsidR="005E12EA">
        <w:rPr>
          <w:rFonts w:cstheme="minorHAnsi"/>
        </w:rPr>
        <w:t xml:space="preserve"> </w:t>
      </w:r>
      <w:r w:rsidR="009816F6" w:rsidRPr="009816F6">
        <w:rPr>
          <w:rFonts w:cstheme="minorHAnsi"/>
        </w:rPr>
        <w:t>doi:10.1016/j.jacr.2017.06.018</w:t>
      </w:r>
    </w:p>
    <w:p w14:paraId="7246D8E5" w14:textId="77777777" w:rsidR="004D0764" w:rsidRPr="008C768A" w:rsidRDefault="004D0764" w:rsidP="004D0764">
      <w:pPr>
        <w:pStyle w:val="ListParagraph"/>
        <w:spacing w:after="0" w:line="240" w:lineRule="auto"/>
        <w:ind w:left="0"/>
        <w:rPr>
          <w:rFonts w:cstheme="minorHAnsi"/>
        </w:rPr>
      </w:pPr>
    </w:p>
  </w:endnote>
  <w:endnote w:id="16">
    <w:p w14:paraId="720A274B" w14:textId="09AD25DD" w:rsidR="002459EB" w:rsidRPr="000C3B6D" w:rsidRDefault="002459EB" w:rsidP="002459EB">
      <w:pPr>
        <w:spacing w:after="0" w:line="240" w:lineRule="auto"/>
        <w:rPr>
          <w:rFonts w:eastAsia="Times New Roman" w:cstheme="minorHAnsi"/>
        </w:rPr>
      </w:pPr>
      <w:r w:rsidRPr="00600AF4">
        <w:rPr>
          <w:rStyle w:val="EndnoteReference"/>
        </w:rPr>
        <w:endnoteRef/>
      </w:r>
      <w:r w:rsidRPr="00600AF4">
        <w:t xml:space="preserve"> </w:t>
      </w:r>
      <w:r w:rsidRPr="000C3B6D">
        <w:rPr>
          <w:rFonts w:eastAsia="Times New Roman" w:cstheme="minorHAnsi"/>
        </w:rPr>
        <w:t xml:space="preserve">Committee opinion no. 723: </w:t>
      </w:r>
      <w:r w:rsidR="009816F6">
        <w:rPr>
          <w:rFonts w:eastAsia="Times New Roman" w:cstheme="minorHAnsi"/>
        </w:rPr>
        <w:t>g</w:t>
      </w:r>
      <w:r w:rsidR="009816F6" w:rsidRPr="000C3B6D">
        <w:rPr>
          <w:rFonts w:eastAsia="Times New Roman" w:cstheme="minorHAnsi"/>
        </w:rPr>
        <w:t xml:space="preserve">uidelines </w:t>
      </w:r>
      <w:r w:rsidRPr="000C3B6D">
        <w:rPr>
          <w:rFonts w:eastAsia="Times New Roman" w:cstheme="minorHAnsi"/>
        </w:rPr>
        <w:t xml:space="preserve">for diagnostic imaging during pregnancy and lactation. </w:t>
      </w:r>
      <w:r w:rsidRPr="000C3B6D">
        <w:rPr>
          <w:rFonts w:eastAsia="Times New Roman" w:cstheme="minorHAnsi"/>
          <w:i/>
          <w:iCs/>
        </w:rPr>
        <w:t>Obstet</w:t>
      </w:r>
      <w:r w:rsidR="009816F6">
        <w:rPr>
          <w:rFonts w:eastAsia="Times New Roman" w:cstheme="minorHAnsi"/>
          <w:i/>
          <w:iCs/>
        </w:rPr>
        <w:t xml:space="preserve"> </w:t>
      </w:r>
      <w:r w:rsidRPr="000C3B6D">
        <w:rPr>
          <w:rFonts w:eastAsia="Times New Roman" w:cstheme="minorHAnsi"/>
          <w:i/>
          <w:iCs/>
        </w:rPr>
        <w:t>Gynecol</w:t>
      </w:r>
      <w:r w:rsidR="009816F6">
        <w:rPr>
          <w:rFonts w:eastAsia="Times New Roman" w:cstheme="minorHAnsi"/>
          <w:i/>
          <w:iCs/>
        </w:rPr>
        <w:t>.</w:t>
      </w:r>
      <w:r w:rsidRPr="000C3B6D">
        <w:rPr>
          <w:rFonts w:eastAsia="Times New Roman" w:cstheme="minorHAnsi"/>
          <w:i/>
          <w:iCs/>
        </w:rPr>
        <w:t xml:space="preserve"> </w:t>
      </w:r>
      <w:r w:rsidR="009816F6" w:rsidRPr="00FC20BE">
        <w:rPr>
          <w:rFonts w:eastAsia="Times New Roman" w:cstheme="minorHAnsi"/>
        </w:rPr>
        <w:t>2017;</w:t>
      </w:r>
      <w:r w:rsidRPr="00FC20BE">
        <w:rPr>
          <w:rFonts w:eastAsia="Times New Roman" w:cstheme="minorHAnsi"/>
        </w:rPr>
        <w:t>130</w:t>
      </w:r>
      <w:r w:rsidR="009816F6">
        <w:rPr>
          <w:rFonts w:eastAsia="Times New Roman" w:cstheme="minorHAnsi"/>
        </w:rPr>
        <w:t>:</w:t>
      </w:r>
      <w:r w:rsidR="009816F6" w:rsidRPr="009816F6">
        <w:rPr>
          <w:rFonts w:eastAsia="Times New Roman" w:cstheme="minorHAnsi"/>
        </w:rPr>
        <w:t>e210-e216</w:t>
      </w:r>
      <w:r w:rsidRPr="000C3B6D">
        <w:rPr>
          <w:rFonts w:eastAsia="Times New Roman" w:cstheme="minorHAnsi"/>
        </w:rPr>
        <w:t xml:space="preserve">. </w:t>
      </w:r>
      <w:r w:rsidR="009816F6">
        <w:rPr>
          <w:rFonts w:eastAsia="Times New Roman" w:cstheme="minorHAnsi"/>
        </w:rPr>
        <w:t>doi:</w:t>
      </w:r>
      <w:r w:rsidRPr="000C3B6D">
        <w:rPr>
          <w:rFonts w:eastAsia="Times New Roman" w:cstheme="minorHAnsi"/>
        </w:rPr>
        <w:t xml:space="preserve">10.1097/AOG.0000000000002355 </w:t>
      </w:r>
    </w:p>
    <w:p w14:paraId="0A9269CD" w14:textId="77777777" w:rsidR="002459EB" w:rsidRPr="008C768A" w:rsidRDefault="002459EB" w:rsidP="002459EB">
      <w:pPr>
        <w:pStyle w:val="ListParagraph"/>
        <w:spacing w:after="0" w:line="240" w:lineRule="auto"/>
        <w:ind w:left="0"/>
        <w:rPr>
          <w:rFonts w:cstheme="minorHAnsi"/>
        </w:rPr>
      </w:pPr>
    </w:p>
  </w:endnote>
  <w:endnote w:id="17">
    <w:p w14:paraId="5E80A13C" w14:textId="2949DC6F" w:rsidR="004D0764" w:rsidRPr="000C3B6D" w:rsidRDefault="004D0764" w:rsidP="009816F6">
      <w:pPr>
        <w:spacing w:after="0" w:line="240" w:lineRule="auto"/>
        <w:rPr>
          <w:rFonts w:cstheme="minorHAnsi"/>
        </w:rPr>
      </w:pPr>
      <w:r>
        <w:rPr>
          <w:rStyle w:val="EndnoteReference"/>
        </w:rPr>
        <w:endnoteRef/>
      </w:r>
      <w:r>
        <w:t xml:space="preserve"> </w:t>
      </w:r>
      <w:r w:rsidRPr="000C3B6D">
        <w:rPr>
          <w:rFonts w:cstheme="minorHAnsi"/>
        </w:rPr>
        <w:t xml:space="preserve">McKenney S, Gingold E, Zaidi H. Gonadal shielding should be discontinued for most diagnostic imaging exams. </w:t>
      </w:r>
      <w:r w:rsidR="009816F6" w:rsidRPr="00FC20BE">
        <w:rPr>
          <w:rFonts w:cstheme="minorHAnsi"/>
          <w:i/>
          <w:iCs/>
        </w:rPr>
        <w:t>Med Phys</w:t>
      </w:r>
      <w:r w:rsidR="009816F6" w:rsidRPr="009816F6">
        <w:rPr>
          <w:rFonts w:cstheme="minorHAnsi"/>
        </w:rPr>
        <w:t>. 2019;46:1111-1114</w:t>
      </w:r>
      <w:r w:rsidRPr="000C3B6D">
        <w:rPr>
          <w:rFonts w:cstheme="minorHAnsi"/>
        </w:rPr>
        <w:t xml:space="preserve">. </w:t>
      </w:r>
      <w:r w:rsidR="009816F6" w:rsidRPr="009816F6">
        <w:rPr>
          <w:rFonts w:cstheme="minorHAnsi"/>
        </w:rPr>
        <w:t>doi:10.1002/mp.13409</w:t>
      </w:r>
    </w:p>
    <w:p w14:paraId="07B65863" w14:textId="77777777" w:rsidR="004D0764" w:rsidRDefault="004D0764" w:rsidP="004D0764">
      <w:pPr>
        <w:pStyle w:val="EndnoteText"/>
      </w:pPr>
    </w:p>
  </w:endnote>
  <w:endnote w:id="18">
    <w:p w14:paraId="7DA7E93C" w14:textId="2B82F197" w:rsidR="009816F6" w:rsidRPr="000C3B6D" w:rsidRDefault="00034B92" w:rsidP="00034B92">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Frantzen MJ, Robben S, Postma AA, </w:t>
      </w:r>
      <w:r w:rsidR="009816F6">
        <w:rPr>
          <w:rFonts w:eastAsia="Times New Roman" w:cstheme="minorHAnsi"/>
        </w:rPr>
        <w:t>et al</w:t>
      </w:r>
      <w:r w:rsidRPr="000C3B6D">
        <w:rPr>
          <w:rFonts w:eastAsia="Times New Roman" w:cstheme="minorHAnsi"/>
        </w:rPr>
        <w:t xml:space="preserve">. Gonad shielding in paediatric pelvic radiography: </w:t>
      </w:r>
      <w:r w:rsidR="009816F6">
        <w:rPr>
          <w:rFonts w:eastAsia="Times New Roman" w:cstheme="minorHAnsi"/>
        </w:rPr>
        <w:t>d</w:t>
      </w:r>
      <w:r w:rsidR="009816F6" w:rsidRPr="000C3B6D">
        <w:rPr>
          <w:rFonts w:eastAsia="Times New Roman" w:cstheme="minorHAnsi"/>
        </w:rPr>
        <w:t xml:space="preserve">isadvantages </w:t>
      </w:r>
      <w:r w:rsidRPr="000C3B6D">
        <w:rPr>
          <w:rFonts w:eastAsia="Times New Roman" w:cstheme="minorHAnsi"/>
        </w:rPr>
        <w:t xml:space="preserve">prevail over </w:t>
      </w:r>
      <w:r w:rsidRPr="000C3B6D">
        <w:rPr>
          <w:rFonts w:eastAsia="Times New Roman" w:cstheme="minorHAnsi"/>
          <w:color w:val="333333"/>
        </w:rPr>
        <w:t xml:space="preserve">benefit. </w:t>
      </w:r>
      <w:r w:rsidR="009816F6" w:rsidRPr="00FC20BE">
        <w:rPr>
          <w:rFonts w:eastAsia="Times New Roman" w:cstheme="minorHAnsi"/>
          <w:i/>
          <w:iCs/>
          <w:color w:val="333333"/>
        </w:rPr>
        <w:t>Insights Imaging</w:t>
      </w:r>
      <w:r w:rsidR="009816F6" w:rsidRPr="009816F6">
        <w:rPr>
          <w:rFonts w:eastAsia="Times New Roman" w:cstheme="minorHAnsi"/>
          <w:color w:val="333333"/>
        </w:rPr>
        <w:t>. 2012;3:23-32.</w:t>
      </w:r>
      <w:r w:rsidR="009816F6">
        <w:rPr>
          <w:rFonts w:eastAsia="Times New Roman" w:cstheme="minorHAnsi"/>
          <w:i/>
          <w:color w:val="333333"/>
        </w:rPr>
        <w:t xml:space="preserve"> </w:t>
      </w:r>
      <w:r w:rsidR="009816F6" w:rsidRPr="009816F6">
        <w:rPr>
          <w:rFonts w:eastAsia="Times New Roman" w:cstheme="minorHAnsi"/>
          <w:color w:val="333333"/>
        </w:rPr>
        <w:t>doi:10.1007/s13244-011-0130-3</w:t>
      </w:r>
    </w:p>
    <w:p w14:paraId="7525D7A0" w14:textId="77777777" w:rsidR="00034B92" w:rsidRPr="00C17505" w:rsidRDefault="00034B92" w:rsidP="009816F6">
      <w:pPr>
        <w:spacing w:after="0" w:line="240" w:lineRule="auto"/>
        <w:rPr>
          <w:rFonts w:cstheme="minorHAnsi"/>
        </w:rPr>
      </w:pPr>
    </w:p>
  </w:endnote>
  <w:endnote w:id="19">
    <w:p w14:paraId="5BCA6D8B" w14:textId="43E1AADE" w:rsidR="009816F6"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Kaplan</w:t>
      </w:r>
      <w:r w:rsidR="009816F6">
        <w:rPr>
          <w:rFonts w:cstheme="minorHAnsi"/>
        </w:rPr>
        <w:t xml:space="preserve"> </w:t>
      </w:r>
      <w:r w:rsidRPr="000C3B6D">
        <w:rPr>
          <w:rFonts w:cstheme="minorHAnsi"/>
        </w:rPr>
        <w:t xml:space="preserve">SL, Strauss KJ, Magill D, </w:t>
      </w:r>
      <w:r w:rsidR="009816F6">
        <w:rPr>
          <w:rFonts w:cstheme="minorHAnsi"/>
        </w:rPr>
        <w:t>et al</w:t>
      </w:r>
      <w:r w:rsidRPr="000C3B6D">
        <w:rPr>
          <w:rFonts w:cstheme="minorHAnsi"/>
        </w:rPr>
        <w:t xml:space="preserve">. Quantification of increased patient radiation dose when gonadal shielding is used with automatic exposure control. </w:t>
      </w:r>
      <w:r w:rsidRPr="000C3B6D">
        <w:rPr>
          <w:rFonts w:cstheme="minorHAnsi"/>
          <w:i/>
        </w:rPr>
        <w:t>J</w:t>
      </w:r>
      <w:r w:rsidR="004F47ED">
        <w:rPr>
          <w:rFonts w:cstheme="minorHAnsi"/>
          <w:i/>
        </w:rPr>
        <w:t xml:space="preserve"> </w:t>
      </w:r>
      <w:r w:rsidR="004F47ED" w:rsidRPr="000C3B6D">
        <w:rPr>
          <w:rFonts w:cstheme="minorHAnsi"/>
          <w:i/>
        </w:rPr>
        <w:t>Am</w:t>
      </w:r>
      <w:r w:rsidR="004F47ED">
        <w:rPr>
          <w:rFonts w:cstheme="minorHAnsi"/>
          <w:i/>
        </w:rPr>
        <w:t xml:space="preserve"> </w:t>
      </w:r>
      <w:r w:rsidRPr="000C3B6D">
        <w:rPr>
          <w:rFonts w:cstheme="minorHAnsi"/>
          <w:i/>
        </w:rPr>
        <w:t>Coll Radiol</w:t>
      </w:r>
      <w:r w:rsidR="004F47ED">
        <w:rPr>
          <w:rFonts w:cstheme="minorHAnsi"/>
          <w:i/>
        </w:rPr>
        <w:t>.</w:t>
      </w:r>
      <w:r w:rsidRPr="000C3B6D">
        <w:rPr>
          <w:rFonts w:cstheme="minorHAnsi"/>
          <w:i/>
        </w:rPr>
        <w:t xml:space="preserve"> </w:t>
      </w:r>
      <w:r w:rsidR="004F47ED" w:rsidRPr="00FC20BE">
        <w:rPr>
          <w:rFonts w:cstheme="minorHAnsi"/>
          <w:iCs/>
        </w:rPr>
        <w:t>2020;</w:t>
      </w:r>
      <w:r w:rsidRPr="00FC20BE">
        <w:rPr>
          <w:rFonts w:cstheme="minorHAnsi"/>
          <w:iCs/>
        </w:rPr>
        <w:t>17</w:t>
      </w:r>
      <w:r w:rsidR="004F47ED">
        <w:rPr>
          <w:rFonts w:cstheme="minorHAnsi"/>
        </w:rPr>
        <w:t>:</w:t>
      </w:r>
      <w:r w:rsidRPr="000C3B6D">
        <w:rPr>
          <w:rFonts w:cstheme="minorHAnsi"/>
        </w:rPr>
        <w:t>1698-1704.</w:t>
      </w:r>
      <w:r w:rsidR="009816F6">
        <w:rPr>
          <w:rFonts w:cstheme="minorHAnsi"/>
        </w:rPr>
        <w:t xml:space="preserve"> </w:t>
      </w:r>
      <w:r w:rsidR="009816F6" w:rsidRPr="009816F6">
        <w:rPr>
          <w:rFonts w:cstheme="minorHAnsi"/>
        </w:rPr>
        <w:t>doi:10.1016/j.jacr.2020.05.027</w:t>
      </w:r>
    </w:p>
    <w:p w14:paraId="5C0FED4D" w14:textId="77777777" w:rsidR="00034B92" w:rsidRDefault="00034B92" w:rsidP="009816F6">
      <w:pPr>
        <w:spacing w:after="0" w:line="240" w:lineRule="auto"/>
      </w:pPr>
    </w:p>
  </w:endnote>
  <w:endnote w:id="20">
    <w:p w14:paraId="4EC5C092" w14:textId="0E763897" w:rsidR="004D0764" w:rsidRPr="000C3B6D" w:rsidRDefault="004D0764" w:rsidP="004D0764">
      <w:pPr>
        <w:spacing w:after="0" w:line="240" w:lineRule="auto"/>
        <w:rPr>
          <w:rStyle w:val="normaltextrun"/>
          <w:rFonts w:cstheme="minorHAnsi"/>
        </w:rPr>
      </w:pPr>
      <w:r>
        <w:rPr>
          <w:rStyle w:val="EndnoteReference"/>
        </w:rPr>
        <w:endnoteRef/>
      </w:r>
      <w:r>
        <w:t xml:space="preserve"> </w:t>
      </w:r>
      <w:r w:rsidRPr="000C3B6D">
        <w:rPr>
          <w:rFonts w:cstheme="minorHAnsi"/>
        </w:rPr>
        <w:t xml:space="preserve">Bryan WB, DeMaio D, George C, </w:t>
      </w:r>
      <w:r w:rsidR="004F47ED">
        <w:rPr>
          <w:rFonts w:cstheme="minorHAnsi"/>
        </w:rPr>
        <w:t>et al</w:t>
      </w:r>
      <w:r w:rsidRPr="000C3B6D">
        <w:rPr>
          <w:rFonts w:cstheme="minorHAnsi"/>
        </w:rPr>
        <w:t xml:space="preserve">. Update on the </w:t>
      </w:r>
      <w:r w:rsidR="004F47ED">
        <w:rPr>
          <w:rFonts w:cstheme="minorHAnsi"/>
        </w:rPr>
        <w:t>e</w:t>
      </w:r>
      <w:r w:rsidR="004F47ED" w:rsidRPr="000C3B6D">
        <w:rPr>
          <w:rFonts w:cstheme="minorHAnsi"/>
        </w:rPr>
        <w:t xml:space="preserve">limination </w:t>
      </w:r>
      <w:r w:rsidRPr="000C3B6D">
        <w:rPr>
          <w:rFonts w:cstheme="minorHAnsi"/>
        </w:rPr>
        <w:t xml:space="preserve">of </w:t>
      </w:r>
      <w:r w:rsidR="004F47ED">
        <w:rPr>
          <w:rFonts w:cstheme="minorHAnsi"/>
        </w:rPr>
        <w:t>f</w:t>
      </w:r>
      <w:r w:rsidR="004F47ED" w:rsidRPr="000C3B6D">
        <w:rPr>
          <w:rFonts w:cstheme="minorHAnsi"/>
        </w:rPr>
        <w:t xml:space="preserve">etal </w:t>
      </w:r>
      <w:r w:rsidRPr="000C3B6D">
        <w:rPr>
          <w:rFonts w:cstheme="minorHAnsi"/>
        </w:rPr>
        <w:t xml:space="preserve">and </w:t>
      </w:r>
      <w:r w:rsidR="004F47ED">
        <w:rPr>
          <w:rFonts w:cstheme="minorHAnsi"/>
        </w:rPr>
        <w:t>g</w:t>
      </w:r>
      <w:r w:rsidR="004F47ED" w:rsidRPr="000C3B6D">
        <w:rPr>
          <w:rFonts w:cstheme="minorHAnsi"/>
        </w:rPr>
        <w:t xml:space="preserve">onadal </w:t>
      </w:r>
      <w:r w:rsidR="004F47ED">
        <w:rPr>
          <w:rFonts w:cstheme="minorHAnsi"/>
        </w:rPr>
        <w:t>s</w:t>
      </w:r>
      <w:r w:rsidR="004F47ED" w:rsidRPr="000C3B6D">
        <w:rPr>
          <w:rFonts w:cstheme="minorHAnsi"/>
        </w:rPr>
        <w:t xml:space="preserve">hielding </w:t>
      </w:r>
      <w:r w:rsidR="004F47ED">
        <w:rPr>
          <w:rFonts w:cstheme="minorHAnsi"/>
        </w:rPr>
        <w:t>d</w:t>
      </w:r>
      <w:r w:rsidR="004F47ED" w:rsidRPr="000C3B6D">
        <w:rPr>
          <w:rFonts w:cstheme="minorHAnsi"/>
        </w:rPr>
        <w:t xml:space="preserve">uring </w:t>
      </w:r>
      <w:r w:rsidR="004F47ED">
        <w:rPr>
          <w:rFonts w:cstheme="minorHAnsi"/>
        </w:rPr>
        <w:t>a</w:t>
      </w:r>
      <w:r w:rsidR="004F47ED" w:rsidRPr="000C3B6D">
        <w:rPr>
          <w:rFonts w:cstheme="minorHAnsi"/>
        </w:rPr>
        <w:t xml:space="preserve">bdominopelvic </w:t>
      </w:r>
      <w:r w:rsidR="004F47ED">
        <w:rPr>
          <w:rFonts w:cstheme="minorHAnsi"/>
        </w:rPr>
        <w:t>r</w:t>
      </w:r>
      <w:r w:rsidR="004F47ED" w:rsidRPr="000C3B6D">
        <w:rPr>
          <w:rFonts w:cstheme="minorHAnsi"/>
        </w:rPr>
        <w:t>adiography</w:t>
      </w:r>
      <w:r w:rsidRPr="000C3B6D">
        <w:rPr>
          <w:rFonts w:cstheme="minorHAnsi"/>
        </w:rPr>
        <w:t xml:space="preserve">. </w:t>
      </w:r>
      <w:r w:rsidR="004F47ED" w:rsidRPr="000C3B6D">
        <w:rPr>
          <w:rFonts w:cstheme="minorHAnsi"/>
          <w:i/>
          <w:iCs/>
        </w:rPr>
        <w:t>Radiol</w:t>
      </w:r>
      <w:r w:rsidR="004F47ED">
        <w:rPr>
          <w:rFonts w:cstheme="minorHAnsi"/>
          <w:i/>
          <w:iCs/>
        </w:rPr>
        <w:t xml:space="preserve"> </w:t>
      </w:r>
      <w:r w:rsidRPr="000C3B6D">
        <w:rPr>
          <w:rFonts w:cstheme="minorHAnsi"/>
          <w:i/>
          <w:iCs/>
        </w:rPr>
        <w:t>Technol</w:t>
      </w:r>
      <w:r w:rsidR="004F47ED" w:rsidRPr="004F47ED">
        <w:rPr>
          <w:rFonts w:cstheme="minorHAnsi"/>
          <w:i/>
          <w:iCs/>
        </w:rPr>
        <w:t xml:space="preserve">. </w:t>
      </w:r>
      <w:r w:rsidR="004F47ED" w:rsidRPr="00FC20BE">
        <w:rPr>
          <w:rFonts w:cstheme="minorHAnsi"/>
        </w:rPr>
        <w:t>2022;94:143-150.</w:t>
      </w:r>
    </w:p>
    <w:p w14:paraId="13797051" w14:textId="77777777" w:rsidR="004D0764" w:rsidRPr="008C768A" w:rsidRDefault="004D0764" w:rsidP="004D0764">
      <w:pPr>
        <w:pStyle w:val="ListParagraph"/>
        <w:spacing w:after="0" w:line="240" w:lineRule="auto"/>
        <w:ind w:left="0"/>
        <w:rPr>
          <w:rFonts w:cstheme="minorHAnsi"/>
        </w:rPr>
      </w:pPr>
    </w:p>
  </w:endnote>
  <w:endnote w:id="21">
    <w:p w14:paraId="7C001924" w14:textId="2D0D0510" w:rsidR="00B505D7" w:rsidRPr="000C3B6D" w:rsidRDefault="00B505D7" w:rsidP="00B505D7">
      <w:pPr>
        <w:spacing w:after="0" w:line="240" w:lineRule="auto"/>
        <w:rPr>
          <w:rFonts w:cstheme="minorHAnsi"/>
        </w:rPr>
      </w:pPr>
      <w:r>
        <w:rPr>
          <w:rStyle w:val="EndnoteReference"/>
        </w:rPr>
        <w:endnoteRef/>
      </w:r>
      <w:r>
        <w:t xml:space="preserve"> </w:t>
      </w:r>
      <w:r w:rsidRPr="000C3B6D">
        <w:rPr>
          <w:rFonts w:cstheme="minorHAnsi"/>
        </w:rPr>
        <w:t xml:space="preserve">American Registry of Radiologic Technologists. Educator </w:t>
      </w:r>
      <w:r w:rsidR="00A87D87">
        <w:rPr>
          <w:rFonts w:cstheme="minorHAnsi"/>
        </w:rPr>
        <w:t>u</w:t>
      </w:r>
      <w:r w:rsidR="00A87D87" w:rsidRPr="000C3B6D">
        <w:rPr>
          <w:rFonts w:cstheme="minorHAnsi"/>
        </w:rPr>
        <w:t>pdate</w:t>
      </w:r>
      <w:r w:rsidRPr="000C3B6D">
        <w:rPr>
          <w:rFonts w:cstheme="minorHAnsi"/>
        </w:rPr>
        <w:t xml:space="preserve">: ARRT </w:t>
      </w:r>
      <w:r w:rsidR="00A87D87">
        <w:rPr>
          <w:rFonts w:cstheme="minorHAnsi"/>
        </w:rPr>
        <w:t>i</w:t>
      </w:r>
      <w:r w:rsidR="00A87D87" w:rsidRPr="000C3B6D">
        <w:rPr>
          <w:rFonts w:cstheme="minorHAnsi"/>
        </w:rPr>
        <w:t xml:space="preserve">ssues </w:t>
      </w:r>
      <w:r w:rsidR="00A87D87">
        <w:rPr>
          <w:rFonts w:cstheme="minorHAnsi"/>
        </w:rPr>
        <w:t>s</w:t>
      </w:r>
      <w:r w:rsidR="00A87D87" w:rsidRPr="000C3B6D">
        <w:rPr>
          <w:rFonts w:cstheme="minorHAnsi"/>
        </w:rPr>
        <w:t xml:space="preserve">tatement </w:t>
      </w:r>
      <w:r w:rsidRPr="000C3B6D">
        <w:rPr>
          <w:rFonts w:cstheme="minorHAnsi"/>
        </w:rPr>
        <w:t xml:space="preserve">on </w:t>
      </w:r>
      <w:r w:rsidR="00A87D87">
        <w:rPr>
          <w:rFonts w:cstheme="minorHAnsi"/>
        </w:rPr>
        <w:t>g</w:t>
      </w:r>
      <w:r w:rsidR="00A87D87" w:rsidRPr="000C3B6D">
        <w:rPr>
          <w:rFonts w:cstheme="minorHAnsi"/>
        </w:rPr>
        <w:t xml:space="preserve">ondal </w:t>
      </w:r>
      <w:r w:rsidRPr="000C3B6D">
        <w:rPr>
          <w:rFonts w:cstheme="minorHAnsi"/>
        </w:rPr>
        <w:t xml:space="preserve">and </w:t>
      </w:r>
      <w:r w:rsidR="00A87D87">
        <w:rPr>
          <w:rFonts w:cstheme="minorHAnsi"/>
        </w:rPr>
        <w:t>f</w:t>
      </w:r>
      <w:r w:rsidR="00A87D87" w:rsidRPr="000C3B6D">
        <w:rPr>
          <w:rFonts w:cstheme="minorHAnsi"/>
        </w:rPr>
        <w:t xml:space="preserve">etal </w:t>
      </w:r>
      <w:r w:rsidR="00A87D87">
        <w:rPr>
          <w:rFonts w:cstheme="minorHAnsi"/>
        </w:rPr>
        <w:t>s</w:t>
      </w:r>
      <w:r w:rsidR="00A87D87" w:rsidRPr="000C3B6D">
        <w:rPr>
          <w:rFonts w:cstheme="minorHAnsi"/>
        </w:rPr>
        <w:t>hielding</w:t>
      </w:r>
      <w:r w:rsidRPr="000C3B6D">
        <w:rPr>
          <w:rFonts w:cstheme="minorHAnsi"/>
        </w:rPr>
        <w:t xml:space="preserve">. </w:t>
      </w:r>
      <w:r w:rsidR="00A87D87">
        <w:rPr>
          <w:rFonts w:cstheme="minorHAnsi"/>
        </w:rPr>
        <w:t xml:space="preserve">Accessed June 19, 2023. </w:t>
      </w:r>
      <w:r w:rsidRPr="000C3B6D">
        <w:rPr>
          <w:rFonts w:cstheme="minorHAnsi"/>
        </w:rPr>
        <w:t xml:space="preserve">https://www.arrt.org/pages/arrt-issues-statement-on-gonadal-and-fetal-shielding </w:t>
      </w:r>
    </w:p>
    <w:p w14:paraId="2AD1733D" w14:textId="77777777" w:rsidR="00B505D7" w:rsidRPr="008C768A" w:rsidRDefault="00B505D7" w:rsidP="00B505D7">
      <w:pPr>
        <w:pStyle w:val="ListParagraph"/>
        <w:spacing w:after="0" w:line="240" w:lineRule="auto"/>
        <w:ind w:left="0"/>
        <w:rPr>
          <w:rFonts w:cstheme="minorHAnsi"/>
        </w:rPr>
      </w:pPr>
    </w:p>
  </w:endnote>
  <w:endnote w:id="22">
    <w:p w14:paraId="75A0FCAB" w14:textId="2220BFF3" w:rsidR="00233905" w:rsidRPr="000C3B6D" w:rsidRDefault="00233905" w:rsidP="00233905">
      <w:pPr>
        <w:spacing w:after="0" w:line="240" w:lineRule="auto"/>
        <w:rPr>
          <w:rFonts w:cstheme="minorHAnsi"/>
        </w:rPr>
      </w:pPr>
      <w:r>
        <w:rPr>
          <w:rStyle w:val="EndnoteReference"/>
        </w:rPr>
        <w:endnoteRef/>
      </w:r>
      <w:r>
        <w:t xml:space="preserve"> </w:t>
      </w:r>
      <w:r w:rsidRPr="000C3B6D">
        <w:rPr>
          <w:rStyle w:val="normaltextrun"/>
          <w:rFonts w:ascii="Calibri" w:hAnsi="Calibri" w:cs="Calibri"/>
          <w:color w:val="000000"/>
          <w:shd w:val="clear" w:color="auto" w:fill="FFFFFF"/>
        </w:rPr>
        <w:t xml:space="preserve">Joint Review Committee on Education in Radiologic Technology. JRCERT Position Statement on Gonadal Shielding in the Clinical Setting. </w:t>
      </w:r>
      <w:r w:rsidR="004F47ED">
        <w:rPr>
          <w:rStyle w:val="normaltextrun"/>
          <w:rFonts w:ascii="Calibri" w:hAnsi="Calibri" w:cs="Calibri"/>
          <w:color w:val="000000"/>
          <w:shd w:val="clear" w:color="auto" w:fill="FFFFFF"/>
        </w:rPr>
        <w:t xml:space="preserve">2021. Accessed June 19, 2023. </w:t>
      </w:r>
      <w:r w:rsidR="004F47ED" w:rsidRPr="004F47ED">
        <w:rPr>
          <w:rStyle w:val="normaltextrun"/>
          <w:rFonts w:ascii="Calibri" w:hAnsi="Calibri" w:cs="Calibri"/>
          <w:color w:val="000000"/>
          <w:shd w:val="clear" w:color="auto" w:fill="FFFFFF"/>
        </w:rPr>
        <w:t>https://www.jrcert.org/wp-content/uploads/2022/12/JRCERT-Gonadal-Shielding-Position-Statement.pdf</w:t>
      </w:r>
      <w:r w:rsidR="004F47ED">
        <w:rPr>
          <w:rStyle w:val="normaltextrun"/>
          <w:rFonts w:ascii="Calibri" w:hAnsi="Calibri" w:cs="Calibri"/>
          <w:color w:val="000000"/>
          <w:shd w:val="clear" w:color="auto" w:fill="FFFFFF"/>
        </w:rPr>
        <w:t xml:space="preserve"> </w:t>
      </w:r>
    </w:p>
    <w:p w14:paraId="3C0A1625" w14:textId="77777777" w:rsidR="00233905" w:rsidRPr="008C768A" w:rsidRDefault="00233905" w:rsidP="00233905">
      <w:pPr>
        <w:pStyle w:val="ListParagraph"/>
        <w:spacing w:after="0" w:line="240" w:lineRule="auto"/>
        <w:ind w:left="0"/>
        <w:rPr>
          <w:rFonts w:cstheme="minorHAnsi"/>
        </w:rPr>
      </w:pPr>
    </w:p>
  </w:endnote>
  <w:endnote w:id="23">
    <w:p w14:paraId="54DB9A33" w14:textId="6116DCEB" w:rsidR="00034B92"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 xml:space="preserve">Sherer MA, Visconti PJ, Ritenour ER, </w:t>
      </w:r>
      <w:r w:rsidR="004F47ED">
        <w:rPr>
          <w:rFonts w:cstheme="minorHAnsi"/>
        </w:rPr>
        <w:t>et al</w:t>
      </w:r>
      <w:r w:rsidRPr="000C3B6D">
        <w:rPr>
          <w:rFonts w:cstheme="minorHAnsi"/>
        </w:rPr>
        <w:t xml:space="preserve">. </w:t>
      </w:r>
      <w:r w:rsidRPr="000C3B6D">
        <w:rPr>
          <w:rFonts w:cstheme="minorHAnsi"/>
          <w:i/>
          <w:iCs/>
        </w:rPr>
        <w:t>Radiation Protection in Medical Radiography</w:t>
      </w:r>
      <w:r w:rsidRPr="000C3B6D">
        <w:rPr>
          <w:rFonts w:cstheme="minorHAnsi"/>
        </w:rPr>
        <w:t>. 9</w:t>
      </w:r>
      <w:r w:rsidRPr="00FC20BE">
        <w:rPr>
          <w:rFonts w:cstheme="minorHAnsi"/>
        </w:rPr>
        <w:t>th</w:t>
      </w:r>
      <w:r w:rsidRPr="000C3B6D">
        <w:rPr>
          <w:rFonts w:cstheme="minorHAnsi"/>
        </w:rPr>
        <w:t xml:space="preserve"> ed. Elsevier</w:t>
      </w:r>
      <w:r w:rsidR="004F47ED">
        <w:rPr>
          <w:rFonts w:cstheme="minorHAnsi"/>
        </w:rPr>
        <w:t xml:space="preserve">; </w:t>
      </w:r>
      <w:r w:rsidR="004F47ED" w:rsidRPr="000C3B6D">
        <w:rPr>
          <w:rFonts w:cstheme="minorHAnsi"/>
        </w:rPr>
        <w:t>2022</w:t>
      </w:r>
      <w:r w:rsidRPr="000C3B6D">
        <w:rPr>
          <w:rFonts w:cstheme="minorHAnsi"/>
        </w:rPr>
        <w:t xml:space="preserve">. </w:t>
      </w:r>
    </w:p>
    <w:p w14:paraId="07B77C0F" w14:textId="77777777" w:rsidR="00034B92" w:rsidRDefault="00034B92" w:rsidP="00034B9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2AC82" w14:textId="77777777" w:rsidR="0009345E" w:rsidRDefault="0009345E" w:rsidP="002560F4">
      <w:pPr>
        <w:spacing w:after="0" w:line="240" w:lineRule="auto"/>
      </w:pPr>
      <w:r>
        <w:separator/>
      </w:r>
    </w:p>
  </w:footnote>
  <w:footnote w:type="continuationSeparator" w:id="0">
    <w:p w14:paraId="7B6A81CB" w14:textId="77777777" w:rsidR="0009345E" w:rsidRDefault="0009345E" w:rsidP="002560F4">
      <w:pPr>
        <w:spacing w:after="0" w:line="240" w:lineRule="auto"/>
      </w:pPr>
      <w:r>
        <w:continuationSeparator/>
      </w:r>
    </w:p>
  </w:footnote>
  <w:footnote w:type="continuationNotice" w:id="1">
    <w:p w14:paraId="2FA78734" w14:textId="77777777" w:rsidR="0009345E" w:rsidRDefault="0009345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81B"/>
    <w:multiLevelType w:val="multilevel"/>
    <w:tmpl w:val="2162172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16D7452"/>
    <w:multiLevelType w:val="multilevel"/>
    <w:tmpl w:val="72B26F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E55CAF"/>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51113"/>
    <w:multiLevelType w:val="multilevel"/>
    <w:tmpl w:val="702CD8D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F06044"/>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0D0437"/>
    <w:multiLevelType w:val="multilevel"/>
    <w:tmpl w:val="A1E65EF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871331"/>
    <w:multiLevelType w:val="multilevel"/>
    <w:tmpl w:val="09CC1BB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116F1055"/>
    <w:multiLevelType w:val="multilevel"/>
    <w:tmpl w:val="5EF8C1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51F6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8E106D"/>
    <w:multiLevelType w:val="multilevel"/>
    <w:tmpl w:val="FE56CB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61D93"/>
    <w:multiLevelType w:val="multilevel"/>
    <w:tmpl w:val="AC0A9E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7CE72A2"/>
    <w:multiLevelType w:val="multilevel"/>
    <w:tmpl w:val="F32C7CE4"/>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197843D7"/>
    <w:multiLevelType w:val="multilevel"/>
    <w:tmpl w:val="A26A2F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9FF0980"/>
    <w:multiLevelType w:val="multilevel"/>
    <w:tmpl w:val="51BE5D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A590536"/>
    <w:multiLevelType w:val="multilevel"/>
    <w:tmpl w:val="49525B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B262E88"/>
    <w:multiLevelType w:val="multilevel"/>
    <w:tmpl w:val="A7E202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CBD4525"/>
    <w:multiLevelType w:val="multilevel"/>
    <w:tmpl w:val="C57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A02A0"/>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7562BD"/>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F921F93"/>
    <w:multiLevelType w:val="multilevel"/>
    <w:tmpl w:val="FD400EF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103792A"/>
    <w:multiLevelType w:val="multilevel"/>
    <w:tmpl w:val="42D2D52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34F54816"/>
    <w:multiLevelType w:val="hybridMultilevel"/>
    <w:tmpl w:val="6C94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5B1E3C"/>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F854C7"/>
    <w:multiLevelType w:val="hybridMultilevel"/>
    <w:tmpl w:val="D1286DC6"/>
    <w:lvl w:ilvl="0" w:tplc="6352A1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D9D397A"/>
    <w:multiLevelType w:val="hybridMultilevel"/>
    <w:tmpl w:val="F5405762"/>
    <w:lvl w:ilvl="0" w:tplc="32CAF8E8">
      <w:start w:val="1"/>
      <w:numFmt w:val="bullet"/>
      <w:lvlText w:val=""/>
      <w:lvlJc w:val="left"/>
      <w:pPr>
        <w:ind w:left="720" w:hanging="360"/>
      </w:pPr>
      <w:rPr>
        <w:rFonts w:ascii="Symbol" w:hAnsi="Symbol" w:hint="default"/>
        <w:color w:val="004563"/>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FB7"/>
    <w:multiLevelType w:val="multilevel"/>
    <w:tmpl w:val="DF520F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C2C3BAA"/>
    <w:multiLevelType w:val="multilevel"/>
    <w:tmpl w:val="74E6380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D1B20FD"/>
    <w:multiLevelType w:val="hybridMultilevel"/>
    <w:tmpl w:val="0C94F8BC"/>
    <w:lvl w:ilvl="0" w:tplc="5D8C4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E176749"/>
    <w:multiLevelType w:val="multilevel"/>
    <w:tmpl w:val="5736119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5F2269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8520F2"/>
    <w:multiLevelType w:val="multilevel"/>
    <w:tmpl w:val="26E2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FB4846"/>
    <w:multiLevelType w:val="multilevel"/>
    <w:tmpl w:val="E7A89B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6BC7D35"/>
    <w:multiLevelType w:val="multilevel"/>
    <w:tmpl w:val="6DFE20A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7A732A8"/>
    <w:multiLevelType w:val="hybridMultilevel"/>
    <w:tmpl w:val="89A4EABC"/>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2C552E"/>
    <w:multiLevelType w:val="multilevel"/>
    <w:tmpl w:val="21C86BC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B262E69"/>
    <w:multiLevelType w:val="hybridMultilevel"/>
    <w:tmpl w:val="3F946BD6"/>
    <w:lvl w:ilvl="0" w:tplc="3FAAD23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47574"/>
    <w:multiLevelType w:val="hybridMultilevel"/>
    <w:tmpl w:val="291EDBE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3877021">
    <w:abstractNumId w:val="16"/>
  </w:num>
  <w:num w:numId="2" w16cid:durableId="1705906249">
    <w:abstractNumId w:val="31"/>
  </w:num>
  <w:num w:numId="3" w16cid:durableId="864565025">
    <w:abstractNumId w:val="36"/>
  </w:num>
  <w:num w:numId="4" w16cid:durableId="386412950">
    <w:abstractNumId w:val="37"/>
  </w:num>
  <w:num w:numId="5" w16cid:durableId="1873031272">
    <w:abstractNumId w:val="34"/>
  </w:num>
  <w:num w:numId="6" w16cid:durableId="512261799">
    <w:abstractNumId w:val="24"/>
  </w:num>
  <w:num w:numId="7" w16cid:durableId="1010067717">
    <w:abstractNumId w:val="28"/>
  </w:num>
  <w:num w:numId="8" w16cid:durableId="1754165044">
    <w:abstractNumId w:val="2"/>
  </w:num>
  <w:num w:numId="9" w16cid:durableId="1935089514">
    <w:abstractNumId w:val="17"/>
  </w:num>
  <w:num w:numId="10" w16cid:durableId="205334273">
    <w:abstractNumId w:val="22"/>
  </w:num>
  <w:num w:numId="11" w16cid:durableId="1818062329">
    <w:abstractNumId w:val="4"/>
  </w:num>
  <w:num w:numId="12" w16cid:durableId="1945772067">
    <w:abstractNumId w:val="8"/>
  </w:num>
  <w:num w:numId="13" w16cid:durableId="337119941">
    <w:abstractNumId w:val="26"/>
  </w:num>
  <w:num w:numId="14" w16cid:durableId="1471285996">
    <w:abstractNumId w:val="27"/>
  </w:num>
  <w:num w:numId="15" w16cid:durableId="1146363173">
    <w:abstractNumId w:val="32"/>
  </w:num>
  <w:num w:numId="16" w16cid:durableId="1216431121">
    <w:abstractNumId w:val="35"/>
  </w:num>
  <w:num w:numId="17" w16cid:durableId="237903906">
    <w:abstractNumId w:val="0"/>
  </w:num>
  <w:num w:numId="18" w16cid:durableId="1568686875">
    <w:abstractNumId w:val="5"/>
  </w:num>
  <w:num w:numId="19" w16cid:durableId="916750061">
    <w:abstractNumId w:val="33"/>
  </w:num>
  <w:num w:numId="20" w16cid:durableId="696273715">
    <w:abstractNumId w:val="29"/>
  </w:num>
  <w:num w:numId="21" w16cid:durableId="689261586">
    <w:abstractNumId w:val="7"/>
  </w:num>
  <w:num w:numId="22" w16cid:durableId="78066922">
    <w:abstractNumId w:val="3"/>
  </w:num>
  <w:num w:numId="23" w16cid:durableId="680474085">
    <w:abstractNumId w:val="1"/>
  </w:num>
  <w:num w:numId="24" w16cid:durableId="1650476498">
    <w:abstractNumId w:val="19"/>
  </w:num>
  <w:num w:numId="25" w16cid:durableId="1372002227">
    <w:abstractNumId w:val="6"/>
  </w:num>
  <w:num w:numId="26" w16cid:durableId="1515533619">
    <w:abstractNumId w:val="12"/>
  </w:num>
  <w:num w:numId="27" w16cid:durableId="698092921">
    <w:abstractNumId w:val="15"/>
  </w:num>
  <w:num w:numId="28" w16cid:durableId="231160601">
    <w:abstractNumId w:val="10"/>
  </w:num>
  <w:num w:numId="29" w16cid:durableId="1627616355">
    <w:abstractNumId w:val="20"/>
  </w:num>
  <w:num w:numId="30" w16cid:durableId="1075056554">
    <w:abstractNumId w:val="14"/>
  </w:num>
  <w:num w:numId="31" w16cid:durableId="752553994">
    <w:abstractNumId w:val="13"/>
  </w:num>
  <w:num w:numId="32" w16cid:durableId="365906410">
    <w:abstractNumId w:val="11"/>
  </w:num>
  <w:num w:numId="33" w16cid:durableId="891355466">
    <w:abstractNumId w:val="23"/>
  </w:num>
  <w:num w:numId="34" w16cid:durableId="1043336039">
    <w:abstractNumId w:val="18"/>
  </w:num>
  <w:num w:numId="35" w16cid:durableId="224805584">
    <w:abstractNumId w:val="30"/>
  </w:num>
  <w:num w:numId="36" w16cid:durableId="228735634">
    <w:abstractNumId w:val="21"/>
  </w:num>
  <w:num w:numId="37" w16cid:durableId="881863544">
    <w:abstractNumId w:val="25"/>
  </w:num>
  <w:num w:numId="38" w16cid:durableId="156514090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Jessica Marshall">
    <w15:presenceInfo w15:providerId="AD" w15:userId="S::jessica.marshall@catalystmeded.com::2e6b0e28-8cdb-4711-bc65-ec98ef6b9e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proofState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3tDQ1tLC0MLMwMzJV0lEKTi0uzszPAykwMqkFAIVVKrotAAAA"/>
  </w:docVars>
  <w:rsids>
    <w:rsidRoot w:val="00F60FB4"/>
    <w:rsid w:val="00002471"/>
    <w:rsid w:val="00004688"/>
    <w:rsid w:val="0002491A"/>
    <w:rsid w:val="00034B92"/>
    <w:rsid w:val="000430AA"/>
    <w:rsid w:val="00062198"/>
    <w:rsid w:val="0006227E"/>
    <w:rsid w:val="00070373"/>
    <w:rsid w:val="0009183C"/>
    <w:rsid w:val="0009345E"/>
    <w:rsid w:val="000943C6"/>
    <w:rsid w:val="000A1DBA"/>
    <w:rsid w:val="000A3380"/>
    <w:rsid w:val="000A3834"/>
    <w:rsid w:val="000C17A6"/>
    <w:rsid w:val="000C3B6D"/>
    <w:rsid w:val="000D1A5C"/>
    <w:rsid w:val="000D2D62"/>
    <w:rsid w:val="000E1CF9"/>
    <w:rsid w:val="000E5C02"/>
    <w:rsid w:val="001218AC"/>
    <w:rsid w:val="00141313"/>
    <w:rsid w:val="00152554"/>
    <w:rsid w:val="00163DC0"/>
    <w:rsid w:val="00186509"/>
    <w:rsid w:val="001B0CB8"/>
    <w:rsid w:val="001B69D0"/>
    <w:rsid w:val="001C0E47"/>
    <w:rsid w:val="001C4736"/>
    <w:rsid w:val="001C5BBF"/>
    <w:rsid w:val="001D59F9"/>
    <w:rsid w:val="001E57DB"/>
    <w:rsid w:val="001F1A09"/>
    <w:rsid w:val="001F6AEF"/>
    <w:rsid w:val="001F7D37"/>
    <w:rsid w:val="00200551"/>
    <w:rsid w:val="00202DCF"/>
    <w:rsid w:val="00224070"/>
    <w:rsid w:val="002257A2"/>
    <w:rsid w:val="00233905"/>
    <w:rsid w:val="0024136A"/>
    <w:rsid w:val="002459EB"/>
    <w:rsid w:val="00250E4E"/>
    <w:rsid w:val="002525B5"/>
    <w:rsid w:val="002557CA"/>
    <w:rsid w:val="00255ADE"/>
    <w:rsid w:val="002560F4"/>
    <w:rsid w:val="00270EEA"/>
    <w:rsid w:val="00273259"/>
    <w:rsid w:val="00294E75"/>
    <w:rsid w:val="002A2BA2"/>
    <w:rsid w:val="002B02BD"/>
    <w:rsid w:val="002B5936"/>
    <w:rsid w:val="002E1F46"/>
    <w:rsid w:val="002F17D9"/>
    <w:rsid w:val="002F3563"/>
    <w:rsid w:val="003002B7"/>
    <w:rsid w:val="003123E7"/>
    <w:rsid w:val="0032626C"/>
    <w:rsid w:val="00333009"/>
    <w:rsid w:val="00357D66"/>
    <w:rsid w:val="00362062"/>
    <w:rsid w:val="00365189"/>
    <w:rsid w:val="00385354"/>
    <w:rsid w:val="003923AA"/>
    <w:rsid w:val="003933B2"/>
    <w:rsid w:val="003A1D1F"/>
    <w:rsid w:val="003A4405"/>
    <w:rsid w:val="003A7BE0"/>
    <w:rsid w:val="003B670A"/>
    <w:rsid w:val="003E0030"/>
    <w:rsid w:val="003E12CE"/>
    <w:rsid w:val="003E1DC8"/>
    <w:rsid w:val="003E2AE8"/>
    <w:rsid w:val="003F1CD9"/>
    <w:rsid w:val="003F46C0"/>
    <w:rsid w:val="0040220A"/>
    <w:rsid w:val="00403DAF"/>
    <w:rsid w:val="00414DEA"/>
    <w:rsid w:val="004208C7"/>
    <w:rsid w:val="00422F04"/>
    <w:rsid w:val="0042407F"/>
    <w:rsid w:val="00424E3C"/>
    <w:rsid w:val="00436BB8"/>
    <w:rsid w:val="00440F3E"/>
    <w:rsid w:val="0044312A"/>
    <w:rsid w:val="00445333"/>
    <w:rsid w:val="0045440A"/>
    <w:rsid w:val="004851F2"/>
    <w:rsid w:val="0048525C"/>
    <w:rsid w:val="00493BB7"/>
    <w:rsid w:val="00497748"/>
    <w:rsid w:val="004A22C4"/>
    <w:rsid w:val="004B0D3D"/>
    <w:rsid w:val="004C7F64"/>
    <w:rsid w:val="004D0764"/>
    <w:rsid w:val="004E2B59"/>
    <w:rsid w:val="004E5D5E"/>
    <w:rsid w:val="004F0CCA"/>
    <w:rsid w:val="004F3476"/>
    <w:rsid w:val="004F3CB2"/>
    <w:rsid w:val="004F47ED"/>
    <w:rsid w:val="004F5BCE"/>
    <w:rsid w:val="00505820"/>
    <w:rsid w:val="00530448"/>
    <w:rsid w:val="00536E45"/>
    <w:rsid w:val="005515A8"/>
    <w:rsid w:val="00557F74"/>
    <w:rsid w:val="0057625F"/>
    <w:rsid w:val="005A20B6"/>
    <w:rsid w:val="005B2CA0"/>
    <w:rsid w:val="005C16BB"/>
    <w:rsid w:val="005C3B7B"/>
    <w:rsid w:val="005D1557"/>
    <w:rsid w:val="005D4A48"/>
    <w:rsid w:val="005E12EA"/>
    <w:rsid w:val="00600AF4"/>
    <w:rsid w:val="0060393C"/>
    <w:rsid w:val="00606BA8"/>
    <w:rsid w:val="00612D5A"/>
    <w:rsid w:val="00617F25"/>
    <w:rsid w:val="006512C1"/>
    <w:rsid w:val="00651B14"/>
    <w:rsid w:val="00657F5B"/>
    <w:rsid w:val="00674AE9"/>
    <w:rsid w:val="00675684"/>
    <w:rsid w:val="00681B8F"/>
    <w:rsid w:val="006869BC"/>
    <w:rsid w:val="00692C47"/>
    <w:rsid w:val="006933A8"/>
    <w:rsid w:val="006A1446"/>
    <w:rsid w:val="006B3822"/>
    <w:rsid w:val="006C7FD2"/>
    <w:rsid w:val="006D46D9"/>
    <w:rsid w:val="006E1740"/>
    <w:rsid w:val="006E2E8C"/>
    <w:rsid w:val="00723CE7"/>
    <w:rsid w:val="007376F2"/>
    <w:rsid w:val="00743D85"/>
    <w:rsid w:val="00771717"/>
    <w:rsid w:val="0078104A"/>
    <w:rsid w:val="00787645"/>
    <w:rsid w:val="0079037B"/>
    <w:rsid w:val="007A4831"/>
    <w:rsid w:val="007A73EC"/>
    <w:rsid w:val="007B037E"/>
    <w:rsid w:val="007B0B1C"/>
    <w:rsid w:val="007B5A53"/>
    <w:rsid w:val="007D5E1E"/>
    <w:rsid w:val="007E1E96"/>
    <w:rsid w:val="007F05E3"/>
    <w:rsid w:val="007F1267"/>
    <w:rsid w:val="008053A5"/>
    <w:rsid w:val="00805494"/>
    <w:rsid w:val="00811C05"/>
    <w:rsid w:val="0082434E"/>
    <w:rsid w:val="008440C2"/>
    <w:rsid w:val="00845A81"/>
    <w:rsid w:val="008532EC"/>
    <w:rsid w:val="008570E7"/>
    <w:rsid w:val="008577C7"/>
    <w:rsid w:val="00860935"/>
    <w:rsid w:val="00861863"/>
    <w:rsid w:val="00865558"/>
    <w:rsid w:val="00865DCA"/>
    <w:rsid w:val="00886279"/>
    <w:rsid w:val="00890087"/>
    <w:rsid w:val="00893C15"/>
    <w:rsid w:val="008A5374"/>
    <w:rsid w:val="008C768A"/>
    <w:rsid w:val="008D0078"/>
    <w:rsid w:val="008D0423"/>
    <w:rsid w:val="008D5B0F"/>
    <w:rsid w:val="008F1BE2"/>
    <w:rsid w:val="008F63E8"/>
    <w:rsid w:val="008F7BC7"/>
    <w:rsid w:val="00904441"/>
    <w:rsid w:val="00936097"/>
    <w:rsid w:val="00936890"/>
    <w:rsid w:val="009425F2"/>
    <w:rsid w:val="009440AB"/>
    <w:rsid w:val="00972C51"/>
    <w:rsid w:val="00980DFF"/>
    <w:rsid w:val="009816F6"/>
    <w:rsid w:val="0098341C"/>
    <w:rsid w:val="0098532C"/>
    <w:rsid w:val="0099507F"/>
    <w:rsid w:val="009A0577"/>
    <w:rsid w:val="009B5E88"/>
    <w:rsid w:val="009C3230"/>
    <w:rsid w:val="009E763D"/>
    <w:rsid w:val="00A05113"/>
    <w:rsid w:val="00A14431"/>
    <w:rsid w:val="00A21BB1"/>
    <w:rsid w:val="00A22164"/>
    <w:rsid w:val="00A4671A"/>
    <w:rsid w:val="00A6022F"/>
    <w:rsid w:val="00A61253"/>
    <w:rsid w:val="00A674BB"/>
    <w:rsid w:val="00A852DD"/>
    <w:rsid w:val="00A87D87"/>
    <w:rsid w:val="00A910FA"/>
    <w:rsid w:val="00A91E18"/>
    <w:rsid w:val="00A91E42"/>
    <w:rsid w:val="00AA3FA4"/>
    <w:rsid w:val="00AB1A7B"/>
    <w:rsid w:val="00AB1E49"/>
    <w:rsid w:val="00AB251A"/>
    <w:rsid w:val="00AD5B07"/>
    <w:rsid w:val="00AE347B"/>
    <w:rsid w:val="00AF5689"/>
    <w:rsid w:val="00B04976"/>
    <w:rsid w:val="00B17D43"/>
    <w:rsid w:val="00B21ACA"/>
    <w:rsid w:val="00B3341C"/>
    <w:rsid w:val="00B47C64"/>
    <w:rsid w:val="00B505D7"/>
    <w:rsid w:val="00B5096A"/>
    <w:rsid w:val="00B5755E"/>
    <w:rsid w:val="00B64BE5"/>
    <w:rsid w:val="00B70B3B"/>
    <w:rsid w:val="00B72D16"/>
    <w:rsid w:val="00B75CE4"/>
    <w:rsid w:val="00B87605"/>
    <w:rsid w:val="00BA536C"/>
    <w:rsid w:val="00BB3227"/>
    <w:rsid w:val="00BC4D0A"/>
    <w:rsid w:val="00BC62CD"/>
    <w:rsid w:val="00BC6FDC"/>
    <w:rsid w:val="00BE3725"/>
    <w:rsid w:val="00BF0D0D"/>
    <w:rsid w:val="00BF236A"/>
    <w:rsid w:val="00C01E48"/>
    <w:rsid w:val="00C05FD4"/>
    <w:rsid w:val="00C16DCA"/>
    <w:rsid w:val="00C172FD"/>
    <w:rsid w:val="00C17505"/>
    <w:rsid w:val="00C42990"/>
    <w:rsid w:val="00C47781"/>
    <w:rsid w:val="00C536FE"/>
    <w:rsid w:val="00C60CAD"/>
    <w:rsid w:val="00C66820"/>
    <w:rsid w:val="00C742BA"/>
    <w:rsid w:val="00C836CB"/>
    <w:rsid w:val="00C84EEB"/>
    <w:rsid w:val="00CB684E"/>
    <w:rsid w:val="00CC3334"/>
    <w:rsid w:val="00CC3938"/>
    <w:rsid w:val="00CD7F01"/>
    <w:rsid w:val="00CE7D2A"/>
    <w:rsid w:val="00CF24B5"/>
    <w:rsid w:val="00CF37AE"/>
    <w:rsid w:val="00CF63CF"/>
    <w:rsid w:val="00D03675"/>
    <w:rsid w:val="00D12167"/>
    <w:rsid w:val="00D15C4F"/>
    <w:rsid w:val="00D341D8"/>
    <w:rsid w:val="00D3491A"/>
    <w:rsid w:val="00D35CD5"/>
    <w:rsid w:val="00D46C3A"/>
    <w:rsid w:val="00D52075"/>
    <w:rsid w:val="00D57007"/>
    <w:rsid w:val="00D609DD"/>
    <w:rsid w:val="00D66967"/>
    <w:rsid w:val="00D7026E"/>
    <w:rsid w:val="00D910EA"/>
    <w:rsid w:val="00D9361C"/>
    <w:rsid w:val="00D95A30"/>
    <w:rsid w:val="00DA239F"/>
    <w:rsid w:val="00DA65F3"/>
    <w:rsid w:val="00DB710C"/>
    <w:rsid w:val="00DC60BB"/>
    <w:rsid w:val="00DD5BFC"/>
    <w:rsid w:val="00DE0AD8"/>
    <w:rsid w:val="00DE1A1E"/>
    <w:rsid w:val="00DF77E1"/>
    <w:rsid w:val="00E014A6"/>
    <w:rsid w:val="00E11DC9"/>
    <w:rsid w:val="00E31E1A"/>
    <w:rsid w:val="00E33690"/>
    <w:rsid w:val="00E4064F"/>
    <w:rsid w:val="00E42D4D"/>
    <w:rsid w:val="00E4574B"/>
    <w:rsid w:val="00E45C46"/>
    <w:rsid w:val="00E60FBA"/>
    <w:rsid w:val="00E61CA8"/>
    <w:rsid w:val="00E634B5"/>
    <w:rsid w:val="00E6352D"/>
    <w:rsid w:val="00E744DA"/>
    <w:rsid w:val="00E76201"/>
    <w:rsid w:val="00E87DA6"/>
    <w:rsid w:val="00E94789"/>
    <w:rsid w:val="00EA7053"/>
    <w:rsid w:val="00EC4D71"/>
    <w:rsid w:val="00ED653A"/>
    <w:rsid w:val="00ED7091"/>
    <w:rsid w:val="00EF54B2"/>
    <w:rsid w:val="00F00247"/>
    <w:rsid w:val="00F00A23"/>
    <w:rsid w:val="00F0683E"/>
    <w:rsid w:val="00F1067C"/>
    <w:rsid w:val="00F16345"/>
    <w:rsid w:val="00F36FD6"/>
    <w:rsid w:val="00F37499"/>
    <w:rsid w:val="00F57C25"/>
    <w:rsid w:val="00F60FB4"/>
    <w:rsid w:val="00F74BDE"/>
    <w:rsid w:val="00F758F3"/>
    <w:rsid w:val="00F907FA"/>
    <w:rsid w:val="00F937DF"/>
    <w:rsid w:val="00F96B31"/>
    <w:rsid w:val="00FB166F"/>
    <w:rsid w:val="00FC04E5"/>
    <w:rsid w:val="00FC20BE"/>
    <w:rsid w:val="00FC585B"/>
    <w:rsid w:val="00FD608C"/>
    <w:rsid w:val="00FE1272"/>
    <w:rsid w:val="00FF685B"/>
    <w:rsid w:val="25F9D2D7"/>
    <w:rsid w:val="4DECEE0C"/>
    <w:rsid w:val="77D6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7EE7"/>
  <w15:chartTrackingRefBased/>
  <w15:docId w15:val="{75239754-6BED-4924-A51D-25B01646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046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FB4"/>
    <w:rPr>
      <w:color w:val="69A020" w:themeColor="hyperlink"/>
      <w:u w:val="single"/>
    </w:rPr>
  </w:style>
  <w:style w:type="character" w:customStyle="1" w:styleId="UnresolvedMention1">
    <w:name w:val="Unresolved Mention1"/>
    <w:basedOn w:val="DefaultParagraphFont"/>
    <w:uiPriority w:val="99"/>
    <w:semiHidden/>
    <w:unhideWhenUsed/>
    <w:rsid w:val="00F60FB4"/>
    <w:rPr>
      <w:color w:val="605E5C"/>
      <w:shd w:val="clear" w:color="auto" w:fill="E1DFDD"/>
    </w:rPr>
  </w:style>
  <w:style w:type="character" w:customStyle="1" w:styleId="Heading4Char">
    <w:name w:val="Heading 4 Char"/>
    <w:basedOn w:val="DefaultParagraphFont"/>
    <w:link w:val="Heading4"/>
    <w:uiPriority w:val="9"/>
    <w:rsid w:val="0000468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A7B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BE0"/>
    <w:rPr>
      <w:b/>
      <w:bCs/>
    </w:rPr>
  </w:style>
  <w:style w:type="paragraph" w:styleId="BalloonText">
    <w:name w:val="Balloon Text"/>
    <w:basedOn w:val="Normal"/>
    <w:link w:val="BalloonTextChar"/>
    <w:uiPriority w:val="99"/>
    <w:semiHidden/>
    <w:unhideWhenUsed/>
    <w:rsid w:val="00942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5F2"/>
    <w:rPr>
      <w:rFonts w:ascii="Segoe UI" w:hAnsi="Segoe UI" w:cs="Segoe UI"/>
      <w:sz w:val="18"/>
      <w:szCs w:val="18"/>
    </w:rPr>
  </w:style>
  <w:style w:type="character" w:styleId="CommentReference">
    <w:name w:val="annotation reference"/>
    <w:basedOn w:val="DefaultParagraphFont"/>
    <w:uiPriority w:val="99"/>
    <w:semiHidden/>
    <w:unhideWhenUsed/>
    <w:rsid w:val="0098341C"/>
    <w:rPr>
      <w:sz w:val="16"/>
      <w:szCs w:val="16"/>
    </w:rPr>
  </w:style>
  <w:style w:type="paragraph" w:styleId="CommentText">
    <w:name w:val="annotation text"/>
    <w:basedOn w:val="Normal"/>
    <w:link w:val="CommentTextChar"/>
    <w:uiPriority w:val="99"/>
    <w:unhideWhenUsed/>
    <w:rsid w:val="0098341C"/>
    <w:pPr>
      <w:spacing w:line="240" w:lineRule="auto"/>
    </w:pPr>
    <w:rPr>
      <w:sz w:val="20"/>
      <w:szCs w:val="20"/>
    </w:rPr>
  </w:style>
  <w:style w:type="character" w:customStyle="1" w:styleId="CommentTextChar">
    <w:name w:val="Comment Text Char"/>
    <w:basedOn w:val="DefaultParagraphFont"/>
    <w:link w:val="CommentText"/>
    <w:uiPriority w:val="99"/>
    <w:rsid w:val="0098341C"/>
    <w:rPr>
      <w:sz w:val="20"/>
      <w:szCs w:val="20"/>
    </w:rPr>
  </w:style>
  <w:style w:type="paragraph" w:styleId="CommentSubject">
    <w:name w:val="annotation subject"/>
    <w:basedOn w:val="CommentText"/>
    <w:next w:val="CommentText"/>
    <w:link w:val="CommentSubjectChar"/>
    <w:uiPriority w:val="99"/>
    <w:semiHidden/>
    <w:unhideWhenUsed/>
    <w:rsid w:val="0098341C"/>
    <w:rPr>
      <w:b/>
      <w:bCs/>
    </w:rPr>
  </w:style>
  <w:style w:type="character" w:customStyle="1" w:styleId="CommentSubjectChar">
    <w:name w:val="Comment Subject Char"/>
    <w:basedOn w:val="CommentTextChar"/>
    <w:link w:val="CommentSubject"/>
    <w:uiPriority w:val="99"/>
    <w:semiHidden/>
    <w:rsid w:val="0098341C"/>
    <w:rPr>
      <w:b/>
      <w:bCs/>
      <w:sz w:val="20"/>
      <w:szCs w:val="20"/>
    </w:rPr>
  </w:style>
  <w:style w:type="character" w:styleId="FollowedHyperlink">
    <w:name w:val="FollowedHyperlink"/>
    <w:basedOn w:val="DefaultParagraphFont"/>
    <w:uiPriority w:val="99"/>
    <w:semiHidden/>
    <w:unhideWhenUsed/>
    <w:rsid w:val="00BC6FDC"/>
    <w:rPr>
      <w:color w:val="8C8C8C" w:themeColor="followedHyperlink"/>
      <w:u w:val="single"/>
    </w:rPr>
  </w:style>
  <w:style w:type="character" w:styleId="UnresolvedMention">
    <w:name w:val="Unresolved Mention"/>
    <w:basedOn w:val="DefaultParagraphFont"/>
    <w:uiPriority w:val="99"/>
    <w:semiHidden/>
    <w:unhideWhenUsed/>
    <w:rsid w:val="00B5096A"/>
    <w:rPr>
      <w:color w:val="605E5C"/>
      <w:shd w:val="clear" w:color="auto" w:fill="E1DFDD"/>
    </w:rPr>
  </w:style>
  <w:style w:type="character" w:customStyle="1" w:styleId="xnormaltextrun">
    <w:name w:val="x_normaltextrun"/>
    <w:basedOn w:val="DefaultParagraphFont"/>
    <w:rsid w:val="00AB1A7B"/>
  </w:style>
  <w:style w:type="character" w:customStyle="1" w:styleId="xeop">
    <w:name w:val="x_eop"/>
    <w:basedOn w:val="DefaultParagraphFont"/>
    <w:rsid w:val="00AB1A7B"/>
  </w:style>
  <w:style w:type="paragraph" w:styleId="ListParagraph">
    <w:name w:val="List Paragraph"/>
    <w:basedOn w:val="Normal"/>
    <w:uiPriority w:val="34"/>
    <w:qFormat/>
    <w:rsid w:val="00F36FD6"/>
    <w:pPr>
      <w:ind w:left="720"/>
      <w:contextualSpacing/>
    </w:pPr>
  </w:style>
  <w:style w:type="character" w:customStyle="1" w:styleId="normaltextrun">
    <w:name w:val="normaltextrun"/>
    <w:basedOn w:val="DefaultParagraphFont"/>
    <w:rsid w:val="00F16345"/>
  </w:style>
  <w:style w:type="character" w:customStyle="1" w:styleId="eop">
    <w:name w:val="eop"/>
    <w:basedOn w:val="DefaultParagraphFont"/>
    <w:rsid w:val="00F16345"/>
  </w:style>
  <w:style w:type="paragraph" w:styleId="Revision">
    <w:name w:val="Revision"/>
    <w:hidden/>
    <w:uiPriority w:val="99"/>
    <w:semiHidden/>
    <w:rsid w:val="000C17A6"/>
    <w:pPr>
      <w:spacing w:after="0" w:line="240" w:lineRule="auto"/>
    </w:pPr>
  </w:style>
  <w:style w:type="paragraph" w:styleId="EndnoteText">
    <w:name w:val="endnote text"/>
    <w:basedOn w:val="Normal"/>
    <w:link w:val="EndnoteTextChar"/>
    <w:uiPriority w:val="99"/>
    <w:unhideWhenUsed/>
    <w:rsid w:val="002560F4"/>
    <w:pPr>
      <w:spacing w:after="0" w:line="240" w:lineRule="auto"/>
    </w:pPr>
    <w:rPr>
      <w:sz w:val="20"/>
      <w:szCs w:val="20"/>
    </w:rPr>
  </w:style>
  <w:style w:type="character" w:customStyle="1" w:styleId="EndnoteTextChar">
    <w:name w:val="Endnote Text Char"/>
    <w:basedOn w:val="DefaultParagraphFont"/>
    <w:link w:val="EndnoteText"/>
    <w:uiPriority w:val="99"/>
    <w:rsid w:val="002560F4"/>
    <w:rPr>
      <w:sz w:val="20"/>
      <w:szCs w:val="20"/>
    </w:rPr>
  </w:style>
  <w:style w:type="character" w:styleId="EndnoteReference">
    <w:name w:val="endnote reference"/>
    <w:basedOn w:val="DefaultParagraphFont"/>
    <w:uiPriority w:val="99"/>
    <w:unhideWhenUsed/>
    <w:rsid w:val="002560F4"/>
    <w:rPr>
      <w:vertAlign w:val="superscript"/>
    </w:rPr>
  </w:style>
  <w:style w:type="paragraph" w:customStyle="1" w:styleId="paragraph">
    <w:name w:val="paragraph"/>
    <w:basedOn w:val="Normal"/>
    <w:rsid w:val="004240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char">
    <w:name w:val="tabchar"/>
    <w:basedOn w:val="DefaultParagraphFont"/>
    <w:rsid w:val="0042407F"/>
  </w:style>
  <w:style w:type="paragraph" w:styleId="Header">
    <w:name w:val="header"/>
    <w:basedOn w:val="Normal"/>
    <w:link w:val="HeaderChar"/>
    <w:uiPriority w:val="99"/>
    <w:semiHidden/>
    <w:unhideWhenUsed/>
    <w:rsid w:val="009C32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3230"/>
  </w:style>
  <w:style w:type="paragraph" w:styleId="Footer">
    <w:name w:val="footer"/>
    <w:basedOn w:val="Normal"/>
    <w:link w:val="FooterChar"/>
    <w:uiPriority w:val="99"/>
    <w:semiHidden/>
    <w:unhideWhenUsed/>
    <w:rsid w:val="009C32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3230"/>
  </w:style>
  <w:style w:type="table" w:styleId="ListTable4-Accent1">
    <w:name w:val="List Table 4 Accent 1"/>
    <w:basedOn w:val="TableNormal"/>
    <w:uiPriority w:val="49"/>
    <w:rsid w:val="008F7BC7"/>
    <w:pPr>
      <w:spacing w:after="0" w:line="240" w:lineRule="auto"/>
    </w:pPr>
    <w:rPr>
      <w:kern w:val="2"/>
      <w14:ligatures w14:val="standardContextual"/>
    </w:rPr>
    <w:tblPr>
      <w:tblStyleRowBandSize w:val="1"/>
      <w:tblStyleColBandSize w:val="1"/>
      <w:tblBorders>
        <w:top w:val="single" w:sz="4" w:space="0" w:color="CDB5DC" w:themeColor="accent1" w:themeTint="99"/>
        <w:left w:val="single" w:sz="4" w:space="0" w:color="CDB5DC" w:themeColor="accent1" w:themeTint="99"/>
        <w:bottom w:val="single" w:sz="4" w:space="0" w:color="CDB5DC" w:themeColor="accent1" w:themeTint="99"/>
        <w:right w:val="single" w:sz="4" w:space="0" w:color="CDB5DC" w:themeColor="accent1" w:themeTint="99"/>
        <w:insideH w:val="single" w:sz="4" w:space="0" w:color="CDB5DC" w:themeColor="accent1" w:themeTint="99"/>
      </w:tblBorders>
    </w:tblPr>
    <w:tblStylePr w:type="firstRow">
      <w:rPr>
        <w:b/>
        <w:bCs/>
        <w:color w:val="FFFFFF" w:themeColor="background1"/>
      </w:rPr>
      <w:tblPr/>
      <w:tcPr>
        <w:tcBorders>
          <w:top w:val="single" w:sz="4" w:space="0" w:color="AD84C6" w:themeColor="accent1"/>
          <w:left w:val="single" w:sz="4" w:space="0" w:color="AD84C6" w:themeColor="accent1"/>
          <w:bottom w:val="single" w:sz="4" w:space="0" w:color="AD84C6" w:themeColor="accent1"/>
          <w:right w:val="single" w:sz="4" w:space="0" w:color="AD84C6" w:themeColor="accent1"/>
          <w:insideH w:val="nil"/>
        </w:tcBorders>
        <w:shd w:val="clear" w:color="auto" w:fill="AD84C6" w:themeFill="accent1"/>
      </w:tcPr>
    </w:tblStylePr>
    <w:tblStylePr w:type="lastRow">
      <w:rPr>
        <w:b/>
        <w:bCs/>
      </w:rPr>
      <w:tblPr/>
      <w:tcPr>
        <w:tcBorders>
          <w:top w:val="double" w:sz="4" w:space="0" w:color="CDB5DC" w:themeColor="accent1" w:themeTint="99"/>
        </w:tcBorders>
      </w:tcPr>
    </w:tblStylePr>
    <w:tblStylePr w:type="firstCol">
      <w:rPr>
        <w:b/>
        <w:bCs/>
      </w:rPr>
    </w:tblStylePr>
    <w:tblStylePr w:type="lastCol">
      <w:rPr>
        <w:b/>
        <w:bCs/>
      </w:rPr>
    </w:tblStylePr>
    <w:tblStylePr w:type="band1Vert">
      <w:tblPr/>
      <w:tcPr>
        <w:shd w:val="clear" w:color="auto" w:fill="EEE6F3" w:themeFill="accent1" w:themeFillTint="33"/>
      </w:tcPr>
    </w:tblStylePr>
    <w:tblStylePr w:type="band1Horz">
      <w:tblPr/>
      <w:tcPr>
        <w:shd w:val="clear" w:color="auto" w:fill="EEE6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455789">
      <w:bodyDiv w:val="1"/>
      <w:marLeft w:val="0"/>
      <w:marRight w:val="0"/>
      <w:marTop w:val="0"/>
      <w:marBottom w:val="0"/>
      <w:divBdr>
        <w:top w:val="none" w:sz="0" w:space="0" w:color="auto"/>
        <w:left w:val="none" w:sz="0" w:space="0" w:color="auto"/>
        <w:bottom w:val="none" w:sz="0" w:space="0" w:color="auto"/>
        <w:right w:val="none" w:sz="0" w:space="0" w:color="auto"/>
      </w:divBdr>
    </w:div>
    <w:div w:id="1526557108">
      <w:bodyDiv w:val="1"/>
      <w:marLeft w:val="0"/>
      <w:marRight w:val="0"/>
      <w:marTop w:val="0"/>
      <w:marBottom w:val="0"/>
      <w:divBdr>
        <w:top w:val="none" w:sz="0" w:space="0" w:color="auto"/>
        <w:left w:val="none" w:sz="0" w:space="0" w:color="auto"/>
        <w:bottom w:val="none" w:sz="0" w:space="0" w:color="auto"/>
        <w:right w:val="none" w:sz="0" w:space="0" w:color="auto"/>
      </w:divBdr>
      <w:divsChild>
        <w:div w:id="749739874">
          <w:marLeft w:val="0"/>
          <w:marRight w:val="0"/>
          <w:marTop w:val="0"/>
          <w:marBottom w:val="0"/>
          <w:divBdr>
            <w:top w:val="none" w:sz="0" w:space="0" w:color="auto"/>
            <w:left w:val="none" w:sz="0" w:space="0" w:color="auto"/>
            <w:bottom w:val="none" w:sz="0" w:space="0" w:color="auto"/>
            <w:right w:val="none" w:sz="0" w:space="0" w:color="auto"/>
          </w:divBdr>
          <w:divsChild>
            <w:div w:id="665670242">
              <w:marLeft w:val="0"/>
              <w:marRight w:val="0"/>
              <w:marTop w:val="0"/>
              <w:marBottom w:val="0"/>
              <w:divBdr>
                <w:top w:val="none" w:sz="0" w:space="0" w:color="auto"/>
                <w:left w:val="none" w:sz="0" w:space="0" w:color="auto"/>
                <w:bottom w:val="none" w:sz="0" w:space="0" w:color="auto"/>
                <w:right w:val="none" w:sz="0" w:space="0" w:color="auto"/>
              </w:divBdr>
            </w:div>
            <w:div w:id="770393705">
              <w:marLeft w:val="0"/>
              <w:marRight w:val="0"/>
              <w:marTop w:val="0"/>
              <w:marBottom w:val="0"/>
              <w:divBdr>
                <w:top w:val="none" w:sz="0" w:space="0" w:color="auto"/>
                <w:left w:val="none" w:sz="0" w:space="0" w:color="auto"/>
                <w:bottom w:val="none" w:sz="0" w:space="0" w:color="auto"/>
                <w:right w:val="none" w:sz="0" w:space="0" w:color="auto"/>
              </w:divBdr>
            </w:div>
            <w:div w:id="991983076">
              <w:marLeft w:val="0"/>
              <w:marRight w:val="0"/>
              <w:marTop w:val="0"/>
              <w:marBottom w:val="0"/>
              <w:divBdr>
                <w:top w:val="none" w:sz="0" w:space="0" w:color="auto"/>
                <w:left w:val="none" w:sz="0" w:space="0" w:color="auto"/>
                <w:bottom w:val="none" w:sz="0" w:space="0" w:color="auto"/>
                <w:right w:val="none" w:sz="0" w:space="0" w:color="auto"/>
              </w:divBdr>
            </w:div>
            <w:div w:id="1396271858">
              <w:marLeft w:val="0"/>
              <w:marRight w:val="0"/>
              <w:marTop w:val="0"/>
              <w:marBottom w:val="0"/>
              <w:divBdr>
                <w:top w:val="none" w:sz="0" w:space="0" w:color="auto"/>
                <w:left w:val="none" w:sz="0" w:space="0" w:color="auto"/>
                <w:bottom w:val="none" w:sz="0" w:space="0" w:color="auto"/>
                <w:right w:val="none" w:sz="0" w:space="0" w:color="auto"/>
              </w:divBdr>
            </w:div>
            <w:div w:id="182329641">
              <w:marLeft w:val="0"/>
              <w:marRight w:val="0"/>
              <w:marTop w:val="0"/>
              <w:marBottom w:val="0"/>
              <w:divBdr>
                <w:top w:val="none" w:sz="0" w:space="0" w:color="auto"/>
                <w:left w:val="none" w:sz="0" w:space="0" w:color="auto"/>
                <w:bottom w:val="none" w:sz="0" w:space="0" w:color="auto"/>
                <w:right w:val="none" w:sz="0" w:space="0" w:color="auto"/>
              </w:divBdr>
            </w:div>
          </w:divsChild>
        </w:div>
        <w:div w:id="1502768740">
          <w:marLeft w:val="0"/>
          <w:marRight w:val="0"/>
          <w:marTop w:val="0"/>
          <w:marBottom w:val="0"/>
          <w:divBdr>
            <w:top w:val="none" w:sz="0" w:space="0" w:color="auto"/>
            <w:left w:val="none" w:sz="0" w:space="0" w:color="auto"/>
            <w:bottom w:val="none" w:sz="0" w:space="0" w:color="auto"/>
            <w:right w:val="none" w:sz="0" w:space="0" w:color="auto"/>
          </w:divBdr>
          <w:divsChild>
            <w:div w:id="1653679400">
              <w:marLeft w:val="0"/>
              <w:marRight w:val="0"/>
              <w:marTop w:val="0"/>
              <w:marBottom w:val="0"/>
              <w:divBdr>
                <w:top w:val="none" w:sz="0" w:space="0" w:color="auto"/>
                <w:left w:val="none" w:sz="0" w:space="0" w:color="auto"/>
                <w:bottom w:val="none" w:sz="0" w:space="0" w:color="auto"/>
                <w:right w:val="none" w:sz="0" w:space="0" w:color="auto"/>
              </w:divBdr>
            </w:div>
            <w:div w:id="568540248">
              <w:marLeft w:val="0"/>
              <w:marRight w:val="0"/>
              <w:marTop w:val="0"/>
              <w:marBottom w:val="0"/>
              <w:divBdr>
                <w:top w:val="none" w:sz="0" w:space="0" w:color="auto"/>
                <w:left w:val="none" w:sz="0" w:space="0" w:color="auto"/>
                <w:bottom w:val="none" w:sz="0" w:space="0" w:color="auto"/>
                <w:right w:val="none" w:sz="0" w:space="0" w:color="auto"/>
              </w:divBdr>
            </w:div>
            <w:div w:id="457458395">
              <w:marLeft w:val="0"/>
              <w:marRight w:val="0"/>
              <w:marTop w:val="0"/>
              <w:marBottom w:val="0"/>
              <w:divBdr>
                <w:top w:val="none" w:sz="0" w:space="0" w:color="auto"/>
                <w:left w:val="none" w:sz="0" w:space="0" w:color="auto"/>
                <w:bottom w:val="none" w:sz="0" w:space="0" w:color="auto"/>
                <w:right w:val="none" w:sz="0" w:space="0" w:color="auto"/>
              </w:divBdr>
            </w:div>
            <w:div w:id="249584549">
              <w:marLeft w:val="0"/>
              <w:marRight w:val="0"/>
              <w:marTop w:val="0"/>
              <w:marBottom w:val="0"/>
              <w:divBdr>
                <w:top w:val="none" w:sz="0" w:space="0" w:color="auto"/>
                <w:left w:val="none" w:sz="0" w:space="0" w:color="auto"/>
                <w:bottom w:val="none" w:sz="0" w:space="0" w:color="auto"/>
                <w:right w:val="none" w:sz="0" w:space="0" w:color="auto"/>
              </w:divBdr>
            </w:div>
            <w:div w:id="1183082152">
              <w:marLeft w:val="0"/>
              <w:marRight w:val="0"/>
              <w:marTop w:val="0"/>
              <w:marBottom w:val="0"/>
              <w:divBdr>
                <w:top w:val="none" w:sz="0" w:space="0" w:color="auto"/>
                <w:left w:val="none" w:sz="0" w:space="0" w:color="auto"/>
                <w:bottom w:val="none" w:sz="0" w:space="0" w:color="auto"/>
                <w:right w:val="none" w:sz="0" w:space="0" w:color="auto"/>
              </w:divBdr>
            </w:div>
          </w:divsChild>
        </w:div>
        <w:div w:id="1275022449">
          <w:marLeft w:val="0"/>
          <w:marRight w:val="0"/>
          <w:marTop w:val="0"/>
          <w:marBottom w:val="0"/>
          <w:divBdr>
            <w:top w:val="none" w:sz="0" w:space="0" w:color="auto"/>
            <w:left w:val="none" w:sz="0" w:space="0" w:color="auto"/>
            <w:bottom w:val="none" w:sz="0" w:space="0" w:color="auto"/>
            <w:right w:val="none" w:sz="0" w:space="0" w:color="auto"/>
          </w:divBdr>
          <w:divsChild>
            <w:div w:id="427851288">
              <w:marLeft w:val="0"/>
              <w:marRight w:val="0"/>
              <w:marTop w:val="0"/>
              <w:marBottom w:val="0"/>
              <w:divBdr>
                <w:top w:val="none" w:sz="0" w:space="0" w:color="auto"/>
                <w:left w:val="none" w:sz="0" w:space="0" w:color="auto"/>
                <w:bottom w:val="none" w:sz="0" w:space="0" w:color="auto"/>
                <w:right w:val="none" w:sz="0" w:space="0" w:color="auto"/>
              </w:divBdr>
            </w:div>
            <w:div w:id="934754648">
              <w:marLeft w:val="0"/>
              <w:marRight w:val="0"/>
              <w:marTop w:val="0"/>
              <w:marBottom w:val="0"/>
              <w:divBdr>
                <w:top w:val="none" w:sz="0" w:space="0" w:color="auto"/>
                <w:left w:val="none" w:sz="0" w:space="0" w:color="auto"/>
                <w:bottom w:val="none" w:sz="0" w:space="0" w:color="auto"/>
                <w:right w:val="none" w:sz="0" w:space="0" w:color="auto"/>
              </w:divBdr>
            </w:div>
            <w:div w:id="501893600">
              <w:marLeft w:val="0"/>
              <w:marRight w:val="0"/>
              <w:marTop w:val="0"/>
              <w:marBottom w:val="0"/>
              <w:divBdr>
                <w:top w:val="none" w:sz="0" w:space="0" w:color="auto"/>
                <w:left w:val="none" w:sz="0" w:space="0" w:color="auto"/>
                <w:bottom w:val="none" w:sz="0" w:space="0" w:color="auto"/>
                <w:right w:val="none" w:sz="0" w:space="0" w:color="auto"/>
              </w:divBdr>
            </w:div>
            <w:div w:id="151482413">
              <w:marLeft w:val="0"/>
              <w:marRight w:val="0"/>
              <w:marTop w:val="0"/>
              <w:marBottom w:val="0"/>
              <w:divBdr>
                <w:top w:val="none" w:sz="0" w:space="0" w:color="auto"/>
                <w:left w:val="none" w:sz="0" w:space="0" w:color="auto"/>
                <w:bottom w:val="none" w:sz="0" w:space="0" w:color="auto"/>
                <w:right w:val="none" w:sz="0" w:space="0" w:color="auto"/>
              </w:divBdr>
            </w:div>
            <w:div w:id="906232731">
              <w:marLeft w:val="0"/>
              <w:marRight w:val="0"/>
              <w:marTop w:val="0"/>
              <w:marBottom w:val="0"/>
              <w:divBdr>
                <w:top w:val="none" w:sz="0" w:space="0" w:color="auto"/>
                <w:left w:val="none" w:sz="0" w:space="0" w:color="auto"/>
                <w:bottom w:val="none" w:sz="0" w:space="0" w:color="auto"/>
                <w:right w:val="none" w:sz="0" w:space="0" w:color="auto"/>
              </w:divBdr>
            </w:div>
          </w:divsChild>
        </w:div>
        <w:div w:id="1572740822">
          <w:marLeft w:val="0"/>
          <w:marRight w:val="0"/>
          <w:marTop w:val="0"/>
          <w:marBottom w:val="0"/>
          <w:divBdr>
            <w:top w:val="none" w:sz="0" w:space="0" w:color="auto"/>
            <w:left w:val="none" w:sz="0" w:space="0" w:color="auto"/>
            <w:bottom w:val="none" w:sz="0" w:space="0" w:color="auto"/>
            <w:right w:val="none" w:sz="0" w:space="0" w:color="auto"/>
          </w:divBdr>
          <w:divsChild>
            <w:div w:id="144201024">
              <w:marLeft w:val="0"/>
              <w:marRight w:val="0"/>
              <w:marTop w:val="0"/>
              <w:marBottom w:val="0"/>
              <w:divBdr>
                <w:top w:val="none" w:sz="0" w:space="0" w:color="auto"/>
                <w:left w:val="none" w:sz="0" w:space="0" w:color="auto"/>
                <w:bottom w:val="none" w:sz="0" w:space="0" w:color="auto"/>
                <w:right w:val="none" w:sz="0" w:space="0" w:color="auto"/>
              </w:divBdr>
            </w:div>
            <w:div w:id="212355204">
              <w:marLeft w:val="0"/>
              <w:marRight w:val="0"/>
              <w:marTop w:val="0"/>
              <w:marBottom w:val="0"/>
              <w:divBdr>
                <w:top w:val="none" w:sz="0" w:space="0" w:color="auto"/>
                <w:left w:val="none" w:sz="0" w:space="0" w:color="auto"/>
                <w:bottom w:val="none" w:sz="0" w:space="0" w:color="auto"/>
                <w:right w:val="none" w:sz="0" w:space="0" w:color="auto"/>
              </w:divBdr>
            </w:div>
            <w:div w:id="1952123726">
              <w:marLeft w:val="0"/>
              <w:marRight w:val="0"/>
              <w:marTop w:val="0"/>
              <w:marBottom w:val="0"/>
              <w:divBdr>
                <w:top w:val="none" w:sz="0" w:space="0" w:color="auto"/>
                <w:left w:val="none" w:sz="0" w:space="0" w:color="auto"/>
                <w:bottom w:val="none" w:sz="0" w:space="0" w:color="auto"/>
                <w:right w:val="none" w:sz="0" w:space="0" w:color="auto"/>
              </w:divBdr>
            </w:div>
            <w:div w:id="1801533491">
              <w:marLeft w:val="0"/>
              <w:marRight w:val="0"/>
              <w:marTop w:val="0"/>
              <w:marBottom w:val="0"/>
              <w:divBdr>
                <w:top w:val="none" w:sz="0" w:space="0" w:color="auto"/>
                <w:left w:val="none" w:sz="0" w:space="0" w:color="auto"/>
                <w:bottom w:val="none" w:sz="0" w:space="0" w:color="auto"/>
                <w:right w:val="none" w:sz="0" w:space="0" w:color="auto"/>
              </w:divBdr>
            </w:div>
            <w:div w:id="43454170">
              <w:marLeft w:val="0"/>
              <w:marRight w:val="0"/>
              <w:marTop w:val="0"/>
              <w:marBottom w:val="0"/>
              <w:divBdr>
                <w:top w:val="none" w:sz="0" w:space="0" w:color="auto"/>
                <w:left w:val="none" w:sz="0" w:space="0" w:color="auto"/>
                <w:bottom w:val="none" w:sz="0" w:space="0" w:color="auto"/>
                <w:right w:val="none" w:sz="0" w:space="0" w:color="auto"/>
              </w:divBdr>
            </w:div>
          </w:divsChild>
        </w:div>
        <w:div w:id="149172643">
          <w:marLeft w:val="0"/>
          <w:marRight w:val="0"/>
          <w:marTop w:val="0"/>
          <w:marBottom w:val="0"/>
          <w:divBdr>
            <w:top w:val="none" w:sz="0" w:space="0" w:color="auto"/>
            <w:left w:val="none" w:sz="0" w:space="0" w:color="auto"/>
            <w:bottom w:val="none" w:sz="0" w:space="0" w:color="auto"/>
            <w:right w:val="none" w:sz="0" w:space="0" w:color="auto"/>
          </w:divBdr>
          <w:divsChild>
            <w:div w:id="1265382671">
              <w:marLeft w:val="0"/>
              <w:marRight w:val="0"/>
              <w:marTop w:val="0"/>
              <w:marBottom w:val="0"/>
              <w:divBdr>
                <w:top w:val="none" w:sz="0" w:space="0" w:color="auto"/>
                <w:left w:val="none" w:sz="0" w:space="0" w:color="auto"/>
                <w:bottom w:val="none" w:sz="0" w:space="0" w:color="auto"/>
                <w:right w:val="none" w:sz="0" w:space="0" w:color="auto"/>
              </w:divBdr>
            </w:div>
            <w:div w:id="529145489">
              <w:marLeft w:val="0"/>
              <w:marRight w:val="0"/>
              <w:marTop w:val="0"/>
              <w:marBottom w:val="0"/>
              <w:divBdr>
                <w:top w:val="none" w:sz="0" w:space="0" w:color="auto"/>
                <w:left w:val="none" w:sz="0" w:space="0" w:color="auto"/>
                <w:bottom w:val="none" w:sz="0" w:space="0" w:color="auto"/>
                <w:right w:val="none" w:sz="0" w:space="0" w:color="auto"/>
              </w:divBdr>
            </w:div>
            <w:div w:id="10808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100" b="1" i="0" u="none" strike="noStrike" kern="1200" spc="0" baseline="0">
                <a:solidFill>
                  <a:sysClr val="windowText" lastClr="000000"/>
                </a:solidFill>
                <a:latin typeface="+mn-lt"/>
                <a:ea typeface="+mn-ea"/>
                <a:cs typeface="+mn-cs"/>
              </a:defRPr>
            </a:pPr>
            <a:r>
              <a:rPr lang="en-US" sz="1100" b="1"/>
              <a:t>Figure. Patient Exposure From Radiologic and Nuclear Medicine Procedures in the United States: Procedure Volume and Effective Dose for the Period 2006-2016</a:t>
            </a:r>
          </a:p>
        </c:rich>
      </c:tx>
      <c:overlay val="0"/>
      <c:spPr>
        <a:noFill/>
        <a:ln>
          <a:noFill/>
        </a:ln>
        <a:effectLst/>
      </c:spPr>
      <c:txPr>
        <a:bodyPr rot="0" spcFirstLastPara="1" vertOverflow="ellipsis" vert="horz" wrap="square" anchor="ctr" anchorCtr="1"/>
        <a:lstStyle/>
        <a:p>
          <a:pPr algn="ctr">
            <a:defRPr sz="1100" b="1"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9.3320392242636344E-2"/>
          <c:y val="0.21015623047119111"/>
          <c:w val="0.77400754593175858"/>
          <c:h val="0.63044556930383699"/>
        </c:manualLayout>
      </c:layout>
      <c:barChart>
        <c:barDir val="col"/>
        <c:grouping val="clustered"/>
        <c:varyColors val="0"/>
        <c:ser>
          <c:idx val="0"/>
          <c:order val="0"/>
          <c:tx>
            <c:strRef>
              <c:f>Sheet1!$B$1</c:f>
              <c:strCache>
                <c:ptCount val="1"/>
                <c:pt idx="0">
                  <c:v>Sales</c:v>
                </c:pt>
              </c:strCache>
            </c:strRef>
          </c:tx>
          <c:spPr>
            <a:solidFill>
              <a:schemeClr val="accent1"/>
            </a:solidFill>
            <a:ln w="19050">
              <a:solidFill>
                <a:schemeClr val="lt1"/>
              </a:solidFill>
            </a:ln>
            <a:effectLst/>
          </c:spPr>
          <c:invertIfNegative val="0"/>
          <c:dPt>
            <c:idx val="0"/>
            <c:invertIfNegative val="0"/>
            <c:bubble3D val="0"/>
            <c:spPr>
              <a:solidFill>
                <a:schemeClr val="accent1"/>
              </a:solidFill>
              <a:ln w="19050">
                <a:solidFill>
                  <a:schemeClr val="lt1"/>
                </a:solidFill>
              </a:ln>
              <a:effectLst/>
            </c:spPr>
            <c:extLst>
              <c:ext xmlns:c16="http://schemas.microsoft.com/office/drawing/2014/chart" uri="{C3380CC4-5D6E-409C-BE32-E72D297353CC}">
                <c16:uniqueId val="{00000001-FBE0-4423-8F38-2527DC0CC26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BE0-4423-8F38-2527DC0CC26A}"/>
              </c:ext>
            </c:extLst>
          </c:dPt>
          <c:dPt>
            <c:idx val="2"/>
            <c:invertIfNegative val="0"/>
            <c:bubble3D val="0"/>
            <c:spPr>
              <a:solidFill>
                <a:schemeClr val="accent3"/>
              </a:solidFill>
              <a:ln w="19050">
                <a:solidFill>
                  <a:schemeClr val="lt1"/>
                </a:solidFill>
              </a:ln>
              <a:effectLst/>
            </c:spPr>
            <c:extLst>
              <c:ext xmlns:c16="http://schemas.microsoft.com/office/drawing/2014/chart" uri="{C3380CC4-5D6E-409C-BE32-E72D297353CC}">
                <c16:uniqueId val="{00000005-FBE0-4423-8F38-2527DC0CC26A}"/>
              </c:ext>
            </c:extLst>
          </c:dPt>
          <c:dPt>
            <c:idx val="3"/>
            <c:invertIfNegative val="0"/>
            <c:bubble3D val="0"/>
            <c:spPr>
              <a:solidFill>
                <a:schemeClr val="accent4"/>
              </a:solidFill>
              <a:ln w="19050">
                <a:solidFill>
                  <a:schemeClr val="lt1"/>
                </a:solidFill>
              </a:ln>
              <a:effectLst/>
            </c:spPr>
            <c:extLst>
              <c:ext xmlns:c16="http://schemas.microsoft.com/office/drawing/2014/chart" uri="{C3380CC4-5D6E-409C-BE32-E72D297353CC}">
                <c16:uniqueId val="{00000007-FBE0-4423-8F38-2527DC0CC26A}"/>
              </c:ext>
            </c:extLst>
          </c:dPt>
          <c:dPt>
            <c:idx val="4"/>
            <c:invertIfNegative val="0"/>
            <c:bubble3D val="0"/>
            <c:spPr>
              <a:solidFill>
                <a:schemeClr val="accent5"/>
              </a:solidFill>
              <a:ln w="19050">
                <a:solidFill>
                  <a:schemeClr val="lt1"/>
                </a:solidFill>
              </a:ln>
              <a:effectLst/>
            </c:spPr>
            <c:extLst>
              <c:ext xmlns:c16="http://schemas.microsoft.com/office/drawing/2014/chart" uri="{C3380CC4-5D6E-409C-BE32-E72D297353CC}">
                <c16:uniqueId val="{00000009-FBE0-4423-8F38-2527DC0CC26A}"/>
              </c:ext>
            </c:extLst>
          </c:dPt>
          <c:dLbls>
            <c:dLbl>
              <c:idx val="0"/>
              <c:tx>
                <c:rich>
                  <a:bodyPr/>
                  <a:lstStyle/>
                  <a:p>
                    <a:fld id="{9C6D57FF-2817-472C-AD88-D2C94F77E226}"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BE0-4423-8F38-2527DC0CC26A}"/>
                </c:ext>
              </c:extLst>
            </c:dLbl>
            <c:dLbl>
              <c:idx val="1"/>
              <c:tx>
                <c:rich>
                  <a:bodyPr/>
                  <a:lstStyle/>
                  <a:p>
                    <a:fld id="{BD37861B-439B-475E-89FC-658D74F583E5}"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BE0-4423-8F38-2527DC0CC26A}"/>
                </c:ext>
              </c:extLst>
            </c:dLbl>
            <c:dLbl>
              <c:idx val="2"/>
              <c:tx>
                <c:rich>
                  <a:bodyPr/>
                  <a:lstStyle/>
                  <a:p>
                    <a:fld id="{75DD684A-742C-442B-9EE1-ADC64ED6DBEC}"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BE0-4423-8F38-2527DC0CC26A}"/>
                </c:ext>
              </c:extLst>
            </c:dLbl>
            <c:dLbl>
              <c:idx val="3"/>
              <c:tx>
                <c:rich>
                  <a:bodyPr/>
                  <a:lstStyle/>
                  <a:p>
                    <a:fld id="{D4DECC73-5B0D-4FCF-A436-B7E8F9B5DEB5}"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BE0-4423-8F38-2527DC0CC26A}"/>
                </c:ext>
              </c:extLst>
            </c:dLbl>
            <c:dLbl>
              <c:idx val="4"/>
              <c:tx>
                <c:rich>
                  <a:bodyPr/>
                  <a:lstStyle/>
                  <a:p>
                    <a:fld id="{024E459D-DB99-407D-8706-52AF355857C7}"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FBE0-4423-8F38-2527DC0CC26A}"/>
                </c:ext>
              </c:extLst>
            </c:dLbl>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Computed 
Tomography</c:v>
                </c:pt>
                <c:pt idx="1">
                  <c:v>Nuclear 
Medicine</c:v>
                </c:pt>
                <c:pt idx="2">
                  <c:v>Radiography and 
Fluoroscopy</c:v>
                </c:pt>
                <c:pt idx="3">
                  <c:v>Noncardiac 
Interventional 
Fluoroscopy</c:v>
                </c:pt>
                <c:pt idx="4">
                  <c:v>Cardiac 
Interventional 
Fluoroscopy</c:v>
                </c:pt>
              </c:strCache>
            </c:strRef>
          </c:cat>
          <c:val>
            <c:numRef>
              <c:f>Sheet1!$B$2:$B$6</c:f>
              <c:numCache>
                <c:formatCode>General</c:formatCode>
                <c:ptCount val="5"/>
                <c:pt idx="0">
                  <c:v>63</c:v>
                </c:pt>
                <c:pt idx="1">
                  <c:v>15</c:v>
                </c:pt>
                <c:pt idx="2">
                  <c:v>10</c:v>
                </c:pt>
                <c:pt idx="3">
                  <c:v>6</c:v>
                </c:pt>
                <c:pt idx="4">
                  <c:v>6</c:v>
                </c:pt>
              </c:numCache>
            </c:numRef>
          </c:val>
          <c:extLst>
            <c:ext xmlns:c16="http://schemas.microsoft.com/office/drawing/2014/chart" uri="{C3380CC4-5D6E-409C-BE32-E72D297353CC}">
              <c16:uniqueId val="{0000000A-FBE0-4423-8F38-2527DC0CC26A}"/>
            </c:ext>
          </c:extLst>
        </c:ser>
        <c:dLbls>
          <c:dLblPos val="outEnd"/>
          <c:showLegendKey val="0"/>
          <c:showVal val="1"/>
          <c:showCatName val="0"/>
          <c:showSerName val="0"/>
          <c:showPercent val="0"/>
          <c:showBubbleSize val="0"/>
        </c:dLbls>
        <c:gapWidth val="100"/>
        <c:axId val="1710978896"/>
        <c:axId val="1710984656"/>
      </c:barChart>
      <c:catAx>
        <c:axId val="1710978896"/>
        <c:scaling>
          <c:orientation val="minMax"/>
        </c:scaling>
        <c:delete val="0"/>
        <c:axPos val="b"/>
        <c:numFmt formatCode="General" sourceLinked="1"/>
        <c:majorTickMark val="none"/>
        <c:minorTickMark val="none"/>
        <c:tickLblPos val="nextTo"/>
        <c:spPr>
          <a:noFill/>
          <a:ln w="9525" cap="flat" cmpd="sng" algn="ctr">
            <a:solidFill>
              <a:srgbClr val="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10984656"/>
        <c:crosses val="autoZero"/>
        <c:auto val="1"/>
        <c:lblAlgn val="ctr"/>
        <c:lblOffset val="100"/>
        <c:noMultiLvlLbl val="0"/>
      </c:catAx>
      <c:valAx>
        <c:axId val="1710984656"/>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t>Procedure Volume and Dose, %</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solidFill>
              <a:srgbClr val="000000"/>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109788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799C3-6995-4C0A-BE24-6A5DBC93B70C}">
  <ds:schemaRefs>
    <ds:schemaRef ds:uri="http://schemas.microsoft.com/sharepoint/v3/contenttype/forms"/>
  </ds:schemaRefs>
</ds:datastoreItem>
</file>

<file path=customXml/itemProps2.xml><?xml version="1.0" encoding="utf-8"?>
<ds:datastoreItem xmlns:ds="http://schemas.openxmlformats.org/officeDocument/2006/customXml" ds:itemID="{54A86346-5B59-40E6-9C81-B2A455E7A0B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C7583F-951E-4F04-81FB-1A1298EEB522}"/>
</file>

<file path=customXml/itemProps4.xml><?xml version="1.0" encoding="utf-8"?>
<ds:datastoreItem xmlns:ds="http://schemas.openxmlformats.org/officeDocument/2006/customXml" ds:itemID="{8EE000A5-4550-4359-AD80-717F8B171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13</Pages>
  <Words>3379</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Kelli Haynes</dc:creator>
  <cp:lastModifiedBy>Jessica Marshall</cp:lastModifiedBy>
  <cp:revision>122</cp:revision>
  <cp:lastPrinted>2023-05-12T16:37:00Z</cp:lastPrinted>
  <dcterms:created xsi:type="dcterms:W3CDTF">2023-05-12T15:08:00Z</dcterms:created>
  <dcterms:modified xsi:type="dcterms:W3CDTF">2023-06-22T13:50:00Z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