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2C7CD" w14:textId="41E2458E" w:rsidR="00F42427" w:rsidRDefault="009C4E81" w:rsidP="00991C72">
      <w:pPr>
        <w:spacing w:after="0" w:line="360" w:lineRule="auto"/>
        <w:jc w:val="center"/>
        <w:rPr>
          <w:b/>
          <w:bCs/>
        </w:rPr>
      </w:pPr>
      <w:r w:rsidRPr="00DA5493">
        <w:rPr>
          <w:b/>
          <w:bCs/>
        </w:rPr>
        <w:t>Breast Anatomy and Physiology</w:t>
      </w:r>
      <w:r w:rsidR="00D542B0">
        <w:rPr>
          <w:b/>
          <w:bCs/>
        </w:rPr>
        <w:br/>
      </w:r>
      <w:r w:rsidR="00D542B0" w:rsidRPr="00D542B0">
        <w:t xml:space="preserve">Author: Heidi </w:t>
      </w:r>
      <w:proofErr w:type="spellStart"/>
      <w:r w:rsidR="00D542B0" w:rsidRPr="00D542B0">
        <w:t>Veillette</w:t>
      </w:r>
      <w:proofErr w:type="spellEnd"/>
      <w:r w:rsidR="00D542B0" w:rsidRPr="00D542B0">
        <w:t>, BSc, MRT(R)(MR)</w:t>
      </w:r>
      <w:r>
        <w:rPr>
          <w:b/>
          <w:bCs/>
        </w:rPr>
        <w:br/>
      </w:r>
    </w:p>
    <w:p w14:paraId="5EAE6B84" w14:textId="1ADED16A" w:rsidR="004A25F0" w:rsidRDefault="004A25F0" w:rsidP="00991C72">
      <w:pPr>
        <w:spacing w:after="0" w:line="360" w:lineRule="auto"/>
        <w:rPr>
          <w:b/>
          <w:bCs/>
        </w:rPr>
      </w:pPr>
      <w:r>
        <w:rPr>
          <w:b/>
          <w:bCs/>
        </w:rPr>
        <w:t>Outline:</w:t>
      </w:r>
    </w:p>
    <w:p w14:paraId="7DF56749" w14:textId="7BAAB353" w:rsidR="00492756" w:rsidRPr="00E34AEA" w:rsidRDefault="00492756" w:rsidP="00991C72">
      <w:pPr>
        <w:spacing w:after="0" w:line="360" w:lineRule="auto"/>
        <w:rPr>
          <w:b/>
          <w:bCs/>
        </w:rPr>
      </w:pPr>
      <w:r w:rsidRPr="00E34AEA">
        <w:rPr>
          <w:b/>
          <w:bCs/>
        </w:rPr>
        <w:t xml:space="preserve">Introduction </w:t>
      </w:r>
    </w:p>
    <w:p w14:paraId="4A88610B" w14:textId="77777777" w:rsidR="00492756" w:rsidRPr="00E34AEA" w:rsidRDefault="00492756" w:rsidP="00991C72">
      <w:pPr>
        <w:pStyle w:val="ListParagraph"/>
        <w:numPr>
          <w:ilvl w:val="0"/>
          <w:numId w:val="1"/>
        </w:numPr>
        <w:spacing w:after="0" w:line="360" w:lineRule="auto"/>
        <w:rPr>
          <w:b/>
          <w:bCs/>
        </w:rPr>
      </w:pPr>
      <w:r w:rsidRPr="00E34AEA">
        <w:rPr>
          <w:b/>
          <w:bCs/>
        </w:rPr>
        <w:t>External Anatomy</w:t>
      </w:r>
    </w:p>
    <w:p w14:paraId="6CFFB0D8" w14:textId="77777777" w:rsidR="00492756" w:rsidRDefault="00492756" w:rsidP="00991C72">
      <w:pPr>
        <w:pStyle w:val="ListParagraph"/>
        <w:numPr>
          <w:ilvl w:val="1"/>
          <w:numId w:val="1"/>
        </w:numPr>
        <w:spacing w:after="0" w:line="360" w:lineRule="auto"/>
      </w:pPr>
      <w:r>
        <w:t xml:space="preserve">Breast margins </w:t>
      </w:r>
    </w:p>
    <w:p w14:paraId="2830441C" w14:textId="77777777" w:rsidR="00492756" w:rsidRDefault="00492756" w:rsidP="00991C72">
      <w:pPr>
        <w:pStyle w:val="ListParagraph"/>
        <w:numPr>
          <w:ilvl w:val="1"/>
          <w:numId w:val="1"/>
        </w:numPr>
        <w:spacing w:after="0" w:line="360" w:lineRule="auto"/>
      </w:pPr>
      <w:r>
        <w:t>Skin Anatomy</w:t>
      </w:r>
    </w:p>
    <w:p w14:paraId="5EB1A08A" w14:textId="77777777" w:rsidR="00492756" w:rsidRDefault="00492756" w:rsidP="00991C72">
      <w:pPr>
        <w:pStyle w:val="ListParagraph"/>
        <w:numPr>
          <w:ilvl w:val="1"/>
          <w:numId w:val="1"/>
        </w:numPr>
        <w:spacing w:after="0" w:line="360" w:lineRule="auto"/>
      </w:pPr>
      <w:r>
        <w:t>Nipple-Areolar Complex</w:t>
      </w:r>
    </w:p>
    <w:p w14:paraId="5F68BB14" w14:textId="77777777" w:rsidR="00492756" w:rsidRDefault="00492756" w:rsidP="00991C72">
      <w:pPr>
        <w:pStyle w:val="ListParagraph"/>
        <w:numPr>
          <w:ilvl w:val="1"/>
          <w:numId w:val="1"/>
        </w:numPr>
        <w:spacing w:after="0" w:line="360" w:lineRule="auto"/>
      </w:pPr>
      <w:r>
        <w:t>Physical Breast Changes of Concern</w:t>
      </w:r>
    </w:p>
    <w:p w14:paraId="4FDDCC26" w14:textId="77777777" w:rsidR="00492756" w:rsidRDefault="00492756" w:rsidP="00991C72">
      <w:pPr>
        <w:pStyle w:val="ListParagraph"/>
        <w:numPr>
          <w:ilvl w:val="1"/>
          <w:numId w:val="1"/>
        </w:numPr>
        <w:spacing w:after="0" w:line="360" w:lineRule="auto"/>
      </w:pPr>
      <w:r>
        <w:t>Localization Terminology – quadrants, clock position</w:t>
      </w:r>
    </w:p>
    <w:p w14:paraId="0AEDBE80" w14:textId="77777777" w:rsidR="00492756" w:rsidRDefault="00492756" w:rsidP="00991C72">
      <w:pPr>
        <w:pStyle w:val="ListParagraph"/>
        <w:numPr>
          <w:ilvl w:val="2"/>
          <w:numId w:val="1"/>
        </w:numPr>
        <w:spacing w:after="0" w:line="360" w:lineRule="auto"/>
      </w:pPr>
      <w:r>
        <w:t xml:space="preserve"> Triangulation</w:t>
      </w:r>
    </w:p>
    <w:p w14:paraId="0E312715" w14:textId="1E3F5D76" w:rsidR="00492756" w:rsidRDefault="00492756" w:rsidP="00991C72">
      <w:pPr>
        <w:pStyle w:val="ListParagraph"/>
        <w:numPr>
          <w:ilvl w:val="2"/>
          <w:numId w:val="1"/>
        </w:numPr>
        <w:spacing w:after="0" w:line="360" w:lineRule="auto"/>
      </w:pPr>
      <w:r>
        <w:t xml:space="preserve"> Mammography/Ultrasound Relationship</w:t>
      </w:r>
    </w:p>
    <w:p w14:paraId="0EB4F7AB" w14:textId="77777777" w:rsidR="00492756" w:rsidRPr="00E34AEA" w:rsidRDefault="00492756" w:rsidP="00991C72">
      <w:pPr>
        <w:pStyle w:val="ListParagraph"/>
        <w:numPr>
          <w:ilvl w:val="0"/>
          <w:numId w:val="1"/>
        </w:numPr>
        <w:spacing w:after="0" w:line="360" w:lineRule="auto"/>
        <w:rPr>
          <w:b/>
          <w:bCs/>
        </w:rPr>
      </w:pPr>
      <w:r w:rsidRPr="00E34AEA">
        <w:rPr>
          <w:b/>
          <w:bCs/>
        </w:rPr>
        <w:t>Internal anatomy</w:t>
      </w:r>
    </w:p>
    <w:p w14:paraId="4F8E26F3" w14:textId="77777777" w:rsidR="00492756" w:rsidRDefault="00492756" w:rsidP="00991C72">
      <w:pPr>
        <w:pStyle w:val="ListParagraph"/>
        <w:numPr>
          <w:ilvl w:val="1"/>
          <w:numId w:val="1"/>
        </w:numPr>
        <w:spacing w:after="0" w:line="360" w:lineRule="auto"/>
      </w:pPr>
      <w:r>
        <w:t>Outer Elements</w:t>
      </w:r>
    </w:p>
    <w:p w14:paraId="1B790B3A" w14:textId="77777777" w:rsidR="00492756" w:rsidRDefault="00492756" w:rsidP="00991C72">
      <w:pPr>
        <w:pStyle w:val="ListParagraph"/>
        <w:numPr>
          <w:ilvl w:val="2"/>
          <w:numId w:val="1"/>
        </w:numPr>
        <w:spacing w:after="0" w:line="360" w:lineRule="auto"/>
      </w:pPr>
      <w:r>
        <w:t xml:space="preserve"> Fascial layers – Cooper’s ligaments and retromammary space</w:t>
      </w:r>
    </w:p>
    <w:p w14:paraId="0DB06679" w14:textId="77777777" w:rsidR="00492756" w:rsidRDefault="00492756" w:rsidP="00991C72">
      <w:pPr>
        <w:pStyle w:val="ListParagraph"/>
        <w:numPr>
          <w:ilvl w:val="2"/>
          <w:numId w:val="1"/>
        </w:numPr>
        <w:spacing w:after="0" w:line="360" w:lineRule="auto"/>
      </w:pPr>
      <w:r>
        <w:t xml:space="preserve"> Pectoral major muscle</w:t>
      </w:r>
    </w:p>
    <w:p w14:paraId="4357DE7D" w14:textId="77777777" w:rsidR="00492756" w:rsidRDefault="00492756" w:rsidP="00991C72">
      <w:pPr>
        <w:pStyle w:val="ListParagraph"/>
        <w:numPr>
          <w:ilvl w:val="1"/>
          <w:numId w:val="1"/>
        </w:numPr>
        <w:spacing w:after="0" w:line="360" w:lineRule="auto"/>
      </w:pPr>
      <w:r>
        <w:t>Inner Elements</w:t>
      </w:r>
    </w:p>
    <w:p w14:paraId="1CFF3389" w14:textId="77777777" w:rsidR="00492756" w:rsidRDefault="00492756" w:rsidP="00991C72">
      <w:pPr>
        <w:pStyle w:val="ListParagraph"/>
        <w:numPr>
          <w:ilvl w:val="2"/>
          <w:numId w:val="1"/>
        </w:numPr>
        <w:spacing w:after="0" w:line="360" w:lineRule="auto"/>
      </w:pPr>
      <w:r>
        <w:t xml:space="preserve"> Glandular tissue</w:t>
      </w:r>
    </w:p>
    <w:p w14:paraId="0568C53F" w14:textId="77777777" w:rsidR="00492756" w:rsidRDefault="00492756" w:rsidP="00991C72">
      <w:pPr>
        <w:pStyle w:val="ListParagraph"/>
        <w:numPr>
          <w:ilvl w:val="2"/>
          <w:numId w:val="1"/>
        </w:numPr>
        <w:spacing w:after="0" w:line="360" w:lineRule="auto"/>
      </w:pPr>
      <w:r>
        <w:t xml:space="preserve"> Cytology – epithelial cells, myoepithelial cells, basement membrane</w:t>
      </w:r>
    </w:p>
    <w:p w14:paraId="1F63B763" w14:textId="77777777" w:rsidR="00492756" w:rsidRDefault="00492756" w:rsidP="00991C72">
      <w:pPr>
        <w:pStyle w:val="ListParagraph"/>
        <w:numPr>
          <w:ilvl w:val="2"/>
          <w:numId w:val="1"/>
        </w:numPr>
        <w:spacing w:after="0" w:line="360" w:lineRule="auto"/>
      </w:pPr>
      <w:r>
        <w:t xml:space="preserve"> Vasculature</w:t>
      </w:r>
    </w:p>
    <w:p w14:paraId="4F7F1EF7" w14:textId="12CF0FE0" w:rsidR="00492756" w:rsidRDefault="00492756" w:rsidP="00991C72">
      <w:pPr>
        <w:pStyle w:val="ListParagraph"/>
        <w:numPr>
          <w:ilvl w:val="2"/>
          <w:numId w:val="1"/>
        </w:numPr>
        <w:spacing w:after="0" w:line="360" w:lineRule="auto"/>
      </w:pPr>
      <w:r>
        <w:t xml:space="preserve"> Lymphatic Drainage - clinical Importance, sentinel lymph node biopsy</w:t>
      </w:r>
    </w:p>
    <w:p w14:paraId="5AD3C6F1" w14:textId="77777777" w:rsidR="00492756" w:rsidRPr="00E34AEA" w:rsidRDefault="00492756" w:rsidP="00991C72">
      <w:pPr>
        <w:pStyle w:val="ListParagraph"/>
        <w:numPr>
          <w:ilvl w:val="0"/>
          <w:numId w:val="1"/>
        </w:numPr>
        <w:spacing w:after="0" w:line="360" w:lineRule="auto"/>
        <w:rPr>
          <w:b/>
          <w:bCs/>
        </w:rPr>
      </w:pPr>
      <w:r w:rsidRPr="00E34AEA">
        <w:rPr>
          <w:b/>
          <w:bCs/>
        </w:rPr>
        <w:t>Breast Density</w:t>
      </w:r>
    </w:p>
    <w:p w14:paraId="0983E3E5" w14:textId="77777777" w:rsidR="00492756" w:rsidRDefault="00492756" w:rsidP="00991C72">
      <w:pPr>
        <w:pStyle w:val="ListParagraph"/>
        <w:numPr>
          <w:ilvl w:val="1"/>
          <w:numId w:val="1"/>
        </w:numPr>
        <w:spacing w:after="0" w:line="360" w:lineRule="auto"/>
      </w:pPr>
      <w:r>
        <w:t>Changes over a lifetime – pregnancy and lactation, menopause</w:t>
      </w:r>
    </w:p>
    <w:p w14:paraId="2ADA3694" w14:textId="002AD725" w:rsidR="00492756" w:rsidRDefault="00492756" w:rsidP="00991C72">
      <w:pPr>
        <w:pStyle w:val="ListParagraph"/>
        <w:numPr>
          <w:ilvl w:val="1"/>
          <w:numId w:val="1"/>
        </w:numPr>
        <w:spacing w:after="0" w:line="360" w:lineRule="auto"/>
      </w:pPr>
      <w:r>
        <w:t>Mammographic density</w:t>
      </w:r>
      <w:r w:rsidR="004A25F0">
        <w:t xml:space="preserve">: </w:t>
      </w:r>
      <w:r>
        <w:t>BI-RADS density classifications</w:t>
      </w:r>
    </w:p>
    <w:p w14:paraId="70282B7B" w14:textId="77777777" w:rsidR="00F2101D" w:rsidRDefault="00492756" w:rsidP="00991C72">
      <w:pPr>
        <w:pStyle w:val="ListParagraph"/>
        <w:numPr>
          <w:ilvl w:val="0"/>
          <w:numId w:val="1"/>
        </w:numPr>
        <w:spacing w:after="0" w:line="360" w:lineRule="auto"/>
        <w:rPr>
          <w:b/>
          <w:bCs/>
        </w:rPr>
      </w:pPr>
      <w:r w:rsidRPr="00991C72">
        <w:rPr>
          <w:b/>
          <w:bCs/>
        </w:rPr>
        <w:t>Breast cancer screening recommendations, new legislative changes</w:t>
      </w:r>
    </w:p>
    <w:p w14:paraId="303CFDF6" w14:textId="43DC2946" w:rsidR="00492756" w:rsidRPr="00F2101D" w:rsidRDefault="00492756" w:rsidP="00991C72">
      <w:pPr>
        <w:pStyle w:val="ListParagraph"/>
        <w:numPr>
          <w:ilvl w:val="0"/>
          <w:numId w:val="1"/>
        </w:numPr>
        <w:spacing w:after="0" w:line="360" w:lineRule="auto"/>
        <w:rPr>
          <w:b/>
          <w:bCs/>
        </w:rPr>
      </w:pPr>
      <w:r w:rsidRPr="00F2101D">
        <w:rPr>
          <w:b/>
          <w:bCs/>
        </w:rPr>
        <w:t>Conclusion</w:t>
      </w:r>
    </w:p>
    <w:p w14:paraId="1A71C04F" w14:textId="77777777" w:rsidR="00F2101D" w:rsidRDefault="00F2101D" w:rsidP="00991C72">
      <w:pPr>
        <w:spacing w:after="0" w:line="360" w:lineRule="auto"/>
        <w:rPr>
          <w:b/>
          <w:bCs/>
        </w:rPr>
      </w:pPr>
    </w:p>
    <w:p w14:paraId="036AABED" w14:textId="1E5ABF83" w:rsidR="00492756" w:rsidRPr="00F659AB" w:rsidRDefault="00492756" w:rsidP="00991C72">
      <w:pPr>
        <w:spacing w:after="0" w:line="360" w:lineRule="auto"/>
        <w:rPr>
          <w:b/>
          <w:bCs/>
        </w:rPr>
      </w:pPr>
      <w:r w:rsidRPr="00F659AB">
        <w:rPr>
          <w:b/>
          <w:bCs/>
        </w:rPr>
        <w:t>Learning Objectives</w:t>
      </w:r>
    </w:p>
    <w:p w14:paraId="2E525826" w14:textId="73A8293D" w:rsidR="00492756" w:rsidRDefault="00492756" w:rsidP="00991C72">
      <w:pPr>
        <w:pStyle w:val="ListParagraph"/>
        <w:numPr>
          <w:ilvl w:val="0"/>
          <w:numId w:val="15"/>
        </w:numPr>
        <w:spacing w:after="0" w:line="360" w:lineRule="auto"/>
      </w:pPr>
      <w:r>
        <w:t>Identify the components of the external anatomy of the breast including breast margins, skin characteristics, and the nipple-areolar complex, and explain how to localize an area of concern using the correct terminology.</w:t>
      </w:r>
    </w:p>
    <w:p w14:paraId="280C745C" w14:textId="6A6FD6AD" w:rsidR="00492756" w:rsidRDefault="00492756" w:rsidP="00991C72">
      <w:pPr>
        <w:pStyle w:val="ListParagraph"/>
        <w:numPr>
          <w:ilvl w:val="0"/>
          <w:numId w:val="15"/>
        </w:numPr>
        <w:spacing w:after="0" w:line="360" w:lineRule="auto"/>
      </w:pPr>
      <w:r>
        <w:lastRenderedPageBreak/>
        <w:t>Describe the internal anatomy of the breast, including the supporting outer layers, glandular tissue, and vascular and lymphatic components.</w:t>
      </w:r>
    </w:p>
    <w:p w14:paraId="74614741" w14:textId="5F8BA13C" w:rsidR="00A902A1" w:rsidRDefault="00492756" w:rsidP="00991C72">
      <w:pPr>
        <w:pStyle w:val="ListParagraph"/>
        <w:numPr>
          <w:ilvl w:val="0"/>
          <w:numId w:val="15"/>
        </w:numPr>
        <w:spacing w:after="0" w:line="360" w:lineRule="auto"/>
      </w:pPr>
      <w:r>
        <w:t>Explain the breast tissue density changes throughout a patient’s lifetime and its significance in breast imaging</w:t>
      </w:r>
      <w:r w:rsidR="00984B43">
        <w:t>.</w:t>
      </w:r>
    </w:p>
    <w:p w14:paraId="75EE7A88" w14:textId="77777777" w:rsidR="004A25F0" w:rsidRPr="00984B43" w:rsidRDefault="004A25F0" w:rsidP="00991C72">
      <w:pPr>
        <w:pStyle w:val="ListParagraph"/>
        <w:spacing w:after="0" w:line="360" w:lineRule="auto"/>
      </w:pPr>
    </w:p>
    <w:tbl>
      <w:tblPr>
        <w:tblStyle w:val="GridTable4-Accent1"/>
        <w:tblpPr w:leftFromText="180" w:rightFromText="180" w:vertAnchor="page" w:horzAnchor="margin" w:tblpY="4116"/>
        <w:tblW w:w="10435" w:type="dxa"/>
        <w:tblLook w:val="04A0" w:firstRow="1" w:lastRow="0" w:firstColumn="1" w:lastColumn="0" w:noHBand="0" w:noVBand="1"/>
      </w:tblPr>
      <w:tblGrid>
        <w:gridCol w:w="10435"/>
      </w:tblGrid>
      <w:tr w:rsidR="00F2101D" w14:paraId="297F5A11" w14:textId="77777777" w:rsidTr="00F2101D">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0435" w:type="dxa"/>
          </w:tcPr>
          <w:p w14:paraId="01AEC9C6" w14:textId="77777777" w:rsidR="00F2101D" w:rsidRPr="00F85D75" w:rsidRDefault="00F2101D" w:rsidP="00F2101D">
            <w:pPr>
              <w:spacing w:line="360" w:lineRule="auto"/>
              <w:rPr>
                <w:b w:val="0"/>
                <w:bCs w:val="0"/>
                <w:sz w:val="26"/>
                <w:szCs w:val="26"/>
              </w:rPr>
            </w:pPr>
            <w:r w:rsidRPr="00F85D75">
              <w:rPr>
                <w:sz w:val="26"/>
                <w:szCs w:val="26"/>
              </w:rPr>
              <w:t>Highlights</w:t>
            </w:r>
          </w:p>
        </w:tc>
      </w:tr>
      <w:tr w:rsidR="00F2101D" w14:paraId="6F780330" w14:textId="77777777" w:rsidTr="00F2101D">
        <w:trPr>
          <w:cnfStyle w:val="000000100000" w:firstRow="0" w:lastRow="0" w:firstColumn="0" w:lastColumn="0" w:oddVBand="0" w:evenVBand="0" w:oddHBand="1" w:evenHBand="0" w:firstRowFirstColumn="0" w:firstRowLastColumn="0" w:lastRowFirstColumn="0" w:lastRowLastColumn="0"/>
          <w:trHeight w:val="1428"/>
        </w:trPr>
        <w:tc>
          <w:tcPr>
            <w:cnfStyle w:val="001000000000" w:firstRow="0" w:lastRow="0" w:firstColumn="1" w:lastColumn="0" w:oddVBand="0" w:evenVBand="0" w:oddHBand="0" w:evenHBand="0" w:firstRowFirstColumn="0" w:firstRowLastColumn="0" w:lastRowFirstColumn="0" w:lastRowLastColumn="0"/>
            <w:tcW w:w="10435" w:type="dxa"/>
          </w:tcPr>
          <w:p w14:paraId="15AF0D4E" w14:textId="46C6F0CA" w:rsidR="00F2101D" w:rsidRPr="00DC439D" w:rsidRDefault="00F2101D" w:rsidP="00F2101D">
            <w:pPr>
              <w:pStyle w:val="ListParagraph"/>
              <w:numPr>
                <w:ilvl w:val="0"/>
                <w:numId w:val="13"/>
              </w:numPr>
              <w:spacing w:line="360" w:lineRule="auto"/>
              <w:ind w:left="336"/>
              <w:rPr>
                <w:b w:val="0"/>
                <w:bCs w:val="0"/>
              </w:rPr>
            </w:pPr>
            <w:r w:rsidRPr="00DC439D">
              <w:rPr>
                <w:b w:val="0"/>
                <w:bCs w:val="0"/>
              </w:rPr>
              <w:t xml:space="preserve">Knowledge of </w:t>
            </w:r>
            <w:ins w:id="0" w:author="Jessica Marshall" w:date="2023-07-14T08:38:00Z">
              <w:r w:rsidR="00D30738">
                <w:rPr>
                  <w:b w:val="0"/>
                  <w:bCs w:val="0"/>
                </w:rPr>
                <w:t xml:space="preserve">breast </w:t>
              </w:r>
            </w:ins>
            <w:r w:rsidRPr="00DC439D">
              <w:rPr>
                <w:b w:val="0"/>
                <w:bCs w:val="0"/>
              </w:rPr>
              <w:t>anatomy is important for triangulating the location of lesions using the nipple as a guide for the quadrant and clock methods.</w:t>
            </w:r>
          </w:p>
          <w:p w14:paraId="779E2C9E" w14:textId="77777777" w:rsidR="00F2101D" w:rsidRPr="00DC439D" w:rsidRDefault="00F2101D" w:rsidP="00F2101D">
            <w:pPr>
              <w:pStyle w:val="ListParagraph"/>
              <w:numPr>
                <w:ilvl w:val="0"/>
                <w:numId w:val="13"/>
              </w:numPr>
              <w:spacing w:line="360" w:lineRule="auto"/>
              <w:ind w:left="336"/>
              <w:rPr>
                <w:b w:val="0"/>
                <w:bCs w:val="0"/>
              </w:rPr>
            </w:pPr>
            <w:r w:rsidRPr="00DC439D">
              <w:rPr>
                <w:b w:val="0"/>
                <w:bCs w:val="0"/>
              </w:rPr>
              <w:t>The terminal lobe ductal unit is a clinically significant anatomical structure that produces milk during lactation but is also the source of most breast cancers.</w:t>
            </w:r>
          </w:p>
          <w:p w14:paraId="0A22ADF3" w14:textId="77777777" w:rsidR="00F2101D" w:rsidRPr="00DD153D" w:rsidRDefault="00F2101D" w:rsidP="00F2101D">
            <w:pPr>
              <w:pStyle w:val="ListParagraph"/>
              <w:numPr>
                <w:ilvl w:val="0"/>
                <w:numId w:val="13"/>
              </w:numPr>
              <w:spacing w:line="360" w:lineRule="auto"/>
              <w:ind w:left="336"/>
              <w:rPr>
                <w:b w:val="0"/>
                <w:bCs w:val="0"/>
              </w:rPr>
            </w:pPr>
            <w:r w:rsidRPr="00DC439D">
              <w:rPr>
                <w:b w:val="0"/>
                <w:bCs w:val="0"/>
              </w:rPr>
              <w:t xml:space="preserve">Mammographic density refers to the amount of </w:t>
            </w:r>
            <w:proofErr w:type="spellStart"/>
            <w:r w:rsidRPr="00DC439D">
              <w:rPr>
                <w:b w:val="0"/>
                <w:bCs w:val="0"/>
              </w:rPr>
              <w:t>fibroglandular</w:t>
            </w:r>
            <w:proofErr w:type="spellEnd"/>
            <w:r w:rsidRPr="00DC439D">
              <w:rPr>
                <w:b w:val="0"/>
                <w:bCs w:val="0"/>
              </w:rPr>
              <w:t xml:space="preserve"> and stromal tissue to adipose tissue in the breast. Patients with dense breasts have an increased risk of breast cancer.</w:t>
            </w:r>
          </w:p>
        </w:tc>
      </w:tr>
    </w:tbl>
    <w:p w14:paraId="2A83F14F" w14:textId="6D6DFC59" w:rsidR="00BF7B7B" w:rsidRPr="00C202A4" w:rsidRDefault="00A902A1" w:rsidP="00991C72">
      <w:pPr>
        <w:pStyle w:val="Heading1"/>
        <w:spacing w:after="0"/>
      </w:pPr>
      <w:r>
        <w:br w:type="page"/>
      </w:r>
      <w:r w:rsidR="006F6A53" w:rsidRPr="00C202A4">
        <w:lastRenderedPageBreak/>
        <w:t>Introduction</w:t>
      </w:r>
      <w:r w:rsidR="006F6A53" w:rsidRPr="00C202A4">
        <w:br/>
      </w:r>
    </w:p>
    <w:p w14:paraId="55B8ABFF" w14:textId="6A16323B" w:rsidR="00651700" w:rsidRDefault="006F0A41" w:rsidP="00991C72">
      <w:pPr>
        <w:spacing w:after="0" w:line="360" w:lineRule="auto"/>
      </w:pPr>
      <w:r w:rsidRPr="006F0A41">
        <w:t xml:space="preserve">The incidence of breast cancer and related deaths </w:t>
      </w:r>
      <w:r w:rsidR="00B42746">
        <w:t>continues</w:t>
      </w:r>
      <w:r w:rsidRPr="006F0A41">
        <w:t xml:space="preserve"> to increase </w:t>
      </w:r>
      <w:r w:rsidR="00B42746">
        <w:t>yearly</w:t>
      </w:r>
      <w:r w:rsidRPr="006F0A41">
        <w:t>, despite the</w:t>
      </w:r>
      <w:r w:rsidR="00B346EA">
        <w:t xml:space="preserve"> best efforts of global initiatives and research.</w:t>
      </w:r>
      <w:r w:rsidR="00490524">
        <w:rPr>
          <w:rStyle w:val="EndnoteReference"/>
        </w:rPr>
        <w:endnoteReference w:id="1"/>
      </w:r>
      <w:r w:rsidR="00B346EA">
        <w:t xml:space="preserve"> </w:t>
      </w:r>
      <w:r w:rsidRPr="006F0A41">
        <w:t xml:space="preserve">This highlights the ongoing significance of breast cancer as a </w:t>
      </w:r>
      <w:r w:rsidR="00B42746">
        <w:t>major</w:t>
      </w:r>
      <w:r w:rsidRPr="006F0A41">
        <w:t xml:space="preserve"> health concern worldwide.</w:t>
      </w:r>
      <w:r>
        <w:t xml:space="preserve"> </w:t>
      </w:r>
      <w:r w:rsidR="0024709E">
        <w:t>In the United States alone, t</w:t>
      </w:r>
      <w:r w:rsidR="00651700" w:rsidRPr="00651700">
        <w:t xml:space="preserve">here were over </w:t>
      </w:r>
      <w:r w:rsidR="00FE50D2">
        <w:t>30</w:t>
      </w:r>
      <w:r w:rsidR="00651700" w:rsidRPr="00651700">
        <w:t>0</w:t>
      </w:r>
      <w:r w:rsidR="00FE50D2">
        <w:t>,</w:t>
      </w:r>
      <w:r w:rsidR="00651700" w:rsidRPr="00651700">
        <w:t>000 new cases of breast cancer reported in 202</w:t>
      </w:r>
      <w:r w:rsidR="00FE50D2">
        <w:t>3</w:t>
      </w:r>
      <w:r w:rsidR="00651700" w:rsidRPr="00651700">
        <w:t xml:space="preserve">, with </w:t>
      </w:r>
      <w:r w:rsidR="00E125DF">
        <w:t>almost</w:t>
      </w:r>
      <w:r w:rsidR="00651700" w:rsidRPr="00651700">
        <w:t xml:space="preserve"> 4</w:t>
      </w:r>
      <w:r w:rsidR="00E125DF">
        <w:t>4,</w:t>
      </w:r>
      <w:r w:rsidR="00651700" w:rsidRPr="00651700">
        <w:t xml:space="preserve">000 deaths </w:t>
      </w:r>
      <w:r w:rsidR="00D838C2">
        <w:t>caused by this disease</w:t>
      </w:r>
      <w:r w:rsidR="00651700" w:rsidRPr="00651700">
        <w:t>.</w:t>
      </w:r>
      <w:r w:rsidR="00502995">
        <w:rPr>
          <w:rStyle w:val="EndnoteReference"/>
        </w:rPr>
        <w:endnoteReference w:id="2"/>
      </w:r>
      <w:r w:rsidR="00E125DF">
        <w:t xml:space="preserve"> </w:t>
      </w:r>
      <w:r w:rsidR="00BD7383">
        <w:t xml:space="preserve">Early </w:t>
      </w:r>
      <w:r w:rsidR="001D7F3F">
        <w:t>breast cancer diagnosis</w:t>
      </w:r>
      <w:r w:rsidR="00BD7383">
        <w:t xml:space="preserve"> through mammogra</w:t>
      </w:r>
      <w:r w:rsidR="005A06AA">
        <w:t>phy</w:t>
      </w:r>
      <w:r w:rsidR="00BD7383">
        <w:t xml:space="preserve"> </w:t>
      </w:r>
      <w:r w:rsidR="00C65576">
        <w:t xml:space="preserve">is one of </w:t>
      </w:r>
      <w:r w:rsidR="008B2848">
        <w:t>the most effective ways</w:t>
      </w:r>
      <w:r w:rsidR="00C65576">
        <w:t xml:space="preserve"> to reduce</w:t>
      </w:r>
      <w:r w:rsidR="0042547E">
        <w:t xml:space="preserve"> </w:t>
      </w:r>
      <w:r w:rsidR="00845DF4">
        <w:t>mortality</w:t>
      </w:r>
      <w:r w:rsidR="0042547E">
        <w:t>.</w:t>
      </w:r>
      <w:r w:rsidR="008B2848">
        <w:t xml:space="preserve"> </w:t>
      </w:r>
      <w:r w:rsidR="001D234C" w:rsidRPr="001D234C">
        <w:t xml:space="preserve">Accurate early diagnosis relies heavily on high-quality </w:t>
      </w:r>
      <w:r w:rsidR="0002259D">
        <w:t xml:space="preserve">diagnostic </w:t>
      </w:r>
      <w:r w:rsidR="001D234C" w:rsidRPr="001D234C">
        <w:t>images and a comprehensive radiology report.</w:t>
      </w:r>
    </w:p>
    <w:p w14:paraId="1EADFA92" w14:textId="77777777" w:rsidR="00F2101D" w:rsidRDefault="00F2101D" w:rsidP="00991C72">
      <w:pPr>
        <w:spacing w:after="0" w:line="360" w:lineRule="auto"/>
      </w:pPr>
    </w:p>
    <w:p w14:paraId="3F6A850E" w14:textId="22616507" w:rsidR="00C233B1" w:rsidRDefault="00947462" w:rsidP="00991C72">
      <w:pPr>
        <w:spacing w:after="0" w:line="360" w:lineRule="auto"/>
      </w:pPr>
      <w:r w:rsidRPr="00947462">
        <w:t xml:space="preserve">A thorough understanding of breast anatomy can give mammography technologists the skills to produce high-quality mammograms and identify abnormal breast structures on the images. This knowledge also helps in accurately describing visual </w:t>
      </w:r>
      <w:r w:rsidR="006D1A9F">
        <w:t>abnormaliti</w:t>
      </w:r>
      <w:r w:rsidRPr="00947462">
        <w:t>es to radiologists and understanding the rationale behind additional specialized views.</w:t>
      </w:r>
      <w:r w:rsidR="00D546BD">
        <w:t xml:space="preserve"> </w:t>
      </w:r>
      <w:r w:rsidR="00C233B1">
        <w:t xml:space="preserve">This course will </w:t>
      </w:r>
      <w:r w:rsidR="001D7F3F">
        <w:t>review the</w:t>
      </w:r>
      <w:r w:rsidR="00C233B1">
        <w:t xml:space="preserve"> external and internal </w:t>
      </w:r>
      <w:r w:rsidR="00CA391F">
        <w:t xml:space="preserve">anatomy of the </w:t>
      </w:r>
      <w:r w:rsidR="00C233B1">
        <w:t xml:space="preserve">breast, with </w:t>
      </w:r>
      <w:proofErr w:type="gramStart"/>
      <w:r w:rsidR="00845DF4">
        <w:t>particular</w:t>
      </w:r>
      <w:r w:rsidR="00C233B1">
        <w:t xml:space="preserve"> consideration</w:t>
      </w:r>
      <w:proofErr w:type="gramEnd"/>
      <w:r w:rsidR="00C233B1">
        <w:t xml:space="preserve"> </w:t>
      </w:r>
      <w:r w:rsidR="007205E6">
        <w:t>on</w:t>
      </w:r>
      <w:r w:rsidR="00A52C5A">
        <w:t xml:space="preserve"> how </w:t>
      </w:r>
      <w:r w:rsidR="00D536C2">
        <w:t xml:space="preserve">breast </w:t>
      </w:r>
      <w:r w:rsidR="00A52C5A">
        <w:t xml:space="preserve">anatomy </w:t>
      </w:r>
      <w:r w:rsidR="00CA391F">
        <w:t>appear</w:t>
      </w:r>
      <w:r w:rsidR="007205E6">
        <w:t>s on</w:t>
      </w:r>
      <w:r w:rsidR="00A52C5A">
        <w:t xml:space="preserve"> </w:t>
      </w:r>
      <w:r w:rsidR="00CA391F">
        <w:t>mammograms</w:t>
      </w:r>
      <w:r w:rsidR="00A52C5A">
        <w:t xml:space="preserve">. </w:t>
      </w:r>
      <w:r w:rsidR="00B9090E">
        <w:t xml:space="preserve">The physiology of lactation </w:t>
      </w:r>
      <w:r w:rsidR="00CD2FFA">
        <w:t>and metastatic tumor spread will be covered</w:t>
      </w:r>
      <w:r w:rsidR="00F41537">
        <w:t>, as well as how breast</w:t>
      </w:r>
      <w:r w:rsidR="00CD2FFA">
        <w:t xml:space="preserve"> density changes</w:t>
      </w:r>
      <w:r w:rsidR="004E4A99">
        <w:t xml:space="preserve"> throughout a lifetime </w:t>
      </w:r>
      <w:r w:rsidR="00A23751">
        <w:t>can impact the effectiveness of</w:t>
      </w:r>
      <w:r w:rsidR="00510346">
        <w:t xml:space="preserve"> mammograms. </w:t>
      </w:r>
    </w:p>
    <w:p w14:paraId="0A61A8E8" w14:textId="77777777" w:rsidR="00CA7E03" w:rsidRDefault="00CA7E03" w:rsidP="00991C72">
      <w:pPr>
        <w:spacing w:after="0" w:line="360" w:lineRule="auto"/>
      </w:pPr>
    </w:p>
    <w:p w14:paraId="07331F03" w14:textId="702530CA" w:rsidR="009C4E81" w:rsidRDefault="009C4E81" w:rsidP="00991C72">
      <w:pPr>
        <w:pStyle w:val="Heading1"/>
        <w:spacing w:after="0"/>
      </w:pPr>
      <w:r w:rsidRPr="005E1D5F">
        <w:t>External Anatomy</w:t>
      </w:r>
      <w:r w:rsidR="004224C9">
        <w:br/>
      </w:r>
    </w:p>
    <w:p w14:paraId="397A6402" w14:textId="2DDF4F0B" w:rsidR="00EF1B4B" w:rsidRDefault="00C317D3" w:rsidP="00991C72">
      <w:pPr>
        <w:spacing w:after="0" w:line="360" w:lineRule="auto"/>
      </w:pPr>
      <w:r>
        <w:t>Vis</w:t>
      </w:r>
      <w:r w:rsidR="00C7765B">
        <w:t xml:space="preserve">ible </w:t>
      </w:r>
      <w:r w:rsidR="00EE51BA">
        <w:t xml:space="preserve">and physical </w:t>
      </w:r>
      <w:r w:rsidR="00C7765B">
        <w:t xml:space="preserve">changes </w:t>
      </w:r>
      <w:r w:rsidR="00F4310A">
        <w:t>in</w:t>
      </w:r>
      <w:r w:rsidR="00C7765B">
        <w:t xml:space="preserve"> the breast are often the first</w:t>
      </w:r>
      <w:r w:rsidR="003D18F6">
        <w:t xml:space="preserve"> </w:t>
      </w:r>
      <w:r w:rsidR="00F4310A">
        <w:t>sign</w:t>
      </w:r>
      <w:r w:rsidR="003D18F6">
        <w:t>s</w:t>
      </w:r>
      <w:r w:rsidR="00F4310A">
        <w:t xml:space="preserve"> of pathology. </w:t>
      </w:r>
      <w:r w:rsidR="007E1597">
        <w:t xml:space="preserve">The technologist needs </w:t>
      </w:r>
      <w:r w:rsidR="003D18F6">
        <w:t xml:space="preserve">to identify abnormalities in the breast </w:t>
      </w:r>
      <w:r w:rsidR="00547558">
        <w:t xml:space="preserve">and </w:t>
      </w:r>
      <w:r w:rsidR="00F2728E">
        <w:t xml:space="preserve">effectively </w:t>
      </w:r>
      <w:r w:rsidR="00E62BE3">
        <w:t>communicat</w:t>
      </w:r>
      <w:r w:rsidR="00F2728E">
        <w:t>e</w:t>
      </w:r>
      <w:r w:rsidR="0053478B">
        <w:t xml:space="preserve"> </w:t>
      </w:r>
      <w:r w:rsidR="00E62BE3">
        <w:t>these changes</w:t>
      </w:r>
      <w:r w:rsidR="00292EC7">
        <w:t>, along with t</w:t>
      </w:r>
      <w:r w:rsidR="00547558">
        <w:t>he patient’s symptoms of pain or lumps</w:t>
      </w:r>
      <w:r w:rsidR="00292EC7">
        <w:t>,</w:t>
      </w:r>
      <w:r w:rsidR="00547558">
        <w:t xml:space="preserve"> </w:t>
      </w:r>
      <w:r w:rsidR="0053478B">
        <w:t>to the radiologist</w:t>
      </w:r>
      <w:r w:rsidR="00547558">
        <w:t>. This</w:t>
      </w:r>
      <w:r w:rsidR="0053478B">
        <w:t xml:space="preserve"> </w:t>
      </w:r>
      <w:r w:rsidR="00A165BA">
        <w:t>provides optimal patient care and improves diagnostic accuracy</w:t>
      </w:r>
      <w:r w:rsidR="00EE51BA">
        <w:t>.</w:t>
      </w:r>
      <w:r w:rsidR="00F2728E">
        <w:t xml:space="preserve"> </w:t>
      </w:r>
      <w:r w:rsidR="00BC5833" w:rsidRPr="00BC5833">
        <w:t>To communicate effectively about breast</w:t>
      </w:r>
      <w:r w:rsidR="00BC5833">
        <w:t xml:space="preserve"> changes</w:t>
      </w:r>
      <w:r w:rsidR="00BC5833" w:rsidRPr="00BC5833">
        <w:t xml:space="preserve">, it's </w:t>
      </w:r>
      <w:r w:rsidR="00845DF4">
        <w:t>essential</w:t>
      </w:r>
      <w:r w:rsidR="00BC5833" w:rsidRPr="00BC5833">
        <w:t xml:space="preserve"> to have knowledge of the</w:t>
      </w:r>
      <w:r w:rsidR="00171B24">
        <w:t xml:space="preserve"> breast</w:t>
      </w:r>
      <w:r w:rsidR="00BC5833" w:rsidRPr="00BC5833">
        <w:t xml:space="preserve"> margins</w:t>
      </w:r>
      <w:r w:rsidR="00BC5833">
        <w:t xml:space="preserve"> and </w:t>
      </w:r>
      <w:r w:rsidR="00BC5833" w:rsidRPr="00BC5833">
        <w:t>external features</w:t>
      </w:r>
      <w:r w:rsidR="00845DF4">
        <w:t xml:space="preserve"> and </w:t>
      </w:r>
      <w:r w:rsidR="00BC5833">
        <w:t xml:space="preserve">use </w:t>
      </w:r>
      <w:r w:rsidR="00BC5833" w:rsidRPr="00BC5833">
        <w:t xml:space="preserve">accurate terminology for </w:t>
      </w:r>
      <w:r w:rsidR="00AA4D4D">
        <w:t xml:space="preserve">the </w:t>
      </w:r>
      <w:r w:rsidR="00BC5833" w:rsidRPr="00BC5833">
        <w:t>loca</w:t>
      </w:r>
      <w:r w:rsidR="00800E0A">
        <w:t>liza</w:t>
      </w:r>
      <w:r w:rsidR="00BC5833" w:rsidRPr="00BC5833">
        <w:t>tion</w:t>
      </w:r>
      <w:r w:rsidR="00AA4D4D">
        <w:t xml:space="preserve"> of abnormalities</w:t>
      </w:r>
      <w:r w:rsidR="00BC5833" w:rsidRPr="00BC5833">
        <w:t>.</w:t>
      </w:r>
      <w:r w:rsidR="0049729A">
        <w:br/>
      </w:r>
    </w:p>
    <w:p w14:paraId="7A0FAEA4" w14:textId="7EB99FAC" w:rsidR="00EF1B4B" w:rsidRPr="00C202A4" w:rsidRDefault="00EF1B4B" w:rsidP="00991C72">
      <w:pPr>
        <w:pStyle w:val="Heading2"/>
      </w:pPr>
      <w:r w:rsidRPr="00C202A4">
        <w:t>Breast Margins</w:t>
      </w:r>
    </w:p>
    <w:p w14:paraId="46F728E5" w14:textId="5526F4CE" w:rsidR="007B0A1E" w:rsidRDefault="009B5D23" w:rsidP="00991C72">
      <w:pPr>
        <w:spacing w:after="0" w:line="360" w:lineRule="auto"/>
      </w:pPr>
      <w:r>
        <w:t>The breast margins in both males and females are</w:t>
      </w:r>
      <w:r w:rsidR="004D476E">
        <w:t xml:space="preserve"> </w:t>
      </w:r>
      <w:commentRangeStart w:id="1"/>
      <w:r w:rsidR="004D476E">
        <w:t>standard</w:t>
      </w:r>
      <w:commentRangeEnd w:id="1"/>
      <w:r w:rsidR="00D04CE3">
        <w:rPr>
          <w:rStyle w:val="CommentReference"/>
        </w:rPr>
        <w:commentReference w:id="1"/>
      </w:r>
      <w:r w:rsidR="00077746">
        <w:t>, although the amount of breast tissue varies</w:t>
      </w:r>
      <w:r w:rsidR="00171B24">
        <w:t xml:space="preserve"> greatly</w:t>
      </w:r>
      <w:r w:rsidR="00077746">
        <w:t>. The</w:t>
      </w:r>
      <w:r w:rsidR="004F730B">
        <w:t xml:space="preserve"> </w:t>
      </w:r>
      <w:r w:rsidR="00683371">
        <w:t>breast</w:t>
      </w:r>
      <w:r w:rsidR="00077746">
        <w:t>s</w:t>
      </w:r>
      <w:r w:rsidR="00683371">
        <w:t xml:space="preserve"> </w:t>
      </w:r>
      <w:r w:rsidR="00077746">
        <w:t>lie</w:t>
      </w:r>
      <w:r w:rsidR="00683371">
        <w:t xml:space="preserve"> on the anterior thoracic wall, between the second and sixth rib</w:t>
      </w:r>
      <w:r w:rsidR="00CD57CD">
        <w:t>, from the sternum medially to the midaxillary line laterally.</w:t>
      </w:r>
      <w:bookmarkStart w:id="2" w:name="_Ref138967205"/>
      <w:r w:rsidR="00FF0E3C">
        <w:rPr>
          <w:rStyle w:val="EndnoteReference"/>
        </w:rPr>
        <w:endnoteReference w:id="3"/>
      </w:r>
      <w:bookmarkEnd w:id="2"/>
      <w:r w:rsidR="003D65A4" w:rsidRPr="003D65A4">
        <w:rPr>
          <w:vertAlign w:val="superscript"/>
        </w:rPr>
        <w:t>,</w:t>
      </w:r>
      <w:bookmarkStart w:id="3" w:name="_Ref138941724"/>
      <w:r w:rsidR="0064007B">
        <w:rPr>
          <w:rStyle w:val="EndnoteReference"/>
        </w:rPr>
        <w:endnoteReference w:id="4"/>
      </w:r>
      <w:bookmarkEnd w:id="3"/>
      <w:r w:rsidR="00CD57CD">
        <w:t xml:space="preserve"> </w:t>
      </w:r>
      <w:r w:rsidR="003F4A63" w:rsidRPr="003F4A63">
        <w:t xml:space="preserve">The breast may extend towards the axilla at its superolateral aspect, with </w:t>
      </w:r>
      <w:r w:rsidR="00DA7EB4">
        <w:t>this</w:t>
      </w:r>
      <w:r w:rsidR="003F4A63" w:rsidRPr="003F4A63">
        <w:t xml:space="preserve"> small section of tissue known as the axillary tail of Spence</w:t>
      </w:r>
      <w:r w:rsidR="00564ABE">
        <w:t>.</w:t>
      </w:r>
      <w:bookmarkStart w:id="4" w:name="_Ref138941793"/>
      <w:r w:rsidR="00F0743B">
        <w:rPr>
          <w:rStyle w:val="EndnoteReference"/>
        </w:rPr>
        <w:endnoteReference w:id="5"/>
      </w:r>
      <w:bookmarkEnd w:id="4"/>
      <w:r w:rsidR="003E6FE3">
        <w:rPr>
          <w:vertAlign w:val="superscript"/>
        </w:rPr>
        <w:t>,</w:t>
      </w:r>
      <w:bookmarkStart w:id="5" w:name="_Ref138966937"/>
      <w:r w:rsidR="00B97696">
        <w:rPr>
          <w:rStyle w:val="EndnoteReference"/>
        </w:rPr>
        <w:endnoteReference w:id="6"/>
      </w:r>
      <w:bookmarkEnd w:id="5"/>
      <w:r w:rsidR="0087124E" w:rsidRPr="0087124E">
        <w:t xml:space="preserve"> </w:t>
      </w:r>
      <w:r w:rsidR="008D1CF9" w:rsidRPr="008D1CF9">
        <w:t xml:space="preserve">About two-thirds of the </w:t>
      </w:r>
      <w:r w:rsidR="008D1CF9" w:rsidRPr="008D1CF9">
        <w:lastRenderedPageBreak/>
        <w:t>breast lies on the pectoralis major muscle, with the remainder overlaying the serratus anterior muscle and upper portion of the abdominal oblique muscle.</w:t>
      </w:r>
      <w:r w:rsidR="003E6FE3" w:rsidRPr="003E6FE3">
        <w:rPr>
          <w:vertAlign w:val="superscript"/>
        </w:rPr>
        <w:fldChar w:fldCharType="begin"/>
      </w:r>
      <w:r w:rsidR="003E6FE3" w:rsidRPr="003E6FE3">
        <w:rPr>
          <w:vertAlign w:val="superscript"/>
        </w:rPr>
        <w:instrText xml:space="preserve"> NOTEREF _Ref138941724 \h </w:instrText>
      </w:r>
      <w:r w:rsidR="003E6FE3">
        <w:rPr>
          <w:vertAlign w:val="superscript"/>
        </w:rPr>
        <w:instrText xml:space="preserve"> \* MERGEFORMAT </w:instrText>
      </w:r>
      <w:r w:rsidR="003E6FE3" w:rsidRPr="003E6FE3">
        <w:rPr>
          <w:vertAlign w:val="superscript"/>
        </w:rPr>
      </w:r>
      <w:r w:rsidR="003E6FE3" w:rsidRPr="003E6FE3">
        <w:rPr>
          <w:vertAlign w:val="superscript"/>
        </w:rPr>
        <w:fldChar w:fldCharType="separate"/>
      </w:r>
      <w:r w:rsidR="003E6FE3" w:rsidRPr="003E6FE3">
        <w:rPr>
          <w:vertAlign w:val="superscript"/>
        </w:rPr>
        <w:t>4</w:t>
      </w:r>
      <w:r w:rsidR="003E6FE3" w:rsidRPr="003E6FE3">
        <w:rPr>
          <w:vertAlign w:val="superscript"/>
        </w:rPr>
        <w:fldChar w:fldCharType="end"/>
      </w:r>
      <w:r w:rsidR="003E6FE3" w:rsidRPr="003E6FE3">
        <w:rPr>
          <w:vertAlign w:val="superscript"/>
        </w:rPr>
        <w:t>,</w:t>
      </w:r>
      <w:r w:rsidR="003E6FE3" w:rsidRPr="003E6FE3">
        <w:rPr>
          <w:vertAlign w:val="superscript"/>
        </w:rPr>
        <w:fldChar w:fldCharType="begin"/>
      </w:r>
      <w:r w:rsidR="003E6FE3" w:rsidRPr="003E6FE3">
        <w:rPr>
          <w:vertAlign w:val="superscript"/>
        </w:rPr>
        <w:instrText xml:space="preserve"> NOTEREF _Ref138941793 \h </w:instrText>
      </w:r>
      <w:r w:rsidR="003E6FE3">
        <w:rPr>
          <w:vertAlign w:val="superscript"/>
        </w:rPr>
        <w:instrText xml:space="preserve"> \* MERGEFORMAT </w:instrText>
      </w:r>
      <w:r w:rsidR="003E6FE3" w:rsidRPr="003E6FE3">
        <w:rPr>
          <w:vertAlign w:val="superscript"/>
        </w:rPr>
      </w:r>
      <w:r w:rsidR="003E6FE3" w:rsidRPr="003E6FE3">
        <w:rPr>
          <w:vertAlign w:val="superscript"/>
        </w:rPr>
        <w:fldChar w:fldCharType="separate"/>
      </w:r>
      <w:r w:rsidR="003E6FE3" w:rsidRPr="003E6FE3">
        <w:rPr>
          <w:vertAlign w:val="superscript"/>
        </w:rPr>
        <w:t>5</w:t>
      </w:r>
      <w:r w:rsidR="003E6FE3" w:rsidRPr="003E6FE3">
        <w:rPr>
          <w:vertAlign w:val="superscript"/>
        </w:rPr>
        <w:fldChar w:fldCharType="end"/>
      </w:r>
      <w:r w:rsidR="003E6FE3">
        <w:t xml:space="preserve"> </w:t>
      </w:r>
    </w:p>
    <w:p w14:paraId="465A4B02" w14:textId="77777777" w:rsidR="00CC09DB" w:rsidRDefault="00CC09DB" w:rsidP="00991C72">
      <w:pPr>
        <w:spacing w:after="0" w:line="360" w:lineRule="auto"/>
      </w:pPr>
    </w:p>
    <w:p w14:paraId="217E1CD0" w14:textId="574F92D3" w:rsidR="001238CE" w:rsidRDefault="007C2129" w:rsidP="00991C72">
      <w:pPr>
        <w:spacing w:after="0" w:line="360" w:lineRule="auto"/>
      </w:pPr>
      <w:r>
        <w:t xml:space="preserve">The inframammary fold is </w:t>
      </w:r>
      <w:r w:rsidR="00CC629D">
        <w:t xml:space="preserve">at the inferior </w:t>
      </w:r>
      <w:r w:rsidR="00216585">
        <w:t>border</w:t>
      </w:r>
      <w:r w:rsidR="00CC629D">
        <w:t xml:space="preserve"> of the breast. This is where the </w:t>
      </w:r>
      <w:r w:rsidR="00026448">
        <w:t xml:space="preserve">superficial fascia </w:t>
      </w:r>
      <w:r w:rsidR="004B4BBA">
        <w:t xml:space="preserve">covering the breast tissue </w:t>
      </w:r>
      <w:r w:rsidR="00A65BD5">
        <w:t xml:space="preserve">adheres </w:t>
      </w:r>
      <w:r w:rsidR="009D0FF2">
        <w:t xml:space="preserve">to the chest wall, forming a groove </w:t>
      </w:r>
      <w:r w:rsidR="005A749F">
        <w:t>and creating the characteristic curved shape of the base of the breast.</w:t>
      </w:r>
      <w:r w:rsidR="00091526">
        <w:rPr>
          <w:rStyle w:val="EndnoteReference"/>
        </w:rPr>
        <w:endnoteReference w:id="7"/>
      </w:r>
      <w:r w:rsidR="005A7FF2" w:rsidRPr="005A7FF2">
        <w:rPr>
          <w:vertAlign w:val="superscript"/>
        </w:rPr>
        <w:t>,</w:t>
      </w:r>
      <w:bookmarkStart w:id="6" w:name="_Ref138941887"/>
      <w:r w:rsidR="00890B06">
        <w:rPr>
          <w:rStyle w:val="EndnoteReference"/>
        </w:rPr>
        <w:endnoteReference w:id="8"/>
      </w:r>
      <w:bookmarkEnd w:id="6"/>
      <w:r w:rsidR="005A749F">
        <w:t xml:space="preserve"> </w:t>
      </w:r>
      <w:r w:rsidR="00EB0426">
        <w:t xml:space="preserve">This area </w:t>
      </w:r>
      <w:r w:rsidR="00434570" w:rsidRPr="00434570">
        <w:t xml:space="preserve">anchors the breast tissue and has an internal structure called the “zone of adherence”, </w:t>
      </w:r>
      <w:r w:rsidR="00157B0C">
        <w:t>a passage for arteries and nerves to travel to the breast parenchym</w:t>
      </w:r>
      <w:r w:rsidR="003D18F6">
        <w:t>a.</w:t>
      </w:r>
      <w:r w:rsidR="005A7FF2" w:rsidRPr="005A7FF2">
        <w:rPr>
          <w:vertAlign w:val="superscript"/>
        </w:rPr>
        <w:fldChar w:fldCharType="begin"/>
      </w:r>
      <w:r w:rsidR="005A7FF2" w:rsidRPr="005A7FF2">
        <w:rPr>
          <w:vertAlign w:val="superscript"/>
        </w:rPr>
        <w:instrText xml:space="preserve"> NOTEREF _Ref138941887 \h </w:instrText>
      </w:r>
      <w:r w:rsidR="005A7FF2">
        <w:rPr>
          <w:vertAlign w:val="superscript"/>
        </w:rPr>
        <w:instrText xml:space="preserve"> \* MERGEFORMAT </w:instrText>
      </w:r>
      <w:r w:rsidR="005A7FF2" w:rsidRPr="005A7FF2">
        <w:rPr>
          <w:vertAlign w:val="superscript"/>
        </w:rPr>
      </w:r>
      <w:r w:rsidR="005A7FF2" w:rsidRPr="005A7FF2">
        <w:rPr>
          <w:vertAlign w:val="superscript"/>
        </w:rPr>
        <w:fldChar w:fldCharType="separate"/>
      </w:r>
      <w:r w:rsidR="005A7FF2" w:rsidRPr="005A7FF2">
        <w:rPr>
          <w:vertAlign w:val="superscript"/>
        </w:rPr>
        <w:t>8</w:t>
      </w:r>
      <w:r w:rsidR="005A7FF2" w:rsidRPr="005A7FF2">
        <w:rPr>
          <w:vertAlign w:val="superscript"/>
        </w:rPr>
        <w:fldChar w:fldCharType="end"/>
      </w:r>
      <w:r w:rsidR="005A7FF2">
        <w:t xml:space="preserve"> </w:t>
      </w:r>
      <w:r w:rsidR="0049729A">
        <w:br/>
      </w:r>
    </w:p>
    <w:p w14:paraId="0B833F5A" w14:textId="77777777" w:rsidR="00105390" w:rsidRPr="002E4B85" w:rsidRDefault="00AA05C6" w:rsidP="00991C72">
      <w:pPr>
        <w:pStyle w:val="Heading2"/>
      </w:pPr>
      <w:r w:rsidRPr="002E4B85">
        <w:t xml:space="preserve">Skin </w:t>
      </w:r>
    </w:p>
    <w:p w14:paraId="471E9CAD" w14:textId="64B656C2" w:rsidR="003941B6" w:rsidRDefault="0049729A" w:rsidP="00991C72">
      <w:pPr>
        <w:spacing w:after="0" w:line="360" w:lineRule="auto"/>
      </w:pPr>
      <w:r>
        <w:t>The skin</w:t>
      </w:r>
      <w:r w:rsidR="00B475F1">
        <w:t xml:space="preserve"> covering</w:t>
      </w:r>
      <w:r>
        <w:t xml:space="preserve"> the breast is </w:t>
      </w:r>
      <w:r w:rsidR="0097779D">
        <w:t>the same as</w:t>
      </w:r>
      <w:r w:rsidR="000D1B86">
        <w:t xml:space="preserve"> </w:t>
      </w:r>
      <w:r w:rsidR="0097779D">
        <w:t xml:space="preserve">the rest of the body, providing protection, sensory input, </w:t>
      </w:r>
      <w:r w:rsidR="00B475F1">
        <w:t>and thermoregulation</w:t>
      </w:r>
      <w:r w:rsidR="00923F6A">
        <w:t>.</w:t>
      </w:r>
      <w:bookmarkStart w:id="7" w:name="_Ref138941941"/>
      <w:r w:rsidR="00923F6A">
        <w:rPr>
          <w:rStyle w:val="EndnoteReference"/>
        </w:rPr>
        <w:endnoteReference w:id="9"/>
      </w:r>
      <w:bookmarkEnd w:id="7"/>
      <w:r w:rsidR="00D70337">
        <w:t xml:space="preserve"> </w:t>
      </w:r>
      <w:r w:rsidR="00A366E6">
        <w:t xml:space="preserve">Major components of the skin include sweat </w:t>
      </w:r>
      <w:r w:rsidR="00003A34">
        <w:t>glands,</w:t>
      </w:r>
      <w:r w:rsidR="00A366E6">
        <w:t xml:space="preserve"> sebaceous glands</w:t>
      </w:r>
      <w:r w:rsidR="00760E56">
        <w:t>,</w:t>
      </w:r>
      <w:r w:rsidR="00A366E6">
        <w:t xml:space="preserve"> and hair follicles. Sweat gland</w:t>
      </w:r>
      <w:r w:rsidR="0030457C">
        <w:t>s produce sweat to cool the body</w:t>
      </w:r>
      <w:r w:rsidR="00760E56">
        <w:t xml:space="preserve">, while </w:t>
      </w:r>
      <w:r w:rsidR="00AA05C6" w:rsidRPr="004825E6">
        <w:t>sebaceous gland</w:t>
      </w:r>
      <w:r w:rsidR="00003A34">
        <w:t>s</w:t>
      </w:r>
      <w:r w:rsidR="00AA05C6" w:rsidRPr="004825E6">
        <w:t xml:space="preserve"> </w:t>
      </w:r>
      <w:r w:rsidR="004E2615">
        <w:t xml:space="preserve">excrete a mixture of lipids </w:t>
      </w:r>
      <w:r w:rsidR="00003A34">
        <w:t xml:space="preserve">called sebum </w:t>
      </w:r>
      <w:r w:rsidR="00AA05C6" w:rsidRPr="004825E6">
        <w:t>to lubricate and waterproof the ski</w:t>
      </w:r>
      <w:r w:rsidR="009D6469" w:rsidRPr="004825E6">
        <w:t>n</w:t>
      </w:r>
      <w:r w:rsidR="004E2615">
        <w:t>.</w:t>
      </w:r>
      <w:r w:rsidR="00275680" w:rsidRPr="00275680">
        <w:rPr>
          <w:vertAlign w:val="superscript"/>
        </w:rPr>
        <w:fldChar w:fldCharType="begin"/>
      </w:r>
      <w:r w:rsidR="00275680" w:rsidRPr="00275680">
        <w:rPr>
          <w:vertAlign w:val="superscript"/>
        </w:rPr>
        <w:instrText xml:space="preserve"> NOTEREF _Ref138941941 \h </w:instrText>
      </w:r>
      <w:r w:rsidR="00275680">
        <w:rPr>
          <w:vertAlign w:val="superscript"/>
        </w:rPr>
        <w:instrText xml:space="preserve"> \* MERGEFORMAT </w:instrText>
      </w:r>
      <w:r w:rsidR="00275680" w:rsidRPr="00275680">
        <w:rPr>
          <w:vertAlign w:val="superscript"/>
        </w:rPr>
      </w:r>
      <w:r w:rsidR="00275680" w:rsidRPr="00275680">
        <w:rPr>
          <w:vertAlign w:val="superscript"/>
        </w:rPr>
        <w:fldChar w:fldCharType="separate"/>
      </w:r>
      <w:r w:rsidR="00275680" w:rsidRPr="00275680">
        <w:rPr>
          <w:vertAlign w:val="superscript"/>
        </w:rPr>
        <w:t>9</w:t>
      </w:r>
      <w:r w:rsidR="00275680" w:rsidRPr="00275680">
        <w:rPr>
          <w:vertAlign w:val="superscript"/>
        </w:rPr>
        <w:fldChar w:fldCharType="end"/>
      </w:r>
      <w:r w:rsidR="004E2615">
        <w:t xml:space="preserve"> </w:t>
      </w:r>
      <w:r w:rsidR="00610801">
        <w:rPr>
          <w:color w:val="000000"/>
          <w:shd w:val="clear" w:color="auto" w:fill="FFFFFF"/>
        </w:rPr>
        <w:t xml:space="preserve">Sebaceous glands are located in the </w:t>
      </w:r>
      <w:r w:rsidR="006B2D57">
        <w:rPr>
          <w:color w:val="000000"/>
          <w:shd w:val="clear" w:color="auto" w:fill="FFFFFF"/>
        </w:rPr>
        <w:t>middle layer of the skin</w:t>
      </w:r>
      <w:r w:rsidR="00610801">
        <w:rPr>
          <w:color w:val="000000"/>
          <w:shd w:val="clear" w:color="auto" w:fill="FFFFFF"/>
        </w:rPr>
        <w:t xml:space="preserve"> and almost always develop alongside a hair follicle, with an outlet emptying into the follicular canal.</w:t>
      </w:r>
      <w:r w:rsidR="00275680">
        <w:rPr>
          <w:rStyle w:val="EndnoteReference"/>
          <w:color w:val="000000"/>
          <w:shd w:val="clear" w:color="auto" w:fill="FFFFFF"/>
        </w:rPr>
        <w:endnoteReference w:id="10"/>
      </w:r>
      <w:r w:rsidR="002E4B85">
        <w:rPr>
          <w:color w:val="000000"/>
          <w:shd w:val="clear" w:color="auto" w:fill="FFFFFF"/>
        </w:rPr>
        <w:t xml:space="preserve"> </w:t>
      </w:r>
      <w:r w:rsidR="00D42CEC">
        <w:rPr>
          <w:color w:val="000000"/>
          <w:shd w:val="clear" w:color="auto" w:fill="FFFFFF"/>
        </w:rPr>
        <w:t>The root of the hair is anchored in the follicle.</w:t>
      </w:r>
      <w:r w:rsidR="00275680" w:rsidRPr="00275680">
        <w:rPr>
          <w:highlight w:val="yellow"/>
          <w:vertAlign w:val="superscript"/>
        </w:rPr>
        <w:fldChar w:fldCharType="begin"/>
      </w:r>
      <w:r w:rsidR="00275680" w:rsidRPr="00275680">
        <w:rPr>
          <w:color w:val="000000"/>
          <w:shd w:val="clear" w:color="auto" w:fill="FFFFFF"/>
          <w:vertAlign w:val="superscript"/>
        </w:rPr>
        <w:instrText xml:space="preserve"> NOTEREF _Ref138941941 \h </w:instrText>
      </w:r>
      <w:r w:rsidR="00275680">
        <w:rPr>
          <w:highlight w:val="yellow"/>
          <w:vertAlign w:val="superscript"/>
        </w:rPr>
        <w:instrText xml:space="preserve"> \* MERGEFORMAT </w:instrText>
      </w:r>
      <w:r w:rsidR="00275680" w:rsidRPr="00275680">
        <w:rPr>
          <w:highlight w:val="yellow"/>
          <w:vertAlign w:val="superscript"/>
        </w:rPr>
      </w:r>
      <w:r w:rsidR="00275680" w:rsidRPr="00275680">
        <w:rPr>
          <w:highlight w:val="yellow"/>
          <w:vertAlign w:val="superscript"/>
        </w:rPr>
        <w:fldChar w:fldCharType="separate"/>
      </w:r>
      <w:r w:rsidR="00275680" w:rsidRPr="00275680">
        <w:rPr>
          <w:color w:val="000000"/>
          <w:shd w:val="clear" w:color="auto" w:fill="FFFFFF"/>
          <w:vertAlign w:val="superscript"/>
        </w:rPr>
        <w:t>9</w:t>
      </w:r>
      <w:r w:rsidR="00275680" w:rsidRPr="00275680">
        <w:rPr>
          <w:highlight w:val="yellow"/>
          <w:vertAlign w:val="superscript"/>
        </w:rPr>
        <w:fldChar w:fldCharType="end"/>
      </w:r>
      <w:r w:rsidR="008A73BE">
        <w:t xml:space="preserve"> Chest hair is more prominent in males than females due to </w:t>
      </w:r>
      <w:r w:rsidR="005E63BB">
        <w:t>increased</w:t>
      </w:r>
      <w:r w:rsidR="008A73BE">
        <w:t xml:space="preserve"> testosterone during puberty</w:t>
      </w:r>
      <w:r w:rsidR="007C3899">
        <w:t xml:space="preserve">, but females can develop </w:t>
      </w:r>
      <w:r w:rsidR="00F561CE">
        <w:t>hair on their breasts</w:t>
      </w:r>
      <w:r w:rsidR="008A73BE">
        <w:t>.</w:t>
      </w:r>
      <w:r w:rsidR="00275680" w:rsidRPr="00275680">
        <w:rPr>
          <w:vertAlign w:val="superscript"/>
        </w:rPr>
        <w:fldChar w:fldCharType="begin"/>
      </w:r>
      <w:r w:rsidR="00275680" w:rsidRPr="00275680">
        <w:rPr>
          <w:vertAlign w:val="superscript"/>
        </w:rPr>
        <w:instrText xml:space="preserve"> NOTEREF _Ref138941941 \h </w:instrText>
      </w:r>
      <w:r w:rsidR="00275680">
        <w:rPr>
          <w:vertAlign w:val="superscript"/>
        </w:rPr>
        <w:instrText xml:space="preserve"> \* MERGEFORMAT </w:instrText>
      </w:r>
      <w:r w:rsidR="00275680" w:rsidRPr="00275680">
        <w:rPr>
          <w:vertAlign w:val="superscript"/>
        </w:rPr>
      </w:r>
      <w:r w:rsidR="00275680" w:rsidRPr="00275680">
        <w:rPr>
          <w:vertAlign w:val="superscript"/>
        </w:rPr>
        <w:fldChar w:fldCharType="separate"/>
      </w:r>
      <w:r w:rsidR="00275680" w:rsidRPr="00275680">
        <w:rPr>
          <w:vertAlign w:val="superscript"/>
        </w:rPr>
        <w:t>9</w:t>
      </w:r>
      <w:r w:rsidR="00275680" w:rsidRPr="00275680">
        <w:rPr>
          <w:vertAlign w:val="superscript"/>
        </w:rPr>
        <w:fldChar w:fldCharType="end"/>
      </w:r>
      <w:r w:rsidR="008A73BE" w:rsidRPr="00275680">
        <w:rPr>
          <w:vertAlign w:val="superscript"/>
        </w:rPr>
        <w:t xml:space="preserve"> </w:t>
      </w:r>
      <w:r w:rsidR="00A215A7">
        <w:br/>
      </w:r>
    </w:p>
    <w:p w14:paraId="3357FBD1" w14:textId="3720F252" w:rsidR="00564BDD" w:rsidRDefault="00CB141E" w:rsidP="00991C72">
      <w:pPr>
        <w:pStyle w:val="Heading2"/>
      </w:pPr>
      <w:r>
        <w:t>Nipple-Areolar Complex</w:t>
      </w:r>
    </w:p>
    <w:p w14:paraId="6677CDB2" w14:textId="273F6E6B" w:rsidR="00FD2168" w:rsidRDefault="002D258D" w:rsidP="002E4B85">
      <w:pPr>
        <w:spacing w:after="0" w:line="360" w:lineRule="auto"/>
        <w:rPr>
          <w:vertAlign w:val="superscript"/>
        </w:rPr>
      </w:pPr>
      <w:r w:rsidRPr="002D258D">
        <w:t xml:space="preserve">The nipple is </w:t>
      </w:r>
      <w:r w:rsidR="004808F4">
        <w:t>locat</w:t>
      </w:r>
      <w:r w:rsidRPr="002D258D">
        <w:t xml:space="preserve">ed </w:t>
      </w:r>
      <w:r w:rsidR="000E3C66" w:rsidRPr="000E3C66">
        <w:t xml:space="preserve">slightly medial and inferior to the center of the breast </w:t>
      </w:r>
      <w:r w:rsidRPr="002D258D">
        <w:t xml:space="preserve">at the level of the fourth intercostal space, but its position </w:t>
      </w:r>
      <w:r w:rsidR="004808F4">
        <w:t>can change depending on the size of the breast</w:t>
      </w:r>
      <w:r w:rsidRPr="002D258D">
        <w:t>.</w:t>
      </w:r>
      <w:r w:rsidR="00AB3BF0" w:rsidRPr="00897E86">
        <w:rPr>
          <w:vertAlign w:val="superscript"/>
        </w:rPr>
        <w:fldChar w:fldCharType="begin"/>
      </w:r>
      <w:r w:rsidR="00AB3BF0" w:rsidRPr="00897E86">
        <w:rPr>
          <w:vertAlign w:val="superscript"/>
        </w:rPr>
        <w:instrText xml:space="preserve"> NOTEREF _Ref138941724 \h </w:instrText>
      </w:r>
      <w:r w:rsidR="00897E86">
        <w:rPr>
          <w:vertAlign w:val="superscript"/>
        </w:rPr>
        <w:instrText xml:space="preserve"> \* MERGEFORMAT </w:instrText>
      </w:r>
      <w:r w:rsidR="00AB3BF0" w:rsidRPr="00897E86">
        <w:rPr>
          <w:vertAlign w:val="superscript"/>
        </w:rPr>
      </w:r>
      <w:r w:rsidR="00AB3BF0" w:rsidRPr="00897E86">
        <w:rPr>
          <w:vertAlign w:val="superscript"/>
        </w:rPr>
        <w:fldChar w:fldCharType="separate"/>
      </w:r>
      <w:r w:rsidR="00AB3BF0" w:rsidRPr="00897E86">
        <w:rPr>
          <w:vertAlign w:val="superscript"/>
        </w:rPr>
        <w:t>4</w:t>
      </w:r>
      <w:r w:rsidR="00AB3BF0" w:rsidRPr="00897E86">
        <w:rPr>
          <w:vertAlign w:val="superscript"/>
        </w:rPr>
        <w:fldChar w:fldCharType="end"/>
      </w:r>
      <w:r w:rsidR="00897E86" w:rsidRPr="00897E86">
        <w:rPr>
          <w:vertAlign w:val="superscript"/>
        </w:rPr>
        <w:t>,</w:t>
      </w:r>
      <w:bookmarkStart w:id="8" w:name="_Ref138942094"/>
      <w:r w:rsidR="00AB3BF0" w:rsidRPr="00897E86">
        <w:rPr>
          <w:rStyle w:val="EndnoteReference"/>
        </w:rPr>
        <w:endnoteReference w:id="11"/>
      </w:r>
      <w:bookmarkEnd w:id="8"/>
      <w:r w:rsidRPr="002D258D">
        <w:t xml:space="preserve"> </w:t>
      </w:r>
      <w:r w:rsidR="00870C87" w:rsidRPr="005C188C">
        <w:t xml:space="preserve">The surface of the nipple </w:t>
      </w:r>
      <w:r w:rsidR="00870C87">
        <w:t xml:space="preserve">has an irregular </w:t>
      </w:r>
      <w:r w:rsidR="00870C87" w:rsidRPr="005C188C">
        <w:t xml:space="preserve">texture </w:t>
      </w:r>
      <w:r w:rsidR="00870C87">
        <w:t>with</w:t>
      </w:r>
      <w:r w:rsidR="00870C87" w:rsidRPr="005C188C">
        <w:t xml:space="preserve"> crevices that lead to duct </w:t>
      </w:r>
      <w:r w:rsidR="00870C87" w:rsidRPr="00870C87">
        <w:t>openings</w:t>
      </w:r>
      <w:r w:rsidR="00870C87" w:rsidRPr="005C188C">
        <w:t>.</w:t>
      </w:r>
      <w:bookmarkStart w:id="9" w:name="_Ref138942073"/>
      <w:r w:rsidR="00897E86">
        <w:rPr>
          <w:rStyle w:val="EndnoteReference"/>
        </w:rPr>
        <w:endnoteReference w:id="12"/>
      </w:r>
      <w:bookmarkEnd w:id="9"/>
      <w:r w:rsidR="00870C87" w:rsidRPr="00870C87">
        <w:t xml:space="preserve"> There are an estimated 15-20 lactiferous duct openings on the nipple.</w:t>
      </w:r>
      <w:r w:rsidR="000D587E" w:rsidRPr="000D587E">
        <w:rPr>
          <w:vertAlign w:val="superscript"/>
        </w:rPr>
        <w:fldChar w:fldCharType="begin"/>
      </w:r>
      <w:r w:rsidR="000D587E" w:rsidRPr="000D587E">
        <w:rPr>
          <w:vertAlign w:val="superscript"/>
        </w:rPr>
        <w:instrText xml:space="preserve"> NOTEREF _Ref138941793 \h </w:instrText>
      </w:r>
      <w:r w:rsidR="000D587E">
        <w:rPr>
          <w:vertAlign w:val="superscript"/>
        </w:rPr>
        <w:instrText xml:space="preserve"> \* MERGEFORMAT </w:instrText>
      </w:r>
      <w:r w:rsidR="000D587E" w:rsidRPr="000D587E">
        <w:rPr>
          <w:vertAlign w:val="superscript"/>
        </w:rPr>
      </w:r>
      <w:r w:rsidR="000D587E" w:rsidRPr="000D587E">
        <w:rPr>
          <w:vertAlign w:val="superscript"/>
        </w:rPr>
        <w:fldChar w:fldCharType="separate"/>
      </w:r>
      <w:r w:rsidR="000D587E" w:rsidRPr="000D587E">
        <w:rPr>
          <w:vertAlign w:val="superscript"/>
        </w:rPr>
        <w:t>5</w:t>
      </w:r>
      <w:r w:rsidR="000D587E" w:rsidRPr="000D587E">
        <w:rPr>
          <w:vertAlign w:val="superscript"/>
        </w:rPr>
        <w:fldChar w:fldCharType="end"/>
      </w:r>
      <w:r w:rsidR="00673F3C">
        <w:t xml:space="preserve"> </w:t>
      </w:r>
      <w:r w:rsidR="00B46CAA">
        <w:t>The nipple is surrounded by the</w:t>
      </w:r>
      <w:r w:rsidR="00E84978">
        <w:t xml:space="preserve"> circular pigmented</w:t>
      </w:r>
      <w:r w:rsidR="00B46CAA">
        <w:t xml:space="preserve"> areola</w:t>
      </w:r>
      <w:r w:rsidR="00E84978">
        <w:t xml:space="preserve">, with both areas </w:t>
      </w:r>
      <w:r w:rsidR="00370A2A">
        <w:t>combined to be referred to as</w:t>
      </w:r>
      <w:r w:rsidR="00E84978">
        <w:t xml:space="preserve"> the nipple-areolar complex.</w:t>
      </w:r>
      <w:r w:rsidR="00967F17">
        <w:t xml:space="preserve"> </w:t>
      </w:r>
      <w:r w:rsidR="004C72AD">
        <w:t xml:space="preserve">The coloration of the areola can vary from light pink to dark brown, with the </w:t>
      </w:r>
      <w:r w:rsidR="004E276D">
        <w:t>color deepening during pregnancy.</w:t>
      </w:r>
      <w:r w:rsidR="000D587E" w:rsidRPr="000D587E">
        <w:rPr>
          <w:vertAlign w:val="superscript"/>
        </w:rPr>
        <w:fldChar w:fldCharType="begin"/>
      </w:r>
      <w:r w:rsidR="000D587E" w:rsidRPr="000D587E">
        <w:rPr>
          <w:vertAlign w:val="superscript"/>
        </w:rPr>
        <w:instrText xml:space="preserve"> NOTEREF _Ref138941941 \h </w:instrText>
      </w:r>
      <w:r w:rsidR="000D587E">
        <w:rPr>
          <w:vertAlign w:val="superscript"/>
        </w:rPr>
        <w:instrText xml:space="preserve"> \* MERGEFORMAT </w:instrText>
      </w:r>
      <w:r w:rsidR="000D587E" w:rsidRPr="000D587E">
        <w:rPr>
          <w:vertAlign w:val="superscript"/>
        </w:rPr>
      </w:r>
      <w:r w:rsidR="000D587E" w:rsidRPr="000D587E">
        <w:rPr>
          <w:vertAlign w:val="superscript"/>
        </w:rPr>
        <w:fldChar w:fldCharType="separate"/>
      </w:r>
      <w:r w:rsidR="000D587E" w:rsidRPr="000D587E">
        <w:rPr>
          <w:vertAlign w:val="superscript"/>
        </w:rPr>
        <w:t>9</w:t>
      </w:r>
      <w:r w:rsidR="000D587E" w:rsidRPr="000D587E">
        <w:rPr>
          <w:vertAlign w:val="superscript"/>
        </w:rPr>
        <w:fldChar w:fldCharType="end"/>
      </w:r>
      <w:r w:rsidR="000D587E" w:rsidRPr="000D587E">
        <w:rPr>
          <w:vertAlign w:val="superscript"/>
        </w:rPr>
        <w:t>,</w:t>
      </w:r>
      <w:r w:rsidR="000D587E" w:rsidRPr="000D587E">
        <w:rPr>
          <w:vertAlign w:val="superscript"/>
        </w:rPr>
        <w:fldChar w:fldCharType="begin"/>
      </w:r>
      <w:r w:rsidR="000D587E" w:rsidRPr="000D587E">
        <w:rPr>
          <w:vertAlign w:val="superscript"/>
        </w:rPr>
        <w:instrText xml:space="preserve"> NOTEREF _Ref138942073 \h </w:instrText>
      </w:r>
      <w:r w:rsidR="000D587E">
        <w:rPr>
          <w:vertAlign w:val="superscript"/>
        </w:rPr>
        <w:instrText xml:space="preserve"> \* MERGEFORMAT </w:instrText>
      </w:r>
      <w:r w:rsidR="000D587E" w:rsidRPr="000D587E">
        <w:rPr>
          <w:vertAlign w:val="superscript"/>
        </w:rPr>
      </w:r>
      <w:r w:rsidR="000D587E" w:rsidRPr="000D587E">
        <w:rPr>
          <w:vertAlign w:val="superscript"/>
        </w:rPr>
        <w:fldChar w:fldCharType="separate"/>
      </w:r>
      <w:r w:rsidR="000D587E" w:rsidRPr="000D587E">
        <w:rPr>
          <w:vertAlign w:val="superscript"/>
        </w:rPr>
        <w:t>12</w:t>
      </w:r>
      <w:r w:rsidR="000D587E" w:rsidRPr="000D587E">
        <w:rPr>
          <w:vertAlign w:val="superscript"/>
        </w:rPr>
        <w:fldChar w:fldCharType="end"/>
      </w:r>
      <w:r w:rsidR="00113BC0">
        <w:t xml:space="preserve"> </w:t>
      </w:r>
      <w:r w:rsidR="00FD2168">
        <w:t xml:space="preserve">Underneath the nipple-areolar complex is a layer of </w:t>
      </w:r>
      <w:r w:rsidR="003952EF">
        <w:t xml:space="preserve">smooth muscle fibers that </w:t>
      </w:r>
      <w:r w:rsidR="00770BB5">
        <w:t>contract</w:t>
      </w:r>
      <w:r w:rsidR="008B59A3">
        <w:t xml:space="preserve"> to </w:t>
      </w:r>
      <w:r w:rsidR="00A47F93">
        <w:t>erect the nipple in response to appropriate stimuli.</w:t>
      </w:r>
      <w:r w:rsidR="000D587E" w:rsidRPr="000D587E">
        <w:rPr>
          <w:vertAlign w:val="superscript"/>
        </w:rPr>
        <w:fldChar w:fldCharType="begin"/>
      </w:r>
      <w:r w:rsidR="000D587E" w:rsidRPr="000D587E">
        <w:rPr>
          <w:vertAlign w:val="superscript"/>
        </w:rPr>
        <w:instrText xml:space="preserve"> NOTEREF _Ref138942094 \h </w:instrText>
      </w:r>
      <w:r w:rsidR="000D587E">
        <w:rPr>
          <w:vertAlign w:val="superscript"/>
        </w:rPr>
        <w:instrText xml:space="preserve"> \* MERGEFORMAT </w:instrText>
      </w:r>
      <w:r w:rsidR="000D587E" w:rsidRPr="000D587E">
        <w:rPr>
          <w:vertAlign w:val="superscript"/>
        </w:rPr>
      </w:r>
      <w:r w:rsidR="000D587E" w:rsidRPr="000D587E">
        <w:rPr>
          <w:vertAlign w:val="superscript"/>
        </w:rPr>
        <w:fldChar w:fldCharType="separate"/>
      </w:r>
      <w:r w:rsidR="000D587E" w:rsidRPr="000D587E">
        <w:rPr>
          <w:vertAlign w:val="superscript"/>
        </w:rPr>
        <w:t>11</w:t>
      </w:r>
      <w:r w:rsidR="000D587E" w:rsidRPr="000D587E">
        <w:rPr>
          <w:vertAlign w:val="superscript"/>
        </w:rPr>
        <w:fldChar w:fldCharType="end"/>
      </w:r>
      <w:r w:rsidR="000D587E" w:rsidRPr="000D587E">
        <w:rPr>
          <w:vertAlign w:val="superscript"/>
        </w:rPr>
        <w:t xml:space="preserve"> </w:t>
      </w:r>
    </w:p>
    <w:p w14:paraId="6D0FB0A6" w14:textId="77777777" w:rsidR="002E4B85" w:rsidRDefault="002E4B85" w:rsidP="00991C72">
      <w:pPr>
        <w:spacing w:after="0" w:line="360" w:lineRule="auto"/>
      </w:pPr>
    </w:p>
    <w:p w14:paraId="50DCCEE6" w14:textId="606D6036" w:rsidR="00EF06C5" w:rsidRDefault="00113BC0" w:rsidP="00991C72">
      <w:pPr>
        <w:spacing w:after="0" w:line="360" w:lineRule="auto"/>
        <w:rPr>
          <w:highlight w:val="yellow"/>
          <w:vertAlign w:val="superscript"/>
        </w:rPr>
      </w:pPr>
      <w:r>
        <w:t>The areola contains sweat glands, sebaceous glands</w:t>
      </w:r>
      <w:r w:rsidR="00A40DCF">
        <w:t xml:space="preserve">, </w:t>
      </w:r>
      <w:r w:rsidR="00A63565">
        <w:t>and</w:t>
      </w:r>
      <w:r w:rsidR="00A40DCF">
        <w:t xml:space="preserve"> hair follicles</w:t>
      </w:r>
      <w:r>
        <w:t>.</w:t>
      </w:r>
      <w:r w:rsidR="000D587E" w:rsidRPr="000D587E">
        <w:rPr>
          <w:vertAlign w:val="superscript"/>
        </w:rPr>
        <w:fldChar w:fldCharType="begin"/>
      </w:r>
      <w:r w:rsidR="000D587E" w:rsidRPr="000D587E">
        <w:rPr>
          <w:vertAlign w:val="superscript"/>
        </w:rPr>
        <w:instrText xml:space="preserve"> NOTEREF _Ref138942073 \h </w:instrText>
      </w:r>
      <w:r w:rsidR="000D587E">
        <w:rPr>
          <w:vertAlign w:val="superscript"/>
        </w:rPr>
        <w:instrText xml:space="preserve"> \* MERGEFORMAT </w:instrText>
      </w:r>
      <w:r w:rsidR="000D587E" w:rsidRPr="000D587E">
        <w:rPr>
          <w:vertAlign w:val="superscript"/>
        </w:rPr>
      </w:r>
      <w:r w:rsidR="000D587E" w:rsidRPr="000D587E">
        <w:rPr>
          <w:vertAlign w:val="superscript"/>
        </w:rPr>
        <w:fldChar w:fldCharType="separate"/>
      </w:r>
      <w:r w:rsidR="000D587E" w:rsidRPr="000D587E">
        <w:rPr>
          <w:vertAlign w:val="superscript"/>
        </w:rPr>
        <w:t>12</w:t>
      </w:r>
      <w:r w:rsidR="000D587E" w:rsidRPr="000D587E">
        <w:rPr>
          <w:vertAlign w:val="superscript"/>
        </w:rPr>
        <w:fldChar w:fldCharType="end"/>
      </w:r>
      <w:r>
        <w:t xml:space="preserve"> </w:t>
      </w:r>
      <w:r w:rsidR="008E7BC9">
        <w:t>Small bumps or</w:t>
      </w:r>
      <w:r w:rsidR="008F3F25">
        <w:t xml:space="preserve"> elevations </w:t>
      </w:r>
      <w:r w:rsidR="008E7BC9">
        <w:t xml:space="preserve">are </w:t>
      </w:r>
      <w:r w:rsidR="008F3F25">
        <w:t xml:space="preserve">visible around the periphery of the areola. These elevations are called </w:t>
      </w:r>
      <w:r w:rsidR="007038CF" w:rsidRPr="007038CF">
        <w:t>Morgagni's tubercles, formed by the openings of Montgomery's glands.</w:t>
      </w:r>
      <w:r w:rsidR="000C7917" w:rsidRPr="000C7917">
        <w:rPr>
          <w:vertAlign w:val="superscript"/>
        </w:rPr>
        <w:fldChar w:fldCharType="begin"/>
      </w:r>
      <w:r w:rsidR="000C7917" w:rsidRPr="000C7917">
        <w:rPr>
          <w:vertAlign w:val="superscript"/>
        </w:rPr>
        <w:instrText xml:space="preserve"> NOTEREF _Ref138942073 \h </w:instrText>
      </w:r>
      <w:r w:rsidR="000C7917">
        <w:rPr>
          <w:vertAlign w:val="superscript"/>
        </w:rPr>
        <w:instrText xml:space="preserve"> \* MERGEFORMAT </w:instrText>
      </w:r>
      <w:r w:rsidR="000C7917" w:rsidRPr="000C7917">
        <w:rPr>
          <w:vertAlign w:val="superscript"/>
        </w:rPr>
      </w:r>
      <w:r w:rsidR="000C7917" w:rsidRPr="000C7917">
        <w:rPr>
          <w:vertAlign w:val="superscript"/>
        </w:rPr>
        <w:fldChar w:fldCharType="separate"/>
      </w:r>
      <w:r w:rsidR="000C7917" w:rsidRPr="000C7917">
        <w:rPr>
          <w:vertAlign w:val="superscript"/>
        </w:rPr>
        <w:t>12</w:t>
      </w:r>
      <w:r w:rsidR="000C7917" w:rsidRPr="000C7917">
        <w:rPr>
          <w:vertAlign w:val="superscript"/>
        </w:rPr>
        <w:fldChar w:fldCharType="end"/>
      </w:r>
      <w:r w:rsidR="007038CF" w:rsidRPr="007038CF">
        <w:t xml:space="preserve"> Montgomery's glands ar</w:t>
      </w:r>
      <w:r w:rsidR="00CA0E43">
        <w:t xml:space="preserve">e </w:t>
      </w:r>
      <w:r w:rsidR="007038CF" w:rsidRPr="007038CF">
        <w:t xml:space="preserve">modified glands that are an intermediary between </w:t>
      </w:r>
      <w:r w:rsidR="00EB334A">
        <w:t>sebaceous</w:t>
      </w:r>
      <w:r w:rsidR="00770BB5">
        <w:t xml:space="preserve"> and mammary glands</w:t>
      </w:r>
      <w:r w:rsidR="007038CF" w:rsidRPr="007038CF">
        <w:t>.</w:t>
      </w:r>
      <w:r w:rsidR="000C7917" w:rsidRPr="000C7917">
        <w:rPr>
          <w:vertAlign w:val="superscript"/>
        </w:rPr>
        <w:fldChar w:fldCharType="begin"/>
      </w:r>
      <w:r w:rsidR="000C7917" w:rsidRPr="000C7917">
        <w:rPr>
          <w:vertAlign w:val="superscript"/>
        </w:rPr>
        <w:instrText xml:space="preserve"> NOTEREF _Ref138941724 \h </w:instrText>
      </w:r>
      <w:r w:rsidR="000C7917">
        <w:rPr>
          <w:vertAlign w:val="superscript"/>
        </w:rPr>
        <w:instrText xml:space="preserve"> \* MERGEFORMAT </w:instrText>
      </w:r>
      <w:r w:rsidR="000C7917" w:rsidRPr="000C7917">
        <w:rPr>
          <w:vertAlign w:val="superscript"/>
        </w:rPr>
      </w:r>
      <w:r w:rsidR="000C7917" w:rsidRPr="000C7917">
        <w:rPr>
          <w:vertAlign w:val="superscript"/>
        </w:rPr>
        <w:fldChar w:fldCharType="separate"/>
      </w:r>
      <w:r w:rsidR="000C7917" w:rsidRPr="000C7917">
        <w:rPr>
          <w:vertAlign w:val="superscript"/>
        </w:rPr>
        <w:t>4</w:t>
      </w:r>
      <w:r w:rsidR="000C7917" w:rsidRPr="000C7917">
        <w:rPr>
          <w:vertAlign w:val="superscript"/>
        </w:rPr>
        <w:fldChar w:fldCharType="end"/>
      </w:r>
      <w:r w:rsidR="000C7917" w:rsidRPr="000C7917">
        <w:rPr>
          <w:vertAlign w:val="superscript"/>
        </w:rPr>
        <w:t>,</w:t>
      </w:r>
      <w:r w:rsidR="000C7917" w:rsidRPr="000C7917">
        <w:rPr>
          <w:vertAlign w:val="superscript"/>
        </w:rPr>
        <w:fldChar w:fldCharType="begin"/>
      </w:r>
      <w:r w:rsidR="000C7917" w:rsidRPr="000C7917">
        <w:rPr>
          <w:vertAlign w:val="superscript"/>
        </w:rPr>
        <w:instrText xml:space="preserve"> NOTEREF _Ref138941941 \h </w:instrText>
      </w:r>
      <w:r w:rsidR="000C7917">
        <w:rPr>
          <w:vertAlign w:val="superscript"/>
        </w:rPr>
        <w:instrText xml:space="preserve"> \* MERGEFORMAT </w:instrText>
      </w:r>
      <w:r w:rsidR="000C7917" w:rsidRPr="000C7917">
        <w:rPr>
          <w:vertAlign w:val="superscript"/>
        </w:rPr>
      </w:r>
      <w:r w:rsidR="000C7917" w:rsidRPr="000C7917">
        <w:rPr>
          <w:vertAlign w:val="superscript"/>
        </w:rPr>
        <w:fldChar w:fldCharType="separate"/>
      </w:r>
      <w:r w:rsidR="000C7917" w:rsidRPr="000C7917">
        <w:rPr>
          <w:vertAlign w:val="superscript"/>
        </w:rPr>
        <w:t>9</w:t>
      </w:r>
      <w:r w:rsidR="000C7917" w:rsidRPr="000C7917">
        <w:rPr>
          <w:vertAlign w:val="superscript"/>
        </w:rPr>
        <w:fldChar w:fldCharType="end"/>
      </w:r>
      <w:r w:rsidR="007038CF" w:rsidRPr="007038CF">
        <w:t xml:space="preserve"> </w:t>
      </w:r>
      <w:r w:rsidR="008E7BC9">
        <w:t xml:space="preserve">Montgomery’s glands enlarge during </w:t>
      </w:r>
      <w:r w:rsidR="008E7BC9">
        <w:lastRenderedPageBreak/>
        <w:t xml:space="preserve">pregnancy and breastfeeding. </w:t>
      </w:r>
      <w:r w:rsidR="004D7142" w:rsidRPr="00194727">
        <w:rPr>
          <w:highlight w:val="green"/>
        </w:rPr>
        <w:t>In addition to producing milk duri</w:t>
      </w:r>
      <w:r w:rsidR="00EB596F">
        <w:rPr>
          <w:highlight w:val="green"/>
        </w:rPr>
        <w:t>ng</w:t>
      </w:r>
      <w:r w:rsidR="004D7142" w:rsidRPr="00194727">
        <w:rPr>
          <w:highlight w:val="green"/>
        </w:rPr>
        <w:t xml:space="preserve"> lactation, they also produce </w:t>
      </w:r>
      <w:r w:rsidR="004E108E" w:rsidRPr="00194727">
        <w:rPr>
          <w:highlight w:val="green"/>
        </w:rPr>
        <w:t xml:space="preserve">an </w:t>
      </w:r>
      <w:r w:rsidR="00493538">
        <w:t>antibacterial oil, which a</w:t>
      </w:r>
      <w:r w:rsidR="004D7142">
        <w:t xml:space="preserve">dds </w:t>
      </w:r>
      <w:r w:rsidR="007038CF" w:rsidRPr="007038CF">
        <w:t>lubrication to protect the nipple from chafing</w:t>
      </w:r>
      <w:r w:rsidR="00066537">
        <w:t xml:space="preserve"> during breastfeeding</w:t>
      </w:r>
      <w:r w:rsidR="007038CF" w:rsidRPr="007038CF">
        <w:t>.</w:t>
      </w:r>
      <w:r w:rsidR="000C7917" w:rsidRPr="000C7917">
        <w:rPr>
          <w:vertAlign w:val="superscript"/>
        </w:rPr>
        <w:fldChar w:fldCharType="begin"/>
      </w:r>
      <w:r w:rsidR="000C7917" w:rsidRPr="000C7917">
        <w:rPr>
          <w:vertAlign w:val="superscript"/>
        </w:rPr>
        <w:instrText xml:space="preserve"> NOTEREF _Ref138942073 \h </w:instrText>
      </w:r>
      <w:r w:rsidR="000C7917">
        <w:rPr>
          <w:vertAlign w:val="superscript"/>
        </w:rPr>
        <w:instrText xml:space="preserve"> \* MERGEFORMAT </w:instrText>
      </w:r>
      <w:r w:rsidR="000C7917" w:rsidRPr="000C7917">
        <w:rPr>
          <w:vertAlign w:val="superscript"/>
        </w:rPr>
      </w:r>
      <w:r w:rsidR="000C7917" w:rsidRPr="000C7917">
        <w:rPr>
          <w:vertAlign w:val="superscript"/>
        </w:rPr>
        <w:fldChar w:fldCharType="separate"/>
      </w:r>
      <w:r w:rsidR="000C7917" w:rsidRPr="000C7917">
        <w:rPr>
          <w:vertAlign w:val="superscript"/>
        </w:rPr>
        <w:t>12</w:t>
      </w:r>
      <w:r w:rsidR="000C7917" w:rsidRPr="000C7917">
        <w:rPr>
          <w:vertAlign w:val="superscript"/>
        </w:rPr>
        <w:fldChar w:fldCharType="end"/>
      </w:r>
      <w:r w:rsidR="00BA334F">
        <w:t xml:space="preserve"> Figure </w:t>
      </w:r>
      <w:commentRangeStart w:id="10"/>
      <w:r w:rsidR="00BA334F">
        <w:t>1</w:t>
      </w:r>
      <w:commentRangeEnd w:id="10"/>
      <w:r w:rsidR="008F7120">
        <w:rPr>
          <w:rStyle w:val="CommentReference"/>
        </w:rPr>
        <w:commentReference w:id="10"/>
      </w:r>
      <w:r w:rsidR="00BA334F">
        <w:t xml:space="preserve"> shows the external and internal anatomy of the </w:t>
      </w:r>
      <w:r w:rsidR="009052A5">
        <w:t>breast and nipple-areolar complex.</w:t>
      </w:r>
      <w:r w:rsidR="000C7917" w:rsidRPr="000C7917">
        <w:rPr>
          <w:vertAlign w:val="superscript"/>
        </w:rPr>
        <w:fldChar w:fldCharType="begin"/>
      </w:r>
      <w:r w:rsidR="000C7917" w:rsidRPr="000C7917">
        <w:rPr>
          <w:vertAlign w:val="superscript"/>
        </w:rPr>
        <w:instrText xml:space="preserve"> NOTEREF _Ref138941941 \h </w:instrText>
      </w:r>
      <w:r w:rsidR="000C7917">
        <w:rPr>
          <w:vertAlign w:val="superscript"/>
        </w:rPr>
        <w:instrText xml:space="preserve"> \* MERGEFORMAT </w:instrText>
      </w:r>
      <w:r w:rsidR="000C7917" w:rsidRPr="000C7917">
        <w:rPr>
          <w:vertAlign w:val="superscript"/>
        </w:rPr>
      </w:r>
      <w:r w:rsidR="000C7917" w:rsidRPr="000C7917">
        <w:rPr>
          <w:vertAlign w:val="superscript"/>
        </w:rPr>
        <w:fldChar w:fldCharType="separate"/>
      </w:r>
      <w:r w:rsidR="000C7917" w:rsidRPr="000C7917">
        <w:rPr>
          <w:vertAlign w:val="superscript"/>
        </w:rPr>
        <w:t>9</w:t>
      </w:r>
      <w:r w:rsidR="000C7917" w:rsidRPr="000C7917">
        <w:rPr>
          <w:vertAlign w:val="superscript"/>
        </w:rPr>
        <w:fldChar w:fldCharType="end"/>
      </w:r>
      <w:r w:rsidR="000C7917" w:rsidRPr="000C7917">
        <w:rPr>
          <w:highlight w:val="yellow"/>
          <w:vertAlign w:val="superscript"/>
        </w:rPr>
        <w:t xml:space="preserve"> </w:t>
      </w:r>
    </w:p>
    <w:p w14:paraId="79399F46" w14:textId="77777777" w:rsidR="00EF06C5" w:rsidRDefault="00EF06C5" w:rsidP="002E4B85">
      <w:pPr>
        <w:spacing w:after="0" w:line="360" w:lineRule="auto"/>
        <w:sectPr w:rsidR="00EF06C5">
          <w:endnotePr>
            <w:numFmt w:val="decimal"/>
          </w:endnotePr>
          <w:pgSz w:w="12240" w:h="15840"/>
          <w:pgMar w:top="1440" w:right="1440" w:bottom="1440" w:left="1440" w:header="708" w:footer="708" w:gutter="0"/>
          <w:cols w:space="708"/>
          <w:docGrid w:linePitch="360"/>
        </w:sectPr>
      </w:pPr>
    </w:p>
    <w:p w14:paraId="4C8A0837" w14:textId="4CB8EAE1" w:rsidR="00146799" w:rsidRPr="005C087F" w:rsidRDefault="00991C72" w:rsidP="00146799">
      <w:pPr>
        <w:rPr>
          <w:sz w:val="18"/>
          <w:szCs w:val="18"/>
        </w:rPr>
      </w:pPr>
      <w:r>
        <w:rPr>
          <w:noProof/>
        </w:rPr>
        <w:drawing>
          <wp:anchor distT="0" distB="0" distL="114300" distR="114300" simplePos="0" relativeHeight="251639807" behindDoc="0" locked="0" layoutInCell="1" allowOverlap="1" wp14:anchorId="4CDD03B7" wp14:editId="0157EA1A">
            <wp:simplePos x="0" y="0"/>
            <wp:positionH relativeFrom="column">
              <wp:posOffset>200110</wp:posOffset>
            </wp:positionH>
            <wp:positionV relativeFrom="paragraph">
              <wp:posOffset>37070</wp:posOffset>
            </wp:positionV>
            <wp:extent cx="4087375" cy="2135946"/>
            <wp:effectExtent l="0" t="0" r="2540" b="0"/>
            <wp:wrapTopAndBottom/>
            <wp:docPr id="1961821772" name="Picture 1" descr="A diagram of a breas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21772" name="Picture 1" descr="A diagram of a breast&#10;&#10;Description automatically generated with low confidence"/>
                    <pic:cNvPicPr>
                      <a:picLocks noChangeAspect="1"/>
                    </pic:cNvPicPr>
                  </pic:nvPicPr>
                  <pic:blipFill rotWithShape="1">
                    <a:blip r:embed="rId15" cstate="print">
                      <a:extLst>
                        <a:ext uri="{28A0092B-C50C-407E-A947-70E740481C1C}">
                          <a14:useLocalDpi xmlns:a14="http://schemas.microsoft.com/office/drawing/2010/main" val="0"/>
                        </a:ext>
                      </a:extLst>
                    </a:blip>
                    <a:srcRect l="16128" t="554" r="15071" b="18645"/>
                    <a:stretch/>
                  </pic:blipFill>
                  <pic:spPr bwMode="auto">
                    <a:xfrm>
                      <a:off x="0" y="0"/>
                      <a:ext cx="4087375" cy="2135946"/>
                    </a:xfrm>
                    <a:prstGeom prst="rect">
                      <a:avLst/>
                    </a:prstGeom>
                    <a:ln>
                      <a:noFill/>
                    </a:ln>
                    <a:extLst>
                      <a:ext uri="{53640926-AAD7-44D8-BBD7-CCE9431645EC}">
                        <a14:shadowObscured xmlns:a14="http://schemas.microsoft.com/office/drawing/2010/main"/>
                      </a:ext>
                    </a:extLst>
                  </pic:spPr>
                </pic:pic>
              </a:graphicData>
            </a:graphic>
          </wp:anchor>
        </w:drawing>
      </w:r>
      <w:r w:rsidR="005A420B" w:rsidRPr="005C087F">
        <w:rPr>
          <w:sz w:val="18"/>
          <w:szCs w:val="18"/>
        </w:rPr>
        <w:t>Figure</w:t>
      </w:r>
      <w:r w:rsidR="005A420B">
        <w:rPr>
          <w:sz w:val="18"/>
          <w:szCs w:val="18"/>
        </w:rPr>
        <w:t xml:space="preserve"> 1: External and internal anatomy of the breast. Areolar glands are also called Montgomery’s glands. The alveoli in the lobules produce milk, which drains through ducts to the nipple. The lobules are supported by suspensory ligaments and surrounded by fat tissue.</w:t>
      </w:r>
      <w:r w:rsidR="005A420B" w:rsidRPr="00973561">
        <w:rPr>
          <w:sz w:val="18"/>
          <w:szCs w:val="18"/>
          <w:vertAlign w:val="superscript"/>
        </w:rPr>
        <w:fldChar w:fldCharType="begin"/>
      </w:r>
      <w:r w:rsidR="005A420B" w:rsidRPr="00973561">
        <w:rPr>
          <w:sz w:val="18"/>
          <w:szCs w:val="18"/>
          <w:vertAlign w:val="superscript"/>
        </w:rPr>
        <w:instrText xml:space="preserve"> NOTEREF _Ref138941941 \h </w:instrText>
      </w:r>
      <w:r w:rsidR="005A420B">
        <w:rPr>
          <w:sz w:val="18"/>
          <w:szCs w:val="18"/>
          <w:vertAlign w:val="superscript"/>
        </w:rPr>
        <w:instrText xml:space="preserve"> \* MERGEFORMAT </w:instrText>
      </w:r>
      <w:r w:rsidR="005A420B" w:rsidRPr="00973561">
        <w:rPr>
          <w:sz w:val="18"/>
          <w:szCs w:val="18"/>
          <w:vertAlign w:val="superscript"/>
        </w:rPr>
      </w:r>
      <w:r w:rsidR="005A420B" w:rsidRPr="00973561">
        <w:rPr>
          <w:sz w:val="18"/>
          <w:szCs w:val="18"/>
          <w:vertAlign w:val="superscript"/>
        </w:rPr>
        <w:fldChar w:fldCharType="separate"/>
      </w:r>
      <w:r w:rsidR="005A420B" w:rsidRPr="00973561">
        <w:rPr>
          <w:sz w:val="18"/>
          <w:szCs w:val="18"/>
          <w:vertAlign w:val="superscript"/>
        </w:rPr>
        <w:t>9</w:t>
      </w:r>
      <w:r w:rsidR="005A420B" w:rsidRPr="00973561">
        <w:rPr>
          <w:sz w:val="18"/>
          <w:szCs w:val="18"/>
          <w:vertAlign w:val="superscript"/>
        </w:rPr>
        <w:fldChar w:fldCharType="end"/>
      </w:r>
      <w:r w:rsidR="005A420B">
        <w:rPr>
          <w:sz w:val="18"/>
          <w:szCs w:val="18"/>
        </w:rPr>
        <w:t xml:space="preserve"> </w:t>
      </w:r>
    </w:p>
    <w:p w14:paraId="0F6724E9" w14:textId="105C8318" w:rsidR="00146799" w:rsidRDefault="00146799" w:rsidP="002E4B85">
      <w:pPr>
        <w:spacing w:after="0" w:line="360" w:lineRule="auto"/>
        <w:sectPr w:rsidR="00146799" w:rsidSect="00EF06C5">
          <w:endnotePr>
            <w:numFmt w:val="decimal"/>
          </w:endnotePr>
          <w:type w:val="continuous"/>
          <w:pgSz w:w="12240" w:h="15840"/>
          <w:pgMar w:top="1440" w:right="1440" w:bottom="1440" w:left="1440" w:header="708" w:footer="708" w:gutter="0"/>
          <w:cols w:space="708"/>
          <w:docGrid w:linePitch="360"/>
        </w:sectPr>
      </w:pPr>
    </w:p>
    <w:p w14:paraId="0326B2E8" w14:textId="151CD5B6" w:rsidR="007976F9" w:rsidRDefault="00770BB5" w:rsidP="002E4B85">
      <w:pPr>
        <w:spacing w:after="0" w:line="360" w:lineRule="auto"/>
      </w:pPr>
      <w:r>
        <w:t>Humans</w:t>
      </w:r>
      <w:r w:rsidR="00C16446">
        <w:t xml:space="preserve"> hav</w:t>
      </w:r>
      <w:r w:rsidR="00D95756">
        <w:t xml:space="preserve">e at least two nipples, but extra nipples (polythelia) can </w:t>
      </w:r>
      <w:r w:rsidR="00E53C67" w:rsidRPr="00F43671">
        <w:t xml:space="preserve">develop </w:t>
      </w:r>
      <w:r w:rsidR="00F43671" w:rsidRPr="00F43671">
        <w:t>anywhere along the milk line</w:t>
      </w:r>
      <w:r w:rsidR="007865ED">
        <w:t>,</w:t>
      </w:r>
      <w:r w:rsidR="00F43671" w:rsidRPr="00F43671">
        <w:t xml:space="preserve"> from the axilla to the groin.</w:t>
      </w:r>
      <w:r w:rsidR="00830DCC" w:rsidRPr="00830DCC">
        <w:rPr>
          <w:vertAlign w:val="superscript"/>
        </w:rPr>
        <w:fldChar w:fldCharType="begin"/>
      </w:r>
      <w:r w:rsidR="00830DCC" w:rsidRPr="00830DCC">
        <w:rPr>
          <w:vertAlign w:val="superscript"/>
        </w:rPr>
        <w:instrText xml:space="preserve"> NOTEREF _Ref138942073 \h </w:instrText>
      </w:r>
      <w:r w:rsidR="00830DCC">
        <w:rPr>
          <w:vertAlign w:val="superscript"/>
        </w:rPr>
        <w:instrText xml:space="preserve"> \* MERGEFORMAT </w:instrText>
      </w:r>
      <w:r w:rsidR="00830DCC" w:rsidRPr="00830DCC">
        <w:rPr>
          <w:vertAlign w:val="superscript"/>
        </w:rPr>
      </w:r>
      <w:r w:rsidR="00830DCC" w:rsidRPr="00830DCC">
        <w:rPr>
          <w:vertAlign w:val="superscript"/>
        </w:rPr>
        <w:fldChar w:fldCharType="separate"/>
      </w:r>
      <w:r w:rsidR="00830DCC" w:rsidRPr="00830DCC">
        <w:rPr>
          <w:vertAlign w:val="superscript"/>
        </w:rPr>
        <w:t>12</w:t>
      </w:r>
      <w:r w:rsidR="00830DCC" w:rsidRPr="00830DCC">
        <w:rPr>
          <w:vertAlign w:val="superscript"/>
        </w:rPr>
        <w:fldChar w:fldCharType="end"/>
      </w:r>
      <w:r w:rsidR="00F43671">
        <w:t xml:space="preserve"> Most accessory nipples are inactive, but </w:t>
      </w:r>
      <w:r w:rsidR="00CE4A77">
        <w:t xml:space="preserve">if </w:t>
      </w:r>
      <w:proofErr w:type="spellStart"/>
      <w:r w:rsidR="00F7215D">
        <w:t>fibroglandular</w:t>
      </w:r>
      <w:proofErr w:type="spellEnd"/>
      <w:r w:rsidR="00F7215D">
        <w:t xml:space="preserve"> </w:t>
      </w:r>
      <w:r>
        <w:t>breast tissue is</w:t>
      </w:r>
      <w:r w:rsidR="00CE4A77">
        <w:t xml:space="preserve"> </w:t>
      </w:r>
      <w:r w:rsidR="00F7215D">
        <w:t xml:space="preserve">present </w:t>
      </w:r>
      <w:r w:rsidR="00CE4A77">
        <w:t>beneath the nipple, lactation and mastitis can occur.</w:t>
      </w:r>
      <w:r w:rsidR="00830DCC" w:rsidRPr="00830DCC">
        <w:rPr>
          <w:vertAlign w:val="superscript"/>
        </w:rPr>
        <w:fldChar w:fldCharType="begin"/>
      </w:r>
      <w:r w:rsidR="00830DCC" w:rsidRPr="00830DCC">
        <w:rPr>
          <w:vertAlign w:val="superscript"/>
        </w:rPr>
        <w:instrText xml:space="preserve"> NOTEREF _Ref138942073 \h </w:instrText>
      </w:r>
      <w:r w:rsidR="00830DCC">
        <w:rPr>
          <w:vertAlign w:val="superscript"/>
        </w:rPr>
        <w:instrText xml:space="preserve"> \* MERGEFORMAT </w:instrText>
      </w:r>
      <w:r w:rsidR="00830DCC" w:rsidRPr="00830DCC">
        <w:rPr>
          <w:vertAlign w:val="superscript"/>
        </w:rPr>
      </w:r>
      <w:r w:rsidR="00830DCC" w:rsidRPr="00830DCC">
        <w:rPr>
          <w:vertAlign w:val="superscript"/>
        </w:rPr>
        <w:fldChar w:fldCharType="separate"/>
      </w:r>
      <w:r w:rsidR="00830DCC" w:rsidRPr="00830DCC">
        <w:rPr>
          <w:vertAlign w:val="superscript"/>
        </w:rPr>
        <w:t>12</w:t>
      </w:r>
      <w:r w:rsidR="00830DCC" w:rsidRPr="00830DCC">
        <w:rPr>
          <w:vertAlign w:val="superscript"/>
        </w:rPr>
        <w:fldChar w:fldCharType="end"/>
      </w:r>
      <w:r w:rsidR="00F43671" w:rsidRPr="00F43671">
        <w:t xml:space="preserve"> </w:t>
      </w:r>
      <w:r w:rsidR="00CE4A77">
        <w:t xml:space="preserve">Polythelia </w:t>
      </w:r>
      <w:r w:rsidR="00F27387" w:rsidRPr="00F43671">
        <w:t>is more commonly diagnosed in males at a rate of 1 in 18,</w:t>
      </w:r>
      <w:r w:rsidR="00E1258F">
        <w:t xml:space="preserve"> compared to</w:t>
      </w:r>
      <w:r w:rsidR="00F27387" w:rsidRPr="00F43671">
        <w:t xml:space="preserve"> only 1 in 50 females.</w:t>
      </w:r>
      <w:r w:rsidR="00830DCC" w:rsidRPr="00830DCC">
        <w:rPr>
          <w:vertAlign w:val="superscript"/>
        </w:rPr>
        <w:fldChar w:fldCharType="begin"/>
      </w:r>
      <w:r w:rsidR="00830DCC" w:rsidRPr="00830DCC">
        <w:rPr>
          <w:vertAlign w:val="superscript"/>
        </w:rPr>
        <w:instrText xml:space="preserve"> NOTEREF _Ref138942073 \h </w:instrText>
      </w:r>
      <w:r w:rsidR="00830DCC">
        <w:rPr>
          <w:vertAlign w:val="superscript"/>
        </w:rPr>
        <w:instrText xml:space="preserve"> \* MERGEFORMAT </w:instrText>
      </w:r>
      <w:r w:rsidR="00830DCC" w:rsidRPr="00830DCC">
        <w:rPr>
          <w:vertAlign w:val="superscript"/>
        </w:rPr>
      </w:r>
      <w:r w:rsidR="00830DCC" w:rsidRPr="00830DCC">
        <w:rPr>
          <w:vertAlign w:val="superscript"/>
        </w:rPr>
        <w:fldChar w:fldCharType="separate"/>
      </w:r>
      <w:r w:rsidR="00830DCC" w:rsidRPr="00830DCC">
        <w:rPr>
          <w:vertAlign w:val="superscript"/>
        </w:rPr>
        <w:t>12</w:t>
      </w:r>
      <w:r w:rsidR="00830DCC" w:rsidRPr="00830DCC">
        <w:rPr>
          <w:vertAlign w:val="superscript"/>
        </w:rPr>
        <w:fldChar w:fldCharType="end"/>
      </w:r>
      <w:r w:rsidR="00830DCC">
        <w:t xml:space="preserve"> </w:t>
      </w:r>
    </w:p>
    <w:p w14:paraId="72380719" w14:textId="77777777" w:rsidR="00300B6C" w:rsidRDefault="00300B6C" w:rsidP="00991C72">
      <w:pPr>
        <w:spacing w:after="0" w:line="360" w:lineRule="auto"/>
      </w:pPr>
    </w:p>
    <w:p w14:paraId="1F995387" w14:textId="77777777" w:rsidR="00300B6C" w:rsidRDefault="00D245BF" w:rsidP="002E4B85">
      <w:pPr>
        <w:spacing w:after="0" w:line="360" w:lineRule="auto"/>
        <w:rPr>
          <w:vertAlign w:val="superscript"/>
        </w:rPr>
      </w:pPr>
      <w:r>
        <w:t>Nipple inversion</w:t>
      </w:r>
      <w:r w:rsidR="00F956E3">
        <w:t xml:space="preserve">, </w:t>
      </w:r>
      <w:r w:rsidR="00882EBF">
        <w:t xml:space="preserve">when the entire nipple is pulled inward, </w:t>
      </w:r>
      <w:r>
        <w:t xml:space="preserve">can be </w:t>
      </w:r>
      <w:r w:rsidR="00882EBF">
        <w:t xml:space="preserve">a </w:t>
      </w:r>
      <w:r>
        <w:t>genetic</w:t>
      </w:r>
      <w:r w:rsidR="00882EBF">
        <w:t xml:space="preserve"> condition</w:t>
      </w:r>
      <w:r>
        <w:t xml:space="preserve"> or </w:t>
      </w:r>
      <w:r w:rsidR="00F956E3">
        <w:t xml:space="preserve">the result of pathology. Approximately </w:t>
      </w:r>
      <w:r w:rsidR="00DD17E7" w:rsidRPr="00DD17E7">
        <w:t>10</w:t>
      </w:r>
      <w:r w:rsidR="00042408">
        <w:t xml:space="preserve"> to </w:t>
      </w:r>
      <w:r w:rsidR="00DD17E7" w:rsidRPr="00DD17E7">
        <w:t>2</w:t>
      </w:r>
      <w:r w:rsidR="00042408">
        <w:t>0 percent</w:t>
      </w:r>
      <w:r w:rsidR="00DD17E7" w:rsidRPr="00DD17E7">
        <w:t xml:space="preserve"> of </w:t>
      </w:r>
      <w:r w:rsidR="00F956E3">
        <w:t>the population</w:t>
      </w:r>
      <w:r w:rsidR="00DD17E7" w:rsidRPr="00DD17E7">
        <w:t xml:space="preserve"> are born with nipple inversion</w:t>
      </w:r>
      <w:r w:rsidR="00882EBF">
        <w:t xml:space="preserve">, with </w:t>
      </w:r>
      <w:r w:rsidR="005A1563">
        <w:t>the most common causes being short ducts or a wide areolar muscle sphincter.</w:t>
      </w:r>
      <w:r w:rsidR="006F2F03" w:rsidRPr="006F2F03">
        <w:rPr>
          <w:vertAlign w:val="superscript"/>
        </w:rPr>
        <w:fldChar w:fldCharType="begin"/>
      </w:r>
      <w:r w:rsidR="006F2F03" w:rsidRPr="006F2F03">
        <w:rPr>
          <w:vertAlign w:val="superscript"/>
        </w:rPr>
        <w:instrText xml:space="preserve"> NOTEREF _Ref138942073 \h </w:instrText>
      </w:r>
      <w:r w:rsidR="006F2F03">
        <w:rPr>
          <w:vertAlign w:val="superscript"/>
        </w:rPr>
        <w:instrText xml:space="preserve"> \* MERGEFORMAT </w:instrText>
      </w:r>
      <w:r w:rsidR="006F2F03" w:rsidRPr="006F2F03">
        <w:rPr>
          <w:vertAlign w:val="superscript"/>
        </w:rPr>
      </w:r>
      <w:r w:rsidR="006F2F03" w:rsidRPr="006F2F03">
        <w:rPr>
          <w:vertAlign w:val="superscript"/>
        </w:rPr>
        <w:fldChar w:fldCharType="separate"/>
      </w:r>
      <w:r w:rsidR="006F2F03" w:rsidRPr="006F2F03">
        <w:rPr>
          <w:vertAlign w:val="superscript"/>
        </w:rPr>
        <w:t>12</w:t>
      </w:r>
      <w:r w:rsidR="006F2F03" w:rsidRPr="006F2F03">
        <w:rPr>
          <w:vertAlign w:val="superscript"/>
        </w:rPr>
        <w:fldChar w:fldCharType="end"/>
      </w:r>
      <w:r w:rsidR="005A1563" w:rsidRPr="006F2F03">
        <w:rPr>
          <w:vertAlign w:val="superscript"/>
        </w:rPr>
        <w:t xml:space="preserve"> </w:t>
      </w:r>
      <w:r w:rsidR="005A1563">
        <w:t>I</w:t>
      </w:r>
      <w:r w:rsidR="00154B41">
        <w:t xml:space="preserve">f </w:t>
      </w:r>
      <w:r w:rsidR="007865ED">
        <w:t>a pathology causes the inversion</w:t>
      </w:r>
      <w:r w:rsidR="005A1563">
        <w:t xml:space="preserve">, </w:t>
      </w:r>
      <w:r w:rsidR="00154B41">
        <w:t>it</w:t>
      </w:r>
      <w:r w:rsidR="005A1563">
        <w:t xml:space="preserve"> </w:t>
      </w:r>
      <w:r w:rsidR="00154B41">
        <w:t>can</w:t>
      </w:r>
      <w:r w:rsidR="005A1563">
        <w:t xml:space="preserve"> </w:t>
      </w:r>
      <w:r w:rsidR="007865ED">
        <w:t>occur</w:t>
      </w:r>
      <w:r w:rsidR="005A1563">
        <w:t xml:space="preserve"> gradually over a few years or rapidly in a few months. </w:t>
      </w:r>
      <w:r w:rsidR="00551433">
        <w:t>A rapid inversion of the nipple is more likely to be caused by a malignant pathology.</w:t>
      </w:r>
      <w:r w:rsidR="006F2F03" w:rsidRPr="006F2F03">
        <w:rPr>
          <w:vertAlign w:val="superscript"/>
        </w:rPr>
        <w:fldChar w:fldCharType="begin"/>
      </w:r>
      <w:r w:rsidR="006F2F03" w:rsidRPr="006F2F03">
        <w:rPr>
          <w:vertAlign w:val="superscript"/>
        </w:rPr>
        <w:instrText xml:space="preserve"> NOTEREF _Ref138942094 \h </w:instrText>
      </w:r>
      <w:r w:rsidR="006F2F03">
        <w:rPr>
          <w:vertAlign w:val="superscript"/>
        </w:rPr>
        <w:instrText xml:space="preserve"> \* MERGEFORMAT </w:instrText>
      </w:r>
      <w:r w:rsidR="006F2F03" w:rsidRPr="006F2F03">
        <w:rPr>
          <w:vertAlign w:val="superscript"/>
        </w:rPr>
      </w:r>
      <w:r w:rsidR="006F2F03" w:rsidRPr="006F2F03">
        <w:rPr>
          <w:vertAlign w:val="superscript"/>
        </w:rPr>
        <w:fldChar w:fldCharType="separate"/>
      </w:r>
      <w:r w:rsidR="006F2F03" w:rsidRPr="006F2F03">
        <w:rPr>
          <w:vertAlign w:val="superscript"/>
        </w:rPr>
        <w:t>11</w:t>
      </w:r>
      <w:r w:rsidR="006F2F03" w:rsidRPr="006F2F03">
        <w:rPr>
          <w:vertAlign w:val="superscript"/>
        </w:rPr>
        <w:fldChar w:fldCharType="end"/>
      </w:r>
      <w:r w:rsidR="006F2F03" w:rsidRPr="006F2F03">
        <w:rPr>
          <w:vertAlign w:val="superscript"/>
        </w:rPr>
        <w:t>,</w:t>
      </w:r>
      <w:r w:rsidR="006F2F03" w:rsidRPr="006F2F03">
        <w:rPr>
          <w:vertAlign w:val="superscript"/>
        </w:rPr>
        <w:fldChar w:fldCharType="begin"/>
      </w:r>
      <w:r w:rsidR="006F2F03" w:rsidRPr="006F2F03">
        <w:rPr>
          <w:vertAlign w:val="superscript"/>
        </w:rPr>
        <w:instrText xml:space="preserve"> NOTEREF _Ref138942073 \h </w:instrText>
      </w:r>
      <w:r w:rsidR="006F2F03">
        <w:rPr>
          <w:vertAlign w:val="superscript"/>
        </w:rPr>
        <w:instrText xml:space="preserve"> \* MERGEFORMAT </w:instrText>
      </w:r>
      <w:r w:rsidR="006F2F03" w:rsidRPr="006F2F03">
        <w:rPr>
          <w:vertAlign w:val="superscript"/>
        </w:rPr>
      </w:r>
      <w:r w:rsidR="006F2F03" w:rsidRPr="006F2F03">
        <w:rPr>
          <w:vertAlign w:val="superscript"/>
        </w:rPr>
        <w:fldChar w:fldCharType="separate"/>
      </w:r>
      <w:r w:rsidR="006F2F03" w:rsidRPr="006F2F03">
        <w:rPr>
          <w:vertAlign w:val="superscript"/>
        </w:rPr>
        <w:t>12</w:t>
      </w:r>
      <w:r w:rsidR="006F2F03" w:rsidRPr="006F2F03">
        <w:rPr>
          <w:vertAlign w:val="superscript"/>
        </w:rPr>
        <w:fldChar w:fldCharType="end"/>
      </w:r>
      <w:r w:rsidR="002609A8">
        <w:t xml:space="preserve"> </w:t>
      </w:r>
      <w:r w:rsidR="009647FA">
        <w:t>If the reason for the inver</w:t>
      </w:r>
      <w:r w:rsidR="007865ED">
        <w:t>sion</w:t>
      </w:r>
      <w:r w:rsidR="009647FA">
        <w:t xml:space="preserve"> is unknown or the inversion occurred rapidly, </w:t>
      </w:r>
      <w:r w:rsidR="00BC4334">
        <w:t xml:space="preserve">then additional </w:t>
      </w:r>
      <w:r w:rsidR="00FE0CF1">
        <w:t>imaging</w:t>
      </w:r>
      <w:r w:rsidR="006D15B5">
        <w:t>,</w:t>
      </w:r>
      <w:r w:rsidR="00FE0CF1">
        <w:t xml:space="preserve"> </w:t>
      </w:r>
      <w:r w:rsidR="004B39EF">
        <w:t>such as ultrasound o</w:t>
      </w:r>
      <w:r w:rsidR="006D15B5">
        <w:t>r</w:t>
      </w:r>
      <w:r w:rsidR="004B39EF">
        <w:t xml:space="preserve"> mammography with spot compression</w:t>
      </w:r>
      <w:r w:rsidR="00E00CEF">
        <w:t>,</w:t>
      </w:r>
      <w:r w:rsidR="004B39EF">
        <w:t xml:space="preserve"> </w:t>
      </w:r>
      <w:r w:rsidR="00FE0CF1">
        <w:t>may be</w:t>
      </w:r>
      <w:r w:rsidR="00BC4334">
        <w:t xml:space="preserve"> needed</w:t>
      </w:r>
      <w:r w:rsidR="00397C3D">
        <w:t>.</w:t>
      </w:r>
      <w:r w:rsidR="006F2F03" w:rsidRPr="006F2F03">
        <w:rPr>
          <w:vertAlign w:val="superscript"/>
        </w:rPr>
        <w:fldChar w:fldCharType="begin"/>
      </w:r>
      <w:r w:rsidR="006F2F03" w:rsidRPr="006F2F03">
        <w:rPr>
          <w:vertAlign w:val="superscript"/>
        </w:rPr>
        <w:instrText xml:space="preserve"> NOTEREF _Ref138942094 \h </w:instrText>
      </w:r>
      <w:r w:rsidR="006F2F03">
        <w:rPr>
          <w:vertAlign w:val="superscript"/>
        </w:rPr>
        <w:instrText xml:space="preserve"> \* MERGEFORMAT </w:instrText>
      </w:r>
      <w:r w:rsidR="006F2F03" w:rsidRPr="006F2F03">
        <w:rPr>
          <w:vertAlign w:val="superscript"/>
        </w:rPr>
      </w:r>
      <w:r w:rsidR="006F2F03" w:rsidRPr="006F2F03">
        <w:rPr>
          <w:vertAlign w:val="superscript"/>
        </w:rPr>
        <w:fldChar w:fldCharType="separate"/>
      </w:r>
      <w:r w:rsidR="006F2F03" w:rsidRPr="006F2F03">
        <w:rPr>
          <w:vertAlign w:val="superscript"/>
        </w:rPr>
        <w:t>11</w:t>
      </w:r>
      <w:r w:rsidR="006F2F03" w:rsidRPr="006F2F03">
        <w:rPr>
          <w:vertAlign w:val="superscript"/>
        </w:rPr>
        <w:fldChar w:fldCharType="end"/>
      </w:r>
    </w:p>
    <w:p w14:paraId="3908F254" w14:textId="77777777" w:rsidR="00300B6C" w:rsidRDefault="00300B6C" w:rsidP="00300B6C">
      <w:pPr>
        <w:spacing w:after="0" w:line="360" w:lineRule="auto"/>
        <w:sectPr w:rsidR="00300B6C" w:rsidSect="00EF06C5">
          <w:endnotePr>
            <w:numFmt w:val="decimal"/>
          </w:endnotePr>
          <w:type w:val="continuous"/>
          <w:pgSz w:w="12240" w:h="15840"/>
          <w:pgMar w:top="1440" w:right="1440" w:bottom="1440" w:left="1440" w:header="708" w:footer="708" w:gutter="0"/>
          <w:cols w:space="708"/>
          <w:docGrid w:linePitch="360"/>
        </w:sectPr>
      </w:pPr>
    </w:p>
    <w:p w14:paraId="572504DF" w14:textId="60A64971" w:rsidR="00300B6C" w:rsidRDefault="00300B6C" w:rsidP="00300B6C">
      <w:pPr>
        <w:spacing w:after="0" w:line="360" w:lineRule="auto"/>
        <w:rPr>
          <w:b/>
          <w:bCs/>
        </w:rPr>
      </w:pPr>
      <w:r>
        <w:rPr>
          <w:b/>
          <w:bCs/>
          <w:noProof/>
        </w:rPr>
        <w:lastRenderedPageBreak/>
        <w:drawing>
          <wp:anchor distT="0" distB="0" distL="114300" distR="114300" simplePos="0" relativeHeight="251642880" behindDoc="0" locked="0" layoutInCell="1" allowOverlap="1" wp14:anchorId="30DEB45D" wp14:editId="24BC9F7E">
            <wp:simplePos x="0" y="0"/>
            <wp:positionH relativeFrom="column">
              <wp:posOffset>62106</wp:posOffset>
            </wp:positionH>
            <wp:positionV relativeFrom="paragraph">
              <wp:posOffset>85132</wp:posOffset>
            </wp:positionV>
            <wp:extent cx="2409104" cy="3596526"/>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9104" cy="3596526"/>
                    </a:xfrm>
                    <a:prstGeom prst="rect">
                      <a:avLst/>
                    </a:prstGeom>
                    <a:noFill/>
                    <a:ln>
                      <a:noFill/>
                    </a:ln>
                  </pic:spPr>
                </pic:pic>
              </a:graphicData>
            </a:graphic>
          </wp:anchor>
        </w:drawing>
      </w:r>
    </w:p>
    <w:p w14:paraId="717803F6" w14:textId="4F1E8377" w:rsidR="00300B6C" w:rsidRDefault="00300B6C" w:rsidP="00300B6C">
      <w:pPr>
        <w:spacing w:after="0" w:line="360" w:lineRule="auto"/>
        <w:rPr>
          <w:b/>
          <w:bCs/>
        </w:rPr>
      </w:pPr>
    </w:p>
    <w:p w14:paraId="5065A376" w14:textId="70614BF8" w:rsidR="00300B6C" w:rsidRDefault="00300B6C" w:rsidP="00300B6C">
      <w:pPr>
        <w:spacing w:after="0" w:line="360" w:lineRule="auto"/>
        <w:rPr>
          <w:b/>
          <w:bCs/>
        </w:rPr>
      </w:pPr>
    </w:p>
    <w:p w14:paraId="5965A438" w14:textId="078E14F3" w:rsidR="00300B6C" w:rsidRDefault="00300B6C" w:rsidP="00300B6C">
      <w:pPr>
        <w:spacing w:after="0" w:line="360" w:lineRule="auto"/>
        <w:rPr>
          <w:b/>
          <w:bCs/>
        </w:rPr>
      </w:pPr>
    </w:p>
    <w:p w14:paraId="44E09E03" w14:textId="7A0AEBF3" w:rsidR="00300B6C" w:rsidRDefault="00300B6C" w:rsidP="00300B6C">
      <w:pPr>
        <w:spacing w:after="0" w:line="360" w:lineRule="auto"/>
        <w:rPr>
          <w:b/>
          <w:bCs/>
        </w:rPr>
      </w:pPr>
    </w:p>
    <w:p w14:paraId="31DF36B0" w14:textId="189FC9CA" w:rsidR="00300B6C" w:rsidRDefault="00300B6C" w:rsidP="00300B6C">
      <w:pPr>
        <w:spacing w:after="0" w:line="360" w:lineRule="auto"/>
        <w:rPr>
          <w:b/>
          <w:bCs/>
        </w:rPr>
      </w:pPr>
    </w:p>
    <w:p w14:paraId="3C271938" w14:textId="4477C49F" w:rsidR="00300B6C" w:rsidRDefault="00300B6C" w:rsidP="00300B6C">
      <w:pPr>
        <w:spacing w:after="0" w:line="360" w:lineRule="auto"/>
        <w:rPr>
          <w:b/>
          <w:bCs/>
        </w:rPr>
      </w:pPr>
    </w:p>
    <w:p w14:paraId="03A71E2D" w14:textId="77777777" w:rsidR="00300B6C" w:rsidRDefault="00300B6C" w:rsidP="00300B6C">
      <w:pPr>
        <w:spacing w:after="0" w:line="360" w:lineRule="auto"/>
        <w:rPr>
          <w:b/>
          <w:bCs/>
        </w:rPr>
      </w:pPr>
    </w:p>
    <w:p w14:paraId="18FCEA34" w14:textId="77777777" w:rsidR="00300B6C" w:rsidRDefault="00300B6C" w:rsidP="00300B6C">
      <w:pPr>
        <w:spacing w:after="0" w:line="360" w:lineRule="auto"/>
        <w:rPr>
          <w:b/>
          <w:bCs/>
        </w:rPr>
      </w:pPr>
    </w:p>
    <w:p w14:paraId="6CB14288" w14:textId="77777777" w:rsidR="00300B6C" w:rsidRDefault="00300B6C" w:rsidP="00300B6C">
      <w:pPr>
        <w:spacing w:after="0" w:line="360" w:lineRule="auto"/>
        <w:rPr>
          <w:b/>
          <w:bCs/>
        </w:rPr>
      </w:pPr>
    </w:p>
    <w:p w14:paraId="5B131E21" w14:textId="77777777" w:rsidR="00300B6C" w:rsidRDefault="00300B6C" w:rsidP="00300B6C">
      <w:pPr>
        <w:spacing w:after="0" w:line="360" w:lineRule="auto"/>
        <w:rPr>
          <w:b/>
          <w:bCs/>
        </w:rPr>
      </w:pPr>
    </w:p>
    <w:p w14:paraId="3C4B4EA8" w14:textId="77777777" w:rsidR="00300B6C" w:rsidRDefault="00300B6C" w:rsidP="00300B6C">
      <w:pPr>
        <w:spacing w:after="0" w:line="360" w:lineRule="auto"/>
        <w:rPr>
          <w:b/>
          <w:bCs/>
        </w:rPr>
      </w:pPr>
    </w:p>
    <w:p w14:paraId="3FB81BC0" w14:textId="77777777" w:rsidR="00300B6C" w:rsidRDefault="00300B6C" w:rsidP="00300B6C">
      <w:pPr>
        <w:spacing w:after="0" w:line="360" w:lineRule="auto"/>
        <w:rPr>
          <w:b/>
          <w:bCs/>
        </w:rPr>
      </w:pPr>
    </w:p>
    <w:p w14:paraId="71785188" w14:textId="77777777" w:rsidR="00300B6C" w:rsidRDefault="00300B6C" w:rsidP="00300B6C">
      <w:pPr>
        <w:spacing w:after="0" w:line="360" w:lineRule="auto"/>
        <w:rPr>
          <w:b/>
          <w:bCs/>
        </w:rPr>
      </w:pPr>
    </w:p>
    <w:p w14:paraId="08A51561" w14:textId="4EF628E0" w:rsidR="00300B6C" w:rsidRDefault="00300B6C" w:rsidP="00300B6C">
      <w:pPr>
        <w:spacing w:after="0" w:line="360" w:lineRule="auto"/>
        <w:rPr>
          <w:b/>
          <w:bCs/>
        </w:rPr>
      </w:pPr>
    </w:p>
    <w:p w14:paraId="3071955B" w14:textId="77777777" w:rsidR="00300B6C" w:rsidRPr="005C087F" w:rsidRDefault="00300B6C" w:rsidP="00300B6C">
      <w:pPr>
        <w:rPr>
          <w:sz w:val="18"/>
          <w:szCs w:val="18"/>
        </w:rPr>
      </w:pPr>
      <w:r w:rsidRPr="005C087F">
        <w:rPr>
          <w:sz w:val="18"/>
          <w:szCs w:val="18"/>
        </w:rPr>
        <w:t>Figure</w:t>
      </w:r>
      <w:r>
        <w:rPr>
          <w:sz w:val="18"/>
          <w:szCs w:val="18"/>
        </w:rPr>
        <w:t xml:space="preserve"> 2: Illustrations of visible and palpable breast changes that may suggest possible pathologies.</w:t>
      </w:r>
      <w:r w:rsidRPr="00F12D58">
        <w:rPr>
          <w:sz w:val="18"/>
          <w:szCs w:val="18"/>
          <w:vertAlign w:val="superscript"/>
        </w:rPr>
        <w:fldChar w:fldCharType="begin"/>
      </w:r>
      <w:r w:rsidRPr="00F12D58">
        <w:rPr>
          <w:sz w:val="18"/>
          <w:szCs w:val="18"/>
          <w:vertAlign w:val="superscript"/>
        </w:rPr>
        <w:instrText xml:space="preserve"> NOTEREF _Ref138942493 \h </w:instrText>
      </w:r>
      <w:r>
        <w:rPr>
          <w:sz w:val="18"/>
          <w:szCs w:val="18"/>
          <w:vertAlign w:val="superscript"/>
        </w:rPr>
        <w:instrText xml:space="preserve"> \* MERGEFORMAT </w:instrText>
      </w:r>
      <w:r w:rsidRPr="00F12D58">
        <w:rPr>
          <w:sz w:val="18"/>
          <w:szCs w:val="18"/>
          <w:vertAlign w:val="superscript"/>
        </w:rPr>
      </w:r>
      <w:r w:rsidRPr="00F12D58">
        <w:rPr>
          <w:sz w:val="18"/>
          <w:szCs w:val="18"/>
          <w:vertAlign w:val="superscript"/>
        </w:rPr>
        <w:fldChar w:fldCharType="separate"/>
      </w:r>
      <w:r w:rsidRPr="00F12D58">
        <w:rPr>
          <w:sz w:val="18"/>
          <w:szCs w:val="18"/>
          <w:vertAlign w:val="superscript"/>
        </w:rPr>
        <w:t>14</w:t>
      </w:r>
      <w:r w:rsidRPr="00F12D58">
        <w:rPr>
          <w:sz w:val="18"/>
          <w:szCs w:val="18"/>
          <w:vertAlign w:val="superscript"/>
        </w:rPr>
        <w:fldChar w:fldCharType="end"/>
      </w:r>
    </w:p>
    <w:p w14:paraId="2FB57CE6" w14:textId="77777777" w:rsidR="00300B6C" w:rsidRDefault="00300B6C" w:rsidP="00300B6C">
      <w:pPr>
        <w:spacing w:after="0" w:line="360" w:lineRule="auto"/>
        <w:rPr>
          <w:b/>
          <w:bCs/>
        </w:rPr>
      </w:pPr>
    </w:p>
    <w:p w14:paraId="51C1EC3F" w14:textId="77777777" w:rsidR="00300B6C" w:rsidRDefault="00300B6C" w:rsidP="00300B6C">
      <w:pPr>
        <w:spacing w:after="0" w:line="360" w:lineRule="auto"/>
        <w:rPr>
          <w:b/>
          <w:bCs/>
        </w:rPr>
        <w:sectPr w:rsidR="00300B6C" w:rsidSect="00300B6C">
          <w:endnotePr>
            <w:numFmt w:val="decimal"/>
          </w:endnotePr>
          <w:pgSz w:w="12240" w:h="15840"/>
          <w:pgMar w:top="1440" w:right="1440" w:bottom="1440" w:left="1440" w:header="708" w:footer="708" w:gutter="0"/>
          <w:cols w:space="708"/>
          <w:docGrid w:linePitch="360"/>
        </w:sectPr>
      </w:pPr>
    </w:p>
    <w:p w14:paraId="2A46AE83" w14:textId="013C77A8" w:rsidR="00FE0CF1" w:rsidRDefault="008A5F2C" w:rsidP="00991C72">
      <w:pPr>
        <w:pStyle w:val="Heading2"/>
      </w:pPr>
      <w:r w:rsidRPr="00461FF6">
        <w:t>Physical Breast Changes</w:t>
      </w:r>
      <w:r w:rsidR="00461FF6" w:rsidRPr="00461FF6">
        <w:t xml:space="preserve"> of Concern</w:t>
      </w:r>
    </w:p>
    <w:p w14:paraId="6A45175D" w14:textId="3914D3A5" w:rsidR="0049729A" w:rsidRDefault="00FE0CF1" w:rsidP="00991C72">
      <w:pPr>
        <w:spacing w:after="0" w:line="360" w:lineRule="auto"/>
      </w:pPr>
      <w:r>
        <w:t xml:space="preserve">In addition to nipple inversion, </w:t>
      </w:r>
      <w:r w:rsidR="00F35C81">
        <w:t>many other physical breast changes can</w:t>
      </w:r>
      <w:r>
        <w:t xml:space="preserve"> indicate a potential pathology.</w:t>
      </w:r>
      <w:r w:rsidR="007A5222">
        <w:t xml:space="preserve"> </w:t>
      </w:r>
      <w:r w:rsidR="005F1593">
        <w:t xml:space="preserve">Patients often </w:t>
      </w:r>
      <w:r w:rsidR="009A5B32">
        <w:t>visit their family doctor</w:t>
      </w:r>
      <w:r w:rsidR="005F1593">
        <w:t xml:space="preserve"> when </w:t>
      </w:r>
      <w:r w:rsidR="009A5B32">
        <w:t xml:space="preserve">they observe a </w:t>
      </w:r>
      <w:r w:rsidR="00A503A2">
        <w:t>change and</w:t>
      </w:r>
      <w:r w:rsidR="009A5B32">
        <w:t xml:space="preserve"> are then </w:t>
      </w:r>
      <w:r w:rsidR="00350293">
        <w:t>referred to have a diagnostic mammogram.</w:t>
      </w:r>
      <w:r w:rsidR="007A5222">
        <w:t xml:space="preserve"> </w:t>
      </w:r>
      <w:r w:rsidR="00555DC4">
        <w:t>Common</w:t>
      </w:r>
      <w:r w:rsidR="0049729A">
        <w:t xml:space="preserve"> changes to the breast that may indicate an early sign of breast cancer are</w:t>
      </w:r>
      <w:r w:rsidR="009E1B28">
        <w:t xml:space="preserve"> shown in Figure </w:t>
      </w:r>
      <w:r w:rsidR="00C41EB0">
        <w:t xml:space="preserve">2 </w:t>
      </w:r>
      <w:r w:rsidR="00555DC4">
        <w:t>and listed below.</w:t>
      </w:r>
      <w:r w:rsidR="00E07FE9" w:rsidRPr="00F12D58">
        <w:rPr>
          <w:rStyle w:val="EndnoteReference"/>
        </w:rPr>
        <w:endnoteReference w:id="13"/>
      </w:r>
      <w:r w:rsidR="000D1D3C" w:rsidRPr="00F12D58">
        <w:rPr>
          <w:vertAlign w:val="superscript"/>
        </w:rPr>
        <w:t>,</w:t>
      </w:r>
      <w:bookmarkStart w:id="11" w:name="_Ref138942493"/>
      <w:r w:rsidR="000D1D3C">
        <w:rPr>
          <w:rStyle w:val="EndnoteReference"/>
        </w:rPr>
        <w:endnoteReference w:id="14"/>
      </w:r>
      <w:bookmarkEnd w:id="11"/>
    </w:p>
    <w:p w14:paraId="779E4630" w14:textId="06A9A62A" w:rsidR="0049729A" w:rsidRDefault="0049729A" w:rsidP="00991C72">
      <w:pPr>
        <w:pStyle w:val="ListParagraph"/>
        <w:numPr>
          <w:ilvl w:val="0"/>
          <w:numId w:val="10"/>
        </w:numPr>
        <w:spacing w:after="0" w:line="360" w:lineRule="auto"/>
      </w:pPr>
      <w:r>
        <w:t xml:space="preserve">Swelling or change in size, </w:t>
      </w:r>
      <w:r w:rsidR="002A0034">
        <w:t>shape,</w:t>
      </w:r>
      <w:r>
        <w:t xml:space="preserve"> or color of the breast</w:t>
      </w:r>
    </w:p>
    <w:p w14:paraId="0DF7A5DD" w14:textId="212DB891" w:rsidR="0049729A" w:rsidRDefault="0049729A" w:rsidP="00991C72">
      <w:pPr>
        <w:pStyle w:val="ListParagraph"/>
        <w:numPr>
          <w:ilvl w:val="0"/>
          <w:numId w:val="10"/>
        </w:numPr>
        <w:spacing w:after="0" w:line="360" w:lineRule="auto"/>
      </w:pPr>
      <w:r>
        <w:t>General pain in any area</w:t>
      </w:r>
    </w:p>
    <w:p w14:paraId="70A2BDAA" w14:textId="3C93BD33" w:rsidR="0049729A" w:rsidRDefault="0049729A" w:rsidP="00991C72">
      <w:pPr>
        <w:pStyle w:val="ListParagraph"/>
        <w:numPr>
          <w:ilvl w:val="0"/>
          <w:numId w:val="10"/>
        </w:numPr>
        <w:spacing w:after="0" w:line="360" w:lineRule="auto"/>
      </w:pPr>
      <w:r>
        <w:t>Palpable lump in the breast or axilla</w:t>
      </w:r>
    </w:p>
    <w:p w14:paraId="2E530D4F" w14:textId="121CE99B" w:rsidR="0049729A" w:rsidRDefault="0049729A" w:rsidP="00991C72">
      <w:pPr>
        <w:pStyle w:val="ListParagraph"/>
        <w:numPr>
          <w:ilvl w:val="0"/>
          <w:numId w:val="10"/>
        </w:numPr>
        <w:spacing w:after="0" w:line="360" w:lineRule="auto"/>
      </w:pPr>
      <w:r>
        <w:t xml:space="preserve">Thickening, </w:t>
      </w:r>
      <w:r w:rsidR="002A0034">
        <w:t>redness,</w:t>
      </w:r>
      <w:r>
        <w:t xml:space="preserve"> or irritation of the skin</w:t>
      </w:r>
    </w:p>
    <w:p w14:paraId="131C54F9" w14:textId="0B932CCE" w:rsidR="00233458" w:rsidRDefault="00233458" w:rsidP="00991C72">
      <w:pPr>
        <w:pStyle w:val="ListParagraph"/>
        <w:numPr>
          <w:ilvl w:val="0"/>
          <w:numId w:val="10"/>
        </w:numPr>
        <w:spacing w:after="0" w:line="360" w:lineRule="auto"/>
      </w:pPr>
      <w:r>
        <w:t xml:space="preserve">An area of </w:t>
      </w:r>
      <w:r w:rsidR="00647B23">
        <w:t>increased temperature</w:t>
      </w:r>
    </w:p>
    <w:p w14:paraId="43324E90" w14:textId="5B161AFD" w:rsidR="0049729A" w:rsidRDefault="0049729A" w:rsidP="00991C72">
      <w:pPr>
        <w:pStyle w:val="ListParagraph"/>
        <w:numPr>
          <w:ilvl w:val="0"/>
          <w:numId w:val="10"/>
        </w:numPr>
        <w:spacing w:after="0" w:line="360" w:lineRule="auto"/>
      </w:pPr>
      <w:r>
        <w:t>Dimpling or pitting of the skin like an orange</w:t>
      </w:r>
    </w:p>
    <w:p w14:paraId="7BFCD35C" w14:textId="220153DB" w:rsidR="0049729A" w:rsidRDefault="0049729A" w:rsidP="00991C72">
      <w:pPr>
        <w:pStyle w:val="ListParagraph"/>
        <w:numPr>
          <w:ilvl w:val="0"/>
          <w:numId w:val="10"/>
        </w:numPr>
        <w:spacing w:after="0" w:line="360" w:lineRule="auto"/>
      </w:pPr>
      <w:r>
        <w:t>Nipple discharge other than milk</w:t>
      </w:r>
    </w:p>
    <w:p w14:paraId="2D456397" w14:textId="68097705" w:rsidR="0049729A" w:rsidRPr="00AA05C6" w:rsidRDefault="0049729A" w:rsidP="00991C72">
      <w:pPr>
        <w:pStyle w:val="ListParagraph"/>
        <w:numPr>
          <w:ilvl w:val="0"/>
          <w:numId w:val="10"/>
        </w:numPr>
        <w:spacing w:after="0" w:line="360" w:lineRule="auto"/>
      </w:pPr>
      <w:r>
        <w:t>Change in nipple appearance</w:t>
      </w:r>
    </w:p>
    <w:p w14:paraId="47C817F0" w14:textId="2C744002" w:rsidR="009C4E81" w:rsidRDefault="009C4E81" w:rsidP="00991C72">
      <w:pPr>
        <w:spacing w:after="0" w:line="360" w:lineRule="auto"/>
      </w:pPr>
    </w:p>
    <w:p w14:paraId="35FEE541" w14:textId="77777777" w:rsidR="00EA7765" w:rsidRDefault="00EA7765" w:rsidP="00991C72">
      <w:pPr>
        <w:spacing w:after="0" w:line="360" w:lineRule="auto"/>
      </w:pPr>
    </w:p>
    <w:p w14:paraId="624B3C36" w14:textId="032EFFDF" w:rsidR="009C4E81" w:rsidRDefault="009C4E81" w:rsidP="00991C72">
      <w:pPr>
        <w:pStyle w:val="Heading2"/>
      </w:pPr>
      <w:r w:rsidRPr="000F1857">
        <w:lastRenderedPageBreak/>
        <w:t>Loca</w:t>
      </w:r>
      <w:r w:rsidR="00B20F4B">
        <w:t>liza</w:t>
      </w:r>
      <w:r w:rsidRPr="000F1857">
        <w:t>tion Terminology</w:t>
      </w:r>
    </w:p>
    <w:p w14:paraId="54F3E844" w14:textId="65A47267" w:rsidR="00C924DD" w:rsidRDefault="00C924DD" w:rsidP="002E4B85">
      <w:pPr>
        <w:spacing w:after="0" w:line="360" w:lineRule="auto"/>
      </w:pPr>
      <w:r w:rsidRPr="00C924DD">
        <w:t xml:space="preserve">A </w:t>
      </w:r>
      <w:r w:rsidR="00E00CEF">
        <w:t>significant</w:t>
      </w:r>
      <w:r w:rsidRPr="00C924DD">
        <w:t xml:space="preserve"> challenge in achieving an accurate, timely diagnosis </w:t>
      </w:r>
      <w:r w:rsidR="00DD6347">
        <w:t xml:space="preserve">of breast cancer </w:t>
      </w:r>
      <w:r w:rsidRPr="00C924DD">
        <w:t xml:space="preserve">often lies in </w:t>
      </w:r>
      <w:r w:rsidR="00DD6347">
        <w:t>correlating the areas</w:t>
      </w:r>
      <w:r w:rsidRPr="00C924DD">
        <w:t xml:space="preserve"> of abnormalities observed through physical or visual examination </w:t>
      </w:r>
      <w:r w:rsidR="00DD6347">
        <w:t>to</w:t>
      </w:r>
      <w:r w:rsidRPr="00C924DD">
        <w:t xml:space="preserve"> </w:t>
      </w:r>
      <w:r w:rsidR="00DD6347">
        <w:t xml:space="preserve">what is seen in </w:t>
      </w:r>
      <w:r w:rsidRPr="00C924DD">
        <w:t>diagnostic images.</w:t>
      </w:r>
      <w:bookmarkStart w:id="12" w:name="_Ref138942847"/>
      <w:r w:rsidR="00F12D58">
        <w:rPr>
          <w:rStyle w:val="EndnoteReference"/>
        </w:rPr>
        <w:endnoteReference w:id="15"/>
      </w:r>
      <w:bookmarkEnd w:id="12"/>
      <w:r w:rsidR="00F12D58" w:rsidRPr="00C924DD">
        <w:t xml:space="preserve"> </w:t>
      </w:r>
    </w:p>
    <w:p w14:paraId="041860A8" w14:textId="77777777" w:rsidR="00146799" w:rsidRPr="00C924DD" w:rsidRDefault="00146799" w:rsidP="00146799">
      <w:pPr>
        <w:spacing w:after="0" w:line="360" w:lineRule="auto"/>
      </w:pPr>
    </w:p>
    <w:p w14:paraId="3D82EA4B" w14:textId="77777777" w:rsidR="00146799" w:rsidRDefault="00C460D9" w:rsidP="002E4B85">
      <w:pPr>
        <w:spacing w:after="0" w:line="360" w:lineRule="auto"/>
      </w:pPr>
      <w:r w:rsidRPr="00C460D9">
        <w:t>There are multiple methods to relay anatomical information for loca</w:t>
      </w:r>
      <w:r w:rsidR="001A0C4B">
        <w:t>t</w:t>
      </w:r>
      <w:r w:rsidRPr="00C460D9">
        <w:t>ing an area of the breast. The broadest loca</w:t>
      </w:r>
      <w:r w:rsidR="00800E0A">
        <w:t>liza</w:t>
      </w:r>
      <w:r w:rsidRPr="00C460D9">
        <w:t>tion method divides the breast into four quadrants – upper inner, upper outer, lower inner, and lower outer</w:t>
      </w:r>
      <w:r w:rsidR="00FC168B">
        <w:t xml:space="preserve"> quadrants</w:t>
      </w:r>
      <w:r w:rsidRPr="00C460D9">
        <w:t xml:space="preserve">. </w:t>
      </w:r>
      <w:r w:rsidRPr="00A02460">
        <w:rPr>
          <w:highlight w:val="green"/>
        </w:rPr>
        <w:t xml:space="preserve">The axillary tail of Spence and </w:t>
      </w:r>
      <w:proofErr w:type="gramStart"/>
      <w:r w:rsidRPr="00A02460">
        <w:rPr>
          <w:highlight w:val="green"/>
        </w:rPr>
        <w:t>the majority of</w:t>
      </w:r>
      <w:proofErr w:type="gramEnd"/>
      <w:r w:rsidRPr="00A02460">
        <w:rPr>
          <w:highlight w:val="green"/>
        </w:rPr>
        <w:t xml:space="preserve"> the breast volume is </w:t>
      </w:r>
      <w:commentRangeStart w:id="13"/>
      <w:r w:rsidRPr="00A02460">
        <w:rPr>
          <w:highlight w:val="green"/>
        </w:rPr>
        <w:t>present</w:t>
      </w:r>
      <w:commentRangeEnd w:id="13"/>
      <w:r w:rsidR="00206917">
        <w:rPr>
          <w:rStyle w:val="CommentReference"/>
        </w:rPr>
        <w:commentReference w:id="13"/>
      </w:r>
      <w:r w:rsidRPr="00A02460">
        <w:rPr>
          <w:highlight w:val="green"/>
        </w:rPr>
        <w:t xml:space="preserve"> in the upper outer quadrant.</w:t>
      </w:r>
      <w:r w:rsidRPr="00C460D9">
        <w:t xml:space="preserve"> This is also the quadrant where breast lesions are most commonly found.</w:t>
      </w:r>
      <w:r w:rsidR="00931362" w:rsidRPr="00931362">
        <w:rPr>
          <w:vertAlign w:val="superscript"/>
        </w:rPr>
        <w:fldChar w:fldCharType="begin"/>
      </w:r>
      <w:r w:rsidR="00931362" w:rsidRPr="00931362">
        <w:rPr>
          <w:vertAlign w:val="superscript"/>
        </w:rPr>
        <w:instrText xml:space="preserve"> NOTEREF _Ref138941724 \h </w:instrText>
      </w:r>
      <w:r w:rsidR="00931362">
        <w:rPr>
          <w:vertAlign w:val="superscript"/>
        </w:rPr>
        <w:instrText xml:space="preserve"> \* MERGEFORMAT </w:instrText>
      </w:r>
      <w:r w:rsidR="00931362" w:rsidRPr="00931362">
        <w:rPr>
          <w:vertAlign w:val="superscript"/>
        </w:rPr>
      </w:r>
      <w:r w:rsidR="00931362" w:rsidRPr="00931362">
        <w:rPr>
          <w:vertAlign w:val="superscript"/>
        </w:rPr>
        <w:fldChar w:fldCharType="separate"/>
      </w:r>
      <w:r w:rsidR="00931362" w:rsidRPr="00931362">
        <w:rPr>
          <w:vertAlign w:val="superscript"/>
        </w:rPr>
        <w:t>4</w:t>
      </w:r>
      <w:r w:rsidR="00931362" w:rsidRPr="00931362">
        <w:rPr>
          <w:vertAlign w:val="superscript"/>
        </w:rPr>
        <w:fldChar w:fldCharType="end"/>
      </w:r>
      <w:r w:rsidR="00931362" w:rsidRPr="00931362">
        <w:rPr>
          <w:vertAlign w:val="superscript"/>
        </w:rPr>
        <w:t>,</w:t>
      </w:r>
      <w:r w:rsidR="00931362" w:rsidRPr="00931362">
        <w:rPr>
          <w:vertAlign w:val="superscript"/>
        </w:rPr>
        <w:fldChar w:fldCharType="begin"/>
      </w:r>
      <w:r w:rsidR="00931362" w:rsidRPr="00931362">
        <w:rPr>
          <w:vertAlign w:val="superscript"/>
        </w:rPr>
        <w:instrText xml:space="preserve"> NOTEREF _Ref138941793 \h </w:instrText>
      </w:r>
      <w:r w:rsidR="00931362">
        <w:rPr>
          <w:vertAlign w:val="superscript"/>
        </w:rPr>
        <w:instrText xml:space="preserve"> \* MERGEFORMAT </w:instrText>
      </w:r>
      <w:r w:rsidR="00931362" w:rsidRPr="00931362">
        <w:rPr>
          <w:vertAlign w:val="superscript"/>
        </w:rPr>
      </w:r>
      <w:r w:rsidR="00931362" w:rsidRPr="00931362">
        <w:rPr>
          <w:vertAlign w:val="superscript"/>
        </w:rPr>
        <w:fldChar w:fldCharType="separate"/>
      </w:r>
      <w:r w:rsidR="00931362" w:rsidRPr="00931362">
        <w:rPr>
          <w:vertAlign w:val="superscript"/>
        </w:rPr>
        <w:t>5</w:t>
      </w:r>
      <w:r w:rsidR="00931362" w:rsidRPr="00931362">
        <w:rPr>
          <w:vertAlign w:val="superscript"/>
        </w:rPr>
        <w:fldChar w:fldCharType="end"/>
      </w:r>
      <w:r w:rsidRPr="00C460D9">
        <w:t xml:space="preserve"> </w:t>
      </w:r>
      <w:r w:rsidR="008B3CCE">
        <w:t>In addition to using the four quadrants as a guideline for loca</w:t>
      </w:r>
      <w:r w:rsidR="001A0C4B">
        <w:t>t</w:t>
      </w:r>
      <w:r w:rsidR="00665D84">
        <w:t>ing an area of concern, the clock face method is commonly used, especially in ultrasound imaging.</w:t>
      </w:r>
      <w:bookmarkStart w:id="14" w:name="_Ref138942568"/>
      <w:r w:rsidR="00931362">
        <w:rPr>
          <w:rStyle w:val="EndnoteReference"/>
        </w:rPr>
        <w:endnoteReference w:id="16"/>
      </w:r>
      <w:bookmarkEnd w:id="14"/>
      <w:r w:rsidR="00665D84">
        <w:t xml:space="preserve"> </w:t>
      </w:r>
      <w:r w:rsidR="007247EB">
        <w:t xml:space="preserve">The clock method </w:t>
      </w:r>
      <w:r w:rsidR="00610A03">
        <w:t>divides the breast into twelve wedges</w:t>
      </w:r>
      <w:r w:rsidR="000F485D">
        <w:t>,</w:t>
      </w:r>
      <w:r w:rsidR="00610A03">
        <w:t xml:space="preserve"> </w:t>
      </w:r>
      <w:r w:rsidR="00237F27">
        <w:t xml:space="preserve">similar to overlaying a clock </w:t>
      </w:r>
      <w:r w:rsidR="00196A1E">
        <w:t xml:space="preserve">face </w:t>
      </w:r>
      <w:r w:rsidR="00237F27">
        <w:t>onto the breast.</w:t>
      </w:r>
      <w:r w:rsidR="00701EF8" w:rsidRPr="00701EF8">
        <w:rPr>
          <w:vertAlign w:val="superscript"/>
        </w:rPr>
        <w:fldChar w:fldCharType="begin"/>
      </w:r>
      <w:r w:rsidR="00701EF8" w:rsidRPr="00701EF8">
        <w:rPr>
          <w:vertAlign w:val="superscript"/>
        </w:rPr>
        <w:instrText xml:space="preserve"> NOTEREF _Ref138942568 \h </w:instrText>
      </w:r>
      <w:r w:rsidR="00701EF8">
        <w:rPr>
          <w:vertAlign w:val="superscript"/>
        </w:rPr>
        <w:instrText xml:space="preserve"> \* MERGEFORMAT </w:instrText>
      </w:r>
      <w:r w:rsidR="00701EF8" w:rsidRPr="00701EF8">
        <w:rPr>
          <w:vertAlign w:val="superscript"/>
        </w:rPr>
      </w:r>
      <w:r w:rsidR="00701EF8" w:rsidRPr="00701EF8">
        <w:rPr>
          <w:vertAlign w:val="superscript"/>
        </w:rPr>
        <w:fldChar w:fldCharType="separate"/>
      </w:r>
      <w:r w:rsidR="00701EF8" w:rsidRPr="00701EF8">
        <w:rPr>
          <w:vertAlign w:val="superscript"/>
        </w:rPr>
        <w:t>16</w:t>
      </w:r>
      <w:r w:rsidR="00701EF8" w:rsidRPr="00701EF8">
        <w:rPr>
          <w:vertAlign w:val="superscript"/>
        </w:rPr>
        <w:fldChar w:fldCharType="end"/>
      </w:r>
      <w:r w:rsidR="00600E2A">
        <w:t xml:space="preserve"> Diagrams showing the quadrant and clock loca</w:t>
      </w:r>
      <w:r w:rsidR="00800E0A">
        <w:t>liza</w:t>
      </w:r>
      <w:r w:rsidR="00600E2A">
        <w:t xml:space="preserve">tion methods are shown in Figure </w:t>
      </w:r>
      <w:r w:rsidR="00FC168B">
        <w:t>3</w:t>
      </w:r>
      <w:r w:rsidR="000149E9">
        <w:t>.</w:t>
      </w:r>
      <w:r w:rsidR="00701EF8" w:rsidRPr="00701EF8">
        <w:rPr>
          <w:vertAlign w:val="superscript"/>
        </w:rPr>
        <w:fldChar w:fldCharType="begin"/>
      </w:r>
      <w:r w:rsidR="00701EF8" w:rsidRPr="00701EF8">
        <w:rPr>
          <w:vertAlign w:val="superscript"/>
        </w:rPr>
        <w:instrText xml:space="preserve"> NOTEREF _Ref138942568 \h </w:instrText>
      </w:r>
      <w:r w:rsidR="00701EF8">
        <w:rPr>
          <w:vertAlign w:val="superscript"/>
        </w:rPr>
        <w:instrText xml:space="preserve"> \* MERGEFORMAT </w:instrText>
      </w:r>
      <w:r w:rsidR="00701EF8" w:rsidRPr="00701EF8">
        <w:rPr>
          <w:vertAlign w:val="superscript"/>
        </w:rPr>
      </w:r>
      <w:r w:rsidR="00701EF8" w:rsidRPr="00701EF8">
        <w:rPr>
          <w:vertAlign w:val="superscript"/>
        </w:rPr>
        <w:fldChar w:fldCharType="separate"/>
      </w:r>
      <w:r w:rsidR="00701EF8" w:rsidRPr="00701EF8">
        <w:rPr>
          <w:vertAlign w:val="superscript"/>
        </w:rPr>
        <w:t>16</w:t>
      </w:r>
      <w:r w:rsidR="00701EF8" w:rsidRPr="00701EF8">
        <w:rPr>
          <w:vertAlign w:val="superscript"/>
        </w:rPr>
        <w:fldChar w:fldCharType="end"/>
      </w:r>
      <w:r w:rsidR="00701EF8" w:rsidRPr="00C460D9">
        <w:t xml:space="preserve"> </w:t>
      </w:r>
    </w:p>
    <w:p w14:paraId="126B2540" w14:textId="77777777" w:rsidR="00146799" w:rsidRDefault="00146799" w:rsidP="00146799">
      <w:pPr>
        <w:spacing w:after="0" w:line="360" w:lineRule="auto"/>
      </w:pPr>
    </w:p>
    <w:p w14:paraId="41F120FA" w14:textId="77777777" w:rsidR="00146799" w:rsidRDefault="00146799" w:rsidP="00146799">
      <w:pPr>
        <w:spacing w:after="0" w:line="360" w:lineRule="auto"/>
        <w:sectPr w:rsidR="00146799" w:rsidSect="00300B6C">
          <w:endnotePr>
            <w:numFmt w:val="decimal"/>
          </w:endnotePr>
          <w:type w:val="continuous"/>
          <w:pgSz w:w="12240" w:h="15840"/>
          <w:pgMar w:top="1440" w:right="1440" w:bottom="1440" w:left="1440" w:header="708" w:footer="708" w:gutter="0"/>
          <w:cols w:space="708"/>
          <w:docGrid w:linePitch="360"/>
        </w:sectPr>
      </w:pPr>
    </w:p>
    <w:p w14:paraId="3777AE16" w14:textId="17D4E5C7" w:rsidR="00554283" w:rsidRPr="000F1857" w:rsidRDefault="00146799" w:rsidP="00991C72">
      <w:pPr>
        <w:spacing w:after="0" w:line="360" w:lineRule="auto"/>
      </w:pPr>
      <w:r>
        <w:rPr>
          <w:noProof/>
        </w:rPr>
        <mc:AlternateContent>
          <mc:Choice Requires="wpg">
            <w:drawing>
              <wp:anchor distT="0" distB="0" distL="114300" distR="114300" simplePos="0" relativeHeight="251654144" behindDoc="0" locked="0" layoutInCell="1" allowOverlap="1" wp14:anchorId="5D7FD184" wp14:editId="733F7984">
                <wp:simplePos x="0" y="0"/>
                <wp:positionH relativeFrom="column">
                  <wp:posOffset>196349</wp:posOffset>
                </wp:positionH>
                <wp:positionV relativeFrom="paragraph">
                  <wp:posOffset>362997</wp:posOffset>
                </wp:positionV>
                <wp:extent cx="5489692" cy="1290226"/>
                <wp:effectExtent l="0" t="0" r="0" b="5715"/>
                <wp:wrapSquare wrapText="bothSides"/>
                <wp:docPr id="1478125520" name="Group 9"/>
                <wp:cNvGraphicFramePr/>
                <a:graphic xmlns:a="http://schemas.openxmlformats.org/drawingml/2006/main">
                  <a:graphicData uri="http://schemas.microsoft.com/office/word/2010/wordprocessingGroup">
                    <wpg:wgp>
                      <wpg:cNvGrpSpPr/>
                      <wpg:grpSpPr>
                        <a:xfrm>
                          <a:off x="0" y="0"/>
                          <a:ext cx="5489692" cy="1290226"/>
                          <a:chOff x="0" y="0"/>
                          <a:chExt cx="5489955" cy="1290320"/>
                        </a:xfrm>
                      </wpg:grpSpPr>
                      <pic:pic xmlns:pic="http://schemas.openxmlformats.org/drawingml/2006/picture">
                        <pic:nvPicPr>
                          <pic:cNvPr id="1366632245" name="Picture 1366632245" descr="A picture containing text, diagram, font, line&#10;&#10;Description automatically generated"/>
                          <pic:cNvPicPr>
                            <a:picLocks noChangeAspect="1"/>
                          </pic:cNvPicPr>
                        </pic:nvPicPr>
                        <pic:blipFill rotWithShape="1">
                          <a:blip r:embed="rId17" cstate="print">
                            <a:extLst>
                              <a:ext uri="{28A0092B-C50C-407E-A947-70E740481C1C}">
                                <a14:useLocalDpi xmlns:a14="http://schemas.microsoft.com/office/drawing/2010/main" val="0"/>
                              </a:ext>
                            </a:extLst>
                          </a:blip>
                          <a:srcRect t="13456" b="24468"/>
                          <a:stretch/>
                        </pic:blipFill>
                        <pic:spPr bwMode="auto">
                          <a:xfrm>
                            <a:off x="0" y="0"/>
                            <a:ext cx="2770505" cy="1290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06434284" name="Picture 1106434284" descr="A picture containing text, diagram, font, line&#10;&#10;Description automatically generated"/>
                          <pic:cNvPicPr>
                            <a:picLocks noChangeAspect="1"/>
                          </pic:cNvPicPr>
                        </pic:nvPicPr>
                        <pic:blipFill rotWithShape="1">
                          <a:blip r:embed="rId18" cstate="print">
                            <a:extLst>
                              <a:ext uri="{28A0092B-C50C-407E-A947-70E740481C1C}">
                                <a14:useLocalDpi xmlns:a14="http://schemas.microsoft.com/office/drawing/2010/main" val="0"/>
                              </a:ext>
                            </a:extLst>
                          </a:blip>
                          <a:srcRect l="568" t="13991" r="-997" b="24922"/>
                          <a:stretch/>
                        </pic:blipFill>
                        <pic:spPr bwMode="auto">
                          <a:xfrm>
                            <a:off x="2733420" y="19560"/>
                            <a:ext cx="2756535" cy="125793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35E05FFC" id="Group 9" o:spid="_x0000_s1026" style="position:absolute;margin-left:15.45pt;margin-top:28.6pt;width:432.25pt;height:101.6pt;z-index:251654144" coordsize="54899,1290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AaMdWwJaQAACWkAABUAAABkcnMvbWVkaWEvaW1hZ2UyLmpwZWf/2P/g&#13;&#10;ABBKRklGAAEBAQBgAGAAAP/bAEMACgcHCAcGCggICAsKCgsOGBAODQ0OHRUWERgjHyUkIh8iISYr&#13;&#10;Ny8mKTQpISIwQTE0OTs+Pj4lLkRJQzxINz0+O//bAEMBCgsLDg0OHBAQHDsoIig7Ozs7Ozs7Ozs7&#13;&#10;Ozs7Ozs7Ozs7Ozs7Ozs7Ozs7Ozs7Ozs7Ozs7Ozs7Ozs7Ozs7Ozs7O//AABEIAtADwA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Zq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6632245" o:spid="_x0000_s1027" type="#_x0000_t75" alt="A picture containing text, diagram, font, line&#10;&#10;Description automatically generated" style="position:absolute;width:27705;height:129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">
                  <v:imagedata r:id="rId19" o:title="A picture containing text, diagram, font, line&#10;&#10;Description automatically generated" croptop="8819f" cropbottom="16035f"/>
                </v:shape>
                <v:shape id="Picture 1106434284" o:spid="_x0000_s1028" type="#_x0000_t75" alt="A picture containing text, diagram, font, line&#10;&#10;Description automatically generated" style="position:absolute;left:27334;top:195;width:27565;height:125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">
                  <v:imagedata r:id="rId20" o:title="A picture containing text, diagram, font, line&#10;&#10;Description automatically generated" croptop="9169f" cropbottom="16333f" cropleft="372f" cropright="-653f"/>
                </v:shape>
                <w10:wrap type="square"/>
              </v:group>
            </w:pict>
          </mc:Fallback>
        </mc:AlternateContent>
      </w:r>
    </w:p>
    <w:p w14:paraId="02D55CE0" w14:textId="77777777" w:rsidR="00146799" w:rsidRDefault="00146799" w:rsidP="00146799">
      <w:pPr>
        <w:rPr>
          <w:sz w:val="18"/>
          <w:szCs w:val="18"/>
        </w:rPr>
      </w:pPr>
      <w:r w:rsidRPr="005C087F">
        <w:rPr>
          <w:sz w:val="18"/>
          <w:szCs w:val="18"/>
        </w:rPr>
        <w:t>Figure</w:t>
      </w:r>
      <w:r>
        <w:rPr>
          <w:sz w:val="18"/>
          <w:szCs w:val="18"/>
        </w:rPr>
        <w:t xml:space="preserve"> 3: Breast localization methods. Left: Quadrants of the breasts. UOQ: upper outer quadrant; UIQ: upper inner quadrant; LOQ: lower outer quadrant; LIQ: lower inner quadrant. Right: Clock positions of the breasts. Each breast is divided into a clock face when looking at the breast, so the 9:00 position on the right side is on the outer breast, while the 9:00 position on the left side is on the inner breast.</w:t>
      </w:r>
      <w:r w:rsidRPr="00701EF8">
        <w:rPr>
          <w:sz w:val="18"/>
          <w:szCs w:val="18"/>
          <w:vertAlign w:val="superscript"/>
        </w:rPr>
        <w:fldChar w:fldCharType="begin"/>
      </w:r>
      <w:r w:rsidRPr="00701EF8">
        <w:rPr>
          <w:sz w:val="18"/>
          <w:szCs w:val="18"/>
          <w:vertAlign w:val="superscript"/>
        </w:rPr>
        <w:instrText xml:space="preserve"> NOTEREF _Ref138942568 \h </w:instrText>
      </w:r>
      <w:r>
        <w:rPr>
          <w:sz w:val="18"/>
          <w:szCs w:val="18"/>
          <w:vertAlign w:val="superscript"/>
        </w:rPr>
        <w:instrText xml:space="preserve"> \* MERGEFORMAT </w:instrText>
      </w:r>
      <w:r w:rsidRPr="00701EF8">
        <w:rPr>
          <w:sz w:val="18"/>
          <w:szCs w:val="18"/>
          <w:vertAlign w:val="superscript"/>
        </w:rPr>
      </w:r>
      <w:r w:rsidRPr="00701EF8">
        <w:rPr>
          <w:sz w:val="18"/>
          <w:szCs w:val="18"/>
          <w:vertAlign w:val="superscript"/>
        </w:rPr>
        <w:fldChar w:fldCharType="separate"/>
      </w:r>
      <w:r w:rsidRPr="00701EF8">
        <w:rPr>
          <w:sz w:val="18"/>
          <w:szCs w:val="18"/>
          <w:vertAlign w:val="superscript"/>
        </w:rPr>
        <w:t>16</w:t>
      </w:r>
      <w:r w:rsidRPr="00701EF8">
        <w:rPr>
          <w:sz w:val="18"/>
          <w:szCs w:val="18"/>
          <w:vertAlign w:val="superscript"/>
        </w:rPr>
        <w:fldChar w:fldCharType="end"/>
      </w:r>
      <w:r>
        <w:rPr>
          <w:sz w:val="18"/>
          <w:szCs w:val="18"/>
        </w:rPr>
        <w:t xml:space="preserve"> </w:t>
      </w:r>
    </w:p>
    <w:p w14:paraId="2961766F" w14:textId="77777777" w:rsidR="00146799" w:rsidRPr="005C087F" w:rsidRDefault="00146799" w:rsidP="00146799">
      <w:pPr>
        <w:rPr>
          <w:sz w:val="18"/>
          <w:szCs w:val="18"/>
        </w:rPr>
      </w:pPr>
    </w:p>
    <w:p w14:paraId="2D48A010" w14:textId="77777777" w:rsidR="00146799" w:rsidRDefault="00146799" w:rsidP="00146799">
      <w:pPr>
        <w:spacing w:after="0" w:line="360" w:lineRule="auto"/>
        <w:rPr>
          <w:b/>
          <w:bCs/>
        </w:rPr>
        <w:sectPr w:rsidR="00146799" w:rsidSect="00300B6C">
          <w:endnotePr>
            <w:numFmt w:val="decimal"/>
          </w:endnotePr>
          <w:type w:val="continuous"/>
          <w:pgSz w:w="12240" w:h="15840"/>
          <w:pgMar w:top="1440" w:right="1440" w:bottom="1440" w:left="1440" w:header="708" w:footer="708" w:gutter="0"/>
          <w:cols w:space="708"/>
          <w:docGrid w:linePitch="360"/>
        </w:sectPr>
      </w:pPr>
    </w:p>
    <w:p w14:paraId="4C2E692A" w14:textId="55E0130F" w:rsidR="00CE4BC9" w:rsidRDefault="009C4E81" w:rsidP="00991C72">
      <w:pPr>
        <w:pStyle w:val="Heading2"/>
      </w:pPr>
      <w:r w:rsidRPr="009C103A">
        <w:t>Triangulation</w:t>
      </w:r>
    </w:p>
    <w:p w14:paraId="74F8F1C5" w14:textId="0F0799F3" w:rsidR="003A3DE7" w:rsidRDefault="00F35C81" w:rsidP="00991C72">
      <w:pPr>
        <w:spacing w:after="0" w:line="360" w:lineRule="auto"/>
      </w:pPr>
      <w:r>
        <w:t>To</w:t>
      </w:r>
      <w:r w:rsidR="003A3DE7" w:rsidRPr="003A3DE7">
        <w:t xml:space="preserve"> locate a lesion </w:t>
      </w:r>
      <w:r w:rsidR="003A3DE7">
        <w:t>using</w:t>
      </w:r>
      <w:r w:rsidR="003A3DE7" w:rsidRPr="003A3DE7">
        <w:t xml:space="preserve"> mammography, it must be visible on at least two projections. There are instances where a lesion deep in the breast </w:t>
      </w:r>
      <w:r w:rsidR="00C04545">
        <w:t xml:space="preserve">or high in the axilla will be </w:t>
      </w:r>
      <w:r w:rsidR="003A3DE7" w:rsidRPr="003A3DE7">
        <w:t xml:space="preserve">visible on the </w:t>
      </w:r>
      <w:r w:rsidR="00F4342B">
        <w:t>mediolateral oblique (</w:t>
      </w:r>
      <w:r w:rsidR="003A3DE7" w:rsidRPr="003A3DE7">
        <w:t>MLO</w:t>
      </w:r>
      <w:r w:rsidR="00F4342B">
        <w:t>)</w:t>
      </w:r>
      <w:r w:rsidR="003A3DE7" w:rsidRPr="003A3DE7">
        <w:t xml:space="preserve"> view </w:t>
      </w:r>
      <w:r w:rsidR="00C04545">
        <w:t>but not</w:t>
      </w:r>
      <w:r w:rsidR="003A3DE7" w:rsidRPr="003A3DE7">
        <w:t xml:space="preserve"> on the</w:t>
      </w:r>
      <w:r w:rsidR="00F4342B">
        <w:t xml:space="preserve"> craniocaudal</w:t>
      </w:r>
      <w:r w:rsidR="003A3DE7" w:rsidRPr="003A3DE7">
        <w:t xml:space="preserve"> </w:t>
      </w:r>
      <w:r w:rsidR="00F4342B">
        <w:t>(</w:t>
      </w:r>
      <w:r w:rsidR="003A3DE7" w:rsidRPr="003A3DE7">
        <w:t>CC</w:t>
      </w:r>
      <w:r w:rsidR="00F4342B">
        <w:t>)</w:t>
      </w:r>
      <w:r w:rsidR="003A3DE7" w:rsidRPr="003A3DE7">
        <w:t xml:space="preserve"> view. </w:t>
      </w:r>
      <w:r w:rsidR="00FB249C" w:rsidRPr="00FB249C">
        <w:t>An additional mammographic view</w:t>
      </w:r>
      <w:r w:rsidR="00FB249C">
        <w:t>,</w:t>
      </w:r>
      <w:r w:rsidR="00FB249C" w:rsidRPr="00FB249C">
        <w:t xml:space="preserve"> such as the 90° mediolateral (ML) view</w:t>
      </w:r>
      <w:r w:rsidR="00FB249C">
        <w:t>,</w:t>
      </w:r>
      <w:r w:rsidR="00FB249C" w:rsidRPr="00FB249C">
        <w:t xml:space="preserve"> may be necessary in such cases</w:t>
      </w:r>
      <w:r w:rsidR="003A3DE7" w:rsidRPr="003A3DE7">
        <w:t>.</w:t>
      </w:r>
      <w:r w:rsidR="00E95D5E" w:rsidRPr="00E95D5E">
        <w:rPr>
          <w:vertAlign w:val="superscript"/>
        </w:rPr>
        <w:fldChar w:fldCharType="begin"/>
      </w:r>
      <w:r w:rsidR="00E95D5E" w:rsidRPr="00E95D5E">
        <w:rPr>
          <w:vertAlign w:val="superscript"/>
        </w:rPr>
        <w:instrText xml:space="preserve"> NOTEREF _Ref138942847 \h </w:instrText>
      </w:r>
      <w:r w:rsidR="00E95D5E">
        <w:rPr>
          <w:vertAlign w:val="superscript"/>
        </w:rPr>
        <w:instrText xml:space="preserve"> \* MERGEFORMAT </w:instrText>
      </w:r>
      <w:r w:rsidR="00E95D5E" w:rsidRPr="00E95D5E">
        <w:rPr>
          <w:vertAlign w:val="superscript"/>
        </w:rPr>
      </w:r>
      <w:r w:rsidR="00E95D5E" w:rsidRPr="00E95D5E">
        <w:rPr>
          <w:vertAlign w:val="superscript"/>
        </w:rPr>
        <w:fldChar w:fldCharType="separate"/>
      </w:r>
      <w:r w:rsidR="00E95D5E" w:rsidRPr="00E95D5E">
        <w:rPr>
          <w:vertAlign w:val="superscript"/>
        </w:rPr>
        <w:t>15</w:t>
      </w:r>
      <w:r w:rsidR="00E95D5E" w:rsidRPr="00E95D5E">
        <w:rPr>
          <w:vertAlign w:val="superscript"/>
        </w:rPr>
        <w:fldChar w:fldCharType="end"/>
      </w:r>
      <w:r w:rsidR="00E43053" w:rsidRPr="00E43053">
        <w:t xml:space="preserve"> </w:t>
      </w:r>
    </w:p>
    <w:p w14:paraId="7585BDE5" w14:textId="77777777" w:rsidR="00EA7765" w:rsidRDefault="00EA7765" w:rsidP="00991C72">
      <w:pPr>
        <w:spacing w:after="0" w:line="360" w:lineRule="auto"/>
      </w:pPr>
    </w:p>
    <w:p w14:paraId="47B7ADEA" w14:textId="3B52A551" w:rsidR="00D64BF2" w:rsidRDefault="003E6A14" w:rsidP="002E4B85">
      <w:pPr>
        <w:spacing w:after="0" w:line="360" w:lineRule="auto"/>
      </w:pPr>
      <w:r>
        <w:t xml:space="preserve">The </w:t>
      </w:r>
      <w:r w:rsidR="003F04D2">
        <w:t>init</w:t>
      </w:r>
      <w:r w:rsidR="00EE33AB">
        <w:t>i</w:t>
      </w:r>
      <w:r w:rsidR="003F04D2">
        <w:t>al</w:t>
      </w:r>
      <w:r>
        <w:t xml:space="preserve"> step in loca</w:t>
      </w:r>
      <w:r w:rsidR="001A0C4B">
        <w:t>ti</w:t>
      </w:r>
      <w:r>
        <w:t xml:space="preserve">ng a lesion is determining </w:t>
      </w:r>
      <w:r w:rsidR="00FB249C">
        <w:t>its quadrant</w:t>
      </w:r>
      <w:r w:rsidR="002542AC">
        <w:t xml:space="preserve">. </w:t>
      </w:r>
      <w:r w:rsidR="00502192">
        <w:t xml:space="preserve">An imaginary line is drawn </w:t>
      </w:r>
      <w:r w:rsidR="0046764D">
        <w:t xml:space="preserve">from the nipple to the pectoralis muscle </w:t>
      </w:r>
      <w:r w:rsidR="00EE33AB">
        <w:t>to divide</w:t>
      </w:r>
      <w:r w:rsidR="0046764D">
        <w:t xml:space="preserve"> the CC and MLO </w:t>
      </w:r>
      <w:r w:rsidR="00EE33AB">
        <w:t>image</w:t>
      </w:r>
      <w:r w:rsidR="0046764D">
        <w:t xml:space="preserve">s roughly in half. The CC view distinguishes </w:t>
      </w:r>
      <w:r w:rsidR="0046764D">
        <w:lastRenderedPageBreak/>
        <w:t>between the outer and inner quadrants, while the MLO distinguishes between the upper and lower quadrants.</w:t>
      </w:r>
      <w:r w:rsidR="00E95D5E" w:rsidRPr="00E95D5E">
        <w:rPr>
          <w:vertAlign w:val="superscript"/>
        </w:rPr>
        <w:fldChar w:fldCharType="begin"/>
      </w:r>
      <w:r w:rsidR="00E95D5E" w:rsidRPr="00E95D5E">
        <w:rPr>
          <w:vertAlign w:val="superscript"/>
        </w:rPr>
        <w:instrText xml:space="preserve"> NOTEREF _Ref138942568 \h </w:instrText>
      </w:r>
      <w:r w:rsidR="00E95D5E">
        <w:rPr>
          <w:vertAlign w:val="superscript"/>
        </w:rPr>
        <w:instrText xml:space="preserve"> \* MERGEFORMAT </w:instrText>
      </w:r>
      <w:r w:rsidR="00E95D5E" w:rsidRPr="00E95D5E">
        <w:rPr>
          <w:vertAlign w:val="superscript"/>
        </w:rPr>
      </w:r>
      <w:r w:rsidR="00E95D5E" w:rsidRPr="00E95D5E">
        <w:rPr>
          <w:vertAlign w:val="superscript"/>
        </w:rPr>
        <w:fldChar w:fldCharType="separate"/>
      </w:r>
      <w:r w:rsidR="00E95D5E" w:rsidRPr="00E95D5E">
        <w:rPr>
          <w:vertAlign w:val="superscript"/>
        </w:rPr>
        <w:t>16</w:t>
      </w:r>
      <w:r w:rsidR="00E95D5E" w:rsidRPr="00E95D5E">
        <w:rPr>
          <w:vertAlign w:val="superscript"/>
        </w:rPr>
        <w:fldChar w:fldCharType="end"/>
      </w:r>
      <w:r w:rsidR="0046764D">
        <w:t xml:space="preserve"> </w:t>
      </w:r>
      <w:r w:rsidR="00D64BF2" w:rsidRPr="00D64BF2">
        <w:t xml:space="preserve">If a lesion is seen at the nipple level on an MLO </w:t>
      </w:r>
      <w:r w:rsidR="007070C4">
        <w:t>image</w:t>
      </w:r>
      <w:r w:rsidR="00D64BF2" w:rsidRPr="00D64BF2">
        <w:t xml:space="preserve">, a CC </w:t>
      </w:r>
      <w:r w:rsidR="007070C4">
        <w:t>image</w:t>
      </w:r>
      <w:r w:rsidR="00D64BF2" w:rsidRPr="00D64BF2">
        <w:t xml:space="preserve"> must be evaluated to determine if the lesion is at the 3 or 9 o’clock location.</w:t>
      </w:r>
      <w:r w:rsidR="00E95D5E" w:rsidRPr="00E95D5E">
        <w:rPr>
          <w:vertAlign w:val="superscript"/>
        </w:rPr>
        <w:fldChar w:fldCharType="begin"/>
      </w:r>
      <w:r w:rsidR="00E95D5E" w:rsidRPr="00E95D5E">
        <w:rPr>
          <w:vertAlign w:val="superscript"/>
        </w:rPr>
        <w:instrText xml:space="preserve"> NOTEREF _Ref138942847 \h </w:instrText>
      </w:r>
      <w:r w:rsidR="00E95D5E">
        <w:rPr>
          <w:vertAlign w:val="superscript"/>
        </w:rPr>
        <w:instrText xml:space="preserve"> \* MERGEFORMAT </w:instrText>
      </w:r>
      <w:r w:rsidR="00E95D5E" w:rsidRPr="00E95D5E">
        <w:rPr>
          <w:vertAlign w:val="superscript"/>
        </w:rPr>
      </w:r>
      <w:r w:rsidR="00E95D5E" w:rsidRPr="00E95D5E">
        <w:rPr>
          <w:vertAlign w:val="superscript"/>
        </w:rPr>
        <w:fldChar w:fldCharType="separate"/>
      </w:r>
      <w:r w:rsidR="00E95D5E" w:rsidRPr="00E95D5E">
        <w:rPr>
          <w:vertAlign w:val="superscript"/>
        </w:rPr>
        <w:t>15</w:t>
      </w:r>
      <w:r w:rsidR="00E95D5E" w:rsidRPr="00E95D5E">
        <w:rPr>
          <w:vertAlign w:val="superscript"/>
        </w:rPr>
        <w:fldChar w:fldCharType="end"/>
      </w:r>
      <w:r w:rsidR="00D64BF2" w:rsidRPr="00D64BF2">
        <w:t xml:space="preserve"> Additionally, a lesion seen posteriorly high near the pectoralis muscle on </w:t>
      </w:r>
      <w:r w:rsidR="00626A09">
        <w:t xml:space="preserve">an </w:t>
      </w:r>
      <w:r w:rsidR="00D64BF2" w:rsidRPr="00D64BF2">
        <w:t xml:space="preserve">MLO </w:t>
      </w:r>
      <w:r w:rsidR="00626A09">
        <w:t>image</w:t>
      </w:r>
      <w:r w:rsidR="00D64BF2" w:rsidRPr="00D64BF2">
        <w:t xml:space="preserve"> may be located in the upper outer quadrant near the axilla or in the opposite </w:t>
      </w:r>
      <w:r w:rsidR="0003137A">
        <w:t>breast area</w:t>
      </w:r>
      <w:r w:rsidR="00D64BF2" w:rsidRPr="00D64BF2">
        <w:t xml:space="preserve"> at the upper inner quadrant.</w:t>
      </w:r>
      <w:r w:rsidR="00E95D5E" w:rsidRPr="00E95D5E">
        <w:rPr>
          <w:vertAlign w:val="superscript"/>
        </w:rPr>
        <w:fldChar w:fldCharType="begin"/>
      </w:r>
      <w:r w:rsidR="00E95D5E" w:rsidRPr="00E95D5E">
        <w:rPr>
          <w:vertAlign w:val="superscript"/>
        </w:rPr>
        <w:instrText xml:space="preserve"> NOTEREF _Ref138942847 \h </w:instrText>
      </w:r>
      <w:r w:rsidR="00E95D5E">
        <w:rPr>
          <w:vertAlign w:val="superscript"/>
        </w:rPr>
        <w:instrText xml:space="preserve"> \* MERGEFORMAT </w:instrText>
      </w:r>
      <w:r w:rsidR="00E95D5E" w:rsidRPr="00E95D5E">
        <w:rPr>
          <w:vertAlign w:val="superscript"/>
        </w:rPr>
      </w:r>
      <w:r w:rsidR="00E95D5E" w:rsidRPr="00E95D5E">
        <w:rPr>
          <w:vertAlign w:val="superscript"/>
        </w:rPr>
        <w:fldChar w:fldCharType="separate"/>
      </w:r>
      <w:r w:rsidR="00E95D5E" w:rsidRPr="00E95D5E">
        <w:rPr>
          <w:vertAlign w:val="superscript"/>
        </w:rPr>
        <w:t>15</w:t>
      </w:r>
      <w:r w:rsidR="00E95D5E" w:rsidRPr="00E95D5E">
        <w:rPr>
          <w:vertAlign w:val="superscript"/>
        </w:rPr>
        <w:fldChar w:fldCharType="end"/>
      </w:r>
      <w:r w:rsidR="00E95D5E">
        <w:t xml:space="preserve"> </w:t>
      </w:r>
    </w:p>
    <w:p w14:paraId="2C5112E8" w14:textId="77777777" w:rsidR="00146799" w:rsidRDefault="00146799" w:rsidP="00146799">
      <w:pPr>
        <w:spacing w:after="0" w:line="360" w:lineRule="auto"/>
      </w:pPr>
    </w:p>
    <w:p w14:paraId="0FA5E135" w14:textId="6FBAA614" w:rsidR="00146799" w:rsidRDefault="00B00363" w:rsidP="002E4B85">
      <w:pPr>
        <w:spacing w:after="0" w:line="360" w:lineRule="auto"/>
        <w:sectPr w:rsidR="00146799" w:rsidSect="00300B6C">
          <w:endnotePr>
            <w:numFmt w:val="decimal"/>
          </w:endnotePr>
          <w:type w:val="continuous"/>
          <w:pgSz w:w="12240" w:h="15840"/>
          <w:pgMar w:top="1440" w:right="1440" w:bottom="1440" w:left="1440" w:header="708" w:footer="708" w:gutter="0"/>
          <w:cols w:space="708"/>
          <w:docGrid w:linePitch="360"/>
        </w:sectPr>
      </w:pPr>
      <w:r w:rsidRPr="00504A11">
        <w:t xml:space="preserve">To triangulate </w:t>
      </w:r>
      <w:r w:rsidR="00C13747" w:rsidRPr="00504A11">
        <w:t>a</w:t>
      </w:r>
      <w:r w:rsidRPr="00504A11">
        <w:t xml:space="preserve"> </w:t>
      </w:r>
      <w:r w:rsidR="0003137A" w:rsidRPr="00504A11">
        <w:t>lesion’s</w:t>
      </w:r>
      <w:r w:rsidRPr="00504A11">
        <w:t xml:space="preserve"> location, the nipple is used as a guide</w:t>
      </w:r>
      <w:r w:rsidR="004A7D7D" w:rsidRPr="00504A11">
        <w:t>.</w:t>
      </w:r>
      <w:r w:rsidR="004A7D7D">
        <w:t xml:space="preserve"> </w:t>
      </w:r>
      <w:r w:rsidR="004A7D7D" w:rsidRPr="009265AB">
        <w:t>Specifically, the le</w:t>
      </w:r>
      <w:r w:rsidR="004B411E" w:rsidRPr="009265AB">
        <w:t xml:space="preserve">sion location is explained relative to the nipple, </w:t>
      </w:r>
      <w:r w:rsidR="000068BE" w:rsidRPr="009265AB">
        <w:t>whether</w:t>
      </w:r>
      <w:r w:rsidR="000068BE">
        <w:t xml:space="preserve"> i</w:t>
      </w:r>
      <w:r w:rsidR="00731342">
        <w:t>t is</w:t>
      </w:r>
      <w:r w:rsidR="00E844C2">
        <w:t xml:space="preserve"> lateral/medial or superior/inferior</w:t>
      </w:r>
      <w:r w:rsidR="000068BE">
        <w:t xml:space="preserve">. It is crucial to have the nipple in profile on the CC and MLO images for this reason. </w:t>
      </w:r>
      <w:r w:rsidR="0046764D">
        <w:t xml:space="preserve">Examples of the quadrant separations </w:t>
      </w:r>
      <w:r w:rsidR="000222C3">
        <w:t xml:space="preserve">on CC and MLO images </w:t>
      </w:r>
      <w:r w:rsidR="0046764D">
        <w:t xml:space="preserve">are </w:t>
      </w:r>
      <w:r w:rsidR="000222C3">
        <w:t>show</w:t>
      </w:r>
      <w:r w:rsidR="0046764D">
        <w:t xml:space="preserve">n in Figure </w:t>
      </w:r>
      <w:r w:rsidR="0080665F">
        <w:t>4</w:t>
      </w:r>
      <w:r w:rsidR="00E844C2">
        <w:t>.</w:t>
      </w:r>
      <w:r w:rsidR="00E95D5E" w:rsidRPr="00E95D5E">
        <w:rPr>
          <w:vertAlign w:val="superscript"/>
        </w:rPr>
        <w:fldChar w:fldCharType="begin"/>
      </w:r>
      <w:r w:rsidR="00E95D5E" w:rsidRPr="00E95D5E">
        <w:rPr>
          <w:vertAlign w:val="superscript"/>
        </w:rPr>
        <w:instrText xml:space="preserve"> NOTEREF _Ref138942568 \h </w:instrText>
      </w:r>
      <w:r w:rsidR="00E95D5E">
        <w:rPr>
          <w:vertAlign w:val="superscript"/>
        </w:rPr>
        <w:instrText xml:space="preserve"> \* MERGEFORMAT </w:instrText>
      </w:r>
      <w:r w:rsidR="00E95D5E" w:rsidRPr="00E95D5E">
        <w:rPr>
          <w:vertAlign w:val="superscript"/>
        </w:rPr>
      </w:r>
      <w:r w:rsidR="00E95D5E" w:rsidRPr="00E95D5E">
        <w:rPr>
          <w:vertAlign w:val="superscript"/>
        </w:rPr>
        <w:fldChar w:fldCharType="separate"/>
      </w:r>
      <w:r w:rsidR="00E95D5E" w:rsidRPr="00E95D5E">
        <w:rPr>
          <w:vertAlign w:val="superscript"/>
        </w:rPr>
        <w:t>16</w:t>
      </w:r>
      <w:r w:rsidR="00E95D5E" w:rsidRPr="00E95D5E">
        <w:rPr>
          <w:vertAlign w:val="superscript"/>
        </w:rPr>
        <w:fldChar w:fldCharType="end"/>
      </w:r>
      <w:r w:rsidR="00E95D5E">
        <w:t xml:space="preserve"> </w:t>
      </w:r>
    </w:p>
    <w:p w14:paraId="002A4CC4" w14:textId="402B324E" w:rsidR="00146799" w:rsidRDefault="00146799" w:rsidP="00146799">
      <w:pPr>
        <w:rPr>
          <w:sz w:val="18"/>
          <w:szCs w:val="18"/>
        </w:rPr>
      </w:pPr>
      <w:r>
        <w:rPr>
          <w:noProof/>
          <w:sz w:val="18"/>
          <w:szCs w:val="18"/>
        </w:rPr>
        <mc:AlternateContent>
          <mc:Choice Requires="wpg">
            <w:drawing>
              <wp:anchor distT="0" distB="0" distL="114300" distR="114300" simplePos="0" relativeHeight="251659264" behindDoc="0" locked="0" layoutInCell="1" allowOverlap="1" wp14:anchorId="7BD30184" wp14:editId="6525B300">
                <wp:simplePos x="0" y="0"/>
                <wp:positionH relativeFrom="column">
                  <wp:posOffset>355586</wp:posOffset>
                </wp:positionH>
                <wp:positionV relativeFrom="paragraph">
                  <wp:posOffset>159076</wp:posOffset>
                </wp:positionV>
                <wp:extent cx="5176091" cy="1993938"/>
                <wp:effectExtent l="0" t="0" r="5715" b="0"/>
                <wp:wrapTopAndBottom/>
                <wp:docPr id="822657465" name="Group 11"/>
                <wp:cNvGraphicFramePr/>
                <a:graphic xmlns:a="http://schemas.openxmlformats.org/drawingml/2006/main">
                  <a:graphicData uri="http://schemas.microsoft.com/office/word/2010/wordprocessingGroup">
                    <wpg:wgp>
                      <wpg:cNvGrpSpPr/>
                      <wpg:grpSpPr>
                        <a:xfrm>
                          <a:off x="0" y="0"/>
                          <a:ext cx="5176091" cy="1993938"/>
                          <a:chOff x="20562" y="4891"/>
                          <a:chExt cx="5400513" cy="2225040"/>
                        </a:xfrm>
                      </wpg:grpSpPr>
                      <pic:pic xmlns:pic="http://schemas.openxmlformats.org/drawingml/2006/picture">
                        <pic:nvPicPr>
                          <pic:cNvPr id="114574302" name="Picture 114574302" descr="A close-up of a breast x-ray&#10;&#10;Description automatically generated with low confidence"/>
                          <pic:cNvPicPr>
                            <a:picLocks noChangeAspect="1"/>
                          </pic:cNvPicPr>
                        </pic:nvPicPr>
                        <pic:blipFill rotWithShape="1">
                          <a:blip r:embed="rId21" cstate="print">
                            <a:extLst>
                              <a:ext uri="{28A0092B-C50C-407E-A947-70E740481C1C}">
                                <a14:useLocalDpi xmlns:a14="http://schemas.microsoft.com/office/drawing/2010/main" val="0"/>
                              </a:ext>
                            </a:extLst>
                          </a:blip>
                          <a:srcRect l="6387" t="219" r="5240" b="436"/>
                          <a:stretch/>
                        </pic:blipFill>
                        <pic:spPr bwMode="auto">
                          <a:xfrm>
                            <a:off x="2782650" y="4891"/>
                            <a:ext cx="2638425" cy="22250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Picture 2" descr="A picture containing circle, planet, astronomical object, screenshot&#10;&#10;Description automatically generated"/>
                          <pic:cNvPicPr>
                            <a:picLocks noChangeAspect="1"/>
                          </pic:cNvPicPr>
                        </pic:nvPicPr>
                        <pic:blipFill rotWithShape="1">
                          <a:blip r:embed="rId22" cstate="print">
                            <a:extLst>
                              <a:ext uri="{28A0092B-C50C-407E-A947-70E740481C1C}">
                                <a14:useLocalDpi xmlns:a14="http://schemas.microsoft.com/office/drawing/2010/main" val="0"/>
                              </a:ext>
                            </a:extLst>
                          </a:blip>
                          <a:srcRect l="3715" t="571" r="4006"/>
                          <a:stretch/>
                        </pic:blipFill>
                        <pic:spPr bwMode="auto">
                          <a:xfrm>
                            <a:off x="20562" y="4891"/>
                            <a:ext cx="2739148" cy="221413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16B56B0" id="Group 11" o:spid="_x0000_s1026" style="position:absolute;margin-left:28pt;margin-top:12.55pt;width:407.55pt;height:157pt;z-index:251659264" coordorigin="205,48" coordsize="54005,2225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BNtVqVL9gAAS/YAABUAAABkcnMvbWVkaWEvaW1hZ2UyLmpwZWf/2P/g&#13;&#10;ABBKRklGAAEBAQBgAGAAAP/bAEMACgcHCAcGCggICAsKCgsOGBAODQ0OHRUWERgjHyUkIh8iISYr&#13;&#10;Ny8mKTQpISIwQTE0OTs+Pj4lLkRJQzxINz0+O//bAEMBCgsLDg0OHBAQHDsoIig7Ozs7Ozs7Ozs7&#13;&#10;Ozs7Ozs7Ozs7Ozs7Ozs7Ozs7Ozs7Ozs7Ozs7Ozs7Ozs7Ozs7Ozs7O//AABEIAtADwA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">
                <v:shape id="Picture 114574302" o:spid="_x0000_s1027" type="#_x0000_t75" alt="A close-up of a breast x-ray&#10;&#10;Description automatically generated with low confidence" style="position:absolute;left:27826;top:48;width:26384;height:222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">
                  <v:imagedata r:id="rId23" o:title="A close-up of a breast x-ray&#10;&#10;Description automatically generated with low confidence" croptop="144f" cropbottom="286f" cropleft="4186f" cropright="3434f"/>
                </v:shape>
                <v:shape id="Picture 2" o:spid="_x0000_s1028" type="#_x0000_t75" alt="A picture containing circle, planet, astronomical object, screenshot&#10;&#10;Description automatically generated" style="position:absolute;left:205;top:48;width:27392;height:221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">
                  <v:imagedata r:id="rId24" o:title="A picture containing circle, planet, astronomical object, screenshot&#10;&#10;Description automatically generated" croptop="374f" cropleft="2435f" cropright="2625f"/>
                </v:shape>
                <w10:wrap type="topAndBottom"/>
              </v:group>
            </w:pict>
          </mc:Fallback>
        </mc:AlternateContent>
      </w:r>
    </w:p>
    <w:p w14:paraId="4C97D53A" w14:textId="1F0AE61B" w:rsidR="00146799" w:rsidRDefault="00146799" w:rsidP="00146799">
      <w:pPr>
        <w:rPr>
          <w:sz w:val="18"/>
          <w:szCs w:val="18"/>
        </w:rPr>
      </w:pPr>
      <w:r w:rsidRPr="005C087F">
        <w:rPr>
          <w:sz w:val="18"/>
          <w:szCs w:val="18"/>
        </w:rPr>
        <w:t>Figure</w:t>
      </w:r>
      <w:r>
        <w:rPr>
          <w:sz w:val="18"/>
          <w:szCs w:val="18"/>
        </w:rPr>
        <w:t xml:space="preserve"> 4: Mammogram images showing separation of quadrants. Left: CC images showing the nipple-pectoral line separating the outer and inner quadrants. Right: MLO images showing the nipple-pectoral line separating the upper and lower quadrants.</w:t>
      </w:r>
      <w:r w:rsidRPr="00E95D5E">
        <w:rPr>
          <w:sz w:val="18"/>
          <w:szCs w:val="18"/>
          <w:vertAlign w:val="superscript"/>
        </w:rPr>
        <w:fldChar w:fldCharType="begin"/>
      </w:r>
      <w:r w:rsidRPr="00E95D5E">
        <w:rPr>
          <w:sz w:val="18"/>
          <w:szCs w:val="18"/>
          <w:vertAlign w:val="superscript"/>
        </w:rPr>
        <w:instrText xml:space="preserve"> NOTEREF _Ref138942568 \h </w:instrText>
      </w:r>
      <w:r>
        <w:rPr>
          <w:sz w:val="18"/>
          <w:szCs w:val="18"/>
          <w:vertAlign w:val="superscript"/>
        </w:rPr>
        <w:instrText xml:space="preserve"> \* MERGEFORMAT </w:instrText>
      </w:r>
      <w:r w:rsidRPr="00E95D5E">
        <w:rPr>
          <w:sz w:val="18"/>
          <w:szCs w:val="18"/>
          <w:vertAlign w:val="superscript"/>
        </w:rPr>
      </w:r>
      <w:r w:rsidRPr="00E95D5E">
        <w:rPr>
          <w:sz w:val="18"/>
          <w:szCs w:val="18"/>
          <w:vertAlign w:val="superscript"/>
        </w:rPr>
        <w:fldChar w:fldCharType="separate"/>
      </w:r>
      <w:r w:rsidRPr="00E95D5E">
        <w:rPr>
          <w:sz w:val="18"/>
          <w:szCs w:val="18"/>
          <w:vertAlign w:val="superscript"/>
        </w:rPr>
        <w:t>16</w:t>
      </w:r>
      <w:r w:rsidRPr="00E95D5E">
        <w:rPr>
          <w:sz w:val="18"/>
          <w:szCs w:val="18"/>
          <w:vertAlign w:val="superscript"/>
        </w:rPr>
        <w:fldChar w:fldCharType="end"/>
      </w:r>
      <w:r>
        <w:rPr>
          <w:sz w:val="18"/>
          <w:szCs w:val="18"/>
        </w:rPr>
        <w:t xml:space="preserve">  </w:t>
      </w:r>
    </w:p>
    <w:p w14:paraId="35132DEE" w14:textId="77777777" w:rsidR="00146799" w:rsidRPr="005C087F" w:rsidRDefault="00146799" w:rsidP="00146799">
      <w:pPr>
        <w:rPr>
          <w:sz w:val="18"/>
          <w:szCs w:val="18"/>
        </w:rPr>
      </w:pPr>
    </w:p>
    <w:p w14:paraId="21CC1C9B" w14:textId="77777777" w:rsidR="00146799" w:rsidRDefault="00146799" w:rsidP="002E4B85">
      <w:pPr>
        <w:spacing w:after="0" w:line="360" w:lineRule="auto"/>
        <w:sectPr w:rsidR="00146799" w:rsidSect="00300B6C">
          <w:endnotePr>
            <w:numFmt w:val="decimal"/>
          </w:endnotePr>
          <w:type w:val="continuous"/>
          <w:pgSz w:w="12240" w:h="15840"/>
          <w:pgMar w:top="1440" w:right="1440" w:bottom="1440" w:left="1440" w:header="708" w:footer="708" w:gutter="0"/>
          <w:cols w:space="708"/>
          <w:docGrid w:linePitch="360"/>
        </w:sectPr>
      </w:pPr>
    </w:p>
    <w:p w14:paraId="15EE38D9" w14:textId="2D1D2B31" w:rsidR="009550B0" w:rsidRDefault="009550B0" w:rsidP="00991C72">
      <w:pPr>
        <w:pStyle w:val="Heading2"/>
      </w:pPr>
      <w:r w:rsidRPr="009550B0">
        <w:t>Mammograp</w:t>
      </w:r>
      <w:r w:rsidR="00820E98">
        <w:t>h</w:t>
      </w:r>
      <w:r w:rsidRPr="009550B0">
        <w:t>y</w:t>
      </w:r>
      <w:r w:rsidR="00820E98">
        <w:t xml:space="preserve"> – </w:t>
      </w:r>
      <w:r w:rsidRPr="009550B0">
        <w:t xml:space="preserve">Ultrasound </w:t>
      </w:r>
      <w:r w:rsidR="009F63B9" w:rsidRPr="009550B0">
        <w:t>Relationship</w:t>
      </w:r>
    </w:p>
    <w:p w14:paraId="51F7E064" w14:textId="0B1757DB" w:rsidR="004A3F4C" w:rsidRDefault="007B61F6" w:rsidP="002E4B85">
      <w:pPr>
        <w:spacing w:after="0" w:line="360" w:lineRule="auto"/>
      </w:pPr>
      <w:r>
        <w:t xml:space="preserve">Mammography and ultrasound are </w:t>
      </w:r>
      <w:r w:rsidR="0003137A">
        <w:t>complementary</w:t>
      </w:r>
      <w:r w:rsidR="00CC0C0B">
        <w:t xml:space="preserve"> imaging modalities </w:t>
      </w:r>
      <w:r>
        <w:t>often done together to locate and characterize a lesion.</w:t>
      </w:r>
      <w:r w:rsidR="00445510" w:rsidRPr="00445510">
        <w:rPr>
          <w:vertAlign w:val="superscript"/>
        </w:rPr>
        <w:fldChar w:fldCharType="begin"/>
      </w:r>
      <w:r w:rsidR="00445510" w:rsidRPr="00445510">
        <w:rPr>
          <w:vertAlign w:val="superscript"/>
        </w:rPr>
        <w:instrText xml:space="preserve"> NOTEREF _Ref138942568 \h </w:instrText>
      </w:r>
      <w:r w:rsidR="00445510">
        <w:rPr>
          <w:vertAlign w:val="superscript"/>
        </w:rPr>
        <w:instrText xml:space="preserve"> \* MERGEFORMAT </w:instrText>
      </w:r>
      <w:r w:rsidR="00445510" w:rsidRPr="00445510">
        <w:rPr>
          <w:vertAlign w:val="superscript"/>
        </w:rPr>
      </w:r>
      <w:r w:rsidR="00445510" w:rsidRPr="00445510">
        <w:rPr>
          <w:vertAlign w:val="superscript"/>
        </w:rPr>
        <w:fldChar w:fldCharType="separate"/>
      </w:r>
      <w:r w:rsidR="00445510" w:rsidRPr="00445510">
        <w:rPr>
          <w:vertAlign w:val="superscript"/>
        </w:rPr>
        <w:t>16</w:t>
      </w:r>
      <w:r w:rsidR="00445510" w:rsidRPr="00445510">
        <w:rPr>
          <w:vertAlign w:val="superscript"/>
        </w:rPr>
        <w:fldChar w:fldCharType="end"/>
      </w:r>
      <w:r>
        <w:t xml:space="preserve"> </w:t>
      </w:r>
      <w:r w:rsidR="007C75FF">
        <w:t>C</w:t>
      </w:r>
      <w:r w:rsidR="009550B0" w:rsidRPr="009550B0">
        <w:t xml:space="preserve">orrect correlation between </w:t>
      </w:r>
      <w:r w:rsidR="004A3F4C">
        <w:t>the</w:t>
      </w:r>
      <w:r w:rsidR="002521B8">
        <w:t xml:space="preserve"> location of the lesion on the</w:t>
      </w:r>
      <w:r w:rsidR="004A3F4C">
        <w:t xml:space="preserve"> two modalities</w:t>
      </w:r>
      <w:r w:rsidR="009550B0" w:rsidRPr="009550B0">
        <w:t xml:space="preserve"> is essential </w:t>
      </w:r>
      <w:r w:rsidR="00545C40">
        <w:t>for</w:t>
      </w:r>
      <w:r w:rsidR="009550B0" w:rsidRPr="009550B0">
        <w:t xml:space="preserve"> </w:t>
      </w:r>
      <w:r w:rsidR="00076DAB">
        <w:t xml:space="preserve">accurate </w:t>
      </w:r>
      <w:r w:rsidR="00CC21BC">
        <w:t>diagnosis</w:t>
      </w:r>
      <w:r w:rsidR="00411064">
        <w:t xml:space="preserve"> </w:t>
      </w:r>
      <w:r w:rsidR="009550B0" w:rsidRPr="009550B0">
        <w:t xml:space="preserve">and </w:t>
      </w:r>
      <w:r w:rsidR="00CC21BC">
        <w:t xml:space="preserve">planning </w:t>
      </w:r>
      <w:r w:rsidR="00F51C38">
        <w:t xml:space="preserve">of </w:t>
      </w:r>
      <w:r w:rsidR="00CC21BC">
        <w:t xml:space="preserve">biopsies or treatment. </w:t>
      </w:r>
      <w:r w:rsidR="00F1370F">
        <w:t xml:space="preserve">Incorrect </w:t>
      </w:r>
      <w:r w:rsidR="009550B0" w:rsidRPr="009550B0">
        <w:t xml:space="preserve">correlation </w:t>
      </w:r>
      <w:r w:rsidR="00F1370F">
        <w:t>may result in an inaccurate</w:t>
      </w:r>
      <w:r w:rsidR="004A3F4C">
        <w:t xml:space="preserve"> </w:t>
      </w:r>
      <w:r w:rsidR="002B59B1">
        <w:t xml:space="preserve">diagnosis </w:t>
      </w:r>
      <w:r w:rsidR="004A3F4C">
        <w:t>or</w:t>
      </w:r>
      <w:r w:rsidR="009C2CAB">
        <w:t xml:space="preserve"> the biopsy of an incorrect area.</w:t>
      </w:r>
      <w:r w:rsidR="00445510" w:rsidRPr="00445510">
        <w:rPr>
          <w:vertAlign w:val="superscript"/>
        </w:rPr>
        <w:fldChar w:fldCharType="begin"/>
      </w:r>
      <w:r w:rsidR="00445510" w:rsidRPr="00445510">
        <w:rPr>
          <w:vertAlign w:val="superscript"/>
        </w:rPr>
        <w:instrText xml:space="preserve"> NOTEREF _Ref138942568 \h </w:instrText>
      </w:r>
      <w:r w:rsidR="00445510">
        <w:rPr>
          <w:vertAlign w:val="superscript"/>
        </w:rPr>
        <w:instrText xml:space="preserve"> \* MERGEFORMAT </w:instrText>
      </w:r>
      <w:r w:rsidR="00445510" w:rsidRPr="00445510">
        <w:rPr>
          <w:vertAlign w:val="superscript"/>
        </w:rPr>
      </w:r>
      <w:r w:rsidR="00445510" w:rsidRPr="00445510">
        <w:rPr>
          <w:vertAlign w:val="superscript"/>
        </w:rPr>
        <w:fldChar w:fldCharType="separate"/>
      </w:r>
      <w:r w:rsidR="00445510" w:rsidRPr="00445510">
        <w:rPr>
          <w:vertAlign w:val="superscript"/>
        </w:rPr>
        <w:t>16</w:t>
      </w:r>
      <w:r w:rsidR="00445510" w:rsidRPr="00445510">
        <w:rPr>
          <w:vertAlign w:val="superscript"/>
        </w:rPr>
        <w:fldChar w:fldCharType="end"/>
      </w:r>
      <w:r w:rsidR="004A3F4C">
        <w:t xml:space="preserve"> </w:t>
      </w:r>
    </w:p>
    <w:p w14:paraId="3E5030B7" w14:textId="77777777" w:rsidR="00146799" w:rsidRDefault="00146799" w:rsidP="00146799">
      <w:pPr>
        <w:spacing w:after="0" w:line="360" w:lineRule="auto"/>
      </w:pPr>
    </w:p>
    <w:p w14:paraId="19C0F41C" w14:textId="24F09071" w:rsidR="00146799" w:rsidRDefault="008B00F1" w:rsidP="00146799">
      <w:pPr>
        <w:spacing w:after="0" w:line="360" w:lineRule="auto"/>
      </w:pPr>
      <w:r w:rsidRPr="00B35CED">
        <w:rPr>
          <w:highlight w:val="green"/>
        </w:rPr>
        <w:t>To ensure proper lesion loca</w:t>
      </w:r>
      <w:r w:rsidR="00FC1C24" w:rsidRPr="00B35CED">
        <w:rPr>
          <w:highlight w:val="green"/>
        </w:rPr>
        <w:t>liza</w:t>
      </w:r>
      <w:r w:rsidRPr="00B35CED">
        <w:rPr>
          <w:highlight w:val="green"/>
        </w:rPr>
        <w:t xml:space="preserve">tion, </w:t>
      </w:r>
      <w:r w:rsidRPr="00504A11">
        <w:rPr>
          <w:highlight w:val="yellow"/>
        </w:rPr>
        <w:t>three essential measurements</w:t>
      </w:r>
      <w:r w:rsidRPr="00504A11">
        <w:t xml:space="preserve"> are </w:t>
      </w:r>
      <w:commentRangeStart w:id="15"/>
      <w:r w:rsidRPr="00504A11">
        <w:t>required</w:t>
      </w:r>
      <w:commentRangeEnd w:id="15"/>
      <w:r w:rsidR="005A0A6F" w:rsidRPr="00504A11">
        <w:rPr>
          <w:rStyle w:val="CommentReference"/>
        </w:rPr>
        <w:commentReference w:id="15"/>
      </w:r>
      <w:r w:rsidRPr="008B00F1">
        <w:t>.</w:t>
      </w:r>
      <w:r w:rsidR="00445510" w:rsidRPr="00445510">
        <w:rPr>
          <w:vertAlign w:val="superscript"/>
        </w:rPr>
        <w:fldChar w:fldCharType="begin"/>
      </w:r>
      <w:r w:rsidR="00445510" w:rsidRPr="00445510">
        <w:rPr>
          <w:vertAlign w:val="superscript"/>
        </w:rPr>
        <w:instrText xml:space="preserve"> NOTEREF _Ref138942847 \h </w:instrText>
      </w:r>
      <w:r w:rsidR="00445510">
        <w:rPr>
          <w:vertAlign w:val="superscript"/>
        </w:rPr>
        <w:instrText xml:space="preserve"> \* MERGEFORMAT </w:instrText>
      </w:r>
      <w:r w:rsidR="00445510" w:rsidRPr="00445510">
        <w:rPr>
          <w:vertAlign w:val="superscript"/>
        </w:rPr>
      </w:r>
      <w:r w:rsidR="00445510" w:rsidRPr="00445510">
        <w:rPr>
          <w:vertAlign w:val="superscript"/>
        </w:rPr>
        <w:fldChar w:fldCharType="separate"/>
      </w:r>
      <w:r w:rsidR="00445510" w:rsidRPr="00445510">
        <w:rPr>
          <w:vertAlign w:val="superscript"/>
        </w:rPr>
        <w:t>15</w:t>
      </w:r>
      <w:r w:rsidR="00445510" w:rsidRPr="00445510">
        <w:rPr>
          <w:vertAlign w:val="superscript"/>
        </w:rPr>
        <w:fldChar w:fldCharType="end"/>
      </w:r>
      <w:r w:rsidR="00445510" w:rsidRPr="00445510">
        <w:rPr>
          <w:vertAlign w:val="superscript"/>
        </w:rPr>
        <w:t>,</w:t>
      </w:r>
      <w:r w:rsidR="00445510" w:rsidRPr="00445510">
        <w:rPr>
          <w:vertAlign w:val="superscript"/>
        </w:rPr>
        <w:fldChar w:fldCharType="begin"/>
      </w:r>
      <w:r w:rsidR="00445510" w:rsidRPr="00445510">
        <w:rPr>
          <w:vertAlign w:val="superscript"/>
        </w:rPr>
        <w:instrText xml:space="preserve"> NOTEREF _Ref138942568 \h </w:instrText>
      </w:r>
      <w:r w:rsidR="00445510">
        <w:rPr>
          <w:vertAlign w:val="superscript"/>
        </w:rPr>
        <w:instrText xml:space="preserve"> \* MERGEFORMAT </w:instrText>
      </w:r>
      <w:r w:rsidR="00445510" w:rsidRPr="00445510">
        <w:rPr>
          <w:vertAlign w:val="superscript"/>
        </w:rPr>
      </w:r>
      <w:r w:rsidR="00445510" w:rsidRPr="00445510">
        <w:rPr>
          <w:vertAlign w:val="superscript"/>
        </w:rPr>
        <w:fldChar w:fldCharType="separate"/>
      </w:r>
      <w:r w:rsidR="00445510" w:rsidRPr="00445510">
        <w:rPr>
          <w:vertAlign w:val="superscript"/>
        </w:rPr>
        <w:t>16</w:t>
      </w:r>
      <w:r w:rsidR="00445510" w:rsidRPr="00445510">
        <w:rPr>
          <w:vertAlign w:val="superscript"/>
        </w:rPr>
        <w:fldChar w:fldCharType="end"/>
      </w:r>
      <w:r w:rsidR="00D576E2">
        <w:t xml:space="preserve"> </w:t>
      </w:r>
    </w:p>
    <w:p w14:paraId="4C8C6C36" w14:textId="5B9F4DD5" w:rsidR="005E60B0" w:rsidRDefault="00D576E2" w:rsidP="00991C72">
      <w:pPr>
        <w:pStyle w:val="ListParagraph"/>
        <w:numPr>
          <w:ilvl w:val="0"/>
          <w:numId w:val="12"/>
        </w:numPr>
        <w:spacing w:after="0" w:line="360" w:lineRule="auto"/>
      </w:pPr>
      <w:r w:rsidRPr="00D52520">
        <w:rPr>
          <w:highlight w:val="yellow"/>
          <w:u w:val="single"/>
        </w:rPr>
        <w:t>The quadrant</w:t>
      </w:r>
      <w:r w:rsidR="008B00F1" w:rsidRPr="00D52520">
        <w:rPr>
          <w:highlight w:val="yellow"/>
          <w:u w:val="single"/>
        </w:rPr>
        <w:t xml:space="preserve"> and clock </w:t>
      </w:r>
      <w:commentRangeStart w:id="16"/>
      <w:r w:rsidR="008B00F1" w:rsidRPr="00D52520">
        <w:rPr>
          <w:highlight w:val="yellow"/>
          <w:u w:val="single"/>
        </w:rPr>
        <w:t>position</w:t>
      </w:r>
      <w:commentRangeEnd w:id="16"/>
      <w:r w:rsidR="00D52520">
        <w:rPr>
          <w:rStyle w:val="CommentReference"/>
        </w:rPr>
        <w:commentReference w:id="16"/>
      </w:r>
      <w:r>
        <w:t xml:space="preserve">: </w:t>
      </w:r>
      <w:r w:rsidR="001D670F">
        <w:t>The</w:t>
      </w:r>
      <w:r w:rsidR="007B139E" w:rsidRPr="007B139E">
        <w:t xml:space="preserve"> affected quadrant can usually be determined </w:t>
      </w:r>
      <w:r w:rsidR="00626A09">
        <w:t>from</w:t>
      </w:r>
      <w:r w:rsidR="007B139E" w:rsidRPr="007B139E">
        <w:t xml:space="preserve"> the standard CC and MLO </w:t>
      </w:r>
      <w:r w:rsidR="00626A09">
        <w:t>image</w:t>
      </w:r>
      <w:r w:rsidR="007B139E" w:rsidRPr="007B139E">
        <w:t>s</w:t>
      </w:r>
      <w:r w:rsidR="005E60B0">
        <w:t xml:space="preserve">. </w:t>
      </w:r>
      <w:r w:rsidR="006664F0">
        <w:t xml:space="preserve">Ultrasound is </w:t>
      </w:r>
      <w:r w:rsidR="00A65256">
        <w:t>superio</w:t>
      </w:r>
      <w:r w:rsidR="00893807">
        <w:t>r</w:t>
      </w:r>
      <w:r w:rsidR="006664F0">
        <w:t xml:space="preserve"> for </w:t>
      </w:r>
      <w:r w:rsidR="00F5578C">
        <w:t xml:space="preserve">narrowing down the location </w:t>
      </w:r>
      <w:r w:rsidR="006664F0">
        <w:t>using the clock positions.</w:t>
      </w:r>
    </w:p>
    <w:p w14:paraId="4A6562FB" w14:textId="4D593FC0" w:rsidR="0082217A" w:rsidRDefault="005E60B0" w:rsidP="00991C72">
      <w:pPr>
        <w:pStyle w:val="ListParagraph"/>
        <w:numPr>
          <w:ilvl w:val="0"/>
          <w:numId w:val="12"/>
        </w:numPr>
        <w:spacing w:after="0" w:line="360" w:lineRule="auto"/>
      </w:pPr>
      <w:r w:rsidRPr="0037700F">
        <w:rPr>
          <w:u w:val="single"/>
        </w:rPr>
        <w:lastRenderedPageBreak/>
        <w:t>The depth</w:t>
      </w:r>
      <w:r>
        <w:t xml:space="preserve">: </w:t>
      </w:r>
      <w:r w:rsidR="0082217A" w:rsidRPr="0082217A">
        <w:t>The depth of a breast lesion is classified based on whether it's situated in the anterior, middle, or posterior third of the breast.</w:t>
      </w:r>
      <w:r w:rsidR="00445510" w:rsidRPr="00445510">
        <w:rPr>
          <w:vertAlign w:val="superscript"/>
        </w:rPr>
        <w:fldChar w:fldCharType="begin"/>
      </w:r>
      <w:r w:rsidR="00445510" w:rsidRPr="00445510">
        <w:rPr>
          <w:vertAlign w:val="superscript"/>
        </w:rPr>
        <w:instrText xml:space="preserve"> NOTEREF _Ref138942568 \h </w:instrText>
      </w:r>
      <w:r w:rsidR="00445510">
        <w:rPr>
          <w:vertAlign w:val="superscript"/>
        </w:rPr>
        <w:instrText xml:space="preserve"> \* MERGEFORMAT </w:instrText>
      </w:r>
      <w:r w:rsidR="00445510" w:rsidRPr="00445510">
        <w:rPr>
          <w:vertAlign w:val="superscript"/>
        </w:rPr>
      </w:r>
      <w:r w:rsidR="00445510" w:rsidRPr="00445510">
        <w:rPr>
          <w:vertAlign w:val="superscript"/>
        </w:rPr>
        <w:fldChar w:fldCharType="separate"/>
      </w:r>
      <w:r w:rsidR="00445510" w:rsidRPr="00445510">
        <w:rPr>
          <w:vertAlign w:val="superscript"/>
        </w:rPr>
        <w:t>16</w:t>
      </w:r>
      <w:r w:rsidR="00445510" w:rsidRPr="00445510">
        <w:rPr>
          <w:vertAlign w:val="superscript"/>
        </w:rPr>
        <w:fldChar w:fldCharType="end"/>
      </w:r>
      <w:r w:rsidR="0082217A" w:rsidRPr="0082217A">
        <w:t xml:space="preserve"> </w:t>
      </w:r>
      <w:r w:rsidR="005F2C0F">
        <w:t>Clinically</w:t>
      </w:r>
      <w:r w:rsidR="0082217A" w:rsidRPr="0082217A">
        <w:t>, the actual measurement of the lesion may not always align with what's observed in the CC or MLO images</w:t>
      </w:r>
      <w:r w:rsidR="00316CAA">
        <w:t xml:space="preserve"> due to patient positioning and body habitus</w:t>
      </w:r>
      <w:r w:rsidR="0082217A" w:rsidRPr="0082217A">
        <w:t>.</w:t>
      </w:r>
      <w:r w:rsidR="00445510" w:rsidRPr="00445510">
        <w:rPr>
          <w:vertAlign w:val="superscript"/>
        </w:rPr>
        <w:fldChar w:fldCharType="begin"/>
      </w:r>
      <w:r w:rsidR="00445510" w:rsidRPr="00445510">
        <w:rPr>
          <w:vertAlign w:val="superscript"/>
        </w:rPr>
        <w:instrText xml:space="preserve"> NOTEREF _Ref138942847 \h </w:instrText>
      </w:r>
      <w:r w:rsidR="00445510">
        <w:rPr>
          <w:vertAlign w:val="superscript"/>
        </w:rPr>
        <w:instrText xml:space="preserve"> \* MERGEFORMAT </w:instrText>
      </w:r>
      <w:r w:rsidR="00445510" w:rsidRPr="00445510">
        <w:rPr>
          <w:vertAlign w:val="superscript"/>
        </w:rPr>
      </w:r>
      <w:r w:rsidR="00445510" w:rsidRPr="00445510">
        <w:rPr>
          <w:vertAlign w:val="superscript"/>
        </w:rPr>
        <w:fldChar w:fldCharType="separate"/>
      </w:r>
      <w:r w:rsidR="00445510" w:rsidRPr="00445510">
        <w:rPr>
          <w:vertAlign w:val="superscript"/>
        </w:rPr>
        <w:t>15</w:t>
      </w:r>
      <w:r w:rsidR="00445510" w:rsidRPr="00445510">
        <w:rPr>
          <w:vertAlign w:val="superscript"/>
        </w:rPr>
        <w:fldChar w:fldCharType="end"/>
      </w:r>
      <w:r w:rsidR="00445510" w:rsidRPr="00445510">
        <w:rPr>
          <w:vertAlign w:val="superscript"/>
        </w:rPr>
        <w:t>,</w:t>
      </w:r>
      <w:r w:rsidR="00445510" w:rsidRPr="00445510">
        <w:rPr>
          <w:vertAlign w:val="superscript"/>
        </w:rPr>
        <w:fldChar w:fldCharType="begin"/>
      </w:r>
      <w:r w:rsidR="00445510" w:rsidRPr="00445510">
        <w:rPr>
          <w:vertAlign w:val="superscript"/>
        </w:rPr>
        <w:instrText xml:space="preserve"> NOTEREF _Ref138942568 \h </w:instrText>
      </w:r>
      <w:r w:rsidR="00445510">
        <w:rPr>
          <w:vertAlign w:val="superscript"/>
        </w:rPr>
        <w:instrText xml:space="preserve"> \* MERGEFORMAT </w:instrText>
      </w:r>
      <w:r w:rsidR="00445510" w:rsidRPr="00445510">
        <w:rPr>
          <w:vertAlign w:val="superscript"/>
        </w:rPr>
      </w:r>
      <w:r w:rsidR="00445510" w:rsidRPr="00445510">
        <w:rPr>
          <w:vertAlign w:val="superscript"/>
        </w:rPr>
        <w:fldChar w:fldCharType="separate"/>
      </w:r>
      <w:r w:rsidR="00445510" w:rsidRPr="00445510">
        <w:rPr>
          <w:vertAlign w:val="superscript"/>
        </w:rPr>
        <w:t>16</w:t>
      </w:r>
      <w:r w:rsidR="00445510" w:rsidRPr="00445510">
        <w:rPr>
          <w:vertAlign w:val="superscript"/>
        </w:rPr>
        <w:fldChar w:fldCharType="end"/>
      </w:r>
      <w:r w:rsidR="0004531E">
        <w:t xml:space="preserve"> Correlation of the lesion depth using ultrasound is </w:t>
      </w:r>
      <w:r w:rsidR="00D6512B">
        <w:t>recommended.</w:t>
      </w:r>
    </w:p>
    <w:p w14:paraId="00A08C35" w14:textId="09F91CAB" w:rsidR="003A09D8" w:rsidRPr="00146799" w:rsidRDefault="0082217A" w:rsidP="002E4B85">
      <w:pPr>
        <w:pStyle w:val="ListParagraph"/>
        <w:numPr>
          <w:ilvl w:val="0"/>
          <w:numId w:val="12"/>
        </w:numPr>
        <w:spacing w:after="0" w:line="360" w:lineRule="auto"/>
      </w:pPr>
      <w:r w:rsidRPr="00B35CED">
        <w:rPr>
          <w:highlight w:val="green"/>
          <w:u w:val="single"/>
        </w:rPr>
        <w:t>The distance from the nipple</w:t>
      </w:r>
      <w:r w:rsidRPr="00B35CED">
        <w:rPr>
          <w:highlight w:val="green"/>
        </w:rPr>
        <w:t>:</w:t>
      </w:r>
      <w:r>
        <w:t xml:space="preserve"> </w:t>
      </w:r>
      <w:r w:rsidRPr="00D52520">
        <w:rPr>
          <w:highlight w:val="yellow"/>
        </w:rPr>
        <w:t>The nipple is used as a fixed reference point</w:t>
      </w:r>
      <w:r w:rsidR="00F30F7B" w:rsidRPr="00D52520">
        <w:rPr>
          <w:highlight w:val="yellow"/>
        </w:rPr>
        <w:t xml:space="preserve"> to pinpoint the lesion locatio</w:t>
      </w:r>
      <w:r w:rsidR="005A0CED" w:rsidRPr="00D52520">
        <w:rPr>
          <w:highlight w:val="yellow"/>
        </w:rPr>
        <w:t>n</w:t>
      </w:r>
      <w:r w:rsidR="003A09D8" w:rsidRPr="00D52520">
        <w:rPr>
          <w:highlight w:val="yellow"/>
        </w:rPr>
        <w:t>.</w:t>
      </w:r>
      <w:r w:rsidR="00445510" w:rsidRPr="00445510">
        <w:rPr>
          <w:highlight w:val="yellow"/>
          <w:vertAlign w:val="superscript"/>
        </w:rPr>
        <w:fldChar w:fldCharType="begin"/>
      </w:r>
      <w:r w:rsidR="00445510" w:rsidRPr="00445510">
        <w:rPr>
          <w:highlight w:val="yellow"/>
          <w:vertAlign w:val="superscript"/>
        </w:rPr>
        <w:instrText xml:space="preserve"> NOTEREF _Ref138942568 \h </w:instrText>
      </w:r>
      <w:r w:rsidR="00445510">
        <w:rPr>
          <w:highlight w:val="yellow"/>
          <w:vertAlign w:val="superscript"/>
        </w:rPr>
        <w:instrText xml:space="preserve"> \* MERGEFORMAT </w:instrText>
      </w:r>
      <w:r w:rsidR="00445510" w:rsidRPr="00445510">
        <w:rPr>
          <w:highlight w:val="yellow"/>
          <w:vertAlign w:val="superscript"/>
        </w:rPr>
      </w:r>
      <w:r w:rsidR="00445510" w:rsidRPr="00445510">
        <w:rPr>
          <w:highlight w:val="yellow"/>
          <w:vertAlign w:val="superscript"/>
        </w:rPr>
        <w:fldChar w:fldCharType="separate"/>
      </w:r>
      <w:r w:rsidR="00445510" w:rsidRPr="00445510">
        <w:rPr>
          <w:highlight w:val="yellow"/>
          <w:vertAlign w:val="superscript"/>
        </w:rPr>
        <w:t>16</w:t>
      </w:r>
      <w:r w:rsidR="00445510" w:rsidRPr="00445510">
        <w:rPr>
          <w:highlight w:val="yellow"/>
          <w:vertAlign w:val="superscript"/>
        </w:rPr>
        <w:fldChar w:fldCharType="end"/>
      </w:r>
      <w:r w:rsidR="0037700F">
        <w:t xml:space="preserve"> There are similar issues determining the distance from the nipple </w:t>
      </w:r>
      <w:r w:rsidR="007624E5">
        <w:t xml:space="preserve">on mammography images </w:t>
      </w:r>
      <w:r w:rsidR="0037700F">
        <w:t xml:space="preserve">as determining the depth. </w:t>
      </w:r>
      <w:r w:rsidR="00F8228F">
        <w:t>Ultrasound can overcome these issues and provide improved loca</w:t>
      </w:r>
      <w:r w:rsidR="00FC1C24">
        <w:t>liza</w:t>
      </w:r>
      <w:r w:rsidR="00F8228F">
        <w:t>tion measurements</w:t>
      </w:r>
      <w:r w:rsidR="000538D2">
        <w:t>.</w:t>
      </w:r>
      <w:r w:rsidR="00445510" w:rsidRPr="00445510">
        <w:rPr>
          <w:vertAlign w:val="superscript"/>
        </w:rPr>
        <w:fldChar w:fldCharType="begin"/>
      </w:r>
      <w:r w:rsidR="00445510" w:rsidRPr="00445510">
        <w:rPr>
          <w:vertAlign w:val="superscript"/>
        </w:rPr>
        <w:instrText xml:space="preserve"> NOTEREF _Ref138942847 \h </w:instrText>
      </w:r>
      <w:r w:rsidR="00445510">
        <w:rPr>
          <w:vertAlign w:val="superscript"/>
        </w:rPr>
        <w:instrText xml:space="preserve"> \* MERGEFORMAT </w:instrText>
      </w:r>
      <w:r w:rsidR="00445510" w:rsidRPr="00445510">
        <w:rPr>
          <w:vertAlign w:val="superscript"/>
        </w:rPr>
      </w:r>
      <w:r w:rsidR="00445510" w:rsidRPr="00445510">
        <w:rPr>
          <w:vertAlign w:val="superscript"/>
        </w:rPr>
        <w:fldChar w:fldCharType="separate"/>
      </w:r>
      <w:r w:rsidR="00445510" w:rsidRPr="00445510">
        <w:rPr>
          <w:vertAlign w:val="superscript"/>
        </w:rPr>
        <w:t>15</w:t>
      </w:r>
      <w:r w:rsidR="00445510" w:rsidRPr="00445510">
        <w:rPr>
          <w:vertAlign w:val="superscript"/>
        </w:rPr>
        <w:fldChar w:fldCharType="end"/>
      </w:r>
      <w:r w:rsidR="000538D2" w:rsidRPr="00445510">
        <w:rPr>
          <w:vertAlign w:val="superscript"/>
        </w:rPr>
        <w:t xml:space="preserve"> </w:t>
      </w:r>
    </w:p>
    <w:p w14:paraId="31FBD4BC" w14:textId="77777777" w:rsidR="00146799" w:rsidRDefault="00146799" w:rsidP="00146799">
      <w:pPr>
        <w:pStyle w:val="ListParagraph"/>
        <w:spacing w:after="0" w:line="360" w:lineRule="auto"/>
      </w:pPr>
    </w:p>
    <w:p w14:paraId="4881B5B1" w14:textId="6B721C49" w:rsidR="00FD7E3C" w:rsidRDefault="00C649E4" w:rsidP="00991C72">
      <w:pPr>
        <w:spacing w:after="0" w:line="360" w:lineRule="auto"/>
      </w:pPr>
      <w:r>
        <w:t>It is important to note that there is a significant difference in breast position between mammography and ultrasound</w:t>
      </w:r>
      <w:r w:rsidR="003C2B61">
        <w:t xml:space="preserve">. In mammography, </w:t>
      </w:r>
      <w:r w:rsidR="009550B0" w:rsidRPr="009550B0">
        <w:t xml:space="preserve">the breast tissue </w:t>
      </w:r>
      <w:r w:rsidR="00403E88">
        <w:t xml:space="preserve">is compressed </w:t>
      </w:r>
      <w:r w:rsidR="003C2B61">
        <w:t xml:space="preserve">and </w:t>
      </w:r>
      <w:r w:rsidR="00403E88">
        <w:t xml:space="preserve">viewed from above </w:t>
      </w:r>
      <w:r w:rsidR="00370C4E">
        <w:t xml:space="preserve">or </w:t>
      </w:r>
      <w:r w:rsidR="00403E88">
        <w:t>the side</w:t>
      </w:r>
      <w:r w:rsidR="009550B0" w:rsidRPr="009550B0">
        <w:t>.</w:t>
      </w:r>
      <w:r w:rsidR="00023FE6">
        <w:t xml:space="preserve"> Ideally, all four quadrants should be under the same amount of compression, but that </w:t>
      </w:r>
      <w:r w:rsidR="002720BF" w:rsidRPr="002720BF">
        <w:t xml:space="preserve">depends on the patient’s positioning and comfort level and is </w:t>
      </w:r>
      <w:r w:rsidR="002720BF">
        <w:t>often not achievable</w:t>
      </w:r>
      <w:r w:rsidR="00F85CF4">
        <w:t>.</w:t>
      </w:r>
      <w:r w:rsidR="009550B0" w:rsidRPr="009550B0">
        <w:t xml:space="preserve"> </w:t>
      </w:r>
      <w:r>
        <w:t>In contrast, u</w:t>
      </w:r>
      <w:r w:rsidR="003870E2">
        <w:t>ltrasound shows the breast from anterior to posterior while</w:t>
      </w:r>
      <w:r w:rsidR="009550B0" w:rsidRPr="009550B0">
        <w:t xml:space="preserve"> the tissue is </w:t>
      </w:r>
      <w:r w:rsidR="00490BCF">
        <w:t>uncompressed and</w:t>
      </w:r>
      <w:r w:rsidR="009550B0" w:rsidRPr="009550B0">
        <w:t xml:space="preserve"> flat.</w:t>
      </w:r>
      <w:r w:rsidR="00445510" w:rsidRPr="00445510">
        <w:rPr>
          <w:vertAlign w:val="superscript"/>
        </w:rPr>
        <w:fldChar w:fldCharType="begin"/>
      </w:r>
      <w:r w:rsidR="00445510" w:rsidRPr="00445510">
        <w:rPr>
          <w:vertAlign w:val="superscript"/>
        </w:rPr>
        <w:instrText xml:space="preserve"> NOTEREF _Ref138942847 \h </w:instrText>
      </w:r>
      <w:r w:rsidR="00445510">
        <w:rPr>
          <w:vertAlign w:val="superscript"/>
        </w:rPr>
        <w:instrText xml:space="preserve"> \* MERGEFORMAT </w:instrText>
      </w:r>
      <w:r w:rsidR="00445510" w:rsidRPr="00445510">
        <w:rPr>
          <w:vertAlign w:val="superscript"/>
        </w:rPr>
      </w:r>
      <w:r w:rsidR="00445510" w:rsidRPr="00445510">
        <w:rPr>
          <w:vertAlign w:val="superscript"/>
        </w:rPr>
        <w:fldChar w:fldCharType="separate"/>
      </w:r>
      <w:r w:rsidR="00445510" w:rsidRPr="00445510">
        <w:rPr>
          <w:vertAlign w:val="superscript"/>
        </w:rPr>
        <w:t>15</w:t>
      </w:r>
      <w:r w:rsidR="00445510" w:rsidRPr="00445510">
        <w:rPr>
          <w:vertAlign w:val="superscript"/>
        </w:rPr>
        <w:fldChar w:fldCharType="end"/>
      </w:r>
      <w:r w:rsidR="00FD7E3C" w:rsidRPr="00FD7E3C">
        <w:t xml:space="preserve"> On ultrasound, the gray-scale anatomy in the breast </w:t>
      </w:r>
      <w:r w:rsidR="00FD7E3C">
        <w:t xml:space="preserve">is </w:t>
      </w:r>
      <w:proofErr w:type="gramStart"/>
      <w:r w:rsidR="00FD7E3C">
        <w:t>similar to</w:t>
      </w:r>
      <w:proofErr w:type="gramEnd"/>
      <w:r w:rsidR="00FD7E3C" w:rsidRPr="00FD7E3C">
        <w:t xml:space="preserve"> its mammographic appearance. Fat is hypoechoic and dark gray, whereas </w:t>
      </w:r>
      <w:proofErr w:type="spellStart"/>
      <w:r w:rsidR="00FD7E3C" w:rsidRPr="00FD7E3C">
        <w:t>fibroglandular</w:t>
      </w:r>
      <w:proofErr w:type="spellEnd"/>
      <w:r w:rsidR="00FD7E3C" w:rsidRPr="00FD7E3C">
        <w:t xml:space="preserve"> tissue is hyperechoic and white.</w:t>
      </w:r>
      <w:bookmarkStart w:id="17" w:name="_Ref138943042"/>
      <w:r w:rsidR="00445510">
        <w:rPr>
          <w:rStyle w:val="EndnoteReference"/>
        </w:rPr>
        <w:endnoteReference w:id="17"/>
      </w:r>
      <w:bookmarkEnd w:id="17"/>
      <w:r w:rsidR="00FD7E3C" w:rsidRPr="00FD7E3C">
        <w:t xml:space="preserve"> Muscle is usually the reference tissue</w:t>
      </w:r>
      <w:r w:rsidR="001B693A">
        <w:t xml:space="preserve"> in ultrasound, as it appear</w:t>
      </w:r>
      <w:r w:rsidR="00FD7E3C" w:rsidRPr="00FD7E3C">
        <w:t>s mid</w:t>
      </w:r>
      <w:r w:rsidR="001B693A">
        <w:t>-</w:t>
      </w:r>
      <w:r w:rsidR="00FD7E3C" w:rsidRPr="00FD7E3C">
        <w:t>gray (isoechoic).</w:t>
      </w:r>
      <w:r w:rsidR="00FE3C2F" w:rsidRPr="00FE3C2F">
        <w:rPr>
          <w:vertAlign w:val="superscript"/>
        </w:rPr>
        <w:fldChar w:fldCharType="begin"/>
      </w:r>
      <w:r w:rsidR="00FE3C2F" w:rsidRPr="00FE3C2F">
        <w:rPr>
          <w:vertAlign w:val="superscript"/>
        </w:rPr>
        <w:instrText xml:space="preserve"> NOTEREF _Ref138943042 \h </w:instrText>
      </w:r>
      <w:r w:rsidR="00FE3C2F">
        <w:rPr>
          <w:vertAlign w:val="superscript"/>
        </w:rPr>
        <w:instrText xml:space="preserve"> \* MERGEFORMAT </w:instrText>
      </w:r>
      <w:r w:rsidR="00FE3C2F" w:rsidRPr="00FE3C2F">
        <w:rPr>
          <w:vertAlign w:val="superscript"/>
        </w:rPr>
      </w:r>
      <w:r w:rsidR="00FE3C2F" w:rsidRPr="00FE3C2F">
        <w:rPr>
          <w:vertAlign w:val="superscript"/>
        </w:rPr>
        <w:fldChar w:fldCharType="separate"/>
      </w:r>
      <w:r w:rsidR="00FE3C2F" w:rsidRPr="00FE3C2F">
        <w:rPr>
          <w:vertAlign w:val="superscript"/>
        </w:rPr>
        <w:t>17</w:t>
      </w:r>
      <w:r w:rsidR="00FE3C2F" w:rsidRPr="00FE3C2F">
        <w:rPr>
          <w:vertAlign w:val="superscript"/>
        </w:rPr>
        <w:fldChar w:fldCharType="end"/>
      </w:r>
      <w:r w:rsidR="00FE3C2F">
        <w:t xml:space="preserve"> </w:t>
      </w:r>
    </w:p>
    <w:p w14:paraId="0C0AAEB4" w14:textId="14300606" w:rsidR="008D57AA" w:rsidRDefault="008D57AA" w:rsidP="00991C72">
      <w:pPr>
        <w:spacing w:after="0" w:line="360" w:lineRule="auto"/>
      </w:pPr>
    </w:p>
    <w:p w14:paraId="78EB2631" w14:textId="717E052F" w:rsidR="004224C9" w:rsidRDefault="009C4E81" w:rsidP="00991C72">
      <w:pPr>
        <w:pStyle w:val="Heading1"/>
      </w:pPr>
      <w:r w:rsidRPr="00F96026">
        <w:t xml:space="preserve">Internal </w:t>
      </w:r>
      <w:r w:rsidR="00146799">
        <w:t>A</w:t>
      </w:r>
      <w:r w:rsidRPr="00F96026">
        <w:t>natomy</w:t>
      </w:r>
      <w:r w:rsidR="00F81359">
        <w:br/>
      </w:r>
    </w:p>
    <w:p w14:paraId="3101C295" w14:textId="015586AD" w:rsidR="00B153E7" w:rsidRDefault="00B75C1B" w:rsidP="00991C72">
      <w:pPr>
        <w:spacing w:after="0" w:line="360" w:lineRule="auto"/>
      </w:pPr>
      <w:r w:rsidRPr="00B75C1B">
        <w:t>Understanding the internal</w:t>
      </w:r>
      <w:r>
        <w:t xml:space="preserve"> anatomy</w:t>
      </w:r>
      <w:r w:rsidRPr="00B75C1B">
        <w:t xml:space="preserve"> of the breast </w:t>
      </w:r>
      <w:r>
        <w:t>is also essential knowledge</w:t>
      </w:r>
      <w:r w:rsidRPr="00B75C1B">
        <w:t xml:space="preserve"> for technologists</w:t>
      </w:r>
      <w:r w:rsidR="001D64D2">
        <w:t xml:space="preserve">. This information can </w:t>
      </w:r>
      <w:r w:rsidR="00400DDE">
        <w:t>help with patient</w:t>
      </w:r>
      <w:r w:rsidR="00720816">
        <w:t xml:space="preserve"> positioning and </w:t>
      </w:r>
      <w:r w:rsidRPr="00B75C1B">
        <w:t>identif</w:t>
      </w:r>
      <w:r w:rsidR="00720816">
        <w:t>ying</w:t>
      </w:r>
      <w:r w:rsidRPr="00B75C1B">
        <w:t xml:space="preserve"> </w:t>
      </w:r>
      <w:r w:rsidR="00E97059">
        <w:t>potential pathologies</w:t>
      </w:r>
      <w:r w:rsidRPr="00B75C1B">
        <w:t>.</w:t>
      </w:r>
      <w:r w:rsidR="00AC6A9E">
        <w:t xml:space="preserve"> The internal components of the breast are roughly categorized into two main sections: </w:t>
      </w:r>
      <w:r w:rsidR="009C38CC" w:rsidRPr="009C38CC">
        <w:t xml:space="preserve">the outer </w:t>
      </w:r>
      <w:r w:rsidR="00720816">
        <w:t>elements</w:t>
      </w:r>
      <w:r w:rsidR="009C38CC" w:rsidRPr="009C38CC">
        <w:t xml:space="preserve"> that</w:t>
      </w:r>
      <w:r w:rsidR="009C38CC">
        <w:t xml:space="preserve"> cover and</w:t>
      </w:r>
      <w:r w:rsidR="009C38CC" w:rsidRPr="009C38CC">
        <w:t xml:space="preserve"> connect </w:t>
      </w:r>
      <w:r w:rsidR="009C38CC">
        <w:t>the breast</w:t>
      </w:r>
      <w:r w:rsidR="009C38CC" w:rsidRPr="009C38CC">
        <w:t xml:space="preserve"> to the body and the internal component</w:t>
      </w:r>
      <w:r w:rsidR="00AC6A9E">
        <w:t xml:space="preserve">s </w:t>
      </w:r>
      <w:r w:rsidR="002966B9">
        <w:t>including</w:t>
      </w:r>
      <w:r w:rsidR="00AC6A9E">
        <w:t xml:space="preserve"> t</w:t>
      </w:r>
      <w:r w:rsidR="000A2400">
        <w:t>he</w:t>
      </w:r>
      <w:r w:rsidR="009C38CC" w:rsidRPr="009C38CC">
        <w:t xml:space="preserve"> </w:t>
      </w:r>
      <w:proofErr w:type="spellStart"/>
      <w:r w:rsidR="005564A1">
        <w:t>fibroglandular</w:t>
      </w:r>
      <w:proofErr w:type="spellEnd"/>
      <w:r w:rsidR="005564A1">
        <w:t xml:space="preserve"> </w:t>
      </w:r>
      <w:r w:rsidR="004F769B">
        <w:t>and fatty tissues</w:t>
      </w:r>
      <w:r w:rsidR="009C38CC" w:rsidRPr="009C38CC">
        <w:t xml:space="preserve">, </w:t>
      </w:r>
      <w:r w:rsidR="00905303">
        <w:t xml:space="preserve">and </w:t>
      </w:r>
      <w:r w:rsidR="002966B9">
        <w:t xml:space="preserve">the </w:t>
      </w:r>
      <w:r w:rsidR="00A91E28">
        <w:t xml:space="preserve">vascular </w:t>
      </w:r>
      <w:r w:rsidR="00905303">
        <w:t>and lymphatic systems</w:t>
      </w:r>
      <w:r w:rsidR="009C38CC" w:rsidRPr="009C38CC">
        <w:t>.</w:t>
      </w:r>
      <w:r w:rsidR="00CC2A68">
        <w:br/>
      </w:r>
    </w:p>
    <w:p w14:paraId="38A1400B" w14:textId="1B143CE6" w:rsidR="00E31E20" w:rsidRPr="00CC2A68" w:rsidRDefault="00200216" w:rsidP="00991C72">
      <w:pPr>
        <w:pStyle w:val="Heading2"/>
      </w:pPr>
      <w:r>
        <w:t>Outer</w:t>
      </w:r>
      <w:r w:rsidR="00E31E20" w:rsidRPr="00CC2A68">
        <w:t xml:space="preserve"> </w:t>
      </w:r>
      <w:r w:rsidR="007022E3" w:rsidRPr="00CC2A68">
        <w:t>Elements</w:t>
      </w:r>
    </w:p>
    <w:p w14:paraId="028BE1A7" w14:textId="77777777" w:rsidR="001D64D2" w:rsidRPr="00146799" w:rsidRDefault="009C4E81" w:rsidP="00991C72">
      <w:pPr>
        <w:pStyle w:val="Heading3"/>
      </w:pPr>
      <w:r w:rsidRPr="00146799">
        <w:t>Fascial layers</w:t>
      </w:r>
    </w:p>
    <w:p w14:paraId="0837D047" w14:textId="563471B1" w:rsidR="009565AF" w:rsidRDefault="00BD1371" w:rsidP="002E4B85">
      <w:pPr>
        <w:spacing w:after="0" w:line="360" w:lineRule="auto"/>
      </w:pPr>
      <w:r>
        <w:t>The breast is</w:t>
      </w:r>
      <w:r w:rsidR="00775701">
        <w:t xml:space="preserve"> support</w:t>
      </w:r>
      <w:r>
        <w:t>ed</w:t>
      </w:r>
      <w:r w:rsidR="00775701">
        <w:t xml:space="preserve"> and attached to the </w:t>
      </w:r>
      <w:r w:rsidR="00A0538E">
        <w:t>body</w:t>
      </w:r>
      <w:r>
        <w:t xml:space="preserve"> by two layers of fascia. The</w:t>
      </w:r>
      <w:r w:rsidR="00775701">
        <w:t xml:space="preserve"> first layer, </w:t>
      </w:r>
      <w:r w:rsidR="00040BFA" w:rsidRPr="00040BFA">
        <w:t>the superficial fascia, lies beneath the subcutaneous fat layer</w:t>
      </w:r>
      <w:r w:rsidR="009F2C72">
        <w:t xml:space="preserve"> and covers the entire breast</w:t>
      </w:r>
      <w:r>
        <w:t>.</w:t>
      </w:r>
      <w:r w:rsidR="0052084D" w:rsidRPr="0052084D">
        <w:rPr>
          <w:vertAlign w:val="superscript"/>
        </w:rPr>
        <w:fldChar w:fldCharType="begin"/>
      </w:r>
      <w:r w:rsidR="0052084D" w:rsidRPr="0052084D">
        <w:rPr>
          <w:vertAlign w:val="superscript"/>
        </w:rPr>
        <w:instrText xml:space="preserve"> NOTEREF _Ref138941724 \h </w:instrText>
      </w:r>
      <w:r w:rsidR="0052084D">
        <w:rPr>
          <w:vertAlign w:val="superscript"/>
        </w:rPr>
        <w:instrText xml:space="preserve"> \* MERGEFORMAT </w:instrText>
      </w:r>
      <w:r w:rsidR="0052084D" w:rsidRPr="0052084D">
        <w:rPr>
          <w:vertAlign w:val="superscript"/>
        </w:rPr>
      </w:r>
      <w:r w:rsidR="0052084D" w:rsidRPr="0052084D">
        <w:rPr>
          <w:vertAlign w:val="superscript"/>
        </w:rPr>
        <w:fldChar w:fldCharType="separate"/>
      </w:r>
      <w:r w:rsidR="0052084D" w:rsidRPr="0052084D">
        <w:rPr>
          <w:vertAlign w:val="superscript"/>
        </w:rPr>
        <w:t>4</w:t>
      </w:r>
      <w:r w:rsidR="0052084D" w:rsidRPr="0052084D">
        <w:rPr>
          <w:vertAlign w:val="superscript"/>
        </w:rPr>
        <w:fldChar w:fldCharType="end"/>
      </w:r>
      <w:r>
        <w:t xml:space="preserve"> </w:t>
      </w:r>
      <w:r w:rsidR="00AE245C">
        <w:t>The breast</w:t>
      </w:r>
      <w:r w:rsidR="00473C5F">
        <w:t xml:space="preserve"> is </w:t>
      </w:r>
      <w:r w:rsidR="0095030A">
        <w:t>connect</w:t>
      </w:r>
      <w:r w:rsidR="00473C5F">
        <w:t xml:space="preserve">ed to the skin by specialized </w:t>
      </w:r>
      <w:r w:rsidR="00473C5F" w:rsidRPr="00216DDB">
        <w:rPr>
          <w:highlight w:val="green"/>
        </w:rPr>
        <w:t xml:space="preserve">fibrous bands of connective tissue called </w:t>
      </w:r>
      <w:r w:rsidR="007A1FE1" w:rsidRPr="00216DDB">
        <w:rPr>
          <w:highlight w:val="green"/>
        </w:rPr>
        <w:t>Cooper’s ligaments</w:t>
      </w:r>
      <w:r w:rsidR="00473C5F" w:rsidRPr="00216DDB">
        <w:rPr>
          <w:highlight w:val="green"/>
        </w:rPr>
        <w:t xml:space="preserve">. </w:t>
      </w:r>
      <w:r w:rsidR="00DE4475">
        <w:rPr>
          <w:highlight w:val="green"/>
        </w:rPr>
        <w:t>These</w:t>
      </w:r>
      <w:r w:rsidR="00BA14C1">
        <w:rPr>
          <w:highlight w:val="green"/>
        </w:rPr>
        <w:t xml:space="preserve"> ligaments are </w:t>
      </w:r>
      <w:commentRangeStart w:id="18"/>
      <w:r w:rsidR="00BA14C1">
        <w:rPr>
          <w:highlight w:val="green"/>
        </w:rPr>
        <w:lastRenderedPageBreak/>
        <w:t>formed</w:t>
      </w:r>
      <w:commentRangeEnd w:id="18"/>
      <w:r w:rsidR="00F861F2">
        <w:rPr>
          <w:rStyle w:val="CommentReference"/>
        </w:rPr>
        <w:commentReference w:id="18"/>
      </w:r>
      <w:r w:rsidR="00BA14C1">
        <w:rPr>
          <w:highlight w:val="green"/>
        </w:rPr>
        <w:t xml:space="preserve"> from the connective tissue</w:t>
      </w:r>
      <w:r w:rsidR="00EC6307">
        <w:rPr>
          <w:highlight w:val="green"/>
        </w:rPr>
        <w:t>-rich</w:t>
      </w:r>
      <w:r w:rsidR="00BA14C1">
        <w:rPr>
          <w:highlight w:val="green"/>
        </w:rPr>
        <w:t xml:space="preserve"> stroma </w:t>
      </w:r>
      <w:r w:rsidR="00832056">
        <w:rPr>
          <w:highlight w:val="green"/>
        </w:rPr>
        <w:t xml:space="preserve">surrounding the ducts and </w:t>
      </w:r>
      <w:r w:rsidR="00A64690" w:rsidRPr="00216DDB">
        <w:rPr>
          <w:highlight w:val="green"/>
        </w:rPr>
        <w:t xml:space="preserve">connect with adipose tissue to </w:t>
      </w:r>
      <w:r w:rsidR="001C5D89">
        <w:rPr>
          <w:highlight w:val="green"/>
        </w:rPr>
        <w:t>create</w:t>
      </w:r>
      <w:r w:rsidR="00A64690" w:rsidRPr="00216DDB">
        <w:rPr>
          <w:highlight w:val="green"/>
        </w:rPr>
        <w:t xml:space="preserve"> fibrous tissue pockets</w:t>
      </w:r>
      <w:r w:rsidR="00340561" w:rsidRPr="00216DDB">
        <w:rPr>
          <w:highlight w:val="green"/>
        </w:rPr>
        <w:t xml:space="preserve"> and </w:t>
      </w:r>
      <w:r w:rsidR="00DE4475">
        <w:rPr>
          <w:highlight w:val="green"/>
        </w:rPr>
        <w:t>provide</w:t>
      </w:r>
      <w:r w:rsidR="00A0538E" w:rsidRPr="00216DDB">
        <w:rPr>
          <w:highlight w:val="green"/>
        </w:rPr>
        <w:t xml:space="preserve"> </w:t>
      </w:r>
      <w:r w:rsidR="00340561" w:rsidRPr="00216DDB">
        <w:rPr>
          <w:highlight w:val="green"/>
        </w:rPr>
        <w:t xml:space="preserve">three-dimensional </w:t>
      </w:r>
      <w:r w:rsidR="00A77322">
        <w:t>breast tissue support</w:t>
      </w:r>
      <w:r w:rsidR="00256E89" w:rsidRPr="00473C5F">
        <w:t>.</w:t>
      </w:r>
      <w:r w:rsidR="005F21A2" w:rsidRPr="005F21A2">
        <w:rPr>
          <w:vertAlign w:val="superscript"/>
        </w:rPr>
        <w:fldChar w:fldCharType="begin"/>
      </w:r>
      <w:r w:rsidR="005F21A2" w:rsidRPr="005F21A2">
        <w:rPr>
          <w:vertAlign w:val="superscript"/>
        </w:rPr>
        <w:instrText xml:space="preserve"> NOTEREF _Ref138941793 \h </w:instrText>
      </w:r>
      <w:r w:rsidR="005F21A2">
        <w:rPr>
          <w:vertAlign w:val="superscript"/>
        </w:rPr>
        <w:instrText xml:space="preserve"> \* MERGEFORMAT </w:instrText>
      </w:r>
      <w:r w:rsidR="005F21A2" w:rsidRPr="005F21A2">
        <w:rPr>
          <w:vertAlign w:val="superscript"/>
        </w:rPr>
      </w:r>
      <w:r w:rsidR="005F21A2" w:rsidRPr="005F21A2">
        <w:rPr>
          <w:vertAlign w:val="superscript"/>
        </w:rPr>
        <w:fldChar w:fldCharType="separate"/>
      </w:r>
      <w:r w:rsidR="005F21A2" w:rsidRPr="005F21A2">
        <w:rPr>
          <w:vertAlign w:val="superscript"/>
        </w:rPr>
        <w:t>5</w:t>
      </w:r>
      <w:r w:rsidR="005F21A2" w:rsidRPr="005F21A2">
        <w:rPr>
          <w:vertAlign w:val="superscript"/>
        </w:rPr>
        <w:fldChar w:fldCharType="end"/>
      </w:r>
      <w:r w:rsidR="005F21A2" w:rsidRPr="005F21A2">
        <w:rPr>
          <w:vertAlign w:val="superscript"/>
        </w:rPr>
        <w:t>,</w:t>
      </w:r>
      <w:r w:rsidR="005F21A2" w:rsidRPr="005F21A2">
        <w:rPr>
          <w:vertAlign w:val="superscript"/>
        </w:rPr>
        <w:fldChar w:fldCharType="begin"/>
      </w:r>
      <w:r w:rsidR="005F21A2" w:rsidRPr="005F21A2">
        <w:rPr>
          <w:vertAlign w:val="superscript"/>
        </w:rPr>
        <w:instrText xml:space="preserve"> NOTEREF _Ref138966937 \h </w:instrText>
      </w:r>
      <w:r w:rsidR="005F21A2">
        <w:rPr>
          <w:vertAlign w:val="superscript"/>
        </w:rPr>
        <w:instrText xml:space="preserve"> \* MERGEFORMAT </w:instrText>
      </w:r>
      <w:r w:rsidR="005F21A2" w:rsidRPr="005F21A2">
        <w:rPr>
          <w:vertAlign w:val="superscript"/>
        </w:rPr>
      </w:r>
      <w:r w:rsidR="005F21A2" w:rsidRPr="005F21A2">
        <w:rPr>
          <w:vertAlign w:val="superscript"/>
        </w:rPr>
        <w:fldChar w:fldCharType="separate"/>
      </w:r>
      <w:r w:rsidR="005F21A2" w:rsidRPr="005F21A2">
        <w:rPr>
          <w:vertAlign w:val="superscript"/>
        </w:rPr>
        <w:t>6</w:t>
      </w:r>
      <w:r w:rsidR="005F21A2" w:rsidRPr="005F21A2">
        <w:rPr>
          <w:vertAlign w:val="superscript"/>
        </w:rPr>
        <w:fldChar w:fldCharType="end"/>
      </w:r>
      <w:r w:rsidR="005F21A2" w:rsidRPr="005F21A2">
        <w:rPr>
          <w:vertAlign w:val="superscript"/>
        </w:rPr>
        <w:t>,</w:t>
      </w:r>
      <w:r w:rsidR="005F21A2" w:rsidRPr="005F21A2">
        <w:rPr>
          <w:vertAlign w:val="superscript"/>
        </w:rPr>
        <w:fldChar w:fldCharType="begin"/>
      </w:r>
      <w:r w:rsidR="005F21A2" w:rsidRPr="005F21A2">
        <w:rPr>
          <w:vertAlign w:val="superscript"/>
        </w:rPr>
        <w:instrText xml:space="preserve"> NOTEREF _Ref138941887 \h </w:instrText>
      </w:r>
      <w:r w:rsidR="005F21A2">
        <w:rPr>
          <w:vertAlign w:val="superscript"/>
        </w:rPr>
        <w:instrText xml:space="preserve"> \* MERGEFORMAT </w:instrText>
      </w:r>
      <w:r w:rsidR="005F21A2" w:rsidRPr="005F21A2">
        <w:rPr>
          <w:vertAlign w:val="superscript"/>
        </w:rPr>
      </w:r>
      <w:r w:rsidR="005F21A2" w:rsidRPr="005F21A2">
        <w:rPr>
          <w:vertAlign w:val="superscript"/>
        </w:rPr>
        <w:fldChar w:fldCharType="separate"/>
      </w:r>
      <w:r w:rsidR="005F21A2" w:rsidRPr="005F21A2">
        <w:rPr>
          <w:vertAlign w:val="superscript"/>
        </w:rPr>
        <w:t>8</w:t>
      </w:r>
      <w:r w:rsidR="005F21A2" w:rsidRPr="005F21A2">
        <w:rPr>
          <w:vertAlign w:val="superscript"/>
        </w:rPr>
        <w:fldChar w:fldCharType="end"/>
      </w:r>
      <w:r w:rsidR="00340561">
        <w:t xml:space="preserve"> </w:t>
      </w:r>
      <w:r w:rsidR="00441F1D">
        <w:t>An illustration of Cooper’s ligaments (also called suspensory ligaments</w:t>
      </w:r>
      <w:r w:rsidR="00026E83">
        <w:t>)</w:t>
      </w:r>
      <w:r w:rsidR="00441F1D">
        <w:t xml:space="preserve"> surrounding lobules can be seen </w:t>
      </w:r>
      <w:r w:rsidR="005136F6">
        <w:t>in Figure 1.</w:t>
      </w:r>
      <w:r w:rsidR="005F21A2" w:rsidRPr="005F21A2">
        <w:rPr>
          <w:vertAlign w:val="superscript"/>
        </w:rPr>
        <w:fldChar w:fldCharType="begin"/>
      </w:r>
      <w:r w:rsidR="005F21A2" w:rsidRPr="005F21A2">
        <w:rPr>
          <w:vertAlign w:val="superscript"/>
        </w:rPr>
        <w:instrText xml:space="preserve"> NOTEREF _Ref138941941 \h </w:instrText>
      </w:r>
      <w:r w:rsidR="005F21A2">
        <w:rPr>
          <w:vertAlign w:val="superscript"/>
        </w:rPr>
        <w:instrText xml:space="preserve"> \* MERGEFORMAT </w:instrText>
      </w:r>
      <w:r w:rsidR="005F21A2" w:rsidRPr="005F21A2">
        <w:rPr>
          <w:vertAlign w:val="superscript"/>
        </w:rPr>
      </w:r>
      <w:r w:rsidR="005F21A2" w:rsidRPr="005F21A2">
        <w:rPr>
          <w:vertAlign w:val="superscript"/>
        </w:rPr>
        <w:fldChar w:fldCharType="separate"/>
      </w:r>
      <w:r w:rsidR="005F21A2" w:rsidRPr="005F21A2">
        <w:rPr>
          <w:vertAlign w:val="superscript"/>
        </w:rPr>
        <w:t>9</w:t>
      </w:r>
      <w:r w:rsidR="005F21A2" w:rsidRPr="005F21A2">
        <w:rPr>
          <w:vertAlign w:val="superscript"/>
        </w:rPr>
        <w:fldChar w:fldCharType="end"/>
      </w:r>
      <w:r w:rsidR="005136F6">
        <w:t xml:space="preserve"> </w:t>
      </w:r>
      <w:r w:rsidR="006C2107">
        <w:t xml:space="preserve">Cooper’s ligaments also </w:t>
      </w:r>
      <w:r w:rsidR="001066A1">
        <w:t xml:space="preserve">attach to the clavicle and </w:t>
      </w:r>
      <w:r w:rsidR="006C2107">
        <w:t xml:space="preserve">provide </w:t>
      </w:r>
      <w:r w:rsidR="001066A1">
        <w:t xml:space="preserve">suspensory </w:t>
      </w:r>
      <w:r w:rsidR="006B1E76">
        <w:t>breast support</w:t>
      </w:r>
      <w:r w:rsidR="001E725C">
        <w:t xml:space="preserve"> at the upper border of the breast</w:t>
      </w:r>
      <w:r w:rsidR="006B1E76">
        <w:t>. D</w:t>
      </w:r>
      <w:r w:rsidR="00442B18">
        <w:t xml:space="preserve">eterioration of these ligaments </w:t>
      </w:r>
      <w:r w:rsidR="006B1E76">
        <w:t xml:space="preserve">with age </w:t>
      </w:r>
      <w:r w:rsidR="00442B18">
        <w:t xml:space="preserve">can cause </w:t>
      </w:r>
      <w:r w:rsidR="0000656F">
        <w:t>breast sagging</w:t>
      </w:r>
      <w:r w:rsidR="00801E10">
        <w:t>.</w:t>
      </w:r>
      <w:r w:rsidR="005F21A2" w:rsidRPr="005F21A2">
        <w:rPr>
          <w:vertAlign w:val="superscript"/>
        </w:rPr>
        <w:fldChar w:fldCharType="begin"/>
      </w:r>
      <w:r w:rsidR="005F21A2" w:rsidRPr="005F21A2">
        <w:rPr>
          <w:vertAlign w:val="superscript"/>
        </w:rPr>
        <w:instrText xml:space="preserve"> NOTEREF _Ref138941724 \h </w:instrText>
      </w:r>
      <w:r w:rsidR="005F21A2">
        <w:rPr>
          <w:vertAlign w:val="superscript"/>
        </w:rPr>
        <w:instrText xml:space="preserve"> \* MERGEFORMAT </w:instrText>
      </w:r>
      <w:r w:rsidR="005F21A2" w:rsidRPr="005F21A2">
        <w:rPr>
          <w:vertAlign w:val="superscript"/>
        </w:rPr>
      </w:r>
      <w:r w:rsidR="005F21A2" w:rsidRPr="005F21A2">
        <w:rPr>
          <w:vertAlign w:val="superscript"/>
        </w:rPr>
        <w:fldChar w:fldCharType="separate"/>
      </w:r>
      <w:r w:rsidR="005F21A2" w:rsidRPr="005F21A2">
        <w:rPr>
          <w:vertAlign w:val="superscript"/>
        </w:rPr>
        <w:t>4</w:t>
      </w:r>
      <w:r w:rsidR="005F21A2" w:rsidRPr="005F21A2">
        <w:rPr>
          <w:vertAlign w:val="superscript"/>
        </w:rPr>
        <w:fldChar w:fldCharType="end"/>
      </w:r>
      <w:r w:rsidR="00801E10">
        <w:t xml:space="preserve"> </w:t>
      </w:r>
      <w:r w:rsidR="00473C5F" w:rsidRPr="00473C5F">
        <w:t>I</w:t>
      </w:r>
      <w:r w:rsidR="00577F76">
        <w:t xml:space="preserve">f a malignant mass infiltrates the breast, it </w:t>
      </w:r>
      <w:r w:rsidR="00473C5F" w:rsidRPr="00473C5F">
        <w:t xml:space="preserve">can contract </w:t>
      </w:r>
      <w:r w:rsidR="00577F76">
        <w:t xml:space="preserve">Cooper’s ligaments, </w:t>
      </w:r>
      <w:r w:rsidR="00473C5F" w:rsidRPr="00473C5F">
        <w:t>causing the characteristic skin dimpling clinically associated with breast pathologies.</w:t>
      </w:r>
      <w:r w:rsidR="005F21A2" w:rsidRPr="005F21A2">
        <w:rPr>
          <w:vertAlign w:val="superscript"/>
        </w:rPr>
        <w:fldChar w:fldCharType="begin"/>
      </w:r>
      <w:r w:rsidR="005F21A2" w:rsidRPr="005F21A2">
        <w:rPr>
          <w:vertAlign w:val="superscript"/>
        </w:rPr>
        <w:instrText xml:space="preserve"> NOTEREF _Ref138941724 \h </w:instrText>
      </w:r>
      <w:r w:rsidR="005F21A2">
        <w:rPr>
          <w:vertAlign w:val="superscript"/>
        </w:rPr>
        <w:instrText xml:space="preserve"> \* MERGEFORMAT </w:instrText>
      </w:r>
      <w:r w:rsidR="005F21A2" w:rsidRPr="005F21A2">
        <w:rPr>
          <w:vertAlign w:val="superscript"/>
        </w:rPr>
      </w:r>
      <w:r w:rsidR="005F21A2" w:rsidRPr="005F21A2">
        <w:rPr>
          <w:vertAlign w:val="superscript"/>
        </w:rPr>
        <w:fldChar w:fldCharType="separate"/>
      </w:r>
      <w:r w:rsidR="005F21A2" w:rsidRPr="005F21A2">
        <w:rPr>
          <w:vertAlign w:val="superscript"/>
        </w:rPr>
        <w:t>4</w:t>
      </w:r>
      <w:r w:rsidR="005F21A2" w:rsidRPr="005F21A2">
        <w:rPr>
          <w:vertAlign w:val="superscript"/>
        </w:rPr>
        <w:fldChar w:fldCharType="end"/>
      </w:r>
      <w:r w:rsidR="005F21A2" w:rsidRPr="005F21A2">
        <w:rPr>
          <w:vertAlign w:val="superscript"/>
        </w:rPr>
        <w:t>,</w:t>
      </w:r>
      <w:r w:rsidR="005F21A2" w:rsidRPr="005F21A2">
        <w:rPr>
          <w:vertAlign w:val="superscript"/>
        </w:rPr>
        <w:fldChar w:fldCharType="begin"/>
      </w:r>
      <w:r w:rsidR="005F21A2" w:rsidRPr="005F21A2">
        <w:rPr>
          <w:vertAlign w:val="superscript"/>
        </w:rPr>
        <w:instrText xml:space="preserve"> NOTEREF _Ref138941793 \h </w:instrText>
      </w:r>
      <w:r w:rsidR="005F21A2">
        <w:rPr>
          <w:vertAlign w:val="superscript"/>
        </w:rPr>
        <w:instrText xml:space="preserve"> \* MERGEFORMAT </w:instrText>
      </w:r>
      <w:r w:rsidR="005F21A2" w:rsidRPr="005F21A2">
        <w:rPr>
          <w:vertAlign w:val="superscript"/>
        </w:rPr>
      </w:r>
      <w:r w:rsidR="005F21A2" w:rsidRPr="005F21A2">
        <w:rPr>
          <w:vertAlign w:val="superscript"/>
        </w:rPr>
        <w:fldChar w:fldCharType="separate"/>
      </w:r>
      <w:r w:rsidR="005F21A2" w:rsidRPr="005F21A2">
        <w:rPr>
          <w:vertAlign w:val="superscript"/>
        </w:rPr>
        <w:t>5</w:t>
      </w:r>
      <w:r w:rsidR="005F21A2" w:rsidRPr="005F21A2">
        <w:rPr>
          <w:vertAlign w:val="superscript"/>
        </w:rPr>
        <w:fldChar w:fldCharType="end"/>
      </w:r>
      <w:r w:rsidR="005F21A2">
        <w:t xml:space="preserve"> </w:t>
      </w:r>
    </w:p>
    <w:p w14:paraId="42D34C3D" w14:textId="77777777" w:rsidR="00146799" w:rsidRDefault="00146799" w:rsidP="00146799">
      <w:pPr>
        <w:spacing w:after="0" w:line="360" w:lineRule="auto"/>
      </w:pPr>
    </w:p>
    <w:p w14:paraId="1BACAAEA" w14:textId="4BAD0FFF" w:rsidR="002F2F11" w:rsidRDefault="00444F41" w:rsidP="00991C72">
      <w:pPr>
        <w:spacing w:after="0" w:line="360" w:lineRule="auto"/>
      </w:pPr>
      <w:r>
        <w:t>The second layer of fascia is the d</w:t>
      </w:r>
      <w:r w:rsidR="00242289">
        <w:t>eep fascia</w:t>
      </w:r>
      <w:r w:rsidR="00935249">
        <w:t>, which</w:t>
      </w:r>
      <w:r>
        <w:t xml:space="preserve"> </w:t>
      </w:r>
      <w:r w:rsidR="007626D6">
        <w:t>covers the posterior aspect of the breast</w:t>
      </w:r>
      <w:r w:rsidR="001123C5">
        <w:t xml:space="preserve"> and is also attached to the skin by Cooper’s ligaments</w:t>
      </w:r>
      <w:r w:rsidR="00DC77CF">
        <w:t xml:space="preserve">. </w:t>
      </w:r>
      <w:r w:rsidR="00935249">
        <w:t>T</w:t>
      </w:r>
      <w:r w:rsidR="001123C5">
        <w:t xml:space="preserve">he deep fascia </w:t>
      </w:r>
      <w:r w:rsidR="007F2938" w:rsidRPr="00DC77CF">
        <w:t xml:space="preserve">is separated from </w:t>
      </w:r>
      <w:r w:rsidR="00E551D9" w:rsidRPr="00DC77CF">
        <w:t>the fascia of the</w:t>
      </w:r>
      <w:r w:rsidR="007F2938" w:rsidRPr="00DC77CF">
        <w:t xml:space="preserve"> pectoralis major muscle by the retromammary </w:t>
      </w:r>
      <w:r w:rsidR="00BE0AB0">
        <w:t>space</w:t>
      </w:r>
      <w:r w:rsidR="007F2938" w:rsidRPr="00DC77CF">
        <w:t>.</w:t>
      </w:r>
      <w:r w:rsidR="007D378D" w:rsidRPr="007D378D">
        <w:rPr>
          <w:vertAlign w:val="superscript"/>
        </w:rPr>
        <w:fldChar w:fldCharType="begin"/>
      </w:r>
      <w:r w:rsidR="007D378D" w:rsidRPr="007D378D">
        <w:rPr>
          <w:vertAlign w:val="superscript"/>
        </w:rPr>
        <w:instrText xml:space="preserve"> NOTEREF _Ref138941724 \h </w:instrText>
      </w:r>
      <w:r w:rsidR="007D378D">
        <w:rPr>
          <w:vertAlign w:val="superscript"/>
        </w:rPr>
        <w:instrText xml:space="preserve"> \* MERGEFORMAT </w:instrText>
      </w:r>
      <w:r w:rsidR="007D378D" w:rsidRPr="007D378D">
        <w:rPr>
          <w:vertAlign w:val="superscript"/>
        </w:rPr>
      </w:r>
      <w:r w:rsidR="007D378D" w:rsidRPr="007D378D">
        <w:rPr>
          <w:vertAlign w:val="superscript"/>
        </w:rPr>
        <w:fldChar w:fldCharType="separate"/>
      </w:r>
      <w:r w:rsidR="007D378D" w:rsidRPr="007D378D">
        <w:rPr>
          <w:vertAlign w:val="superscript"/>
        </w:rPr>
        <w:t>4</w:t>
      </w:r>
      <w:r w:rsidR="007D378D" w:rsidRPr="007D378D">
        <w:rPr>
          <w:vertAlign w:val="superscript"/>
        </w:rPr>
        <w:fldChar w:fldCharType="end"/>
      </w:r>
      <w:r w:rsidR="00632B65">
        <w:t xml:space="preserve"> The retromammary </w:t>
      </w:r>
      <w:r w:rsidR="00BE0AB0">
        <w:t xml:space="preserve">space is </w:t>
      </w:r>
      <w:r w:rsidR="00632B65">
        <w:t xml:space="preserve">filled with loose connective tissue and fat, </w:t>
      </w:r>
      <w:r w:rsidR="00442EB2">
        <w:t>allowing the breast to move freely against the thoracic wall.</w:t>
      </w:r>
      <w:r w:rsidR="007D378D" w:rsidRPr="007D378D">
        <w:rPr>
          <w:vertAlign w:val="superscript"/>
        </w:rPr>
        <w:fldChar w:fldCharType="begin"/>
      </w:r>
      <w:r w:rsidR="007D378D" w:rsidRPr="007D378D">
        <w:rPr>
          <w:vertAlign w:val="superscript"/>
        </w:rPr>
        <w:instrText xml:space="preserve"> NOTEREF _Ref138941724 \h </w:instrText>
      </w:r>
      <w:r w:rsidR="007D378D">
        <w:rPr>
          <w:vertAlign w:val="superscript"/>
        </w:rPr>
        <w:instrText xml:space="preserve"> \* MERGEFORMAT </w:instrText>
      </w:r>
      <w:r w:rsidR="007D378D" w:rsidRPr="007D378D">
        <w:rPr>
          <w:vertAlign w:val="superscript"/>
        </w:rPr>
      </w:r>
      <w:r w:rsidR="007D378D" w:rsidRPr="007D378D">
        <w:rPr>
          <w:vertAlign w:val="superscript"/>
        </w:rPr>
        <w:fldChar w:fldCharType="separate"/>
      </w:r>
      <w:r w:rsidR="007D378D" w:rsidRPr="007D378D">
        <w:rPr>
          <w:vertAlign w:val="superscript"/>
        </w:rPr>
        <w:t>4</w:t>
      </w:r>
      <w:r w:rsidR="007D378D" w:rsidRPr="007D378D">
        <w:rPr>
          <w:vertAlign w:val="superscript"/>
        </w:rPr>
        <w:fldChar w:fldCharType="end"/>
      </w:r>
      <w:r w:rsidR="007D378D" w:rsidRPr="007D378D">
        <w:rPr>
          <w:vertAlign w:val="superscript"/>
        </w:rPr>
        <w:t>,</w:t>
      </w:r>
      <w:r w:rsidR="007D378D" w:rsidRPr="007D378D">
        <w:rPr>
          <w:vertAlign w:val="superscript"/>
        </w:rPr>
        <w:fldChar w:fldCharType="begin"/>
      </w:r>
      <w:r w:rsidR="007D378D" w:rsidRPr="007D378D">
        <w:rPr>
          <w:vertAlign w:val="superscript"/>
        </w:rPr>
        <w:instrText xml:space="preserve"> NOTEREF _Ref138966937 \h </w:instrText>
      </w:r>
      <w:r w:rsidR="007D378D">
        <w:rPr>
          <w:vertAlign w:val="superscript"/>
        </w:rPr>
        <w:instrText xml:space="preserve"> \* MERGEFORMAT </w:instrText>
      </w:r>
      <w:r w:rsidR="007D378D" w:rsidRPr="007D378D">
        <w:rPr>
          <w:vertAlign w:val="superscript"/>
        </w:rPr>
      </w:r>
      <w:r w:rsidR="007D378D" w:rsidRPr="007D378D">
        <w:rPr>
          <w:vertAlign w:val="superscript"/>
        </w:rPr>
        <w:fldChar w:fldCharType="separate"/>
      </w:r>
      <w:r w:rsidR="007D378D" w:rsidRPr="007D378D">
        <w:rPr>
          <w:vertAlign w:val="superscript"/>
        </w:rPr>
        <w:t>6</w:t>
      </w:r>
      <w:r w:rsidR="007D378D" w:rsidRPr="007D378D">
        <w:rPr>
          <w:vertAlign w:val="superscript"/>
        </w:rPr>
        <w:fldChar w:fldCharType="end"/>
      </w:r>
      <w:r w:rsidR="00442EB2" w:rsidRPr="00BE0AB0">
        <w:t xml:space="preserve"> </w:t>
      </w:r>
      <w:r w:rsidR="00AC1BC8" w:rsidRPr="00BE0AB0">
        <w:t>Deep infiltration of a</w:t>
      </w:r>
      <w:r w:rsidR="00BE0AB0">
        <w:t xml:space="preserve"> malignancy</w:t>
      </w:r>
      <w:r w:rsidR="00AC1BC8" w:rsidRPr="00BE0AB0">
        <w:t xml:space="preserve"> through </w:t>
      </w:r>
      <w:r w:rsidR="0081473F" w:rsidRPr="00BE0AB0">
        <w:t>the retromammary</w:t>
      </w:r>
      <w:r w:rsidR="00AC1BC8" w:rsidRPr="00BE0AB0">
        <w:t xml:space="preserve"> space into the underlying pectoralis fascia </w:t>
      </w:r>
      <w:r w:rsidR="0081027A">
        <w:t>caus</w:t>
      </w:r>
      <w:r w:rsidR="00AC1BC8" w:rsidRPr="00BE0AB0">
        <w:t>es the physical sign of deep tethering</w:t>
      </w:r>
      <w:r w:rsidR="002678A2">
        <w:t xml:space="preserve"> of a malignant mass</w:t>
      </w:r>
      <w:r w:rsidR="00AC1BC8" w:rsidRPr="00BE0AB0">
        <w:t>.</w:t>
      </w:r>
      <w:r w:rsidR="007D378D" w:rsidRPr="007D378D">
        <w:rPr>
          <w:vertAlign w:val="superscript"/>
        </w:rPr>
        <w:fldChar w:fldCharType="begin"/>
      </w:r>
      <w:r w:rsidR="007D378D" w:rsidRPr="007D378D">
        <w:rPr>
          <w:vertAlign w:val="superscript"/>
        </w:rPr>
        <w:instrText xml:space="preserve"> NOTEREF _Ref138941793 \h </w:instrText>
      </w:r>
      <w:r w:rsidR="007D378D">
        <w:rPr>
          <w:vertAlign w:val="superscript"/>
        </w:rPr>
        <w:instrText xml:space="preserve"> \* MERGEFORMAT </w:instrText>
      </w:r>
      <w:r w:rsidR="007D378D" w:rsidRPr="007D378D">
        <w:rPr>
          <w:vertAlign w:val="superscript"/>
        </w:rPr>
      </w:r>
      <w:r w:rsidR="007D378D" w:rsidRPr="007D378D">
        <w:rPr>
          <w:vertAlign w:val="superscript"/>
        </w:rPr>
        <w:fldChar w:fldCharType="separate"/>
      </w:r>
      <w:r w:rsidR="007D378D" w:rsidRPr="007D378D">
        <w:rPr>
          <w:vertAlign w:val="superscript"/>
        </w:rPr>
        <w:t>5</w:t>
      </w:r>
      <w:r w:rsidR="007D378D" w:rsidRPr="007D378D">
        <w:rPr>
          <w:vertAlign w:val="superscript"/>
        </w:rPr>
        <w:fldChar w:fldCharType="end"/>
      </w:r>
      <w:r w:rsidR="007D378D" w:rsidRPr="007D378D">
        <w:rPr>
          <w:vertAlign w:val="superscript"/>
        </w:rPr>
        <w:t xml:space="preserve"> </w:t>
      </w:r>
      <w:r w:rsidR="00637BF3">
        <w:br/>
      </w:r>
    </w:p>
    <w:p w14:paraId="5CDEA028" w14:textId="32AD8B84" w:rsidR="001C2F01" w:rsidRDefault="009C4E81" w:rsidP="00991C72">
      <w:pPr>
        <w:pStyle w:val="Heading3"/>
      </w:pPr>
      <w:r w:rsidRPr="008D2533">
        <w:t>Pectoral</w:t>
      </w:r>
      <w:r w:rsidR="00EE694C">
        <w:t>is</w:t>
      </w:r>
      <w:r w:rsidRPr="008D2533">
        <w:t xml:space="preserve"> </w:t>
      </w:r>
      <w:r w:rsidR="001C2F01">
        <w:t>Major Muscle</w:t>
      </w:r>
    </w:p>
    <w:p w14:paraId="1B0BB1BE" w14:textId="674A3BAF" w:rsidR="009C4E81" w:rsidRDefault="008A445E" w:rsidP="00991C72">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pPr>
      <w:r w:rsidRPr="00EA2FFB">
        <w:rPr>
          <w:rFonts w:asciiTheme="minorHAnsi" w:eastAsia="Times New Roman" w:hAnsiTheme="minorHAnsi" w:cstheme="minorHAnsi"/>
          <w:color w:val="000000"/>
          <w:kern w:val="0"/>
          <w:sz w:val="22"/>
          <w:szCs w:val="22"/>
          <w:lang w:eastAsia="en-CA"/>
          <w14:ligatures w14:val="none"/>
        </w:rPr>
        <w:t xml:space="preserve">The pectoralis major </w:t>
      </w:r>
      <w:r w:rsidR="00E11FD4">
        <w:rPr>
          <w:rFonts w:asciiTheme="minorHAnsi" w:eastAsia="Times New Roman" w:hAnsiTheme="minorHAnsi" w:cstheme="minorHAnsi"/>
          <w:color w:val="000000"/>
          <w:kern w:val="0"/>
          <w:sz w:val="22"/>
          <w:szCs w:val="22"/>
          <w:lang w:eastAsia="en-CA"/>
          <w14:ligatures w14:val="none"/>
        </w:rPr>
        <w:t xml:space="preserve">muscle </w:t>
      </w:r>
      <w:r w:rsidRPr="00EA2FFB">
        <w:rPr>
          <w:rFonts w:asciiTheme="minorHAnsi" w:eastAsia="Times New Roman" w:hAnsiTheme="minorHAnsi" w:cstheme="minorHAnsi"/>
          <w:color w:val="000000"/>
          <w:kern w:val="0"/>
          <w:sz w:val="22"/>
          <w:szCs w:val="22"/>
          <w:lang w:eastAsia="en-CA"/>
          <w14:ligatures w14:val="none"/>
        </w:rPr>
        <w:t xml:space="preserve">is a thick, fan-shaped muscle that </w:t>
      </w:r>
      <w:r w:rsidRPr="00F725BC">
        <w:rPr>
          <w:rFonts w:asciiTheme="minorHAnsi" w:eastAsia="Times New Roman" w:hAnsiTheme="minorHAnsi" w:cstheme="minorHAnsi"/>
          <w:color w:val="000000"/>
          <w:kern w:val="0"/>
          <w:sz w:val="22"/>
          <w:szCs w:val="22"/>
          <w:lang w:eastAsia="en-CA"/>
          <w14:ligatures w14:val="none"/>
        </w:rPr>
        <w:t xml:space="preserve">forms the anterior wall of the </w:t>
      </w:r>
      <w:r w:rsidR="001D5BC5">
        <w:rPr>
          <w:rFonts w:asciiTheme="minorHAnsi" w:eastAsia="Times New Roman" w:hAnsiTheme="minorHAnsi" w:cstheme="minorHAnsi"/>
          <w:color w:val="000000"/>
          <w:kern w:val="0"/>
          <w:sz w:val="22"/>
          <w:szCs w:val="22"/>
          <w:lang w:eastAsia="en-CA"/>
          <w14:ligatures w14:val="none"/>
        </w:rPr>
        <w:t>chest</w:t>
      </w:r>
      <w:r w:rsidR="00125A51">
        <w:rPr>
          <w:rFonts w:asciiTheme="minorHAnsi" w:eastAsia="Times New Roman" w:hAnsiTheme="minorHAnsi" w:cstheme="minorHAnsi"/>
          <w:color w:val="000000"/>
          <w:kern w:val="0"/>
          <w:sz w:val="22"/>
          <w:szCs w:val="22"/>
          <w:lang w:eastAsia="en-CA"/>
          <w14:ligatures w14:val="none"/>
        </w:rPr>
        <w:t xml:space="preserve"> and lies underneath the breast tissue</w:t>
      </w:r>
      <w:r w:rsidRPr="00F725BC">
        <w:rPr>
          <w:rFonts w:asciiTheme="minorHAnsi" w:eastAsia="Times New Roman" w:hAnsiTheme="minorHAnsi" w:cstheme="minorHAnsi"/>
          <w:color w:val="000000"/>
          <w:kern w:val="0"/>
          <w:sz w:val="22"/>
          <w:szCs w:val="22"/>
          <w:lang w:eastAsia="en-CA"/>
          <w14:ligatures w14:val="none"/>
        </w:rPr>
        <w:t>. </w:t>
      </w:r>
      <w:r w:rsidR="00963AC5">
        <w:rPr>
          <w:rFonts w:asciiTheme="minorHAnsi" w:eastAsia="Times New Roman" w:hAnsiTheme="minorHAnsi" w:cstheme="minorHAnsi"/>
          <w:color w:val="000000"/>
          <w:kern w:val="0"/>
          <w:sz w:val="22"/>
          <w:szCs w:val="22"/>
          <w:lang w:eastAsia="en-CA"/>
          <w14:ligatures w14:val="none"/>
        </w:rPr>
        <w:t>The pectoral</w:t>
      </w:r>
      <w:r w:rsidR="00EC310F">
        <w:rPr>
          <w:rFonts w:asciiTheme="minorHAnsi" w:eastAsia="Times New Roman" w:hAnsiTheme="minorHAnsi" w:cstheme="minorHAnsi"/>
          <w:color w:val="000000"/>
          <w:kern w:val="0"/>
          <w:sz w:val="22"/>
          <w:szCs w:val="22"/>
          <w:lang w:eastAsia="en-CA"/>
          <w14:ligatures w14:val="none"/>
        </w:rPr>
        <w:t xml:space="preserve"> muscle</w:t>
      </w:r>
      <w:r w:rsidR="00963AC5">
        <w:rPr>
          <w:rFonts w:asciiTheme="minorHAnsi" w:eastAsia="Times New Roman" w:hAnsiTheme="minorHAnsi" w:cstheme="minorHAnsi"/>
          <w:color w:val="000000"/>
          <w:kern w:val="0"/>
          <w:sz w:val="22"/>
          <w:szCs w:val="22"/>
          <w:lang w:eastAsia="en-CA"/>
          <w14:ligatures w14:val="none"/>
        </w:rPr>
        <w:t xml:space="preserve"> has two heads, the clavicular and the sternocostal, which </w:t>
      </w:r>
      <w:r w:rsidR="002D5FEB">
        <w:rPr>
          <w:rFonts w:asciiTheme="minorHAnsi" w:eastAsia="Times New Roman" w:hAnsiTheme="minorHAnsi" w:cstheme="minorHAnsi"/>
          <w:color w:val="000000"/>
          <w:kern w:val="0"/>
          <w:sz w:val="22"/>
          <w:szCs w:val="22"/>
          <w:lang w:eastAsia="en-CA"/>
          <w14:ligatures w14:val="none"/>
        </w:rPr>
        <w:t>reference their origin area</w:t>
      </w:r>
      <w:r w:rsidR="00963AC5">
        <w:rPr>
          <w:rFonts w:asciiTheme="minorHAnsi" w:eastAsia="Times New Roman" w:hAnsiTheme="minorHAnsi" w:cstheme="minorHAnsi"/>
          <w:color w:val="000000"/>
          <w:kern w:val="0"/>
          <w:sz w:val="22"/>
          <w:szCs w:val="22"/>
          <w:lang w:eastAsia="en-CA"/>
          <w14:ligatures w14:val="none"/>
        </w:rPr>
        <w:t>.</w:t>
      </w:r>
      <w:bookmarkStart w:id="19" w:name="_Ref138967081"/>
      <w:r w:rsidR="007D378D">
        <w:rPr>
          <w:rStyle w:val="EndnoteReference"/>
          <w:rFonts w:asciiTheme="minorHAnsi" w:eastAsia="Times New Roman" w:hAnsiTheme="minorHAnsi" w:cstheme="minorHAnsi"/>
          <w:color w:val="000000"/>
          <w:kern w:val="0"/>
          <w:sz w:val="22"/>
          <w:szCs w:val="22"/>
          <w:lang w:eastAsia="en-CA"/>
          <w14:ligatures w14:val="none"/>
        </w:rPr>
        <w:endnoteReference w:id="18"/>
      </w:r>
      <w:bookmarkEnd w:id="19"/>
      <w:r w:rsidR="007D4777" w:rsidRPr="00963AC5">
        <w:rPr>
          <w:rFonts w:asciiTheme="minorHAnsi" w:eastAsia="Times New Roman" w:hAnsiTheme="minorHAnsi" w:cstheme="minorHAnsi"/>
          <w:color w:val="000000"/>
          <w:kern w:val="0"/>
          <w:sz w:val="22"/>
          <w:szCs w:val="22"/>
          <w:lang w:eastAsia="en-CA"/>
          <w14:ligatures w14:val="none"/>
        </w:rPr>
        <w:t xml:space="preserve"> </w:t>
      </w:r>
      <w:r w:rsidRPr="00963AC5">
        <w:rPr>
          <w:rFonts w:asciiTheme="minorHAnsi" w:eastAsia="Times New Roman" w:hAnsiTheme="minorHAnsi" w:cstheme="minorHAnsi"/>
          <w:color w:val="000000"/>
          <w:kern w:val="0"/>
          <w:sz w:val="22"/>
          <w:szCs w:val="22"/>
          <w:lang w:eastAsia="en-CA"/>
          <w14:ligatures w14:val="none"/>
        </w:rPr>
        <w:t xml:space="preserve">The function of the pectoral </w:t>
      </w:r>
      <w:r w:rsidR="00963AC5">
        <w:rPr>
          <w:rFonts w:asciiTheme="minorHAnsi" w:eastAsia="Times New Roman" w:hAnsiTheme="minorHAnsi" w:cstheme="minorHAnsi"/>
          <w:color w:val="000000"/>
          <w:kern w:val="0"/>
          <w:sz w:val="22"/>
          <w:szCs w:val="22"/>
          <w:lang w:eastAsia="en-CA"/>
          <w14:ligatures w14:val="none"/>
        </w:rPr>
        <w:t>muscle depends on which heads of the muscles are involved and includes flexion, extension, adduction</w:t>
      </w:r>
      <w:r w:rsidR="002D5FEB">
        <w:rPr>
          <w:rFonts w:asciiTheme="minorHAnsi" w:eastAsia="Times New Roman" w:hAnsiTheme="minorHAnsi" w:cstheme="minorHAnsi"/>
          <w:color w:val="000000"/>
          <w:kern w:val="0"/>
          <w:sz w:val="22"/>
          <w:szCs w:val="22"/>
          <w:lang w:eastAsia="en-CA"/>
          <w14:ligatures w14:val="none"/>
        </w:rPr>
        <w:t>,</w:t>
      </w:r>
      <w:r w:rsidR="00963AC5">
        <w:rPr>
          <w:rFonts w:asciiTheme="minorHAnsi" w:eastAsia="Times New Roman" w:hAnsiTheme="minorHAnsi" w:cstheme="minorHAnsi"/>
          <w:color w:val="000000"/>
          <w:kern w:val="0"/>
          <w:sz w:val="22"/>
          <w:szCs w:val="22"/>
          <w:lang w:eastAsia="en-CA"/>
          <w14:ligatures w14:val="none"/>
        </w:rPr>
        <w:t xml:space="preserve"> and medial rotation of the arm</w:t>
      </w:r>
      <w:r w:rsidR="007D4777" w:rsidRPr="00963AC5">
        <w:rPr>
          <w:rFonts w:asciiTheme="minorHAnsi" w:eastAsia="Times New Roman" w:hAnsiTheme="minorHAnsi" w:cstheme="minorHAnsi"/>
          <w:color w:val="000000"/>
          <w:kern w:val="0"/>
          <w:sz w:val="22"/>
          <w:szCs w:val="22"/>
          <w:lang w:eastAsia="en-CA"/>
          <w14:ligatures w14:val="none"/>
        </w:rPr>
        <w:t>.</w:t>
      </w:r>
      <w:r w:rsidR="008F4EDC" w:rsidRPr="008F4EDC">
        <w:rPr>
          <w:rFonts w:asciiTheme="minorHAnsi" w:eastAsia="Times New Roman" w:hAnsiTheme="minorHAnsi" w:cstheme="minorHAnsi"/>
          <w:color w:val="000000"/>
          <w:kern w:val="0"/>
          <w:sz w:val="22"/>
          <w:szCs w:val="22"/>
          <w:vertAlign w:val="superscript"/>
          <w:lang w:eastAsia="en-CA"/>
          <w14:ligatures w14:val="none"/>
        </w:rPr>
        <w:fldChar w:fldCharType="begin"/>
      </w:r>
      <w:r w:rsidR="008F4EDC" w:rsidRPr="008F4EDC">
        <w:rPr>
          <w:rFonts w:asciiTheme="minorHAnsi" w:eastAsia="Times New Roman" w:hAnsiTheme="minorHAnsi" w:cstheme="minorHAnsi"/>
          <w:color w:val="000000"/>
          <w:kern w:val="0"/>
          <w:sz w:val="22"/>
          <w:szCs w:val="22"/>
          <w:vertAlign w:val="superscript"/>
          <w:lang w:eastAsia="en-CA"/>
          <w14:ligatures w14:val="none"/>
        </w:rPr>
        <w:instrText xml:space="preserve"> NOTEREF _Ref138967081 \h </w:instrText>
      </w:r>
      <w:r w:rsidR="008F4EDC">
        <w:rPr>
          <w:rFonts w:asciiTheme="minorHAnsi" w:eastAsia="Times New Roman" w:hAnsiTheme="minorHAnsi" w:cstheme="minorHAnsi"/>
          <w:color w:val="000000"/>
          <w:kern w:val="0"/>
          <w:sz w:val="22"/>
          <w:szCs w:val="22"/>
          <w:vertAlign w:val="superscript"/>
          <w:lang w:eastAsia="en-CA"/>
          <w14:ligatures w14:val="none"/>
        </w:rPr>
        <w:instrText xml:space="preserve"> \* MERGEFORMAT </w:instrText>
      </w:r>
      <w:r w:rsidR="008F4EDC" w:rsidRPr="008F4EDC">
        <w:rPr>
          <w:rFonts w:asciiTheme="minorHAnsi" w:eastAsia="Times New Roman" w:hAnsiTheme="minorHAnsi" w:cstheme="minorHAnsi"/>
          <w:color w:val="000000"/>
          <w:kern w:val="0"/>
          <w:sz w:val="22"/>
          <w:szCs w:val="22"/>
          <w:vertAlign w:val="superscript"/>
          <w:lang w:eastAsia="en-CA"/>
          <w14:ligatures w14:val="none"/>
        </w:rPr>
      </w:r>
      <w:r w:rsidR="008F4EDC" w:rsidRPr="008F4EDC">
        <w:rPr>
          <w:rFonts w:asciiTheme="minorHAnsi" w:eastAsia="Times New Roman" w:hAnsiTheme="minorHAnsi" w:cstheme="minorHAnsi"/>
          <w:color w:val="000000"/>
          <w:kern w:val="0"/>
          <w:sz w:val="22"/>
          <w:szCs w:val="22"/>
          <w:vertAlign w:val="superscript"/>
          <w:lang w:eastAsia="en-CA"/>
          <w14:ligatures w14:val="none"/>
        </w:rPr>
        <w:fldChar w:fldCharType="separate"/>
      </w:r>
      <w:r w:rsidR="008F4EDC" w:rsidRPr="008F4EDC">
        <w:rPr>
          <w:rFonts w:asciiTheme="minorHAnsi" w:eastAsia="Times New Roman" w:hAnsiTheme="minorHAnsi" w:cstheme="minorHAnsi"/>
          <w:color w:val="000000"/>
          <w:kern w:val="0"/>
          <w:sz w:val="22"/>
          <w:szCs w:val="22"/>
          <w:vertAlign w:val="superscript"/>
          <w:lang w:eastAsia="en-CA"/>
          <w14:ligatures w14:val="none"/>
        </w:rPr>
        <w:t>18</w:t>
      </w:r>
      <w:r w:rsidR="008F4EDC" w:rsidRPr="008F4EDC">
        <w:rPr>
          <w:rFonts w:asciiTheme="minorHAnsi" w:eastAsia="Times New Roman" w:hAnsiTheme="minorHAnsi" w:cstheme="minorHAnsi"/>
          <w:color w:val="000000"/>
          <w:kern w:val="0"/>
          <w:sz w:val="22"/>
          <w:szCs w:val="22"/>
          <w:vertAlign w:val="superscript"/>
          <w:lang w:eastAsia="en-CA"/>
          <w14:ligatures w14:val="none"/>
        </w:rPr>
        <w:fldChar w:fldCharType="end"/>
      </w:r>
      <w:r w:rsidR="00963AC5">
        <w:rPr>
          <w:rFonts w:asciiTheme="minorHAnsi" w:eastAsia="Times New Roman" w:hAnsiTheme="minorHAnsi" w:cstheme="minorHAnsi"/>
          <w:color w:val="000000"/>
          <w:kern w:val="0"/>
          <w:sz w:val="22"/>
          <w:szCs w:val="22"/>
          <w:lang w:eastAsia="en-CA"/>
          <w14:ligatures w14:val="none"/>
        </w:rPr>
        <w:t xml:space="preserve"> For mammographic purposes, the pectoral muscle is a major landmark to </w:t>
      </w:r>
      <w:r w:rsidR="00963AC5" w:rsidRPr="001D5BC5">
        <w:rPr>
          <w:rFonts w:asciiTheme="minorHAnsi" w:eastAsia="Times New Roman" w:hAnsiTheme="minorHAnsi" w:cstheme="minorHAnsi"/>
          <w:color w:val="000000"/>
          <w:kern w:val="0"/>
          <w:sz w:val="22"/>
          <w:szCs w:val="22"/>
          <w:lang w:eastAsia="en-CA"/>
          <w14:ligatures w14:val="none"/>
        </w:rPr>
        <w:t xml:space="preserve">ensure </w:t>
      </w:r>
      <w:r w:rsidR="008B4950" w:rsidRPr="001D5BC5">
        <w:rPr>
          <w:rFonts w:asciiTheme="minorHAnsi" w:eastAsia="Times New Roman" w:hAnsiTheme="minorHAnsi" w:cstheme="minorHAnsi"/>
          <w:color w:val="000000"/>
          <w:kern w:val="0"/>
          <w:sz w:val="22"/>
          <w:szCs w:val="22"/>
          <w:lang w:eastAsia="en-CA"/>
          <w14:ligatures w14:val="none"/>
        </w:rPr>
        <w:t>accurate</w:t>
      </w:r>
      <w:r w:rsidR="00963AC5" w:rsidRPr="001D5BC5">
        <w:rPr>
          <w:rFonts w:asciiTheme="minorHAnsi" w:eastAsia="Times New Roman" w:hAnsiTheme="minorHAnsi" w:cstheme="minorHAnsi"/>
          <w:color w:val="000000"/>
          <w:kern w:val="0"/>
          <w:sz w:val="22"/>
          <w:szCs w:val="22"/>
          <w:lang w:eastAsia="en-CA"/>
          <w14:ligatures w14:val="none"/>
        </w:rPr>
        <w:t xml:space="preserve"> positionin</w:t>
      </w:r>
      <w:r w:rsidR="007F4FC0" w:rsidRPr="001D5BC5">
        <w:rPr>
          <w:rFonts w:asciiTheme="minorHAnsi" w:eastAsia="Times New Roman" w:hAnsiTheme="minorHAnsi" w:cstheme="minorHAnsi"/>
          <w:color w:val="000000"/>
          <w:kern w:val="0"/>
          <w:sz w:val="22"/>
          <w:szCs w:val="22"/>
          <w:lang w:eastAsia="en-CA"/>
          <w14:ligatures w14:val="none"/>
        </w:rPr>
        <w:t>g</w:t>
      </w:r>
      <w:r w:rsidR="002D1547" w:rsidRPr="001D5BC5">
        <w:rPr>
          <w:rFonts w:asciiTheme="minorHAnsi" w:eastAsia="Times New Roman" w:hAnsiTheme="minorHAnsi" w:cstheme="minorHAnsi"/>
          <w:color w:val="000000"/>
          <w:kern w:val="0"/>
          <w:sz w:val="22"/>
          <w:szCs w:val="22"/>
          <w:lang w:eastAsia="en-CA"/>
          <w14:ligatures w14:val="none"/>
        </w:rPr>
        <w:t>.</w:t>
      </w:r>
      <w:r w:rsidR="002D1547">
        <w:rPr>
          <w:rFonts w:asciiTheme="minorHAnsi" w:eastAsia="Times New Roman" w:hAnsiTheme="minorHAnsi" w:cstheme="minorHAnsi"/>
          <w:color w:val="000000"/>
          <w:kern w:val="0"/>
          <w:sz w:val="22"/>
          <w:szCs w:val="22"/>
          <w:lang w:eastAsia="en-CA"/>
          <w14:ligatures w14:val="none"/>
        </w:rPr>
        <w:t xml:space="preserve"> </w:t>
      </w:r>
      <w:r w:rsidR="00A72AEC">
        <w:rPr>
          <w:rFonts w:asciiTheme="minorHAnsi" w:eastAsia="Times New Roman" w:hAnsiTheme="minorHAnsi" w:cstheme="minorHAnsi"/>
          <w:color w:val="000000"/>
          <w:kern w:val="0"/>
          <w:sz w:val="22"/>
          <w:szCs w:val="22"/>
          <w:lang w:eastAsia="en-CA"/>
          <w14:ligatures w14:val="none"/>
        </w:rPr>
        <w:t>Capturing the pectoral muscle</w:t>
      </w:r>
      <w:r w:rsidR="004F769B">
        <w:rPr>
          <w:rFonts w:asciiTheme="minorHAnsi" w:eastAsia="Times New Roman" w:hAnsiTheme="minorHAnsi" w:cstheme="minorHAnsi"/>
          <w:color w:val="000000"/>
          <w:kern w:val="0"/>
          <w:sz w:val="22"/>
          <w:szCs w:val="22"/>
          <w:lang w:eastAsia="en-CA"/>
          <w14:ligatures w14:val="none"/>
        </w:rPr>
        <w:t xml:space="preserve"> on mammograms</w:t>
      </w:r>
      <w:r w:rsidR="00A72AEC">
        <w:rPr>
          <w:rFonts w:asciiTheme="minorHAnsi" w:eastAsia="Times New Roman" w:hAnsiTheme="minorHAnsi" w:cstheme="minorHAnsi"/>
          <w:color w:val="000000"/>
          <w:kern w:val="0"/>
          <w:sz w:val="22"/>
          <w:szCs w:val="22"/>
          <w:lang w:eastAsia="en-CA"/>
          <w14:ligatures w14:val="none"/>
        </w:rPr>
        <w:t xml:space="preserve"> implies that no breast tissue along the chest wall has been excluded.</w:t>
      </w:r>
      <w:bookmarkStart w:id="20" w:name="_Ref138967123"/>
      <w:r w:rsidR="008F4EDC">
        <w:rPr>
          <w:rStyle w:val="EndnoteReference"/>
          <w:rFonts w:asciiTheme="minorHAnsi" w:eastAsia="Times New Roman" w:hAnsiTheme="minorHAnsi" w:cstheme="minorHAnsi"/>
          <w:color w:val="000000"/>
          <w:kern w:val="0"/>
          <w:sz w:val="22"/>
          <w:szCs w:val="22"/>
          <w:lang w:eastAsia="en-CA"/>
          <w14:ligatures w14:val="none"/>
        </w:rPr>
        <w:endnoteReference w:id="19"/>
      </w:r>
      <w:bookmarkEnd w:id="20"/>
      <w:r w:rsidR="00CA1EC8" w:rsidRPr="00CA1EC8">
        <w:rPr>
          <w:rFonts w:asciiTheme="minorHAnsi" w:eastAsia="Times New Roman" w:hAnsiTheme="minorHAnsi" w:cstheme="minorHAnsi"/>
          <w:color w:val="000000"/>
          <w:kern w:val="0"/>
          <w:sz w:val="22"/>
          <w:szCs w:val="22"/>
          <w:lang w:eastAsia="en-CA"/>
          <w14:ligatures w14:val="none"/>
        </w:rPr>
        <w:t xml:space="preserve"> Figure 5 shows ideal CC and MLO </w:t>
      </w:r>
      <w:r w:rsidR="00160269">
        <w:rPr>
          <w:rFonts w:asciiTheme="minorHAnsi" w:eastAsia="Times New Roman" w:hAnsiTheme="minorHAnsi" w:cstheme="minorHAnsi"/>
          <w:color w:val="000000"/>
          <w:kern w:val="0"/>
          <w:sz w:val="22"/>
          <w:szCs w:val="22"/>
          <w:lang w:eastAsia="en-CA"/>
          <w14:ligatures w14:val="none"/>
        </w:rPr>
        <w:t>images</w:t>
      </w:r>
      <w:r w:rsidR="00CA1EC8" w:rsidRPr="00CA1EC8">
        <w:rPr>
          <w:rFonts w:asciiTheme="minorHAnsi" w:eastAsia="Times New Roman" w:hAnsiTheme="minorHAnsi" w:cstheme="minorHAnsi"/>
          <w:color w:val="000000"/>
          <w:kern w:val="0"/>
          <w:sz w:val="22"/>
          <w:szCs w:val="22"/>
          <w:lang w:eastAsia="en-CA"/>
          <w14:ligatures w14:val="none"/>
        </w:rPr>
        <w:t xml:space="preserve"> with the pectoral muscle well visualized.</w:t>
      </w:r>
      <w:r w:rsidR="00977CA6" w:rsidRPr="00977CA6">
        <w:rPr>
          <w:rFonts w:asciiTheme="minorHAnsi" w:eastAsia="Times New Roman" w:hAnsiTheme="minorHAnsi" w:cstheme="minorHAnsi"/>
          <w:color w:val="000000"/>
          <w:kern w:val="0"/>
          <w:sz w:val="22"/>
          <w:szCs w:val="22"/>
          <w:vertAlign w:val="superscript"/>
          <w:lang w:eastAsia="en-CA"/>
          <w14:ligatures w14:val="none"/>
        </w:rPr>
        <w:fldChar w:fldCharType="begin"/>
      </w:r>
      <w:r w:rsidR="00977CA6" w:rsidRPr="00977CA6">
        <w:rPr>
          <w:rFonts w:asciiTheme="minorHAnsi" w:eastAsia="Times New Roman" w:hAnsiTheme="minorHAnsi" w:cstheme="minorHAnsi"/>
          <w:color w:val="000000"/>
          <w:kern w:val="0"/>
          <w:sz w:val="22"/>
          <w:szCs w:val="22"/>
          <w:vertAlign w:val="superscript"/>
          <w:lang w:eastAsia="en-CA"/>
          <w14:ligatures w14:val="none"/>
        </w:rPr>
        <w:instrText xml:space="preserve"> NOTEREF _Ref138967123 \h </w:instrText>
      </w:r>
      <w:r w:rsidR="00977CA6">
        <w:rPr>
          <w:rFonts w:asciiTheme="minorHAnsi" w:eastAsia="Times New Roman" w:hAnsiTheme="minorHAnsi" w:cstheme="minorHAnsi"/>
          <w:color w:val="000000"/>
          <w:kern w:val="0"/>
          <w:sz w:val="22"/>
          <w:szCs w:val="22"/>
          <w:vertAlign w:val="superscript"/>
          <w:lang w:eastAsia="en-CA"/>
          <w14:ligatures w14:val="none"/>
        </w:rPr>
        <w:instrText xml:space="preserve"> \* MERGEFORMAT </w:instrText>
      </w:r>
      <w:r w:rsidR="00977CA6" w:rsidRPr="00977CA6">
        <w:rPr>
          <w:rFonts w:asciiTheme="minorHAnsi" w:eastAsia="Times New Roman" w:hAnsiTheme="minorHAnsi" w:cstheme="minorHAnsi"/>
          <w:color w:val="000000"/>
          <w:kern w:val="0"/>
          <w:sz w:val="22"/>
          <w:szCs w:val="22"/>
          <w:vertAlign w:val="superscript"/>
          <w:lang w:eastAsia="en-CA"/>
          <w14:ligatures w14:val="none"/>
        </w:rPr>
      </w:r>
      <w:r w:rsidR="00977CA6" w:rsidRPr="00977CA6">
        <w:rPr>
          <w:rFonts w:asciiTheme="minorHAnsi" w:eastAsia="Times New Roman" w:hAnsiTheme="minorHAnsi" w:cstheme="minorHAnsi"/>
          <w:color w:val="000000"/>
          <w:kern w:val="0"/>
          <w:sz w:val="22"/>
          <w:szCs w:val="22"/>
          <w:vertAlign w:val="superscript"/>
          <w:lang w:eastAsia="en-CA"/>
          <w14:ligatures w14:val="none"/>
        </w:rPr>
        <w:fldChar w:fldCharType="separate"/>
      </w:r>
      <w:r w:rsidR="00977CA6" w:rsidRPr="00977CA6">
        <w:rPr>
          <w:rFonts w:asciiTheme="minorHAnsi" w:eastAsia="Times New Roman" w:hAnsiTheme="minorHAnsi" w:cstheme="minorHAnsi"/>
          <w:color w:val="000000"/>
          <w:kern w:val="0"/>
          <w:sz w:val="22"/>
          <w:szCs w:val="22"/>
          <w:vertAlign w:val="superscript"/>
          <w:lang w:eastAsia="en-CA"/>
          <w14:ligatures w14:val="none"/>
        </w:rPr>
        <w:t>19</w:t>
      </w:r>
      <w:r w:rsidR="00977CA6" w:rsidRPr="00977CA6">
        <w:rPr>
          <w:rFonts w:asciiTheme="minorHAnsi" w:eastAsia="Times New Roman" w:hAnsiTheme="minorHAnsi" w:cstheme="minorHAnsi"/>
          <w:color w:val="000000"/>
          <w:kern w:val="0"/>
          <w:sz w:val="22"/>
          <w:szCs w:val="22"/>
          <w:vertAlign w:val="superscript"/>
          <w:lang w:eastAsia="en-CA"/>
          <w14:ligatures w14:val="none"/>
        </w:rPr>
        <w:fldChar w:fldCharType="end"/>
      </w:r>
      <w:r w:rsidR="00977CA6">
        <w:rPr>
          <w:rFonts w:asciiTheme="minorHAnsi" w:eastAsia="Times New Roman" w:hAnsiTheme="minorHAnsi" w:cstheme="minorHAnsi"/>
          <w:color w:val="000000"/>
          <w:kern w:val="0"/>
          <w:sz w:val="22"/>
          <w:szCs w:val="22"/>
          <w:lang w:eastAsia="en-CA"/>
          <w14:ligatures w14:val="none"/>
        </w:rPr>
        <w:t xml:space="preserve"> </w:t>
      </w:r>
    </w:p>
    <w:p w14:paraId="4147DB53" w14:textId="77777777" w:rsidR="0052475A" w:rsidRDefault="0052475A" w:rsidP="00146799">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sectPr w:rsidR="0052475A" w:rsidSect="00300B6C">
          <w:endnotePr>
            <w:numFmt w:val="decimal"/>
          </w:endnotePr>
          <w:type w:val="continuous"/>
          <w:pgSz w:w="12240" w:h="15840"/>
          <w:pgMar w:top="1440" w:right="1440" w:bottom="1440" w:left="1440" w:header="708" w:footer="708" w:gutter="0"/>
          <w:cols w:space="708"/>
          <w:docGrid w:linePitch="360"/>
        </w:sectPr>
      </w:pPr>
    </w:p>
    <w:p w14:paraId="5E90548D" w14:textId="77777777" w:rsidR="00146799" w:rsidRDefault="00146799" w:rsidP="00146799">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pPr>
    </w:p>
    <w:p w14:paraId="60DFD1CD" w14:textId="77777777" w:rsidR="00146799" w:rsidRDefault="00146799" w:rsidP="00146799">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pPr>
    </w:p>
    <w:p w14:paraId="30025652" w14:textId="77777777" w:rsidR="00146799" w:rsidRDefault="00146799" w:rsidP="00146799">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pPr>
    </w:p>
    <w:p w14:paraId="7CB07C0C" w14:textId="77777777" w:rsidR="00146799" w:rsidRDefault="00146799" w:rsidP="00146799">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pPr>
    </w:p>
    <w:p w14:paraId="4C18B0F6" w14:textId="77777777" w:rsidR="00146799" w:rsidRDefault="00146799" w:rsidP="00146799">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pPr>
    </w:p>
    <w:p w14:paraId="6E29019A" w14:textId="77777777" w:rsidR="00146799" w:rsidRDefault="00146799" w:rsidP="00146799">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pPr>
    </w:p>
    <w:p w14:paraId="347031C6" w14:textId="77777777" w:rsidR="00146799" w:rsidRDefault="00146799" w:rsidP="00146799">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pPr>
    </w:p>
    <w:p w14:paraId="3BD8BF5C" w14:textId="77777777" w:rsidR="00146799" w:rsidRDefault="00146799" w:rsidP="00146799">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pPr>
    </w:p>
    <w:p w14:paraId="7251A585" w14:textId="77777777" w:rsidR="0052475A" w:rsidRDefault="0052475A" w:rsidP="00146799">
      <w:pPr>
        <w:rPr>
          <w:sz w:val="18"/>
          <w:szCs w:val="18"/>
        </w:rPr>
      </w:pPr>
    </w:p>
    <w:p w14:paraId="07A1D5E9" w14:textId="722AE2F4" w:rsidR="00146799" w:rsidRPr="005C087F" w:rsidRDefault="00146799" w:rsidP="00146799">
      <w:pPr>
        <w:rPr>
          <w:sz w:val="18"/>
          <w:szCs w:val="18"/>
        </w:rPr>
      </w:pPr>
      <w:r>
        <w:rPr>
          <w:rFonts w:eastAsia="Times New Roman" w:cstheme="minorHAnsi"/>
          <w:noProof/>
          <w:color w:val="000000"/>
          <w:kern w:val="0"/>
          <w:lang w:eastAsia="en-CA"/>
        </w:rPr>
        <mc:AlternateContent>
          <mc:Choice Requires="wpg">
            <w:drawing>
              <wp:anchor distT="0" distB="0" distL="114300" distR="114300" simplePos="0" relativeHeight="251668480" behindDoc="0" locked="0" layoutInCell="1" allowOverlap="1" wp14:anchorId="5187EDE1" wp14:editId="7250FAC3">
                <wp:simplePos x="0" y="0"/>
                <wp:positionH relativeFrom="column">
                  <wp:posOffset>116205</wp:posOffset>
                </wp:positionH>
                <wp:positionV relativeFrom="page">
                  <wp:posOffset>917575</wp:posOffset>
                </wp:positionV>
                <wp:extent cx="3987165" cy="1884045"/>
                <wp:effectExtent l="0" t="0" r="635" b="0"/>
                <wp:wrapTopAndBottom/>
                <wp:docPr id="1035609924" name="Group 18"/>
                <wp:cNvGraphicFramePr/>
                <a:graphic xmlns:a="http://schemas.openxmlformats.org/drawingml/2006/main">
                  <a:graphicData uri="http://schemas.microsoft.com/office/word/2010/wordprocessingGroup">
                    <wpg:wgp>
                      <wpg:cNvGrpSpPr/>
                      <wpg:grpSpPr>
                        <a:xfrm>
                          <a:off x="0" y="0"/>
                          <a:ext cx="3987165" cy="1884045"/>
                          <a:chOff x="0" y="0"/>
                          <a:chExt cx="5400429" cy="2870010"/>
                        </a:xfrm>
                      </wpg:grpSpPr>
                      <pic:pic xmlns:pic="http://schemas.openxmlformats.org/drawingml/2006/picture">
                        <pic:nvPicPr>
                          <pic:cNvPr id="271759180" name="Picture 271759180" descr="A close-up of a mammogram&#10;&#10;Description automatically generated with medium confidence"/>
                          <pic:cNvPicPr>
                            <a:picLocks noChangeAspect="1"/>
                          </pic:cNvPicPr>
                        </pic:nvPicPr>
                        <pic:blipFill rotWithShape="1">
                          <a:blip r:embed="rId25" cstate="print">
                            <a:extLst>
                              <a:ext uri="{28A0092B-C50C-407E-A947-70E740481C1C}">
                                <a14:useLocalDpi xmlns:a14="http://schemas.microsoft.com/office/drawing/2010/main" val="0"/>
                              </a:ext>
                            </a:extLst>
                          </a:blip>
                          <a:srcRect l="23367" t="2973" r="15253" b="11416"/>
                          <a:stretch/>
                        </pic:blipFill>
                        <pic:spPr bwMode="auto">
                          <a:xfrm>
                            <a:off x="2645799" y="4889"/>
                            <a:ext cx="2754630" cy="2865121"/>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06842137" name="Picture 2106842137" descr="A picture containing text, moon, screenshot, planet&#10;&#10;Description automatically generated"/>
                          <pic:cNvPicPr>
                            <a:picLocks noChangeAspect="1"/>
                          </pic:cNvPicPr>
                        </pic:nvPicPr>
                        <pic:blipFill rotWithShape="1">
                          <a:blip r:embed="rId26" cstate="print">
                            <a:extLst>
                              <a:ext uri="{28A0092B-C50C-407E-A947-70E740481C1C}">
                                <a14:useLocalDpi xmlns:a14="http://schemas.microsoft.com/office/drawing/2010/main" val="0"/>
                              </a:ext>
                            </a:extLst>
                          </a:blip>
                          <a:srcRect l="26453" t="6304" r="24831" b="29020"/>
                          <a:stretch/>
                        </pic:blipFill>
                        <pic:spPr bwMode="auto">
                          <a:xfrm>
                            <a:off x="0" y="0"/>
                            <a:ext cx="2585085" cy="286956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56E98BD" id="Group 18" o:spid="_x0000_s1026" style="position:absolute;margin-left:9.15pt;margin-top:72.25pt;width:313.95pt;height:148.35pt;z-index:251668480;mso-position-vertical-relative:page" coordsize="54004,2870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">
                <v:shape id="Picture 271759180" o:spid="_x0000_s1027" type="#_x0000_t75" alt="A close-up of a mammogram&#10;&#10;Description automatically generated with medium confidence" style="position:absolute;left:26457;top:48;width:27547;height:286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">
                  <v:imagedata r:id="rId27" o:title="A close-up of a mammogram&#10;&#10;Description automatically generated with medium confidence" croptop="1948f" cropbottom="7482f" cropleft="15314f" cropright="9996f"/>
                </v:shape>
                <v:shape id="Picture 2106842137" o:spid="_x0000_s1028" type="#_x0000_t75" alt="A picture containing text, moon, screenshot, planet&#10;&#10;Description automatically generated" style="position:absolute;width:25850;height:286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">
                  <v:imagedata r:id="rId28" o:title="A picture containing text, moon, screenshot, planet&#10;&#10;Description automatically generated" croptop="4131f" cropbottom="19019f" cropleft="17336f" cropright="16273f"/>
                </v:shape>
                <w10:wrap type="topAndBottom" anchory="page"/>
              </v:group>
            </w:pict>
          </mc:Fallback>
        </mc:AlternateContent>
      </w:r>
      <w:r w:rsidRPr="005C087F">
        <w:rPr>
          <w:sz w:val="18"/>
          <w:szCs w:val="18"/>
        </w:rPr>
        <w:t>Figure</w:t>
      </w:r>
      <w:r>
        <w:rPr>
          <w:sz w:val="18"/>
          <w:szCs w:val="18"/>
        </w:rPr>
        <w:t xml:space="preserve"> 5: Bilateral craniocaudal (CC), left, and mediolateral oblique (MLO), right, images. Proper positioning of the breast shows the nipple in profile, symmetry between breasts, and the pectoralis muscle well visualized (arrows on left image, white “V” shape on right image). On the MLO view, the inferior edge of the pectoralis should be located below the nipple-pectoral line.</w:t>
      </w:r>
      <w:r w:rsidRPr="00977CA6">
        <w:rPr>
          <w:sz w:val="18"/>
          <w:szCs w:val="18"/>
          <w:vertAlign w:val="superscript"/>
        </w:rPr>
        <w:fldChar w:fldCharType="begin"/>
      </w:r>
      <w:r w:rsidRPr="00977CA6">
        <w:rPr>
          <w:sz w:val="18"/>
          <w:szCs w:val="18"/>
          <w:vertAlign w:val="superscript"/>
        </w:rPr>
        <w:instrText xml:space="preserve"> NOTEREF _Ref138967123 \h </w:instrText>
      </w:r>
      <w:r>
        <w:rPr>
          <w:sz w:val="18"/>
          <w:szCs w:val="18"/>
          <w:vertAlign w:val="superscript"/>
        </w:rPr>
        <w:instrText xml:space="preserve"> \* MERGEFORMAT </w:instrText>
      </w:r>
      <w:r w:rsidRPr="00977CA6">
        <w:rPr>
          <w:sz w:val="18"/>
          <w:szCs w:val="18"/>
          <w:vertAlign w:val="superscript"/>
        </w:rPr>
      </w:r>
      <w:r w:rsidRPr="00977CA6">
        <w:rPr>
          <w:sz w:val="18"/>
          <w:szCs w:val="18"/>
          <w:vertAlign w:val="superscript"/>
        </w:rPr>
        <w:fldChar w:fldCharType="separate"/>
      </w:r>
      <w:r w:rsidRPr="00977CA6">
        <w:rPr>
          <w:sz w:val="18"/>
          <w:szCs w:val="18"/>
          <w:vertAlign w:val="superscript"/>
        </w:rPr>
        <w:t>19</w:t>
      </w:r>
      <w:r w:rsidRPr="00977CA6">
        <w:rPr>
          <w:sz w:val="18"/>
          <w:szCs w:val="18"/>
          <w:vertAlign w:val="superscript"/>
        </w:rPr>
        <w:fldChar w:fldCharType="end"/>
      </w:r>
      <w:r>
        <w:rPr>
          <w:sz w:val="18"/>
          <w:szCs w:val="18"/>
        </w:rPr>
        <w:t xml:space="preserve"> </w:t>
      </w:r>
    </w:p>
    <w:p w14:paraId="7F5A5178" w14:textId="77777777" w:rsidR="00146799" w:rsidRDefault="00146799" w:rsidP="00146799">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sectPr w:rsidR="00146799" w:rsidSect="00300B6C">
          <w:endnotePr>
            <w:numFmt w:val="decimal"/>
          </w:endnotePr>
          <w:type w:val="continuous"/>
          <w:pgSz w:w="12240" w:h="15840"/>
          <w:pgMar w:top="1440" w:right="1440" w:bottom="1440" w:left="1440" w:header="708" w:footer="708" w:gutter="0"/>
          <w:cols w:space="708"/>
          <w:docGrid w:linePitch="360"/>
        </w:sectPr>
      </w:pPr>
    </w:p>
    <w:p w14:paraId="0CFBFE83" w14:textId="77777777" w:rsidR="00146799" w:rsidRDefault="00146799" w:rsidP="00146799">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sectPr w:rsidR="00146799" w:rsidSect="00300B6C">
          <w:endnotePr>
            <w:numFmt w:val="decimal"/>
          </w:endnotePr>
          <w:type w:val="continuous"/>
          <w:pgSz w:w="12240" w:h="15840"/>
          <w:pgMar w:top="1440" w:right="1440" w:bottom="1440" w:left="1440" w:header="708" w:footer="708" w:gutter="0"/>
          <w:cols w:space="708"/>
          <w:docGrid w:linePitch="360"/>
        </w:sectPr>
      </w:pPr>
    </w:p>
    <w:p w14:paraId="6E0922C2" w14:textId="72EF0D2F" w:rsidR="00C34451" w:rsidRPr="00DD7E92" w:rsidRDefault="00BB6FA9" w:rsidP="00991C72">
      <w:pPr>
        <w:pStyle w:val="NormalWeb"/>
        <w:shd w:val="clear" w:color="auto" w:fill="FFFFFF"/>
        <w:spacing w:after="0" w:line="360" w:lineRule="auto"/>
        <w:rPr>
          <w:rFonts w:asciiTheme="minorHAnsi" w:eastAsia="Times New Roman" w:hAnsiTheme="minorHAnsi" w:cstheme="minorHAnsi"/>
          <w:color w:val="000000"/>
          <w:kern w:val="0"/>
          <w:sz w:val="22"/>
          <w:szCs w:val="22"/>
          <w:lang w:eastAsia="en-CA"/>
          <w14:ligatures w14:val="none"/>
        </w:rPr>
      </w:pPr>
      <w:r>
        <w:rPr>
          <w:rFonts w:asciiTheme="minorHAnsi" w:eastAsia="Times New Roman" w:hAnsiTheme="minorHAnsi" w:cstheme="minorHAnsi"/>
          <w:color w:val="000000"/>
          <w:kern w:val="0"/>
          <w:sz w:val="22"/>
          <w:szCs w:val="22"/>
          <w:lang w:eastAsia="en-CA"/>
          <w14:ligatures w14:val="none"/>
        </w:rPr>
        <w:t>Optimal</w:t>
      </w:r>
      <w:r w:rsidR="005C685F">
        <w:rPr>
          <w:rFonts w:asciiTheme="minorHAnsi" w:eastAsia="Times New Roman" w:hAnsiTheme="minorHAnsi" w:cstheme="minorHAnsi"/>
          <w:color w:val="000000"/>
          <w:kern w:val="0"/>
          <w:sz w:val="22"/>
          <w:szCs w:val="22"/>
          <w:lang w:eastAsia="en-CA"/>
          <w14:ligatures w14:val="none"/>
        </w:rPr>
        <w:t xml:space="preserve"> positioning </w:t>
      </w:r>
      <w:r w:rsidR="003C1256">
        <w:rPr>
          <w:rFonts w:asciiTheme="minorHAnsi" w:eastAsia="Times New Roman" w:hAnsiTheme="minorHAnsi" w:cstheme="minorHAnsi"/>
          <w:color w:val="000000"/>
          <w:kern w:val="0"/>
          <w:sz w:val="22"/>
          <w:szCs w:val="22"/>
          <w:lang w:eastAsia="en-CA"/>
          <w14:ligatures w14:val="none"/>
        </w:rPr>
        <w:t>can be challenging</w:t>
      </w:r>
      <w:r>
        <w:rPr>
          <w:rFonts w:asciiTheme="minorHAnsi" w:eastAsia="Times New Roman" w:hAnsiTheme="minorHAnsi" w:cstheme="minorHAnsi"/>
          <w:color w:val="000000"/>
          <w:kern w:val="0"/>
          <w:sz w:val="22"/>
          <w:szCs w:val="22"/>
          <w:lang w:eastAsia="en-CA"/>
          <w14:ligatures w14:val="none"/>
        </w:rPr>
        <w:t xml:space="preserve">, as </w:t>
      </w:r>
      <w:r w:rsidR="00E82B2E">
        <w:rPr>
          <w:rFonts w:asciiTheme="minorHAnsi" w:eastAsia="Times New Roman" w:hAnsiTheme="minorHAnsi" w:cstheme="minorHAnsi"/>
          <w:color w:val="000000"/>
          <w:kern w:val="0"/>
          <w:sz w:val="22"/>
          <w:szCs w:val="22"/>
          <w:lang w:eastAsia="en-CA"/>
          <w14:ligatures w14:val="none"/>
        </w:rPr>
        <w:t xml:space="preserve">patients </w:t>
      </w:r>
      <w:r w:rsidR="00FB0A57">
        <w:rPr>
          <w:rFonts w:asciiTheme="minorHAnsi" w:eastAsia="Times New Roman" w:hAnsiTheme="minorHAnsi" w:cstheme="minorHAnsi"/>
          <w:color w:val="000000"/>
          <w:kern w:val="0"/>
          <w:sz w:val="22"/>
          <w:szCs w:val="22"/>
          <w:lang w:eastAsia="en-CA"/>
          <w14:ligatures w14:val="none"/>
        </w:rPr>
        <w:t>have varying angles of the pectoral muscle depending on their habitus.</w:t>
      </w:r>
      <w:r w:rsidR="005C685F">
        <w:rPr>
          <w:rFonts w:asciiTheme="minorHAnsi" w:eastAsia="Times New Roman" w:hAnsiTheme="minorHAnsi" w:cstheme="minorHAnsi"/>
          <w:color w:val="000000"/>
          <w:kern w:val="0"/>
          <w:sz w:val="22"/>
          <w:szCs w:val="22"/>
          <w:lang w:eastAsia="en-CA"/>
          <w14:ligatures w14:val="none"/>
        </w:rPr>
        <w:t xml:space="preserve"> </w:t>
      </w:r>
      <w:r w:rsidR="000B14B4">
        <w:rPr>
          <w:rFonts w:asciiTheme="minorHAnsi" w:eastAsia="Times New Roman" w:hAnsiTheme="minorHAnsi" w:cstheme="minorHAnsi"/>
          <w:color w:val="000000"/>
          <w:kern w:val="0"/>
          <w:sz w:val="22"/>
          <w:szCs w:val="22"/>
          <w:lang w:eastAsia="en-CA"/>
          <w14:ligatures w14:val="none"/>
        </w:rPr>
        <w:t xml:space="preserve">Short, stocky women tend to have more horizontally oriented pectoral muscles, while tall, thin women tend to </w:t>
      </w:r>
      <w:r w:rsidR="00005958">
        <w:rPr>
          <w:rFonts w:asciiTheme="minorHAnsi" w:eastAsia="Times New Roman" w:hAnsiTheme="minorHAnsi" w:cstheme="minorHAnsi"/>
          <w:color w:val="000000"/>
          <w:kern w:val="0"/>
          <w:sz w:val="22"/>
          <w:szCs w:val="22"/>
          <w:lang w:eastAsia="en-CA"/>
          <w14:ligatures w14:val="none"/>
        </w:rPr>
        <w:t>have them more vertically oriented.</w:t>
      </w:r>
      <w:bookmarkStart w:id="21" w:name="_Ref138967170"/>
      <w:r w:rsidR="00977CA6">
        <w:rPr>
          <w:rStyle w:val="EndnoteReference"/>
          <w:rFonts w:asciiTheme="minorHAnsi" w:eastAsia="Times New Roman" w:hAnsiTheme="minorHAnsi" w:cstheme="minorHAnsi"/>
          <w:color w:val="000000"/>
          <w:kern w:val="0"/>
          <w:sz w:val="22"/>
          <w:szCs w:val="22"/>
          <w:lang w:eastAsia="en-CA"/>
          <w14:ligatures w14:val="none"/>
        </w:rPr>
        <w:endnoteReference w:id="20"/>
      </w:r>
      <w:bookmarkEnd w:id="21"/>
      <w:r w:rsidR="00EE2461">
        <w:rPr>
          <w:rFonts w:asciiTheme="minorHAnsi" w:eastAsia="Times New Roman" w:hAnsiTheme="minorHAnsi" w:cstheme="minorHAnsi"/>
          <w:color w:val="000000"/>
          <w:kern w:val="0"/>
          <w:sz w:val="22"/>
          <w:szCs w:val="22"/>
          <w:lang w:eastAsia="en-CA"/>
          <w14:ligatures w14:val="none"/>
        </w:rPr>
        <w:t xml:space="preserve"> Attempting to </w:t>
      </w:r>
      <w:r w:rsidR="00E8574A">
        <w:rPr>
          <w:rFonts w:asciiTheme="minorHAnsi" w:eastAsia="Times New Roman" w:hAnsiTheme="minorHAnsi" w:cstheme="minorHAnsi"/>
          <w:color w:val="000000"/>
          <w:kern w:val="0"/>
          <w:sz w:val="22"/>
          <w:szCs w:val="22"/>
          <w:lang w:eastAsia="en-CA"/>
          <w14:ligatures w14:val="none"/>
        </w:rPr>
        <w:t xml:space="preserve">get the pectoral muscle in </w:t>
      </w:r>
      <w:r w:rsidR="00BC21D4">
        <w:rPr>
          <w:rFonts w:asciiTheme="minorHAnsi" w:eastAsia="Times New Roman" w:hAnsiTheme="minorHAnsi" w:cstheme="minorHAnsi"/>
          <w:color w:val="000000"/>
          <w:kern w:val="0"/>
          <w:sz w:val="22"/>
          <w:szCs w:val="22"/>
          <w:lang w:eastAsia="en-CA"/>
          <w14:ligatures w14:val="none"/>
        </w:rPr>
        <w:t xml:space="preserve">profile in the MLO view </w:t>
      </w:r>
      <w:r w:rsidR="007C7F57">
        <w:rPr>
          <w:rFonts w:asciiTheme="minorHAnsi" w:eastAsia="Times New Roman" w:hAnsiTheme="minorHAnsi" w:cstheme="minorHAnsi"/>
          <w:color w:val="000000"/>
          <w:kern w:val="0"/>
          <w:sz w:val="22"/>
          <w:szCs w:val="22"/>
          <w:lang w:eastAsia="en-CA"/>
          <w14:ligatures w14:val="none"/>
        </w:rPr>
        <w:t xml:space="preserve">on a patient with </w:t>
      </w:r>
      <w:r w:rsidR="00B02245">
        <w:rPr>
          <w:rFonts w:asciiTheme="minorHAnsi" w:eastAsia="Times New Roman" w:hAnsiTheme="minorHAnsi" w:cstheme="minorHAnsi"/>
          <w:color w:val="000000"/>
          <w:kern w:val="0"/>
          <w:sz w:val="22"/>
          <w:szCs w:val="22"/>
          <w:lang w:eastAsia="en-CA"/>
          <w14:ligatures w14:val="none"/>
        </w:rPr>
        <w:t xml:space="preserve">the muscle at a </w:t>
      </w:r>
      <w:r w:rsidR="007C7F57">
        <w:rPr>
          <w:rFonts w:asciiTheme="minorHAnsi" w:eastAsia="Times New Roman" w:hAnsiTheme="minorHAnsi" w:cstheme="minorHAnsi"/>
          <w:color w:val="000000"/>
          <w:kern w:val="0"/>
          <w:sz w:val="22"/>
          <w:szCs w:val="22"/>
          <w:lang w:eastAsia="en-CA"/>
          <w14:ligatures w14:val="none"/>
        </w:rPr>
        <w:t xml:space="preserve">steep angle off of the </w:t>
      </w:r>
      <w:r w:rsidR="003C1256">
        <w:rPr>
          <w:rFonts w:asciiTheme="minorHAnsi" w:eastAsia="Times New Roman" w:hAnsiTheme="minorHAnsi" w:cstheme="minorHAnsi"/>
          <w:color w:val="000000"/>
          <w:kern w:val="0"/>
          <w:sz w:val="22"/>
          <w:szCs w:val="22"/>
          <w:lang w:eastAsia="en-CA"/>
          <w14:ligatures w14:val="none"/>
        </w:rPr>
        <w:t>standard</w:t>
      </w:r>
      <w:r w:rsidR="007C7F57">
        <w:rPr>
          <w:rFonts w:asciiTheme="minorHAnsi" w:eastAsia="Times New Roman" w:hAnsiTheme="minorHAnsi" w:cstheme="minorHAnsi"/>
          <w:color w:val="000000"/>
          <w:kern w:val="0"/>
          <w:sz w:val="22"/>
          <w:szCs w:val="22"/>
          <w:lang w:eastAsia="en-CA"/>
          <w14:ligatures w14:val="none"/>
        </w:rPr>
        <w:t xml:space="preserve"> </w:t>
      </w:r>
      <w:r w:rsidR="00D46557" w:rsidRPr="00D46557">
        <w:rPr>
          <w:rFonts w:asciiTheme="minorHAnsi" w:eastAsia="Times New Roman" w:hAnsiTheme="minorHAnsi" w:cstheme="minorHAnsi"/>
          <w:color w:val="000000"/>
          <w:kern w:val="0"/>
          <w:sz w:val="22"/>
          <w:szCs w:val="22"/>
          <w:lang w:eastAsia="en-CA"/>
          <w14:ligatures w14:val="none"/>
        </w:rPr>
        <w:t xml:space="preserve">45° </w:t>
      </w:r>
      <w:r w:rsidR="007C7F57">
        <w:rPr>
          <w:rFonts w:asciiTheme="minorHAnsi" w:eastAsia="Times New Roman" w:hAnsiTheme="minorHAnsi" w:cstheme="minorHAnsi"/>
          <w:color w:val="000000"/>
          <w:kern w:val="0"/>
          <w:sz w:val="22"/>
          <w:szCs w:val="22"/>
          <w:lang w:eastAsia="en-CA"/>
          <w14:ligatures w14:val="none"/>
        </w:rPr>
        <w:t xml:space="preserve">can produce </w:t>
      </w:r>
      <w:r w:rsidR="00B02245">
        <w:rPr>
          <w:rFonts w:asciiTheme="minorHAnsi" w:eastAsia="Times New Roman" w:hAnsiTheme="minorHAnsi" w:cstheme="minorHAnsi"/>
          <w:color w:val="000000"/>
          <w:kern w:val="0"/>
          <w:sz w:val="22"/>
          <w:szCs w:val="22"/>
          <w:lang w:eastAsia="en-CA"/>
          <w14:ligatures w14:val="none"/>
        </w:rPr>
        <w:t>a distorted</w:t>
      </w:r>
      <w:r w:rsidR="008C0D12">
        <w:rPr>
          <w:rFonts w:asciiTheme="minorHAnsi" w:eastAsia="Times New Roman" w:hAnsiTheme="minorHAnsi" w:cstheme="minorHAnsi"/>
          <w:color w:val="000000"/>
          <w:kern w:val="0"/>
          <w:sz w:val="22"/>
          <w:szCs w:val="22"/>
          <w:lang w:eastAsia="en-CA"/>
          <w14:ligatures w14:val="none"/>
        </w:rPr>
        <w:t xml:space="preserve"> projection of the muscle with abnormal</w:t>
      </w:r>
      <w:r w:rsidR="00173A71">
        <w:rPr>
          <w:rFonts w:asciiTheme="minorHAnsi" w:eastAsia="Times New Roman" w:hAnsiTheme="minorHAnsi" w:cstheme="minorHAnsi"/>
          <w:color w:val="000000"/>
          <w:kern w:val="0"/>
          <w:sz w:val="22"/>
          <w:szCs w:val="22"/>
          <w:lang w:eastAsia="en-CA"/>
          <w14:ligatures w14:val="none"/>
        </w:rPr>
        <w:t xml:space="preserve"> </w:t>
      </w:r>
      <w:r w:rsidR="00B02245">
        <w:rPr>
          <w:rFonts w:asciiTheme="minorHAnsi" w:eastAsia="Times New Roman" w:hAnsiTheme="minorHAnsi" w:cstheme="minorHAnsi"/>
          <w:color w:val="000000"/>
          <w:kern w:val="0"/>
          <w:sz w:val="22"/>
          <w:szCs w:val="22"/>
          <w:lang w:eastAsia="en-CA"/>
          <w14:ligatures w14:val="none"/>
        </w:rPr>
        <w:t>breast quadrant distribution</w:t>
      </w:r>
      <w:r w:rsidR="00173A71">
        <w:rPr>
          <w:rFonts w:asciiTheme="minorHAnsi" w:eastAsia="Times New Roman" w:hAnsiTheme="minorHAnsi" w:cstheme="minorHAnsi"/>
          <w:color w:val="000000"/>
          <w:kern w:val="0"/>
          <w:sz w:val="22"/>
          <w:szCs w:val="22"/>
          <w:lang w:eastAsia="en-CA"/>
          <w14:ligatures w14:val="none"/>
        </w:rPr>
        <w:t>.</w:t>
      </w:r>
      <w:r w:rsidR="00B80118" w:rsidRPr="00B80118">
        <w:rPr>
          <w:rFonts w:asciiTheme="minorHAnsi" w:eastAsia="Times New Roman" w:hAnsiTheme="minorHAnsi" w:cstheme="minorHAnsi"/>
          <w:color w:val="000000"/>
          <w:kern w:val="0"/>
          <w:sz w:val="22"/>
          <w:szCs w:val="22"/>
          <w:vertAlign w:val="superscript"/>
          <w:lang w:eastAsia="en-CA"/>
          <w14:ligatures w14:val="none"/>
        </w:rPr>
        <w:fldChar w:fldCharType="begin"/>
      </w:r>
      <w:r w:rsidR="00B80118" w:rsidRPr="00B80118">
        <w:rPr>
          <w:rFonts w:asciiTheme="minorHAnsi" w:eastAsia="Times New Roman" w:hAnsiTheme="minorHAnsi" w:cstheme="minorHAnsi"/>
          <w:color w:val="000000"/>
          <w:kern w:val="0"/>
          <w:sz w:val="22"/>
          <w:szCs w:val="22"/>
          <w:vertAlign w:val="superscript"/>
          <w:lang w:eastAsia="en-CA"/>
          <w14:ligatures w14:val="none"/>
        </w:rPr>
        <w:instrText xml:space="preserve"> NOTEREF _Ref138967170 \h </w:instrText>
      </w:r>
      <w:r w:rsidR="00B80118">
        <w:rPr>
          <w:rFonts w:asciiTheme="minorHAnsi" w:eastAsia="Times New Roman" w:hAnsiTheme="minorHAnsi" w:cstheme="minorHAnsi"/>
          <w:color w:val="000000"/>
          <w:kern w:val="0"/>
          <w:sz w:val="22"/>
          <w:szCs w:val="22"/>
          <w:vertAlign w:val="superscript"/>
          <w:lang w:eastAsia="en-CA"/>
          <w14:ligatures w14:val="none"/>
        </w:rPr>
        <w:instrText xml:space="preserve"> \* MERGEFORMAT </w:instrText>
      </w:r>
      <w:r w:rsidR="00B80118" w:rsidRPr="00B80118">
        <w:rPr>
          <w:rFonts w:asciiTheme="minorHAnsi" w:eastAsia="Times New Roman" w:hAnsiTheme="minorHAnsi" w:cstheme="minorHAnsi"/>
          <w:color w:val="000000"/>
          <w:kern w:val="0"/>
          <w:sz w:val="22"/>
          <w:szCs w:val="22"/>
          <w:vertAlign w:val="superscript"/>
          <w:lang w:eastAsia="en-CA"/>
          <w14:ligatures w14:val="none"/>
        </w:rPr>
      </w:r>
      <w:r w:rsidR="00B80118" w:rsidRPr="00B80118">
        <w:rPr>
          <w:rFonts w:asciiTheme="minorHAnsi" w:eastAsia="Times New Roman" w:hAnsiTheme="minorHAnsi" w:cstheme="minorHAnsi"/>
          <w:color w:val="000000"/>
          <w:kern w:val="0"/>
          <w:sz w:val="22"/>
          <w:szCs w:val="22"/>
          <w:vertAlign w:val="superscript"/>
          <w:lang w:eastAsia="en-CA"/>
          <w14:ligatures w14:val="none"/>
        </w:rPr>
        <w:fldChar w:fldCharType="separate"/>
      </w:r>
      <w:r w:rsidR="00B80118" w:rsidRPr="00B80118">
        <w:rPr>
          <w:rFonts w:asciiTheme="minorHAnsi" w:eastAsia="Times New Roman" w:hAnsiTheme="minorHAnsi" w:cstheme="minorHAnsi"/>
          <w:color w:val="000000"/>
          <w:kern w:val="0"/>
          <w:sz w:val="22"/>
          <w:szCs w:val="22"/>
          <w:vertAlign w:val="superscript"/>
          <w:lang w:eastAsia="en-CA"/>
          <w14:ligatures w14:val="none"/>
        </w:rPr>
        <w:t>20</w:t>
      </w:r>
      <w:r w:rsidR="00B80118" w:rsidRPr="00B80118">
        <w:rPr>
          <w:rFonts w:asciiTheme="minorHAnsi" w:eastAsia="Times New Roman" w:hAnsiTheme="minorHAnsi" w:cstheme="minorHAnsi"/>
          <w:color w:val="000000"/>
          <w:kern w:val="0"/>
          <w:sz w:val="22"/>
          <w:szCs w:val="22"/>
          <w:vertAlign w:val="superscript"/>
          <w:lang w:eastAsia="en-CA"/>
          <w14:ligatures w14:val="none"/>
        </w:rPr>
        <w:fldChar w:fldCharType="end"/>
      </w:r>
      <w:r w:rsidR="00173A71">
        <w:rPr>
          <w:rFonts w:asciiTheme="minorHAnsi" w:eastAsia="Times New Roman" w:hAnsiTheme="minorHAnsi" w:cstheme="minorHAnsi"/>
          <w:color w:val="000000"/>
          <w:kern w:val="0"/>
          <w:sz w:val="22"/>
          <w:szCs w:val="22"/>
          <w:lang w:eastAsia="en-CA"/>
          <w14:ligatures w14:val="none"/>
        </w:rPr>
        <w:t xml:space="preserve"> </w:t>
      </w:r>
      <w:r w:rsidR="00105390">
        <w:rPr>
          <w:rFonts w:asciiTheme="minorHAnsi" w:eastAsia="Times New Roman" w:hAnsiTheme="minorHAnsi" w:cstheme="minorHAnsi"/>
          <w:color w:val="000000"/>
          <w:kern w:val="0"/>
          <w:sz w:val="22"/>
          <w:szCs w:val="22"/>
          <w:lang w:eastAsia="en-CA"/>
          <w14:ligatures w14:val="none"/>
        </w:rPr>
        <w:br/>
      </w:r>
    </w:p>
    <w:p w14:paraId="316A8286" w14:textId="11D11539" w:rsidR="005702E2" w:rsidRDefault="00E31E20" w:rsidP="00991C72">
      <w:pPr>
        <w:pStyle w:val="Heading2"/>
      </w:pPr>
      <w:r>
        <w:t>In</w:t>
      </w:r>
      <w:r w:rsidR="00470DC7">
        <w:t>ner</w:t>
      </w:r>
      <w:r>
        <w:t xml:space="preserve"> </w:t>
      </w:r>
      <w:r w:rsidR="009C4E81" w:rsidRPr="00EA2FFB">
        <w:t>elements</w:t>
      </w:r>
    </w:p>
    <w:p w14:paraId="03F9AC13" w14:textId="721BF937" w:rsidR="006F4A35" w:rsidRDefault="000E5786" w:rsidP="00991C72">
      <w:pPr>
        <w:spacing w:after="0" w:line="360" w:lineRule="auto"/>
      </w:pPr>
      <w:r w:rsidRPr="000E5786">
        <w:t xml:space="preserve">The </w:t>
      </w:r>
      <w:r w:rsidR="003C1256" w:rsidRPr="003C1256">
        <w:t>breast parenchyma is the functional tissue responsible for milk production in a female breast</w:t>
      </w:r>
      <w:r w:rsidRPr="000E5786">
        <w:t xml:space="preserve">. It is made up of glandular tissue that is surrounded </w:t>
      </w:r>
      <w:r w:rsidR="008E4DB9">
        <w:t xml:space="preserve">by stroma </w:t>
      </w:r>
      <w:r w:rsidRPr="000E5786">
        <w:t xml:space="preserve">and supported by fibrous Cooper's ligaments, which </w:t>
      </w:r>
      <w:r w:rsidR="00237501">
        <w:t>are</w:t>
      </w:r>
      <w:r w:rsidRPr="000E5786">
        <w:t xml:space="preserve"> collectively called </w:t>
      </w:r>
      <w:proofErr w:type="spellStart"/>
      <w:r w:rsidRPr="000E5786">
        <w:t>fibroglandular</w:t>
      </w:r>
      <w:proofErr w:type="spellEnd"/>
      <w:r w:rsidRPr="000E5786">
        <w:t xml:space="preserve"> tissue.</w:t>
      </w:r>
      <w:r w:rsidR="005F7A37">
        <w:t xml:space="preserve"> </w:t>
      </w:r>
      <w:r w:rsidRPr="000E5786">
        <w:t xml:space="preserve">The size of a breast depends on the amount of fatty adipose tissue surrounding the </w:t>
      </w:r>
      <w:proofErr w:type="spellStart"/>
      <w:r w:rsidRPr="000E5786">
        <w:t>fibroglandular</w:t>
      </w:r>
      <w:proofErr w:type="spellEnd"/>
      <w:r w:rsidRPr="000E5786">
        <w:t xml:space="preserve"> </w:t>
      </w:r>
      <w:r w:rsidR="00730309" w:rsidRPr="00730309">
        <w:t>tissue.</w:t>
      </w:r>
      <w:r w:rsidR="00B80118" w:rsidRPr="00B80118">
        <w:rPr>
          <w:vertAlign w:val="superscript"/>
        </w:rPr>
        <w:fldChar w:fldCharType="begin"/>
      </w:r>
      <w:r w:rsidR="00B80118" w:rsidRPr="00B80118">
        <w:rPr>
          <w:vertAlign w:val="superscript"/>
        </w:rPr>
        <w:instrText xml:space="preserve"> NOTEREF _Ref138941724 \h </w:instrText>
      </w:r>
      <w:r w:rsidR="00B80118">
        <w:rPr>
          <w:vertAlign w:val="superscript"/>
        </w:rPr>
        <w:instrText xml:space="preserve"> \* MERGEFORMAT </w:instrText>
      </w:r>
      <w:r w:rsidR="00B80118" w:rsidRPr="00B80118">
        <w:rPr>
          <w:vertAlign w:val="superscript"/>
        </w:rPr>
      </w:r>
      <w:r w:rsidR="00B80118" w:rsidRPr="00B80118">
        <w:rPr>
          <w:vertAlign w:val="superscript"/>
        </w:rPr>
        <w:fldChar w:fldCharType="separate"/>
      </w:r>
      <w:r w:rsidR="00B80118" w:rsidRPr="00B80118">
        <w:rPr>
          <w:vertAlign w:val="superscript"/>
        </w:rPr>
        <w:t>4</w:t>
      </w:r>
      <w:r w:rsidR="00B80118" w:rsidRPr="00B80118">
        <w:rPr>
          <w:vertAlign w:val="superscript"/>
        </w:rPr>
        <w:fldChar w:fldCharType="end"/>
      </w:r>
      <w:r w:rsidR="002D0EA5" w:rsidRPr="002D0EA5">
        <w:rPr>
          <w:b/>
          <w:bCs/>
        </w:rPr>
        <w:t xml:space="preserve"> </w:t>
      </w:r>
      <w:r w:rsidR="002D0EA5" w:rsidRPr="002D0EA5">
        <w:t xml:space="preserve">In men, the breast </w:t>
      </w:r>
      <w:r w:rsidR="00794904">
        <w:t>tissue</w:t>
      </w:r>
      <w:r w:rsidR="002D0EA5" w:rsidRPr="002D0EA5">
        <w:t xml:space="preserve"> </w:t>
      </w:r>
      <w:r>
        <w:t>usually only contains</w:t>
      </w:r>
      <w:r w:rsidR="002D0EA5" w:rsidRPr="002D0EA5">
        <w:t xml:space="preserve"> </w:t>
      </w:r>
      <w:r w:rsidR="00794904">
        <w:t>adipose</w:t>
      </w:r>
      <w:r>
        <w:t xml:space="preserve"> tissue</w:t>
      </w:r>
      <w:r w:rsidR="002D0EA5" w:rsidRPr="002D0EA5">
        <w:t xml:space="preserve">, with </w:t>
      </w:r>
      <w:r w:rsidR="00794904">
        <w:t>no</w:t>
      </w:r>
      <w:r w:rsidR="002D0EA5" w:rsidRPr="002D0EA5">
        <w:t xml:space="preserve"> </w:t>
      </w:r>
      <w:proofErr w:type="spellStart"/>
      <w:r w:rsidR="002D0EA5" w:rsidRPr="002D0EA5">
        <w:t>fibroglandular</w:t>
      </w:r>
      <w:proofErr w:type="spellEnd"/>
      <w:r w:rsidR="002D0EA5" w:rsidRPr="002D0EA5">
        <w:t xml:space="preserve"> tissue</w:t>
      </w:r>
      <w:r w:rsidR="00794904">
        <w:t xml:space="preserve"> present</w:t>
      </w:r>
      <w:r w:rsidR="002D0EA5" w:rsidRPr="002D0EA5">
        <w:t xml:space="preserve">. </w:t>
      </w:r>
      <w:r>
        <w:t>Nevertheless</w:t>
      </w:r>
      <w:r w:rsidR="00027C48">
        <w:t>, b</w:t>
      </w:r>
      <w:r w:rsidR="00986B99">
        <w:t xml:space="preserve">reast cancer can still occur in males, often </w:t>
      </w:r>
      <w:r w:rsidR="00027C48">
        <w:t xml:space="preserve">with </w:t>
      </w:r>
      <w:r w:rsidR="003C1256">
        <w:t>severe</w:t>
      </w:r>
      <w:r w:rsidR="00986B99">
        <w:t xml:space="preserve"> consequences</w:t>
      </w:r>
      <w:r w:rsidR="003C1256">
        <w:t>,</w:t>
      </w:r>
      <w:r w:rsidR="00986B99">
        <w:t xml:space="preserve"> </w:t>
      </w:r>
      <w:r w:rsidR="005702E2">
        <w:t>as</w:t>
      </w:r>
      <w:r w:rsidR="0021429B">
        <w:t xml:space="preserve"> it is often not detected until </w:t>
      </w:r>
      <w:r w:rsidR="003C1256">
        <w:t xml:space="preserve">the </w:t>
      </w:r>
      <w:r w:rsidR="0021429B">
        <w:t xml:space="preserve">metastatic spread has </w:t>
      </w:r>
      <w:r w:rsidR="001C2848">
        <w:t>occurred</w:t>
      </w:r>
      <w:r w:rsidR="002D0EA5" w:rsidRPr="002D0EA5">
        <w:t>.</w:t>
      </w:r>
      <w:r w:rsidR="00B80118" w:rsidRPr="00B80118">
        <w:rPr>
          <w:vertAlign w:val="superscript"/>
        </w:rPr>
        <w:fldChar w:fldCharType="begin"/>
      </w:r>
      <w:r w:rsidR="00B80118" w:rsidRPr="00B80118">
        <w:rPr>
          <w:vertAlign w:val="superscript"/>
        </w:rPr>
        <w:instrText xml:space="preserve"> NOTEREF _Ref138966937 \h </w:instrText>
      </w:r>
      <w:r w:rsidR="00B80118">
        <w:rPr>
          <w:vertAlign w:val="superscript"/>
        </w:rPr>
        <w:instrText xml:space="preserve"> \* MERGEFORMAT </w:instrText>
      </w:r>
      <w:r w:rsidR="00B80118" w:rsidRPr="00B80118">
        <w:rPr>
          <w:vertAlign w:val="superscript"/>
        </w:rPr>
      </w:r>
      <w:r w:rsidR="00B80118" w:rsidRPr="00B80118">
        <w:rPr>
          <w:vertAlign w:val="superscript"/>
        </w:rPr>
        <w:fldChar w:fldCharType="separate"/>
      </w:r>
      <w:r w:rsidR="00B80118" w:rsidRPr="00B80118">
        <w:rPr>
          <w:vertAlign w:val="superscript"/>
        </w:rPr>
        <w:t>6</w:t>
      </w:r>
      <w:r w:rsidR="00B80118" w:rsidRPr="00B80118">
        <w:rPr>
          <w:vertAlign w:val="superscript"/>
        </w:rPr>
        <w:fldChar w:fldCharType="end"/>
      </w:r>
      <w:r w:rsidR="00B80118">
        <w:t xml:space="preserve"> </w:t>
      </w:r>
    </w:p>
    <w:p w14:paraId="5E5707EA" w14:textId="06705196" w:rsidR="00DF02AD" w:rsidRDefault="0021429B" w:rsidP="00991C72">
      <w:pPr>
        <w:pStyle w:val="Heading3"/>
      </w:pPr>
      <w:r>
        <w:br/>
      </w:r>
      <w:r w:rsidR="00BA7422">
        <w:t>G</w:t>
      </w:r>
      <w:r w:rsidR="009C4E81" w:rsidRPr="002E6B58">
        <w:t>landular tissue</w:t>
      </w:r>
    </w:p>
    <w:p w14:paraId="4D5D7147" w14:textId="122D80D2" w:rsidR="00607BC3" w:rsidRDefault="00A86434" w:rsidP="002E4B85">
      <w:pPr>
        <w:spacing w:after="0" w:line="360" w:lineRule="auto"/>
      </w:pPr>
      <w:r w:rsidRPr="00A86434">
        <w:t>The glandular breast parenchyma is composed of 15 to 20 lobes.</w:t>
      </w:r>
      <w:r w:rsidR="00B80118" w:rsidRPr="00B80118">
        <w:rPr>
          <w:vertAlign w:val="superscript"/>
        </w:rPr>
        <w:fldChar w:fldCharType="begin"/>
      </w:r>
      <w:r w:rsidR="00B80118" w:rsidRPr="00B80118">
        <w:rPr>
          <w:vertAlign w:val="superscript"/>
        </w:rPr>
        <w:instrText xml:space="preserve"> NOTEREF _Ref138941724 \h </w:instrText>
      </w:r>
      <w:r w:rsidR="00B80118">
        <w:rPr>
          <w:vertAlign w:val="superscript"/>
        </w:rPr>
        <w:instrText xml:space="preserve"> \* MERGEFORMAT </w:instrText>
      </w:r>
      <w:r w:rsidR="00B80118" w:rsidRPr="00B80118">
        <w:rPr>
          <w:vertAlign w:val="superscript"/>
        </w:rPr>
      </w:r>
      <w:r w:rsidR="00B80118" w:rsidRPr="00B80118">
        <w:rPr>
          <w:vertAlign w:val="superscript"/>
        </w:rPr>
        <w:fldChar w:fldCharType="separate"/>
      </w:r>
      <w:r w:rsidR="00B80118" w:rsidRPr="00B80118">
        <w:rPr>
          <w:vertAlign w:val="superscript"/>
        </w:rPr>
        <w:t>4</w:t>
      </w:r>
      <w:r w:rsidR="00B80118" w:rsidRPr="00B80118">
        <w:rPr>
          <w:vertAlign w:val="superscript"/>
        </w:rPr>
        <w:fldChar w:fldCharType="end"/>
      </w:r>
      <w:r w:rsidRPr="00A86434">
        <w:t xml:space="preserve"> </w:t>
      </w:r>
      <w:r w:rsidR="00D874D9">
        <w:t>Each lobe is made up of 20-40 lobules, with each lobule containing 10-100 hollow cavities known as alveoli.</w:t>
      </w:r>
      <w:r w:rsidR="00B80118" w:rsidRPr="00B80118">
        <w:rPr>
          <w:vertAlign w:val="superscript"/>
        </w:rPr>
        <w:fldChar w:fldCharType="begin"/>
      </w:r>
      <w:r w:rsidR="00B80118" w:rsidRPr="00B80118">
        <w:rPr>
          <w:vertAlign w:val="superscript"/>
        </w:rPr>
        <w:instrText xml:space="preserve"> NOTEREF _Ref138967205 \h </w:instrText>
      </w:r>
      <w:r w:rsidR="00B80118">
        <w:rPr>
          <w:vertAlign w:val="superscript"/>
        </w:rPr>
        <w:instrText xml:space="preserve"> \* MERGEFORMAT </w:instrText>
      </w:r>
      <w:r w:rsidR="00B80118" w:rsidRPr="00B80118">
        <w:rPr>
          <w:vertAlign w:val="superscript"/>
        </w:rPr>
      </w:r>
      <w:r w:rsidR="00B80118" w:rsidRPr="00B80118">
        <w:rPr>
          <w:vertAlign w:val="superscript"/>
        </w:rPr>
        <w:fldChar w:fldCharType="separate"/>
      </w:r>
      <w:r w:rsidR="00B80118" w:rsidRPr="00B80118">
        <w:rPr>
          <w:vertAlign w:val="superscript"/>
        </w:rPr>
        <w:t>3</w:t>
      </w:r>
      <w:r w:rsidR="00B80118" w:rsidRPr="00B80118">
        <w:rPr>
          <w:vertAlign w:val="superscript"/>
        </w:rPr>
        <w:fldChar w:fldCharType="end"/>
      </w:r>
      <w:r w:rsidR="00A23301" w:rsidRPr="00A23301">
        <w:t xml:space="preserve"> </w:t>
      </w:r>
      <w:r w:rsidR="001F145E">
        <w:t>The alveoli are a few millimeters in</w:t>
      </w:r>
      <w:r w:rsidR="001A4448">
        <w:t xml:space="preserve"> </w:t>
      </w:r>
    </w:p>
    <w:p w14:paraId="1BDE1903" w14:textId="0BF87DAE" w:rsidR="001D5D24" w:rsidRDefault="001A4448" w:rsidP="00607BC3">
      <w:pPr>
        <w:spacing w:after="0" w:line="360" w:lineRule="auto"/>
      </w:pPr>
      <w:r>
        <w:t>size</w:t>
      </w:r>
      <w:r w:rsidR="00293F6B">
        <w:t xml:space="preserve"> and lined with </w:t>
      </w:r>
      <w:r w:rsidR="00B73481">
        <w:t>milk-producing cells.</w:t>
      </w:r>
      <w:r w:rsidR="00B80118" w:rsidRPr="00B80118">
        <w:rPr>
          <w:vertAlign w:val="superscript"/>
        </w:rPr>
        <w:fldChar w:fldCharType="begin"/>
      </w:r>
      <w:r w:rsidR="00B80118" w:rsidRPr="00B80118">
        <w:rPr>
          <w:vertAlign w:val="superscript"/>
        </w:rPr>
        <w:instrText xml:space="preserve"> NOTEREF _Ref138941941 \h </w:instrText>
      </w:r>
      <w:r w:rsidR="00B80118">
        <w:rPr>
          <w:vertAlign w:val="superscript"/>
        </w:rPr>
        <w:instrText xml:space="preserve"> \* MERGEFORMAT </w:instrText>
      </w:r>
      <w:r w:rsidR="00B80118" w:rsidRPr="00B80118">
        <w:rPr>
          <w:vertAlign w:val="superscript"/>
        </w:rPr>
      </w:r>
      <w:r w:rsidR="00B80118" w:rsidRPr="00B80118">
        <w:rPr>
          <w:vertAlign w:val="superscript"/>
        </w:rPr>
        <w:fldChar w:fldCharType="separate"/>
      </w:r>
      <w:r w:rsidR="00B80118" w:rsidRPr="00B80118">
        <w:rPr>
          <w:vertAlign w:val="superscript"/>
        </w:rPr>
        <w:t>9</w:t>
      </w:r>
      <w:r w:rsidR="00B80118" w:rsidRPr="00B80118">
        <w:rPr>
          <w:vertAlign w:val="superscript"/>
        </w:rPr>
        <w:fldChar w:fldCharType="end"/>
      </w:r>
      <w:r w:rsidR="001F145E">
        <w:t xml:space="preserve"> </w:t>
      </w:r>
      <w:r w:rsidR="00F220F7" w:rsidRPr="00E55381">
        <w:rPr>
          <w:highlight w:val="yellow"/>
        </w:rPr>
        <w:t xml:space="preserve">A </w:t>
      </w:r>
      <w:commentRangeStart w:id="22"/>
      <w:r w:rsidR="00F220F7" w:rsidRPr="00E55381">
        <w:rPr>
          <w:highlight w:val="yellow"/>
        </w:rPr>
        <w:t>section</w:t>
      </w:r>
      <w:commentRangeEnd w:id="22"/>
      <w:r w:rsidR="00BA2784">
        <w:rPr>
          <w:rStyle w:val="CommentReference"/>
        </w:rPr>
        <w:commentReference w:id="22"/>
      </w:r>
      <w:r w:rsidR="00F220F7" w:rsidRPr="00E55381">
        <w:rPr>
          <w:highlight w:val="yellow"/>
        </w:rPr>
        <w:t xml:space="preserve"> of t</w:t>
      </w:r>
      <w:r w:rsidR="00A23301" w:rsidRPr="00E55381">
        <w:rPr>
          <w:highlight w:val="yellow"/>
        </w:rPr>
        <w:t>hese lob</w:t>
      </w:r>
      <w:r w:rsidR="00DF4555" w:rsidRPr="00E55381">
        <w:rPr>
          <w:highlight w:val="yellow"/>
        </w:rPr>
        <w:t>ule</w:t>
      </w:r>
      <w:r w:rsidR="00A23301" w:rsidRPr="00E55381">
        <w:rPr>
          <w:highlight w:val="yellow"/>
        </w:rPr>
        <w:t>s</w:t>
      </w:r>
      <w:r w:rsidR="00F220F7" w:rsidRPr="00E55381">
        <w:rPr>
          <w:highlight w:val="yellow"/>
        </w:rPr>
        <w:t xml:space="preserve"> and their associated </w:t>
      </w:r>
      <w:r w:rsidR="00867E3A" w:rsidRPr="00E55381">
        <w:rPr>
          <w:highlight w:val="yellow"/>
        </w:rPr>
        <w:t xml:space="preserve">intralobular and extralobular </w:t>
      </w:r>
      <w:r w:rsidR="00D874D9" w:rsidRPr="00E55381">
        <w:rPr>
          <w:highlight w:val="yellow"/>
        </w:rPr>
        <w:t>ducts</w:t>
      </w:r>
      <w:r w:rsidR="000E4B88" w:rsidRPr="00E55381">
        <w:rPr>
          <w:highlight w:val="yellow"/>
        </w:rPr>
        <w:t xml:space="preserve"> </w:t>
      </w:r>
      <w:r w:rsidR="00DA541B" w:rsidRPr="00E55381">
        <w:rPr>
          <w:highlight w:val="yellow"/>
        </w:rPr>
        <w:t>is</w:t>
      </w:r>
      <w:r w:rsidR="00194900" w:rsidRPr="00E55381">
        <w:rPr>
          <w:highlight w:val="yellow"/>
        </w:rPr>
        <w:t xml:space="preserve"> called </w:t>
      </w:r>
      <w:r w:rsidR="00DA541B" w:rsidRPr="00E55381">
        <w:rPr>
          <w:highlight w:val="yellow"/>
        </w:rPr>
        <w:t xml:space="preserve">a </w:t>
      </w:r>
      <w:r w:rsidR="00194900" w:rsidRPr="00E55381">
        <w:rPr>
          <w:highlight w:val="yellow"/>
        </w:rPr>
        <w:t>terminal duct lobular unit (TDLU).</w:t>
      </w:r>
      <w:r w:rsidR="00B80118" w:rsidRPr="004E4D2A">
        <w:rPr>
          <w:highlight w:val="yellow"/>
          <w:vertAlign w:val="superscript"/>
        </w:rPr>
        <w:fldChar w:fldCharType="begin"/>
      </w:r>
      <w:r w:rsidR="00B80118" w:rsidRPr="004E4D2A">
        <w:rPr>
          <w:highlight w:val="yellow"/>
          <w:vertAlign w:val="superscript"/>
        </w:rPr>
        <w:instrText xml:space="preserve"> NOTEREF _Ref138942094 \h </w:instrText>
      </w:r>
      <w:r w:rsidR="004E4D2A">
        <w:rPr>
          <w:highlight w:val="yellow"/>
          <w:vertAlign w:val="superscript"/>
        </w:rPr>
        <w:instrText xml:space="preserve"> \* MERGEFORMAT </w:instrText>
      </w:r>
      <w:r w:rsidR="00B80118" w:rsidRPr="004E4D2A">
        <w:rPr>
          <w:highlight w:val="yellow"/>
          <w:vertAlign w:val="superscript"/>
        </w:rPr>
      </w:r>
      <w:r w:rsidR="00B80118" w:rsidRPr="004E4D2A">
        <w:rPr>
          <w:highlight w:val="yellow"/>
          <w:vertAlign w:val="superscript"/>
        </w:rPr>
        <w:fldChar w:fldCharType="separate"/>
      </w:r>
      <w:r w:rsidR="00B80118" w:rsidRPr="004E4D2A">
        <w:rPr>
          <w:highlight w:val="yellow"/>
          <w:vertAlign w:val="superscript"/>
        </w:rPr>
        <w:t>11</w:t>
      </w:r>
      <w:r w:rsidR="00B80118" w:rsidRPr="004E4D2A">
        <w:rPr>
          <w:highlight w:val="yellow"/>
          <w:vertAlign w:val="superscript"/>
        </w:rPr>
        <w:fldChar w:fldCharType="end"/>
      </w:r>
      <w:r w:rsidR="004E4D2A" w:rsidRPr="004E4D2A">
        <w:rPr>
          <w:highlight w:val="yellow"/>
          <w:vertAlign w:val="superscript"/>
        </w:rPr>
        <w:t>,</w:t>
      </w:r>
      <w:bookmarkStart w:id="23" w:name="_Ref138967258"/>
      <w:r w:rsidR="00B80118" w:rsidRPr="004E4D2A">
        <w:rPr>
          <w:rStyle w:val="EndnoteReference"/>
          <w:highlight w:val="yellow"/>
        </w:rPr>
        <w:endnoteReference w:id="21"/>
      </w:r>
      <w:bookmarkEnd w:id="23"/>
      <w:r w:rsidR="00FA2574">
        <w:t xml:space="preserve"> </w:t>
      </w:r>
      <w:r w:rsidR="003D1C02" w:rsidRPr="00991691">
        <w:rPr>
          <w:highlight w:val="green"/>
        </w:rPr>
        <w:t>The TDLU</w:t>
      </w:r>
      <w:r w:rsidR="00D34D42">
        <w:rPr>
          <w:highlight w:val="green"/>
        </w:rPr>
        <w:t xml:space="preserve"> is a clinically relevant </w:t>
      </w:r>
      <w:r w:rsidR="00D34D42">
        <w:rPr>
          <w:highlight w:val="green"/>
        </w:rPr>
        <w:lastRenderedPageBreak/>
        <w:t>structure, as it is</w:t>
      </w:r>
      <w:r w:rsidR="00B36623" w:rsidRPr="00991691">
        <w:rPr>
          <w:highlight w:val="green"/>
        </w:rPr>
        <w:t xml:space="preserve"> responsible</w:t>
      </w:r>
      <w:r w:rsidR="00D34D42">
        <w:rPr>
          <w:highlight w:val="green"/>
        </w:rPr>
        <w:t xml:space="preserve"> </w:t>
      </w:r>
      <w:r w:rsidR="00B36623" w:rsidRPr="00991691">
        <w:rPr>
          <w:highlight w:val="green"/>
        </w:rPr>
        <w:t xml:space="preserve">for milk production </w:t>
      </w:r>
      <w:r w:rsidR="003D1C02" w:rsidRPr="00991691">
        <w:rPr>
          <w:highlight w:val="green"/>
        </w:rPr>
        <w:t xml:space="preserve">during lactation </w:t>
      </w:r>
      <w:r w:rsidR="00D34D42">
        <w:rPr>
          <w:highlight w:val="green"/>
        </w:rPr>
        <w:t xml:space="preserve">and is </w:t>
      </w:r>
      <w:r w:rsidR="0058337A" w:rsidRPr="00991691">
        <w:rPr>
          <w:highlight w:val="green"/>
        </w:rPr>
        <w:t xml:space="preserve">the primary </w:t>
      </w:r>
      <w:r w:rsidR="00B36623" w:rsidRPr="00991691">
        <w:rPr>
          <w:highlight w:val="green"/>
        </w:rPr>
        <w:t>source</w:t>
      </w:r>
      <w:r w:rsidR="0058337A" w:rsidRPr="00991691">
        <w:rPr>
          <w:highlight w:val="green"/>
        </w:rPr>
        <w:t xml:space="preserve"> of over 75% of benign and malignant breast </w:t>
      </w:r>
      <w:commentRangeStart w:id="24"/>
      <w:r w:rsidR="0058337A" w:rsidRPr="00991691">
        <w:rPr>
          <w:highlight w:val="green"/>
        </w:rPr>
        <w:t>diseases</w:t>
      </w:r>
      <w:commentRangeEnd w:id="24"/>
      <w:r w:rsidR="00B476C2">
        <w:rPr>
          <w:rStyle w:val="CommentReference"/>
        </w:rPr>
        <w:commentReference w:id="24"/>
      </w:r>
      <w:r w:rsidR="0058337A" w:rsidRPr="004976BF">
        <w:rPr>
          <w:vertAlign w:val="superscript"/>
        </w:rPr>
        <w:t>.</w:t>
      </w:r>
      <w:r w:rsidR="004E4D2A" w:rsidRPr="004976BF">
        <w:rPr>
          <w:vertAlign w:val="superscript"/>
        </w:rPr>
        <w:fldChar w:fldCharType="begin"/>
      </w:r>
      <w:r w:rsidR="004E4D2A" w:rsidRPr="004976BF">
        <w:rPr>
          <w:vertAlign w:val="superscript"/>
        </w:rPr>
        <w:instrText xml:space="preserve"> NOTEREF _Ref138967258 \h </w:instrText>
      </w:r>
      <w:r w:rsidR="004976BF" w:rsidRPr="004976BF">
        <w:rPr>
          <w:vertAlign w:val="superscript"/>
        </w:rPr>
        <w:instrText xml:space="preserve"> \* MERGEFORMAT </w:instrText>
      </w:r>
      <w:r w:rsidR="004E4D2A" w:rsidRPr="004976BF">
        <w:rPr>
          <w:vertAlign w:val="superscript"/>
        </w:rPr>
      </w:r>
      <w:r w:rsidR="004E4D2A" w:rsidRPr="004976BF">
        <w:rPr>
          <w:vertAlign w:val="superscript"/>
        </w:rPr>
        <w:fldChar w:fldCharType="separate"/>
      </w:r>
      <w:r w:rsidR="004E4D2A" w:rsidRPr="004976BF">
        <w:rPr>
          <w:vertAlign w:val="superscript"/>
        </w:rPr>
        <w:t>21</w:t>
      </w:r>
      <w:r w:rsidR="004E4D2A" w:rsidRPr="004976BF">
        <w:rPr>
          <w:vertAlign w:val="superscript"/>
        </w:rPr>
        <w:fldChar w:fldCharType="end"/>
      </w:r>
      <w:r w:rsidR="004E4D2A" w:rsidRPr="004976BF">
        <w:rPr>
          <w:vertAlign w:val="superscript"/>
        </w:rPr>
        <w:t>,</w:t>
      </w:r>
      <w:bookmarkStart w:id="25" w:name="_Ref138967589"/>
      <w:r w:rsidR="00F010DE" w:rsidRPr="004976BF">
        <w:rPr>
          <w:rStyle w:val="EndnoteReference"/>
        </w:rPr>
        <w:endnoteReference w:id="22"/>
      </w:r>
      <w:bookmarkEnd w:id="25"/>
      <w:r w:rsidR="004E4D2A">
        <w:t xml:space="preserve"> </w:t>
      </w:r>
    </w:p>
    <w:p w14:paraId="2C485153" w14:textId="7DED5A79" w:rsidR="00607BC3" w:rsidRDefault="00607BC3" w:rsidP="00607BC3">
      <w:pPr>
        <w:spacing w:after="0" w:line="360" w:lineRule="auto"/>
      </w:pPr>
    </w:p>
    <w:p w14:paraId="6BA8AB07" w14:textId="56EC54FD" w:rsidR="00607BC3" w:rsidRDefault="00616B88" w:rsidP="002E4B85">
      <w:pPr>
        <w:spacing w:after="0" w:line="360" w:lineRule="auto"/>
        <w:sectPr w:rsidR="00607BC3" w:rsidSect="00300B6C">
          <w:endnotePr>
            <w:numFmt w:val="decimal"/>
          </w:endnotePr>
          <w:type w:val="continuous"/>
          <w:pgSz w:w="12240" w:h="15840"/>
          <w:pgMar w:top="1440" w:right="1440" w:bottom="1440" w:left="1440" w:header="708" w:footer="708" w:gutter="0"/>
          <w:cols w:space="708"/>
          <w:docGrid w:linePitch="360"/>
        </w:sectPr>
      </w:pPr>
      <w:r>
        <w:t xml:space="preserve">The lactiferous ducts that drain the TDLU </w:t>
      </w:r>
      <w:r w:rsidR="00A23301" w:rsidRPr="00A23301">
        <w:t xml:space="preserve">broaden to form </w:t>
      </w:r>
      <w:r w:rsidR="000C3F73">
        <w:t>a lactiferous</w:t>
      </w:r>
      <w:r w:rsidR="00A23301" w:rsidRPr="00A23301">
        <w:t xml:space="preserve"> sinus </w:t>
      </w:r>
      <w:r w:rsidR="008D151B">
        <w:t>before</w:t>
      </w:r>
      <w:r w:rsidR="00A23301" w:rsidRPr="00A23301">
        <w:t xml:space="preserve"> </w:t>
      </w:r>
      <w:r w:rsidR="000C3F73">
        <w:t>reaching</w:t>
      </w:r>
      <w:r w:rsidR="00A23301" w:rsidRPr="00A23301">
        <w:t xml:space="preserve"> the nipple.</w:t>
      </w:r>
      <w:r w:rsidR="004976BF" w:rsidRPr="004976BF">
        <w:rPr>
          <w:vertAlign w:val="superscript"/>
        </w:rPr>
        <w:fldChar w:fldCharType="begin"/>
      </w:r>
      <w:r w:rsidR="004976BF" w:rsidRPr="004976BF">
        <w:rPr>
          <w:vertAlign w:val="superscript"/>
        </w:rPr>
        <w:instrText xml:space="preserve"> NOTEREF _Ref138967205 \h </w:instrText>
      </w:r>
      <w:r w:rsidR="004976BF">
        <w:rPr>
          <w:vertAlign w:val="superscript"/>
        </w:rPr>
        <w:instrText xml:space="preserve"> \* MERGEFORMAT </w:instrText>
      </w:r>
      <w:r w:rsidR="004976BF" w:rsidRPr="004976BF">
        <w:rPr>
          <w:vertAlign w:val="superscript"/>
        </w:rPr>
      </w:r>
      <w:r w:rsidR="004976BF" w:rsidRPr="004976BF">
        <w:rPr>
          <w:vertAlign w:val="superscript"/>
        </w:rPr>
        <w:fldChar w:fldCharType="separate"/>
      </w:r>
      <w:r w:rsidR="004976BF" w:rsidRPr="004976BF">
        <w:rPr>
          <w:vertAlign w:val="superscript"/>
        </w:rPr>
        <w:t>3</w:t>
      </w:r>
      <w:r w:rsidR="004976BF" w:rsidRPr="004976BF">
        <w:rPr>
          <w:vertAlign w:val="superscript"/>
        </w:rPr>
        <w:fldChar w:fldCharType="end"/>
      </w:r>
      <w:r w:rsidR="003D1C02">
        <w:t xml:space="preserve"> </w:t>
      </w:r>
      <w:r w:rsidR="00DF02AD">
        <w:t xml:space="preserve">As mentioned previously, there are </w:t>
      </w:r>
      <w:r w:rsidR="000C3F73">
        <w:t>15-20</w:t>
      </w:r>
      <w:r w:rsidR="00DF02AD">
        <w:t xml:space="preserve"> ductal openings on the surface of the </w:t>
      </w:r>
      <w:r w:rsidR="00237501">
        <w:t>nipple</w:t>
      </w:r>
      <w:r w:rsidR="00DF02AD">
        <w:t xml:space="preserve">. </w:t>
      </w:r>
      <w:r w:rsidR="000C3F73">
        <w:t>T</w:t>
      </w:r>
      <w:r w:rsidR="00A23301" w:rsidRPr="00A23301">
        <w:t xml:space="preserve">he ductal network </w:t>
      </w:r>
      <w:r w:rsidR="00F33A45">
        <w:t xml:space="preserve">of each breast </w:t>
      </w:r>
      <w:r w:rsidR="00A23301" w:rsidRPr="00A23301">
        <w:t>is complex and not always arranged symmetrically nor in a perfect radial pattern as anatomically illustrated.</w:t>
      </w:r>
      <w:r w:rsidR="004976BF" w:rsidRPr="004976BF">
        <w:rPr>
          <w:vertAlign w:val="superscript"/>
        </w:rPr>
        <w:fldChar w:fldCharType="begin"/>
      </w:r>
      <w:r w:rsidR="004976BF" w:rsidRPr="004976BF">
        <w:rPr>
          <w:vertAlign w:val="superscript"/>
        </w:rPr>
        <w:instrText xml:space="preserve"> NOTEREF _Ref138943042 \h </w:instrText>
      </w:r>
      <w:r w:rsidR="004976BF">
        <w:rPr>
          <w:vertAlign w:val="superscript"/>
        </w:rPr>
        <w:instrText xml:space="preserve"> \* MERGEFORMAT </w:instrText>
      </w:r>
      <w:r w:rsidR="004976BF" w:rsidRPr="004976BF">
        <w:rPr>
          <w:vertAlign w:val="superscript"/>
        </w:rPr>
      </w:r>
      <w:r w:rsidR="004976BF" w:rsidRPr="004976BF">
        <w:rPr>
          <w:vertAlign w:val="superscript"/>
        </w:rPr>
        <w:fldChar w:fldCharType="separate"/>
      </w:r>
      <w:r w:rsidR="004976BF" w:rsidRPr="004976BF">
        <w:rPr>
          <w:vertAlign w:val="superscript"/>
        </w:rPr>
        <w:t>17</w:t>
      </w:r>
      <w:r w:rsidR="004976BF" w:rsidRPr="004976BF">
        <w:rPr>
          <w:vertAlign w:val="superscript"/>
        </w:rPr>
        <w:fldChar w:fldCharType="end"/>
      </w:r>
      <w:r w:rsidR="00F33A45">
        <w:t xml:space="preserve"> Figure </w:t>
      </w:r>
      <w:r w:rsidR="00237501">
        <w:t xml:space="preserve">6 </w:t>
      </w:r>
      <w:r w:rsidR="00F33A45">
        <w:t xml:space="preserve">shows a </w:t>
      </w:r>
      <w:r w:rsidR="00EE29DA">
        <w:t xml:space="preserve">diagram </w:t>
      </w:r>
      <w:r w:rsidR="00F33A45">
        <w:t xml:space="preserve">of </w:t>
      </w:r>
      <w:r w:rsidR="00365B01">
        <w:t xml:space="preserve">a terminal duct lobular unit and the related </w:t>
      </w:r>
      <w:r w:rsidR="00B72B1B">
        <w:t>ducts and sinuses in</w:t>
      </w:r>
      <w:r w:rsidR="00365B01">
        <w:t xml:space="preserve"> the breast.</w:t>
      </w:r>
      <w:bookmarkStart w:id="26" w:name="_Ref138968802"/>
      <w:r w:rsidR="00371D3B">
        <w:rPr>
          <w:rStyle w:val="EndnoteReference"/>
        </w:rPr>
        <w:endnoteReference w:id="23"/>
      </w:r>
      <w:bookmarkEnd w:id="26"/>
      <w:r w:rsidR="00B54288">
        <w:t xml:space="preserve"> </w:t>
      </w:r>
      <w:r w:rsidR="006B7115">
        <w:br/>
      </w:r>
    </w:p>
    <w:p w14:paraId="46187431" w14:textId="4F7166E1" w:rsidR="001B2BD7" w:rsidRDefault="00607BC3" w:rsidP="00991C72">
      <w:pPr>
        <w:spacing w:after="0" w:line="360" w:lineRule="auto"/>
      </w:pPr>
      <w:r>
        <w:rPr>
          <w:noProof/>
        </w:rPr>
        <w:drawing>
          <wp:inline distT="0" distB="0" distL="0" distR="0" wp14:anchorId="4C84B8AE" wp14:editId="1AADB71E">
            <wp:extent cx="3267710" cy="1769110"/>
            <wp:effectExtent l="0" t="0" r="0" b="0"/>
            <wp:docPr id="1382564613" name="Picture 1" descr="A picture containing text, diagram,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64613" name="Picture 1" descr="A picture containing text, diagram, screenshot, font&#10;&#10;Description automatically generated"/>
                    <pic:cNvPicPr>
                      <a:picLocks noChangeAspect="1"/>
                    </pic:cNvPicPr>
                  </pic:nvPicPr>
                  <pic:blipFill rotWithShape="1">
                    <a:blip r:embed="rId29" cstate="print">
                      <a:extLst>
                        <a:ext uri="{28A0092B-C50C-407E-A947-70E740481C1C}">
                          <a14:useLocalDpi xmlns:a14="http://schemas.microsoft.com/office/drawing/2010/main" val="0"/>
                        </a:ext>
                      </a:extLst>
                    </a:blip>
                    <a:srcRect l="13751" t="3076" r="14220" b="17774"/>
                    <a:stretch/>
                  </pic:blipFill>
                  <pic:spPr bwMode="auto">
                    <a:xfrm>
                      <a:off x="0" y="0"/>
                      <a:ext cx="3267710" cy="1769110"/>
                    </a:xfrm>
                    <a:prstGeom prst="rect">
                      <a:avLst/>
                    </a:prstGeom>
                    <a:ln>
                      <a:noFill/>
                    </a:ln>
                    <a:extLst>
                      <a:ext uri="{53640926-AAD7-44D8-BBD7-CCE9431645EC}">
                        <a14:shadowObscured xmlns:a14="http://schemas.microsoft.com/office/drawing/2010/main"/>
                      </a:ext>
                    </a:extLst>
                  </pic:spPr>
                </pic:pic>
              </a:graphicData>
            </a:graphic>
          </wp:inline>
        </w:drawing>
      </w:r>
    </w:p>
    <w:p w14:paraId="72843D94" w14:textId="77777777" w:rsidR="00607BC3" w:rsidRDefault="00607BC3" w:rsidP="00607BC3">
      <w:pPr>
        <w:spacing w:after="0" w:line="360" w:lineRule="auto"/>
        <w:rPr>
          <w:sz w:val="18"/>
          <w:szCs w:val="18"/>
        </w:rPr>
      </w:pPr>
    </w:p>
    <w:p w14:paraId="4295AF3F" w14:textId="133D3263" w:rsidR="00607BC3" w:rsidRDefault="00607BC3" w:rsidP="002E4B85">
      <w:pPr>
        <w:spacing w:after="0" w:line="360" w:lineRule="auto"/>
        <w:rPr>
          <w:sz w:val="18"/>
          <w:szCs w:val="18"/>
          <w:vertAlign w:val="superscript"/>
        </w:rPr>
      </w:pPr>
      <w:r w:rsidRPr="005C087F">
        <w:rPr>
          <w:sz w:val="18"/>
          <w:szCs w:val="18"/>
        </w:rPr>
        <w:t>Figure</w:t>
      </w:r>
      <w:r>
        <w:rPr>
          <w:sz w:val="18"/>
          <w:szCs w:val="18"/>
        </w:rPr>
        <w:t xml:space="preserve"> 6: Diagram of a segment of a breast lobe showing the ducts and lobules. The terminal duct lobular unit (TDLU) is outlined in a red circle.</w:t>
      </w:r>
      <w:r w:rsidRPr="00502EEF">
        <w:rPr>
          <w:sz w:val="18"/>
          <w:szCs w:val="18"/>
          <w:vertAlign w:val="superscript"/>
        </w:rPr>
        <w:fldChar w:fldCharType="begin"/>
      </w:r>
      <w:r w:rsidRPr="00502EEF">
        <w:rPr>
          <w:sz w:val="18"/>
          <w:szCs w:val="18"/>
          <w:vertAlign w:val="superscript"/>
        </w:rPr>
        <w:instrText xml:space="preserve"> NOTEREF _Ref138968802 \h </w:instrText>
      </w:r>
      <w:r>
        <w:rPr>
          <w:sz w:val="18"/>
          <w:szCs w:val="18"/>
          <w:vertAlign w:val="superscript"/>
        </w:rPr>
        <w:instrText xml:space="preserve"> \* MERGEFORMAT </w:instrText>
      </w:r>
      <w:r w:rsidRPr="00502EEF">
        <w:rPr>
          <w:sz w:val="18"/>
          <w:szCs w:val="18"/>
          <w:vertAlign w:val="superscript"/>
        </w:rPr>
      </w:r>
      <w:r w:rsidRPr="00502EEF">
        <w:rPr>
          <w:sz w:val="18"/>
          <w:szCs w:val="18"/>
          <w:vertAlign w:val="superscript"/>
        </w:rPr>
        <w:fldChar w:fldCharType="separate"/>
      </w:r>
      <w:r w:rsidRPr="00502EEF">
        <w:rPr>
          <w:sz w:val="18"/>
          <w:szCs w:val="18"/>
          <w:vertAlign w:val="superscript"/>
        </w:rPr>
        <w:t>23</w:t>
      </w:r>
      <w:r w:rsidRPr="00502EEF">
        <w:rPr>
          <w:sz w:val="18"/>
          <w:szCs w:val="18"/>
          <w:vertAlign w:val="superscript"/>
        </w:rPr>
        <w:fldChar w:fldCharType="end"/>
      </w:r>
    </w:p>
    <w:p w14:paraId="5D5FF4F3" w14:textId="4EAA4939" w:rsidR="00607BC3" w:rsidRDefault="00607BC3" w:rsidP="00607BC3">
      <w:pPr>
        <w:spacing w:after="0" w:line="360" w:lineRule="auto"/>
        <w:rPr>
          <w:sz w:val="18"/>
          <w:szCs w:val="18"/>
          <w:vertAlign w:val="superscript"/>
        </w:rPr>
        <w:sectPr w:rsidR="00607BC3" w:rsidSect="00300B6C">
          <w:endnotePr>
            <w:numFmt w:val="decimal"/>
          </w:endnotePr>
          <w:type w:val="continuous"/>
          <w:pgSz w:w="12240" w:h="15840"/>
          <w:pgMar w:top="1440" w:right="1440" w:bottom="1440" w:left="1440" w:header="708" w:footer="708" w:gutter="0"/>
          <w:cols w:space="708"/>
          <w:docGrid w:linePitch="360"/>
        </w:sectPr>
      </w:pPr>
    </w:p>
    <w:p w14:paraId="1C9DB2BE" w14:textId="77777777" w:rsidR="00607BC3" w:rsidRDefault="00607BC3" w:rsidP="00607BC3">
      <w:pPr>
        <w:spacing w:after="0" w:line="360" w:lineRule="auto"/>
        <w:rPr>
          <w:sz w:val="18"/>
          <w:szCs w:val="18"/>
          <w:vertAlign w:val="superscript"/>
        </w:rPr>
      </w:pPr>
    </w:p>
    <w:p w14:paraId="526385E4" w14:textId="68DEF392" w:rsidR="00A2125C" w:rsidRPr="00A2125C" w:rsidRDefault="00A2125C" w:rsidP="00361EAF">
      <w:pPr>
        <w:pStyle w:val="Heading3"/>
      </w:pPr>
      <w:r w:rsidRPr="00A2125C">
        <w:t>Cytology</w:t>
      </w:r>
    </w:p>
    <w:p w14:paraId="1F38431D" w14:textId="1E8ADC35" w:rsidR="00B60F9B" w:rsidRDefault="00A2125C" w:rsidP="00991C72">
      <w:pPr>
        <w:spacing w:after="0" w:line="360" w:lineRule="auto"/>
      </w:pPr>
      <w:r w:rsidRPr="00A2125C">
        <w:t xml:space="preserve">The </w:t>
      </w:r>
      <w:r w:rsidR="00FC7709">
        <w:t xml:space="preserve">inner lumen of the </w:t>
      </w:r>
      <w:r w:rsidR="001C2848">
        <w:t>lobular duct</w:t>
      </w:r>
      <w:r w:rsidRPr="00A2125C">
        <w:t xml:space="preserve"> system is lined by two cellular layers –</w:t>
      </w:r>
      <w:r w:rsidR="00FC7709">
        <w:t xml:space="preserve"> </w:t>
      </w:r>
      <w:r w:rsidRPr="00A2125C">
        <w:t xml:space="preserve">epithelial cells and myoepithelial cells – which are separated from the surrounding </w:t>
      </w:r>
      <w:r w:rsidR="00FC7709">
        <w:t xml:space="preserve">breast </w:t>
      </w:r>
      <w:r w:rsidRPr="00A2125C">
        <w:t>tissue by a thin</w:t>
      </w:r>
      <w:r w:rsidR="00FC7709">
        <w:t xml:space="preserve"> structural</w:t>
      </w:r>
      <w:r w:rsidRPr="00A2125C">
        <w:t xml:space="preserve"> layer called the basement membrane.</w:t>
      </w:r>
      <w:bookmarkStart w:id="27" w:name="_Ref138967473"/>
      <w:r w:rsidR="00890C7E">
        <w:rPr>
          <w:rStyle w:val="EndnoteReference"/>
        </w:rPr>
        <w:endnoteReference w:id="24"/>
      </w:r>
      <w:bookmarkEnd w:id="27"/>
      <w:r w:rsidRPr="00A2125C">
        <w:t xml:space="preserve"> </w:t>
      </w:r>
      <w:r w:rsidRPr="00C21C15">
        <w:rPr>
          <w:highlight w:val="green"/>
        </w:rPr>
        <w:t xml:space="preserve">The luminal epithelial cells are the functionally active milk-producing </w:t>
      </w:r>
      <w:commentRangeStart w:id="28"/>
      <w:r w:rsidRPr="00C21C15">
        <w:rPr>
          <w:highlight w:val="green"/>
        </w:rPr>
        <w:t>cells</w:t>
      </w:r>
      <w:commentRangeEnd w:id="28"/>
      <w:r w:rsidR="00890C5D">
        <w:rPr>
          <w:rStyle w:val="CommentReference"/>
        </w:rPr>
        <w:commentReference w:id="28"/>
      </w:r>
      <w:r w:rsidRPr="00A2125C">
        <w:t xml:space="preserve"> and a common site of carcinogenesis.</w:t>
      </w:r>
      <w:bookmarkStart w:id="29" w:name="_Ref138967444"/>
      <w:r w:rsidR="00F23DB8">
        <w:rPr>
          <w:rStyle w:val="EndnoteReference"/>
        </w:rPr>
        <w:endnoteReference w:id="25"/>
      </w:r>
      <w:bookmarkEnd w:id="29"/>
      <w:r w:rsidRPr="00A2125C">
        <w:t xml:space="preserve"> </w:t>
      </w:r>
      <w:r w:rsidR="00265347">
        <w:t>Myoepithelial cells</w:t>
      </w:r>
      <w:r w:rsidRPr="00A2125C">
        <w:t xml:space="preserve"> </w:t>
      </w:r>
      <w:r w:rsidR="00604302">
        <w:t>contract to move the milk through the ducts</w:t>
      </w:r>
      <w:r w:rsidR="00237501">
        <w:t xml:space="preserve"> during lactation</w:t>
      </w:r>
      <w:r w:rsidR="00604302">
        <w:t xml:space="preserve"> and </w:t>
      </w:r>
      <w:r w:rsidR="00B21C06">
        <w:t>also</w:t>
      </w:r>
      <w:r w:rsidRPr="00A2125C">
        <w:t xml:space="preserve"> play an active role in tumor suppression by creating a physical barrier between cancer originating in the luminal epithelial cells and the surrounding breast tissue.</w:t>
      </w:r>
      <w:r w:rsidR="00502EEF" w:rsidRPr="00502EEF">
        <w:rPr>
          <w:vertAlign w:val="superscript"/>
        </w:rPr>
        <w:fldChar w:fldCharType="begin"/>
      </w:r>
      <w:r w:rsidR="00502EEF" w:rsidRPr="00502EEF">
        <w:rPr>
          <w:vertAlign w:val="superscript"/>
        </w:rPr>
        <w:instrText xml:space="preserve"> NOTEREF _Ref138967444 \h  \* MERGEFORMAT </w:instrText>
      </w:r>
      <w:r w:rsidR="00502EEF" w:rsidRPr="00502EEF">
        <w:rPr>
          <w:vertAlign w:val="superscript"/>
        </w:rPr>
      </w:r>
      <w:r w:rsidR="00502EEF" w:rsidRPr="00502EEF">
        <w:rPr>
          <w:vertAlign w:val="superscript"/>
        </w:rPr>
        <w:fldChar w:fldCharType="separate"/>
      </w:r>
      <w:r w:rsidR="00502EEF" w:rsidRPr="00502EEF">
        <w:rPr>
          <w:vertAlign w:val="superscript"/>
        </w:rPr>
        <w:t>25</w:t>
      </w:r>
      <w:r w:rsidR="00502EEF" w:rsidRPr="00502EEF">
        <w:rPr>
          <w:vertAlign w:val="superscript"/>
        </w:rPr>
        <w:fldChar w:fldCharType="end"/>
      </w:r>
      <w:r w:rsidRPr="00A2125C">
        <w:t xml:space="preserve"> </w:t>
      </w:r>
    </w:p>
    <w:p w14:paraId="5E7C8616" w14:textId="77777777" w:rsidR="00CC6D50" w:rsidRDefault="00B21C06" w:rsidP="002E4B85">
      <w:pPr>
        <w:spacing w:after="0" w:line="360" w:lineRule="auto"/>
      </w:pPr>
      <w:r>
        <w:t>If</w:t>
      </w:r>
      <w:r w:rsidR="00A2125C" w:rsidRPr="00A2125C">
        <w:t xml:space="preserve"> a tumor progresses, the myoepithelial cells and the basement membranes can be broken down and gradually disappear</w:t>
      </w:r>
      <w:r w:rsidR="008A6FCF">
        <w:t>.</w:t>
      </w:r>
      <w:r w:rsidR="00B439A1" w:rsidRPr="00B439A1">
        <w:rPr>
          <w:vertAlign w:val="superscript"/>
        </w:rPr>
        <w:fldChar w:fldCharType="begin"/>
      </w:r>
      <w:r w:rsidR="00B439A1" w:rsidRPr="00B439A1">
        <w:rPr>
          <w:vertAlign w:val="superscript"/>
        </w:rPr>
        <w:instrText xml:space="preserve"> NOTEREF _Ref138967473 \h </w:instrText>
      </w:r>
      <w:r w:rsidR="00B439A1">
        <w:rPr>
          <w:vertAlign w:val="superscript"/>
        </w:rPr>
        <w:instrText xml:space="preserve"> \* MERGEFORMAT </w:instrText>
      </w:r>
      <w:r w:rsidR="00B439A1" w:rsidRPr="00B439A1">
        <w:rPr>
          <w:vertAlign w:val="superscript"/>
        </w:rPr>
      </w:r>
      <w:r w:rsidR="00B439A1" w:rsidRPr="00B439A1">
        <w:rPr>
          <w:vertAlign w:val="superscript"/>
        </w:rPr>
        <w:fldChar w:fldCharType="separate"/>
      </w:r>
      <w:r w:rsidR="00B439A1" w:rsidRPr="00B439A1">
        <w:rPr>
          <w:vertAlign w:val="superscript"/>
        </w:rPr>
        <w:t>24</w:t>
      </w:r>
      <w:r w:rsidR="00B439A1" w:rsidRPr="00B439A1">
        <w:rPr>
          <w:vertAlign w:val="superscript"/>
        </w:rPr>
        <w:fldChar w:fldCharType="end"/>
      </w:r>
      <w:r w:rsidR="00B439A1" w:rsidRPr="00B439A1">
        <w:rPr>
          <w:vertAlign w:val="superscript"/>
        </w:rPr>
        <w:t>,</w:t>
      </w:r>
      <w:r w:rsidR="00B439A1" w:rsidRPr="00B439A1">
        <w:rPr>
          <w:vertAlign w:val="superscript"/>
        </w:rPr>
        <w:fldChar w:fldCharType="begin"/>
      </w:r>
      <w:r w:rsidR="00B439A1" w:rsidRPr="00B439A1">
        <w:rPr>
          <w:vertAlign w:val="superscript"/>
        </w:rPr>
        <w:instrText xml:space="preserve"> NOTEREF _Ref138967444 \h </w:instrText>
      </w:r>
      <w:r w:rsidR="00B439A1">
        <w:rPr>
          <w:vertAlign w:val="superscript"/>
        </w:rPr>
        <w:instrText xml:space="preserve"> \* MERGEFORMAT </w:instrText>
      </w:r>
      <w:r w:rsidR="00B439A1" w:rsidRPr="00B439A1">
        <w:rPr>
          <w:vertAlign w:val="superscript"/>
        </w:rPr>
      </w:r>
      <w:r w:rsidR="00B439A1" w:rsidRPr="00B439A1">
        <w:rPr>
          <w:vertAlign w:val="superscript"/>
        </w:rPr>
        <w:fldChar w:fldCharType="separate"/>
      </w:r>
      <w:r w:rsidR="00B439A1" w:rsidRPr="00B439A1">
        <w:rPr>
          <w:vertAlign w:val="superscript"/>
        </w:rPr>
        <w:t>25</w:t>
      </w:r>
      <w:r w:rsidR="00B439A1" w:rsidRPr="00B439A1">
        <w:rPr>
          <w:vertAlign w:val="superscript"/>
        </w:rPr>
        <w:fldChar w:fldCharType="end"/>
      </w:r>
      <w:r w:rsidR="008A6FCF">
        <w:t xml:space="preserve"> This can cause infiltrative spread of</w:t>
      </w:r>
      <w:r w:rsidR="00A2125C" w:rsidRPr="00A2125C">
        <w:t xml:space="preserve"> the cancer cells</w:t>
      </w:r>
      <w:r>
        <w:t xml:space="preserve"> </w:t>
      </w:r>
      <w:r w:rsidR="00B846B9">
        <w:t>to the surrounding tiss</w:t>
      </w:r>
      <w:r w:rsidR="008A6FCF">
        <w:t>ue</w:t>
      </w:r>
      <w:r w:rsidR="006B7115">
        <w:t>, lymph vessels</w:t>
      </w:r>
      <w:r w:rsidR="001C2848">
        <w:t>,</w:t>
      </w:r>
      <w:r w:rsidR="006B7115">
        <w:t xml:space="preserve"> and blood vessels, resulting in metastatic spread throughout the body</w:t>
      </w:r>
      <w:r w:rsidR="00A2125C" w:rsidRPr="00A2125C">
        <w:t>.</w:t>
      </w:r>
      <w:r w:rsidR="00A564A3" w:rsidRPr="00A564A3">
        <w:rPr>
          <w:vertAlign w:val="superscript"/>
        </w:rPr>
        <w:fldChar w:fldCharType="begin"/>
      </w:r>
      <w:r w:rsidR="00A564A3" w:rsidRPr="00A564A3">
        <w:rPr>
          <w:vertAlign w:val="superscript"/>
        </w:rPr>
        <w:instrText xml:space="preserve"> NOTEREF _Ref138967473 \h </w:instrText>
      </w:r>
      <w:r w:rsidR="00A564A3">
        <w:rPr>
          <w:vertAlign w:val="superscript"/>
        </w:rPr>
        <w:instrText xml:space="preserve"> \* MERGEFORMAT </w:instrText>
      </w:r>
      <w:r w:rsidR="00A564A3" w:rsidRPr="00A564A3">
        <w:rPr>
          <w:vertAlign w:val="superscript"/>
        </w:rPr>
      </w:r>
      <w:r w:rsidR="00A564A3" w:rsidRPr="00A564A3">
        <w:rPr>
          <w:vertAlign w:val="superscript"/>
        </w:rPr>
        <w:fldChar w:fldCharType="separate"/>
      </w:r>
      <w:r w:rsidR="00A564A3" w:rsidRPr="00A564A3">
        <w:rPr>
          <w:vertAlign w:val="superscript"/>
        </w:rPr>
        <w:t>24</w:t>
      </w:r>
      <w:r w:rsidR="00A564A3" w:rsidRPr="00A564A3">
        <w:rPr>
          <w:vertAlign w:val="superscript"/>
        </w:rPr>
        <w:fldChar w:fldCharType="end"/>
      </w:r>
      <w:r w:rsidR="00A564A3" w:rsidRPr="00A564A3">
        <w:rPr>
          <w:vertAlign w:val="superscript"/>
        </w:rPr>
        <w:t>,</w:t>
      </w:r>
      <w:r w:rsidR="00A564A3" w:rsidRPr="00A564A3">
        <w:rPr>
          <w:vertAlign w:val="superscript"/>
        </w:rPr>
        <w:fldChar w:fldCharType="begin"/>
      </w:r>
      <w:r w:rsidR="00A564A3" w:rsidRPr="00A564A3">
        <w:rPr>
          <w:vertAlign w:val="superscript"/>
        </w:rPr>
        <w:instrText xml:space="preserve"> NOTEREF _Ref138967444 \h </w:instrText>
      </w:r>
      <w:r w:rsidR="00A564A3">
        <w:rPr>
          <w:vertAlign w:val="superscript"/>
        </w:rPr>
        <w:instrText xml:space="preserve"> \* MERGEFORMAT </w:instrText>
      </w:r>
      <w:r w:rsidR="00A564A3" w:rsidRPr="00A564A3">
        <w:rPr>
          <w:vertAlign w:val="superscript"/>
        </w:rPr>
      </w:r>
      <w:r w:rsidR="00A564A3" w:rsidRPr="00A564A3">
        <w:rPr>
          <w:vertAlign w:val="superscript"/>
        </w:rPr>
        <w:fldChar w:fldCharType="separate"/>
      </w:r>
      <w:r w:rsidR="00A564A3" w:rsidRPr="00A564A3">
        <w:rPr>
          <w:vertAlign w:val="superscript"/>
        </w:rPr>
        <w:t>25</w:t>
      </w:r>
      <w:r w:rsidR="00A564A3" w:rsidRPr="00A564A3">
        <w:rPr>
          <w:vertAlign w:val="superscript"/>
        </w:rPr>
        <w:fldChar w:fldCharType="end"/>
      </w:r>
      <w:r w:rsidR="00A2125C" w:rsidRPr="00A2125C">
        <w:t xml:space="preserve"> </w:t>
      </w:r>
      <w:r w:rsidR="00B803D8" w:rsidRPr="00B803D8">
        <w:t>Figure</w:t>
      </w:r>
      <w:r w:rsidR="00237501">
        <w:t xml:space="preserve"> 7 </w:t>
      </w:r>
      <w:r w:rsidR="00B803D8" w:rsidRPr="00B803D8">
        <w:t xml:space="preserve">shows </w:t>
      </w:r>
      <w:r w:rsidR="00B32CB9">
        <w:t>the lumen of a</w:t>
      </w:r>
      <w:r w:rsidR="00B803D8" w:rsidRPr="00B803D8">
        <w:t xml:space="preserve"> normal duct </w:t>
      </w:r>
      <w:r w:rsidR="00B32CB9">
        <w:t xml:space="preserve">and what happens to the </w:t>
      </w:r>
      <w:r w:rsidR="00237501">
        <w:t xml:space="preserve">luminal </w:t>
      </w:r>
      <w:r w:rsidR="0085191C">
        <w:t xml:space="preserve">cells in the event of </w:t>
      </w:r>
      <w:r w:rsidR="00CB2F97">
        <w:t>a carcinoma</w:t>
      </w:r>
      <w:r w:rsidR="0085191C">
        <w:t>.</w:t>
      </w:r>
      <w:bookmarkStart w:id="30" w:name="_Ref138967573"/>
      <w:r w:rsidR="00A564A3">
        <w:rPr>
          <w:rStyle w:val="EndnoteReference"/>
        </w:rPr>
        <w:endnoteReference w:id="26"/>
      </w:r>
      <w:bookmarkEnd w:id="30"/>
      <w:r w:rsidR="00B803D8">
        <w:t xml:space="preserve"> </w:t>
      </w:r>
      <w:r w:rsidR="00EC2429">
        <w:t>The</w:t>
      </w:r>
      <w:r w:rsidR="0024513D">
        <w:t xml:space="preserve">se cancers are </w:t>
      </w:r>
      <w:r w:rsidR="000C5C80">
        <w:t>labeled</w:t>
      </w:r>
      <w:r w:rsidR="0024513D">
        <w:t xml:space="preserve"> as </w:t>
      </w:r>
      <w:r w:rsidR="0057346E">
        <w:t xml:space="preserve">“ductal” or “lobular” based on the cellular information from a biopsy, </w:t>
      </w:r>
      <w:r w:rsidR="00E56651">
        <w:t xml:space="preserve">despite </w:t>
      </w:r>
      <w:r w:rsidR="00B60F9B" w:rsidRPr="005522B3">
        <w:t xml:space="preserve">their </w:t>
      </w:r>
      <w:r w:rsidR="00B60F9B" w:rsidRPr="005522B3">
        <w:lastRenderedPageBreak/>
        <w:t>common origin in the TDLU.</w:t>
      </w:r>
      <w:r w:rsidR="00825E9A" w:rsidRPr="00825E9A">
        <w:rPr>
          <w:vertAlign w:val="superscript"/>
        </w:rPr>
        <w:fldChar w:fldCharType="begin"/>
      </w:r>
      <w:r w:rsidR="00825E9A" w:rsidRPr="00825E9A">
        <w:rPr>
          <w:vertAlign w:val="superscript"/>
        </w:rPr>
        <w:instrText xml:space="preserve"> NOTEREF _Ref138967589 \h </w:instrText>
      </w:r>
      <w:r w:rsidR="00825E9A">
        <w:rPr>
          <w:vertAlign w:val="superscript"/>
        </w:rPr>
        <w:instrText xml:space="preserve"> \* MERGEFORMAT </w:instrText>
      </w:r>
      <w:r w:rsidR="00825E9A" w:rsidRPr="00825E9A">
        <w:rPr>
          <w:vertAlign w:val="superscript"/>
        </w:rPr>
      </w:r>
      <w:r w:rsidR="00825E9A" w:rsidRPr="00825E9A">
        <w:rPr>
          <w:vertAlign w:val="superscript"/>
        </w:rPr>
        <w:fldChar w:fldCharType="separate"/>
      </w:r>
      <w:r w:rsidR="00825E9A" w:rsidRPr="00825E9A">
        <w:rPr>
          <w:vertAlign w:val="superscript"/>
        </w:rPr>
        <w:t>22</w:t>
      </w:r>
      <w:r w:rsidR="00825E9A" w:rsidRPr="00825E9A">
        <w:rPr>
          <w:vertAlign w:val="superscript"/>
        </w:rPr>
        <w:fldChar w:fldCharType="end"/>
      </w:r>
      <w:r w:rsidR="00237501">
        <w:t xml:space="preserve"> </w:t>
      </w:r>
      <w:r w:rsidR="000C5C80">
        <w:t>C</w:t>
      </w:r>
      <w:r w:rsidR="00237501">
        <w:t>ancer in the TDLU</w:t>
      </w:r>
      <w:r w:rsidR="00237501" w:rsidRPr="00237501">
        <w:t xml:space="preserve"> appear</w:t>
      </w:r>
      <w:r w:rsidR="00237501">
        <w:t>s as</w:t>
      </w:r>
      <w:r w:rsidR="00237501" w:rsidRPr="00237501">
        <w:t xml:space="preserve"> spiculated or ovoid </w:t>
      </w:r>
      <w:r w:rsidR="00237501">
        <w:t xml:space="preserve">structures </w:t>
      </w:r>
      <w:r w:rsidR="00237501" w:rsidRPr="00237501">
        <w:t>on mammograms.</w:t>
      </w:r>
      <w:r w:rsidR="00825E9A" w:rsidRPr="00825E9A">
        <w:rPr>
          <w:vertAlign w:val="superscript"/>
        </w:rPr>
        <w:fldChar w:fldCharType="begin"/>
      </w:r>
      <w:r w:rsidR="00825E9A" w:rsidRPr="00825E9A">
        <w:rPr>
          <w:vertAlign w:val="superscript"/>
        </w:rPr>
        <w:instrText xml:space="preserve"> NOTEREF _Ref138967589 \h </w:instrText>
      </w:r>
      <w:r w:rsidR="00825E9A">
        <w:rPr>
          <w:vertAlign w:val="superscript"/>
        </w:rPr>
        <w:instrText xml:space="preserve"> \* MERGEFORMAT </w:instrText>
      </w:r>
      <w:r w:rsidR="00825E9A" w:rsidRPr="00825E9A">
        <w:rPr>
          <w:vertAlign w:val="superscript"/>
        </w:rPr>
      </w:r>
      <w:r w:rsidR="00825E9A" w:rsidRPr="00825E9A">
        <w:rPr>
          <w:vertAlign w:val="superscript"/>
        </w:rPr>
        <w:fldChar w:fldCharType="separate"/>
      </w:r>
      <w:r w:rsidR="00825E9A" w:rsidRPr="00825E9A">
        <w:rPr>
          <w:vertAlign w:val="superscript"/>
        </w:rPr>
        <w:t>22</w:t>
      </w:r>
      <w:r w:rsidR="00825E9A" w:rsidRPr="00825E9A">
        <w:rPr>
          <w:vertAlign w:val="superscript"/>
        </w:rPr>
        <w:fldChar w:fldCharType="end"/>
      </w:r>
      <w:r w:rsidR="00DD645B">
        <w:t xml:space="preserve"> There are </w:t>
      </w:r>
      <w:r w:rsidR="007B5544">
        <w:t>multiple types</w:t>
      </w:r>
      <w:r w:rsidR="00DD645B">
        <w:t xml:space="preserve"> of breast cancer, but th</w:t>
      </w:r>
      <w:r w:rsidR="00332EE5">
        <w:t xml:space="preserve">is course only </w:t>
      </w:r>
      <w:r w:rsidR="007B5544">
        <w:t>mention</w:t>
      </w:r>
      <w:r w:rsidR="00332EE5">
        <w:t>s those originating from the TDLU as an example since they account for 70%</w:t>
      </w:r>
      <w:r w:rsidR="0073249D">
        <w:t xml:space="preserve"> of invasive breast carcinomas.</w:t>
      </w:r>
      <w:bookmarkStart w:id="31" w:name="_Ref138967697"/>
      <w:r w:rsidR="00825E9A">
        <w:rPr>
          <w:rStyle w:val="EndnoteReference"/>
        </w:rPr>
        <w:endnoteReference w:id="27"/>
      </w:r>
      <w:bookmarkEnd w:id="31"/>
    </w:p>
    <w:p w14:paraId="7218378F" w14:textId="174A6372" w:rsidR="00FB6A9D" w:rsidRDefault="00FB6A9D" w:rsidP="002E4B85">
      <w:pPr>
        <w:spacing w:after="0" w:line="360" w:lineRule="auto"/>
      </w:pPr>
      <w:r>
        <w:rPr>
          <w:noProof/>
        </w:rPr>
        <w:drawing>
          <wp:anchor distT="0" distB="0" distL="114300" distR="114300" simplePos="0" relativeHeight="251676672" behindDoc="0" locked="0" layoutInCell="1" allowOverlap="1" wp14:anchorId="6754D4BA" wp14:editId="27B0FD08">
            <wp:simplePos x="0" y="0"/>
            <wp:positionH relativeFrom="column">
              <wp:posOffset>264431</wp:posOffset>
            </wp:positionH>
            <wp:positionV relativeFrom="paragraph">
              <wp:posOffset>291465</wp:posOffset>
            </wp:positionV>
            <wp:extent cx="5145076" cy="2066777"/>
            <wp:effectExtent l="0" t="0" r="0" b="3810"/>
            <wp:wrapTopAndBottom/>
            <wp:docPr id="1450459499" name="Picture 1" descr="A picture containing screensh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59499" name="Picture 1" descr="A picture containing screenshot, text&#10;&#10;Description automatically generated"/>
                    <pic:cNvPicPr>
                      <a:picLocks noChangeAspect="1"/>
                    </pic:cNvPicPr>
                  </pic:nvPicPr>
                  <pic:blipFill rotWithShape="1">
                    <a:blip r:embed="rId30" cstate="print">
                      <a:extLst>
                        <a:ext uri="{28A0092B-C50C-407E-A947-70E740481C1C}">
                          <a14:useLocalDpi xmlns:a14="http://schemas.microsoft.com/office/drawing/2010/main" val="0"/>
                        </a:ext>
                      </a:extLst>
                    </a:blip>
                    <a:srcRect l="889" t="1243" r="2535" b="20756"/>
                    <a:stretch/>
                  </pic:blipFill>
                  <pic:spPr bwMode="auto">
                    <a:xfrm>
                      <a:off x="0" y="0"/>
                      <a:ext cx="5145076" cy="2066777"/>
                    </a:xfrm>
                    <a:prstGeom prst="rect">
                      <a:avLst/>
                    </a:prstGeom>
                    <a:ln>
                      <a:noFill/>
                    </a:ln>
                    <a:extLst>
                      <a:ext uri="{53640926-AAD7-44D8-BBD7-CCE9431645EC}">
                        <a14:shadowObscured xmlns:a14="http://schemas.microsoft.com/office/drawing/2010/main"/>
                      </a:ext>
                    </a:extLst>
                  </pic:spPr>
                </pic:pic>
              </a:graphicData>
            </a:graphic>
          </wp:anchor>
        </w:drawing>
      </w:r>
    </w:p>
    <w:p w14:paraId="13F186DC" w14:textId="3C846761" w:rsidR="00FB6A9D" w:rsidRDefault="00FB6A9D" w:rsidP="002E4B85">
      <w:pPr>
        <w:spacing w:after="0" w:line="360" w:lineRule="auto"/>
        <w:sectPr w:rsidR="00FB6A9D" w:rsidSect="00300B6C">
          <w:endnotePr>
            <w:numFmt w:val="decimal"/>
          </w:endnotePr>
          <w:type w:val="continuous"/>
          <w:pgSz w:w="12240" w:h="15840"/>
          <w:pgMar w:top="1440" w:right="1440" w:bottom="1440" w:left="1440" w:header="708" w:footer="708" w:gutter="0"/>
          <w:cols w:space="708"/>
          <w:docGrid w:linePitch="360"/>
        </w:sectPr>
      </w:pPr>
    </w:p>
    <w:p w14:paraId="5EC3C2BD" w14:textId="284918D5" w:rsidR="00FB6A9D" w:rsidRDefault="00FB6A9D" w:rsidP="00FB6A9D">
      <w:pPr>
        <w:spacing w:after="0" w:line="360" w:lineRule="auto"/>
        <w:rPr>
          <w:sz w:val="18"/>
          <w:szCs w:val="18"/>
        </w:rPr>
      </w:pPr>
    </w:p>
    <w:p w14:paraId="75371B12" w14:textId="77777777" w:rsidR="00FB6A9D" w:rsidRDefault="00FB6A9D" w:rsidP="00FB6A9D">
      <w:pPr>
        <w:spacing w:after="0" w:line="360" w:lineRule="auto"/>
        <w:rPr>
          <w:sz w:val="18"/>
          <w:szCs w:val="18"/>
        </w:rPr>
        <w:sectPr w:rsidR="00FB6A9D" w:rsidSect="00300B6C">
          <w:endnotePr>
            <w:numFmt w:val="decimal"/>
          </w:endnotePr>
          <w:type w:val="continuous"/>
          <w:pgSz w:w="12240" w:h="15840"/>
          <w:pgMar w:top="1440" w:right="1440" w:bottom="1440" w:left="1440" w:header="708" w:footer="708" w:gutter="0"/>
          <w:cols w:space="708"/>
          <w:docGrid w:linePitch="360"/>
        </w:sectPr>
      </w:pPr>
    </w:p>
    <w:p w14:paraId="5284BB0A" w14:textId="4231C4A9" w:rsidR="00FB6A9D" w:rsidRPr="005C087F" w:rsidRDefault="00FB6A9D" w:rsidP="00FB6A9D">
      <w:pPr>
        <w:spacing w:after="0" w:line="360" w:lineRule="auto"/>
        <w:rPr>
          <w:sz w:val="18"/>
          <w:szCs w:val="18"/>
        </w:rPr>
      </w:pPr>
      <w:r>
        <w:rPr>
          <w:sz w:val="18"/>
          <w:szCs w:val="18"/>
        </w:rPr>
        <w:t>F</w:t>
      </w:r>
      <w:r w:rsidRPr="005C087F">
        <w:rPr>
          <w:sz w:val="18"/>
          <w:szCs w:val="18"/>
        </w:rPr>
        <w:t>igure</w:t>
      </w:r>
      <w:r>
        <w:rPr>
          <w:sz w:val="18"/>
          <w:szCs w:val="18"/>
        </w:rPr>
        <w:t xml:space="preserve"> 7: Normal and abnormal breast duct cytology. Normal ducts are lined with epithelial and myoepithelial cells, encapsulated by a basement membrane. In ductal carcinoma </w:t>
      </w:r>
      <w:r w:rsidRPr="00BC4FA4">
        <w:rPr>
          <w:i/>
          <w:iCs/>
          <w:sz w:val="18"/>
          <w:szCs w:val="18"/>
        </w:rPr>
        <w:t>in situ</w:t>
      </w:r>
      <w:r>
        <w:rPr>
          <w:sz w:val="18"/>
          <w:szCs w:val="18"/>
        </w:rPr>
        <w:t xml:space="preserve"> (DCIS), cancer cells originate from the epithelial cells and proliferate to fill the lumen. DCIS can advance into invasive ductal carcinoma (IDC) when the myoepithelial cell layer and basement membrane are compromised. The cancer cells then invade the surrounding stroma and metastasize.</w:t>
      </w:r>
      <w:r w:rsidRPr="00825E9A">
        <w:rPr>
          <w:sz w:val="18"/>
          <w:szCs w:val="18"/>
          <w:vertAlign w:val="superscript"/>
        </w:rPr>
        <w:fldChar w:fldCharType="begin"/>
      </w:r>
      <w:r w:rsidRPr="00825E9A">
        <w:rPr>
          <w:sz w:val="18"/>
          <w:szCs w:val="18"/>
          <w:vertAlign w:val="superscript"/>
        </w:rPr>
        <w:instrText xml:space="preserve"> NOTEREF _Ref138967573 \h </w:instrText>
      </w:r>
      <w:r>
        <w:rPr>
          <w:sz w:val="18"/>
          <w:szCs w:val="18"/>
          <w:vertAlign w:val="superscript"/>
        </w:rPr>
        <w:instrText xml:space="preserve"> \* MERGEFORMAT </w:instrText>
      </w:r>
      <w:r w:rsidRPr="00825E9A">
        <w:rPr>
          <w:sz w:val="18"/>
          <w:szCs w:val="18"/>
          <w:vertAlign w:val="superscript"/>
        </w:rPr>
      </w:r>
      <w:r w:rsidRPr="00825E9A">
        <w:rPr>
          <w:sz w:val="18"/>
          <w:szCs w:val="18"/>
          <w:vertAlign w:val="superscript"/>
        </w:rPr>
        <w:fldChar w:fldCharType="separate"/>
      </w:r>
      <w:r w:rsidRPr="00825E9A">
        <w:rPr>
          <w:sz w:val="18"/>
          <w:szCs w:val="18"/>
          <w:vertAlign w:val="superscript"/>
        </w:rPr>
        <w:t>26</w:t>
      </w:r>
      <w:r w:rsidRPr="00825E9A">
        <w:rPr>
          <w:sz w:val="18"/>
          <w:szCs w:val="18"/>
          <w:vertAlign w:val="superscript"/>
        </w:rPr>
        <w:fldChar w:fldCharType="end"/>
      </w:r>
      <w:r>
        <w:rPr>
          <w:sz w:val="18"/>
          <w:szCs w:val="18"/>
        </w:rPr>
        <w:t xml:space="preserve"> </w:t>
      </w:r>
    </w:p>
    <w:p w14:paraId="11BA8C97" w14:textId="77777777" w:rsidR="00FB6A9D" w:rsidRDefault="00FB6A9D" w:rsidP="00991C72">
      <w:pPr>
        <w:pStyle w:val="Heading3"/>
      </w:pPr>
    </w:p>
    <w:p w14:paraId="44AB4FFE" w14:textId="77777777" w:rsidR="00FB6A9D" w:rsidRPr="00FB6A9D" w:rsidRDefault="00FB6A9D" w:rsidP="00FB6A9D">
      <w:pPr>
        <w:sectPr w:rsidR="00FB6A9D" w:rsidRPr="00FB6A9D" w:rsidSect="00300B6C">
          <w:endnotePr>
            <w:numFmt w:val="decimal"/>
          </w:endnotePr>
          <w:type w:val="continuous"/>
          <w:pgSz w:w="12240" w:h="15840"/>
          <w:pgMar w:top="1440" w:right="1440" w:bottom="1440" w:left="1440" w:header="708" w:footer="708" w:gutter="0"/>
          <w:cols w:space="708"/>
          <w:docGrid w:linePitch="360"/>
        </w:sectPr>
      </w:pPr>
    </w:p>
    <w:p w14:paraId="468AF4C1" w14:textId="77777777" w:rsidR="00CC6D50" w:rsidRDefault="00CC6D50" w:rsidP="00991C72">
      <w:pPr>
        <w:pStyle w:val="Heading3"/>
      </w:pPr>
    </w:p>
    <w:p w14:paraId="1FA901BE" w14:textId="1E9B4AA2" w:rsidR="009E3D93" w:rsidRPr="00237501" w:rsidRDefault="009C4E81" w:rsidP="00991C72">
      <w:pPr>
        <w:pStyle w:val="Heading3"/>
      </w:pPr>
      <w:r w:rsidRPr="009A6C32">
        <w:t>Vasculature</w:t>
      </w:r>
    </w:p>
    <w:p w14:paraId="7F44FD29" w14:textId="7CCD6058" w:rsidR="000D07AC" w:rsidRDefault="008235FE" w:rsidP="002E4B85">
      <w:pPr>
        <w:spacing w:after="0" w:line="360" w:lineRule="auto"/>
        <w:rPr>
          <w:b/>
          <w:bCs/>
        </w:rPr>
      </w:pPr>
      <w:r>
        <w:t>Most of the</w:t>
      </w:r>
      <w:r w:rsidR="00874554">
        <w:t xml:space="preserve"> blood supply to the breast </w:t>
      </w:r>
      <w:r w:rsidR="001D12DA">
        <w:t>comes</w:t>
      </w:r>
      <w:r w:rsidR="00874554">
        <w:t xml:space="preserve"> from the </w:t>
      </w:r>
      <w:r w:rsidR="00BA61C0">
        <w:t xml:space="preserve">internal mammary </w:t>
      </w:r>
      <w:r w:rsidR="00CA3E9A">
        <w:t>and lateral thoracic arteries</w:t>
      </w:r>
      <w:r w:rsidR="001D12DA">
        <w:t>. The internal mammary artery supplies around 60% of the blood, while the lateral thoracic artery supplies around 30%.</w:t>
      </w:r>
      <w:bookmarkStart w:id="32" w:name="_Ref138967650"/>
      <w:r w:rsidR="00254181">
        <w:rPr>
          <w:rStyle w:val="EndnoteReference"/>
        </w:rPr>
        <w:endnoteReference w:id="28"/>
      </w:r>
      <w:bookmarkEnd w:id="32"/>
      <w:r w:rsidR="00BA61C0">
        <w:t xml:space="preserve"> </w:t>
      </w:r>
      <w:r w:rsidRPr="008235FE">
        <w:t>The intercostal arteries suppl</w:t>
      </w:r>
      <w:r w:rsidR="00623AC4">
        <w:t xml:space="preserve">y </w:t>
      </w:r>
      <w:r w:rsidR="00A16E31">
        <w:t xml:space="preserve">a smaller amount of </w:t>
      </w:r>
      <w:r w:rsidRPr="008235FE">
        <w:t>blood (5%)</w:t>
      </w:r>
      <w:r w:rsidR="00BA61C0">
        <w:t>.</w:t>
      </w:r>
      <w:r w:rsidR="00C21F18" w:rsidRPr="00C21F18">
        <w:rPr>
          <w:vertAlign w:val="superscript"/>
        </w:rPr>
        <w:fldChar w:fldCharType="begin"/>
      </w:r>
      <w:r w:rsidR="00C21F18" w:rsidRPr="00C21F18">
        <w:rPr>
          <w:vertAlign w:val="superscript"/>
        </w:rPr>
        <w:instrText xml:space="preserve"> NOTEREF _Ref138967650 \h </w:instrText>
      </w:r>
      <w:r w:rsidR="00C21F18">
        <w:rPr>
          <w:vertAlign w:val="superscript"/>
        </w:rPr>
        <w:instrText xml:space="preserve"> \* MERGEFORMAT </w:instrText>
      </w:r>
      <w:r w:rsidR="00C21F18" w:rsidRPr="00C21F18">
        <w:rPr>
          <w:vertAlign w:val="superscript"/>
        </w:rPr>
      </w:r>
      <w:r w:rsidR="00C21F18" w:rsidRPr="00C21F18">
        <w:rPr>
          <w:vertAlign w:val="superscript"/>
        </w:rPr>
        <w:fldChar w:fldCharType="separate"/>
      </w:r>
      <w:r w:rsidR="00C21F18" w:rsidRPr="00C21F18">
        <w:rPr>
          <w:vertAlign w:val="superscript"/>
        </w:rPr>
        <w:t>28</w:t>
      </w:r>
      <w:r w:rsidR="00C21F18" w:rsidRPr="00C21F18">
        <w:rPr>
          <w:vertAlign w:val="superscript"/>
        </w:rPr>
        <w:fldChar w:fldCharType="end"/>
      </w:r>
      <w:r w:rsidR="00431199" w:rsidRPr="00431199">
        <w:t xml:space="preserve"> The venous anatomy of the breast generally </w:t>
      </w:r>
      <w:r w:rsidR="00276DDC">
        <w:t>parallel</w:t>
      </w:r>
      <w:r w:rsidR="008C0A1E">
        <w:t>s</w:t>
      </w:r>
      <w:r w:rsidR="00431199" w:rsidRPr="00431199">
        <w:t xml:space="preserve"> the arterial anatomy</w:t>
      </w:r>
      <w:r w:rsidR="008C0A1E">
        <w:t xml:space="preserve">, with most </w:t>
      </w:r>
      <w:r w:rsidR="00326824">
        <w:t>venous drainage going to the axillary and internal thoracic veins</w:t>
      </w:r>
      <w:r w:rsidR="00431199" w:rsidRPr="00431199">
        <w:t>.</w:t>
      </w:r>
      <w:r w:rsidR="00C21F18" w:rsidRPr="00C21F18">
        <w:rPr>
          <w:vertAlign w:val="superscript"/>
        </w:rPr>
        <w:fldChar w:fldCharType="begin"/>
      </w:r>
      <w:r w:rsidR="00C21F18" w:rsidRPr="00C21F18">
        <w:rPr>
          <w:vertAlign w:val="superscript"/>
        </w:rPr>
        <w:instrText xml:space="preserve"> NOTEREF _Ref138966937 \h </w:instrText>
      </w:r>
      <w:r w:rsidR="00C21F18">
        <w:rPr>
          <w:vertAlign w:val="superscript"/>
        </w:rPr>
        <w:instrText xml:space="preserve"> \* MERGEFORMAT </w:instrText>
      </w:r>
      <w:r w:rsidR="00C21F18" w:rsidRPr="00C21F18">
        <w:rPr>
          <w:vertAlign w:val="superscript"/>
        </w:rPr>
      </w:r>
      <w:r w:rsidR="00C21F18" w:rsidRPr="00C21F18">
        <w:rPr>
          <w:vertAlign w:val="superscript"/>
        </w:rPr>
        <w:fldChar w:fldCharType="separate"/>
      </w:r>
      <w:r w:rsidR="00C21F18" w:rsidRPr="00C21F18">
        <w:rPr>
          <w:vertAlign w:val="superscript"/>
        </w:rPr>
        <w:t>6</w:t>
      </w:r>
      <w:r w:rsidR="00C21F18" w:rsidRPr="00C21F18">
        <w:rPr>
          <w:vertAlign w:val="superscript"/>
        </w:rPr>
        <w:fldChar w:fldCharType="end"/>
      </w:r>
      <w:r w:rsidR="00C21F18" w:rsidRPr="00C21F18">
        <w:rPr>
          <w:vertAlign w:val="superscript"/>
        </w:rPr>
        <w:t>,</w:t>
      </w:r>
      <w:r w:rsidR="00C21F18" w:rsidRPr="00C21F18">
        <w:rPr>
          <w:vertAlign w:val="superscript"/>
        </w:rPr>
        <w:fldChar w:fldCharType="begin"/>
      </w:r>
      <w:r w:rsidR="00C21F18" w:rsidRPr="00C21F18">
        <w:rPr>
          <w:vertAlign w:val="superscript"/>
        </w:rPr>
        <w:instrText xml:space="preserve"> NOTEREF _Ref138943042 \h </w:instrText>
      </w:r>
      <w:r w:rsidR="00C21F18">
        <w:rPr>
          <w:vertAlign w:val="superscript"/>
        </w:rPr>
        <w:instrText xml:space="preserve"> \* MERGEFORMAT </w:instrText>
      </w:r>
      <w:r w:rsidR="00C21F18" w:rsidRPr="00C21F18">
        <w:rPr>
          <w:vertAlign w:val="superscript"/>
        </w:rPr>
      </w:r>
      <w:r w:rsidR="00C21F18" w:rsidRPr="00C21F18">
        <w:rPr>
          <w:vertAlign w:val="superscript"/>
        </w:rPr>
        <w:fldChar w:fldCharType="separate"/>
      </w:r>
      <w:r w:rsidR="00C21F18" w:rsidRPr="00C21F18">
        <w:rPr>
          <w:vertAlign w:val="superscript"/>
        </w:rPr>
        <w:t>17</w:t>
      </w:r>
      <w:r w:rsidR="00C21F18" w:rsidRPr="00C21F18">
        <w:rPr>
          <w:vertAlign w:val="superscript"/>
        </w:rPr>
        <w:fldChar w:fldCharType="end"/>
      </w:r>
      <w:r w:rsidR="00957861" w:rsidRPr="002F71E5">
        <w:rPr>
          <w:b/>
          <w:bCs/>
        </w:rPr>
        <w:t xml:space="preserve"> </w:t>
      </w:r>
    </w:p>
    <w:p w14:paraId="38649DD1" w14:textId="77777777" w:rsidR="00DF680D" w:rsidRDefault="00DF680D" w:rsidP="00DF680D">
      <w:pPr>
        <w:spacing w:after="0" w:line="360" w:lineRule="auto"/>
        <w:rPr>
          <w:b/>
          <w:bCs/>
        </w:rPr>
      </w:pPr>
    </w:p>
    <w:p w14:paraId="06687D0B" w14:textId="15470E51" w:rsidR="009A6C32" w:rsidRDefault="00341526" w:rsidP="00991C72">
      <w:pPr>
        <w:spacing w:after="0" w:line="360" w:lineRule="auto"/>
      </w:pPr>
      <w:r w:rsidRPr="00341526">
        <w:t>Although uncommon, vascular lesions can develop in the breast, including benign hemangiomas and malignant angiosarcomas</w:t>
      </w:r>
      <w:r w:rsidR="00E8649D">
        <w:t>.</w:t>
      </w:r>
      <w:r w:rsidR="00C21F18">
        <w:rPr>
          <w:rStyle w:val="EndnoteReference"/>
        </w:rPr>
        <w:endnoteReference w:id="29"/>
      </w:r>
      <w:r w:rsidR="000D07AC">
        <w:t xml:space="preserve"> </w:t>
      </w:r>
      <w:r w:rsidR="00957861">
        <w:t>C</w:t>
      </w:r>
      <w:r w:rsidR="00C6111D">
        <w:t xml:space="preserve">arcinoma of the breast may spread </w:t>
      </w:r>
      <w:r w:rsidR="00DB4CB2">
        <w:t xml:space="preserve">to other parts of the body via the bloodstream. </w:t>
      </w:r>
      <w:r w:rsidR="00490BC9">
        <w:t>For example, b</w:t>
      </w:r>
      <w:r w:rsidR="00C47883">
        <w:t xml:space="preserve">reast cancer metastases often spread to the vertebral column </w:t>
      </w:r>
      <w:r w:rsidR="00C6111D">
        <w:t>via deep veins</w:t>
      </w:r>
      <w:r w:rsidR="00662A4D">
        <w:t xml:space="preserve"> surrounding the spine</w:t>
      </w:r>
      <w:r w:rsidR="00C6111D">
        <w:t>. These veins do not have valves, so</w:t>
      </w:r>
      <w:r w:rsidR="00C4311C">
        <w:t xml:space="preserve"> venous blood </w:t>
      </w:r>
      <w:r w:rsidR="005A2FF7">
        <w:t xml:space="preserve">from the breast </w:t>
      </w:r>
      <w:r w:rsidR="00C4311C">
        <w:t xml:space="preserve">can flow </w:t>
      </w:r>
      <w:r w:rsidR="005A2FF7">
        <w:t xml:space="preserve">directly to this area, </w:t>
      </w:r>
      <w:r w:rsidR="00991655">
        <w:t>quickly</w:t>
      </w:r>
      <w:r w:rsidR="00E16967">
        <w:t xml:space="preserve"> </w:t>
      </w:r>
      <w:r w:rsidR="005A2FF7">
        <w:t>spreading cancer to the vertebrae and spinal cord.</w:t>
      </w:r>
      <w:r w:rsidR="0089517E" w:rsidRPr="0089517E">
        <w:rPr>
          <w:highlight w:val="yellow"/>
          <w:vertAlign w:val="superscript"/>
        </w:rPr>
        <w:fldChar w:fldCharType="begin"/>
      </w:r>
      <w:r w:rsidR="0089517E" w:rsidRPr="0089517E">
        <w:rPr>
          <w:vertAlign w:val="superscript"/>
        </w:rPr>
        <w:instrText xml:space="preserve"> NOTEREF _Ref138967697 \h </w:instrText>
      </w:r>
      <w:r w:rsidR="0089517E">
        <w:rPr>
          <w:highlight w:val="yellow"/>
          <w:vertAlign w:val="superscript"/>
        </w:rPr>
        <w:instrText xml:space="preserve"> \* MERGEFORMAT </w:instrText>
      </w:r>
      <w:r w:rsidR="0089517E" w:rsidRPr="0089517E">
        <w:rPr>
          <w:highlight w:val="yellow"/>
          <w:vertAlign w:val="superscript"/>
        </w:rPr>
      </w:r>
      <w:r w:rsidR="0089517E" w:rsidRPr="0089517E">
        <w:rPr>
          <w:highlight w:val="yellow"/>
          <w:vertAlign w:val="superscript"/>
        </w:rPr>
        <w:fldChar w:fldCharType="separate"/>
      </w:r>
      <w:r w:rsidR="0089517E" w:rsidRPr="0089517E">
        <w:rPr>
          <w:vertAlign w:val="superscript"/>
        </w:rPr>
        <w:t>27</w:t>
      </w:r>
      <w:r w:rsidR="0089517E" w:rsidRPr="0089517E">
        <w:rPr>
          <w:highlight w:val="yellow"/>
          <w:vertAlign w:val="superscript"/>
        </w:rPr>
        <w:fldChar w:fldCharType="end"/>
      </w:r>
      <w:r w:rsidR="0089517E" w:rsidRPr="0089517E">
        <w:rPr>
          <w:vertAlign w:val="superscript"/>
        </w:rPr>
        <w:t xml:space="preserve"> </w:t>
      </w:r>
      <w:r w:rsidR="00391710">
        <w:br/>
      </w:r>
    </w:p>
    <w:p w14:paraId="486234F7" w14:textId="2E66C285" w:rsidR="009E3D93" w:rsidRDefault="009C4E81" w:rsidP="00991C72">
      <w:pPr>
        <w:pStyle w:val="Heading3"/>
      </w:pPr>
      <w:r w:rsidRPr="009C103A">
        <w:t xml:space="preserve">Lymphatic </w:t>
      </w:r>
      <w:r w:rsidR="00C43489">
        <w:t>d</w:t>
      </w:r>
      <w:r w:rsidRPr="009C103A">
        <w:t>rainage</w:t>
      </w:r>
    </w:p>
    <w:p w14:paraId="4267872A" w14:textId="29549A38" w:rsidR="00391710" w:rsidRDefault="009348E7" w:rsidP="00991C72">
      <w:pPr>
        <w:spacing w:after="0" w:line="360" w:lineRule="auto"/>
        <w:rPr>
          <w:vertAlign w:val="superscript"/>
        </w:rPr>
      </w:pPr>
      <w:r>
        <w:lastRenderedPageBreak/>
        <w:t xml:space="preserve">The lymphatic system </w:t>
      </w:r>
      <w:r w:rsidR="0035017A">
        <w:t xml:space="preserve">is part of the body’s </w:t>
      </w:r>
      <w:r w:rsidR="006B374C">
        <w:t xml:space="preserve">immune system, filtering and draining interstitial fluid back into the bloodstream. The lymphatic vessels </w:t>
      </w:r>
      <w:r w:rsidR="00A5380F">
        <w:t xml:space="preserve">run through the body </w:t>
      </w:r>
      <w:r w:rsidR="00F71E5E">
        <w:t>parallel to the venous</w:t>
      </w:r>
      <w:r w:rsidR="006B374C">
        <w:t xml:space="preserve"> system</w:t>
      </w:r>
      <w:r w:rsidR="009B2C9C">
        <w:t xml:space="preserve"> and drain </w:t>
      </w:r>
      <w:r w:rsidR="006929BB">
        <w:t xml:space="preserve">into nodes for filtering </w:t>
      </w:r>
      <w:r w:rsidR="00D1506B">
        <w:t xml:space="preserve">before entering the </w:t>
      </w:r>
      <w:r w:rsidR="00ED158C">
        <w:t>bloodstream</w:t>
      </w:r>
      <w:r w:rsidR="00D1506B">
        <w:t>.</w:t>
      </w:r>
      <w:r w:rsidR="0089517E" w:rsidRPr="0089517E">
        <w:rPr>
          <w:vertAlign w:val="superscript"/>
        </w:rPr>
        <w:fldChar w:fldCharType="begin"/>
      </w:r>
      <w:r w:rsidR="0089517E" w:rsidRPr="0089517E">
        <w:rPr>
          <w:vertAlign w:val="superscript"/>
        </w:rPr>
        <w:instrText xml:space="preserve"> NOTEREF _Ref138943042 \h </w:instrText>
      </w:r>
      <w:r w:rsidR="0089517E">
        <w:rPr>
          <w:vertAlign w:val="superscript"/>
        </w:rPr>
        <w:instrText xml:space="preserve"> \* MERGEFORMAT </w:instrText>
      </w:r>
      <w:r w:rsidR="0089517E" w:rsidRPr="0089517E">
        <w:rPr>
          <w:vertAlign w:val="superscript"/>
        </w:rPr>
      </w:r>
      <w:r w:rsidR="0089517E" w:rsidRPr="0089517E">
        <w:rPr>
          <w:vertAlign w:val="superscript"/>
        </w:rPr>
        <w:fldChar w:fldCharType="separate"/>
      </w:r>
      <w:r w:rsidR="0089517E" w:rsidRPr="0089517E">
        <w:rPr>
          <w:vertAlign w:val="superscript"/>
        </w:rPr>
        <w:t>17</w:t>
      </w:r>
      <w:r w:rsidR="0089517E" w:rsidRPr="0089517E">
        <w:rPr>
          <w:vertAlign w:val="superscript"/>
        </w:rPr>
        <w:fldChar w:fldCharType="end"/>
      </w:r>
      <w:r w:rsidR="001101EC">
        <w:t xml:space="preserve"> </w:t>
      </w:r>
      <w:r w:rsidR="0016433B" w:rsidRPr="00D24D61">
        <w:rPr>
          <w:highlight w:val="green"/>
        </w:rPr>
        <w:t xml:space="preserve">The axillary group of lymph nodes is the </w:t>
      </w:r>
      <w:commentRangeStart w:id="33"/>
      <w:r w:rsidR="0016433B" w:rsidRPr="00D24D61">
        <w:rPr>
          <w:highlight w:val="green"/>
        </w:rPr>
        <w:t>primary</w:t>
      </w:r>
      <w:commentRangeEnd w:id="33"/>
      <w:r w:rsidR="008B65FA">
        <w:rPr>
          <w:rStyle w:val="CommentReference"/>
        </w:rPr>
        <w:commentReference w:id="33"/>
      </w:r>
      <w:r w:rsidR="0016433B" w:rsidRPr="00D24D61">
        <w:rPr>
          <w:highlight w:val="green"/>
        </w:rPr>
        <w:t xml:space="preserve"> group of nodes that drain the lymph from the breasts.</w:t>
      </w:r>
      <w:r w:rsidR="0016433B" w:rsidRPr="0016433B">
        <w:t xml:space="preserve"> The</w:t>
      </w:r>
      <w:r w:rsidR="00EB542C">
        <w:t>re are usually 20 to 30 nodes in the axillary region</w:t>
      </w:r>
      <w:r w:rsidR="0074317C">
        <w:t>, draining</w:t>
      </w:r>
      <w:r w:rsidR="0016433B" w:rsidRPr="0016433B">
        <w:t xml:space="preserve"> almost 75% to 80% of </w:t>
      </w:r>
      <w:r w:rsidR="0074317C">
        <w:t xml:space="preserve">the </w:t>
      </w:r>
      <w:r w:rsidR="0016433B" w:rsidRPr="0016433B">
        <w:t>lymph from</w:t>
      </w:r>
      <w:r w:rsidR="0074317C">
        <w:t xml:space="preserve"> the</w:t>
      </w:r>
      <w:r w:rsidR="0016433B" w:rsidRPr="0016433B">
        <w:t xml:space="preserve"> breasts</w:t>
      </w:r>
      <w:r w:rsidR="00010004" w:rsidRPr="00010004">
        <w:t>.</w:t>
      </w:r>
      <w:r w:rsidR="0089517E" w:rsidRPr="0089517E">
        <w:rPr>
          <w:vertAlign w:val="superscript"/>
        </w:rPr>
        <w:fldChar w:fldCharType="begin"/>
      </w:r>
      <w:r w:rsidR="0089517E" w:rsidRPr="0089517E">
        <w:rPr>
          <w:vertAlign w:val="superscript"/>
        </w:rPr>
        <w:instrText xml:space="preserve"> NOTEREF _Ref138941724 \h </w:instrText>
      </w:r>
      <w:r w:rsidR="0089517E">
        <w:rPr>
          <w:vertAlign w:val="superscript"/>
        </w:rPr>
        <w:instrText xml:space="preserve"> \* MERGEFORMAT </w:instrText>
      </w:r>
      <w:r w:rsidR="0089517E" w:rsidRPr="0089517E">
        <w:rPr>
          <w:vertAlign w:val="superscript"/>
        </w:rPr>
      </w:r>
      <w:r w:rsidR="0089517E" w:rsidRPr="0089517E">
        <w:rPr>
          <w:vertAlign w:val="superscript"/>
        </w:rPr>
        <w:fldChar w:fldCharType="separate"/>
      </w:r>
      <w:r w:rsidR="0089517E" w:rsidRPr="0089517E">
        <w:rPr>
          <w:vertAlign w:val="superscript"/>
        </w:rPr>
        <w:t>4</w:t>
      </w:r>
      <w:r w:rsidR="0089517E" w:rsidRPr="0089517E">
        <w:rPr>
          <w:vertAlign w:val="superscript"/>
        </w:rPr>
        <w:fldChar w:fldCharType="end"/>
      </w:r>
      <w:r w:rsidR="0016433B">
        <w:t xml:space="preserve"> </w:t>
      </w:r>
      <w:r w:rsidR="007542D2">
        <w:t>The</w:t>
      </w:r>
      <w:r w:rsidR="00500876">
        <w:t xml:space="preserve"> axillary lymph nodes</w:t>
      </w:r>
      <w:r w:rsidR="007542D2">
        <w:t xml:space="preserve"> are </w:t>
      </w:r>
      <w:r w:rsidR="000950FC">
        <w:t>kidney-shaped and often visible on the MLO images.</w:t>
      </w:r>
      <w:r w:rsidR="0089517E" w:rsidRPr="0089517E">
        <w:rPr>
          <w:vertAlign w:val="superscript"/>
        </w:rPr>
        <w:fldChar w:fldCharType="begin"/>
      </w:r>
      <w:r w:rsidR="0089517E" w:rsidRPr="0089517E">
        <w:rPr>
          <w:vertAlign w:val="superscript"/>
        </w:rPr>
        <w:instrText xml:space="preserve"> NOTEREF _Ref138943042 \h </w:instrText>
      </w:r>
      <w:r w:rsidR="0089517E">
        <w:rPr>
          <w:vertAlign w:val="superscript"/>
        </w:rPr>
        <w:instrText xml:space="preserve"> \* MERGEFORMAT </w:instrText>
      </w:r>
      <w:r w:rsidR="0089517E" w:rsidRPr="0089517E">
        <w:rPr>
          <w:vertAlign w:val="superscript"/>
        </w:rPr>
      </w:r>
      <w:r w:rsidR="0089517E" w:rsidRPr="0089517E">
        <w:rPr>
          <w:vertAlign w:val="superscript"/>
        </w:rPr>
        <w:fldChar w:fldCharType="separate"/>
      </w:r>
      <w:r w:rsidR="0089517E" w:rsidRPr="0089517E">
        <w:rPr>
          <w:vertAlign w:val="superscript"/>
        </w:rPr>
        <w:t>17</w:t>
      </w:r>
      <w:r w:rsidR="0089517E" w:rsidRPr="0089517E">
        <w:rPr>
          <w:vertAlign w:val="superscript"/>
        </w:rPr>
        <w:fldChar w:fldCharType="end"/>
      </w:r>
      <w:r w:rsidR="000950FC">
        <w:t xml:space="preserve"> </w:t>
      </w:r>
      <w:r w:rsidR="0016433B" w:rsidRPr="0016433B">
        <w:t>The internal mammary group</w:t>
      </w:r>
      <w:r w:rsidR="0076379A">
        <w:t xml:space="preserve"> of lymph nodes along the sternum</w:t>
      </w:r>
      <w:r w:rsidR="0016433B" w:rsidRPr="0016433B">
        <w:t xml:space="preserve"> drains the remaining 20 to 25% of lymph.</w:t>
      </w:r>
      <w:r w:rsidR="0089517E" w:rsidRPr="0089517E">
        <w:rPr>
          <w:vertAlign w:val="superscript"/>
        </w:rPr>
        <w:fldChar w:fldCharType="begin"/>
      </w:r>
      <w:r w:rsidR="0089517E" w:rsidRPr="0089517E">
        <w:rPr>
          <w:vertAlign w:val="superscript"/>
        </w:rPr>
        <w:instrText xml:space="preserve"> NOTEREF _Ref138967697 \h </w:instrText>
      </w:r>
      <w:r w:rsidR="0089517E">
        <w:rPr>
          <w:vertAlign w:val="superscript"/>
        </w:rPr>
        <w:instrText xml:space="preserve"> \* MERGEFORMAT </w:instrText>
      </w:r>
      <w:r w:rsidR="0089517E" w:rsidRPr="0089517E">
        <w:rPr>
          <w:vertAlign w:val="superscript"/>
        </w:rPr>
      </w:r>
      <w:r w:rsidR="0089517E" w:rsidRPr="0089517E">
        <w:rPr>
          <w:vertAlign w:val="superscript"/>
        </w:rPr>
        <w:fldChar w:fldCharType="separate"/>
      </w:r>
      <w:r w:rsidR="0089517E" w:rsidRPr="0089517E">
        <w:rPr>
          <w:vertAlign w:val="superscript"/>
        </w:rPr>
        <w:t>27</w:t>
      </w:r>
      <w:r w:rsidR="0089517E" w:rsidRPr="0089517E">
        <w:rPr>
          <w:vertAlign w:val="superscript"/>
        </w:rPr>
        <w:fldChar w:fldCharType="end"/>
      </w:r>
    </w:p>
    <w:p w14:paraId="5864AB95" w14:textId="2DD9BB20" w:rsidR="006E736A" w:rsidRDefault="006E736A" w:rsidP="00991C72">
      <w:pPr>
        <w:spacing w:after="0" w:line="360" w:lineRule="auto"/>
      </w:pPr>
    </w:p>
    <w:p w14:paraId="32D0D964" w14:textId="37C43E6F" w:rsidR="00732BFC" w:rsidRDefault="00732BFC" w:rsidP="00732BFC">
      <w:pPr>
        <w:spacing w:after="0" w:line="360" w:lineRule="auto"/>
        <w:rPr>
          <w:sz w:val="18"/>
          <w:szCs w:val="18"/>
        </w:rPr>
        <w:sectPr w:rsidR="00732BFC" w:rsidSect="00300B6C">
          <w:endnotePr>
            <w:numFmt w:val="decimal"/>
          </w:endnotePr>
          <w:type w:val="continuous"/>
          <w:pgSz w:w="12240" w:h="15840"/>
          <w:pgMar w:top="1440" w:right="1440" w:bottom="1440" w:left="1440" w:header="708" w:footer="708" w:gutter="0"/>
          <w:cols w:space="708"/>
          <w:docGrid w:linePitch="360"/>
        </w:sectPr>
      </w:pPr>
      <w:r>
        <w:rPr>
          <w:noProof/>
        </w:rPr>
        <w:drawing>
          <wp:anchor distT="0" distB="0" distL="114300" distR="114300" simplePos="0" relativeHeight="251683840" behindDoc="0" locked="0" layoutInCell="1" allowOverlap="1" wp14:anchorId="467B2403" wp14:editId="4BE7EEDA">
            <wp:simplePos x="0" y="0"/>
            <wp:positionH relativeFrom="column">
              <wp:posOffset>147320</wp:posOffset>
            </wp:positionH>
            <wp:positionV relativeFrom="paragraph">
              <wp:posOffset>1921667</wp:posOffset>
            </wp:positionV>
            <wp:extent cx="2337435" cy="2618105"/>
            <wp:effectExtent l="0" t="0" r="0" b="0"/>
            <wp:wrapTopAndBottom/>
            <wp:docPr id="1648939406" name="Picture 1" descr="A picture containing flower, art, rose, tatto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9406" name="Picture 1648939406" descr="A picture containing flower, art, rose, tattoo&#10;&#10;Description automatically generated"/>
                    <pic:cNvPicPr>
                      <a:picLocks noChangeAspect="1"/>
                    </pic:cNvPicPr>
                  </pic:nvPicPr>
                  <pic:blipFill rotWithShape="1">
                    <a:blip r:embed="rId31">
                      <a:extLst>
                        <a:ext uri="{28A0092B-C50C-407E-A947-70E740481C1C}">
                          <a14:useLocalDpi xmlns:a14="http://schemas.microsoft.com/office/drawing/2010/main" val="0"/>
                        </a:ext>
                      </a:extLst>
                    </a:blip>
                    <a:srcRect l="-1" t="-436" r="49458"/>
                    <a:stretch/>
                  </pic:blipFill>
                  <pic:spPr bwMode="auto">
                    <a:xfrm>
                      <a:off x="0" y="0"/>
                      <a:ext cx="2337435" cy="2618105"/>
                    </a:xfrm>
                    <a:prstGeom prst="rect">
                      <a:avLst/>
                    </a:prstGeom>
                    <a:noFill/>
                    <a:ln>
                      <a:noFill/>
                    </a:ln>
                    <a:extLst>
                      <a:ext uri="{53640926-AAD7-44D8-BBD7-CCE9431645EC}">
                        <a14:shadowObscured xmlns:a14="http://schemas.microsoft.com/office/drawing/2010/main"/>
                      </a:ext>
                    </a:extLst>
                  </pic:spPr>
                </pic:pic>
              </a:graphicData>
            </a:graphic>
          </wp:anchor>
        </w:drawing>
      </w:r>
      <w:r w:rsidR="00EE261B">
        <w:t xml:space="preserve">Metastatic spread of breast cancer typically occurs through the lymphatic system. </w:t>
      </w:r>
      <w:r w:rsidR="009648FC" w:rsidRPr="009648FC">
        <w:t>If the breast skin's lymphatic area is affected, interstitial fluid drainage is compromised, and excess fluid builds up. This lymphedema can cause deviation of the nipple and a thickened, leather-like appearance of the skin.</w:t>
      </w:r>
      <w:r w:rsidR="0089517E" w:rsidRPr="0089517E">
        <w:rPr>
          <w:vertAlign w:val="superscript"/>
        </w:rPr>
        <w:fldChar w:fldCharType="begin"/>
      </w:r>
      <w:r w:rsidR="0089517E" w:rsidRPr="0089517E">
        <w:rPr>
          <w:vertAlign w:val="superscript"/>
        </w:rPr>
        <w:instrText xml:space="preserve"> NOTEREF _Ref138966937 \h </w:instrText>
      </w:r>
      <w:r w:rsidR="0089517E">
        <w:rPr>
          <w:vertAlign w:val="superscript"/>
        </w:rPr>
        <w:instrText xml:space="preserve"> \* MERGEFORMAT </w:instrText>
      </w:r>
      <w:r w:rsidR="0089517E" w:rsidRPr="0089517E">
        <w:rPr>
          <w:vertAlign w:val="superscript"/>
        </w:rPr>
      </w:r>
      <w:r w:rsidR="0089517E" w:rsidRPr="0089517E">
        <w:rPr>
          <w:vertAlign w:val="superscript"/>
        </w:rPr>
        <w:fldChar w:fldCharType="separate"/>
      </w:r>
      <w:r w:rsidR="0089517E" w:rsidRPr="0089517E">
        <w:rPr>
          <w:vertAlign w:val="superscript"/>
        </w:rPr>
        <w:t>6</w:t>
      </w:r>
      <w:r w:rsidR="0089517E" w:rsidRPr="0089517E">
        <w:rPr>
          <w:vertAlign w:val="superscript"/>
        </w:rPr>
        <w:fldChar w:fldCharType="end"/>
      </w:r>
      <w:r w:rsidR="009648FC">
        <w:t xml:space="preserve"> C</w:t>
      </w:r>
      <w:r w:rsidR="00EE261B">
        <w:t>ancerous</w:t>
      </w:r>
      <w:r w:rsidR="00D3545C">
        <w:t xml:space="preserve"> cells </w:t>
      </w:r>
      <w:r w:rsidR="00B4212D">
        <w:t xml:space="preserve">often </w:t>
      </w:r>
      <w:r w:rsidR="00886675">
        <w:t>s</w:t>
      </w:r>
      <w:r w:rsidR="000D64C2">
        <w:t>ettle</w:t>
      </w:r>
      <w:r w:rsidR="00D3545C">
        <w:t xml:space="preserve"> in the </w:t>
      </w:r>
      <w:r w:rsidR="0067461A">
        <w:t xml:space="preserve">axillary lymph </w:t>
      </w:r>
      <w:r w:rsidR="00D3545C">
        <w:t>nodes</w:t>
      </w:r>
      <w:r w:rsidR="00EE261B">
        <w:t xml:space="preserve"> and </w:t>
      </w:r>
      <w:r w:rsidR="00886675">
        <w:t xml:space="preserve">multiply, enlarging the node </w:t>
      </w:r>
      <w:r w:rsidR="00ED158C">
        <w:t xml:space="preserve">to </w:t>
      </w:r>
      <w:r w:rsidR="00886675">
        <w:t>the point of being noticeable on palpitation.</w:t>
      </w:r>
      <w:r w:rsidR="0089517E" w:rsidRPr="0089517E">
        <w:rPr>
          <w:vertAlign w:val="superscript"/>
        </w:rPr>
        <w:fldChar w:fldCharType="begin"/>
      </w:r>
      <w:r w:rsidR="0089517E" w:rsidRPr="0089517E">
        <w:rPr>
          <w:vertAlign w:val="superscript"/>
        </w:rPr>
        <w:instrText xml:space="preserve"> NOTEREF _Ref138966937 \h </w:instrText>
      </w:r>
      <w:r w:rsidR="0089517E">
        <w:rPr>
          <w:vertAlign w:val="superscript"/>
        </w:rPr>
        <w:instrText xml:space="preserve"> \* MERGEFORMAT </w:instrText>
      </w:r>
      <w:r w:rsidR="0089517E" w:rsidRPr="0089517E">
        <w:rPr>
          <w:vertAlign w:val="superscript"/>
        </w:rPr>
      </w:r>
      <w:r w:rsidR="0089517E" w:rsidRPr="0089517E">
        <w:rPr>
          <w:vertAlign w:val="superscript"/>
        </w:rPr>
        <w:fldChar w:fldCharType="separate"/>
      </w:r>
      <w:r w:rsidR="0089517E" w:rsidRPr="0089517E">
        <w:rPr>
          <w:vertAlign w:val="superscript"/>
        </w:rPr>
        <w:t>6</w:t>
      </w:r>
      <w:r w:rsidR="0089517E" w:rsidRPr="0089517E">
        <w:rPr>
          <w:vertAlign w:val="superscript"/>
        </w:rPr>
        <w:fldChar w:fldCharType="end"/>
      </w:r>
      <w:r w:rsidR="00901A77">
        <w:t xml:space="preserve"> </w:t>
      </w:r>
      <w:r w:rsidR="000D64C2">
        <w:t>Palpable</w:t>
      </w:r>
      <w:r w:rsidR="00901A77">
        <w:t xml:space="preserve"> axillary nodes </w:t>
      </w:r>
      <w:r w:rsidR="00E5510D">
        <w:t>may</w:t>
      </w:r>
      <w:r w:rsidR="00901A77">
        <w:t xml:space="preserve"> indicate breast cancer</w:t>
      </w:r>
      <w:r w:rsidR="00A03F10">
        <w:t>,</w:t>
      </w:r>
      <w:r w:rsidR="00901A77">
        <w:t xml:space="preserve"> but the absence of </w:t>
      </w:r>
      <w:r w:rsidR="00136BD9">
        <w:t>enlarged nodes</w:t>
      </w:r>
      <w:r w:rsidR="00901A77">
        <w:t xml:space="preserve"> does not guarantee that metastases has not </w:t>
      </w:r>
      <w:r w:rsidR="00722DB1">
        <w:t>occurred.</w:t>
      </w:r>
      <w:r w:rsidR="0089517E" w:rsidRPr="0089517E">
        <w:rPr>
          <w:vertAlign w:val="superscript"/>
        </w:rPr>
        <w:fldChar w:fldCharType="begin"/>
      </w:r>
      <w:r w:rsidR="0089517E" w:rsidRPr="0089517E">
        <w:rPr>
          <w:vertAlign w:val="superscript"/>
        </w:rPr>
        <w:instrText xml:space="preserve"> NOTEREF _Ref138966937 \h </w:instrText>
      </w:r>
      <w:r w:rsidR="0089517E">
        <w:rPr>
          <w:vertAlign w:val="superscript"/>
        </w:rPr>
        <w:instrText xml:space="preserve"> \* MERGEFORMAT </w:instrText>
      </w:r>
      <w:r w:rsidR="0089517E" w:rsidRPr="0089517E">
        <w:rPr>
          <w:vertAlign w:val="superscript"/>
        </w:rPr>
      </w:r>
      <w:r w:rsidR="0089517E" w:rsidRPr="0089517E">
        <w:rPr>
          <w:vertAlign w:val="superscript"/>
        </w:rPr>
        <w:fldChar w:fldCharType="separate"/>
      </w:r>
      <w:r w:rsidR="0089517E" w:rsidRPr="0089517E">
        <w:rPr>
          <w:vertAlign w:val="superscript"/>
        </w:rPr>
        <w:t>6</w:t>
      </w:r>
      <w:r w:rsidR="0089517E" w:rsidRPr="0089517E">
        <w:rPr>
          <w:vertAlign w:val="superscript"/>
        </w:rPr>
        <w:fldChar w:fldCharType="end"/>
      </w:r>
      <w:r w:rsidR="00722DB1" w:rsidRPr="0089517E">
        <w:rPr>
          <w:vertAlign w:val="superscript"/>
        </w:rPr>
        <w:t xml:space="preserve"> </w:t>
      </w:r>
      <w:r w:rsidR="00F106A2">
        <w:t xml:space="preserve">Figure 8 </w:t>
      </w:r>
      <w:r w:rsidR="00E5510D">
        <w:t>illustrates</w:t>
      </w:r>
      <w:r w:rsidR="00F106A2">
        <w:t xml:space="preserve"> breast lymphatics and enlarged axillary lymph nodes.</w:t>
      </w:r>
      <w:bookmarkStart w:id="34" w:name="_Ref138967802"/>
      <w:r w:rsidR="0089517E">
        <w:rPr>
          <w:rStyle w:val="EndnoteReference"/>
        </w:rPr>
        <w:endnoteReference w:id="30"/>
      </w:r>
      <w:bookmarkEnd w:id="34"/>
      <w:r w:rsidR="00F106A2">
        <w:t xml:space="preserve"> </w:t>
      </w:r>
    </w:p>
    <w:p w14:paraId="73EEFF9B" w14:textId="0556248A" w:rsidR="00732BFC" w:rsidRDefault="00732BFC" w:rsidP="00732BFC">
      <w:pPr>
        <w:rPr>
          <w:sz w:val="18"/>
          <w:szCs w:val="18"/>
        </w:rPr>
      </w:pPr>
    </w:p>
    <w:p w14:paraId="547172A0" w14:textId="77777777" w:rsidR="00732BFC" w:rsidRDefault="00732BFC" w:rsidP="00732BFC">
      <w:pPr>
        <w:rPr>
          <w:sz w:val="18"/>
          <w:szCs w:val="18"/>
        </w:rPr>
        <w:sectPr w:rsidR="00732BFC" w:rsidSect="00300B6C">
          <w:endnotePr>
            <w:numFmt w:val="decimal"/>
          </w:endnotePr>
          <w:type w:val="continuous"/>
          <w:pgSz w:w="12240" w:h="15840"/>
          <w:pgMar w:top="1440" w:right="1440" w:bottom="1440" w:left="1440" w:header="708" w:footer="708" w:gutter="0"/>
          <w:cols w:space="708"/>
          <w:docGrid w:linePitch="360"/>
        </w:sectPr>
      </w:pPr>
    </w:p>
    <w:p w14:paraId="6E40CD0B" w14:textId="470708F2" w:rsidR="00732BFC" w:rsidRPr="005C087F" w:rsidRDefault="00732BFC" w:rsidP="00732BFC">
      <w:pPr>
        <w:rPr>
          <w:sz w:val="18"/>
          <w:szCs w:val="18"/>
        </w:rPr>
      </w:pPr>
      <w:r w:rsidRPr="005C087F">
        <w:rPr>
          <w:sz w:val="18"/>
          <w:szCs w:val="18"/>
        </w:rPr>
        <w:t>Figure</w:t>
      </w:r>
      <w:r>
        <w:rPr>
          <w:sz w:val="18"/>
          <w:szCs w:val="18"/>
        </w:rPr>
        <w:t xml:space="preserve"> 8: The breast lymphatic system. The lymphatic drainage from the breast mainly goes to the axillary lymph nodes. Enlarged axillary lymph nodes (red, in circle) can indicate metastatic spread of breast cancer.</w:t>
      </w:r>
      <w:r w:rsidRPr="00F43945">
        <w:rPr>
          <w:sz w:val="18"/>
          <w:szCs w:val="18"/>
          <w:vertAlign w:val="superscript"/>
        </w:rPr>
        <w:fldChar w:fldCharType="begin"/>
      </w:r>
      <w:r w:rsidRPr="00F43945">
        <w:rPr>
          <w:sz w:val="18"/>
          <w:szCs w:val="18"/>
          <w:vertAlign w:val="superscript"/>
        </w:rPr>
        <w:instrText xml:space="preserve"> NOTEREF _Ref138967802 \h </w:instrText>
      </w:r>
      <w:r>
        <w:rPr>
          <w:sz w:val="18"/>
          <w:szCs w:val="18"/>
          <w:vertAlign w:val="superscript"/>
        </w:rPr>
        <w:instrText xml:space="preserve"> \* MERGEFORMAT </w:instrText>
      </w:r>
      <w:r w:rsidRPr="00F43945">
        <w:rPr>
          <w:sz w:val="18"/>
          <w:szCs w:val="18"/>
          <w:vertAlign w:val="superscript"/>
        </w:rPr>
      </w:r>
      <w:r w:rsidRPr="00F43945">
        <w:rPr>
          <w:sz w:val="18"/>
          <w:szCs w:val="18"/>
          <w:vertAlign w:val="superscript"/>
        </w:rPr>
        <w:fldChar w:fldCharType="separate"/>
      </w:r>
      <w:r w:rsidRPr="00F43945">
        <w:rPr>
          <w:sz w:val="18"/>
          <w:szCs w:val="18"/>
          <w:vertAlign w:val="superscript"/>
        </w:rPr>
        <w:t>30</w:t>
      </w:r>
      <w:r w:rsidRPr="00F43945">
        <w:rPr>
          <w:sz w:val="18"/>
          <w:szCs w:val="18"/>
          <w:vertAlign w:val="superscript"/>
        </w:rPr>
        <w:fldChar w:fldCharType="end"/>
      </w:r>
      <w:r w:rsidRPr="00F43945">
        <w:rPr>
          <w:sz w:val="18"/>
          <w:szCs w:val="18"/>
          <w:vertAlign w:val="superscript"/>
        </w:rPr>
        <w:t xml:space="preserve"> </w:t>
      </w:r>
      <w:r>
        <w:rPr>
          <w:sz w:val="18"/>
          <w:szCs w:val="18"/>
        </w:rPr>
        <w:t xml:space="preserve"> </w:t>
      </w:r>
    </w:p>
    <w:p w14:paraId="64A7468E" w14:textId="77777777" w:rsidR="00732BFC" w:rsidRDefault="00732BFC" w:rsidP="002E4B85">
      <w:pPr>
        <w:spacing w:after="0" w:line="360" w:lineRule="auto"/>
      </w:pPr>
    </w:p>
    <w:p w14:paraId="114F63C9" w14:textId="77777777" w:rsidR="001358D4" w:rsidRDefault="001358D4" w:rsidP="002E4B85">
      <w:pPr>
        <w:spacing w:after="0" w:line="360" w:lineRule="auto"/>
        <w:sectPr w:rsidR="001358D4" w:rsidSect="00300B6C">
          <w:endnotePr>
            <w:numFmt w:val="decimal"/>
          </w:endnotePr>
          <w:type w:val="continuous"/>
          <w:pgSz w:w="12240" w:h="15840"/>
          <w:pgMar w:top="1440" w:right="1440" w:bottom="1440" w:left="1440" w:header="708" w:footer="708" w:gutter="0"/>
          <w:cols w:space="708"/>
          <w:docGrid w:linePitch="360"/>
        </w:sectPr>
      </w:pPr>
    </w:p>
    <w:p w14:paraId="559B2A32" w14:textId="18624759" w:rsidR="00364073" w:rsidRDefault="00364073" w:rsidP="002E4B85">
      <w:pPr>
        <w:spacing w:after="0" w:line="360" w:lineRule="auto"/>
      </w:pPr>
    </w:p>
    <w:p w14:paraId="01B2836C" w14:textId="77777777" w:rsidR="006E736A" w:rsidRDefault="006E736A" w:rsidP="002E4B85">
      <w:pPr>
        <w:spacing w:after="0" w:line="360" w:lineRule="auto"/>
      </w:pPr>
    </w:p>
    <w:p w14:paraId="6583A5E6" w14:textId="5E26FA6E" w:rsidR="00DF680D" w:rsidRDefault="00DF680D" w:rsidP="00DF680D">
      <w:pPr>
        <w:spacing w:after="0" w:line="360" w:lineRule="auto"/>
      </w:pPr>
    </w:p>
    <w:p w14:paraId="68A296C3" w14:textId="5323E8CF" w:rsidR="00A03F10" w:rsidRDefault="00FE2A08" w:rsidP="002E4B85">
      <w:pPr>
        <w:spacing w:after="0" w:line="360" w:lineRule="auto"/>
      </w:pPr>
      <w:r>
        <w:lastRenderedPageBreak/>
        <w:t>When tumor cells detach from the primary tumor and travel to the lymph nodes, the first set of nodes they encounter are called the sentinel lymph nodes. A biopsy of the</w:t>
      </w:r>
      <w:r w:rsidR="008B634F">
        <w:t xml:space="preserve"> sentinel lymph no</w:t>
      </w:r>
      <w:r>
        <w:t xml:space="preserve">des is often done to determine the presence or absence of metastatic cells, which can aid in </w:t>
      </w:r>
      <w:r w:rsidR="000E2337">
        <w:t xml:space="preserve">staging </w:t>
      </w:r>
      <w:r w:rsidR="008B634F">
        <w:t>the cancer.</w:t>
      </w:r>
      <w:bookmarkStart w:id="35" w:name="_Ref138967849"/>
      <w:r w:rsidR="00F43945">
        <w:rPr>
          <w:rStyle w:val="EndnoteReference"/>
        </w:rPr>
        <w:endnoteReference w:id="31"/>
      </w:r>
      <w:bookmarkEnd w:id="35"/>
      <w:r w:rsidR="003C1798">
        <w:t xml:space="preserve"> A radioactive substance or dye is injected into the tumor ar</w:t>
      </w:r>
      <w:r w:rsidR="007040F1">
        <w:t>ea</w:t>
      </w:r>
      <w:r w:rsidR="000E2337">
        <w:t>,</w:t>
      </w:r>
      <w:r w:rsidR="007040F1">
        <w:t xml:space="preserve"> and </w:t>
      </w:r>
      <w:r w:rsidR="00D746DD">
        <w:t>the path of lymph drainage is followed by a probe to determine the location of the sentinel lymph nodes.</w:t>
      </w:r>
      <w:r w:rsidR="00F14A44" w:rsidRPr="00F14A44">
        <w:rPr>
          <w:vertAlign w:val="superscript"/>
        </w:rPr>
        <w:fldChar w:fldCharType="begin"/>
      </w:r>
      <w:r w:rsidR="00F14A44" w:rsidRPr="00F14A44">
        <w:rPr>
          <w:vertAlign w:val="superscript"/>
        </w:rPr>
        <w:instrText xml:space="preserve"> NOTEREF _Ref138967849 \h </w:instrText>
      </w:r>
      <w:r w:rsidR="00F14A44">
        <w:rPr>
          <w:vertAlign w:val="superscript"/>
        </w:rPr>
        <w:instrText xml:space="preserve"> \* MERGEFORMAT </w:instrText>
      </w:r>
      <w:r w:rsidR="00F14A44" w:rsidRPr="00F14A44">
        <w:rPr>
          <w:vertAlign w:val="superscript"/>
        </w:rPr>
      </w:r>
      <w:r w:rsidR="00F14A44" w:rsidRPr="00F14A44">
        <w:rPr>
          <w:vertAlign w:val="superscript"/>
        </w:rPr>
        <w:fldChar w:fldCharType="separate"/>
      </w:r>
      <w:r w:rsidR="00F14A44" w:rsidRPr="00F14A44">
        <w:rPr>
          <w:vertAlign w:val="superscript"/>
        </w:rPr>
        <w:t>31</w:t>
      </w:r>
      <w:r w:rsidR="00F14A44" w:rsidRPr="00F14A44">
        <w:rPr>
          <w:vertAlign w:val="superscript"/>
        </w:rPr>
        <w:fldChar w:fldCharType="end"/>
      </w:r>
      <w:r w:rsidR="00FA48E5">
        <w:t xml:space="preserve"> </w:t>
      </w:r>
    </w:p>
    <w:p w14:paraId="44547BA1" w14:textId="413FEDF7" w:rsidR="00DF680D" w:rsidRDefault="00DF680D" w:rsidP="00DF680D">
      <w:pPr>
        <w:spacing w:after="0" w:line="360" w:lineRule="auto"/>
      </w:pPr>
    </w:p>
    <w:p w14:paraId="1B65BA79" w14:textId="0892CFB7" w:rsidR="009C4E81" w:rsidRPr="006E1087" w:rsidRDefault="00ED2729" w:rsidP="00991C72">
      <w:pPr>
        <w:spacing w:after="0" w:line="360" w:lineRule="auto"/>
      </w:pPr>
      <w:r w:rsidRPr="00ED2729">
        <w:t>The</w:t>
      </w:r>
      <w:r w:rsidR="000463DD">
        <w:t xml:space="preserve"> right breast </w:t>
      </w:r>
      <w:r w:rsidR="00FA48E5">
        <w:t>lymph</w:t>
      </w:r>
      <w:r w:rsidR="0068045D">
        <w:t xml:space="preserve"> is</w:t>
      </w:r>
      <w:r w:rsidR="000463DD">
        <w:t xml:space="preserve"> drained by the</w:t>
      </w:r>
      <w:r w:rsidRPr="00ED2729">
        <w:t xml:space="preserve"> right lymphatic duct</w:t>
      </w:r>
      <w:r w:rsidR="00FA48E5">
        <w:t>, while the left breast is drained by the thoracic duct</w:t>
      </w:r>
      <w:r w:rsidRPr="00ED2729">
        <w:t>.</w:t>
      </w:r>
      <w:r w:rsidR="00F14A44" w:rsidRPr="00F14A44">
        <w:rPr>
          <w:vertAlign w:val="superscript"/>
        </w:rPr>
        <w:fldChar w:fldCharType="begin"/>
      </w:r>
      <w:r w:rsidR="00F14A44" w:rsidRPr="00F14A44">
        <w:rPr>
          <w:vertAlign w:val="superscript"/>
        </w:rPr>
        <w:instrText xml:space="preserve"> NOTEREF _Ref138941941 \h </w:instrText>
      </w:r>
      <w:r w:rsidR="00F14A44">
        <w:rPr>
          <w:vertAlign w:val="superscript"/>
        </w:rPr>
        <w:instrText xml:space="preserve"> \* MERGEFORMAT </w:instrText>
      </w:r>
      <w:r w:rsidR="00F14A44" w:rsidRPr="00F14A44">
        <w:rPr>
          <w:vertAlign w:val="superscript"/>
        </w:rPr>
      </w:r>
      <w:r w:rsidR="00F14A44" w:rsidRPr="00F14A44">
        <w:rPr>
          <w:vertAlign w:val="superscript"/>
        </w:rPr>
        <w:fldChar w:fldCharType="separate"/>
      </w:r>
      <w:r w:rsidR="00F14A44" w:rsidRPr="00F14A44">
        <w:rPr>
          <w:vertAlign w:val="superscript"/>
        </w:rPr>
        <w:t>9</w:t>
      </w:r>
      <w:r w:rsidR="00F14A44" w:rsidRPr="00F14A44">
        <w:rPr>
          <w:vertAlign w:val="superscript"/>
        </w:rPr>
        <w:fldChar w:fldCharType="end"/>
      </w:r>
      <w:r w:rsidRPr="002D0EA5">
        <w:t xml:space="preserve"> Since the breasts drain into separate blood vessels, </w:t>
      </w:r>
      <w:r w:rsidR="000E2337">
        <w:t xml:space="preserve">the </w:t>
      </w:r>
      <w:r w:rsidRPr="002D0EA5">
        <w:t>early spread of a tumor from one side to another via lymphatics does not occur.</w:t>
      </w:r>
      <w:r w:rsidR="00F14A44" w:rsidRPr="00F14A44">
        <w:rPr>
          <w:vertAlign w:val="superscript"/>
        </w:rPr>
        <w:fldChar w:fldCharType="begin"/>
      </w:r>
      <w:r w:rsidR="00F14A44" w:rsidRPr="00F14A44">
        <w:rPr>
          <w:vertAlign w:val="superscript"/>
        </w:rPr>
        <w:instrText xml:space="preserve"> NOTEREF _Ref138941793 \h </w:instrText>
      </w:r>
      <w:r w:rsidR="00F14A44">
        <w:rPr>
          <w:vertAlign w:val="superscript"/>
        </w:rPr>
        <w:instrText xml:space="preserve"> \* MERGEFORMAT </w:instrText>
      </w:r>
      <w:r w:rsidR="00F14A44" w:rsidRPr="00F14A44">
        <w:rPr>
          <w:vertAlign w:val="superscript"/>
        </w:rPr>
      </w:r>
      <w:r w:rsidR="00F14A44" w:rsidRPr="00F14A44">
        <w:rPr>
          <w:vertAlign w:val="superscript"/>
        </w:rPr>
        <w:fldChar w:fldCharType="separate"/>
      </w:r>
      <w:r w:rsidR="00F14A44" w:rsidRPr="00F14A44">
        <w:rPr>
          <w:vertAlign w:val="superscript"/>
        </w:rPr>
        <w:t>5</w:t>
      </w:r>
      <w:r w:rsidR="00F14A44" w:rsidRPr="00F14A44">
        <w:rPr>
          <w:vertAlign w:val="superscript"/>
        </w:rPr>
        <w:fldChar w:fldCharType="end"/>
      </w:r>
      <w:r w:rsidR="00F14A44" w:rsidRPr="00E47CF4">
        <w:rPr>
          <w:b/>
          <w:bCs/>
        </w:rPr>
        <w:t xml:space="preserve"> </w:t>
      </w:r>
      <w:r w:rsidR="009C4E81" w:rsidRPr="00E47CF4">
        <w:rPr>
          <w:b/>
          <w:bCs/>
        </w:rPr>
        <w:br/>
      </w:r>
    </w:p>
    <w:p w14:paraId="12C1DE94" w14:textId="15B306E4" w:rsidR="009B2813" w:rsidRDefault="009C4E81" w:rsidP="00991C72">
      <w:pPr>
        <w:pStyle w:val="Heading1"/>
      </w:pPr>
      <w:r w:rsidRPr="005E1D5F">
        <w:t>Breast Density</w:t>
      </w:r>
      <w:r w:rsidR="00D87466">
        <w:br/>
      </w:r>
    </w:p>
    <w:p w14:paraId="70A92ABF" w14:textId="37DC26F5" w:rsidR="009C4E81" w:rsidRDefault="009C4E81" w:rsidP="00991C72">
      <w:pPr>
        <w:pStyle w:val="Heading2"/>
      </w:pPr>
      <w:r w:rsidRPr="005E1D5F">
        <w:t>Changes over lifetime</w:t>
      </w:r>
    </w:p>
    <w:p w14:paraId="4653247F" w14:textId="56D5DDCD" w:rsidR="00237501" w:rsidRDefault="000E2337" w:rsidP="00991C72">
      <w:pPr>
        <w:spacing w:after="0" w:line="360" w:lineRule="auto"/>
      </w:pPr>
      <w:r>
        <w:t>The female</w:t>
      </w:r>
      <w:r w:rsidR="00DD7E92">
        <w:t xml:space="preserve"> b</w:t>
      </w:r>
      <w:r w:rsidR="00741038">
        <w:t>reast begins development during puberty</w:t>
      </w:r>
      <w:r w:rsidR="00DD7E92">
        <w:t xml:space="preserve"> </w:t>
      </w:r>
      <w:r w:rsidR="0073335A">
        <w:t>due to</w:t>
      </w:r>
      <w:r w:rsidR="00DD7E92">
        <w:t xml:space="preserve"> the </w:t>
      </w:r>
      <w:r w:rsidR="00DC713C">
        <w:t>increase in estrogen</w:t>
      </w:r>
      <w:r w:rsidR="00741038">
        <w:t xml:space="preserve"> and completes development during the onset of pregnancy</w:t>
      </w:r>
      <w:r w:rsidR="00CC3989">
        <w:t>.</w:t>
      </w:r>
      <w:r w:rsidR="00F14A44" w:rsidRPr="00502EEF">
        <w:rPr>
          <w:vertAlign w:val="superscript"/>
        </w:rPr>
        <w:fldChar w:fldCharType="begin"/>
      </w:r>
      <w:r w:rsidR="00F14A44" w:rsidRPr="00502EEF">
        <w:rPr>
          <w:vertAlign w:val="superscript"/>
        </w:rPr>
        <w:instrText xml:space="preserve"> NOTEREF _Ref138943042 \h </w:instrText>
      </w:r>
      <w:r w:rsidR="00502EEF">
        <w:rPr>
          <w:vertAlign w:val="superscript"/>
        </w:rPr>
        <w:instrText xml:space="preserve"> \* MERGEFORMAT </w:instrText>
      </w:r>
      <w:r w:rsidR="00F14A44" w:rsidRPr="00502EEF">
        <w:rPr>
          <w:vertAlign w:val="superscript"/>
        </w:rPr>
      </w:r>
      <w:r w:rsidR="00F14A44" w:rsidRPr="00502EEF">
        <w:rPr>
          <w:vertAlign w:val="superscript"/>
        </w:rPr>
        <w:fldChar w:fldCharType="separate"/>
      </w:r>
      <w:r w:rsidR="00F14A44" w:rsidRPr="00502EEF">
        <w:rPr>
          <w:vertAlign w:val="superscript"/>
        </w:rPr>
        <w:t>17</w:t>
      </w:r>
      <w:r w:rsidR="00F14A44" w:rsidRPr="00502EEF">
        <w:rPr>
          <w:vertAlign w:val="superscript"/>
        </w:rPr>
        <w:fldChar w:fldCharType="end"/>
      </w:r>
      <w:r w:rsidR="00CC3989">
        <w:t xml:space="preserve"> </w:t>
      </w:r>
      <w:r w:rsidR="00237501" w:rsidRPr="00237501">
        <w:t xml:space="preserve">During pregnancy, the breast volume and </w:t>
      </w:r>
      <w:r w:rsidR="0083311E">
        <w:t xml:space="preserve">density </w:t>
      </w:r>
      <w:r w:rsidR="00622485">
        <w:t>increase</w:t>
      </w:r>
      <w:r w:rsidR="00237501" w:rsidRPr="00237501">
        <w:t xml:space="preserve"> as the amount of active glandular tissue doubles relative to fat tissue.</w:t>
      </w:r>
      <w:r w:rsidR="00F14A44" w:rsidRPr="00F14A44">
        <w:rPr>
          <w:vertAlign w:val="superscript"/>
        </w:rPr>
        <w:fldChar w:fldCharType="begin"/>
      </w:r>
      <w:r w:rsidR="00F14A44" w:rsidRPr="00F14A44">
        <w:rPr>
          <w:vertAlign w:val="superscript"/>
        </w:rPr>
        <w:instrText xml:space="preserve"> NOTEREF _Ref138941724 \h </w:instrText>
      </w:r>
      <w:r w:rsidR="00F14A44">
        <w:rPr>
          <w:vertAlign w:val="superscript"/>
        </w:rPr>
        <w:instrText xml:space="preserve"> \* MERGEFORMAT </w:instrText>
      </w:r>
      <w:r w:rsidR="00F14A44" w:rsidRPr="00F14A44">
        <w:rPr>
          <w:vertAlign w:val="superscript"/>
        </w:rPr>
      </w:r>
      <w:r w:rsidR="00F14A44" w:rsidRPr="00F14A44">
        <w:rPr>
          <w:vertAlign w:val="superscript"/>
        </w:rPr>
        <w:fldChar w:fldCharType="separate"/>
      </w:r>
      <w:r w:rsidR="00F14A44" w:rsidRPr="00F14A44">
        <w:rPr>
          <w:vertAlign w:val="superscript"/>
        </w:rPr>
        <w:t>4</w:t>
      </w:r>
      <w:r w:rsidR="00F14A44" w:rsidRPr="00F14A44">
        <w:rPr>
          <w:vertAlign w:val="superscript"/>
        </w:rPr>
        <w:fldChar w:fldCharType="end"/>
      </w:r>
      <w:r w:rsidR="00237501">
        <w:t xml:space="preserve"> Other breast changes during pregnancy </w:t>
      </w:r>
      <w:r w:rsidR="00476BEA">
        <w:t>include</w:t>
      </w:r>
      <w:r w:rsidR="00237501">
        <w:t xml:space="preserve"> </w:t>
      </w:r>
      <w:r w:rsidR="00476BEA">
        <w:t>d</w:t>
      </w:r>
      <w:r w:rsidR="00CC3989">
        <w:t xml:space="preserve">ilation of </w:t>
      </w:r>
      <w:r w:rsidR="00F649BF">
        <w:t xml:space="preserve">superficial veins </w:t>
      </w:r>
      <w:r w:rsidR="00CC3989">
        <w:t>and darkening in color of the</w:t>
      </w:r>
      <w:r w:rsidR="00F649BF">
        <w:t xml:space="preserve"> nipple-areola complex</w:t>
      </w:r>
      <w:r w:rsidR="000B6FF0">
        <w:t>.</w:t>
      </w:r>
      <w:r w:rsidR="00F14A44" w:rsidRPr="00F14A44">
        <w:rPr>
          <w:vertAlign w:val="superscript"/>
        </w:rPr>
        <w:fldChar w:fldCharType="begin"/>
      </w:r>
      <w:r w:rsidR="00F14A44" w:rsidRPr="00F14A44">
        <w:rPr>
          <w:vertAlign w:val="superscript"/>
        </w:rPr>
        <w:instrText xml:space="preserve"> NOTEREF _Ref138967205 \h </w:instrText>
      </w:r>
      <w:r w:rsidR="00F14A44">
        <w:rPr>
          <w:vertAlign w:val="superscript"/>
        </w:rPr>
        <w:instrText xml:space="preserve"> \* MERGEFORMAT </w:instrText>
      </w:r>
      <w:r w:rsidR="00F14A44" w:rsidRPr="00F14A44">
        <w:rPr>
          <w:vertAlign w:val="superscript"/>
        </w:rPr>
      </w:r>
      <w:r w:rsidR="00F14A44" w:rsidRPr="00F14A44">
        <w:rPr>
          <w:vertAlign w:val="superscript"/>
        </w:rPr>
        <w:fldChar w:fldCharType="separate"/>
      </w:r>
      <w:r w:rsidR="00F14A44" w:rsidRPr="00F14A44">
        <w:rPr>
          <w:vertAlign w:val="superscript"/>
        </w:rPr>
        <w:t>3</w:t>
      </w:r>
      <w:r w:rsidR="00F14A44" w:rsidRPr="00F14A44">
        <w:rPr>
          <w:vertAlign w:val="superscript"/>
        </w:rPr>
        <w:fldChar w:fldCharType="end"/>
      </w:r>
      <w:r w:rsidR="00F14A44">
        <w:rPr>
          <w:vertAlign w:val="superscript"/>
        </w:rPr>
        <w:t>,</w:t>
      </w:r>
      <w:r w:rsidR="00F14A44" w:rsidRPr="00F14A44">
        <w:rPr>
          <w:vertAlign w:val="superscript"/>
        </w:rPr>
        <w:fldChar w:fldCharType="begin"/>
      </w:r>
      <w:r w:rsidR="00F14A44" w:rsidRPr="00F14A44">
        <w:rPr>
          <w:vertAlign w:val="superscript"/>
        </w:rPr>
        <w:instrText xml:space="preserve"> NOTEREF _Ref138941724 \h </w:instrText>
      </w:r>
      <w:r w:rsidR="00F14A44">
        <w:rPr>
          <w:vertAlign w:val="superscript"/>
        </w:rPr>
        <w:instrText xml:space="preserve"> \* MERGEFORMAT </w:instrText>
      </w:r>
      <w:r w:rsidR="00F14A44" w:rsidRPr="00F14A44">
        <w:rPr>
          <w:vertAlign w:val="superscript"/>
        </w:rPr>
      </w:r>
      <w:r w:rsidR="00F14A44" w:rsidRPr="00F14A44">
        <w:rPr>
          <w:vertAlign w:val="superscript"/>
        </w:rPr>
        <w:fldChar w:fldCharType="separate"/>
      </w:r>
      <w:r w:rsidR="00F14A44" w:rsidRPr="00F14A44">
        <w:rPr>
          <w:vertAlign w:val="superscript"/>
        </w:rPr>
        <w:t>4</w:t>
      </w:r>
      <w:r w:rsidR="00F14A44" w:rsidRPr="00F14A44">
        <w:rPr>
          <w:vertAlign w:val="superscript"/>
        </w:rPr>
        <w:fldChar w:fldCharType="end"/>
      </w:r>
      <w:r w:rsidR="00020B90" w:rsidRPr="00020B90">
        <w:t xml:space="preserve"> </w:t>
      </w:r>
      <w:r w:rsidR="00237501" w:rsidRPr="00237501">
        <w:t>When a baby nurses, or draws milk from the breast, the entire areolar region is taken into the mouth.</w:t>
      </w:r>
      <w:r w:rsidR="00F14A44" w:rsidRPr="00F14A44">
        <w:rPr>
          <w:vertAlign w:val="superscript"/>
        </w:rPr>
        <w:fldChar w:fldCharType="begin"/>
      </w:r>
      <w:r w:rsidR="00F14A44" w:rsidRPr="00F14A44">
        <w:rPr>
          <w:vertAlign w:val="superscript"/>
        </w:rPr>
        <w:instrText xml:space="preserve"> NOTEREF _Ref138941941 \h </w:instrText>
      </w:r>
      <w:r w:rsidR="00F14A44">
        <w:rPr>
          <w:vertAlign w:val="superscript"/>
        </w:rPr>
        <w:instrText xml:space="preserve"> \* MERGEFORMAT </w:instrText>
      </w:r>
      <w:r w:rsidR="00F14A44" w:rsidRPr="00F14A44">
        <w:rPr>
          <w:vertAlign w:val="superscript"/>
        </w:rPr>
      </w:r>
      <w:r w:rsidR="00F14A44" w:rsidRPr="00F14A44">
        <w:rPr>
          <w:vertAlign w:val="superscript"/>
        </w:rPr>
        <w:fldChar w:fldCharType="separate"/>
      </w:r>
      <w:r w:rsidR="00F14A44" w:rsidRPr="00F14A44">
        <w:rPr>
          <w:vertAlign w:val="superscript"/>
        </w:rPr>
        <w:t>9</w:t>
      </w:r>
      <w:r w:rsidR="00F14A44" w:rsidRPr="00F14A44">
        <w:rPr>
          <w:vertAlign w:val="superscript"/>
        </w:rPr>
        <w:fldChar w:fldCharType="end"/>
      </w:r>
      <w:r w:rsidR="00237501" w:rsidRPr="00237501">
        <w:t xml:space="preserve"> This stimulates the release of hormones that begins milk production in the epithelial cells.</w:t>
      </w:r>
      <w:r w:rsidR="00F14A44" w:rsidRPr="00F14A44">
        <w:rPr>
          <w:vertAlign w:val="superscript"/>
        </w:rPr>
        <w:fldChar w:fldCharType="begin"/>
      </w:r>
      <w:r w:rsidR="00F14A44" w:rsidRPr="00F14A44">
        <w:rPr>
          <w:vertAlign w:val="superscript"/>
        </w:rPr>
        <w:instrText xml:space="preserve"> NOTEREF _Ref138941941 \h </w:instrText>
      </w:r>
      <w:r w:rsidR="00F14A44">
        <w:rPr>
          <w:vertAlign w:val="superscript"/>
        </w:rPr>
        <w:instrText xml:space="preserve"> \* MERGEFORMAT </w:instrText>
      </w:r>
      <w:r w:rsidR="00F14A44" w:rsidRPr="00F14A44">
        <w:rPr>
          <w:vertAlign w:val="superscript"/>
        </w:rPr>
      </w:r>
      <w:r w:rsidR="00F14A44" w:rsidRPr="00F14A44">
        <w:rPr>
          <w:vertAlign w:val="superscript"/>
        </w:rPr>
        <w:fldChar w:fldCharType="separate"/>
      </w:r>
      <w:r w:rsidR="00F14A44" w:rsidRPr="00F14A44">
        <w:rPr>
          <w:vertAlign w:val="superscript"/>
        </w:rPr>
        <w:t>9</w:t>
      </w:r>
      <w:r w:rsidR="00F14A44" w:rsidRPr="00F14A44">
        <w:rPr>
          <w:vertAlign w:val="superscript"/>
        </w:rPr>
        <w:fldChar w:fldCharType="end"/>
      </w:r>
      <w:r w:rsidR="00F14A44" w:rsidRPr="00F14A44">
        <w:rPr>
          <w:vertAlign w:val="superscript"/>
        </w:rPr>
        <w:t>,</w:t>
      </w:r>
      <w:r w:rsidR="00F14A44" w:rsidRPr="00F14A44">
        <w:rPr>
          <w:vertAlign w:val="superscript"/>
        </w:rPr>
        <w:fldChar w:fldCharType="begin"/>
      </w:r>
      <w:r w:rsidR="00F14A44" w:rsidRPr="00F14A44">
        <w:rPr>
          <w:vertAlign w:val="superscript"/>
        </w:rPr>
        <w:instrText xml:space="preserve"> NOTEREF _Ref138943042 \h </w:instrText>
      </w:r>
      <w:r w:rsidR="00F14A44">
        <w:rPr>
          <w:vertAlign w:val="superscript"/>
        </w:rPr>
        <w:instrText xml:space="preserve"> \* MERGEFORMAT </w:instrText>
      </w:r>
      <w:r w:rsidR="00F14A44" w:rsidRPr="00F14A44">
        <w:rPr>
          <w:vertAlign w:val="superscript"/>
        </w:rPr>
      </w:r>
      <w:r w:rsidR="00F14A44" w:rsidRPr="00F14A44">
        <w:rPr>
          <w:vertAlign w:val="superscript"/>
        </w:rPr>
        <w:fldChar w:fldCharType="separate"/>
      </w:r>
      <w:r w:rsidR="00F14A44" w:rsidRPr="00F14A44">
        <w:rPr>
          <w:vertAlign w:val="superscript"/>
        </w:rPr>
        <w:t>17</w:t>
      </w:r>
      <w:r w:rsidR="00F14A44" w:rsidRPr="00F14A44">
        <w:rPr>
          <w:vertAlign w:val="superscript"/>
        </w:rPr>
        <w:fldChar w:fldCharType="end"/>
      </w:r>
      <w:r w:rsidR="00237501" w:rsidRPr="00237501">
        <w:t xml:space="preserve"> Breast size does not affect the amount of milk produced.</w:t>
      </w:r>
      <w:r w:rsidR="00F14A44" w:rsidRPr="00F14A44">
        <w:rPr>
          <w:vertAlign w:val="superscript"/>
        </w:rPr>
        <w:fldChar w:fldCharType="begin"/>
      </w:r>
      <w:r w:rsidR="00F14A44" w:rsidRPr="00F14A44">
        <w:rPr>
          <w:vertAlign w:val="superscript"/>
        </w:rPr>
        <w:instrText xml:space="preserve"> NOTEREF _Ref138941941 \h </w:instrText>
      </w:r>
      <w:r w:rsidR="00F14A44">
        <w:rPr>
          <w:vertAlign w:val="superscript"/>
        </w:rPr>
        <w:instrText xml:space="preserve"> \* MERGEFORMAT </w:instrText>
      </w:r>
      <w:r w:rsidR="00F14A44" w:rsidRPr="00F14A44">
        <w:rPr>
          <w:vertAlign w:val="superscript"/>
        </w:rPr>
      </w:r>
      <w:r w:rsidR="00F14A44" w:rsidRPr="00F14A44">
        <w:rPr>
          <w:vertAlign w:val="superscript"/>
        </w:rPr>
        <w:fldChar w:fldCharType="separate"/>
      </w:r>
      <w:r w:rsidR="00F14A44" w:rsidRPr="00F14A44">
        <w:rPr>
          <w:vertAlign w:val="superscript"/>
        </w:rPr>
        <w:t>9</w:t>
      </w:r>
      <w:r w:rsidR="00F14A44" w:rsidRPr="00F14A44">
        <w:rPr>
          <w:vertAlign w:val="superscript"/>
        </w:rPr>
        <w:fldChar w:fldCharType="end"/>
      </w:r>
      <w:r w:rsidR="00F14A44">
        <w:t xml:space="preserve"> </w:t>
      </w:r>
    </w:p>
    <w:p w14:paraId="73FAD871" w14:textId="2D4FDFF1" w:rsidR="004C5454" w:rsidRDefault="00353D3E" w:rsidP="00991C72">
      <w:pPr>
        <w:spacing w:after="0" w:line="360" w:lineRule="auto"/>
      </w:pPr>
      <w:r>
        <w:t>The increase in glandular tissue during pregnancy</w:t>
      </w:r>
      <w:r w:rsidR="00237501" w:rsidRPr="00237501">
        <w:t xml:space="preserve"> </w:t>
      </w:r>
      <w:r>
        <w:t xml:space="preserve">causes a noticeable increase </w:t>
      </w:r>
      <w:r w:rsidR="00237501" w:rsidRPr="00237501">
        <w:t>in mammographic density. This can make it challenging to identify any pathologies in the lactating breast.</w:t>
      </w:r>
      <w:r>
        <w:t xml:space="preserve"> </w:t>
      </w:r>
      <w:r w:rsidR="00BF4BC1">
        <w:t xml:space="preserve">Figure </w:t>
      </w:r>
      <w:r w:rsidR="00400E7C">
        <w:t>9</w:t>
      </w:r>
      <w:r w:rsidR="00A470F0">
        <w:t xml:space="preserve"> </w:t>
      </w:r>
      <w:r w:rsidR="00BF4BC1">
        <w:t>shows an MLO image of a</w:t>
      </w:r>
      <w:r w:rsidR="00497479">
        <w:t xml:space="preserve"> lactating breast with high mammographic density.</w:t>
      </w:r>
      <w:bookmarkStart w:id="36" w:name="_Ref138967984"/>
      <w:r w:rsidR="00F14A44">
        <w:rPr>
          <w:rStyle w:val="EndnoteReference"/>
        </w:rPr>
        <w:endnoteReference w:id="32"/>
      </w:r>
      <w:bookmarkEnd w:id="36"/>
      <w:r w:rsidR="00BF4BC1">
        <w:t xml:space="preserve"> </w:t>
      </w:r>
    </w:p>
    <w:p w14:paraId="4B894C13" w14:textId="651AF3AA" w:rsidR="004C5454" w:rsidRDefault="004C5454" w:rsidP="00991C72">
      <w:pPr>
        <w:spacing w:after="0" w:line="360" w:lineRule="auto"/>
      </w:pPr>
    </w:p>
    <w:p w14:paraId="4F2737C7" w14:textId="77777777" w:rsidR="004C5454" w:rsidRDefault="004C5454" w:rsidP="00991C72">
      <w:pPr>
        <w:spacing w:after="0" w:line="360" w:lineRule="auto"/>
        <w:sectPr w:rsidR="004C5454" w:rsidSect="00300B6C">
          <w:endnotePr>
            <w:numFmt w:val="decimal"/>
          </w:endnotePr>
          <w:type w:val="continuous"/>
          <w:pgSz w:w="12240" w:h="15840"/>
          <w:pgMar w:top="1440" w:right="1440" w:bottom="1440" w:left="1440" w:header="708" w:footer="708" w:gutter="0"/>
          <w:cols w:space="708"/>
          <w:docGrid w:linePitch="360"/>
        </w:sectPr>
      </w:pPr>
    </w:p>
    <w:p w14:paraId="1AF83BF0" w14:textId="0B79A8EB" w:rsidR="00BF4BC1" w:rsidRDefault="00BF4BC1" w:rsidP="00991C72">
      <w:pPr>
        <w:spacing w:after="0" w:line="360" w:lineRule="auto"/>
      </w:pPr>
    </w:p>
    <w:p w14:paraId="4E33EDB5" w14:textId="77777777" w:rsidR="004C5454" w:rsidRDefault="004C5454" w:rsidP="00991C72">
      <w:pPr>
        <w:spacing w:after="0" w:line="360" w:lineRule="auto"/>
      </w:pPr>
    </w:p>
    <w:p w14:paraId="056C7430" w14:textId="77777777" w:rsidR="004C5454" w:rsidRDefault="004C5454" w:rsidP="00991C72">
      <w:pPr>
        <w:spacing w:after="0" w:line="360" w:lineRule="auto"/>
      </w:pPr>
    </w:p>
    <w:p w14:paraId="441875AC" w14:textId="77777777" w:rsidR="004C5454" w:rsidRDefault="004C5454" w:rsidP="00991C72">
      <w:pPr>
        <w:spacing w:after="0" w:line="360" w:lineRule="auto"/>
      </w:pPr>
    </w:p>
    <w:p w14:paraId="052596F0" w14:textId="77777777" w:rsidR="004C5454" w:rsidRDefault="004C5454" w:rsidP="00991C72">
      <w:pPr>
        <w:spacing w:after="0" w:line="360" w:lineRule="auto"/>
      </w:pPr>
    </w:p>
    <w:p w14:paraId="6BD4B675" w14:textId="77777777" w:rsidR="004C5454" w:rsidRDefault="004C5454" w:rsidP="00991C72">
      <w:pPr>
        <w:spacing w:after="0" w:line="360" w:lineRule="auto"/>
      </w:pPr>
    </w:p>
    <w:p w14:paraId="7B630469" w14:textId="77777777" w:rsidR="004C5454" w:rsidRDefault="004C5454" w:rsidP="00991C72">
      <w:pPr>
        <w:spacing w:after="0" w:line="360" w:lineRule="auto"/>
      </w:pPr>
    </w:p>
    <w:p w14:paraId="30976752" w14:textId="6F0DED64" w:rsidR="004C5454" w:rsidRDefault="004C5454" w:rsidP="00991C72">
      <w:pPr>
        <w:spacing w:after="0" w:line="360" w:lineRule="auto"/>
      </w:pPr>
      <w:r>
        <w:rPr>
          <w:noProof/>
        </w:rPr>
        <w:lastRenderedPageBreak/>
        <w:drawing>
          <wp:anchor distT="0" distB="0" distL="114300" distR="114300" simplePos="0" relativeHeight="251689984" behindDoc="0" locked="0" layoutInCell="1" allowOverlap="1" wp14:anchorId="68DF9B3D" wp14:editId="682D5DC2">
            <wp:simplePos x="0" y="0"/>
            <wp:positionH relativeFrom="column">
              <wp:posOffset>0</wp:posOffset>
            </wp:positionH>
            <wp:positionV relativeFrom="page">
              <wp:posOffset>1167130</wp:posOffset>
            </wp:positionV>
            <wp:extent cx="2383790" cy="2496185"/>
            <wp:effectExtent l="0" t="0" r="3810" b="5715"/>
            <wp:wrapTopAndBottom/>
            <wp:docPr id="7" name="Picture 6" descr="A close-up of a breast sca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lose-up of a breast scan&#10;&#10;Description automatically generated with low confidence"/>
                    <pic:cNvPicPr>
                      <a:picLocks noChangeAspect="1"/>
                    </pic:cNvPicPr>
                  </pic:nvPicPr>
                  <pic:blipFill rotWithShape="1">
                    <a:blip r:embed="rId32" cstate="print">
                      <a:extLst>
                        <a:ext uri="{28A0092B-C50C-407E-A947-70E740481C1C}">
                          <a14:useLocalDpi xmlns:a14="http://schemas.microsoft.com/office/drawing/2010/main" val="0"/>
                        </a:ext>
                      </a:extLst>
                    </a:blip>
                    <a:srcRect t="4573" r="1462" b="9210"/>
                    <a:stretch/>
                  </pic:blipFill>
                  <pic:spPr bwMode="auto">
                    <a:xfrm>
                      <a:off x="0" y="0"/>
                      <a:ext cx="2383790" cy="2496185"/>
                    </a:xfrm>
                    <a:prstGeom prst="rect">
                      <a:avLst/>
                    </a:prstGeom>
                    <a:noFill/>
                    <a:ln>
                      <a:noFill/>
                    </a:ln>
                    <a:extLst>
                      <a:ext uri="{53640926-AAD7-44D8-BBD7-CCE9431645EC}">
                        <a14:shadowObscured xmlns:a14="http://schemas.microsoft.com/office/drawing/2010/main"/>
                      </a:ext>
                    </a:extLst>
                  </pic:spPr>
                </pic:pic>
              </a:graphicData>
            </a:graphic>
          </wp:anchor>
        </w:drawing>
      </w:r>
    </w:p>
    <w:p w14:paraId="76241F7E" w14:textId="05632D7B" w:rsidR="004C5454" w:rsidRDefault="004C5454" w:rsidP="00991C72">
      <w:pPr>
        <w:spacing w:after="0" w:line="360" w:lineRule="auto"/>
      </w:pPr>
    </w:p>
    <w:p w14:paraId="7FCE2CBB" w14:textId="7933D755" w:rsidR="007B7490" w:rsidRPr="004C5454" w:rsidRDefault="007B7490" w:rsidP="004C5454">
      <w:pPr>
        <w:rPr>
          <w:sz w:val="18"/>
          <w:szCs w:val="18"/>
        </w:rPr>
      </w:pPr>
      <w:r w:rsidRPr="005C087F">
        <w:rPr>
          <w:sz w:val="18"/>
          <w:szCs w:val="18"/>
        </w:rPr>
        <w:t>Figure</w:t>
      </w:r>
      <w:r>
        <w:rPr>
          <w:sz w:val="18"/>
          <w:szCs w:val="18"/>
        </w:rPr>
        <w:t xml:space="preserve"> 9: MLO image showing increased density during lactation. This patient felt left breast pain and a lump six </w:t>
      </w:r>
      <w:proofErr w:type="gramStart"/>
      <w:r>
        <w:rPr>
          <w:sz w:val="18"/>
          <w:szCs w:val="18"/>
        </w:rPr>
        <w:t>weeks</w:t>
      </w:r>
      <w:proofErr w:type="gramEnd"/>
      <w:r>
        <w:rPr>
          <w:sz w:val="18"/>
          <w:szCs w:val="18"/>
        </w:rPr>
        <w:t xml:space="preserve"> </w:t>
      </w:r>
      <w:proofErr w:type="spellStart"/>
      <w:r>
        <w:rPr>
          <w:sz w:val="18"/>
          <w:szCs w:val="18"/>
        </w:rPr>
        <w:t>post partum</w:t>
      </w:r>
      <w:proofErr w:type="spellEnd"/>
      <w:r>
        <w:rPr>
          <w:sz w:val="18"/>
          <w:szCs w:val="18"/>
        </w:rPr>
        <w:t>. There is no obvious mass or collection noted on this mammogram.</w:t>
      </w:r>
      <w:r w:rsidRPr="003B3717">
        <w:rPr>
          <w:sz w:val="18"/>
          <w:szCs w:val="18"/>
          <w:vertAlign w:val="superscript"/>
        </w:rPr>
        <w:fldChar w:fldCharType="begin"/>
      </w:r>
      <w:r w:rsidRPr="003B3717">
        <w:rPr>
          <w:sz w:val="18"/>
          <w:szCs w:val="18"/>
          <w:vertAlign w:val="superscript"/>
        </w:rPr>
        <w:instrText xml:space="preserve"> NOTEREF _Ref138967984 \h </w:instrText>
      </w:r>
      <w:r>
        <w:rPr>
          <w:sz w:val="18"/>
          <w:szCs w:val="18"/>
          <w:vertAlign w:val="superscript"/>
        </w:rPr>
        <w:instrText xml:space="preserve"> \* MERGEFORMAT </w:instrText>
      </w:r>
      <w:r w:rsidRPr="003B3717">
        <w:rPr>
          <w:sz w:val="18"/>
          <w:szCs w:val="18"/>
          <w:vertAlign w:val="superscript"/>
        </w:rPr>
      </w:r>
      <w:r w:rsidRPr="003B3717">
        <w:rPr>
          <w:sz w:val="18"/>
          <w:szCs w:val="18"/>
          <w:vertAlign w:val="superscript"/>
        </w:rPr>
        <w:fldChar w:fldCharType="separate"/>
      </w:r>
      <w:r w:rsidRPr="003B3717">
        <w:rPr>
          <w:sz w:val="18"/>
          <w:szCs w:val="18"/>
          <w:vertAlign w:val="superscript"/>
        </w:rPr>
        <w:t>32</w:t>
      </w:r>
      <w:r w:rsidRPr="003B3717">
        <w:rPr>
          <w:sz w:val="18"/>
          <w:szCs w:val="18"/>
          <w:vertAlign w:val="superscript"/>
        </w:rPr>
        <w:fldChar w:fldCharType="end"/>
      </w:r>
      <w:r>
        <w:rPr>
          <w:sz w:val="18"/>
          <w:szCs w:val="18"/>
        </w:rPr>
        <w:t xml:space="preserve"> </w:t>
      </w:r>
    </w:p>
    <w:p w14:paraId="0E605E4A" w14:textId="77777777" w:rsidR="007B7490" w:rsidRDefault="007B7490" w:rsidP="00991C72">
      <w:pPr>
        <w:spacing w:after="0" w:line="360" w:lineRule="auto"/>
        <w:sectPr w:rsidR="007B7490" w:rsidSect="00300B6C">
          <w:endnotePr>
            <w:numFmt w:val="decimal"/>
          </w:endnotePr>
          <w:type w:val="continuous"/>
          <w:pgSz w:w="12240" w:h="15840"/>
          <w:pgMar w:top="1440" w:right="1440" w:bottom="1440" w:left="1440" w:header="708" w:footer="708" w:gutter="0"/>
          <w:cols w:space="708"/>
          <w:docGrid w:linePitch="360"/>
        </w:sectPr>
      </w:pPr>
    </w:p>
    <w:p w14:paraId="524EF911" w14:textId="48858FE1" w:rsidR="007B7490" w:rsidRDefault="007B7490" w:rsidP="00991C72">
      <w:pPr>
        <w:spacing w:after="0" w:line="360" w:lineRule="auto"/>
      </w:pPr>
    </w:p>
    <w:p w14:paraId="2D3DCCF5" w14:textId="6CAFAF0D" w:rsidR="000F562D" w:rsidRPr="00196379" w:rsidRDefault="00B532E8" w:rsidP="00991C72">
      <w:pPr>
        <w:spacing w:after="0" w:line="360" w:lineRule="auto"/>
      </w:pPr>
      <w:r>
        <w:t xml:space="preserve">When the baby is weaned and breastfeeding stops, the lobular epithelial cells return to their </w:t>
      </w:r>
      <w:proofErr w:type="spellStart"/>
      <w:r>
        <w:t>nonfunctioning</w:t>
      </w:r>
      <w:proofErr w:type="spellEnd"/>
      <w:r>
        <w:t xml:space="preserve"> s</w:t>
      </w:r>
      <w:r w:rsidRPr="00B532E8">
        <w:t>tate</w:t>
      </w:r>
      <w:r w:rsidR="0083311E">
        <w:t>,</w:t>
      </w:r>
      <w:r w:rsidR="008D0EF0">
        <w:t xml:space="preserve"> and extra</w:t>
      </w:r>
      <w:r w:rsidR="006B77A0">
        <w:t xml:space="preserve"> stromal</w:t>
      </w:r>
      <w:r w:rsidR="00E00ED5">
        <w:t xml:space="preserve"> and</w:t>
      </w:r>
      <w:r w:rsidR="008D0EF0">
        <w:t xml:space="preserve"> </w:t>
      </w:r>
      <w:r w:rsidR="00E00ED5">
        <w:t>glandular tissues</w:t>
      </w:r>
      <w:r w:rsidR="008D0EF0">
        <w:t xml:space="preserve"> atrophy</w:t>
      </w:r>
      <w:r w:rsidR="0083311E">
        <w:t>, decreasing</w:t>
      </w:r>
      <w:r w:rsidR="006B77A0">
        <w:t xml:space="preserve"> the</w:t>
      </w:r>
      <w:r w:rsidR="008D0EF0">
        <w:t xml:space="preserve"> breast size</w:t>
      </w:r>
      <w:r w:rsidRPr="00B532E8">
        <w:t>.</w:t>
      </w:r>
      <w:r w:rsidR="003B3717" w:rsidRPr="003B3717">
        <w:rPr>
          <w:vertAlign w:val="superscript"/>
        </w:rPr>
        <w:fldChar w:fldCharType="begin"/>
      </w:r>
      <w:r w:rsidR="003B3717" w:rsidRPr="003B3717">
        <w:rPr>
          <w:vertAlign w:val="superscript"/>
        </w:rPr>
        <w:instrText xml:space="preserve"> NOTEREF _Ref138941793 \h </w:instrText>
      </w:r>
      <w:r w:rsidR="003B3717">
        <w:rPr>
          <w:vertAlign w:val="superscript"/>
        </w:rPr>
        <w:instrText xml:space="preserve"> \* MERGEFORMAT </w:instrText>
      </w:r>
      <w:r w:rsidR="003B3717" w:rsidRPr="003B3717">
        <w:rPr>
          <w:vertAlign w:val="superscript"/>
        </w:rPr>
      </w:r>
      <w:r w:rsidR="003B3717" w:rsidRPr="003B3717">
        <w:rPr>
          <w:vertAlign w:val="superscript"/>
        </w:rPr>
        <w:fldChar w:fldCharType="separate"/>
      </w:r>
      <w:r w:rsidR="003B3717" w:rsidRPr="003B3717">
        <w:rPr>
          <w:vertAlign w:val="superscript"/>
        </w:rPr>
        <w:t>5</w:t>
      </w:r>
      <w:r w:rsidR="003B3717" w:rsidRPr="003B3717">
        <w:rPr>
          <w:vertAlign w:val="superscript"/>
        </w:rPr>
        <w:fldChar w:fldCharType="end"/>
      </w:r>
      <w:r w:rsidR="003B3717" w:rsidRPr="003B3717">
        <w:rPr>
          <w:vertAlign w:val="superscript"/>
        </w:rPr>
        <w:t>,</w:t>
      </w:r>
      <w:r w:rsidR="003B3717" w:rsidRPr="003B3717">
        <w:rPr>
          <w:vertAlign w:val="superscript"/>
        </w:rPr>
        <w:fldChar w:fldCharType="begin"/>
      </w:r>
      <w:r w:rsidR="003B3717" w:rsidRPr="003B3717">
        <w:rPr>
          <w:vertAlign w:val="superscript"/>
        </w:rPr>
        <w:instrText xml:space="preserve"> NOTEREF _Ref138943042 \h </w:instrText>
      </w:r>
      <w:r w:rsidR="003B3717">
        <w:rPr>
          <w:vertAlign w:val="superscript"/>
        </w:rPr>
        <w:instrText xml:space="preserve"> \* MERGEFORMAT </w:instrText>
      </w:r>
      <w:r w:rsidR="003B3717" w:rsidRPr="003B3717">
        <w:rPr>
          <w:vertAlign w:val="superscript"/>
        </w:rPr>
      </w:r>
      <w:r w:rsidR="003B3717" w:rsidRPr="003B3717">
        <w:rPr>
          <w:vertAlign w:val="superscript"/>
        </w:rPr>
        <w:fldChar w:fldCharType="separate"/>
      </w:r>
      <w:r w:rsidR="003B3717" w:rsidRPr="003B3717">
        <w:rPr>
          <w:vertAlign w:val="superscript"/>
        </w:rPr>
        <w:t>17</w:t>
      </w:r>
      <w:r w:rsidR="003B3717" w:rsidRPr="003B3717">
        <w:rPr>
          <w:vertAlign w:val="superscript"/>
        </w:rPr>
        <w:fldChar w:fldCharType="end"/>
      </w:r>
      <w:r w:rsidRPr="00B532E8">
        <w:t xml:space="preserve"> </w:t>
      </w:r>
      <w:r w:rsidR="00F65BD5" w:rsidRPr="002403CF">
        <w:rPr>
          <w:highlight w:val="green"/>
        </w:rPr>
        <w:t xml:space="preserve">As women reach the age of 40 and </w:t>
      </w:r>
      <w:r w:rsidR="00A82237">
        <w:rPr>
          <w:highlight w:val="green"/>
        </w:rPr>
        <w:t>begin</w:t>
      </w:r>
      <w:r w:rsidR="00F65BD5" w:rsidRPr="002403CF">
        <w:rPr>
          <w:highlight w:val="green"/>
        </w:rPr>
        <w:t xml:space="preserve"> menopause, the amount of </w:t>
      </w:r>
      <w:proofErr w:type="spellStart"/>
      <w:r w:rsidR="00F65BD5" w:rsidRPr="002403CF">
        <w:rPr>
          <w:highlight w:val="green"/>
        </w:rPr>
        <w:t>fibroglandular</w:t>
      </w:r>
      <w:proofErr w:type="spellEnd"/>
      <w:r w:rsidR="00F65BD5" w:rsidRPr="002403CF">
        <w:rPr>
          <w:highlight w:val="green"/>
        </w:rPr>
        <w:t xml:space="preserve"> breast tissue continues to </w:t>
      </w:r>
      <w:r w:rsidR="00F65BD5" w:rsidRPr="00F33B16">
        <w:rPr>
          <w:highlight w:val="green"/>
        </w:rPr>
        <w:t>decrease</w:t>
      </w:r>
      <w:r w:rsidR="00F33B16" w:rsidRPr="00F33B16">
        <w:rPr>
          <w:highlight w:val="green"/>
        </w:rPr>
        <w:t xml:space="preserve"> or </w:t>
      </w:r>
      <w:commentRangeStart w:id="37"/>
      <w:r w:rsidR="00F33B16" w:rsidRPr="00F33B16">
        <w:rPr>
          <w:highlight w:val="green"/>
        </w:rPr>
        <w:t>involute</w:t>
      </w:r>
      <w:commentRangeEnd w:id="37"/>
      <w:r w:rsidR="00F31810">
        <w:rPr>
          <w:rStyle w:val="CommentReference"/>
        </w:rPr>
        <w:commentReference w:id="37"/>
      </w:r>
      <w:r w:rsidR="00F33B16">
        <w:t>. These tissues are replaced</w:t>
      </w:r>
      <w:r w:rsidR="008D0EF0">
        <w:t xml:space="preserve"> by connective tissue and fat.</w:t>
      </w:r>
      <w:r w:rsidR="003B3717" w:rsidRPr="003B3717">
        <w:rPr>
          <w:vertAlign w:val="superscript"/>
        </w:rPr>
        <w:fldChar w:fldCharType="begin"/>
      </w:r>
      <w:r w:rsidR="003B3717" w:rsidRPr="003B3717">
        <w:rPr>
          <w:vertAlign w:val="superscript"/>
        </w:rPr>
        <w:instrText xml:space="preserve"> NOTEREF _Ref138943042 \h </w:instrText>
      </w:r>
      <w:r w:rsidR="003B3717">
        <w:rPr>
          <w:vertAlign w:val="superscript"/>
        </w:rPr>
        <w:instrText xml:space="preserve"> \* MERGEFORMAT </w:instrText>
      </w:r>
      <w:r w:rsidR="003B3717" w:rsidRPr="003B3717">
        <w:rPr>
          <w:vertAlign w:val="superscript"/>
        </w:rPr>
      </w:r>
      <w:r w:rsidR="003B3717" w:rsidRPr="003B3717">
        <w:rPr>
          <w:vertAlign w:val="superscript"/>
        </w:rPr>
        <w:fldChar w:fldCharType="separate"/>
      </w:r>
      <w:r w:rsidR="003B3717" w:rsidRPr="003B3717">
        <w:rPr>
          <w:vertAlign w:val="superscript"/>
        </w:rPr>
        <w:t>17</w:t>
      </w:r>
      <w:r w:rsidR="003B3717" w:rsidRPr="003B3717">
        <w:rPr>
          <w:vertAlign w:val="superscript"/>
        </w:rPr>
        <w:fldChar w:fldCharType="end"/>
      </w:r>
      <w:r w:rsidR="001A7517" w:rsidRPr="001A7517">
        <w:t xml:space="preserve"> Over time,</w:t>
      </w:r>
      <w:r w:rsidR="00B77CD0">
        <w:t xml:space="preserve"> the amount of f</w:t>
      </w:r>
      <w:r w:rsidR="001808D2">
        <w:t>atty tissue</w:t>
      </w:r>
      <w:r w:rsidR="00B77CD0">
        <w:t xml:space="preserve"> may also decrease</w:t>
      </w:r>
      <w:r w:rsidR="00622485">
        <w:t>,</w:t>
      </w:r>
      <w:r w:rsidR="00193936">
        <w:t xml:space="preserve"> and the suspensory ligaments of Cooper relax,</w:t>
      </w:r>
      <w:r w:rsidR="00B77CD0">
        <w:t xml:space="preserve"> </w:t>
      </w:r>
      <w:r w:rsidR="001A7517" w:rsidRPr="001A7517">
        <w:t>resulting in breast shrinkage</w:t>
      </w:r>
      <w:r w:rsidR="00193936">
        <w:t>, sagging</w:t>
      </w:r>
      <w:r w:rsidR="00AD4BFA">
        <w:t>,</w:t>
      </w:r>
      <w:r w:rsidR="001A7517" w:rsidRPr="001A7517">
        <w:t xml:space="preserve"> and loss of contour.</w:t>
      </w:r>
      <w:r w:rsidR="003B3717" w:rsidRPr="003B3717">
        <w:rPr>
          <w:vertAlign w:val="superscript"/>
        </w:rPr>
        <w:fldChar w:fldCharType="begin"/>
      </w:r>
      <w:r w:rsidR="003B3717" w:rsidRPr="003B3717">
        <w:rPr>
          <w:vertAlign w:val="superscript"/>
        </w:rPr>
        <w:instrText xml:space="preserve"> NOTEREF _Ref138941724 \h </w:instrText>
      </w:r>
      <w:r w:rsidR="003B3717">
        <w:rPr>
          <w:vertAlign w:val="superscript"/>
        </w:rPr>
        <w:instrText xml:space="preserve"> \* MERGEFORMAT </w:instrText>
      </w:r>
      <w:r w:rsidR="003B3717" w:rsidRPr="003B3717">
        <w:rPr>
          <w:vertAlign w:val="superscript"/>
        </w:rPr>
      </w:r>
      <w:r w:rsidR="003B3717" w:rsidRPr="003B3717">
        <w:rPr>
          <w:vertAlign w:val="superscript"/>
        </w:rPr>
        <w:fldChar w:fldCharType="separate"/>
      </w:r>
      <w:r w:rsidR="003B3717" w:rsidRPr="003B3717">
        <w:rPr>
          <w:vertAlign w:val="superscript"/>
        </w:rPr>
        <w:t>4</w:t>
      </w:r>
      <w:r w:rsidR="003B3717" w:rsidRPr="003B3717">
        <w:rPr>
          <w:vertAlign w:val="superscript"/>
        </w:rPr>
        <w:fldChar w:fldCharType="end"/>
      </w:r>
      <w:r w:rsidR="00B53D18">
        <w:rPr>
          <w:b/>
          <w:bCs/>
        </w:rPr>
        <w:t xml:space="preserve"> </w:t>
      </w:r>
      <w:r w:rsidR="001A0702" w:rsidRPr="001A0702">
        <w:t xml:space="preserve">There is a clear </w:t>
      </w:r>
      <w:r w:rsidR="00286AAB">
        <w:t>correlation</w:t>
      </w:r>
      <w:r w:rsidR="001A0702" w:rsidRPr="001A0702">
        <w:t xml:space="preserve"> between the development of breast cancer and </w:t>
      </w:r>
      <w:r w:rsidR="00286AAB">
        <w:t>a</w:t>
      </w:r>
      <w:r w:rsidR="001A0702" w:rsidRPr="001A0702">
        <w:t xml:space="preserve">ge, with 80% of cancers occurring in women </w:t>
      </w:r>
      <w:r w:rsidR="00196379">
        <w:t>over</w:t>
      </w:r>
      <w:r w:rsidR="001A0702" w:rsidRPr="001A0702">
        <w:t xml:space="preserve"> 50</w:t>
      </w:r>
      <w:r w:rsidR="00BF3C65">
        <w:t>.</w:t>
      </w:r>
      <w:bookmarkStart w:id="38" w:name="_Ref138968142"/>
      <w:r w:rsidR="003B3717">
        <w:rPr>
          <w:rStyle w:val="EndnoteReference"/>
        </w:rPr>
        <w:endnoteReference w:id="33"/>
      </w:r>
      <w:bookmarkEnd w:id="38"/>
      <w:r w:rsidR="001A0702" w:rsidRPr="001A0702">
        <w:t xml:space="preserve"> </w:t>
      </w:r>
      <w:r w:rsidR="00E349F2">
        <w:br/>
      </w:r>
    </w:p>
    <w:p w14:paraId="2357ED60" w14:textId="3FBF8901" w:rsidR="00D03C18" w:rsidRPr="00D03C18" w:rsidRDefault="001C1FCD" w:rsidP="00991C72">
      <w:pPr>
        <w:pStyle w:val="Heading2"/>
      </w:pPr>
      <w:r w:rsidRPr="00D03C18">
        <w:t>Mammographic density</w:t>
      </w:r>
    </w:p>
    <w:p w14:paraId="2ADB7238" w14:textId="77777777" w:rsidR="008934BC" w:rsidRDefault="00EC4195" w:rsidP="00991C72">
      <w:pPr>
        <w:spacing w:after="0" w:line="360" w:lineRule="auto"/>
        <w:sectPr w:rsidR="008934BC" w:rsidSect="00300B6C">
          <w:endnotePr>
            <w:numFmt w:val="decimal"/>
          </w:endnotePr>
          <w:type w:val="continuous"/>
          <w:pgSz w:w="12240" w:h="15840"/>
          <w:pgMar w:top="1440" w:right="1440" w:bottom="1440" w:left="1440" w:header="708" w:footer="708" w:gutter="0"/>
          <w:cols w:space="708"/>
          <w:docGrid w:linePitch="360"/>
        </w:sectPr>
      </w:pPr>
      <w:r w:rsidRPr="004B16F1">
        <w:rPr>
          <w:highlight w:val="yellow"/>
        </w:rPr>
        <w:t>Mammographic density</w:t>
      </w:r>
      <w:r w:rsidR="001C1FCD" w:rsidRPr="004B16F1">
        <w:rPr>
          <w:highlight w:val="yellow"/>
        </w:rPr>
        <w:t xml:space="preserve"> </w:t>
      </w:r>
      <w:r w:rsidR="005C5D41" w:rsidRPr="004B16F1">
        <w:rPr>
          <w:highlight w:val="yellow"/>
        </w:rPr>
        <w:t>refers to the</w:t>
      </w:r>
      <w:r w:rsidR="001C1FCD" w:rsidRPr="004B16F1">
        <w:rPr>
          <w:highlight w:val="yellow"/>
        </w:rPr>
        <w:t xml:space="preserve"> proportion of </w:t>
      </w:r>
      <w:r w:rsidR="009E2409">
        <w:rPr>
          <w:highlight w:val="yellow"/>
        </w:rPr>
        <w:t>fibroglandular</w:t>
      </w:r>
      <w:r w:rsidR="00AF20DB" w:rsidRPr="004B16F1">
        <w:rPr>
          <w:highlight w:val="yellow"/>
        </w:rPr>
        <w:t xml:space="preserve"> </w:t>
      </w:r>
      <w:r w:rsidR="00C3763E" w:rsidRPr="004B16F1">
        <w:rPr>
          <w:highlight w:val="yellow"/>
        </w:rPr>
        <w:t>tissue</w:t>
      </w:r>
      <w:r w:rsidR="009E2409">
        <w:rPr>
          <w:highlight w:val="yellow"/>
        </w:rPr>
        <w:t xml:space="preserve"> (stroma and ductal tissues)</w:t>
      </w:r>
      <w:r w:rsidR="001C1FCD" w:rsidRPr="004B16F1">
        <w:rPr>
          <w:highlight w:val="yellow"/>
        </w:rPr>
        <w:t xml:space="preserve"> </w:t>
      </w:r>
      <w:r w:rsidR="00A45A52" w:rsidRPr="004B16F1">
        <w:rPr>
          <w:highlight w:val="yellow"/>
        </w:rPr>
        <w:t xml:space="preserve">to </w:t>
      </w:r>
      <w:commentRangeStart w:id="39"/>
      <w:r w:rsidR="001C1FCD" w:rsidRPr="004B16F1">
        <w:rPr>
          <w:highlight w:val="yellow"/>
        </w:rPr>
        <w:t>adipose</w:t>
      </w:r>
      <w:commentRangeEnd w:id="39"/>
      <w:r w:rsidR="00CA3E9A">
        <w:rPr>
          <w:rStyle w:val="CommentReference"/>
        </w:rPr>
        <w:commentReference w:id="39"/>
      </w:r>
      <w:r w:rsidR="001C1FCD" w:rsidRPr="004B16F1">
        <w:rPr>
          <w:highlight w:val="yellow"/>
        </w:rPr>
        <w:t xml:space="preserve"> tissue</w:t>
      </w:r>
      <w:r w:rsidR="00A45A52" w:rsidRPr="004B16F1">
        <w:rPr>
          <w:highlight w:val="yellow"/>
        </w:rPr>
        <w:t xml:space="preserve"> in the breast</w:t>
      </w:r>
      <w:r w:rsidR="001C1FCD" w:rsidRPr="004B16F1">
        <w:rPr>
          <w:highlight w:val="yellow"/>
        </w:rPr>
        <w:t>.</w:t>
      </w:r>
      <w:bookmarkStart w:id="40" w:name="_Ref138968179"/>
      <w:r w:rsidR="00E5048B">
        <w:rPr>
          <w:rStyle w:val="EndnoteReference"/>
          <w:highlight w:val="yellow"/>
        </w:rPr>
        <w:endnoteReference w:id="34"/>
      </w:r>
      <w:bookmarkEnd w:id="40"/>
      <w:r w:rsidR="001C1FCD" w:rsidRPr="001C1FCD">
        <w:t xml:space="preserve"> </w:t>
      </w:r>
      <w:r w:rsidR="004C622F" w:rsidRPr="004C622F">
        <w:t xml:space="preserve">Since adipose tissue is radiologically translucent, it appears dark on the mammogram. Fibroglandular and stromal tissue are denser and appear white. </w:t>
      </w:r>
      <w:r w:rsidR="00D21038">
        <w:t xml:space="preserve">There are large differences </w:t>
      </w:r>
      <w:r w:rsidR="00BC731A">
        <w:t>in</w:t>
      </w:r>
      <w:r w:rsidR="00D21038">
        <w:t xml:space="preserve"> the amount of </w:t>
      </w:r>
      <w:r w:rsidR="00BC731A">
        <w:t xml:space="preserve">stroma between women, </w:t>
      </w:r>
      <w:r w:rsidR="00A77322">
        <w:t>contributing</w:t>
      </w:r>
      <w:r w:rsidR="00BC731A">
        <w:t xml:space="preserve"> to </w:t>
      </w:r>
      <w:r w:rsidR="00A77322">
        <w:t xml:space="preserve">the </w:t>
      </w:r>
      <w:r w:rsidR="00BC731A">
        <w:t>range of mammographic densit</w:t>
      </w:r>
      <w:r w:rsidR="00997ED8">
        <w:t>ies</w:t>
      </w:r>
      <w:r w:rsidR="00BC731A">
        <w:t>.</w:t>
      </w:r>
      <w:bookmarkStart w:id="41" w:name="_Ref138968089"/>
      <w:r w:rsidR="004949CE">
        <w:rPr>
          <w:rStyle w:val="EndnoteReference"/>
        </w:rPr>
        <w:endnoteReference w:id="35"/>
      </w:r>
      <w:bookmarkEnd w:id="41"/>
      <w:r w:rsidR="005C696A">
        <w:t xml:space="preserve"> </w:t>
      </w:r>
      <w:r w:rsidR="006360FA">
        <w:t>Figure 10 shows the difference in stromal, ductal</w:t>
      </w:r>
      <w:r w:rsidR="00A77322">
        <w:t>,</w:t>
      </w:r>
      <w:r w:rsidR="006360FA">
        <w:t xml:space="preserve"> and adipose tissues in breasts with low- and high-mammographic densities.</w:t>
      </w:r>
      <w:r w:rsidR="001547DD" w:rsidRPr="001547DD">
        <w:rPr>
          <w:vertAlign w:val="superscript"/>
        </w:rPr>
        <w:fldChar w:fldCharType="begin"/>
      </w:r>
      <w:r w:rsidR="001547DD" w:rsidRPr="001547DD">
        <w:rPr>
          <w:vertAlign w:val="superscript"/>
        </w:rPr>
        <w:instrText xml:space="preserve"> NOTEREF _Ref138968089 \h </w:instrText>
      </w:r>
      <w:r w:rsidR="001547DD">
        <w:rPr>
          <w:vertAlign w:val="superscript"/>
        </w:rPr>
        <w:instrText xml:space="preserve"> \* MERGEFORMAT </w:instrText>
      </w:r>
      <w:r w:rsidR="001547DD" w:rsidRPr="001547DD">
        <w:rPr>
          <w:vertAlign w:val="superscript"/>
        </w:rPr>
      </w:r>
      <w:r w:rsidR="001547DD" w:rsidRPr="001547DD">
        <w:rPr>
          <w:vertAlign w:val="superscript"/>
        </w:rPr>
        <w:fldChar w:fldCharType="separate"/>
      </w:r>
      <w:r w:rsidR="001547DD" w:rsidRPr="001547DD">
        <w:rPr>
          <w:vertAlign w:val="superscript"/>
        </w:rPr>
        <w:t>35</w:t>
      </w:r>
      <w:r w:rsidR="001547DD" w:rsidRPr="001547DD">
        <w:rPr>
          <w:vertAlign w:val="superscript"/>
        </w:rPr>
        <w:fldChar w:fldCharType="end"/>
      </w:r>
      <w:r w:rsidR="001547DD">
        <w:t xml:space="preserve"> </w:t>
      </w:r>
    </w:p>
    <w:p w14:paraId="47DB8F9C" w14:textId="0EAD43DA" w:rsidR="006360FA" w:rsidRDefault="006360FA" w:rsidP="00991C72">
      <w:pPr>
        <w:spacing w:after="0" w:line="360" w:lineRule="auto"/>
      </w:pPr>
    </w:p>
    <w:p w14:paraId="13F9F401" w14:textId="77777777" w:rsidR="008934BC" w:rsidRDefault="008934BC" w:rsidP="00991C72">
      <w:pPr>
        <w:spacing w:after="0" w:line="360" w:lineRule="auto"/>
      </w:pPr>
    </w:p>
    <w:p w14:paraId="5C044547" w14:textId="77777777" w:rsidR="008934BC" w:rsidRDefault="008934BC" w:rsidP="00991C72">
      <w:pPr>
        <w:spacing w:after="0" w:line="360" w:lineRule="auto"/>
      </w:pPr>
    </w:p>
    <w:p w14:paraId="5474C142" w14:textId="3FB9A8C8" w:rsidR="008934BC" w:rsidRDefault="008934BC" w:rsidP="00991C72">
      <w:pPr>
        <w:spacing w:after="0" w:line="360" w:lineRule="auto"/>
      </w:pPr>
      <w:r>
        <w:rPr>
          <w:noProof/>
        </w:rPr>
        <w:lastRenderedPageBreak/>
        <w:drawing>
          <wp:anchor distT="0" distB="0" distL="114300" distR="114300" simplePos="0" relativeHeight="251692032" behindDoc="0" locked="0" layoutInCell="1" allowOverlap="1" wp14:anchorId="508CE3B6" wp14:editId="0D51BE25">
            <wp:simplePos x="0" y="0"/>
            <wp:positionH relativeFrom="column">
              <wp:posOffset>0</wp:posOffset>
            </wp:positionH>
            <wp:positionV relativeFrom="paragraph">
              <wp:posOffset>252730</wp:posOffset>
            </wp:positionV>
            <wp:extent cx="2870200" cy="2247900"/>
            <wp:effectExtent l="0" t="0" r="0" b="0"/>
            <wp:wrapTopAndBottom/>
            <wp:docPr id="2015239298" name="Picture 1" descr="A picture containing text, flowe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39298" name="Picture 1" descr="A picture containing text, flower, screenshot&#10;&#10;Description automatically generated"/>
                    <pic:cNvPicPr>
                      <a:picLocks noChangeAspect="1"/>
                    </pic:cNvPicPr>
                  </pic:nvPicPr>
                  <pic:blipFill rotWithShape="1">
                    <a:blip r:embed="rId33" cstate="print">
                      <a:extLst>
                        <a:ext uri="{28A0092B-C50C-407E-A947-70E740481C1C}">
                          <a14:useLocalDpi xmlns:a14="http://schemas.microsoft.com/office/drawing/2010/main" val="0"/>
                        </a:ext>
                      </a:extLst>
                    </a:blip>
                    <a:srcRect l="18678" t="3202" r="17071" b="10903"/>
                    <a:stretch/>
                  </pic:blipFill>
                  <pic:spPr bwMode="auto">
                    <a:xfrm>
                      <a:off x="0" y="0"/>
                      <a:ext cx="2870200" cy="2247900"/>
                    </a:xfrm>
                    <a:prstGeom prst="rect">
                      <a:avLst/>
                    </a:prstGeom>
                    <a:ln>
                      <a:noFill/>
                    </a:ln>
                    <a:extLst>
                      <a:ext uri="{53640926-AAD7-44D8-BBD7-CCE9431645EC}">
                        <a14:shadowObscured xmlns:a14="http://schemas.microsoft.com/office/drawing/2010/main"/>
                      </a:ext>
                    </a:extLst>
                  </pic:spPr>
                </pic:pic>
              </a:graphicData>
            </a:graphic>
          </wp:anchor>
        </w:drawing>
      </w:r>
    </w:p>
    <w:p w14:paraId="55E43BBB" w14:textId="77777777" w:rsidR="008934BC" w:rsidRDefault="008934BC" w:rsidP="00991C72">
      <w:pPr>
        <w:spacing w:after="0" w:line="360" w:lineRule="auto"/>
      </w:pPr>
    </w:p>
    <w:p w14:paraId="560EE1A5" w14:textId="77777777" w:rsidR="008934BC" w:rsidRPr="005C087F" w:rsidRDefault="008934BC" w:rsidP="008934BC">
      <w:pPr>
        <w:rPr>
          <w:sz w:val="18"/>
          <w:szCs w:val="18"/>
        </w:rPr>
      </w:pPr>
      <w:r w:rsidRPr="005C087F">
        <w:rPr>
          <w:sz w:val="18"/>
          <w:szCs w:val="18"/>
        </w:rPr>
        <w:t>Figure</w:t>
      </w:r>
      <w:r>
        <w:rPr>
          <w:sz w:val="18"/>
          <w:szCs w:val="18"/>
        </w:rPr>
        <w:t xml:space="preserve"> 10: Diagrams of breasts with low and high mammographic density (MD). A breast with low MD (A) has less stromal and glandular tissue and more adipose tissue than a breast with high MD (B).</w:t>
      </w:r>
      <w:r w:rsidRPr="001547DD">
        <w:rPr>
          <w:sz w:val="18"/>
          <w:szCs w:val="18"/>
          <w:vertAlign w:val="superscript"/>
        </w:rPr>
        <w:fldChar w:fldCharType="begin"/>
      </w:r>
      <w:r w:rsidRPr="001547DD">
        <w:rPr>
          <w:sz w:val="18"/>
          <w:szCs w:val="18"/>
          <w:vertAlign w:val="superscript"/>
        </w:rPr>
        <w:instrText xml:space="preserve"> NOTEREF _Ref138968089 \h </w:instrText>
      </w:r>
      <w:r>
        <w:rPr>
          <w:sz w:val="18"/>
          <w:szCs w:val="18"/>
          <w:vertAlign w:val="superscript"/>
        </w:rPr>
        <w:instrText xml:space="preserve"> \* MERGEFORMAT </w:instrText>
      </w:r>
      <w:r w:rsidRPr="001547DD">
        <w:rPr>
          <w:sz w:val="18"/>
          <w:szCs w:val="18"/>
          <w:vertAlign w:val="superscript"/>
        </w:rPr>
      </w:r>
      <w:r w:rsidRPr="001547DD">
        <w:rPr>
          <w:sz w:val="18"/>
          <w:szCs w:val="18"/>
          <w:vertAlign w:val="superscript"/>
        </w:rPr>
        <w:fldChar w:fldCharType="separate"/>
      </w:r>
      <w:r w:rsidRPr="001547DD">
        <w:rPr>
          <w:sz w:val="18"/>
          <w:szCs w:val="18"/>
          <w:vertAlign w:val="superscript"/>
        </w:rPr>
        <w:t>35</w:t>
      </w:r>
      <w:r w:rsidRPr="001547DD">
        <w:rPr>
          <w:sz w:val="18"/>
          <w:szCs w:val="18"/>
          <w:vertAlign w:val="superscript"/>
        </w:rPr>
        <w:fldChar w:fldCharType="end"/>
      </w:r>
      <w:r>
        <w:rPr>
          <w:sz w:val="18"/>
          <w:szCs w:val="18"/>
        </w:rPr>
        <w:t xml:space="preserve"> </w:t>
      </w:r>
    </w:p>
    <w:p w14:paraId="73E339C1" w14:textId="77777777" w:rsidR="008934BC" w:rsidRDefault="008934BC" w:rsidP="00991C72">
      <w:pPr>
        <w:spacing w:after="0" w:line="360" w:lineRule="auto"/>
        <w:sectPr w:rsidR="008934BC" w:rsidSect="00300B6C">
          <w:endnotePr>
            <w:numFmt w:val="decimal"/>
          </w:endnotePr>
          <w:type w:val="continuous"/>
          <w:pgSz w:w="12240" w:h="15840"/>
          <w:pgMar w:top="1440" w:right="1440" w:bottom="1440" w:left="1440" w:header="708" w:footer="708" w:gutter="0"/>
          <w:cols w:space="708"/>
          <w:docGrid w:linePitch="360"/>
        </w:sectPr>
      </w:pPr>
    </w:p>
    <w:p w14:paraId="01C4723D" w14:textId="77777777" w:rsidR="008934BC" w:rsidRDefault="008934BC" w:rsidP="00991C72">
      <w:pPr>
        <w:spacing w:after="0" w:line="360" w:lineRule="auto"/>
      </w:pPr>
    </w:p>
    <w:p w14:paraId="550DC193" w14:textId="68F0AB29" w:rsidR="009B2813" w:rsidRPr="00D5414E" w:rsidRDefault="00B138EB" w:rsidP="00991C72">
      <w:pPr>
        <w:spacing w:after="0" w:line="360" w:lineRule="auto"/>
      </w:pPr>
      <w:r w:rsidRPr="004B16F1">
        <w:rPr>
          <w:highlight w:val="yellow"/>
        </w:rPr>
        <w:t xml:space="preserve">A </w:t>
      </w:r>
      <w:r w:rsidR="00622485" w:rsidRPr="004B16F1">
        <w:rPr>
          <w:highlight w:val="yellow"/>
        </w:rPr>
        <w:t>significant</w:t>
      </w:r>
      <w:r w:rsidRPr="004B16F1">
        <w:rPr>
          <w:highlight w:val="yellow"/>
        </w:rPr>
        <w:t xml:space="preserve"> risk factor </w:t>
      </w:r>
      <w:r w:rsidR="00622485" w:rsidRPr="004B16F1">
        <w:rPr>
          <w:highlight w:val="yellow"/>
        </w:rPr>
        <w:t>for</w:t>
      </w:r>
      <w:r w:rsidRPr="004B16F1">
        <w:rPr>
          <w:highlight w:val="yellow"/>
        </w:rPr>
        <w:t xml:space="preserve"> </w:t>
      </w:r>
      <w:r w:rsidR="00263EC3" w:rsidRPr="004B16F1">
        <w:rPr>
          <w:highlight w:val="yellow"/>
        </w:rPr>
        <w:t>developing breast cancer</w:t>
      </w:r>
      <w:r w:rsidRPr="004B16F1">
        <w:rPr>
          <w:highlight w:val="yellow"/>
        </w:rPr>
        <w:t xml:space="preserve"> is the presence of mammographic</w:t>
      </w:r>
      <w:r w:rsidR="00263EC3" w:rsidRPr="004B16F1">
        <w:rPr>
          <w:highlight w:val="yellow"/>
        </w:rPr>
        <w:t>ally</w:t>
      </w:r>
      <w:r w:rsidRPr="004B16F1">
        <w:rPr>
          <w:highlight w:val="yellow"/>
        </w:rPr>
        <w:t xml:space="preserve"> dense breast tissue</w:t>
      </w:r>
      <w:r w:rsidR="00C74735" w:rsidRPr="004B16F1">
        <w:rPr>
          <w:highlight w:val="yellow"/>
        </w:rPr>
        <w:t>, as w</w:t>
      </w:r>
      <w:r w:rsidR="00D5414E" w:rsidRPr="004B16F1">
        <w:rPr>
          <w:highlight w:val="yellow"/>
        </w:rPr>
        <w:t xml:space="preserve">omen with </w:t>
      </w:r>
      <w:r w:rsidR="00622485" w:rsidRPr="004B16F1">
        <w:rPr>
          <w:highlight w:val="yellow"/>
        </w:rPr>
        <w:t>high-density</w:t>
      </w:r>
      <w:r w:rsidR="00D5414E" w:rsidRPr="004B16F1">
        <w:rPr>
          <w:highlight w:val="yellow"/>
        </w:rPr>
        <w:t xml:space="preserve"> breast tissue are more likely to develop cancer than women with </w:t>
      </w:r>
      <w:r w:rsidR="00622485" w:rsidRPr="004B16F1">
        <w:rPr>
          <w:highlight w:val="yellow"/>
        </w:rPr>
        <w:t>low-density</w:t>
      </w:r>
      <w:r w:rsidR="00D5414E" w:rsidRPr="004B16F1">
        <w:rPr>
          <w:highlight w:val="yellow"/>
        </w:rPr>
        <w:t xml:space="preserve"> breast tissue</w:t>
      </w:r>
      <w:r w:rsidR="00D5414E">
        <w:t>.</w:t>
      </w:r>
      <w:r w:rsidR="00C74735" w:rsidRPr="00C74735">
        <w:t xml:space="preserve"> </w:t>
      </w:r>
      <w:r w:rsidR="005F1197">
        <w:t>Additionally</w:t>
      </w:r>
      <w:r w:rsidR="00D5414E">
        <w:t xml:space="preserve">, </w:t>
      </w:r>
      <w:r w:rsidR="00D5414E" w:rsidRPr="004B16F1">
        <w:t>mammographic screening is less effective in detecting suspicious lesions in dense breast tissue</w:t>
      </w:r>
      <w:r w:rsidR="00C74735" w:rsidRPr="004B16F1">
        <w:t>, with 27% of breast cancers missed in women with dense breasts due to the lesion being hidden.</w:t>
      </w:r>
      <w:r w:rsidR="00E21F0B" w:rsidRPr="00E21F0B">
        <w:rPr>
          <w:vertAlign w:val="superscript"/>
        </w:rPr>
        <w:fldChar w:fldCharType="begin"/>
      </w:r>
      <w:r w:rsidR="00E21F0B" w:rsidRPr="00E21F0B">
        <w:rPr>
          <w:vertAlign w:val="superscript"/>
        </w:rPr>
        <w:instrText xml:space="preserve"> NOTEREF _Ref138968142 \h </w:instrText>
      </w:r>
      <w:r w:rsidR="00E21F0B">
        <w:rPr>
          <w:vertAlign w:val="superscript"/>
        </w:rPr>
        <w:instrText xml:space="preserve"> \* MERGEFORMAT </w:instrText>
      </w:r>
      <w:r w:rsidR="00E21F0B" w:rsidRPr="00E21F0B">
        <w:rPr>
          <w:vertAlign w:val="superscript"/>
        </w:rPr>
      </w:r>
      <w:r w:rsidR="00E21F0B" w:rsidRPr="00E21F0B">
        <w:rPr>
          <w:vertAlign w:val="superscript"/>
        </w:rPr>
        <w:fldChar w:fldCharType="separate"/>
      </w:r>
      <w:r w:rsidR="00E21F0B" w:rsidRPr="00E21F0B">
        <w:rPr>
          <w:vertAlign w:val="superscript"/>
        </w:rPr>
        <w:t>33</w:t>
      </w:r>
      <w:r w:rsidR="00E21F0B" w:rsidRPr="00E21F0B">
        <w:rPr>
          <w:vertAlign w:val="superscript"/>
        </w:rPr>
        <w:fldChar w:fldCharType="end"/>
      </w:r>
      <w:r w:rsidR="00502EEF">
        <w:rPr>
          <w:vertAlign w:val="superscript"/>
        </w:rPr>
        <w:t xml:space="preserve"> </w:t>
      </w:r>
      <w:r w:rsidR="00C74735">
        <w:t xml:space="preserve">This can delay diagnosis and </w:t>
      </w:r>
      <w:r w:rsidR="00E055E0">
        <w:t>lead to poor</w:t>
      </w:r>
      <w:r w:rsidR="00C74735">
        <w:t xml:space="preserve"> health outcomes</w:t>
      </w:r>
      <w:r w:rsidR="006A2455">
        <w:t>.</w:t>
      </w:r>
      <w:r w:rsidR="00C1010A" w:rsidRPr="00C1010A">
        <w:rPr>
          <w:vertAlign w:val="superscript"/>
        </w:rPr>
        <w:fldChar w:fldCharType="begin"/>
      </w:r>
      <w:r w:rsidR="00C1010A" w:rsidRPr="00C1010A">
        <w:rPr>
          <w:vertAlign w:val="superscript"/>
        </w:rPr>
        <w:instrText xml:space="preserve"> NOTEREF _Ref138968179 \h </w:instrText>
      </w:r>
      <w:r w:rsidR="00C1010A">
        <w:rPr>
          <w:vertAlign w:val="superscript"/>
        </w:rPr>
        <w:instrText xml:space="preserve"> \* MERGEFORMAT </w:instrText>
      </w:r>
      <w:r w:rsidR="00C1010A" w:rsidRPr="00C1010A">
        <w:rPr>
          <w:vertAlign w:val="superscript"/>
        </w:rPr>
      </w:r>
      <w:r w:rsidR="00C1010A" w:rsidRPr="00C1010A">
        <w:rPr>
          <w:vertAlign w:val="superscript"/>
        </w:rPr>
        <w:fldChar w:fldCharType="separate"/>
      </w:r>
      <w:r w:rsidR="00C1010A" w:rsidRPr="00C1010A">
        <w:rPr>
          <w:vertAlign w:val="superscript"/>
        </w:rPr>
        <w:t>34</w:t>
      </w:r>
      <w:r w:rsidR="00C1010A" w:rsidRPr="00C1010A">
        <w:rPr>
          <w:vertAlign w:val="superscript"/>
        </w:rPr>
        <w:fldChar w:fldCharType="end"/>
      </w:r>
      <w:r w:rsidR="00D5414E">
        <w:t xml:space="preserve"> M</w:t>
      </w:r>
      <w:r w:rsidR="00611048" w:rsidRPr="00611048">
        <w:t xml:space="preserve">ore than </w:t>
      </w:r>
      <w:r w:rsidR="00D5414E">
        <w:t xml:space="preserve">half </w:t>
      </w:r>
      <w:r w:rsidR="00611048" w:rsidRPr="00611048">
        <w:t>of women under the age of 50 years have high</w:t>
      </w:r>
      <w:r w:rsidR="00D5414E">
        <w:t xml:space="preserve"> mammographic density</w:t>
      </w:r>
      <w:r w:rsidR="00611048">
        <w:t>.</w:t>
      </w:r>
      <w:r w:rsidR="00C1010A" w:rsidRPr="00C1010A">
        <w:rPr>
          <w:vertAlign w:val="superscript"/>
        </w:rPr>
        <w:fldChar w:fldCharType="begin"/>
      </w:r>
      <w:r w:rsidR="00C1010A" w:rsidRPr="00C1010A">
        <w:rPr>
          <w:vertAlign w:val="superscript"/>
        </w:rPr>
        <w:instrText xml:space="preserve"> NOTEREF _Ref138968179 \h </w:instrText>
      </w:r>
      <w:r w:rsidR="00C1010A">
        <w:rPr>
          <w:vertAlign w:val="superscript"/>
        </w:rPr>
        <w:instrText xml:space="preserve"> \* MERGEFORMAT </w:instrText>
      </w:r>
      <w:r w:rsidR="00C1010A" w:rsidRPr="00C1010A">
        <w:rPr>
          <w:vertAlign w:val="superscript"/>
        </w:rPr>
      </w:r>
      <w:r w:rsidR="00C1010A" w:rsidRPr="00C1010A">
        <w:rPr>
          <w:vertAlign w:val="superscript"/>
        </w:rPr>
        <w:fldChar w:fldCharType="separate"/>
      </w:r>
      <w:r w:rsidR="00C1010A" w:rsidRPr="00C1010A">
        <w:rPr>
          <w:vertAlign w:val="superscript"/>
        </w:rPr>
        <w:t>34</w:t>
      </w:r>
      <w:r w:rsidR="00C1010A" w:rsidRPr="00C1010A">
        <w:rPr>
          <w:vertAlign w:val="superscript"/>
        </w:rPr>
        <w:fldChar w:fldCharType="end"/>
      </w:r>
      <w:r w:rsidR="00C1010A" w:rsidRPr="00C1010A">
        <w:rPr>
          <w:vertAlign w:val="superscript"/>
        </w:rPr>
        <w:t xml:space="preserve"> </w:t>
      </w:r>
      <w:r w:rsidR="00D5414E">
        <w:br/>
      </w:r>
    </w:p>
    <w:p w14:paraId="7F7A2765" w14:textId="279F03F2" w:rsidR="00D5414E" w:rsidRDefault="009C4E81" w:rsidP="00991C72">
      <w:pPr>
        <w:pStyle w:val="Heading3"/>
      </w:pPr>
      <w:r w:rsidRPr="005E1D5F">
        <w:t>BI</w:t>
      </w:r>
      <w:r w:rsidR="00E7422E">
        <w:t>-</w:t>
      </w:r>
      <w:r w:rsidRPr="005E1D5F">
        <w:t>RADS density classifications</w:t>
      </w:r>
    </w:p>
    <w:p w14:paraId="73979C6D" w14:textId="33B3AC98" w:rsidR="00291A13" w:rsidRDefault="00D5414E" w:rsidP="00991C72">
      <w:pPr>
        <w:spacing w:after="0" w:line="360" w:lineRule="auto"/>
      </w:pPr>
      <w:r>
        <w:t xml:space="preserve">Mammographic density is </w:t>
      </w:r>
      <w:r w:rsidR="00B56879">
        <w:t xml:space="preserve">assessed using </w:t>
      </w:r>
      <w:r w:rsidR="008A01CD">
        <w:t>the American College of Radiology’s</w:t>
      </w:r>
      <w:r w:rsidR="00B10150">
        <w:t xml:space="preserve"> (ACR)</w:t>
      </w:r>
      <w:r w:rsidR="008A01CD">
        <w:t xml:space="preserve"> </w:t>
      </w:r>
      <w:r w:rsidR="00B56879">
        <w:t>Breast Imaging Reporting and Data System (BI-RADS)</w:t>
      </w:r>
      <w:r w:rsidR="008A01CD">
        <w:t xml:space="preserve"> guidelines</w:t>
      </w:r>
      <w:r w:rsidR="00B56879">
        <w:t>.</w:t>
      </w:r>
      <w:r w:rsidR="00291A13" w:rsidRPr="00291A13">
        <w:t xml:space="preserve"> </w:t>
      </w:r>
      <w:r w:rsidR="004D1C56">
        <w:t xml:space="preserve">The BI-RADS atlas </w:t>
      </w:r>
      <w:r w:rsidR="00E45B27">
        <w:t xml:space="preserve">is a standardized </w:t>
      </w:r>
      <w:r w:rsidR="00D71C78">
        <w:t xml:space="preserve">reporting </w:t>
      </w:r>
      <w:r w:rsidR="00E45B27">
        <w:t xml:space="preserve">system for </w:t>
      </w:r>
      <w:r w:rsidR="00D71C78">
        <w:t>describi</w:t>
      </w:r>
      <w:r w:rsidR="00E45B27">
        <w:t xml:space="preserve">ng breast </w:t>
      </w:r>
      <w:r w:rsidR="008A01CD">
        <w:t xml:space="preserve">anatomy and </w:t>
      </w:r>
      <w:r w:rsidR="00E45B27">
        <w:t xml:space="preserve">pathology as </w:t>
      </w:r>
      <w:r w:rsidR="00D71C78">
        <w:t>viewed</w:t>
      </w:r>
      <w:r w:rsidR="00E45B27">
        <w:t xml:space="preserve"> on </w:t>
      </w:r>
      <w:r w:rsidR="001B2B70">
        <w:t>mammograms</w:t>
      </w:r>
      <w:r w:rsidR="00E45B27">
        <w:t xml:space="preserve">, </w:t>
      </w:r>
      <w:r w:rsidR="001B2B70">
        <w:t>ultrasounds,</w:t>
      </w:r>
      <w:r w:rsidR="00E45B27">
        <w:t xml:space="preserve"> and magnetic resonance imaging (MRI).</w:t>
      </w:r>
      <w:bookmarkStart w:id="42" w:name="_Ref138968236"/>
      <w:r w:rsidR="004059AE">
        <w:rPr>
          <w:rStyle w:val="EndnoteReference"/>
        </w:rPr>
        <w:endnoteReference w:id="36"/>
      </w:r>
      <w:bookmarkEnd w:id="42"/>
      <w:r w:rsidR="00007B08">
        <w:t xml:space="preserve"> The purpose of this system is to </w:t>
      </w:r>
      <w:r w:rsidR="001E78EC">
        <w:t xml:space="preserve">ensure </w:t>
      </w:r>
      <w:r w:rsidR="007C417A">
        <w:t xml:space="preserve">clear communication between radiologists and other physicians by providing standardized terminology and </w:t>
      </w:r>
      <w:r w:rsidR="00BF3B02">
        <w:t>management recommendations.</w:t>
      </w:r>
      <w:r w:rsidR="00D11CA2" w:rsidRPr="00D11CA2">
        <w:rPr>
          <w:vertAlign w:val="superscript"/>
        </w:rPr>
        <w:fldChar w:fldCharType="begin"/>
      </w:r>
      <w:r w:rsidR="00D11CA2" w:rsidRPr="00D11CA2">
        <w:rPr>
          <w:vertAlign w:val="superscript"/>
        </w:rPr>
        <w:instrText xml:space="preserve"> NOTEREF _Ref138968236 \h </w:instrText>
      </w:r>
      <w:r w:rsidR="00D11CA2">
        <w:rPr>
          <w:vertAlign w:val="superscript"/>
        </w:rPr>
        <w:instrText xml:space="preserve"> \* MERGEFORMAT </w:instrText>
      </w:r>
      <w:r w:rsidR="00D11CA2" w:rsidRPr="00D11CA2">
        <w:rPr>
          <w:vertAlign w:val="superscript"/>
        </w:rPr>
      </w:r>
      <w:r w:rsidR="00D11CA2" w:rsidRPr="00D11CA2">
        <w:rPr>
          <w:vertAlign w:val="superscript"/>
        </w:rPr>
        <w:fldChar w:fldCharType="separate"/>
      </w:r>
      <w:r w:rsidR="00D11CA2" w:rsidRPr="00D11CA2">
        <w:rPr>
          <w:vertAlign w:val="superscript"/>
        </w:rPr>
        <w:t>36</w:t>
      </w:r>
      <w:r w:rsidR="00D11CA2" w:rsidRPr="00D11CA2">
        <w:rPr>
          <w:vertAlign w:val="superscript"/>
        </w:rPr>
        <w:fldChar w:fldCharType="end"/>
      </w:r>
      <w:r w:rsidR="00D11CA2">
        <w:t xml:space="preserve"> </w:t>
      </w:r>
    </w:p>
    <w:p w14:paraId="6C8AE065" w14:textId="77777777" w:rsidR="008934BC" w:rsidRPr="008934BC" w:rsidRDefault="008934BC" w:rsidP="00991C72">
      <w:pPr>
        <w:spacing w:after="0" w:line="360" w:lineRule="auto"/>
        <w:rPr>
          <w:color w:val="000000" w:themeColor="text1"/>
        </w:rPr>
      </w:pPr>
    </w:p>
    <w:p w14:paraId="09A65455" w14:textId="400F4EEA" w:rsidR="00510B25" w:rsidRPr="008934BC" w:rsidRDefault="004D1C56" w:rsidP="00991C72">
      <w:pPr>
        <w:shd w:val="clear" w:color="auto" w:fill="FFFFFF"/>
        <w:spacing w:after="0" w:line="360" w:lineRule="auto"/>
        <w:rPr>
          <w:rFonts w:eastAsia="Times New Roman" w:cstheme="minorHAnsi"/>
          <w:color w:val="000000" w:themeColor="text1"/>
          <w:kern w:val="0"/>
          <w:lang w:eastAsia="en-CA"/>
          <w14:ligatures w14:val="none"/>
        </w:rPr>
      </w:pPr>
      <w:r w:rsidRPr="008934BC">
        <w:rPr>
          <w:rFonts w:eastAsia="Times New Roman" w:cstheme="minorHAnsi"/>
          <w:color w:val="000000" w:themeColor="text1"/>
          <w:kern w:val="0"/>
          <w:lang w:eastAsia="en-CA"/>
          <w14:ligatures w14:val="none"/>
        </w:rPr>
        <w:t>The 5</w:t>
      </w:r>
      <w:r w:rsidRPr="008934BC">
        <w:rPr>
          <w:rFonts w:eastAsia="Times New Roman" w:cstheme="minorHAnsi"/>
          <w:color w:val="000000" w:themeColor="text1"/>
          <w:kern w:val="0"/>
          <w:vertAlign w:val="superscript"/>
          <w:lang w:eastAsia="en-CA"/>
          <w14:ligatures w14:val="none"/>
        </w:rPr>
        <w:t>th</w:t>
      </w:r>
      <w:r w:rsidRPr="008934BC">
        <w:rPr>
          <w:rFonts w:eastAsia="Times New Roman" w:cstheme="minorHAnsi"/>
          <w:color w:val="000000" w:themeColor="text1"/>
          <w:kern w:val="0"/>
          <w:lang w:eastAsia="en-CA"/>
          <w14:ligatures w14:val="none"/>
        </w:rPr>
        <w:t xml:space="preserve"> edition of the BI-RADS atlas was released in 2013, and it includes four categories for characterizing breast density on mammograms.</w:t>
      </w:r>
      <w:r w:rsidR="002A60BB" w:rsidRPr="008934BC">
        <w:rPr>
          <w:rFonts w:eastAsia="Times New Roman" w:cstheme="minorHAnsi"/>
          <w:color w:val="000000" w:themeColor="text1"/>
          <w:kern w:val="0"/>
          <w:lang w:eastAsia="en-CA"/>
          <w14:ligatures w14:val="none"/>
        </w:rPr>
        <w:t xml:space="preserve"> The categories are listed below, with associated mammographic images shown in Figure </w:t>
      </w:r>
      <w:r w:rsidR="00400E7C" w:rsidRPr="008934BC">
        <w:rPr>
          <w:rFonts w:eastAsia="Times New Roman" w:cstheme="minorHAnsi"/>
          <w:color w:val="000000" w:themeColor="text1"/>
          <w:kern w:val="0"/>
          <w:lang w:eastAsia="en-CA"/>
          <w14:ligatures w14:val="none"/>
        </w:rPr>
        <w:t>1</w:t>
      </w:r>
      <w:r w:rsidR="00762C17" w:rsidRPr="008934BC">
        <w:rPr>
          <w:rFonts w:eastAsia="Times New Roman" w:cstheme="minorHAnsi"/>
          <w:color w:val="000000" w:themeColor="text1"/>
          <w:kern w:val="0"/>
          <w:lang w:eastAsia="en-CA"/>
          <w14:ligatures w14:val="none"/>
        </w:rPr>
        <w:t>1</w:t>
      </w:r>
      <w:r w:rsidR="00BA28AB" w:rsidRPr="008934BC">
        <w:rPr>
          <w:rFonts w:eastAsia="Times New Roman" w:cstheme="minorHAnsi"/>
          <w:color w:val="000000" w:themeColor="text1"/>
          <w:kern w:val="0"/>
          <w:lang w:eastAsia="en-CA"/>
          <w14:ligatures w14:val="none"/>
        </w:rPr>
        <w:t>.</w:t>
      </w:r>
      <w:bookmarkStart w:id="43" w:name="_Ref138968269"/>
      <w:r w:rsidR="00D11CA2" w:rsidRPr="008934BC">
        <w:rPr>
          <w:rStyle w:val="EndnoteReference"/>
          <w:rFonts w:eastAsia="Times New Roman" w:cstheme="minorHAnsi"/>
          <w:color w:val="000000" w:themeColor="text1"/>
          <w:kern w:val="0"/>
          <w:lang w:eastAsia="en-CA"/>
          <w14:ligatures w14:val="none"/>
        </w:rPr>
        <w:endnoteReference w:id="37"/>
      </w:r>
      <w:bookmarkEnd w:id="43"/>
      <w:r w:rsidR="00D11CA2" w:rsidRPr="008934BC">
        <w:rPr>
          <w:rFonts w:eastAsia="Times New Roman" w:cstheme="minorHAnsi"/>
          <w:color w:val="000000" w:themeColor="text1"/>
          <w:kern w:val="0"/>
          <w:lang w:eastAsia="en-CA"/>
          <w14:ligatures w14:val="none"/>
        </w:rPr>
        <w:t xml:space="preserve"> </w:t>
      </w:r>
    </w:p>
    <w:p w14:paraId="4CFDF64D" w14:textId="63CD756A" w:rsidR="00510B25" w:rsidRPr="008934BC" w:rsidRDefault="002A60BB" w:rsidP="00991C72">
      <w:pPr>
        <w:numPr>
          <w:ilvl w:val="0"/>
          <w:numId w:val="7"/>
        </w:numPr>
        <w:shd w:val="clear" w:color="auto" w:fill="FFFFFF"/>
        <w:spacing w:after="0" w:line="360" w:lineRule="auto"/>
        <w:rPr>
          <w:rFonts w:eastAsia="Times New Roman" w:cstheme="minorHAnsi"/>
          <w:color w:val="000000" w:themeColor="text1"/>
          <w:kern w:val="0"/>
          <w:lang w:eastAsia="en-CA"/>
          <w14:ligatures w14:val="none"/>
        </w:rPr>
      </w:pPr>
      <w:r w:rsidRPr="008934BC">
        <w:rPr>
          <w:rFonts w:eastAsia="Times New Roman" w:cstheme="minorHAnsi"/>
          <w:b/>
          <w:bCs/>
          <w:color w:val="000000" w:themeColor="text1"/>
          <w:kern w:val="0"/>
          <w:lang w:eastAsia="en-CA"/>
          <w14:ligatures w14:val="none"/>
        </w:rPr>
        <w:t>A</w:t>
      </w:r>
      <w:r w:rsidR="00510B25" w:rsidRPr="008934BC">
        <w:rPr>
          <w:rFonts w:eastAsia="Times New Roman" w:cstheme="minorHAnsi"/>
          <w:color w:val="000000" w:themeColor="text1"/>
          <w:kern w:val="0"/>
          <w:lang w:eastAsia="en-CA"/>
          <w14:ligatures w14:val="none"/>
        </w:rPr>
        <w:t>: the breasts are almost entirely fatty</w:t>
      </w:r>
    </w:p>
    <w:p w14:paraId="45DED55E" w14:textId="11D911D7" w:rsidR="00510B25" w:rsidRPr="008934BC" w:rsidRDefault="002A60BB" w:rsidP="00991C72">
      <w:pPr>
        <w:numPr>
          <w:ilvl w:val="0"/>
          <w:numId w:val="7"/>
        </w:numPr>
        <w:shd w:val="clear" w:color="auto" w:fill="FFFFFF"/>
        <w:spacing w:after="0" w:line="360" w:lineRule="auto"/>
        <w:rPr>
          <w:rFonts w:eastAsia="Times New Roman" w:cstheme="minorHAnsi"/>
          <w:color w:val="000000" w:themeColor="text1"/>
          <w:kern w:val="0"/>
          <w:lang w:eastAsia="en-CA"/>
          <w14:ligatures w14:val="none"/>
        </w:rPr>
      </w:pPr>
      <w:r w:rsidRPr="008934BC">
        <w:rPr>
          <w:rFonts w:eastAsia="Times New Roman" w:cstheme="minorHAnsi"/>
          <w:b/>
          <w:bCs/>
          <w:color w:val="000000" w:themeColor="text1"/>
          <w:kern w:val="0"/>
          <w:lang w:eastAsia="en-CA"/>
          <w14:ligatures w14:val="none"/>
        </w:rPr>
        <w:lastRenderedPageBreak/>
        <w:t>B</w:t>
      </w:r>
      <w:r w:rsidR="00510B25" w:rsidRPr="008934BC">
        <w:rPr>
          <w:rFonts w:eastAsia="Times New Roman" w:cstheme="minorHAnsi"/>
          <w:color w:val="000000" w:themeColor="text1"/>
          <w:kern w:val="0"/>
          <w:lang w:eastAsia="en-CA"/>
          <w14:ligatures w14:val="none"/>
        </w:rPr>
        <w:t>: there are scattered areas of fibroglandular density</w:t>
      </w:r>
    </w:p>
    <w:p w14:paraId="10AC587C" w14:textId="4E2B18DA" w:rsidR="00510B25" w:rsidRPr="008934BC" w:rsidRDefault="002A60BB" w:rsidP="00991C72">
      <w:pPr>
        <w:numPr>
          <w:ilvl w:val="0"/>
          <w:numId w:val="7"/>
        </w:numPr>
        <w:shd w:val="clear" w:color="auto" w:fill="FFFFFF"/>
        <w:spacing w:after="0" w:line="360" w:lineRule="auto"/>
        <w:rPr>
          <w:rFonts w:eastAsia="Times New Roman" w:cstheme="minorHAnsi"/>
          <w:color w:val="000000" w:themeColor="text1"/>
          <w:kern w:val="0"/>
          <w:lang w:eastAsia="en-CA"/>
          <w14:ligatures w14:val="none"/>
        </w:rPr>
      </w:pPr>
      <w:r w:rsidRPr="008934BC">
        <w:rPr>
          <w:rFonts w:eastAsia="Times New Roman" w:cstheme="minorHAnsi"/>
          <w:b/>
          <w:bCs/>
          <w:color w:val="000000" w:themeColor="text1"/>
          <w:kern w:val="0"/>
          <w:lang w:eastAsia="en-CA"/>
          <w14:ligatures w14:val="none"/>
        </w:rPr>
        <w:t>C</w:t>
      </w:r>
      <w:r w:rsidR="00510B25" w:rsidRPr="008934BC">
        <w:rPr>
          <w:rFonts w:eastAsia="Times New Roman" w:cstheme="minorHAnsi"/>
          <w:color w:val="000000" w:themeColor="text1"/>
          <w:kern w:val="0"/>
          <w:lang w:eastAsia="en-CA"/>
          <w14:ligatures w14:val="none"/>
        </w:rPr>
        <w:t>: the breasts are heterogeneously dense, which may obscure small masses</w:t>
      </w:r>
    </w:p>
    <w:p w14:paraId="02DA85A5" w14:textId="77777777" w:rsidR="008934BC" w:rsidRDefault="002A60BB" w:rsidP="00991C72">
      <w:pPr>
        <w:numPr>
          <w:ilvl w:val="0"/>
          <w:numId w:val="7"/>
        </w:numPr>
        <w:shd w:val="clear" w:color="auto" w:fill="FFFFFF"/>
        <w:spacing w:after="0" w:line="360" w:lineRule="auto"/>
        <w:rPr>
          <w:rFonts w:eastAsia="Times New Roman" w:cstheme="minorHAnsi"/>
          <w:color w:val="3D3D3D"/>
          <w:kern w:val="0"/>
          <w:lang w:eastAsia="en-CA"/>
          <w14:ligatures w14:val="none"/>
        </w:rPr>
        <w:sectPr w:rsidR="008934BC" w:rsidSect="00300B6C">
          <w:endnotePr>
            <w:numFmt w:val="decimal"/>
          </w:endnotePr>
          <w:type w:val="continuous"/>
          <w:pgSz w:w="12240" w:h="15840"/>
          <w:pgMar w:top="1440" w:right="1440" w:bottom="1440" w:left="1440" w:header="708" w:footer="708" w:gutter="0"/>
          <w:cols w:space="708"/>
          <w:docGrid w:linePitch="360"/>
        </w:sectPr>
      </w:pPr>
      <w:r w:rsidRPr="008934BC">
        <w:rPr>
          <w:rFonts w:eastAsia="Times New Roman" w:cstheme="minorHAnsi"/>
          <w:b/>
          <w:bCs/>
          <w:color w:val="000000" w:themeColor="text1"/>
          <w:kern w:val="0"/>
          <w:highlight w:val="green"/>
          <w:lang w:eastAsia="en-CA"/>
          <w14:ligatures w14:val="none"/>
        </w:rPr>
        <w:t>D</w:t>
      </w:r>
      <w:r w:rsidR="00510B25" w:rsidRPr="008934BC">
        <w:rPr>
          <w:rFonts w:eastAsia="Times New Roman" w:cstheme="minorHAnsi"/>
          <w:color w:val="000000" w:themeColor="text1"/>
          <w:kern w:val="0"/>
          <w:highlight w:val="green"/>
          <w:lang w:eastAsia="en-CA"/>
          <w14:ligatures w14:val="none"/>
        </w:rPr>
        <w:t xml:space="preserve">: the breasts are extremely dense, which lowers the sensitivity of </w:t>
      </w:r>
      <w:commentRangeStart w:id="44"/>
      <w:r w:rsidR="00510B25" w:rsidRPr="008934BC">
        <w:rPr>
          <w:rFonts w:eastAsia="Times New Roman" w:cstheme="minorHAnsi"/>
          <w:color w:val="000000" w:themeColor="text1"/>
          <w:kern w:val="0"/>
          <w:highlight w:val="green"/>
          <w:lang w:eastAsia="en-CA"/>
          <w14:ligatures w14:val="none"/>
        </w:rPr>
        <w:t>mammography</w:t>
      </w:r>
      <w:commentRangeEnd w:id="44"/>
      <w:r w:rsidR="0077555E" w:rsidRPr="008934BC">
        <w:rPr>
          <w:rStyle w:val="CommentReference"/>
          <w:color w:val="000000" w:themeColor="text1"/>
          <w:sz w:val="22"/>
          <w:szCs w:val="22"/>
        </w:rPr>
        <w:commentReference w:id="44"/>
      </w:r>
      <w:r w:rsidR="00815A3D">
        <w:rPr>
          <w:rFonts w:eastAsia="Times New Roman" w:cstheme="minorHAnsi"/>
          <w:color w:val="3D3D3D"/>
          <w:kern w:val="0"/>
          <w:lang w:eastAsia="en-CA"/>
          <w14:ligatures w14:val="none"/>
        </w:rPr>
        <w:br/>
      </w:r>
    </w:p>
    <w:p w14:paraId="13E264B8" w14:textId="36B97BE8" w:rsidR="00083B8A" w:rsidRPr="00333C62" w:rsidRDefault="001547EF" w:rsidP="00991C72">
      <w:pPr>
        <w:spacing w:after="0" w:line="360" w:lineRule="auto"/>
        <w:rPr>
          <w:rFonts w:cstheme="minorHAnsi"/>
        </w:rPr>
      </w:pPr>
      <w:r>
        <w:rPr>
          <w:rFonts w:cstheme="minorHAnsi"/>
          <w:noProof/>
        </w:rPr>
        <w:drawing>
          <wp:inline distT="0" distB="0" distL="0" distR="0" wp14:anchorId="04D33CCA" wp14:editId="249A251A">
            <wp:extent cx="5222875" cy="2126615"/>
            <wp:effectExtent l="0" t="0" r="0" b="0"/>
            <wp:docPr id="501725887" name="Picture 5" descr="A picture containing medical imaging, radiology, monochrome, x-ray fil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25887" name="Picture 5" descr="A picture containing medical imaging, radiology, monochrome, x-ray film&#10;&#10;Description automatically generated"/>
                    <pic:cNvPicPr>
                      <a:picLocks noChangeAspect="1"/>
                    </pic:cNvPicPr>
                  </pic:nvPicPr>
                  <pic:blipFill rotWithShape="1">
                    <a:blip r:embed="rId34">
                      <a:extLst>
                        <a:ext uri="{28A0092B-C50C-407E-A947-70E740481C1C}">
                          <a14:useLocalDpi xmlns:a14="http://schemas.microsoft.com/office/drawing/2010/main" val="0"/>
                        </a:ext>
                      </a:extLst>
                    </a:blip>
                    <a:srcRect l="845" t="2026" r="472"/>
                    <a:stretch/>
                  </pic:blipFill>
                  <pic:spPr bwMode="auto">
                    <a:xfrm>
                      <a:off x="0" y="0"/>
                      <a:ext cx="5222875" cy="2126615"/>
                    </a:xfrm>
                    <a:prstGeom prst="rect">
                      <a:avLst/>
                    </a:prstGeom>
                    <a:noFill/>
                    <a:ln>
                      <a:noFill/>
                    </a:ln>
                    <a:extLst>
                      <a:ext uri="{53640926-AAD7-44D8-BBD7-CCE9431645EC}">
                        <a14:shadowObscured xmlns:a14="http://schemas.microsoft.com/office/drawing/2010/main"/>
                      </a:ext>
                    </a:extLst>
                  </pic:spPr>
                </pic:pic>
              </a:graphicData>
            </a:graphic>
          </wp:inline>
        </w:drawing>
      </w:r>
    </w:p>
    <w:p w14:paraId="764DFDA6" w14:textId="77777777" w:rsidR="001547EF" w:rsidRPr="005C087F" w:rsidRDefault="001547EF" w:rsidP="001547EF">
      <w:pPr>
        <w:rPr>
          <w:sz w:val="18"/>
          <w:szCs w:val="18"/>
        </w:rPr>
      </w:pPr>
      <w:r w:rsidRPr="005C087F">
        <w:rPr>
          <w:sz w:val="18"/>
          <w:szCs w:val="18"/>
        </w:rPr>
        <w:t>Figure</w:t>
      </w:r>
      <w:r>
        <w:rPr>
          <w:sz w:val="18"/>
          <w:szCs w:val="18"/>
        </w:rPr>
        <w:t xml:space="preserve"> 11: Digital breast tomosynthesis MLO images showing different breast density categories. From left to right, category A, almost entirely fat; Category B: scattered </w:t>
      </w:r>
      <w:proofErr w:type="spellStart"/>
      <w:r>
        <w:rPr>
          <w:sz w:val="18"/>
          <w:szCs w:val="18"/>
        </w:rPr>
        <w:t>fibroglandular</w:t>
      </w:r>
      <w:proofErr w:type="spellEnd"/>
      <w:r>
        <w:rPr>
          <w:sz w:val="18"/>
          <w:szCs w:val="18"/>
        </w:rPr>
        <w:t xml:space="preserve"> densities; Category C: heterogeneously dense; Category D: extremely dense.</w:t>
      </w:r>
      <w:r w:rsidRPr="00A0612F">
        <w:rPr>
          <w:sz w:val="18"/>
          <w:szCs w:val="18"/>
          <w:vertAlign w:val="superscript"/>
        </w:rPr>
        <w:fldChar w:fldCharType="begin"/>
      </w:r>
      <w:r w:rsidRPr="00A0612F">
        <w:rPr>
          <w:sz w:val="18"/>
          <w:szCs w:val="18"/>
          <w:vertAlign w:val="superscript"/>
        </w:rPr>
        <w:instrText xml:space="preserve"> NOTEREF _Ref138968269 \h </w:instrText>
      </w:r>
      <w:r>
        <w:rPr>
          <w:sz w:val="18"/>
          <w:szCs w:val="18"/>
          <w:vertAlign w:val="superscript"/>
        </w:rPr>
        <w:instrText xml:space="preserve"> \* MERGEFORMAT </w:instrText>
      </w:r>
      <w:r w:rsidRPr="00A0612F">
        <w:rPr>
          <w:sz w:val="18"/>
          <w:szCs w:val="18"/>
          <w:vertAlign w:val="superscript"/>
        </w:rPr>
      </w:r>
      <w:r w:rsidRPr="00A0612F">
        <w:rPr>
          <w:sz w:val="18"/>
          <w:szCs w:val="18"/>
          <w:vertAlign w:val="superscript"/>
        </w:rPr>
        <w:fldChar w:fldCharType="separate"/>
      </w:r>
      <w:r w:rsidRPr="00A0612F">
        <w:rPr>
          <w:sz w:val="18"/>
          <w:szCs w:val="18"/>
          <w:vertAlign w:val="superscript"/>
        </w:rPr>
        <w:t>37</w:t>
      </w:r>
      <w:r w:rsidRPr="00A0612F">
        <w:rPr>
          <w:sz w:val="18"/>
          <w:szCs w:val="18"/>
          <w:vertAlign w:val="superscript"/>
        </w:rPr>
        <w:fldChar w:fldCharType="end"/>
      </w:r>
      <w:r>
        <w:rPr>
          <w:sz w:val="18"/>
          <w:szCs w:val="18"/>
        </w:rPr>
        <w:t xml:space="preserve"> Image cropped and annotated by author.</w:t>
      </w:r>
      <w:r w:rsidRPr="008C5BA4">
        <w:rPr>
          <w:rFonts w:ascii="Arial" w:hAnsi="Arial" w:cs="Arial"/>
          <w:b/>
          <w:bCs/>
          <w:color w:val="222222"/>
          <w:sz w:val="20"/>
          <w:szCs w:val="20"/>
          <w:shd w:val="clear" w:color="auto" w:fill="FFFFFF"/>
        </w:rPr>
        <w:t xml:space="preserve"> </w:t>
      </w:r>
    </w:p>
    <w:p w14:paraId="3B9FB2B3" w14:textId="77777777" w:rsidR="001547EF" w:rsidRPr="001547EF" w:rsidRDefault="001547EF" w:rsidP="001547EF">
      <w:pPr>
        <w:sectPr w:rsidR="001547EF" w:rsidRPr="001547EF" w:rsidSect="00300B6C">
          <w:endnotePr>
            <w:numFmt w:val="decimal"/>
          </w:endnotePr>
          <w:type w:val="continuous"/>
          <w:pgSz w:w="12240" w:h="15840"/>
          <w:pgMar w:top="1440" w:right="1440" w:bottom="1440" w:left="1440" w:header="708" w:footer="708" w:gutter="0"/>
          <w:cols w:space="708"/>
          <w:docGrid w:linePitch="360"/>
        </w:sectPr>
      </w:pPr>
    </w:p>
    <w:p w14:paraId="25906086" w14:textId="77777777" w:rsidR="001547EF" w:rsidRDefault="001547EF" w:rsidP="00991C72">
      <w:pPr>
        <w:pStyle w:val="Heading1"/>
      </w:pPr>
    </w:p>
    <w:p w14:paraId="4B00E603" w14:textId="4BA8CB69" w:rsidR="00AD1045" w:rsidRDefault="009C4E81" w:rsidP="00991C72">
      <w:pPr>
        <w:pStyle w:val="Heading1"/>
      </w:pPr>
      <w:r w:rsidRPr="00C71CB6">
        <w:t xml:space="preserve">Breast </w:t>
      </w:r>
      <w:r w:rsidR="00083B8A" w:rsidRPr="00C71CB6">
        <w:t>C</w:t>
      </w:r>
      <w:r w:rsidRPr="00C71CB6">
        <w:t xml:space="preserve">ancer </w:t>
      </w:r>
      <w:r w:rsidR="00083B8A" w:rsidRPr="00C71CB6">
        <w:t>S</w:t>
      </w:r>
      <w:r w:rsidRPr="00C71CB6">
        <w:t xml:space="preserve">creening </w:t>
      </w:r>
      <w:r w:rsidR="00083B8A" w:rsidRPr="00C71CB6">
        <w:t>R</w:t>
      </w:r>
      <w:r w:rsidRPr="00C71CB6">
        <w:t>ecommendations</w:t>
      </w:r>
    </w:p>
    <w:p w14:paraId="374D7556" w14:textId="35EB5BAD" w:rsidR="005B78DA" w:rsidRDefault="003E3D1A" w:rsidP="002E4B85">
      <w:pPr>
        <w:spacing w:after="0" w:line="360" w:lineRule="auto"/>
        <w:rPr>
          <w:b/>
          <w:bCs/>
        </w:rPr>
      </w:pPr>
      <w:r w:rsidRPr="00703869">
        <w:t>In the United States, the</w:t>
      </w:r>
      <w:r w:rsidR="00B10150">
        <w:t xml:space="preserve"> </w:t>
      </w:r>
      <w:r w:rsidR="00B431EF">
        <w:t xml:space="preserve">ACR </w:t>
      </w:r>
      <w:r w:rsidR="005B3E33">
        <w:t>and the National C</w:t>
      </w:r>
      <w:r w:rsidR="00056C25">
        <w:t>omprehensive Cancer Network</w:t>
      </w:r>
      <w:r w:rsidRPr="00703869">
        <w:t xml:space="preserve"> </w:t>
      </w:r>
      <w:r w:rsidR="00B431EF">
        <w:t xml:space="preserve">(NCCN) </w:t>
      </w:r>
      <w:r w:rsidRPr="00703869">
        <w:t xml:space="preserve">recommend </w:t>
      </w:r>
      <w:r w:rsidR="00D52AF3">
        <w:t>that women</w:t>
      </w:r>
      <w:r w:rsidR="00DD1757">
        <w:t xml:space="preserve"> with an average risk of breast cancer</w:t>
      </w:r>
      <w:r w:rsidR="00D52AF3">
        <w:t xml:space="preserve"> undergo </w:t>
      </w:r>
      <w:r w:rsidRPr="00703869">
        <w:t xml:space="preserve">yearly screening mammography </w:t>
      </w:r>
      <w:r w:rsidR="00D52AF3">
        <w:t>starting at</w:t>
      </w:r>
      <w:r w:rsidRPr="00703869">
        <w:t xml:space="preserve"> age 40</w:t>
      </w:r>
      <w:r w:rsidR="00B431EF">
        <w:t>, with self</w:t>
      </w:r>
      <w:r w:rsidR="00BA07FA">
        <w:t xml:space="preserve"> breast exams beginning at the age of 25</w:t>
      </w:r>
      <w:r w:rsidRPr="00703869">
        <w:t>.</w:t>
      </w:r>
      <w:bookmarkStart w:id="45" w:name="_Ref138968330"/>
      <w:r w:rsidR="00A0612F">
        <w:rPr>
          <w:rStyle w:val="EndnoteReference"/>
        </w:rPr>
        <w:endnoteReference w:id="38"/>
      </w:r>
      <w:bookmarkEnd w:id="45"/>
      <w:r w:rsidR="0037465D" w:rsidRPr="0037465D">
        <w:rPr>
          <w:vertAlign w:val="superscript"/>
        </w:rPr>
        <w:t>,</w:t>
      </w:r>
      <w:r w:rsidR="0037465D">
        <w:rPr>
          <w:rStyle w:val="EndnoteReference"/>
        </w:rPr>
        <w:endnoteReference w:id="39"/>
      </w:r>
      <w:r w:rsidRPr="00703869">
        <w:t xml:space="preserve"> Women with a</w:t>
      </w:r>
      <w:r w:rsidR="002621EC">
        <w:t>n increased</w:t>
      </w:r>
      <w:r w:rsidRPr="00703869">
        <w:t xml:space="preserve"> lifetime risk </w:t>
      </w:r>
      <w:r w:rsidR="00BA07FA">
        <w:t xml:space="preserve">of breast cancer </w:t>
      </w:r>
      <w:r w:rsidRPr="00703869">
        <w:t>of 20% or more due to</w:t>
      </w:r>
      <w:r w:rsidR="005F2F5F" w:rsidRPr="00703869">
        <w:t xml:space="preserve"> </w:t>
      </w:r>
      <w:r w:rsidR="00C85818">
        <w:t xml:space="preserve">factors such as </w:t>
      </w:r>
      <w:r w:rsidR="005F2F5F" w:rsidRPr="00703869">
        <w:t>dense breast tissue,</w:t>
      </w:r>
      <w:r w:rsidRPr="00703869">
        <w:t xml:space="preserve"> family history</w:t>
      </w:r>
      <w:r w:rsidR="00C85818">
        <w:t xml:space="preserve">, </w:t>
      </w:r>
      <w:r w:rsidRPr="00703869">
        <w:t>or</w:t>
      </w:r>
      <w:r w:rsidR="005F2F5F" w:rsidRPr="00703869">
        <w:t xml:space="preserve"> presence of</w:t>
      </w:r>
      <w:r w:rsidRPr="00703869">
        <w:t xml:space="preserve"> the BRCA</w:t>
      </w:r>
      <w:r w:rsidR="00C85818">
        <w:t>-</w:t>
      </w:r>
      <w:r w:rsidRPr="00703869">
        <w:t xml:space="preserve">1 gene are </w:t>
      </w:r>
      <w:r w:rsidR="00FA1AC9">
        <w:t>advis</w:t>
      </w:r>
      <w:r w:rsidRPr="00703869">
        <w:t xml:space="preserve">ed to </w:t>
      </w:r>
      <w:r w:rsidR="00FA1AC9">
        <w:t>start</w:t>
      </w:r>
      <w:r w:rsidRPr="00703869">
        <w:t xml:space="preserve"> screening earlier than those with</w:t>
      </w:r>
      <w:r w:rsidR="00FA1AC9">
        <w:t xml:space="preserve"> an</w:t>
      </w:r>
      <w:r w:rsidRPr="00703869">
        <w:t xml:space="preserve"> average risk.</w:t>
      </w:r>
      <w:r w:rsidR="0037465D" w:rsidRPr="0037465D">
        <w:rPr>
          <w:vertAlign w:val="superscript"/>
        </w:rPr>
        <w:fldChar w:fldCharType="begin"/>
      </w:r>
      <w:r w:rsidR="0037465D" w:rsidRPr="0037465D">
        <w:rPr>
          <w:vertAlign w:val="superscript"/>
        </w:rPr>
        <w:instrText xml:space="preserve"> NOTEREF _Ref138968330 \h </w:instrText>
      </w:r>
      <w:r w:rsidR="0037465D">
        <w:rPr>
          <w:vertAlign w:val="superscript"/>
        </w:rPr>
        <w:instrText xml:space="preserve"> \* MERGEFORMAT </w:instrText>
      </w:r>
      <w:r w:rsidR="0037465D" w:rsidRPr="0037465D">
        <w:rPr>
          <w:vertAlign w:val="superscript"/>
        </w:rPr>
      </w:r>
      <w:r w:rsidR="0037465D" w:rsidRPr="0037465D">
        <w:rPr>
          <w:vertAlign w:val="superscript"/>
        </w:rPr>
        <w:fldChar w:fldCharType="separate"/>
      </w:r>
      <w:r w:rsidR="0037465D" w:rsidRPr="0037465D">
        <w:rPr>
          <w:vertAlign w:val="superscript"/>
        </w:rPr>
        <w:t>38</w:t>
      </w:r>
      <w:r w:rsidR="0037465D" w:rsidRPr="0037465D">
        <w:rPr>
          <w:vertAlign w:val="superscript"/>
        </w:rPr>
        <w:fldChar w:fldCharType="end"/>
      </w:r>
      <w:r w:rsidR="00CA0C70">
        <w:t xml:space="preserve"> W</w:t>
      </w:r>
      <w:r w:rsidR="005126C4">
        <w:t xml:space="preserve">omen with </w:t>
      </w:r>
      <w:r w:rsidR="001D5393">
        <w:t xml:space="preserve">very </w:t>
      </w:r>
      <w:r w:rsidR="005126C4">
        <w:t xml:space="preserve">dense breasts are recommended to </w:t>
      </w:r>
      <w:r w:rsidR="00621EED">
        <w:t>have</w:t>
      </w:r>
      <w:r w:rsidR="00142297">
        <w:t xml:space="preserve"> additional</w:t>
      </w:r>
      <w:r w:rsidR="00621EED">
        <w:t xml:space="preserve"> </w:t>
      </w:r>
      <w:r w:rsidR="00142297">
        <w:t>screening using ultrasound, MRI</w:t>
      </w:r>
      <w:r w:rsidR="001B2B70">
        <w:t>,</w:t>
      </w:r>
      <w:r w:rsidR="00142297">
        <w:t xml:space="preserve"> or digital breast tomosynthesis</w:t>
      </w:r>
      <w:r w:rsidR="00621EED">
        <w:t xml:space="preserve"> methods</w:t>
      </w:r>
      <w:r w:rsidR="00173928">
        <w:t>,</w:t>
      </w:r>
      <w:r w:rsidR="002C24BD">
        <w:t xml:space="preserve"> and</w:t>
      </w:r>
      <w:r w:rsidR="002C24BD" w:rsidRPr="0046486E">
        <w:t xml:space="preserve"> </w:t>
      </w:r>
      <w:r w:rsidR="002C24BD">
        <w:t>w</w:t>
      </w:r>
      <w:r w:rsidR="0046486E" w:rsidRPr="0046486E">
        <w:t>omen previously diagnosed with breast cancer should be screened with</w:t>
      </w:r>
      <w:r w:rsidR="002C24BD">
        <w:t xml:space="preserve"> MRI</w:t>
      </w:r>
      <w:r w:rsidR="0046486E" w:rsidRPr="0046486E">
        <w:t>.</w:t>
      </w:r>
      <w:r w:rsidR="0037465D" w:rsidRPr="00BA66A6">
        <w:rPr>
          <w:vertAlign w:val="superscript"/>
        </w:rPr>
        <w:fldChar w:fldCharType="begin"/>
      </w:r>
      <w:r w:rsidR="0037465D" w:rsidRPr="00BA66A6">
        <w:rPr>
          <w:vertAlign w:val="superscript"/>
        </w:rPr>
        <w:instrText xml:space="preserve"> NOTEREF _Ref138968142 \h </w:instrText>
      </w:r>
      <w:r w:rsidR="00BA66A6">
        <w:rPr>
          <w:vertAlign w:val="superscript"/>
        </w:rPr>
        <w:instrText xml:space="preserve"> \* MERGEFORMAT </w:instrText>
      </w:r>
      <w:r w:rsidR="0037465D" w:rsidRPr="00BA66A6">
        <w:rPr>
          <w:vertAlign w:val="superscript"/>
        </w:rPr>
      </w:r>
      <w:r w:rsidR="0037465D" w:rsidRPr="00BA66A6">
        <w:rPr>
          <w:vertAlign w:val="superscript"/>
        </w:rPr>
        <w:fldChar w:fldCharType="separate"/>
      </w:r>
      <w:r w:rsidR="0037465D" w:rsidRPr="00BA66A6">
        <w:rPr>
          <w:vertAlign w:val="superscript"/>
        </w:rPr>
        <w:t>33</w:t>
      </w:r>
      <w:r w:rsidR="0037465D" w:rsidRPr="00BA66A6">
        <w:rPr>
          <w:vertAlign w:val="superscript"/>
        </w:rPr>
        <w:fldChar w:fldCharType="end"/>
      </w:r>
      <w:r w:rsidR="00BA66A6" w:rsidRPr="00BA66A6">
        <w:rPr>
          <w:vertAlign w:val="superscript"/>
        </w:rPr>
        <w:t>,</w:t>
      </w:r>
      <w:r w:rsidR="0037465D" w:rsidRPr="00BA66A6">
        <w:rPr>
          <w:rStyle w:val="EndnoteReference"/>
        </w:rPr>
        <w:endnoteReference w:id="40"/>
      </w:r>
      <w:r w:rsidR="0037465D" w:rsidRPr="00AD1045">
        <w:rPr>
          <w:b/>
          <w:bCs/>
        </w:rPr>
        <w:t xml:space="preserve"> </w:t>
      </w:r>
    </w:p>
    <w:p w14:paraId="35D8C057" w14:textId="77777777" w:rsidR="00991C72" w:rsidRPr="00AD1045" w:rsidRDefault="00991C72" w:rsidP="00991C72">
      <w:pPr>
        <w:spacing w:after="0" w:line="360" w:lineRule="auto"/>
        <w:rPr>
          <w:b/>
          <w:bCs/>
        </w:rPr>
      </w:pPr>
    </w:p>
    <w:p w14:paraId="4DB2DA2C" w14:textId="1F4598EE" w:rsidR="00EE6F60" w:rsidRDefault="005B78DA" w:rsidP="00991C72">
      <w:pPr>
        <w:spacing w:after="0" w:line="360" w:lineRule="auto"/>
      </w:pPr>
      <w:r>
        <w:t xml:space="preserve">Screening recommendations </w:t>
      </w:r>
      <w:r w:rsidR="00FF34E9">
        <w:t xml:space="preserve">vary between </w:t>
      </w:r>
      <w:r w:rsidR="00B431EF">
        <w:t>countries and their regulatory bodies.</w:t>
      </w:r>
      <w:r w:rsidR="00FF34E9">
        <w:t xml:space="preserve"> </w:t>
      </w:r>
      <w:r w:rsidR="00387171">
        <w:t xml:space="preserve">For example, </w:t>
      </w:r>
      <w:r w:rsidR="006379F8">
        <w:t xml:space="preserve">the European Union recommends screening mammography once every two or three years </w:t>
      </w:r>
      <w:r w:rsidR="00EB3F94">
        <w:t>beginning at age 4</w:t>
      </w:r>
      <w:r w:rsidR="00483A50">
        <w:t>5</w:t>
      </w:r>
      <w:r w:rsidR="00EB3F94">
        <w:t>.</w:t>
      </w:r>
      <w:r w:rsidR="00BA66A6">
        <w:rPr>
          <w:rStyle w:val="EndnoteReference"/>
        </w:rPr>
        <w:endnoteReference w:id="41"/>
      </w:r>
      <w:r w:rsidR="00EB3F94">
        <w:t xml:space="preserve"> T</w:t>
      </w:r>
      <w:r w:rsidR="00C26307">
        <w:t xml:space="preserve">he </w:t>
      </w:r>
      <w:r w:rsidR="00326B22">
        <w:t>advice</w:t>
      </w:r>
      <w:r w:rsidR="00C26307">
        <w:t xml:space="preserve"> from the American Cancer Society </w:t>
      </w:r>
      <w:r w:rsidR="00BD7B48">
        <w:t xml:space="preserve">(ACS) </w:t>
      </w:r>
      <w:r w:rsidR="00326B22">
        <w:t>differs</w:t>
      </w:r>
      <w:r w:rsidR="00C26307">
        <w:t xml:space="preserve"> s</w:t>
      </w:r>
      <w:r w:rsidR="00B431EF">
        <w:t>lightly from the ACR and NCCN recommendations</w:t>
      </w:r>
      <w:r w:rsidR="00BD7B48">
        <w:t>. The ACS recommends that lo</w:t>
      </w:r>
      <w:r w:rsidR="00C26307">
        <w:t xml:space="preserve">w-risk women can choose to begin their first screening </w:t>
      </w:r>
      <w:r w:rsidR="00C26307">
        <w:lastRenderedPageBreak/>
        <w:t xml:space="preserve">mammogram between the ages of 40 and 44 and continue </w:t>
      </w:r>
      <w:r w:rsidR="009148AF">
        <w:t xml:space="preserve">to have </w:t>
      </w:r>
      <w:r w:rsidR="00C26307">
        <w:t xml:space="preserve">yearly </w:t>
      </w:r>
      <w:r w:rsidR="009148AF">
        <w:t xml:space="preserve">mammograms </w:t>
      </w:r>
      <w:r w:rsidR="00C26307">
        <w:t xml:space="preserve">until </w:t>
      </w:r>
      <w:r w:rsidR="00FA79E6">
        <w:t xml:space="preserve">the age of 55 when they can </w:t>
      </w:r>
      <w:r w:rsidR="009148AF">
        <w:t>opt to have</w:t>
      </w:r>
      <w:r w:rsidR="00FA79E6">
        <w:t xml:space="preserve"> a mammogram every other year.</w:t>
      </w:r>
      <w:r w:rsidR="001805C6">
        <w:rPr>
          <w:rStyle w:val="EndnoteReference"/>
        </w:rPr>
        <w:endnoteReference w:id="42"/>
      </w:r>
      <w:r w:rsidR="00387171">
        <w:t xml:space="preserve"> </w:t>
      </w:r>
    </w:p>
    <w:p w14:paraId="055F07A4" w14:textId="77777777" w:rsidR="005F2251" w:rsidRDefault="005F2251" w:rsidP="00991C72">
      <w:pPr>
        <w:spacing w:after="0" w:line="360" w:lineRule="auto"/>
      </w:pPr>
    </w:p>
    <w:p w14:paraId="10592E65" w14:textId="5508EB82" w:rsidR="00C71CB6" w:rsidRDefault="00387171" w:rsidP="002E4B85">
      <w:pPr>
        <w:spacing w:after="0" w:line="360" w:lineRule="auto"/>
      </w:pPr>
      <w:r>
        <w:t xml:space="preserve">The variability between regulatory bodies is due to the </w:t>
      </w:r>
      <w:r w:rsidR="00126C69">
        <w:t xml:space="preserve">risk/benefit analysis of exposing patients to ionizing radiation versus early detection of cancer. </w:t>
      </w:r>
      <w:r w:rsidR="00F30621">
        <w:t>Numerous</w:t>
      </w:r>
      <w:r w:rsidR="006269AD">
        <w:t xml:space="preserve"> studies have </w:t>
      </w:r>
      <w:r w:rsidR="00021E18">
        <w:t>demonstrated</w:t>
      </w:r>
      <w:r w:rsidR="006269AD">
        <w:t xml:space="preserve"> that the </w:t>
      </w:r>
      <w:r w:rsidR="00021E18">
        <w:t>likelihood</w:t>
      </w:r>
      <w:r w:rsidR="006269AD">
        <w:t xml:space="preserve"> of radiation-induced </w:t>
      </w:r>
      <w:r w:rsidR="00D8100B">
        <w:t xml:space="preserve">breast cancers </w:t>
      </w:r>
      <w:r w:rsidR="003A4172">
        <w:t xml:space="preserve">due to mammographic screening is minimal compared to the </w:t>
      </w:r>
      <w:r w:rsidR="00470019">
        <w:t>advantages</w:t>
      </w:r>
      <w:r w:rsidR="003A4172">
        <w:t xml:space="preserve"> of early detection.</w:t>
      </w:r>
      <w:r w:rsidR="004A43E5" w:rsidRPr="006D240B">
        <w:rPr>
          <w:rStyle w:val="EndnoteReference"/>
        </w:rPr>
        <w:endnoteReference w:id="43"/>
      </w:r>
      <w:r w:rsidR="006D240B" w:rsidRPr="006D240B">
        <w:rPr>
          <w:vertAlign w:val="superscript"/>
        </w:rPr>
        <w:t>,</w:t>
      </w:r>
      <w:r w:rsidR="00A20CD6">
        <w:rPr>
          <w:rStyle w:val="EndnoteReference"/>
        </w:rPr>
        <w:endnoteReference w:id="44"/>
      </w:r>
      <w:r w:rsidR="00C02F89">
        <w:t xml:space="preserve"> </w:t>
      </w:r>
      <w:r w:rsidR="006C5642">
        <w:t xml:space="preserve">Patients </w:t>
      </w:r>
      <w:r w:rsidR="00470019">
        <w:t xml:space="preserve">who </w:t>
      </w:r>
      <w:r w:rsidR="006C5642">
        <w:t xml:space="preserve">approach the technologist about these </w:t>
      </w:r>
      <w:r w:rsidR="00FA3505">
        <w:t>conflicting</w:t>
      </w:r>
      <w:r w:rsidR="006C5642">
        <w:t xml:space="preserve"> rules</w:t>
      </w:r>
      <w:r w:rsidR="00470019">
        <w:t xml:space="preserve"> should be directed to consult their </w:t>
      </w:r>
      <w:r w:rsidR="00326B22">
        <w:t>healthcare</w:t>
      </w:r>
      <w:r w:rsidR="006C5642">
        <w:t xml:space="preserve"> provider.</w:t>
      </w:r>
    </w:p>
    <w:p w14:paraId="6548BF1D" w14:textId="77777777" w:rsidR="00991C72" w:rsidRDefault="00991C72" w:rsidP="00991C72">
      <w:pPr>
        <w:spacing w:after="0" w:line="360" w:lineRule="auto"/>
      </w:pPr>
    </w:p>
    <w:p w14:paraId="3A807BBE" w14:textId="734BCBA9" w:rsidR="00AB0758" w:rsidRDefault="00D90309" w:rsidP="00991C72">
      <w:pPr>
        <w:spacing w:after="0" w:line="360" w:lineRule="auto"/>
      </w:pPr>
      <w:r w:rsidRPr="00D90309">
        <w:t xml:space="preserve">The </w:t>
      </w:r>
      <w:r w:rsidR="004F7B18">
        <w:t>M</w:t>
      </w:r>
      <w:r w:rsidRPr="00D90309">
        <w:t xml:space="preserve">ammography </w:t>
      </w:r>
      <w:r w:rsidR="004F7B18">
        <w:t>Q</w:t>
      </w:r>
      <w:r w:rsidRPr="00D90309">
        <w:t>uality</w:t>
      </w:r>
      <w:r w:rsidR="004F7B18">
        <w:t xml:space="preserve"> S</w:t>
      </w:r>
      <w:r w:rsidRPr="00D90309">
        <w:t>tandard</w:t>
      </w:r>
      <w:r w:rsidR="00193402">
        <w:t>s</w:t>
      </w:r>
      <w:r w:rsidRPr="00D90309">
        <w:t xml:space="preserve"> </w:t>
      </w:r>
      <w:r w:rsidR="004F7B18">
        <w:t>A</w:t>
      </w:r>
      <w:r w:rsidRPr="00D90309">
        <w:t>ct (MQSA</w:t>
      </w:r>
      <w:r w:rsidR="0005143A">
        <w:t xml:space="preserve">) </w:t>
      </w:r>
      <w:r w:rsidR="00032091">
        <w:t>are regulations set by the US Food and Drug Administration (FDA)</w:t>
      </w:r>
      <w:r w:rsidR="0005143A">
        <w:t xml:space="preserve"> to establish standards to ensure that all women have access to </w:t>
      </w:r>
      <w:r w:rsidR="002A4517">
        <w:t>high-</w:t>
      </w:r>
      <w:r w:rsidR="0005143A">
        <w:t xml:space="preserve">quality </w:t>
      </w:r>
      <w:r w:rsidR="00A4761C">
        <w:t>mammography services.</w:t>
      </w:r>
      <w:bookmarkStart w:id="46" w:name="_Ref138968498"/>
      <w:r w:rsidR="006D240B">
        <w:rPr>
          <w:rStyle w:val="EndnoteReference"/>
        </w:rPr>
        <w:endnoteReference w:id="45"/>
      </w:r>
      <w:bookmarkEnd w:id="46"/>
      <w:r w:rsidR="006C2536">
        <w:t xml:space="preserve"> </w:t>
      </w:r>
      <w:r w:rsidR="00FF6FF3" w:rsidRPr="00FF6FF3">
        <w:t>These regulations require mammography facilities to undergo strict accreditation, certification, and equipment inspections to ensure that they provide safe, reliable, and accurate services</w:t>
      </w:r>
      <w:r w:rsidR="006C2536" w:rsidRPr="006C2536">
        <w:t>.</w:t>
      </w:r>
      <w:r w:rsidR="000C73B1" w:rsidRPr="00237A17">
        <w:rPr>
          <w:vertAlign w:val="superscript"/>
        </w:rPr>
        <w:fldChar w:fldCharType="begin"/>
      </w:r>
      <w:r w:rsidR="000C73B1" w:rsidRPr="00237A17">
        <w:rPr>
          <w:vertAlign w:val="superscript"/>
        </w:rPr>
        <w:instrText xml:space="preserve"> NOTEREF _Ref138968498 \h </w:instrText>
      </w:r>
      <w:r w:rsidR="00237A17">
        <w:rPr>
          <w:vertAlign w:val="superscript"/>
        </w:rPr>
        <w:instrText xml:space="preserve"> \* MERGEFORMAT </w:instrText>
      </w:r>
      <w:r w:rsidR="000C73B1" w:rsidRPr="00237A17">
        <w:rPr>
          <w:vertAlign w:val="superscript"/>
        </w:rPr>
      </w:r>
      <w:r w:rsidR="000C73B1" w:rsidRPr="00237A17">
        <w:rPr>
          <w:vertAlign w:val="superscript"/>
        </w:rPr>
        <w:fldChar w:fldCharType="separate"/>
      </w:r>
      <w:r w:rsidR="000C73B1" w:rsidRPr="00237A17">
        <w:rPr>
          <w:vertAlign w:val="superscript"/>
        </w:rPr>
        <w:t>45</w:t>
      </w:r>
      <w:r w:rsidR="000C73B1" w:rsidRPr="00237A17">
        <w:rPr>
          <w:vertAlign w:val="superscript"/>
        </w:rPr>
        <w:fldChar w:fldCharType="end"/>
      </w:r>
      <w:r w:rsidR="00A0463C">
        <w:t xml:space="preserve"> </w:t>
      </w:r>
      <w:r w:rsidR="004F3252">
        <w:t>As of</w:t>
      </w:r>
      <w:r w:rsidR="007A2A17">
        <w:t xml:space="preserve"> March 2023, the MQSA </w:t>
      </w:r>
      <w:r w:rsidR="004F3252">
        <w:t>requires</w:t>
      </w:r>
      <w:r w:rsidR="00A0463C">
        <w:t xml:space="preserve"> facilit</w:t>
      </w:r>
      <w:r w:rsidR="004F3252">
        <w:t>ies</w:t>
      </w:r>
      <w:r w:rsidR="00A0463C">
        <w:t xml:space="preserve"> to provide </w:t>
      </w:r>
      <w:r w:rsidR="0036389C">
        <w:t xml:space="preserve">a </w:t>
      </w:r>
      <w:r w:rsidR="00B66D3D">
        <w:t>written report to</w:t>
      </w:r>
      <w:r w:rsidR="00B268DC">
        <w:t xml:space="preserve"> patient</w:t>
      </w:r>
      <w:r w:rsidR="004F3252">
        <w:t>s</w:t>
      </w:r>
      <w:r w:rsidR="00B268DC">
        <w:t xml:space="preserve"> after their </w:t>
      </w:r>
      <w:r w:rsidR="00B63EE6">
        <w:t>mammography exam</w:t>
      </w:r>
      <w:r w:rsidRPr="00D90309">
        <w:t>.</w:t>
      </w:r>
      <w:bookmarkStart w:id="47" w:name="_Ref138968540"/>
      <w:r w:rsidR="00237A17">
        <w:rPr>
          <w:rStyle w:val="EndnoteReference"/>
        </w:rPr>
        <w:endnoteReference w:id="46"/>
      </w:r>
      <w:bookmarkEnd w:id="47"/>
      <w:r w:rsidR="00B268DC">
        <w:t xml:space="preserve"> </w:t>
      </w:r>
      <w:r w:rsidR="00683C3A">
        <w:t xml:space="preserve">This report </w:t>
      </w:r>
      <w:r w:rsidR="00B66D3D">
        <w:t>will</w:t>
      </w:r>
      <w:r w:rsidR="00683C3A">
        <w:t xml:space="preserve"> mention the density of their breasts</w:t>
      </w:r>
      <w:r w:rsidR="00B66D3D">
        <w:t xml:space="preserve"> in a patient-friendly language</w:t>
      </w:r>
      <w:r w:rsidR="00683C3A">
        <w:t xml:space="preserve">, explain </w:t>
      </w:r>
      <w:r w:rsidR="00FE61F7">
        <w:t xml:space="preserve">how breast density can </w:t>
      </w:r>
      <w:r w:rsidR="00BB09FE">
        <w:t>impact</w:t>
      </w:r>
      <w:r w:rsidR="00FE61F7">
        <w:t xml:space="preserve"> </w:t>
      </w:r>
      <w:r w:rsidR="00BB09FE">
        <w:t xml:space="preserve">mammographic </w:t>
      </w:r>
      <w:r w:rsidR="00FE61F7">
        <w:t>accuracy</w:t>
      </w:r>
      <w:r w:rsidR="00BB09FE">
        <w:t>,</w:t>
      </w:r>
      <w:r w:rsidR="00FE61F7">
        <w:t xml:space="preserve"> </w:t>
      </w:r>
      <w:r w:rsidR="00AB0758">
        <w:t>and recommend</w:t>
      </w:r>
      <w:r w:rsidR="00BB09FE">
        <w:t xml:space="preserve"> that </w:t>
      </w:r>
      <w:r w:rsidR="00DD1757">
        <w:t>patients</w:t>
      </w:r>
      <w:r w:rsidR="00BB09FE">
        <w:t xml:space="preserve"> discuss</w:t>
      </w:r>
      <w:r w:rsidR="00AB0758">
        <w:t xml:space="preserve"> their individual situation with their </w:t>
      </w:r>
      <w:r w:rsidR="00EC73CA">
        <w:t>healthcare</w:t>
      </w:r>
      <w:r w:rsidR="00AB0758">
        <w:t xml:space="preserve"> provider</w:t>
      </w:r>
      <w:r w:rsidR="00FE61F7">
        <w:t>.</w:t>
      </w:r>
      <w:r w:rsidR="007917D3" w:rsidRPr="007917D3">
        <w:rPr>
          <w:vertAlign w:val="superscript"/>
        </w:rPr>
        <w:fldChar w:fldCharType="begin"/>
      </w:r>
      <w:r w:rsidR="007917D3" w:rsidRPr="007917D3">
        <w:rPr>
          <w:vertAlign w:val="superscript"/>
        </w:rPr>
        <w:instrText xml:space="preserve"> NOTEREF _Ref138968540 \h </w:instrText>
      </w:r>
      <w:r w:rsidR="007917D3">
        <w:rPr>
          <w:vertAlign w:val="superscript"/>
        </w:rPr>
        <w:instrText xml:space="preserve"> \* MERGEFORMAT </w:instrText>
      </w:r>
      <w:r w:rsidR="007917D3" w:rsidRPr="007917D3">
        <w:rPr>
          <w:vertAlign w:val="superscript"/>
        </w:rPr>
      </w:r>
      <w:r w:rsidR="007917D3" w:rsidRPr="007917D3">
        <w:rPr>
          <w:vertAlign w:val="superscript"/>
        </w:rPr>
        <w:fldChar w:fldCharType="separate"/>
      </w:r>
      <w:r w:rsidR="007917D3" w:rsidRPr="007917D3">
        <w:rPr>
          <w:vertAlign w:val="superscript"/>
        </w:rPr>
        <w:t>46</w:t>
      </w:r>
      <w:r w:rsidR="007917D3" w:rsidRPr="007917D3">
        <w:rPr>
          <w:vertAlign w:val="superscript"/>
        </w:rPr>
        <w:fldChar w:fldCharType="end"/>
      </w:r>
      <w:r w:rsidR="00081A60" w:rsidRPr="007917D3">
        <w:rPr>
          <w:vertAlign w:val="superscript"/>
        </w:rPr>
        <w:t xml:space="preserve"> </w:t>
      </w:r>
      <w:r w:rsidR="004F2CC3">
        <w:br/>
      </w:r>
    </w:p>
    <w:p w14:paraId="6D5C2A43" w14:textId="23E0B40C" w:rsidR="009C4E81" w:rsidRPr="009A6C32" w:rsidRDefault="009C4E81" w:rsidP="00991C72">
      <w:pPr>
        <w:pStyle w:val="Heading1"/>
      </w:pPr>
      <w:r w:rsidRPr="009A6C32">
        <w:t>Conclusion</w:t>
      </w:r>
      <w:r w:rsidR="000B561B">
        <w:br/>
      </w:r>
    </w:p>
    <w:p w14:paraId="5B78FFB3" w14:textId="694D9C49" w:rsidR="00F53985" w:rsidRDefault="009A6C32" w:rsidP="002E4B85">
      <w:pPr>
        <w:spacing w:after="0" w:line="360" w:lineRule="auto"/>
      </w:pPr>
      <w:r w:rsidRPr="009A6C32">
        <w:t xml:space="preserve">Breast cancer is the </w:t>
      </w:r>
      <w:proofErr w:type="gramStart"/>
      <w:r w:rsidRPr="009A6C32">
        <w:t>most common</w:t>
      </w:r>
      <w:r w:rsidR="00F9175D">
        <w:t>ly diagnosed</w:t>
      </w:r>
      <w:proofErr w:type="gramEnd"/>
      <w:r w:rsidRPr="009A6C32">
        <w:t xml:space="preserve"> malignancy </w:t>
      </w:r>
      <w:r w:rsidR="00171F37">
        <w:t>worldwid</w:t>
      </w:r>
      <w:r w:rsidR="007917D3">
        <w:t>e</w:t>
      </w:r>
      <w:r w:rsidR="00171F37">
        <w:t xml:space="preserve">, second only to </w:t>
      </w:r>
      <w:r w:rsidRPr="009A6C32">
        <w:t>lung cancer</w:t>
      </w:r>
      <w:r w:rsidR="00171F37">
        <w:t xml:space="preserve">. It is also the most frequently diagnosed and fatal cancer among </w:t>
      </w:r>
      <w:r w:rsidR="00F53985">
        <w:t>women.</w:t>
      </w:r>
      <w:r w:rsidR="007917D3">
        <w:rPr>
          <w:rStyle w:val="EndnoteReference"/>
        </w:rPr>
        <w:endnoteReference w:id="47"/>
      </w:r>
      <w:r w:rsidR="001D578D">
        <w:t xml:space="preserve"> </w:t>
      </w:r>
      <w:r w:rsidR="000310EA" w:rsidRPr="000310EA">
        <w:t xml:space="preserve">Early detection of a breast lesion and its correct diagnosis as benign or malignant is critical to start the patient on a treatment plan, ultimately reducing the </w:t>
      </w:r>
      <w:r w:rsidR="00A1739C">
        <w:t xml:space="preserve">probability of </w:t>
      </w:r>
      <w:r w:rsidR="000310EA" w:rsidRPr="000310EA">
        <w:t>breast cancer mortality.</w:t>
      </w:r>
      <w:r w:rsidR="00B35468">
        <w:t xml:space="preserve"> </w:t>
      </w:r>
      <w:r w:rsidR="000310EA">
        <w:t>Screening mammography is the best method for early detection of abnormal lesions in the breast</w:t>
      </w:r>
      <w:r w:rsidR="00B24CC4">
        <w:t>, with co</w:t>
      </w:r>
      <w:r w:rsidR="000310EA">
        <w:t xml:space="preserve">nfirmation and localization of lesions often done with ultrasound. </w:t>
      </w:r>
      <w:r w:rsidRPr="009A6C32">
        <w:t xml:space="preserve"> </w:t>
      </w:r>
    </w:p>
    <w:p w14:paraId="4A01AB04" w14:textId="77777777" w:rsidR="00991C72" w:rsidRDefault="00991C72" w:rsidP="00991C72">
      <w:pPr>
        <w:spacing w:after="0" w:line="360" w:lineRule="auto"/>
      </w:pPr>
    </w:p>
    <w:p w14:paraId="3D50111B" w14:textId="31EB5594" w:rsidR="00B35468" w:rsidRDefault="00703E25" w:rsidP="002E4B85">
      <w:pPr>
        <w:spacing w:after="0" w:line="360" w:lineRule="auto"/>
      </w:pPr>
      <w:r>
        <w:t xml:space="preserve">In addition to finding </w:t>
      </w:r>
      <w:r w:rsidR="00C22A9D">
        <w:t xml:space="preserve">breast lesions through screening mammography, lesions may be </w:t>
      </w:r>
      <w:r w:rsidR="00E05CB3">
        <w:t>discovered</w:t>
      </w:r>
      <w:r w:rsidR="00C22A9D">
        <w:t xml:space="preserve"> </w:t>
      </w:r>
      <w:r w:rsidR="00E05CB3">
        <w:t>by noticing</w:t>
      </w:r>
      <w:r w:rsidR="00C22A9D">
        <w:t xml:space="preserve"> p</w:t>
      </w:r>
      <w:r w:rsidR="00726271">
        <w:t>alpable</w:t>
      </w:r>
      <w:r w:rsidR="00C22A9D">
        <w:t xml:space="preserve"> and visible changes in the breast. </w:t>
      </w:r>
      <w:r w:rsidR="00FB6FE1">
        <w:t>When imaging these areas of concern, the</w:t>
      </w:r>
      <w:r w:rsidR="009B4C85">
        <w:t xml:space="preserve"> mammography technologist</w:t>
      </w:r>
      <w:r w:rsidR="00FB6FE1">
        <w:t xml:space="preserve"> play</w:t>
      </w:r>
      <w:r w:rsidR="009B4C85">
        <w:t xml:space="preserve">s </w:t>
      </w:r>
      <w:r w:rsidR="00EC73CA">
        <w:t>a vital</w:t>
      </w:r>
      <w:r w:rsidR="00FB6FE1">
        <w:t xml:space="preserve"> </w:t>
      </w:r>
      <w:r w:rsidR="009B4C85">
        <w:t xml:space="preserve">role </w:t>
      </w:r>
      <w:r w:rsidR="00FB6FE1">
        <w:t>in</w:t>
      </w:r>
      <w:r w:rsidR="00BD1C23">
        <w:t xml:space="preserve"> describing </w:t>
      </w:r>
      <w:r w:rsidR="00B216D0">
        <w:t xml:space="preserve">their locations using </w:t>
      </w:r>
      <w:r w:rsidR="00EC73CA">
        <w:t xml:space="preserve">a </w:t>
      </w:r>
      <w:r w:rsidR="00B216D0">
        <w:t xml:space="preserve">proper quadrant and clockface terminology. Providing high-quality images to the radiologist </w:t>
      </w:r>
      <w:r w:rsidR="008656F4">
        <w:t xml:space="preserve">relies on knowing </w:t>
      </w:r>
      <w:r w:rsidR="00DE2ECB">
        <w:t>the correct</w:t>
      </w:r>
      <w:r w:rsidR="008656F4">
        <w:t xml:space="preserve"> </w:t>
      </w:r>
      <w:r w:rsidR="008656F4">
        <w:lastRenderedPageBreak/>
        <w:t xml:space="preserve">patient positioning techniques </w:t>
      </w:r>
      <w:r w:rsidR="00AE0355">
        <w:t>to</w:t>
      </w:r>
      <w:r w:rsidR="00DE2ECB">
        <w:t xml:space="preserve"> display</w:t>
      </w:r>
      <w:r w:rsidR="00AE0355">
        <w:t xml:space="preserve"> the </w:t>
      </w:r>
      <w:r w:rsidR="008656F4">
        <w:t>nipple</w:t>
      </w:r>
      <w:r w:rsidR="00AE0355">
        <w:t xml:space="preserve"> in profile and </w:t>
      </w:r>
      <w:r w:rsidR="00434B8A">
        <w:t xml:space="preserve">an </w:t>
      </w:r>
      <w:r w:rsidR="00AE0355">
        <w:t xml:space="preserve">adequate amount of </w:t>
      </w:r>
      <w:r w:rsidR="008656F4">
        <w:t xml:space="preserve">pectoralis muscle </w:t>
      </w:r>
      <w:r w:rsidR="006540D5">
        <w:t>in</w:t>
      </w:r>
      <w:r w:rsidR="008656F4">
        <w:t xml:space="preserve"> the images. </w:t>
      </w:r>
    </w:p>
    <w:p w14:paraId="110A2FB9" w14:textId="77777777" w:rsidR="00991C72" w:rsidRDefault="00991C72" w:rsidP="00991C72">
      <w:pPr>
        <w:spacing w:after="0" w:line="360" w:lineRule="auto"/>
      </w:pPr>
    </w:p>
    <w:p w14:paraId="44D6DDE4" w14:textId="765410F2" w:rsidR="00B51823" w:rsidRDefault="009F00D6" w:rsidP="00991C72">
      <w:pPr>
        <w:spacing w:after="0" w:line="360" w:lineRule="auto"/>
      </w:pPr>
      <w:r>
        <w:t>The</w:t>
      </w:r>
      <w:r w:rsidR="001826F5">
        <w:t xml:space="preserve"> </w:t>
      </w:r>
      <w:r w:rsidR="00540DC4">
        <w:t xml:space="preserve">glandular </w:t>
      </w:r>
      <w:r w:rsidR="001826F5">
        <w:t xml:space="preserve">breast </w:t>
      </w:r>
      <w:r>
        <w:t>components of</w:t>
      </w:r>
      <w:r w:rsidR="00B51823">
        <w:t xml:space="preserve"> the</w:t>
      </w:r>
      <w:r w:rsidR="001826F5">
        <w:t xml:space="preserve"> </w:t>
      </w:r>
      <w:r w:rsidR="00540DC4">
        <w:t>terminal lobe ductal unit</w:t>
      </w:r>
      <w:r w:rsidR="00B51823">
        <w:t xml:space="preserve"> are a primary source of breast cancer</w:t>
      </w:r>
      <w:r w:rsidR="001367C6">
        <w:t xml:space="preserve">, while the vascular and lymphatic systems play a significant role in cancer spread. </w:t>
      </w:r>
      <w:r w:rsidR="00B51823">
        <w:t xml:space="preserve">Although the amount of fibroglandular breast tissue decreases with age, the risk of breast cancer increases. </w:t>
      </w:r>
      <w:r w:rsidR="0023209E">
        <w:t>For this reason, s</w:t>
      </w:r>
      <w:r w:rsidR="001428E7">
        <w:t>creening mammograms are generally recommended to begin at the age of 40.</w:t>
      </w:r>
      <w:r w:rsidR="007C3EF3">
        <w:t xml:space="preserve"> </w:t>
      </w:r>
      <w:r w:rsidR="0023209E">
        <w:t>Women</w:t>
      </w:r>
      <w:r w:rsidR="007C3EF3">
        <w:t xml:space="preserve"> with </w:t>
      </w:r>
      <w:r w:rsidR="006540D5">
        <w:t>high-density</w:t>
      </w:r>
      <w:r w:rsidR="00E323C1">
        <w:t xml:space="preserve"> breasts</w:t>
      </w:r>
      <w:r w:rsidR="007C3EF3">
        <w:t xml:space="preserve"> </w:t>
      </w:r>
      <w:r w:rsidR="0023209E">
        <w:t>are advised</w:t>
      </w:r>
      <w:r w:rsidR="007C3EF3">
        <w:t xml:space="preserve"> to have additional </w:t>
      </w:r>
      <w:r w:rsidR="00E323C1">
        <w:t xml:space="preserve">screening </w:t>
      </w:r>
      <w:r w:rsidR="004655BE">
        <w:t>exams such as ultrasound or MRI</w:t>
      </w:r>
      <w:r w:rsidR="002C3D6F">
        <w:t xml:space="preserve">. This is because </w:t>
      </w:r>
      <w:r w:rsidR="006540D5">
        <w:t>high-density</w:t>
      </w:r>
      <w:r w:rsidR="002C3D6F">
        <w:t xml:space="preserve"> breast tissue can </w:t>
      </w:r>
      <w:r w:rsidR="004655BE">
        <w:t xml:space="preserve">obscure lesions on mammograms. </w:t>
      </w:r>
    </w:p>
    <w:p w14:paraId="168796B6" w14:textId="77777777" w:rsidR="008A09F8" w:rsidRPr="008A09F8" w:rsidRDefault="00B45A39" w:rsidP="00991C72">
      <w:pPr>
        <w:spacing w:after="0" w:line="360" w:lineRule="auto"/>
      </w:pPr>
      <w:r>
        <w:br w:type="page"/>
      </w:r>
    </w:p>
    <w:p w14:paraId="678E6298" w14:textId="012BECA4" w:rsidR="00597D53" w:rsidRPr="00924866" w:rsidRDefault="008A09F8" w:rsidP="00991C72">
      <w:pPr>
        <w:spacing w:after="0" w:line="360" w:lineRule="auto"/>
      </w:pPr>
      <w:r w:rsidRPr="008A09F8">
        <w:rPr>
          <w:b/>
          <w:bCs/>
        </w:rPr>
        <w:lastRenderedPageBreak/>
        <w:t>Key Terms</w:t>
      </w:r>
      <w:r w:rsidR="00630EC3">
        <w:rPr>
          <w:b/>
          <w:bCs/>
        </w:rPr>
        <w:br/>
      </w:r>
      <w:r w:rsidRPr="008A09F8">
        <w:br/>
      </w:r>
      <w:r w:rsidRPr="008A09F8">
        <w:rPr>
          <w:b/>
          <w:bCs/>
        </w:rPr>
        <w:t>Fibroglandular</w:t>
      </w:r>
      <w:r w:rsidR="0076459A" w:rsidRPr="00EC6307">
        <w:rPr>
          <w:b/>
          <w:bCs/>
        </w:rPr>
        <w:t xml:space="preserve"> tissue</w:t>
      </w:r>
      <w:r w:rsidR="0076459A">
        <w:t xml:space="preserve"> </w:t>
      </w:r>
      <w:r w:rsidR="00597D53">
        <w:t>–</w:t>
      </w:r>
      <w:r w:rsidR="0076459A">
        <w:t xml:space="preserve"> </w:t>
      </w:r>
      <w:r w:rsidR="00597D53">
        <w:t xml:space="preserve">the </w:t>
      </w:r>
      <w:r w:rsidR="00EC6307">
        <w:t xml:space="preserve">fibrous </w:t>
      </w:r>
      <w:r w:rsidR="00597D53">
        <w:t>connective tissue and glandular tissue</w:t>
      </w:r>
      <w:r w:rsidRPr="008A09F8">
        <w:br/>
      </w:r>
      <w:r w:rsidRPr="008A09F8">
        <w:rPr>
          <w:b/>
          <w:bCs/>
        </w:rPr>
        <w:t>Involution</w:t>
      </w:r>
      <w:r w:rsidRPr="008A09F8">
        <w:t xml:space="preserve"> </w:t>
      </w:r>
      <w:r w:rsidR="00597D53">
        <w:t>–</w:t>
      </w:r>
      <w:r w:rsidR="000E38B3">
        <w:t xml:space="preserve"> atrophy of fibroglandular tissue after menopause</w:t>
      </w:r>
      <w:r w:rsidR="007A1C64">
        <w:br/>
      </w:r>
      <w:r w:rsidR="007A1C64" w:rsidRPr="0068556C">
        <w:rPr>
          <w:b/>
          <w:bCs/>
        </w:rPr>
        <w:t xml:space="preserve">Mammographic </w:t>
      </w:r>
      <w:r w:rsidR="00E20F36">
        <w:rPr>
          <w:b/>
          <w:bCs/>
        </w:rPr>
        <w:t>d</w:t>
      </w:r>
      <w:r w:rsidR="007A1C64" w:rsidRPr="0068556C">
        <w:rPr>
          <w:b/>
          <w:bCs/>
        </w:rPr>
        <w:t>ensity</w:t>
      </w:r>
      <w:r w:rsidR="007A1C64">
        <w:t xml:space="preserve"> – the amount of </w:t>
      </w:r>
      <w:r w:rsidR="0068556C">
        <w:t xml:space="preserve">dense </w:t>
      </w:r>
      <w:r w:rsidR="007A1C64">
        <w:t>fibroglandular and stromal tissue compared to</w:t>
      </w:r>
      <w:r w:rsidR="0068556C">
        <w:t xml:space="preserve"> the less dense</w:t>
      </w:r>
      <w:r w:rsidR="007A1C64">
        <w:t xml:space="preserve"> adipose tissue</w:t>
      </w:r>
      <w:r w:rsidR="00630EC3">
        <w:br/>
      </w:r>
      <w:r w:rsidR="00630EC3" w:rsidRPr="008A09F8">
        <w:rPr>
          <w:b/>
          <w:bCs/>
        </w:rPr>
        <w:t>Parenchyma</w:t>
      </w:r>
      <w:r w:rsidR="00630EC3" w:rsidRPr="008A09F8">
        <w:t xml:space="preserve"> – the functional tissue of an organ; glandular tissue in breasts</w:t>
      </w:r>
      <w:r w:rsidR="00924866">
        <w:br/>
      </w:r>
      <w:r w:rsidR="00924866" w:rsidRPr="00924866">
        <w:rPr>
          <w:b/>
          <w:bCs/>
        </w:rPr>
        <w:t>Polythelia</w:t>
      </w:r>
      <w:r w:rsidR="00924866">
        <w:t xml:space="preserve"> – more than two nipples present</w:t>
      </w:r>
      <w:r w:rsidR="00630EC3">
        <w:br/>
      </w:r>
      <w:r w:rsidR="00630EC3" w:rsidRPr="00EC6307">
        <w:rPr>
          <w:b/>
          <w:bCs/>
        </w:rPr>
        <w:t>Sentinel lymph node</w:t>
      </w:r>
      <w:r w:rsidR="00F650B4" w:rsidRPr="00EC6307">
        <w:rPr>
          <w:b/>
          <w:bCs/>
        </w:rPr>
        <w:t>s</w:t>
      </w:r>
      <w:r w:rsidR="00630EC3" w:rsidRPr="00630EC3">
        <w:t xml:space="preserve"> </w:t>
      </w:r>
      <w:r w:rsidR="00F650B4">
        <w:t xml:space="preserve">– the first set of lymph nodes that metastatic breast cancer spreads to; </w:t>
      </w:r>
      <w:r w:rsidR="000E38B3">
        <w:t>usually biopsied to determine the stage of cancer</w:t>
      </w:r>
      <w:r w:rsidR="00597D53">
        <w:br/>
      </w:r>
      <w:r w:rsidR="00597D53" w:rsidRPr="00EC6307">
        <w:rPr>
          <w:b/>
          <w:bCs/>
        </w:rPr>
        <w:t xml:space="preserve">Stroma </w:t>
      </w:r>
      <w:r w:rsidR="000E38B3">
        <w:t>–</w:t>
      </w:r>
      <w:r w:rsidR="00597D53">
        <w:t xml:space="preserve"> </w:t>
      </w:r>
      <w:r w:rsidR="000E38B3">
        <w:t xml:space="preserve">the </w:t>
      </w:r>
      <w:r w:rsidR="00FB232B">
        <w:t>framework supporting</w:t>
      </w:r>
      <w:r w:rsidR="00EC6307">
        <w:t xml:space="preserve"> an</w:t>
      </w:r>
      <w:r w:rsidR="00FB232B">
        <w:t xml:space="preserve"> </w:t>
      </w:r>
      <w:r w:rsidR="001D69EE">
        <w:t>organ. Breast stroma</w:t>
      </w:r>
      <w:r w:rsidR="00E147BA">
        <w:t xml:space="preserve"> surrounds glandular tissue and consists of connective tissue elements, giving rise to </w:t>
      </w:r>
      <w:r w:rsidR="001D69EE">
        <w:t>Cooper’s ligaments</w:t>
      </w:r>
      <w:r w:rsidR="00F7209A">
        <w:br/>
      </w:r>
    </w:p>
    <w:p w14:paraId="150AB7F5" w14:textId="5E078BAB" w:rsidR="0076459A" w:rsidRDefault="008A09F8" w:rsidP="00991C72">
      <w:pPr>
        <w:spacing w:after="0" w:line="360" w:lineRule="auto"/>
      </w:pPr>
      <w:r w:rsidRPr="008A09F8">
        <w:rPr>
          <w:b/>
          <w:bCs/>
        </w:rPr>
        <w:t>Abbreviations</w:t>
      </w:r>
      <w:r w:rsidR="003A3F4F">
        <w:rPr>
          <w:b/>
          <w:bCs/>
        </w:rPr>
        <w:t xml:space="preserve"> (in order of appearance in text)</w:t>
      </w:r>
      <w:r w:rsidRPr="008A09F8">
        <w:br/>
      </w:r>
      <w:r w:rsidRPr="008A09F8">
        <w:br/>
      </w:r>
      <w:r w:rsidR="0076459A" w:rsidRPr="003874DD">
        <w:rPr>
          <w:b/>
          <w:bCs/>
        </w:rPr>
        <w:t>CC</w:t>
      </w:r>
      <w:r w:rsidR="00593943">
        <w:t xml:space="preserve"> – </w:t>
      </w:r>
      <w:r w:rsidR="00F7209A">
        <w:t>craniocaudal</w:t>
      </w:r>
      <w:r w:rsidR="00593943">
        <w:t xml:space="preserve"> mammography view</w:t>
      </w:r>
      <w:r w:rsidR="0076459A">
        <w:br/>
      </w:r>
      <w:r w:rsidR="0076459A" w:rsidRPr="003874DD">
        <w:rPr>
          <w:b/>
          <w:bCs/>
        </w:rPr>
        <w:t>MLO</w:t>
      </w:r>
      <w:r w:rsidR="00593943">
        <w:t xml:space="preserve"> – mediolateral oblique mammography view</w:t>
      </w:r>
      <w:r w:rsidR="008A3B77">
        <w:br/>
      </w:r>
      <w:r w:rsidR="008A3B77" w:rsidRPr="003874DD">
        <w:rPr>
          <w:b/>
          <w:bCs/>
        </w:rPr>
        <w:t>ML</w:t>
      </w:r>
      <w:r w:rsidR="00593943">
        <w:t xml:space="preserve"> – mediolateral </w:t>
      </w:r>
      <w:r w:rsidR="00B62B40">
        <w:t>mammography view</w:t>
      </w:r>
    </w:p>
    <w:p w14:paraId="551CA4B0" w14:textId="52648F9C" w:rsidR="008A09F8" w:rsidRPr="008A09F8" w:rsidRDefault="008A09F8" w:rsidP="00991C72">
      <w:pPr>
        <w:spacing w:after="0" w:line="360" w:lineRule="auto"/>
      </w:pPr>
      <w:r w:rsidRPr="008A09F8">
        <w:rPr>
          <w:b/>
          <w:bCs/>
        </w:rPr>
        <w:t>UIQ</w:t>
      </w:r>
      <w:r w:rsidR="00B62B40">
        <w:t xml:space="preserve"> – upper inner quadrant</w:t>
      </w:r>
      <w:r w:rsidRPr="008A09F8">
        <w:br/>
      </w:r>
      <w:r w:rsidRPr="008A09F8">
        <w:rPr>
          <w:b/>
          <w:bCs/>
        </w:rPr>
        <w:t>UOQ</w:t>
      </w:r>
      <w:r w:rsidR="00B62B40">
        <w:t xml:space="preserve"> – upper outer quadrant</w:t>
      </w:r>
      <w:r w:rsidRPr="008A09F8">
        <w:br/>
      </w:r>
      <w:r w:rsidRPr="008A09F8">
        <w:rPr>
          <w:b/>
          <w:bCs/>
        </w:rPr>
        <w:t>LIQ</w:t>
      </w:r>
      <w:r w:rsidR="00B62B40" w:rsidRPr="003874DD">
        <w:rPr>
          <w:b/>
          <w:bCs/>
        </w:rPr>
        <w:t xml:space="preserve"> </w:t>
      </w:r>
      <w:r w:rsidR="00B62B40">
        <w:t>– lower inner quadrant</w:t>
      </w:r>
      <w:r w:rsidRPr="008A09F8">
        <w:br/>
      </w:r>
      <w:r w:rsidRPr="008A09F8">
        <w:rPr>
          <w:b/>
          <w:bCs/>
        </w:rPr>
        <w:t>LOQ</w:t>
      </w:r>
      <w:r w:rsidR="00B62B40">
        <w:t xml:space="preserve"> – lower outer quadrant</w:t>
      </w:r>
    </w:p>
    <w:p w14:paraId="46E6C695" w14:textId="25F33224" w:rsidR="008A09F8" w:rsidRPr="003A5E58" w:rsidRDefault="008A09F8" w:rsidP="00991C72">
      <w:pPr>
        <w:spacing w:after="0" w:line="360" w:lineRule="auto"/>
      </w:pPr>
      <w:r w:rsidRPr="008A09F8">
        <w:rPr>
          <w:b/>
          <w:bCs/>
        </w:rPr>
        <w:t>TDLU</w:t>
      </w:r>
      <w:r w:rsidR="00B62B40">
        <w:t xml:space="preserve"> – terminal duct lobular unit</w:t>
      </w:r>
      <w:r w:rsidRPr="008A09F8">
        <w:br/>
      </w:r>
      <w:r w:rsidRPr="008A09F8">
        <w:rPr>
          <w:b/>
          <w:bCs/>
        </w:rPr>
        <w:t>DCIS</w:t>
      </w:r>
      <w:r w:rsidR="00B62B40">
        <w:t xml:space="preserve"> – ductal carcin</w:t>
      </w:r>
      <w:r w:rsidR="00C94441">
        <w:t xml:space="preserve">oma </w:t>
      </w:r>
      <w:r w:rsidR="00C94441" w:rsidRPr="00C94441">
        <w:rPr>
          <w:i/>
          <w:iCs/>
        </w:rPr>
        <w:t>in situ</w:t>
      </w:r>
      <w:r w:rsidR="003A5E58">
        <w:rPr>
          <w:i/>
          <w:iCs/>
        </w:rPr>
        <w:br/>
      </w:r>
      <w:r w:rsidR="003A5E58" w:rsidRPr="003874DD">
        <w:rPr>
          <w:b/>
          <w:bCs/>
        </w:rPr>
        <w:t>IDC</w:t>
      </w:r>
      <w:r w:rsidR="003A5E58">
        <w:t xml:space="preserve"> – invasive ductal carcinoma</w:t>
      </w:r>
    </w:p>
    <w:p w14:paraId="7E480F57" w14:textId="191ED580" w:rsidR="005B72BA" w:rsidRDefault="00E20F36" w:rsidP="00991C72">
      <w:pPr>
        <w:spacing w:after="0" w:line="360" w:lineRule="auto"/>
      </w:pPr>
      <w:r>
        <w:rPr>
          <w:b/>
          <w:bCs/>
        </w:rPr>
        <w:t xml:space="preserve">MD – </w:t>
      </w:r>
      <w:r>
        <w:t>mammographic density</w:t>
      </w:r>
      <w:r>
        <w:rPr>
          <w:b/>
          <w:bCs/>
        </w:rPr>
        <w:br/>
      </w:r>
      <w:r w:rsidR="00B10150" w:rsidRPr="003874DD">
        <w:rPr>
          <w:b/>
          <w:bCs/>
        </w:rPr>
        <w:t>ACR</w:t>
      </w:r>
      <w:r w:rsidR="00B10150">
        <w:t xml:space="preserve"> – </w:t>
      </w:r>
      <w:r w:rsidR="00E154D4">
        <w:t>American College of Radiology</w:t>
      </w:r>
      <w:r w:rsidR="003A3F4F">
        <w:br/>
      </w:r>
      <w:r w:rsidR="003A3F4F" w:rsidRPr="008A09F8">
        <w:rPr>
          <w:b/>
          <w:bCs/>
        </w:rPr>
        <w:t>BI</w:t>
      </w:r>
      <w:r w:rsidR="003A3F4F" w:rsidRPr="003874DD">
        <w:rPr>
          <w:b/>
          <w:bCs/>
        </w:rPr>
        <w:t>-</w:t>
      </w:r>
      <w:r w:rsidR="003A3F4F" w:rsidRPr="008A09F8">
        <w:rPr>
          <w:b/>
          <w:bCs/>
        </w:rPr>
        <w:t>RADS</w:t>
      </w:r>
      <w:r w:rsidR="003A3F4F" w:rsidRPr="003A3F4F">
        <w:t xml:space="preserve"> – Breast Imaging and Reporting Data System</w:t>
      </w:r>
      <w:r w:rsidR="00B10150">
        <w:br/>
      </w:r>
      <w:r w:rsidR="00B10150" w:rsidRPr="003874DD">
        <w:rPr>
          <w:b/>
          <w:bCs/>
        </w:rPr>
        <w:t>NCCN</w:t>
      </w:r>
      <w:r w:rsidR="00B10150">
        <w:t xml:space="preserve"> </w:t>
      </w:r>
      <w:r w:rsidR="00E154D4">
        <w:t>–</w:t>
      </w:r>
      <w:r w:rsidR="00B10150">
        <w:t xml:space="preserve"> </w:t>
      </w:r>
      <w:r w:rsidR="00E154D4">
        <w:t>National Comprehensive Cancer Network</w:t>
      </w:r>
      <w:r w:rsidR="00E154D4">
        <w:br/>
      </w:r>
      <w:r w:rsidR="00E154D4" w:rsidRPr="003874DD">
        <w:rPr>
          <w:b/>
          <w:bCs/>
        </w:rPr>
        <w:t>ACS</w:t>
      </w:r>
      <w:r w:rsidR="00E154D4">
        <w:t xml:space="preserve"> – American Cancer Society</w:t>
      </w:r>
      <w:r w:rsidR="003A3F4F">
        <w:br/>
      </w:r>
      <w:r w:rsidR="003A3F4F" w:rsidRPr="003874DD">
        <w:rPr>
          <w:b/>
          <w:bCs/>
        </w:rPr>
        <w:t>MQSA</w:t>
      </w:r>
      <w:r w:rsidR="003A3F4F" w:rsidRPr="003A3F4F">
        <w:t xml:space="preserve"> – Mammography Quality Standards Act</w:t>
      </w:r>
      <w:r w:rsidR="00E154D4">
        <w:br/>
      </w:r>
      <w:r w:rsidR="00E154D4" w:rsidRPr="003874DD">
        <w:rPr>
          <w:b/>
          <w:bCs/>
        </w:rPr>
        <w:t>FDA</w:t>
      </w:r>
      <w:r w:rsidR="00E154D4">
        <w:t xml:space="preserve"> – Food and Drug Administration</w:t>
      </w:r>
      <w:r w:rsidR="005B72BA">
        <w:br w:type="page"/>
      </w:r>
    </w:p>
    <w:p w14:paraId="596D5C17" w14:textId="19F51565" w:rsidR="005B72BA" w:rsidRPr="005B72BA" w:rsidRDefault="005B72BA" w:rsidP="00991C72">
      <w:pPr>
        <w:spacing w:after="0" w:line="360" w:lineRule="auto"/>
        <w:rPr>
          <w:b/>
          <w:bCs/>
        </w:rPr>
      </w:pPr>
      <w:r w:rsidRPr="005B72BA">
        <w:rPr>
          <w:b/>
          <w:bCs/>
        </w:rPr>
        <w:lastRenderedPageBreak/>
        <w:t>References</w:t>
      </w:r>
    </w:p>
    <w:sectPr w:rsidR="005B72BA" w:rsidRPr="005B72BA" w:rsidSect="00300B6C">
      <w:endnotePr>
        <w:numFmt w:val="decimal"/>
      </w:endnotePr>
      <w:type w:val="continuous"/>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essica Marshall" w:date="2023-07-14T08:39:00Z" w:initials="JM">
    <w:p w14:paraId="602DB163" w14:textId="77777777" w:rsidR="00D04CE3" w:rsidRDefault="00D04CE3" w:rsidP="00644E71">
      <w:r>
        <w:rPr>
          <w:rStyle w:val="CommentReference"/>
        </w:rPr>
        <w:annotationRef/>
      </w:r>
      <w:r>
        <w:rPr>
          <w:color w:val="000000"/>
          <w:sz w:val="20"/>
          <w:szCs w:val="20"/>
        </w:rPr>
        <w:t xml:space="preserve">Is there something descriptive we need here to define what standard means? Do you mean standard across everyone? </w:t>
      </w:r>
    </w:p>
  </w:comment>
  <w:comment w:id="10" w:author="Heidi Veillette" w:date="2023-06-29T12:56:00Z" w:initials="HV">
    <w:p w14:paraId="38FB1F09" w14:textId="1AB2F934" w:rsidR="008F7120" w:rsidRDefault="008F7120" w:rsidP="00A42194">
      <w:pPr>
        <w:pStyle w:val="CommentText"/>
      </w:pPr>
      <w:r>
        <w:rPr>
          <w:rStyle w:val="CommentReference"/>
        </w:rPr>
        <w:annotationRef/>
      </w:r>
      <w:r>
        <w:t>MC 1 correct answer</w:t>
      </w:r>
    </w:p>
  </w:comment>
  <w:comment w:id="13" w:author="Heidi Veillette" w:date="2023-06-29T12:56:00Z" w:initials="HV">
    <w:p w14:paraId="677AD293" w14:textId="605E3974" w:rsidR="00206917" w:rsidRDefault="00206917" w:rsidP="006A0075">
      <w:pPr>
        <w:pStyle w:val="CommentText"/>
      </w:pPr>
      <w:r>
        <w:rPr>
          <w:rStyle w:val="CommentReference"/>
        </w:rPr>
        <w:annotationRef/>
      </w:r>
      <w:r>
        <w:t>MC 2 correct answer</w:t>
      </w:r>
    </w:p>
  </w:comment>
  <w:comment w:id="15" w:author="Heidi Veillette" w:date="2023-06-29T12:57:00Z" w:initials="HV">
    <w:p w14:paraId="705F30BF" w14:textId="77777777" w:rsidR="005A0A6F" w:rsidRDefault="005A0A6F" w:rsidP="00EE4256">
      <w:pPr>
        <w:pStyle w:val="CommentText"/>
      </w:pPr>
      <w:r>
        <w:rPr>
          <w:rStyle w:val="CommentReference"/>
        </w:rPr>
        <w:annotationRef/>
      </w:r>
      <w:r>
        <w:t>MC 3 correct answer (with green highlighted sentence farther down)</w:t>
      </w:r>
    </w:p>
  </w:comment>
  <w:comment w:id="16" w:author="Heidi Veillette" w:date="2023-06-29T13:28:00Z" w:initials="HV">
    <w:p w14:paraId="021BE4AA" w14:textId="77777777" w:rsidR="00D52520" w:rsidRDefault="00D52520" w:rsidP="00010FC2">
      <w:pPr>
        <w:pStyle w:val="CommentText"/>
      </w:pPr>
      <w:r>
        <w:rPr>
          <w:rStyle w:val="CommentReference"/>
        </w:rPr>
        <w:annotationRef/>
      </w:r>
      <w:r>
        <w:t>Highlight 1  (all 3 yellow-highlighted sentences</w:t>
      </w:r>
    </w:p>
  </w:comment>
  <w:comment w:id="18" w:author="Heidi Veillette" w:date="2023-06-29T12:57:00Z" w:initials="HV">
    <w:p w14:paraId="5CF86FF8" w14:textId="584CE416" w:rsidR="00F861F2" w:rsidRDefault="00F861F2" w:rsidP="00B90A88">
      <w:pPr>
        <w:pStyle w:val="CommentText"/>
      </w:pPr>
      <w:r>
        <w:rPr>
          <w:rStyle w:val="CommentReference"/>
        </w:rPr>
        <w:annotationRef/>
      </w:r>
      <w:r>
        <w:t>MC 4 correct answer</w:t>
      </w:r>
    </w:p>
  </w:comment>
  <w:comment w:id="22" w:author="Heidi Veillette" w:date="2023-06-29T13:31:00Z" w:initials="HV">
    <w:p w14:paraId="39719FEB" w14:textId="77777777" w:rsidR="00BA2784" w:rsidRDefault="00BA2784" w:rsidP="00C42221">
      <w:pPr>
        <w:pStyle w:val="CommentText"/>
      </w:pPr>
      <w:r>
        <w:rPr>
          <w:rStyle w:val="CommentReference"/>
        </w:rPr>
        <w:annotationRef/>
      </w:r>
      <w:r>
        <w:t>Highlight 2</w:t>
      </w:r>
    </w:p>
  </w:comment>
  <w:comment w:id="24" w:author="Heidi Veillette" w:date="2023-06-29T12:57:00Z" w:initials="HV">
    <w:p w14:paraId="50080EA4" w14:textId="0BD884DD" w:rsidR="00B476C2" w:rsidRDefault="00B476C2" w:rsidP="00904799">
      <w:pPr>
        <w:pStyle w:val="CommentText"/>
      </w:pPr>
      <w:r>
        <w:rPr>
          <w:rStyle w:val="CommentReference"/>
        </w:rPr>
        <w:annotationRef/>
      </w:r>
      <w:r>
        <w:t>MC 5 correct answer</w:t>
      </w:r>
    </w:p>
  </w:comment>
  <w:comment w:id="28" w:author="Heidi Veillette" w:date="2023-06-29T12:57:00Z" w:initials="HV">
    <w:p w14:paraId="7F86BA3B" w14:textId="77777777" w:rsidR="00890C5D" w:rsidRDefault="00890C5D" w:rsidP="00570984">
      <w:pPr>
        <w:pStyle w:val="CommentText"/>
      </w:pPr>
      <w:r>
        <w:rPr>
          <w:rStyle w:val="CommentReference"/>
        </w:rPr>
        <w:annotationRef/>
      </w:r>
      <w:r>
        <w:t>MC 6 correct answer</w:t>
      </w:r>
    </w:p>
  </w:comment>
  <w:comment w:id="33" w:author="Heidi Veillette" w:date="2023-06-29T12:58:00Z" w:initials="HV">
    <w:p w14:paraId="76C2CB86" w14:textId="1905D660" w:rsidR="008B65FA" w:rsidRDefault="008B65FA" w:rsidP="00405A10">
      <w:pPr>
        <w:pStyle w:val="CommentText"/>
      </w:pPr>
      <w:r>
        <w:rPr>
          <w:rStyle w:val="CommentReference"/>
        </w:rPr>
        <w:annotationRef/>
      </w:r>
      <w:r>
        <w:t>MC 7 correct answer</w:t>
      </w:r>
    </w:p>
  </w:comment>
  <w:comment w:id="37" w:author="Heidi Veillette" w:date="2023-06-29T12:58:00Z" w:initials="HV">
    <w:p w14:paraId="53CDF57A" w14:textId="77777777" w:rsidR="00F31810" w:rsidRDefault="00F31810" w:rsidP="00935FA6">
      <w:pPr>
        <w:pStyle w:val="CommentText"/>
      </w:pPr>
      <w:r>
        <w:rPr>
          <w:rStyle w:val="CommentReference"/>
        </w:rPr>
        <w:annotationRef/>
      </w:r>
      <w:r>
        <w:t>MC 8 correct answer</w:t>
      </w:r>
    </w:p>
  </w:comment>
  <w:comment w:id="39" w:author="Heidi Veillette" w:date="2023-06-29T13:22:00Z" w:initials="HV">
    <w:p w14:paraId="0D4709FD" w14:textId="77777777" w:rsidR="00D52520" w:rsidRDefault="00CA3E9A" w:rsidP="00FE4584">
      <w:pPr>
        <w:pStyle w:val="CommentText"/>
      </w:pPr>
      <w:r>
        <w:rPr>
          <w:rStyle w:val="CommentReference"/>
        </w:rPr>
        <w:annotationRef/>
      </w:r>
      <w:r w:rsidR="00D52520">
        <w:t>Highlight 3  (this yellow highlighted sentence and the one below in the next paragraph)</w:t>
      </w:r>
    </w:p>
  </w:comment>
  <w:comment w:id="44" w:author="Heidi Veillette" w:date="2023-06-29T12:59:00Z" w:initials="HV">
    <w:p w14:paraId="32060419" w14:textId="4CC08A89" w:rsidR="0077555E" w:rsidRDefault="0077555E" w:rsidP="008F6CE3">
      <w:pPr>
        <w:pStyle w:val="CommentText"/>
      </w:pPr>
      <w:r>
        <w:rPr>
          <w:rStyle w:val="CommentReference"/>
        </w:rPr>
        <w:annotationRef/>
      </w:r>
      <w:r>
        <w:t>MC 9 correct answer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2DB163" w15:done="0"/>
  <w15:commentEx w15:paraId="38FB1F09" w15:done="0"/>
  <w15:commentEx w15:paraId="677AD293" w15:done="0"/>
  <w15:commentEx w15:paraId="705F30BF" w15:done="0"/>
  <w15:commentEx w15:paraId="021BE4AA" w15:done="0"/>
  <w15:commentEx w15:paraId="5CF86FF8" w15:done="0"/>
  <w15:commentEx w15:paraId="39719FEB" w15:done="0"/>
  <w15:commentEx w15:paraId="50080EA4" w15:done="0"/>
  <w15:commentEx w15:paraId="7F86BA3B" w15:done="0"/>
  <w15:commentEx w15:paraId="76C2CB86" w15:done="0"/>
  <w15:commentEx w15:paraId="53CDF57A" w15:done="0"/>
  <w15:commentEx w15:paraId="0D4709FD" w15:done="0"/>
  <w15:commentEx w15:paraId="320604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B883B" w16cex:dateUtc="2023-07-14T12:39:00Z"/>
  <w16cex:commentExtensible w16cex:durableId="2847FDE7" w16cex:dateUtc="2023-06-29T18:56:00Z"/>
  <w16cex:commentExtensible w16cex:durableId="2847FDFA" w16cex:dateUtc="2023-06-29T18:56:00Z"/>
  <w16cex:commentExtensible w16cex:durableId="2847FE1F" w16cex:dateUtc="2023-06-29T18:57:00Z"/>
  <w16cex:commentExtensible w16cex:durableId="28480589" w16cex:dateUtc="2023-06-29T19:28:00Z"/>
  <w16cex:commentExtensible w16cex:durableId="2847FE31" w16cex:dateUtc="2023-06-29T18:57:00Z"/>
  <w16cex:commentExtensible w16cex:durableId="28480616" w16cex:dateUtc="2023-06-29T19:31:00Z"/>
  <w16cex:commentExtensible w16cex:durableId="2847FE41" w16cex:dateUtc="2023-06-29T18:57:00Z"/>
  <w16cex:commentExtensible w16cex:durableId="2847FE4E" w16cex:dateUtc="2023-06-29T18:57:00Z"/>
  <w16cex:commentExtensible w16cex:durableId="2847FE5E" w16cex:dateUtc="2023-06-29T18:58:00Z"/>
  <w16cex:commentExtensible w16cex:durableId="2847FE8F" w16cex:dateUtc="2023-06-29T18:58:00Z"/>
  <w16cex:commentExtensible w16cex:durableId="28480425" w16cex:dateUtc="2023-06-29T19:22:00Z"/>
  <w16cex:commentExtensible w16cex:durableId="2847FE9B" w16cex:dateUtc="2023-06-29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2DB163" w16cid:durableId="285B883B"/>
  <w16cid:commentId w16cid:paraId="38FB1F09" w16cid:durableId="2847FDE7"/>
  <w16cid:commentId w16cid:paraId="677AD293" w16cid:durableId="2847FDFA"/>
  <w16cid:commentId w16cid:paraId="705F30BF" w16cid:durableId="2847FE1F"/>
  <w16cid:commentId w16cid:paraId="021BE4AA" w16cid:durableId="28480589"/>
  <w16cid:commentId w16cid:paraId="5CF86FF8" w16cid:durableId="2847FE31"/>
  <w16cid:commentId w16cid:paraId="39719FEB" w16cid:durableId="28480616"/>
  <w16cid:commentId w16cid:paraId="50080EA4" w16cid:durableId="2847FE41"/>
  <w16cid:commentId w16cid:paraId="7F86BA3B" w16cid:durableId="2847FE4E"/>
  <w16cid:commentId w16cid:paraId="76C2CB86" w16cid:durableId="2847FE5E"/>
  <w16cid:commentId w16cid:paraId="53CDF57A" w16cid:durableId="2847FE8F"/>
  <w16cid:commentId w16cid:paraId="0D4709FD" w16cid:durableId="28480425"/>
  <w16cid:commentId w16cid:paraId="32060419" w16cid:durableId="2847FE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96CD7" w14:textId="77777777" w:rsidR="00392C61" w:rsidRDefault="00392C61" w:rsidP="00392C61">
      <w:pPr>
        <w:spacing w:after="0" w:line="240" w:lineRule="auto"/>
      </w:pPr>
      <w:r>
        <w:separator/>
      </w:r>
    </w:p>
  </w:endnote>
  <w:endnote w:type="continuationSeparator" w:id="0">
    <w:p w14:paraId="2D4C721B" w14:textId="77777777" w:rsidR="00392C61" w:rsidRDefault="00392C61" w:rsidP="00392C61">
      <w:pPr>
        <w:spacing w:after="0" w:line="240" w:lineRule="auto"/>
      </w:pPr>
      <w:r>
        <w:continuationSeparator/>
      </w:r>
    </w:p>
  </w:endnote>
  <w:endnote w:id="1">
    <w:p w14:paraId="11EE64CB" w14:textId="523FCAC5" w:rsidR="00490524" w:rsidRDefault="00490524">
      <w:pPr>
        <w:pStyle w:val="EndnoteText"/>
      </w:pPr>
      <w:r>
        <w:rPr>
          <w:rStyle w:val="EndnoteReference"/>
        </w:rPr>
        <w:endnoteRef/>
      </w:r>
      <w:r>
        <w:t xml:space="preserve"> </w:t>
      </w:r>
      <w:r w:rsidR="008A4F05" w:rsidRPr="00207945">
        <w:t xml:space="preserve">Pfeiffer RM, Webb-Vargas Y, Wheeler W, Gail MH. Proportion of U.S. Trends in Breast Cancer Incidence Attributable to Long-term Changes in Risk Factor Distributions. </w:t>
      </w:r>
      <w:r w:rsidR="008A4F05" w:rsidRPr="00207945">
        <w:rPr>
          <w:i/>
          <w:iCs/>
        </w:rPr>
        <w:t>Cancer Epidemiol Biomark Prev Publ Am Assoc Cancer Res Cosponsored Am Soc Prev Oncol</w:t>
      </w:r>
      <w:r w:rsidR="008A4F05" w:rsidRPr="00207945">
        <w:t>. 2018;27(10):1214-1222.</w:t>
      </w:r>
      <w:r w:rsidR="00502EEF">
        <w:br/>
      </w:r>
    </w:p>
  </w:endnote>
  <w:endnote w:id="2">
    <w:p w14:paraId="709203A8" w14:textId="7452BAA9" w:rsidR="00502995" w:rsidRDefault="00502995">
      <w:pPr>
        <w:pStyle w:val="EndnoteText"/>
      </w:pPr>
      <w:r>
        <w:rPr>
          <w:rStyle w:val="EndnoteReference"/>
        </w:rPr>
        <w:endnoteRef/>
      </w:r>
      <w:r>
        <w:t xml:space="preserve"> </w:t>
      </w:r>
      <w:r w:rsidR="008A4F05" w:rsidRPr="00207945">
        <w:t xml:space="preserve">Siegel RL, Miller KD, Wagle NS, Jemal A. Cancer statistics, 2023. </w:t>
      </w:r>
      <w:r w:rsidR="008A4F05" w:rsidRPr="00207945">
        <w:rPr>
          <w:i/>
          <w:iCs/>
        </w:rPr>
        <w:t>CA Cancer J Clin</w:t>
      </w:r>
      <w:r w:rsidR="008A4F05" w:rsidRPr="00207945">
        <w:t>. 2023;73(1):17-48.</w:t>
      </w:r>
      <w:r w:rsidR="00502EEF">
        <w:br/>
      </w:r>
    </w:p>
  </w:endnote>
  <w:endnote w:id="3">
    <w:p w14:paraId="56844079" w14:textId="24CFD018" w:rsidR="00FF0E3C" w:rsidRDefault="00FF0E3C">
      <w:pPr>
        <w:pStyle w:val="EndnoteText"/>
      </w:pPr>
      <w:r>
        <w:rPr>
          <w:rStyle w:val="EndnoteReference"/>
        </w:rPr>
        <w:endnoteRef/>
      </w:r>
      <w:r>
        <w:t xml:space="preserve"> </w:t>
      </w:r>
      <w:r w:rsidR="008A4F05" w:rsidRPr="00207945">
        <w:t xml:space="preserve">Alex A, Bhandary E, McGuire KP. Anatomy and Physiology of the Breast during Pregnancy and Lactation. </w:t>
      </w:r>
      <w:r w:rsidR="008A4F05" w:rsidRPr="00207945">
        <w:rPr>
          <w:i/>
          <w:iCs/>
        </w:rPr>
        <w:t>Adv Exp Med Biol</w:t>
      </w:r>
      <w:r w:rsidR="008A4F05" w:rsidRPr="00207945">
        <w:t>. 2020;1252:3-7.</w:t>
      </w:r>
      <w:r w:rsidR="00502EEF">
        <w:br/>
      </w:r>
    </w:p>
  </w:endnote>
  <w:endnote w:id="4">
    <w:p w14:paraId="2CEE3B73" w14:textId="2BDF94B1" w:rsidR="0064007B" w:rsidRPr="00502EEF" w:rsidRDefault="0064007B" w:rsidP="00502EEF">
      <w:pPr>
        <w:rPr>
          <w:sz w:val="20"/>
          <w:szCs w:val="20"/>
        </w:rPr>
      </w:pPr>
      <w:r w:rsidRPr="00502EEF">
        <w:rPr>
          <w:rStyle w:val="EndnoteReference"/>
          <w:sz w:val="20"/>
          <w:szCs w:val="20"/>
        </w:rPr>
        <w:endnoteRef/>
      </w:r>
      <w:r w:rsidRPr="00502EEF">
        <w:rPr>
          <w:sz w:val="20"/>
          <w:szCs w:val="20"/>
        </w:rPr>
        <w:t xml:space="preserve"> </w:t>
      </w:r>
      <w:r w:rsidR="008A4F05" w:rsidRPr="00207945">
        <w:rPr>
          <w:sz w:val="20"/>
          <w:szCs w:val="20"/>
        </w:rPr>
        <w:t xml:space="preserve">Pandya S, Moore RG. Breast development and anatomy. </w:t>
      </w:r>
      <w:r w:rsidR="008A4F05" w:rsidRPr="00207945">
        <w:rPr>
          <w:i/>
          <w:iCs/>
          <w:sz w:val="20"/>
          <w:szCs w:val="20"/>
        </w:rPr>
        <w:t>Clin Obstet Gynecol</w:t>
      </w:r>
      <w:r w:rsidR="008A4F05" w:rsidRPr="00207945">
        <w:rPr>
          <w:sz w:val="20"/>
          <w:szCs w:val="20"/>
        </w:rPr>
        <w:t xml:space="preserve">. 2011;54(1):91-95. </w:t>
      </w:r>
    </w:p>
  </w:endnote>
  <w:endnote w:id="5">
    <w:p w14:paraId="7A5E8489" w14:textId="3B581E85" w:rsidR="00F0743B" w:rsidRDefault="00F0743B">
      <w:pPr>
        <w:pStyle w:val="EndnoteText"/>
      </w:pPr>
      <w:r>
        <w:rPr>
          <w:rStyle w:val="EndnoteReference"/>
        </w:rPr>
        <w:endnoteRef/>
      </w:r>
      <w:r>
        <w:t xml:space="preserve"> </w:t>
      </w:r>
      <w:r w:rsidR="008A4F05" w:rsidRPr="00207945">
        <w:t xml:space="preserve">Ellis H. Anatomy of the breast. </w:t>
      </w:r>
      <w:r w:rsidR="008A4F05" w:rsidRPr="00207945">
        <w:rPr>
          <w:i/>
          <w:iCs/>
        </w:rPr>
        <w:t>Surg - Oxf Int Ed</w:t>
      </w:r>
      <w:r w:rsidR="008A4F05" w:rsidRPr="00207945">
        <w:t>. 2010;28(3):114-116.</w:t>
      </w:r>
      <w:r w:rsidR="00502EEF">
        <w:br/>
      </w:r>
    </w:p>
  </w:endnote>
  <w:endnote w:id="6">
    <w:p w14:paraId="61256E0E" w14:textId="3E97B473" w:rsidR="00B97696" w:rsidRDefault="00B97696">
      <w:pPr>
        <w:pStyle w:val="EndnoteText"/>
      </w:pPr>
      <w:r>
        <w:rPr>
          <w:rStyle w:val="EndnoteReference"/>
        </w:rPr>
        <w:endnoteRef/>
      </w:r>
      <w:r>
        <w:t xml:space="preserve"> </w:t>
      </w:r>
      <w:r w:rsidR="008A4F05" w:rsidRPr="00207945">
        <w:t xml:space="preserve">Agur AMR, Dalley, Arthur F. Thoracic Wall. In: </w:t>
      </w:r>
      <w:r w:rsidR="008A4F05" w:rsidRPr="00207945">
        <w:rPr>
          <w:i/>
          <w:iCs/>
        </w:rPr>
        <w:t>Moore’s Essential Clinical Anatomy</w:t>
      </w:r>
      <w:r w:rsidR="008A4F05" w:rsidRPr="00207945">
        <w:t>. 7th ed. Wolters Kluwer; :192-196.</w:t>
      </w:r>
      <w:r w:rsidR="00502EEF">
        <w:br/>
      </w:r>
    </w:p>
  </w:endnote>
  <w:endnote w:id="7">
    <w:p w14:paraId="28AD2A55" w14:textId="392FC219" w:rsidR="00091526" w:rsidRDefault="00091526">
      <w:pPr>
        <w:pStyle w:val="EndnoteText"/>
      </w:pPr>
      <w:r>
        <w:rPr>
          <w:rStyle w:val="EndnoteReference"/>
        </w:rPr>
        <w:endnoteRef/>
      </w:r>
      <w:r>
        <w:t xml:space="preserve"> </w:t>
      </w:r>
      <w:r w:rsidR="008A4F05" w:rsidRPr="00207945">
        <w:t xml:space="preserve">Gui GPH, Behranwala KA, Abdullah N, et al. The inframammary fold: contents, clinical significance and implications for immediate breast reconstruction. </w:t>
      </w:r>
      <w:r w:rsidR="008A4F05" w:rsidRPr="00207945">
        <w:rPr>
          <w:i/>
          <w:iCs/>
        </w:rPr>
        <w:t>Br J Plast Surg</w:t>
      </w:r>
      <w:r w:rsidR="008A4F05" w:rsidRPr="00207945">
        <w:t>. 2004;57(2):146-149.</w:t>
      </w:r>
      <w:r w:rsidR="00847D93">
        <w:br/>
      </w:r>
    </w:p>
  </w:endnote>
  <w:endnote w:id="8">
    <w:p w14:paraId="5F458F35" w14:textId="783613D1" w:rsidR="00890B06" w:rsidRDefault="00890B06">
      <w:pPr>
        <w:pStyle w:val="EndnoteText"/>
      </w:pPr>
      <w:r>
        <w:rPr>
          <w:rStyle w:val="EndnoteReference"/>
        </w:rPr>
        <w:endnoteRef/>
      </w:r>
      <w:r>
        <w:t xml:space="preserve"> </w:t>
      </w:r>
      <w:r w:rsidR="008A4F05" w:rsidRPr="00207945">
        <w:t xml:space="preserve">McGhee DE, Steele JR. Breast Biomechanics: What Do We Really Know? </w:t>
      </w:r>
      <w:r w:rsidR="008A4F05" w:rsidRPr="00207945">
        <w:rPr>
          <w:i/>
          <w:iCs/>
        </w:rPr>
        <w:t>Physiol Bethesda Md</w:t>
      </w:r>
      <w:r w:rsidR="008A4F05" w:rsidRPr="00207945">
        <w:t>. 2020;35(2):144-156.</w:t>
      </w:r>
      <w:r w:rsidR="00847D93">
        <w:br/>
      </w:r>
    </w:p>
  </w:endnote>
  <w:endnote w:id="9">
    <w:p w14:paraId="7B784E1E" w14:textId="4DA337DB" w:rsidR="00923F6A" w:rsidRDefault="00923F6A">
      <w:pPr>
        <w:pStyle w:val="EndnoteText"/>
      </w:pPr>
      <w:r>
        <w:rPr>
          <w:rStyle w:val="EndnoteReference"/>
        </w:rPr>
        <w:endnoteRef/>
      </w:r>
      <w:r>
        <w:t xml:space="preserve"> </w:t>
      </w:r>
      <w:r w:rsidR="008A4F05" w:rsidRPr="00207945">
        <w:t>Betts JG, Desaix P, Johnson E, et al. Anatomy &amp; Physiology.</w:t>
      </w:r>
      <w:r w:rsidR="00275680" w:rsidRPr="00275680">
        <w:t xml:space="preserve"> OpenStax Publishing, 2017.</w:t>
      </w:r>
      <w:r w:rsidR="00847D93">
        <w:br/>
      </w:r>
    </w:p>
  </w:endnote>
  <w:endnote w:id="10">
    <w:p w14:paraId="7B237462" w14:textId="09A29B03" w:rsidR="00275680" w:rsidRDefault="00275680">
      <w:pPr>
        <w:pStyle w:val="EndnoteText"/>
      </w:pPr>
      <w:r>
        <w:rPr>
          <w:rStyle w:val="EndnoteReference"/>
        </w:rPr>
        <w:endnoteRef/>
      </w:r>
      <w:r>
        <w:t xml:space="preserve"> </w:t>
      </w:r>
      <w:r w:rsidR="008A4F05" w:rsidRPr="00207945">
        <w:t xml:space="preserve">Hoover E, Aslam S, Krishnamurthy K. Physiology, Sebaceous Glands. In: </w:t>
      </w:r>
      <w:r w:rsidR="008A4F05" w:rsidRPr="00207945">
        <w:rPr>
          <w:i/>
          <w:iCs/>
        </w:rPr>
        <w:t>StatPearls</w:t>
      </w:r>
      <w:r w:rsidR="008A4F05" w:rsidRPr="00207945">
        <w:t>. StatPearls Publishing; 2023. Accessed June 25, 2023.</w:t>
      </w:r>
      <w:r w:rsidR="00847D93">
        <w:br/>
      </w:r>
    </w:p>
  </w:endnote>
  <w:endnote w:id="11">
    <w:p w14:paraId="451588C6" w14:textId="3E217C62" w:rsidR="00AB3BF0" w:rsidRDefault="00AB3BF0">
      <w:pPr>
        <w:pStyle w:val="EndnoteText"/>
      </w:pPr>
      <w:r>
        <w:rPr>
          <w:rStyle w:val="EndnoteReference"/>
        </w:rPr>
        <w:endnoteRef/>
      </w:r>
      <w:r>
        <w:t xml:space="preserve"> </w:t>
      </w:r>
      <w:r w:rsidR="008A4F05" w:rsidRPr="00207945">
        <w:t xml:space="preserve">Da Costa D, Taddese A, Cure ML, Gerson D, Poppiti R, Esserman LE. Common and unusual diseases of the nipple-areolar complex. </w:t>
      </w:r>
      <w:r w:rsidR="008A4F05" w:rsidRPr="00207945">
        <w:rPr>
          <w:i/>
          <w:iCs/>
        </w:rPr>
        <w:t>Radiogr Rev Publ Radiol Soc N Am Inc</w:t>
      </w:r>
      <w:r w:rsidR="008A4F05" w:rsidRPr="00207945">
        <w:t>. 2007;27 Suppl 1:S65-77.</w:t>
      </w:r>
      <w:r w:rsidR="00847D93">
        <w:br/>
      </w:r>
    </w:p>
  </w:endnote>
  <w:endnote w:id="12">
    <w:p w14:paraId="6B836FED" w14:textId="25ADA195" w:rsidR="00897E86" w:rsidRDefault="00897E86">
      <w:pPr>
        <w:pStyle w:val="EndnoteText"/>
      </w:pPr>
      <w:r>
        <w:rPr>
          <w:rStyle w:val="EndnoteReference"/>
        </w:rPr>
        <w:endnoteRef/>
      </w:r>
      <w:r>
        <w:t xml:space="preserve"> </w:t>
      </w:r>
      <w:r w:rsidR="008A4F05" w:rsidRPr="00207945">
        <w:t xml:space="preserve">Stone K, Wheeler A. A Review of Anatomy, Physiology, and Benign Pathology of the Nipple. </w:t>
      </w:r>
      <w:r w:rsidR="008A4F05" w:rsidRPr="00207945">
        <w:rPr>
          <w:i/>
          <w:iCs/>
        </w:rPr>
        <w:t>Ann Surg Oncol</w:t>
      </w:r>
      <w:r w:rsidR="008A4F05" w:rsidRPr="00207945">
        <w:t>. 2015;22(10):3236-3240.</w:t>
      </w:r>
      <w:r w:rsidR="00847D93">
        <w:br/>
      </w:r>
    </w:p>
  </w:endnote>
  <w:endnote w:id="13">
    <w:p w14:paraId="3AE88A94" w14:textId="0A0B299D" w:rsidR="00207945" w:rsidRDefault="00E07FE9" w:rsidP="000D1D3C">
      <w:pPr>
        <w:pStyle w:val="EndnoteText"/>
      </w:pPr>
      <w:r>
        <w:rPr>
          <w:rStyle w:val="EndnoteReference"/>
        </w:rPr>
        <w:endnoteRef/>
      </w:r>
      <w:r>
        <w:t xml:space="preserve"> </w:t>
      </w:r>
      <w:r w:rsidR="008A4F05" w:rsidRPr="00207945">
        <w:t xml:space="preserve">What Are the Symptoms of Breast Cancer? Centers for Disease Control and Prevention. Published March 9, 2022. Accessed June 20, 2023. </w:t>
      </w:r>
      <w:hyperlink r:id="rId1" w:history="1">
        <w:r w:rsidR="008A4F05" w:rsidRPr="00207945">
          <w:rPr>
            <w:rStyle w:val="Hyperlink"/>
          </w:rPr>
          <w:t>https://www.cdc.gov/cancer/breast/basic_info/symptoms.htm</w:t>
        </w:r>
      </w:hyperlink>
    </w:p>
    <w:p w14:paraId="2B9D4F3B" w14:textId="06192B2F" w:rsidR="00E07FE9" w:rsidRDefault="00E07FE9">
      <w:pPr>
        <w:pStyle w:val="EndnoteText"/>
      </w:pPr>
    </w:p>
  </w:endnote>
  <w:endnote w:id="14">
    <w:p w14:paraId="6F083C34" w14:textId="3855FA11" w:rsidR="000D1D3C" w:rsidRDefault="000D1D3C">
      <w:pPr>
        <w:pStyle w:val="EndnoteText"/>
      </w:pPr>
      <w:r>
        <w:rPr>
          <w:rStyle w:val="EndnoteReference"/>
        </w:rPr>
        <w:endnoteRef/>
      </w:r>
      <w:r>
        <w:t xml:space="preserve"> </w:t>
      </w:r>
      <w:r w:rsidR="008A4F05" w:rsidRPr="00207945">
        <w:t xml:space="preserve">Breast disease. In: </w:t>
      </w:r>
      <w:r w:rsidR="008A4F05" w:rsidRPr="00207945">
        <w:rPr>
          <w:i/>
          <w:iCs/>
        </w:rPr>
        <w:t>Wikipedia</w:t>
      </w:r>
      <w:r w:rsidR="008A4F05" w:rsidRPr="00207945">
        <w:t xml:space="preserve">. ; 2023. Accessed June 20, 2023. </w:t>
      </w:r>
      <w:r w:rsidR="00847D93">
        <w:br/>
      </w:r>
      <w:hyperlink r:id="rId2" w:history="1">
        <w:r w:rsidR="008A4F05" w:rsidRPr="00207945">
          <w:rPr>
            <w:rStyle w:val="Hyperlink"/>
          </w:rPr>
          <w:t>https://en.wikipedia.org/w/index.php?title=Breast_disease&amp;oldid=1139175444</w:t>
        </w:r>
      </w:hyperlink>
      <w:r w:rsidR="00847D93">
        <w:br/>
      </w:r>
    </w:p>
  </w:endnote>
  <w:endnote w:id="15">
    <w:p w14:paraId="70C5CFBA" w14:textId="49E68710" w:rsidR="00F12D58" w:rsidRDefault="00F12D58">
      <w:pPr>
        <w:pStyle w:val="EndnoteText"/>
      </w:pPr>
      <w:r>
        <w:rPr>
          <w:rStyle w:val="EndnoteReference"/>
        </w:rPr>
        <w:endnoteRef/>
      </w:r>
      <w:r>
        <w:t xml:space="preserve"> </w:t>
      </w:r>
      <w:r w:rsidR="008A4F05" w:rsidRPr="00207945">
        <w:t xml:space="preserve">Park JM, Franken EA. Triangulation of breast lesions: review and clinical applications. </w:t>
      </w:r>
      <w:r w:rsidR="008A4F05" w:rsidRPr="00207945">
        <w:rPr>
          <w:i/>
          <w:iCs/>
        </w:rPr>
        <w:t>Curr Probl Diagn Radiol</w:t>
      </w:r>
      <w:r w:rsidR="008A4F05" w:rsidRPr="00207945">
        <w:t>. 2008;37(1):1-14.</w:t>
      </w:r>
      <w:r w:rsidR="00847D93">
        <w:br/>
      </w:r>
    </w:p>
  </w:endnote>
  <w:endnote w:id="16">
    <w:p w14:paraId="5DC3784B" w14:textId="373D3938" w:rsidR="001D3E25" w:rsidRDefault="00931362">
      <w:pPr>
        <w:pStyle w:val="EndnoteText"/>
      </w:pPr>
      <w:r>
        <w:rPr>
          <w:rStyle w:val="EndnoteReference"/>
        </w:rPr>
        <w:endnoteRef/>
      </w:r>
      <w:r>
        <w:t xml:space="preserve"> </w:t>
      </w:r>
      <w:r w:rsidR="008A4F05" w:rsidRPr="00207945">
        <w:t xml:space="preserve">Atlas of breast cancer early detection. Accessed June 20, 2023. </w:t>
      </w:r>
      <w:hyperlink r:id="rId3" w:history="1">
        <w:r w:rsidR="008A4F05" w:rsidRPr="00207945">
          <w:rPr>
            <w:rStyle w:val="Hyperlink"/>
          </w:rPr>
          <w:t>https://screening.iarc.fr/atlasbreastdetail.php?Index=050&amp;e=</w:t>
        </w:r>
      </w:hyperlink>
    </w:p>
    <w:p w14:paraId="36F0BA28" w14:textId="5C328CBF" w:rsidR="00931362" w:rsidRDefault="00931362">
      <w:pPr>
        <w:pStyle w:val="EndnoteText"/>
      </w:pPr>
    </w:p>
  </w:endnote>
  <w:endnote w:id="17">
    <w:p w14:paraId="13EC35C6" w14:textId="20E57010" w:rsidR="00445510" w:rsidRDefault="00445510">
      <w:pPr>
        <w:pStyle w:val="EndnoteText"/>
      </w:pPr>
      <w:r>
        <w:rPr>
          <w:rStyle w:val="EndnoteReference"/>
        </w:rPr>
        <w:endnoteRef/>
      </w:r>
      <w:r>
        <w:t xml:space="preserve"> </w:t>
      </w:r>
      <w:r w:rsidR="008A4F05" w:rsidRPr="00207945">
        <w:t xml:space="preserve">Jesinger RA. Breast anatomy for the interventionalist. </w:t>
      </w:r>
      <w:r w:rsidR="008A4F05" w:rsidRPr="00207945">
        <w:rPr>
          <w:i/>
          <w:iCs/>
        </w:rPr>
        <w:t>Tech Vasc Interv Radiol</w:t>
      </w:r>
      <w:r w:rsidR="008A4F05" w:rsidRPr="00207945">
        <w:t>. 2014;17(1):3-9.</w:t>
      </w:r>
    </w:p>
    <w:p w14:paraId="103B4B30" w14:textId="77777777" w:rsidR="001D3E25" w:rsidRDefault="001D3E25">
      <w:pPr>
        <w:pStyle w:val="EndnoteText"/>
      </w:pPr>
    </w:p>
  </w:endnote>
  <w:endnote w:id="18">
    <w:p w14:paraId="1972D6D3" w14:textId="5A3ABFB0" w:rsidR="00207945" w:rsidRDefault="007D378D" w:rsidP="008F4EDC">
      <w:pPr>
        <w:pStyle w:val="EndnoteText"/>
      </w:pPr>
      <w:r>
        <w:rPr>
          <w:rStyle w:val="EndnoteReference"/>
        </w:rPr>
        <w:endnoteRef/>
      </w:r>
      <w:r>
        <w:t xml:space="preserve"> </w:t>
      </w:r>
      <w:r w:rsidR="008A4F05" w:rsidRPr="00207945">
        <w:t xml:space="preserve">Solari F, Burns B. Anatomy, Thorax, Pectoralis Major Major. In: </w:t>
      </w:r>
      <w:r w:rsidR="008A4F05" w:rsidRPr="00207945">
        <w:rPr>
          <w:i/>
          <w:iCs/>
        </w:rPr>
        <w:t>StatPearls</w:t>
      </w:r>
      <w:r w:rsidR="008A4F05" w:rsidRPr="00207945">
        <w:t xml:space="preserve">. StatPearls Publishing; 2023. Accessed June 11, 2023. </w:t>
      </w:r>
      <w:hyperlink r:id="rId4" w:history="1">
        <w:r w:rsidR="008A4F05" w:rsidRPr="00207945">
          <w:rPr>
            <w:rStyle w:val="Hyperlink"/>
          </w:rPr>
          <w:t>http://www.ncbi.nlm.nih.gov/books/NBK525991/</w:t>
        </w:r>
      </w:hyperlink>
    </w:p>
    <w:p w14:paraId="0C05D04D" w14:textId="65A809E8" w:rsidR="007D378D" w:rsidRDefault="007D378D">
      <w:pPr>
        <w:pStyle w:val="EndnoteText"/>
      </w:pPr>
    </w:p>
  </w:endnote>
  <w:endnote w:id="19">
    <w:p w14:paraId="19C61CDD" w14:textId="6AFA7FA2" w:rsidR="008F4EDC" w:rsidRDefault="008F4EDC">
      <w:pPr>
        <w:pStyle w:val="EndnoteText"/>
      </w:pPr>
      <w:r>
        <w:rPr>
          <w:rStyle w:val="EndnoteReference"/>
        </w:rPr>
        <w:endnoteRef/>
      </w:r>
      <w:r>
        <w:t xml:space="preserve"> </w:t>
      </w:r>
      <w:r w:rsidR="008A4F05" w:rsidRPr="00207945">
        <w:t xml:space="preserve">Popli MB, Teotia R, Narang M, Krishna H. Breast Positioning during Mammography: Mistakes to be Avoided. </w:t>
      </w:r>
      <w:r w:rsidR="008A4F05" w:rsidRPr="00207945">
        <w:rPr>
          <w:i/>
          <w:iCs/>
        </w:rPr>
        <w:t>Breast Cancer Basic Clin Res</w:t>
      </w:r>
      <w:r w:rsidR="008A4F05" w:rsidRPr="00207945">
        <w:t>. 2014;8:119-124.</w:t>
      </w:r>
    </w:p>
    <w:p w14:paraId="090330D5" w14:textId="77777777" w:rsidR="008A4F05" w:rsidRDefault="008A4F05">
      <w:pPr>
        <w:pStyle w:val="EndnoteText"/>
      </w:pPr>
    </w:p>
  </w:endnote>
  <w:endnote w:id="20">
    <w:p w14:paraId="3429AAA8" w14:textId="77777777" w:rsidR="00207945" w:rsidRPr="00207945" w:rsidRDefault="00977CA6" w:rsidP="00B80118">
      <w:pPr>
        <w:pStyle w:val="EndnoteText"/>
      </w:pPr>
      <w:r>
        <w:rPr>
          <w:rStyle w:val="EndnoteReference"/>
        </w:rPr>
        <w:endnoteRef/>
      </w:r>
      <w:r>
        <w:t xml:space="preserve"> </w:t>
      </w:r>
      <w:r w:rsidR="008A4F05" w:rsidRPr="00207945">
        <w:t>Pacifici S. Pectoralis major muscle | Radiology Reference Article | Radiopaedia.org. Radiopaedia. rID-15425</w:t>
      </w:r>
    </w:p>
    <w:p w14:paraId="19F2EBD7" w14:textId="3D84B1DE" w:rsidR="00977CA6" w:rsidRDefault="00977CA6">
      <w:pPr>
        <w:pStyle w:val="EndnoteText"/>
      </w:pPr>
    </w:p>
  </w:endnote>
  <w:endnote w:id="21">
    <w:p w14:paraId="01C8A278" w14:textId="12D1A02F" w:rsidR="00B80118" w:rsidRDefault="00B80118">
      <w:pPr>
        <w:pStyle w:val="EndnoteText"/>
      </w:pPr>
      <w:r>
        <w:rPr>
          <w:rStyle w:val="EndnoteReference"/>
        </w:rPr>
        <w:endnoteRef/>
      </w:r>
      <w:r>
        <w:t xml:space="preserve"> </w:t>
      </w:r>
      <w:r w:rsidR="008A4F05" w:rsidRPr="00207945">
        <w:t xml:space="preserve">Figueroa JD, Pfeiffer RM, Patel DA, et al. Terminal Duct Lobular Unit Involution of the Normal Breast: Implications for Breast Cancer Etiology. </w:t>
      </w:r>
      <w:r w:rsidR="008A4F05" w:rsidRPr="00207945">
        <w:rPr>
          <w:i/>
          <w:iCs/>
        </w:rPr>
        <w:t>JNCI J Natl Cancer Inst</w:t>
      </w:r>
      <w:r w:rsidR="008A4F05" w:rsidRPr="00207945">
        <w:t>. 2014;106(10).</w:t>
      </w:r>
    </w:p>
    <w:p w14:paraId="5A9C18A4" w14:textId="77777777" w:rsidR="008A4F05" w:rsidRDefault="008A4F05">
      <w:pPr>
        <w:pStyle w:val="EndnoteText"/>
      </w:pPr>
    </w:p>
  </w:endnote>
  <w:endnote w:id="22">
    <w:p w14:paraId="4D469750" w14:textId="4917143A" w:rsidR="00207945" w:rsidRPr="00207945" w:rsidRDefault="00F010DE" w:rsidP="004976BF">
      <w:pPr>
        <w:pStyle w:val="EndnoteText"/>
      </w:pPr>
      <w:r>
        <w:rPr>
          <w:rStyle w:val="EndnoteReference"/>
        </w:rPr>
        <w:endnoteRef/>
      </w:r>
      <w:r>
        <w:t xml:space="preserve"> </w:t>
      </w:r>
      <w:r w:rsidR="008A4F05" w:rsidRPr="00207945">
        <w:t xml:space="preserve">Tabár L, Dean PB, Tucker FL, et al. Breast cancers originating from the terminal ductal lobular units: In situ and invasive acinar adenocarcinoma of the breast, AAB. </w:t>
      </w:r>
      <w:r w:rsidR="008A4F05" w:rsidRPr="00207945">
        <w:rPr>
          <w:i/>
          <w:iCs/>
        </w:rPr>
        <w:t>Eur J Radiol</w:t>
      </w:r>
      <w:r w:rsidR="008A4F05" w:rsidRPr="00207945">
        <w:t xml:space="preserve">. 2022;152:110323. </w:t>
      </w:r>
    </w:p>
    <w:p w14:paraId="44EFE796" w14:textId="2827A7B7" w:rsidR="00F010DE" w:rsidRDefault="00F010DE">
      <w:pPr>
        <w:pStyle w:val="EndnoteText"/>
      </w:pPr>
    </w:p>
  </w:endnote>
  <w:endnote w:id="23">
    <w:p w14:paraId="63C3619B" w14:textId="77777777" w:rsidR="00207945" w:rsidRPr="00207945" w:rsidRDefault="00371D3B" w:rsidP="005F5BDC">
      <w:pPr>
        <w:pStyle w:val="EndnoteText"/>
      </w:pPr>
      <w:r>
        <w:rPr>
          <w:rStyle w:val="EndnoteReference"/>
        </w:rPr>
        <w:endnoteRef/>
      </w:r>
      <w:r>
        <w:t xml:space="preserve"> </w:t>
      </w:r>
      <w:r w:rsidR="008A4F05" w:rsidRPr="00207945">
        <w:t xml:space="preserve">Banik U, Parasuraman S, Adhikary AK, Othman NH. Curcumin: the spicy modulator of breast carcinogenesis. </w:t>
      </w:r>
      <w:r w:rsidR="008A4F05" w:rsidRPr="00207945">
        <w:rPr>
          <w:i/>
          <w:iCs/>
        </w:rPr>
        <w:t>J Exp Clin Cancer Res CR</w:t>
      </w:r>
      <w:r w:rsidR="008A4F05" w:rsidRPr="00207945">
        <w:t xml:space="preserve">. 2017;36(1):98. </w:t>
      </w:r>
    </w:p>
    <w:p w14:paraId="6D4A260F" w14:textId="59845DE2" w:rsidR="00371D3B" w:rsidRDefault="00371D3B">
      <w:pPr>
        <w:pStyle w:val="EndnoteText"/>
      </w:pPr>
    </w:p>
  </w:endnote>
  <w:endnote w:id="24">
    <w:p w14:paraId="4B766811" w14:textId="73045DA4" w:rsidR="00890C7E" w:rsidRDefault="00890C7E">
      <w:pPr>
        <w:pStyle w:val="EndnoteText"/>
      </w:pPr>
      <w:r>
        <w:rPr>
          <w:rStyle w:val="EndnoteReference"/>
        </w:rPr>
        <w:endnoteRef/>
      </w:r>
      <w:r>
        <w:t xml:space="preserve"> </w:t>
      </w:r>
      <w:r w:rsidR="008A4F05" w:rsidRPr="00207945">
        <w:t xml:space="preserve">Ghannam SF, Rutland CS, Allegrucci C, Mongan NP, Rakha E. Defining invasion in breast cancer: the role of basement membrane. </w:t>
      </w:r>
      <w:r w:rsidR="008A4F05" w:rsidRPr="00207945">
        <w:rPr>
          <w:i/>
          <w:iCs/>
        </w:rPr>
        <w:t>J Clin Pathol</w:t>
      </w:r>
      <w:r w:rsidR="008A4F05" w:rsidRPr="00207945">
        <w:t>. 2023;76(1):11-18.</w:t>
      </w:r>
    </w:p>
    <w:p w14:paraId="4FB190F9" w14:textId="77777777" w:rsidR="008A4F05" w:rsidRDefault="008A4F05">
      <w:pPr>
        <w:pStyle w:val="EndnoteText"/>
      </w:pPr>
    </w:p>
  </w:endnote>
  <w:endnote w:id="25">
    <w:p w14:paraId="263A280A" w14:textId="751B266E" w:rsidR="00F23DB8" w:rsidRDefault="00F23DB8">
      <w:pPr>
        <w:pStyle w:val="EndnoteText"/>
      </w:pPr>
      <w:r>
        <w:rPr>
          <w:rStyle w:val="EndnoteReference"/>
        </w:rPr>
        <w:endnoteRef/>
      </w:r>
      <w:r>
        <w:t xml:space="preserve"> </w:t>
      </w:r>
      <w:r w:rsidR="008A4F05" w:rsidRPr="00207945">
        <w:t xml:space="preserve">Gudjonsson T, Adriance MC, Sternlicht MD, Petersen OW, Bissell MJ. Myoepithelial cells: their origin and function in breast morphogenesis and neoplasia. </w:t>
      </w:r>
      <w:r w:rsidR="008A4F05" w:rsidRPr="00207945">
        <w:rPr>
          <w:i/>
          <w:iCs/>
        </w:rPr>
        <w:t>J Mammary Gland Biol Neoplasia</w:t>
      </w:r>
      <w:r w:rsidR="008A4F05" w:rsidRPr="00207945">
        <w:t>. 2005;10(3):261-272.</w:t>
      </w:r>
    </w:p>
    <w:p w14:paraId="0B27662D" w14:textId="77777777" w:rsidR="008A4F05" w:rsidRDefault="008A4F05">
      <w:pPr>
        <w:pStyle w:val="EndnoteText"/>
      </w:pPr>
    </w:p>
  </w:endnote>
  <w:endnote w:id="26">
    <w:p w14:paraId="770C038E" w14:textId="77777777" w:rsidR="00207945" w:rsidRPr="00207945" w:rsidRDefault="00A564A3" w:rsidP="00825E9A">
      <w:pPr>
        <w:pStyle w:val="EndnoteText"/>
      </w:pPr>
      <w:r>
        <w:rPr>
          <w:rStyle w:val="EndnoteReference"/>
        </w:rPr>
        <w:endnoteRef/>
      </w:r>
      <w:r>
        <w:t xml:space="preserve"> </w:t>
      </w:r>
      <w:r w:rsidR="008A4F05" w:rsidRPr="00207945">
        <w:t xml:space="preserve">Gibson SV, Roozitalab RM, Allen MD, Jones JL, Carter EP, Grose RP. Everybody needs good neighbours: the progressive DCIS microenvironment. </w:t>
      </w:r>
      <w:r w:rsidR="008A4F05" w:rsidRPr="00207945">
        <w:rPr>
          <w:i/>
          <w:iCs/>
        </w:rPr>
        <w:t>Trends Cancer</w:t>
      </w:r>
      <w:r w:rsidR="008A4F05" w:rsidRPr="00207945">
        <w:t xml:space="preserve">. 2023;9(4):326-338. </w:t>
      </w:r>
    </w:p>
    <w:p w14:paraId="57808088" w14:textId="22F15679" w:rsidR="00A564A3" w:rsidRDefault="00A564A3">
      <w:pPr>
        <w:pStyle w:val="EndnoteText"/>
      </w:pPr>
    </w:p>
  </w:endnote>
  <w:endnote w:id="27">
    <w:p w14:paraId="6D092894" w14:textId="012B063C" w:rsidR="00825E9A" w:rsidRDefault="00825E9A">
      <w:pPr>
        <w:pStyle w:val="EndnoteText"/>
      </w:pPr>
      <w:r>
        <w:rPr>
          <w:rStyle w:val="EndnoteReference"/>
        </w:rPr>
        <w:endnoteRef/>
      </w:r>
      <w:r>
        <w:t xml:space="preserve"> </w:t>
      </w:r>
      <w:r w:rsidR="008A4F05" w:rsidRPr="00207945">
        <w:t xml:space="preserve">Khan YS, Sajjad H. Anatomy, Thorax, Mammary Gland. In: </w:t>
      </w:r>
      <w:r w:rsidR="008A4F05" w:rsidRPr="00207945">
        <w:rPr>
          <w:i/>
          <w:iCs/>
        </w:rPr>
        <w:t>StatPearls</w:t>
      </w:r>
      <w:r w:rsidR="008A4F05" w:rsidRPr="00207945">
        <w:t xml:space="preserve">. StatPearls Publishing; 2023. Accessed June 11, 2023. </w:t>
      </w:r>
      <w:hyperlink r:id="rId5" w:history="1">
        <w:r w:rsidR="008A4F05" w:rsidRPr="00207945">
          <w:rPr>
            <w:rStyle w:val="Hyperlink"/>
          </w:rPr>
          <w:t>http://www.ncbi.nlm.nih.gov/books/NBK547666/</w:t>
        </w:r>
      </w:hyperlink>
    </w:p>
    <w:p w14:paraId="490E32FE" w14:textId="77777777" w:rsidR="008A4F05" w:rsidRDefault="008A4F05">
      <w:pPr>
        <w:pStyle w:val="EndnoteText"/>
      </w:pPr>
    </w:p>
  </w:endnote>
  <w:endnote w:id="28">
    <w:p w14:paraId="7002F02A" w14:textId="3429AE29" w:rsidR="00254181" w:rsidRDefault="00254181">
      <w:pPr>
        <w:pStyle w:val="EndnoteText"/>
      </w:pPr>
      <w:r>
        <w:rPr>
          <w:rStyle w:val="EndnoteReference"/>
        </w:rPr>
        <w:endnoteRef/>
      </w:r>
      <w:r>
        <w:t xml:space="preserve"> </w:t>
      </w:r>
      <w:r w:rsidR="008A4F05" w:rsidRPr="00207945">
        <w:t xml:space="preserve">Geddes DT, Aljazaf KM, Kent JC, et al. Blood flow characteristics of the human lactating breast. </w:t>
      </w:r>
      <w:r w:rsidR="008A4F05" w:rsidRPr="00207945">
        <w:rPr>
          <w:i/>
          <w:iCs/>
        </w:rPr>
        <w:t>J Hum Lact Off J Int Lact Consult Assoc</w:t>
      </w:r>
      <w:r w:rsidR="008A4F05" w:rsidRPr="00207945">
        <w:t>. 2012;28(2):145-152.</w:t>
      </w:r>
    </w:p>
    <w:p w14:paraId="634FBF92" w14:textId="77777777" w:rsidR="008A4F05" w:rsidRDefault="008A4F05">
      <w:pPr>
        <w:pStyle w:val="EndnoteText"/>
      </w:pPr>
    </w:p>
  </w:endnote>
  <w:endnote w:id="29">
    <w:p w14:paraId="3D32BE30" w14:textId="3D947C05" w:rsidR="00C21F18" w:rsidRDefault="00C21F18">
      <w:pPr>
        <w:pStyle w:val="EndnoteText"/>
      </w:pPr>
      <w:r>
        <w:rPr>
          <w:rStyle w:val="EndnoteReference"/>
        </w:rPr>
        <w:endnoteRef/>
      </w:r>
      <w:r>
        <w:t xml:space="preserve"> </w:t>
      </w:r>
      <w:r w:rsidR="008A4F05" w:rsidRPr="00207945">
        <w:t xml:space="preserve">Baker GM, Schnitt SJ. Vascular lesions of the breast. </w:t>
      </w:r>
      <w:r w:rsidR="008A4F05" w:rsidRPr="00207945">
        <w:rPr>
          <w:i/>
          <w:iCs/>
        </w:rPr>
        <w:t>Semin Diagn Pathol</w:t>
      </w:r>
      <w:r w:rsidR="008A4F05" w:rsidRPr="00207945">
        <w:t>. 2017;34(5):410-419.</w:t>
      </w:r>
    </w:p>
    <w:p w14:paraId="7E7FF36D" w14:textId="77777777" w:rsidR="008A4F05" w:rsidRDefault="008A4F05">
      <w:pPr>
        <w:pStyle w:val="EndnoteText"/>
      </w:pPr>
    </w:p>
  </w:endnote>
  <w:endnote w:id="30">
    <w:p w14:paraId="3C6B969B" w14:textId="18FCF7DF" w:rsidR="00207945" w:rsidRDefault="0089517E" w:rsidP="00F43945">
      <w:pPr>
        <w:pStyle w:val="EndnoteText"/>
      </w:pPr>
      <w:r>
        <w:rPr>
          <w:rStyle w:val="EndnoteReference"/>
        </w:rPr>
        <w:endnoteRef/>
      </w:r>
      <w:r>
        <w:t xml:space="preserve"> </w:t>
      </w:r>
      <w:r w:rsidR="008A4F05" w:rsidRPr="00207945">
        <w:t xml:space="preserve">Wiki Images. Scientific Animations. Accessed June 28, 2023. </w:t>
      </w:r>
      <w:hyperlink r:id="rId6" w:history="1">
        <w:r w:rsidR="008A4F05" w:rsidRPr="00207945">
          <w:rPr>
            <w:rStyle w:val="Hyperlink"/>
          </w:rPr>
          <w:t>https://www.scientificanimations.com/wiki-images/</w:t>
        </w:r>
      </w:hyperlink>
    </w:p>
    <w:p w14:paraId="3E42A9A7" w14:textId="067D9EBD" w:rsidR="0089517E" w:rsidRDefault="0089517E">
      <w:pPr>
        <w:pStyle w:val="EndnoteText"/>
      </w:pPr>
    </w:p>
  </w:endnote>
  <w:endnote w:id="31">
    <w:p w14:paraId="6C422FC8" w14:textId="46F2A659" w:rsidR="00F43945" w:rsidRDefault="00F43945">
      <w:pPr>
        <w:pStyle w:val="EndnoteText"/>
      </w:pPr>
      <w:r>
        <w:rPr>
          <w:rStyle w:val="EndnoteReference"/>
        </w:rPr>
        <w:endnoteRef/>
      </w:r>
      <w:r>
        <w:t xml:space="preserve"> </w:t>
      </w:r>
      <w:r w:rsidR="008A4F05" w:rsidRPr="00207945">
        <w:t xml:space="preserve">Manca G, Tardelli E, Rubello D, et al. Sentinel lymph node biopsy in breast cancer: a technical and clinical appraisal. </w:t>
      </w:r>
      <w:r w:rsidR="008A4F05" w:rsidRPr="00207945">
        <w:rPr>
          <w:i/>
          <w:iCs/>
        </w:rPr>
        <w:t>Nucl Med Commun</w:t>
      </w:r>
      <w:r w:rsidR="008A4F05" w:rsidRPr="00207945">
        <w:t>. 2016;37(6):570-576.</w:t>
      </w:r>
    </w:p>
    <w:p w14:paraId="59918E6A" w14:textId="77777777" w:rsidR="008A4F05" w:rsidRDefault="008A4F05">
      <w:pPr>
        <w:pStyle w:val="EndnoteText"/>
      </w:pPr>
    </w:p>
  </w:endnote>
  <w:endnote w:id="32">
    <w:p w14:paraId="7C38C6C9" w14:textId="40678C13" w:rsidR="00F14A44" w:rsidRDefault="00F14A44">
      <w:pPr>
        <w:pStyle w:val="EndnoteText"/>
      </w:pPr>
      <w:r>
        <w:rPr>
          <w:rStyle w:val="EndnoteReference"/>
        </w:rPr>
        <w:endnoteRef/>
      </w:r>
      <w:r>
        <w:t xml:space="preserve"> </w:t>
      </w:r>
      <w:r w:rsidR="008A4F05" w:rsidRPr="00207945">
        <w:t xml:space="preserve">Holland M. Lactating breast | Radiology Case | Radiopaedia.org. Radiopaedia. </w:t>
      </w:r>
      <w:hyperlink r:id="rId7" w:history="1">
        <w:r w:rsidR="003B3717" w:rsidRPr="003B3717">
          <w:rPr>
            <w:rStyle w:val="Hyperlink"/>
          </w:rPr>
          <w:t>rID-19434</w:t>
        </w:r>
      </w:hyperlink>
    </w:p>
    <w:p w14:paraId="06C9E075" w14:textId="77777777" w:rsidR="008A4F05" w:rsidRDefault="008A4F05">
      <w:pPr>
        <w:pStyle w:val="EndnoteText"/>
      </w:pPr>
    </w:p>
  </w:endnote>
  <w:endnote w:id="33">
    <w:p w14:paraId="7FF484AF" w14:textId="3816F6E6" w:rsidR="008A4F05" w:rsidRDefault="003B3717">
      <w:pPr>
        <w:pStyle w:val="EndnoteText"/>
      </w:pPr>
      <w:r>
        <w:rPr>
          <w:rStyle w:val="EndnoteReference"/>
        </w:rPr>
        <w:endnoteRef/>
      </w:r>
      <w:r>
        <w:t xml:space="preserve"> </w:t>
      </w:r>
      <w:r w:rsidR="008A4F05" w:rsidRPr="00207945">
        <w:t xml:space="preserve">Walker RA, Martin CV. The aged breast. </w:t>
      </w:r>
      <w:r w:rsidR="008A4F05" w:rsidRPr="00207945">
        <w:rPr>
          <w:i/>
          <w:iCs/>
        </w:rPr>
        <w:t>J Pathol</w:t>
      </w:r>
      <w:r w:rsidR="008A4F05" w:rsidRPr="00207945">
        <w:t>. 2007;211(2):232-240.</w:t>
      </w:r>
    </w:p>
    <w:p w14:paraId="73DBAEA3" w14:textId="77777777" w:rsidR="008A4F05" w:rsidRDefault="008A4F05">
      <w:pPr>
        <w:pStyle w:val="EndnoteText"/>
      </w:pPr>
    </w:p>
  </w:endnote>
  <w:endnote w:id="34">
    <w:p w14:paraId="52B7A570" w14:textId="17587436" w:rsidR="00E5048B" w:rsidRDefault="00E5048B">
      <w:pPr>
        <w:pStyle w:val="EndnoteText"/>
      </w:pPr>
      <w:r>
        <w:rPr>
          <w:rStyle w:val="EndnoteReference"/>
        </w:rPr>
        <w:endnoteRef/>
      </w:r>
      <w:r>
        <w:t xml:space="preserve"> </w:t>
      </w:r>
      <w:r w:rsidR="008A4F05" w:rsidRPr="00207945">
        <w:t xml:space="preserve">Nazari SS, Mukherjee P. An overview of mammographic density and its association with breast cancer. </w:t>
      </w:r>
      <w:r w:rsidR="008A4F05" w:rsidRPr="00207945">
        <w:rPr>
          <w:i/>
          <w:iCs/>
        </w:rPr>
        <w:t>Breast Cancer Tokyo Jpn</w:t>
      </w:r>
      <w:r w:rsidR="008A4F05" w:rsidRPr="00207945">
        <w:t>. 2018;25(3):259-267.</w:t>
      </w:r>
    </w:p>
    <w:p w14:paraId="6FD3C93C" w14:textId="77777777" w:rsidR="008A4F05" w:rsidRDefault="008A4F05">
      <w:pPr>
        <w:pStyle w:val="EndnoteText"/>
      </w:pPr>
    </w:p>
  </w:endnote>
  <w:endnote w:id="35">
    <w:p w14:paraId="47E1936F" w14:textId="508B6EE5" w:rsidR="004949CE" w:rsidRDefault="004949CE">
      <w:pPr>
        <w:pStyle w:val="EndnoteText"/>
      </w:pPr>
      <w:r>
        <w:rPr>
          <w:rStyle w:val="EndnoteReference"/>
        </w:rPr>
        <w:endnoteRef/>
      </w:r>
      <w:r>
        <w:t xml:space="preserve"> </w:t>
      </w:r>
      <w:r w:rsidR="008A4F05" w:rsidRPr="00207945">
        <w:t xml:space="preserve">Sherratt MJ, McConnell JC, Streuli CH. Raised mammographic density: causative mechanisms and biological consequences. </w:t>
      </w:r>
      <w:r w:rsidR="008A4F05" w:rsidRPr="00207945">
        <w:rPr>
          <w:i/>
          <w:iCs/>
        </w:rPr>
        <w:t>Breast Cancer Res BCR</w:t>
      </w:r>
      <w:r w:rsidR="008A4F05" w:rsidRPr="00207945">
        <w:t>. 2016;18(1):45.</w:t>
      </w:r>
    </w:p>
    <w:p w14:paraId="5235CDBC" w14:textId="77777777" w:rsidR="008A4F05" w:rsidRDefault="008A4F05">
      <w:pPr>
        <w:pStyle w:val="EndnoteText"/>
      </w:pPr>
    </w:p>
  </w:endnote>
  <w:endnote w:id="36">
    <w:p w14:paraId="7B4A7BE4" w14:textId="6581DD2B" w:rsidR="004059AE" w:rsidRDefault="004059AE">
      <w:pPr>
        <w:pStyle w:val="EndnoteText"/>
      </w:pPr>
      <w:r>
        <w:rPr>
          <w:rStyle w:val="EndnoteReference"/>
        </w:rPr>
        <w:endnoteRef/>
      </w:r>
      <w:r>
        <w:t xml:space="preserve"> </w:t>
      </w:r>
      <w:r w:rsidR="008A4F05" w:rsidRPr="00207945">
        <w:t xml:space="preserve">Spak DA, Plaxco JS, Santiago L, Dryden MJ, Dogan BE. BI-RADS® fifth edition: A summary of changes. </w:t>
      </w:r>
      <w:r w:rsidR="008A4F05" w:rsidRPr="00207945">
        <w:rPr>
          <w:i/>
          <w:iCs/>
        </w:rPr>
        <w:t>Diagn Interv Imaging</w:t>
      </w:r>
      <w:r w:rsidR="008A4F05" w:rsidRPr="00207945">
        <w:t>. 2017;98(3):179-190.</w:t>
      </w:r>
    </w:p>
    <w:p w14:paraId="46D61A80" w14:textId="77777777" w:rsidR="008A4F05" w:rsidRDefault="008A4F05">
      <w:pPr>
        <w:pStyle w:val="EndnoteText"/>
      </w:pPr>
    </w:p>
  </w:endnote>
  <w:endnote w:id="37">
    <w:p w14:paraId="26534CFD" w14:textId="10DDC758" w:rsidR="00D11CA2" w:rsidRDefault="00D11CA2">
      <w:pPr>
        <w:pStyle w:val="EndnoteText"/>
      </w:pPr>
      <w:r>
        <w:rPr>
          <w:rStyle w:val="EndnoteReference"/>
        </w:rPr>
        <w:endnoteRef/>
      </w:r>
      <w:r>
        <w:t xml:space="preserve"> </w:t>
      </w:r>
      <w:r w:rsidR="008A4F05" w:rsidRPr="00207945">
        <w:t xml:space="preserve">Tari DU, Santonastaso R, De Lucia DR, Santarsiere M, Pinto F. Breast Density Evaluation According to BI-RADS 5th Edition on Digital Breast Tomosynthesis: AI Automated Assessment Versus Human Visual Assessment. </w:t>
      </w:r>
      <w:r w:rsidR="008A4F05" w:rsidRPr="00207945">
        <w:rPr>
          <w:i/>
          <w:iCs/>
        </w:rPr>
        <w:t>J Pers Med</w:t>
      </w:r>
      <w:r w:rsidR="008A4F05" w:rsidRPr="00207945">
        <w:t>. 2023;13(4):609.</w:t>
      </w:r>
    </w:p>
    <w:p w14:paraId="4BA3B400" w14:textId="77777777" w:rsidR="008A4F05" w:rsidRDefault="008A4F05">
      <w:pPr>
        <w:pStyle w:val="EndnoteText"/>
      </w:pPr>
    </w:p>
  </w:endnote>
  <w:endnote w:id="38">
    <w:p w14:paraId="4FBF0D5E" w14:textId="77777777" w:rsidR="00207945" w:rsidRPr="00207945" w:rsidRDefault="00A0612F" w:rsidP="00960D42">
      <w:pPr>
        <w:pStyle w:val="EndnoteText"/>
      </w:pPr>
      <w:r>
        <w:rPr>
          <w:rStyle w:val="EndnoteReference"/>
        </w:rPr>
        <w:endnoteRef/>
      </w:r>
      <w:r>
        <w:t xml:space="preserve"> </w:t>
      </w:r>
      <w:r w:rsidR="008A4F05" w:rsidRPr="00207945">
        <w:t xml:space="preserve">Monticciolo DL, Newell MS, Hendrick RE, et al. Breast Cancer Screening for Average-Risk Women: Recommendations From the ACR Commission on Breast Imaging. </w:t>
      </w:r>
      <w:r w:rsidR="008A4F05" w:rsidRPr="00207945">
        <w:rPr>
          <w:i/>
          <w:iCs/>
        </w:rPr>
        <w:t>J Am Coll Radiol</w:t>
      </w:r>
      <w:r w:rsidR="008A4F05" w:rsidRPr="00207945">
        <w:t>. 2017;14(9):1137-1143.</w:t>
      </w:r>
    </w:p>
    <w:p w14:paraId="47394BF9" w14:textId="6F70A77C" w:rsidR="00A0612F" w:rsidRDefault="00A0612F">
      <w:pPr>
        <w:pStyle w:val="EndnoteText"/>
      </w:pPr>
    </w:p>
  </w:endnote>
  <w:endnote w:id="39">
    <w:p w14:paraId="7CFDB68D" w14:textId="3515EBDB" w:rsidR="00207945" w:rsidRDefault="0037465D" w:rsidP="0037465D">
      <w:pPr>
        <w:pStyle w:val="EndnoteText"/>
      </w:pPr>
      <w:r>
        <w:rPr>
          <w:rStyle w:val="EndnoteReference"/>
        </w:rPr>
        <w:endnoteRef/>
      </w:r>
      <w:r>
        <w:t xml:space="preserve"> </w:t>
      </w:r>
      <w:r w:rsidR="008A4F05" w:rsidRPr="00207945">
        <w:t xml:space="preserve">Guidelines Detail. NCCN. Accessed June 12, 2023. </w:t>
      </w:r>
      <w:hyperlink r:id="rId8" w:history="1">
        <w:r w:rsidR="008A4F05" w:rsidRPr="00207945">
          <w:rPr>
            <w:rStyle w:val="Hyperlink"/>
          </w:rPr>
          <w:t>https://www.nccn.org/guidelines/guidelines-detail</w:t>
        </w:r>
      </w:hyperlink>
    </w:p>
    <w:p w14:paraId="1DC336D8" w14:textId="2C51280D" w:rsidR="0037465D" w:rsidRDefault="0037465D">
      <w:pPr>
        <w:pStyle w:val="EndnoteText"/>
      </w:pPr>
    </w:p>
  </w:endnote>
  <w:endnote w:id="40">
    <w:p w14:paraId="3C7C1437" w14:textId="1209D494" w:rsidR="00207945" w:rsidRDefault="0037465D" w:rsidP="00BA66A6">
      <w:pPr>
        <w:pStyle w:val="EndnoteText"/>
      </w:pPr>
      <w:r>
        <w:rPr>
          <w:rStyle w:val="EndnoteReference"/>
        </w:rPr>
        <w:endnoteRef/>
      </w:r>
      <w:r>
        <w:t xml:space="preserve"> </w:t>
      </w:r>
      <w:r w:rsidR="008A4F05" w:rsidRPr="00207945">
        <w:t xml:space="preserve">New Breast Cancer Screening Guidelines Address Heightened Risk for LGBTQ Persons and Black Women. Accessed June 27, 2023. </w:t>
      </w:r>
      <w:hyperlink r:id="rId9" w:history="1">
        <w:r w:rsidR="008A4F05" w:rsidRPr="00207945">
          <w:rPr>
            <w:rStyle w:val="Hyperlink"/>
          </w:rPr>
          <w:t>https://www.acr.org/Media-Center/ACR-News-Releases/2021/New-Breast-Cancer-Screening-Guidelines-Address-Heightened-Risk-for-LGBTQ-Persons-and-Black-Women</w:t>
        </w:r>
      </w:hyperlink>
    </w:p>
    <w:p w14:paraId="3E8AB7CD" w14:textId="7F204C88" w:rsidR="0037465D" w:rsidRDefault="0037465D">
      <w:pPr>
        <w:pStyle w:val="EndnoteText"/>
      </w:pPr>
    </w:p>
  </w:endnote>
  <w:endnote w:id="41">
    <w:p w14:paraId="2C40F4FE" w14:textId="61F306CC" w:rsidR="00BA66A6" w:rsidRDefault="00BA66A6">
      <w:pPr>
        <w:pStyle w:val="EndnoteText"/>
      </w:pPr>
      <w:r>
        <w:rPr>
          <w:rStyle w:val="EndnoteReference"/>
        </w:rPr>
        <w:endnoteRef/>
      </w:r>
      <w:r>
        <w:t xml:space="preserve"> </w:t>
      </w:r>
      <w:r w:rsidR="008A4F05" w:rsidRPr="00207945">
        <w:t xml:space="preserve">European Commission Initiative on Breast and Colorectal cancer. Accessed June 28, 2023. </w:t>
      </w:r>
      <w:hyperlink r:id="rId10" w:history="1">
        <w:r w:rsidR="008A4F05" w:rsidRPr="00207945">
          <w:rPr>
            <w:rStyle w:val="Hyperlink"/>
          </w:rPr>
          <w:t>https://healthcare-quality.jrc.ec.europa.eu</w:t>
        </w:r>
      </w:hyperlink>
    </w:p>
    <w:p w14:paraId="29D780C2" w14:textId="77777777" w:rsidR="008A4F05" w:rsidRDefault="008A4F05">
      <w:pPr>
        <w:pStyle w:val="EndnoteText"/>
      </w:pPr>
    </w:p>
  </w:endnote>
  <w:endnote w:id="42">
    <w:p w14:paraId="20C72B71" w14:textId="71253ACB" w:rsidR="00207945" w:rsidRDefault="001805C6" w:rsidP="004A43E5">
      <w:pPr>
        <w:pStyle w:val="EndnoteText"/>
      </w:pPr>
      <w:r>
        <w:rPr>
          <w:rStyle w:val="EndnoteReference"/>
        </w:rPr>
        <w:endnoteRef/>
      </w:r>
      <w:r>
        <w:t xml:space="preserve"> </w:t>
      </w:r>
      <w:r w:rsidR="008A4F05" w:rsidRPr="00207945">
        <w:t xml:space="preserve">ACS Breast Cancer Screening Guidelines. Accessed June 28, 2023. </w:t>
      </w:r>
      <w:hyperlink r:id="rId11" w:history="1">
        <w:r w:rsidR="008A4F05" w:rsidRPr="00207945">
          <w:rPr>
            <w:rStyle w:val="Hyperlink"/>
          </w:rPr>
          <w:t>https://www.cancer.org/cancer/types/breast-cancer/screening-tests-and-early-detection/american-cancer-society-recommendations-for-the-early-detection-of-breast-cancer.html</w:t>
        </w:r>
      </w:hyperlink>
    </w:p>
    <w:p w14:paraId="4C089C4E" w14:textId="13DA6306" w:rsidR="001805C6" w:rsidRDefault="001805C6">
      <w:pPr>
        <w:pStyle w:val="EndnoteText"/>
      </w:pPr>
    </w:p>
  </w:endnote>
  <w:endnote w:id="43">
    <w:p w14:paraId="5A2D1C40" w14:textId="1016D89C" w:rsidR="004A43E5" w:rsidRDefault="004A43E5">
      <w:pPr>
        <w:pStyle w:val="EndnoteText"/>
      </w:pPr>
      <w:r>
        <w:rPr>
          <w:rStyle w:val="EndnoteReference"/>
        </w:rPr>
        <w:endnoteRef/>
      </w:r>
      <w:r>
        <w:t xml:space="preserve"> </w:t>
      </w:r>
      <w:r w:rsidR="008A4F05" w:rsidRPr="00207945">
        <w:t xml:space="preserve">Hauge IHR, Pedersen K, Olerud HM, Hole EO, Hofvind S. The risk of radiation-induced breast cancers due to biennial mammographic screening in women aged 50-69 years is minimal. </w:t>
      </w:r>
      <w:r w:rsidR="008A4F05" w:rsidRPr="00207945">
        <w:rPr>
          <w:i/>
          <w:iCs/>
        </w:rPr>
        <w:t>Acta Radiol Stockh Swed 1987</w:t>
      </w:r>
      <w:r w:rsidR="008A4F05" w:rsidRPr="00207945">
        <w:t>. 2014;55(10):1174-1179.</w:t>
      </w:r>
    </w:p>
    <w:p w14:paraId="2A68CCF6" w14:textId="77777777" w:rsidR="008A4F05" w:rsidRDefault="008A4F05">
      <w:pPr>
        <w:pStyle w:val="EndnoteText"/>
      </w:pPr>
    </w:p>
  </w:endnote>
  <w:endnote w:id="44">
    <w:p w14:paraId="536751A7" w14:textId="6D0AEB27" w:rsidR="00A20CD6" w:rsidRDefault="00A20CD6">
      <w:pPr>
        <w:pStyle w:val="EndnoteText"/>
      </w:pPr>
      <w:r>
        <w:rPr>
          <w:rStyle w:val="EndnoteReference"/>
        </w:rPr>
        <w:endnoteRef/>
      </w:r>
      <w:r>
        <w:t xml:space="preserve"> </w:t>
      </w:r>
      <w:r w:rsidR="008A4F05" w:rsidRPr="00207945">
        <w:t xml:space="preserve">Yaffe MJ, Mainprize JG. Risk of radiation-induced breast cancer from mammographic screening. </w:t>
      </w:r>
      <w:r w:rsidR="008A4F05" w:rsidRPr="00207945">
        <w:rPr>
          <w:i/>
          <w:iCs/>
        </w:rPr>
        <w:t>Radiology</w:t>
      </w:r>
      <w:r w:rsidR="008A4F05" w:rsidRPr="00207945">
        <w:t>. 2011;258(1):98-105.</w:t>
      </w:r>
    </w:p>
    <w:p w14:paraId="3935CC54" w14:textId="77777777" w:rsidR="008A4F05" w:rsidRDefault="008A4F05">
      <w:pPr>
        <w:pStyle w:val="EndnoteText"/>
      </w:pPr>
    </w:p>
  </w:endnote>
  <w:endnote w:id="45">
    <w:p w14:paraId="28368DC9" w14:textId="39B70670" w:rsidR="00207945" w:rsidRDefault="006D240B" w:rsidP="000C73B1">
      <w:pPr>
        <w:pStyle w:val="EndnoteText"/>
      </w:pPr>
      <w:r>
        <w:rPr>
          <w:rStyle w:val="EndnoteReference"/>
        </w:rPr>
        <w:endnoteRef/>
      </w:r>
      <w:r>
        <w:t xml:space="preserve"> </w:t>
      </w:r>
      <w:r w:rsidR="008A4F05" w:rsidRPr="00207945">
        <w:t xml:space="preserve">Mammography Quality Standards Act. Accessed June 27, 2023. </w:t>
      </w:r>
      <w:hyperlink r:id="rId12" w:history="1">
        <w:r w:rsidR="008A4F05" w:rsidRPr="00207945">
          <w:rPr>
            <w:rStyle w:val="Hyperlink"/>
          </w:rPr>
          <w:t>https://www.acr.org/Advocacy-and-Economics/Legislative-Issues/MQSA</w:t>
        </w:r>
      </w:hyperlink>
    </w:p>
    <w:p w14:paraId="384D8CCE" w14:textId="4FEA15FC" w:rsidR="006D240B" w:rsidRDefault="006D240B">
      <w:pPr>
        <w:pStyle w:val="EndnoteText"/>
      </w:pPr>
    </w:p>
  </w:endnote>
  <w:endnote w:id="46">
    <w:p w14:paraId="40AB14E0" w14:textId="5E5DA23B" w:rsidR="00237A17" w:rsidRDefault="00237A17">
      <w:pPr>
        <w:pStyle w:val="EndnoteText"/>
      </w:pPr>
      <w:r>
        <w:rPr>
          <w:rStyle w:val="EndnoteReference"/>
        </w:rPr>
        <w:endnoteRef/>
      </w:r>
      <w:r>
        <w:t xml:space="preserve"> </w:t>
      </w:r>
      <w:r w:rsidR="008A4F05" w:rsidRPr="00207945">
        <w:t xml:space="preserve">FDA Updates Mammography Regulations to Require Reporting of Breast Density Information and Enhance Facility Oversight. FDA. Published March 10, 2023. Accessed June 15, 2023. </w:t>
      </w:r>
      <w:hyperlink r:id="rId13" w:history="1">
        <w:r w:rsidR="008A4F05" w:rsidRPr="00207945">
          <w:rPr>
            <w:rStyle w:val="Hyperlink"/>
          </w:rPr>
          <w:t>https://www.fda.gov/news-events/press-announcements/fda-updates-mammography-regulations-require-reporting-breast-density-information-and-enhance</w:t>
        </w:r>
      </w:hyperlink>
    </w:p>
    <w:p w14:paraId="5B20FC68" w14:textId="77777777" w:rsidR="008A4F05" w:rsidRDefault="008A4F05">
      <w:pPr>
        <w:pStyle w:val="EndnoteText"/>
      </w:pPr>
    </w:p>
  </w:endnote>
  <w:endnote w:id="47">
    <w:p w14:paraId="40AAD148" w14:textId="2AFAAD19" w:rsidR="00207945" w:rsidRDefault="007917D3" w:rsidP="00C0033C">
      <w:pPr>
        <w:pStyle w:val="EndnoteText"/>
      </w:pPr>
      <w:r>
        <w:rPr>
          <w:rStyle w:val="EndnoteReference"/>
        </w:rPr>
        <w:endnoteRef/>
      </w:r>
      <w:r>
        <w:t xml:space="preserve"> </w:t>
      </w:r>
      <w:r w:rsidR="008A4F05" w:rsidRPr="00207945">
        <w:t xml:space="preserve">Cancer today. Accessed June 28, 2023. </w:t>
      </w:r>
      <w:hyperlink r:id="rId14" w:history="1">
        <w:r w:rsidR="008A4F05" w:rsidRPr="00207945">
          <w:rPr>
            <w:rStyle w:val="Hyperlink"/>
          </w:rPr>
          <w:t>http://gco.iarc.fr/today/home</w:t>
        </w:r>
      </w:hyperlink>
    </w:p>
    <w:p w14:paraId="661B3BF5" w14:textId="77777777" w:rsidR="00207945" w:rsidRPr="00207945" w:rsidRDefault="005F2251" w:rsidP="00C0033C">
      <w:pPr>
        <w:pStyle w:val="EndnoteText"/>
      </w:pPr>
    </w:p>
    <w:p w14:paraId="6171790E" w14:textId="742B8EC6" w:rsidR="007917D3" w:rsidRDefault="007917D3">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321B9" w14:textId="77777777" w:rsidR="00392C61" w:rsidRDefault="00392C61" w:rsidP="00392C61">
      <w:pPr>
        <w:spacing w:after="0" w:line="240" w:lineRule="auto"/>
      </w:pPr>
      <w:r>
        <w:separator/>
      </w:r>
    </w:p>
  </w:footnote>
  <w:footnote w:type="continuationSeparator" w:id="0">
    <w:p w14:paraId="0DB648E8" w14:textId="77777777" w:rsidR="00392C61" w:rsidRDefault="00392C61" w:rsidP="00392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260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926213"/>
    <w:multiLevelType w:val="multilevel"/>
    <w:tmpl w:val="7C42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D07C5"/>
    <w:multiLevelType w:val="hybridMultilevel"/>
    <w:tmpl w:val="973EAC54"/>
    <w:lvl w:ilvl="0" w:tplc="3328003E">
      <w:start w:val="3"/>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CA97265"/>
    <w:multiLevelType w:val="multilevel"/>
    <w:tmpl w:val="BBF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E4E45"/>
    <w:multiLevelType w:val="multilevel"/>
    <w:tmpl w:val="F1E8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AF5CCA"/>
    <w:multiLevelType w:val="multilevel"/>
    <w:tmpl w:val="154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05FCA"/>
    <w:multiLevelType w:val="hybridMultilevel"/>
    <w:tmpl w:val="E30A7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4A2F26"/>
    <w:multiLevelType w:val="hybridMultilevel"/>
    <w:tmpl w:val="B1DA7F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3F028DD"/>
    <w:multiLevelType w:val="multilevel"/>
    <w:tmpl w:val="B9B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D049E"/>
    <w:multiLevelType w:val="multilevel"/>
    <w:tmpl w:val="BD0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2765A"/>
    <w:multiLevelType w:val="hybridMultilevel"/>
    <w:tmpl w:val="A50C6E66"/>
    <w:lvl w:ilvl="0" w:tplc="3328003E">
      <w:start w:val="3"/>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1D13448"/>
    <w:multiLevelType w:val="multilevel"/>
    <w:tmpl w:val="B7E8C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13039F"/>
    <w:multiLevelType w:val="hybridMultilevel"/>
    <w:tmpl w:val="59C0A3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8D67FC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A432A53"/>
    <w:multiLevelType w:val="hybridMultilevel"/>
    <w:tmpl w:val="BF607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5417860">
    <w:abstractNumId w:val="13"/>
  </w:num>
  <w:num w:numId="2" w16cid:durableId="1941135266">
    <w:abstractNumId w:val="0"/>
  </w:num>
  <w:num w:numId="3" w16cid:durableId="897321725">
    <w:abstractNumId w:val="4"/>
  </w:num>
  <w:num w:numId="4" w16cid:durableId="2090542196">
    <w:abstractNumId w:val="11"/>
  </w:num>
  <w:num w:numId="5" w16cid:durableId="496384696">
    <w:abstractNumId w:val="9"/>
  </w:num>
  <w:num w:numId="6" w16cid:durableId="645011960">
    <w:abstractNumId w:val="1"/>
  </w:num>
  <w:num w:numId="7" w16cid:durableId="1537233437">
    <w:abstractNumId w:val="5"/>
  </w:num>
  <w:num w:numId="8" w16cid:durableId="716859680">
    <w:abstractNumId w:val="8"/>
  </w:num>
  <w:num w:numId="9" w16cid:durableId="997340053">
    <w:abstractNumId w:val="10"/>
  </w:num>
  <w:num w:numId="10" w16cid:durableId="855507808">
    <w:abstractNumId w:val="2"/>
  </w:num>
  <w:num w:numId="11" w16cid:durableId="1564095607">
    <w:abstractNumId w:val="3"/>
  </w:num>
  <w:num w:numId="12" w16cid:durableId="1957984936">
    <w:abstractNumId w:val="7"/>
  </w:num>
  <w:num w:numId="13" w16cid:durableId="1205943596">
    <w:abstractNumId w:val="12"/>
  </w:num>
  <w:num w:numId="14" w16cid:durableId="951984142">
    <w:abstractNumId w:val="14"/>
  </w:num>
  <w:num w:numId="15" w16cid:durableId="158113303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rson w15:author="Heidi Veillette">
    <w15:presenceInfo w15:providerId="AD" w15:userId="S::Heidi@VeilletteCommunications.com::6502d31f-9ca5-40f6-981b-aea55d332d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1"/>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81"/>
    <w:rsid w:val="00001F78"/>
    <w:rsid w:val="00003A34"/>
    <w:rsid w:val="00005958"/>
    <w:rsid w:val="0000656F"/>
    <w:rsid w:val="000068BE"/>
    <w:rsid w:val="00007B08"/>
    <w:rsid w:val="00010004"/>
    <w:rsid w:val="00011BB2"/>
    <w:rsid w:val="00012CBB"/>
    <w:rsid w:val="00013E36"/>
    <w:rsid w:val="0001488E"/>
    <w:rsid w:val="000149E9"/>
    <w:rsid w:val="00016BA6"/>
    <w:rsid w:val="00020B90"/>
    <w:rsid w:val="00021E18"/>
    <w:rsid w:val="000222C3"/>
    <w:rsid w:val="0002259D"/>
    <w:rsid w:val="00022B93"/>
    <w:rsid w:val="00023FE6"/>
    <w:rsid w:val="000243B6"/>
    <w:rsid w:val="00026448"/>
    <w:rsid w:val="00026E83"/>
    <w:rsid w:val="00027C48"/>
    <w:rsid w:val="00030A39"/>
    <w:rsid w:val="000310EA"/>
    <w:rsid w:val="0003137A"/>
    <w:rsid w:val="000317DA"/>
    <w:rsid w:val="00031F9D"/>
    <w:rsid w:val="00032091"/>
    <w:rsid w:val="0003229A"/>
    <w:rsid w:val="00034D90"/>
    <w:rsid w:val="00035744"/>
    <w:rsid w:val="000374A3"/>
    <w:rsid w:val="00040BFA"/>
    <w:rsid w:val="00040DB9"/>
    <w:rsid w:val="00041C43"/>
    <w:rsid w:val="00042408"/>
    <w:rsid w:val="0004531E"/>
    <w:rsid w:val="00045369"/>
    <w:rsid w:val="00045661"/>
    <w:rsid w:val="000463DD"/>
    <w:rsid w:val="000469E6"/>
    <w:rsid w:val="00050E6F"/>
    <w:rsid w:val="0005143A"/>
    <w:rsid w:val="000538D2"/>
    <w:rsid w:val="00056C25"/>
    <w:rsid w:val="00062630"/>
    <w:rsid w:val="00066537"/>
    <w:rsid w:val="0007027E"/>
    <w:rsid w:val="000711D6"/>
    <w:rsid w:val="00076DAB"/>
    <w:rsid w:val="00077746"/>
    <w:rsid w:val="00081875"/>
    <w:rsid w:val="00081A60"/>
    <w:rsid w:val="00083B8A"/>
    <w:rsid w:val="00083C68"/>
    <w:rsid w:val="00090026"/>
    <w:rsid w:val="00091526"/>
    <w:rsid w:val="0009270A"/>
    <w:rsid w:val="00092AEB"/>
    <w:rsid w:val="00092CA1"/>
    <w:rsid w:val="00093B65"/>
    <w:rsid w:val="000950FC"/>
    <w:rsid w:val="000A20BB"/>
    <w:rsid w:val="000A2400"/>
    <w:rsid w:val="000A3F9A"/>
    <w:rsid w:val="000A5AA6"/>
    <w:rsid w:val="000B0F0A"/>
    <w:rsid w:val="000B14B4"/>
    <w:rsid w:val="000B2DFE"/>
    <w:rsid w:val="000B35AA"/>
    <w:rsid w:val="000B561B"/>
    <w:rsid w:val="000B6FF0"/>
    <w:rsid w:val="000C0C08"/>
    <w:rsid w:val="000C3DED"/>
    <w:rsid w:val="000C3F73"/>
    <w:rsid w:val="000C56A0"/>
    <w:rsid w:val="000C5C80"/>
    <w:rsid w:val="000C73B1"/>
    <w:rsid w:val="000C7917"/>
    <w:rsid w:val="000D049F"/>
    <w:rsid w:val="000D07AC"/>
    <w:rsid w:val="000D12BE"/>
    <w:rsid w:val="000D1B86"/>
    <w:rsid w:val="000D1D3C"/>
    <w:rsid w:val="000D587E"/>
    <w:rsid w:val="000D64C2"/>
    <w:rsid w:val="000D732D"/>
    <w:rsid w:val="000E2337"/>
    <w:rsid w:val="000E38B3"/>
    <w:rsid w:val="000E3C66"/>
    <w:rsid w:val="000E48D7"/>
    <w:rsid w:val="000E4A84"/>
    <w:rsid w:val="000E4B88"/>
    <w:rsid w:val="000E532C"/>
    <w:rsid w:val="000E5786"/>
    <w:rsid w:val="000F09F6"/>
    <w:rsid w:val="000F1857"/>
    <w:rsid w:val="000F1BB8"/>
    <w:rsid w:val="000F3F8B"/>
    <w:rsid w:val="000F485D"/>
    <w:rsid w:val="000F562D"/>
    <w:rsid w:val="000F78EF"/>
    <w:rsid w:val="00102515"/>
    <w:rsid w:val="00103325"/>
    <w:rsid w:val="00104585"/>
    <w:rsid w:val="00105390"/>
    <w:rsid w:val="00105DA6"/>
    <w:rsid w:val="001060A1"/>
    <w:rsid w:val="00106190"/>
    <w:rsid w:val="001066A1"/>
    <w:rsid w:val="00107E4B"/>
    <w:rsid w:val="001101EC"/>
    <w:rsid w:val="001108FF"/>
    <w:rsid w:val="00111818"/>
    <w:rsid w:val="00111A60"/>
    <w:rsid w:val="001123C5"/>
    <w:rsid w:val="00113BC0"/>
    <w:rsid w:val="00121443"/>
    <w:rsid w:val="00122DE6"/>
    <w:rsid w:val="001238CE"/>
    <w:rsid w:val="00125A51"/>
    <w:rsid w:val="0012639E"/>
    <w:rsid w:val="00126C69"/>
    <w:rsid w:val="001278DE"/>
    <w:rsid w:val="001300CC"/>
    <w:rsid w:val="00131743"/>
    <w:rsid w:val="001320F5"/>
    <w:rsid w:val="001358D4"/>
    <w:rsid w:val="001365F1"/>
    <w:rsid w:val="001367C6"/>
    <w:rsid w:val="00136BD9"/>
    <w:rsid w:val="00137400"/>
    <w:rsid w:val="001421B2"/>
    <w:rsid w:val="00142297"/>
    <w:rsid w:val="001428E7"/>
    <w:rsid w:val="00145662"/>
    <w:rsid w:val="00146799"/>
    <w:rsid w:val="001547DD"/>
    <w:rsid w:val="001547EF"/>
    <w:rsid w:val="00154B41"/>
    <w:rsid w:val="00157B0C"/>
    <w:rsid w:val="00160269"/>
    <w:rsid w:val="0016126B"/>
    <w:rsid w:val="0016433B"/>
    <w:rsid w:val="00164F6A"/>
    <w:rsid w:val="00171794"/>
    <w:rsid w:val="00171B24"/>
    <w:rsid w:val="00171F37"/>
    <w:rsid w:val="00173928"/>
    <w:rsid w:val="00173A71"/>
    <w:rsid w:val="00177144"/>
    <w:rsid w:val="00177C98"/>
    <w:rsid w:val="001805C6"/>
    <w:rsid w:val="001808D2"/>
    <w:rsid w:val="0018231B"/>
    <w:rsid w:val="001826F5"/>
    <w:rsid w:val="00185FE3"/>
    <w:rsid w:val="00190892"/>
    <w:rsid w:val="00190AE3"/>
    <w:rsid w:val="00193402"/>
    <w:rsid w:val="00193936"/>
    <w:rsid w:val="00193FB5"/>
    <w:rsid w:val="00194727"/>
    <w:rsid w:val="00194900"/>
    <w:rsid w:val="00194FD9"/>
    <w:rsid w:val="00195065"/>
    <w:rsid w:val="00195ABF"/>
    <w:rsid w:val="00196379"/>
    <w:rsid w:val="00196A1E"/>
    <w:rsid w:val="00196F4A"/>
    <w:rsid w:val="00197AF4"/>
    <w:rsid w:val="001A06F6"/>
    <w:rsid w:val="001A0702"/>
    <w:rsid w:val="001A0C4B"/>
    <w:rsid w:val="001A4448"/>
    <w:rsid w:val="001A55A6"/>
    <w:rsid w:val="001A7517"/>
    <w:rsid w:val="001B0B2A"/>
    <w:rsid w:val="001B262F"/>
    <w:rsid w:val="001B2B70"/>
    <w:rsid w:val="001B2BD7"/>
    <w:rsid w:val="001B591E"/>
    <w:rsid w:val="001B693A"/>
    <w:rsid w:val="001C0420"/>
    <w:rsid w:val="001C1FCD"/>
    <w:rsid w:val="001C2848"/>
    <w:rsid w:val="001C2BBC"/>
    <w:rsid w:val="001C2F01"/>
    <w:rsid w:val="001C5D89"/>
    <w:rsid w:val="001C62C8"/>
    <w:rsid w:val="001C6377"/>
    <w:rsid w:val="001D0874"/>
    <w:rsid w:val="001D12DA"/>
    <w:rsid w:val="001D234C"/>
    <w:rsid w:val="001D3A65"/>
    <w:rsid w:val="001D3C20"/>
    <w:rsid w:val="001D3E25"/>
    <w:rsid w:val="001D5393"/>
    <w:rsid w:val="001D5689"/>
    <w:rsid w:val="001D578D"/>
    <w:rsid w:val="001D5BC5"/>
    <w:rsid w:val="001D5D24"/>
    <w:rsid w:val="001D5ECC"/>
    <w:rsid w:val="001D64D2"/>
    <w:rsid w:val="001D670F"/>
    <w:rsid w:val="001D6825"/>
    <w:rsid w:val="001D69EE"/>
    <w:rsid w:val="001D6F80"/>
    <w:rsid w:val="001D7D62"/>
    <w:rsid w:val="001D7F3F"/>
    <w:rsid w:val="001E0206"/>
    <w:rsid w:val="001E1094"/>
    <w:rsid w:val="001E17C3"/>
    <w:rsid w:val="001E1D00"/>
    <w:rsid w:val="001E1D3C"/>
    <w:rsid w:val="001E3DE6"/>
    <w:rsid w:val="001E3E9A"/>
    <w:rsid w:val="001E4385"/>
    <w:rsid w:val="001E725C"/>
    <w:rsid w:val="001E78EC"/>
    <w:rsid w:val="001F06AC"/>
    <w:rsid w:val="001F145E"/>
    <w:rsid w:val="001F1BDC"/>
    <w:rsid w:val="001F4E9C"/>
    <w:rsid w:val="00200216"/>
    <w:rsid w:val="002032DE"/>
    <w:rsid w:val="00204C71"/>
    <w:rsid w:val="00206784"/>
    <w:rsid w:val="00206917"/>
    <w:rsid w:val="00212678"/>
    <w:rsid w:val="00213634"/>
    <w:rsid w:val="00214275"/>
    <w:rsid w:val="0021429B"/>
    <w:rsid w:val="00216232"/>
    <w:rsid w:val="00216585"/>
    <w:rsid w:val="00216DDB"/>
    <w:rsid w:val="00216F66"/>
    <w:rsid w:val="0022027F"/>
    <w:rsid w:val="00222836"/>
    <w:rsid w:val="00224587"/>
    <w:rsid w:val="00226C23"/>
    <w:rsid w:val="0023209E"/>
    <w:rsid w:val="00233458"/>
    <w:rsid w:val="002334D7"/>
    <w:rsid w:val="00236195"/>
    <w:rsid w:val="00237501"/>
    <w:rsid w:val="00237A17"/>
    <w:rsid w:val="00237F27"/>
    <w:rsid w:val="002403CF"/>
    <w:rsid w:val="002417D2"/>
    <w:rsid w:val="002418F1"/>
    <w:rsid w:val="00242289"/>
    <w:rsid w:val="0024513D"/>
    <w:rsid w:val="00245926"/>
    <w:rsid w:val="0024709E"/>
    <w:rsid w:val="0025053A"/>
    <w:rsid w:val="00251422"/>
    <w:rsid w:val="002521B8"/>
    <w:rsid w:val="00254181"/>
    <w:rsid w:val="002542AC"/>
    <w:rsid w:val="00256E89"/>
    <w:rsid w:val="00256FF7"/>
    <w:rsid w:val="002604AD"/>
    <w:rsid w:val="002609A8"/>
    <w:rsid w:val="00261753"/>
    <w:rsid w:val="002621DA"/>
    <w:rsid w:val="002621EC"/>
    <w:rsid w:val="00263EC3"/>
    <w:rsid w:val="00265347"/>
    <w:rsid w:val="00266EBD"/>
    <w:rsid w:val="002678A2"/>
    <w:rsid w:val="002720BF"/>
    <w:rsid w:val="00275680"/>
    <w:rsid w:val="00276C48"/>
    <w:rsid w:val="00276DDC"/>
    <w:rsid w:val="00282DA3"/>
    <w:rsid w:val="00286197"/>
    <w:rsid w:val="00286AAB"/>
    <w:rsid w:val="00291A13"/>
    <w:rsid w:val="00292EC7"/>
    <w:rsid w:val="00293F6B"/>
    <w:rsid w:val="00294FF9"/>
    <w:rsid w:val="00295FB3"/>
    <w:rsid w:val="002966B9"/>
    <w:rsid w:val="00296D69"/>
    <w:rsid w:val="002A0034"/>
    <w:rsid w:val="002A0EAD"/>
    <w:rsid w:val="002A396F"/>
    <w:rsid w:val="002A4517"/>
    <w:rsid w:val="002A5C77"/>
    <w:rsid w:val="002A60BB"/>
    <w:rsid w:val="002B59B1"/>
    <w:rsid w:val="002B648F"/>
    <w:rsid w:val="002B6E25"/>
    <w:rsid w:val="002C24BD"/>
    <w:rsid w:val="002C3D6F"/>
    <w:rsid w:val="002C40CF"/>
    <w:rsid w:val="002D0EA5"/>
    <w:rsid w:val="002D1547"/>
    <w:rsid w:val="002D258D"/>
    <w:rsid w:val="002D5FEB"/>
    <w:rsid w:val="002E4B85"/>
    <w:rsid w:val="002E5810"/>
    <w:rsid w:val="002E6B58"/>
    <w:rsid w:val="002E71E0"/>
    <w:rsid w:val="002F1205"/>
    <w:rsid w:val="002F2F11"/>
    <w:rsid w:val="002F5219"/>
    <w:rsid w:val="002F71E5"/>
    <w:rsid w:val="002F789C"/>
    <w:rsid w:val="002F7FB8"/>
    <w:rsid w:val="00300B6C"/>
    <w:rsid w:val="0030193B"/>
    <w:rsid w:val="00301DA9"/>
    <w:rsid w:val="0030457C"/>
    <w:rsid w:val="003107DE"/>
    <w:rsid w:val="0031203A"/>
    <w:rsid w:val="00312B5C"/>
    <w:rsid w:val="00312C0F"/>
    <w:rsid w:val="00314CDB"/>
    <w:rsid w:val="00316CAA"/>
    <w:rsid w:val="003223ED"/>
    <w:rsid w:val="0032464B"/>
    <w:rsid w:val="00325543"/>
    <w:rsid w:val="00326824"/>
    <w:rsid w:val="003268D4"/>
    <w:rsid w:val="00326B22"/>
    <w:rsid w:val="00327E1A"/>
    <w:rsid w:val="00332EE5"/>
    <w:rsid w:val="00333442"/>
    <w:rsid w:val="00333C62"/>
    <w:rsid w:val="00334DFB"/>
    <w:rsid w:val="00334F63"/>
    <w:rsid w:val="003374D2"/>
    <w:rsid w:val="00340561"/>
    <w:rsid w:val="00340F04"/>
    <w:rsid w:val="00341526"/>
    <w:rsid w:val="003429E7"/>
    <w:rsid w:val="00342A03"/>
    <w:rsid w:val="00343B8D"/>
    <w:rsid w:val="0034703E"/>
    <w:rsid w:val="0035017A"/>
    <w:rsid w:val="00350293"/>
    <w:rsid w:val="0035235B"/>
    <w:rsid w:val="00352AF1"/>
    <w:rsid w:val="00353D3E"/>
    <w:rsid w:val="00354754"/>
    <w:rsid w:val="00361EAF"/>
    <w:rsid w:val="00361FA7"/>
    <w:rsid w:val="0036389C"/>
    <w:rsid w:val="00364073"/>
    <w:rsid w:val="00365B01"/>
    <w:rsid w:val="00370A2A"/>
    <w:rsid w:val="00370C4E"/>
    <w:rsid w:val="00370CF1"/>
    <w:rsid w:val="00371D3B"/>
    <w:rsid w:val="003728F1"/>
    <w:rsid w:val="00372BA2"/>
    <w:rsid w:val="003734CF"/>
    <w:rsid w:val="0037465D"/>
    <w:rsid w:val="0037700F"/>
    <w:rsid w:val="00380ADC"/>
    <w:rsid w:val="00381522"/>
    <w:rsid w:val="00383778"/>
    <w:rsid w:val="003857B7"/>
    <w:rsid w:val="003870E2"/>
    <w:rsid w:val="00387171"/>
    <w:rsid w:val="003874DD"/>
    <w:rsid w:val="0038763B"/>
    <w:rsid w:val="00390E64"/>
    <w:rsid w:val="00391710"/>
    <w:rsid w:val="003927A2"/>
    <w:rsid w:val="00392C61"/>
    <w:rsid w:val="003941B6"/>
    <w:rsid w:val="00394B97"/>
    <w:rsid w:val="003952EF"/>
    <w:rsid w:val="00396699"/>
    <w:rsid w:val="0039759E"/>
    <w:rsid w:val="00397C3D"/>
    <w:rsid w:val="003A09D8"/>
    <w:rsid w:val="003A3DE7"/>
    <w:rsid w:val="003A3F4F"/>
    <w:rsid w:val="003A4172"/>
    <w:rsid w:val="003A50B1"/>
    <w:rsid w:val="003A5E58"/>
    <w:rsid w:val="003B3717"/>
    <w:rsid w:val="003B5966"/>
    <w:rsid w:val="003B5B6B"/>
    <w:rsid w:val="003B74BB"/>
    <w:rsid w:val="003C0CFC"/>
    <w:rsid w:val="003C1256"/>
    <w:rsid w:val="003C1798"/>
    <w:rsid w:val="003C2B61"/>
    <w:rsid w:val="003C4772"/>
    <w:rsid w:val="003D0A95"/>
    <w:rsid w:val="003D18F6"/>
    <w:rsid w:val="003D1C02"/>
    <w:rsid w:val="003D65A4"/>
    <w:rsid w:val="003E2A53"/>
    <w:rsid w:val="003E3D1A"/>
    <w:rsid w:val="003E6A14"/>
    <w:rsid w:val="003E6FE3"/>
    <w:rsid w:val="003F04D2"/>
    <w:rsid w:val="003F0971"/>
    <w:rsid w:val="003F18D2"/>
    <w:rsid w:val="003F4A63"/>
    <w:rsid w:val="003F5A6A"/>
    <w:rsid w:val="00400DDE"/>
    <w:rsid w:val="00400E7C"/>
    <w:rsid w:val="00402018"/>
    <w:rsid w:val="00403E88"/>
    <w:rsid w:val="004059AE"/>
    <w:rsid w:val="00407A60"/>
    <w:rsid w:val="00411064"/>
    <w:rsid w:val="0041117E"/>
    <w:rsid w:val="00416DF1"/>
    <w:rsid w:val="00420E6D"/>
    <w:rsid w:val="004224C9"/>
    <w:rsid w:val="0042547E"/>
    <w:rsid w:val="004266B3"/>
    <w:rsid w:val="00431199"/>
    <w:rsid w:val="00431A2F"/>
    <w:rsid w:val="00434050"/>
    <w:rsid w:val="00434570"/>
    <w:rsid w:val="00434B8A"/>
    <w:rsid w:val="00436146"/>
    <w:rsid w:val="00441F1D"/>
    <w:rsid w:val="00442B18"/>
    <w:rsid w:val="00442EB2"/>
    <w:rsid w:val="00443126"/>
    <w:rsid w:val="004441F9"/>
    <w:rsid w:val="0044443C"/>
    <w:rsid w:val="00444F41"/>
    <w:rsid w:val="00445510"/>
    <w:rsid w:val="00445D25"/>
    <w:rsid w:val="00450D5A"/>
    <w:rsid w:val="00452241"/>
    <w:rsid w:val="00452AA6"/>
    <w:rsid w:val="00454F59"/>
    <w:rsid w:val="0045740F"/>
    <w:rsid w:val="00461FF6"/>
    <w:rsid w:val="0046355A"/>
    <w:rsid w:val="004637F3"/>
    <w:rsid w:val="0046486E"/>
    <w:rsid w:val="00464D31"/>
    <w:rsid w:val="004655BE"/>
    <w:rsid w:val="004657E3"/>
    <w:rsid w:val="0046764D"/>
    <w:rsid w:val="004677BC"/>
    <w:rsid w:val="00470019"/>
    <w:rsid w:val="00470DC7"/>
    <w:rsid w:val="00470E1E"/>
    <w:rsid w:val="004720AF"/>
    <w:rsid w:val="00472145"/>
    <w:rsid w:val="00472164"/>
    <w:rsid w:val="004721FA"/>
    <w:rsid w:val="00472B89"/>
    <w:rsid w:val="00472D0A"/>
    <w:rsid w:val="004732B7"/>
    <w:rsid w:val="00473C5F"/>
    <w:rsid w:val="004743B9"/>
    <w:rsid w:val="0047556D"/>
    <w:rsid w:val="00476BEA"/>
    <w:rsid w:val="00477DA9"/>
    <w:rsid w:val="004808F4"/>
    <w:rsid w:val="004825E6"/>
    <w:rsid w:val="00483A50"/>
    <w:rsid w:val="0048403D"/>
    <w:rsid w:val="00490524"/>
    <w:rsid w:val="00490BC9"/>
    <w:rsid w:val="00490BCF"/>
    <w:rsid w:val="004912B8"/>
    <w:rsid w:val="00491E0E"/>
    <w:rsid w:val="00492756"/>
    <w:rsid w:val="00493538"/>
    <w:rsid w:val="004949CE"/>
    <w:rsid w:val="00497169"/>
    <w:rsid w:val="0049729A"/>
    <w:rsid w:val="00497479"/>
    <w:rsid w:val="004976BF"/>
    <w:rsid w:val="004A097B"/>
    <w:rsid w:val="004A25F0"/>
    <w:rsid w:val="004A26D7"/>
    <w:rsid w:val="004A3F4C"/>
    <w:rsid w:val="004A43E5"/>
    <w:rsid w:val="004A7D7D"/>
    <w:rsid w:val="004A7FA9"/>
    <w:rsid w:val="004B16F1"/>
    <w:rsid w:val="004B22E6"/>
    <w:rsid w:val="004B39EF"/>
    <w:rsid w:val="004B411E"/>
    <w:rsid w:val="004B4BBA"/>
    <w:rsid w:val="004B59C4"/>
    <w:rsid w:val="004B6B1E"/>
    <w:rsid w:val="004B75BC"/>
    <w:rsid w:val="004C032E"/>
    <w:rsid w:val="004C03A2"/>
    <w:rsid w:val="004C359A"/>
    <w:rsid w:val="004C5454"/>
    <w:rsid w:val="004C622F"/>
    <w:rsid w:val="004C72AD"/>
    <w:rsid w:val="004D1C56"/>
    <w:rsid w:val="004D23A8"/>
    <w:rsid w:val="004D29B8"/>
    <w:rsid w:val="004D3805"/>
    <w:rsid w:val="004D3875"/>
    <w:rsid w:val="004D3A10"/>
    <w:rsid w:val="004D3FFD"/>
    <w:rsid w:val="004D476E"/>
    <w:rsid w:val="004D49B2"/>
    <w:rsid w:val="004D6D49"/>
    <w:rsid w:val="004D7142"/>
    <w:rsid w:val="004E108E"/>
    <w:rsid w:val="004E2615"/>
    <w:rsid w:val="004E276D"/>
    <w:rsid w:val="004E3680"/>
    <w:rsid w:val="004E4A99"/>
    <w:rsid w:val="004E4D2A"/>
    <w:rsid w:val="004E4E52"/>
    <w:rsid w:val="004E6C22"/>
    <w:rsid w:val="004E6EC1"/>
    <w:rsid w:val="004F1EBC"/>
    <w:rsid w:val="004F2CC3"/>
    <w:rsid w:val="004F3252"/>
    <w:rsid w:val="004F71AB"/>
    <w:rsid w:val="004F730B"/>
    <w:rsid w:val="004F769B"/>
    <w:rsid w:val="004F7B18"/>
    <w:rsid w:val="00500876"/>
    <w:rsid w:val="00502192"/>
    <w:rsid w:val="00502651"/>
    <w:rsid w:val="00502995"/>
    <w:rsid w:val="00502EEF"/>
    <w:rsid w:val="00502F44"/>
    <w:rsid w:val="005031CB"/>
    <w:rsid w:val="00504A11"/>
    <w:rsid w:val="00505B9C"/>
    <w:rsid w:val="00510346"/>
    <w:rsid w:val="00510B25"/>
    <w:rsid w:val="00510B34"/>
    <w:rsid w:val="005126C4"/>
    <w:rsid w:val="005136F6"/>
    <w:rsid w:val="00516D2B"/>
    <w:rsid w:val="00517A5F"/>
    <w:rsid w:val="0052084D"/>
    <w:rsid w:val="0052475A"/>
    <w:rsid w:val="00526DFF"/>
    <w:rsid w:val="00532083"/>
    <w:rsid w:val="005341DE"/>
    <w:rsid w:val="0053478B"/>
    <w:rsid w:val="0053648B"/>
    <w:rsid w:val="00540DC4"/>
    <w:rsid w:val="00542663"/>
    <w:rsid w:val="00542D1D"/>
    <w:rsid w:val="005452A4"/>
    <w:rsid w:val="005458F1"/>
    <w:rsid w:val="00545C40"/>
    <w:rsid w:val="00547558"/>
    <w:rsid w:val="005478B3"/>
    <w:rsid w:val="00551433"/>
    <w:rsid w:val="00551A27"/>
    <w:rsid w:val="005522B3"/>
    <w:rsid w:val="00553EDD"/>
    <w:rsid w:val="00554283"/>
    <w:rsid w:val="005554D7"/>
    <w:rsid w:val="00555DC4"/>
    <w:rsid w:val="005564A1"/>
    <w:rsid w:val="00560B1B"/>
    <w:rsid w:val="00563D54"/>
    <w:rsid w:val="00564ABE"/>
    <w:rsid w:val="00564BDD"/>
    <w:rsid w:val="005652A2"/>
    <w:rsid w:val="0056553E"/>
    <w:rsid w:val="005702E2"/>
    <w:rsid w:val="00570ADA"/>
    <w:rsid w:val="00571D69"/>
    <w:rsid w:val="00572665"/>
    <w:rsid w:val="00572D10"/>
    <w:rsid w:val="00573450"/>
    <w:rsid w:val="00573461"/>
    <w:rsid w:val="0057346E"/>
    <w:rsid w:val="00573723"/>
    <w:rsid w:val="00573B70"/>
    <w:rsid w:val="005749DA"/>
    <w:rsid w:val="00574BBF"/>
    <w:rsid w:val="0057798A"/>
    <w:rsid w:val="00577F76"/>
    <w:rsid w:val="0058337A"/>
    <w:rsid w:val="00583737"/>
    <w:rsid w:val="005866B4"/>
    <w:rsid w:val="00586D20"/>
    <w:rsid w:val="00593104"/>
    <w:rsid w:val="00593943"/>
    <w:rsid w:val="005953B4"/>
    <w:rsid w:val="00596A9C"/>
    <w:rsid w:val="00596B95"/>
    <w:rsid w:val="0059782A"/>
    <w:rsid w:val="00597D53"/>
    <w:rsid w:val="005A06AA"/>
    <w:rsid w:val="005A0985"/>
    <w:rsid w:val="005A0A6F"/>
    <w:rsid w:val="005A0CED"/>
    <w:rsid w:val="005A1563"/>
    <w:rsid w:val="005A2FF7"/>
    <w:rsid w:val="005A39B6"/>
    <w:rsid w:val="005A420B"/>
    <w:rsid w:val="005A4359"/>
    <w:rsid w:val="005A4EB4"/>
    <w:rsid w:val="005A58DA"/>
    <w:rsid w:val="005A6D86"/>
    <w:rsid w:val="005A749F"/>
    <w:rsid w:val="005A7C10"/>
    <w:rsid w:val="005A7FF2"/>
    <w:rsid w:val="005B37F8"/>
    <w:rsid w:val="005B3E33"/>
    <w:rsid w:val="005B6C34"/>
    <w:rsid w:val="005B72BA"/>
    <w:rsid w:val="005B78DA"/>
    <w:rsid w:val="005B7ECC"/>
    <w:rsid w:val="005C188C"/>
    <w:rsid w:val="005C5D41"/>
    <w:rsid w:val="005C685F"/>
    <w:rsid w:val="005C696A"/>
    <w:rsid w:val="005D0130"/>
    <w:rsid w:val="005D0CD9"/>
    <w:rsid w:val="005D1650"/>
    <w:rsid w:val="005D1F0C"/>
    <w:rsid w:val="005D1F23"/>
    <w:rsid w:val="005D29BC"/>
    <w:rsid w:val="005D3B11"/>
    <w:rsid w:val="005D42C7"/>
    <w:rsid w:val="005E1D5F"/>
    <w:rsid w:val="005E60B0"/>
    <w:rsid w:val="005E63BB"/>
    <w:rsid w:val="005F1197"/>
    <w:rsid w:val="005F1593"/>
    <w:rsid w:val="005F21A2"/>
    <w:rsid w:val="005F2251"/>
    <w:rsid w:val="005F26AA"/>
    <w:rsid w:val="005F2C0F"/>
    <w:rsid w:val="005F2F5F"/>
    <w:rsid w:val="005F5BDC"/>
    <w:rsid w:val="005F644F"/>
    <w:rsid w:val="005F7A37"/>
    <w:rsid w:val="00600E2A"/>
    <w:rsid w:val="00600E4D"/>
    <w:rsid w:val="00603342"/>
    <w:rsid w:val="00603C58"/>
    <w:rsid w:val="00603E7A"/>
    <w:rsid w:val="00604302"/>
    <w:rsid w:val="00607BC3"/>
    <w:rsid w:val="00610801"/>
    <w:rsid w:val="00610A03"/>
    <w:rsid w:val="00610BF4"/>
    <w:rsid w:val="00611048"/>
    <w:rsid w:val="00612AEC"/>
    <w:rsid w:val="006151A5"/>
    <w:rsid w:val="00615C2A"/>
    <w:rsid w:val="00616B88"/>
    <w:rsid w:val="00616C2F"/>
    <w:rsid w:val="00621EED"/>
    <w:rsid w:val="00622485"/>
    <w:rsid w:val="00623AC4"/>
    <w:rsid w:val="00625531"/>
    <w:rsid w:val="006256AE"/>
    <w:rsid w:val="006269AD"/>
    <w:rsid w:val="00626A09"/>
    <w:rsid w:val="006303DD"/>
    <w:rsid w:val="00630EC3"/>
    <w:rsid w:val="00632B65"/>
    <w:rsid w:val="00632F9E"/>
    <w:rsid w:val="00634A33"/>
    <w:rsid w:val="00634F79"/>
    <w:rsid w:val="00634FB9"/>
    <w:rsid w:val="006360FA"/>
    <w:rsid w:val="006379F8"/>
    <w:rsid w:val="00637BF3"/>
    <w:rsid w:val="0064007A"/>
    <w:rsid w:val="0064007B"/>
    <w:rsid w:val="00640476"/>
    <w:rsid w:val="00644592"/>
    <w:rsid w:val="00645C3C"/>
    <w:rsid w:val="00647B23"/>
    <w:rsid w:val="00651700"/>
    <w:rsid w:val="006536EE"/>
    <w:rsid w:val="006540D5"/>
    <w:rsid w:val="006550F8"/>
    <w:rsid w:val="00655907"/>
    <w:rsid w:val="00657F07"/>
    <w:rsid w:val="00662A4D"/>
    <w:rsid w:val="00663048"/>
    <w:rsid w:val="00665D84"/>
    <w:rsid w:val="006664F0"/>
    <w:rsid w:val="00671454"/>
    <w:rsid w:val="00672A89"/>
    <w:rsid w:val="00673F3C"/>
    <w:rsid w:val="0067461A"/>
    <w:rsid w:val="0067540F"/>
    <w:rsid w:val="0067565F"/>
    <w:rsid w:val="00675723"/>
    <w:rsid w:val="00675A44"/>
    <w:rsid w:val="00677C40"/>
    <w:rsid w:val="0068045D"/>
    <w:rsid w:val="006815DA"/>
    <w:rsid w:val="00681D77"/>
    <w:rsid w:val="00683371"/>
    <w:rsid w:val="00683C3A"/>
    <w:rsid w:val="0068556C"/>
    <w:rsid w:val="00685826"/>
    <w:rsid w:val="0069059C"/>
    <w:rsid w:val="006929BB"/>
    <w:rsid w:val="00694857"/>
    <w:rsid w:val="00696B94"/>
    <w:rsid w:val="00697BE1"/>
    <w:rsid w:val="006A0733"/>
    <w:rsid w:val="006A2455"/>
    <w:rsid w:val="006A342A"/>
    <w:rsid w:val="006A3ECB"/>
    <w:rsid w:val="006A555D"/>
    <w:rsid w:val="006B1154"/>
    <w:rsid w:val="006B1E76"/>
    <w:rsid w:val="006B1ED5"/>
    <w:rsid w:val="006B2A7B"/>
    <w:rsid w:val="006B2D57"/>
    <w:rsid w:val="006B320F"/>
    <w:rsid w:val="006B374C"/>
    <w:rsid w:val="006B7115"/>
    <w:rsid w:val="006B77A0"/>
    <w:rsid w:val="006C2107"/>
    <w:rsid w:val="006C2536"/>
    <w:rsid w:val="006C4C6C"/>
    <w:rsid w:val="006C5642"/>
    <w:rsid w:val="006D01E2"/>
    <w:rsid w:val="006D15B5"/>
    <w:rsid w:val="006D1A9F"/>
    <w:rsid w:val="006D240B"/>
    <w:rsid w:val="006D2EFB"/>
    <w:rsid w:val="006D396A"/>
    <w:rsid w:val="006E04B2"/>
    <w:rsid w:val="006E1087"/>
    <w:rsid w:val="006E5500"/>
    <w:rsid w:val="006E736A"/>
    <w:rsid w:val="006F042E"/>
    <w:rsid w:val="006F0A41"/>
    <w:rsid w:val="006F131B"/>
    <w:rsid w:val="006F1862"/>
    <w:rsid w:val="006F2F03"/>
    <w:rsid w:val="006F4A35"/>
    <w:rsid w:val="006F5672"/>
    <w:rsid w:val="006F6A53"/>
    <w:rsid w:val="006F7DD7"/>
    <w:rsid w:val="00701EF8"/>
    <w:rsid w:val="007022E3"/>
    <w:rsid w:val="00703869"/>
    <w:rsid w:val="007038CF"/>
    <w:rsid w:val="00703E25"/>
    <w:rsid w:val="007040F1"/>
    <w:rsid w:val="00706704"/>
    <w:rsid w:val="00706EE3"/>
    <w:rsid w:val="007070C4"/>
    <w:rsid w:val="00712F83"/>
    <w:rsid w:val="007205E6"/>
    <w:rsid w:val="00720816"/>
    <w:rsid w:val="00721D40"/>
    <w:rsid w:val="00722DB1"/>
    <w:rsid w:val="007247EB"/>
    <w:rsid w:val="007248A2"/>
    <w:rsid w:val="00726271"/>
    <w:rsid w:val="00730265"/>
    <w:rsid w:val="00730309"/>
    <w:rsid w:val="00731342"/>
    <w:rsid w:val="007321C9"/>
    <w:rsid w:val="0073249D"/>
    <w:rsid w:val="00732BFC"/>
    <w:rsid w:val="0073335A"/>
    <w:rsid w:val="0073415D"/>
    <w:rsid w:val="0073499E"/>
    <w:rsid w:val="007375A7"/>
    <w:rsid w:val="00741038"/>
    <w:rsid w:val="00742850"/>
    <w:rsid w:val="00742C58"/>
    <w:rsid w:val="0074317C"/>
    <w:rsid w:val="007542D2"/>
    <w:rsid w:val="007567C7"/>
    <w:rsid w:val="00760E56"/>
    <w:rsid w:val="00761EA6"/>
    <w:rsid w:val="007624E5"/>
    <w:rsid w:val="00762605"/>
    <w:rsid w:val="007626D6"/>
    <w:rsid w:val="00762C17"/>
    <w:rsid w:val="0076379A"/>
    <w:rsid w:val="0076439A"/>
    <w:rsid w:val="007644DE"/>
    <w:rsid w:val="0076459A"/>
    <w:rsid w:val="00770BB5"/>
    <w:rsid w:val="00773BB0"/>
    <w:rsid w:val="0077555E"/>
    <w:rsid w:val="00775701"/>
    <w:rsid w:val="00777CC2"/>
    <w:rsid w:val="0078195C"/>
    <w:rsid w:val="00783013"/>
    <w:rsid w:val="007834A6"/>
    <w:rsid w:val="0078380D"/>
    <w:rsid w:val="007865ED"/>
    <w:rsid w:val="007917D3"/>
    <w:rsid w:val="00794904"/>
    <w:rsid w:val="00795C5B"/>
    <w:rsid w:val="00797126"/>
    <w:rsid w:val="007976F9"/>
    <w:rsid w:val="007A1C64"/>
    <w:rsid w:val="007A1FE1"/>
    <w:rsid w:val="007A2610"/>
    <w:rsid w:val="007A264B"/>
    <w:rsid w:val="007A2A17"/>
    <w:rsid w:val="007A4588"/>
    <w:rsid w:val="007A5222"/>
    <w:rsid w:val="007A620C"/>
    <w:rsid w:val="007A6FC5"/>
    <w:rsid w:val="007A74FB"/>
    <w:rsid w:val="007B0A1E"/>
    <w:rsid w:val="007B139E"/>
    <w:rsid w:val="007B5544"/>
    <w:rsid w:val="007B5FB5"/>
    <w:rsid w:val="007B61F6"/>
    <w:rsid w:val="007B7490"/>
    <w:rsid w:val="007C0F21"/>
    <w:rsid w:val="007C1686"/>
    <w:rsid w:val="007C2129"/>
    <w:rsid w:val="007C383A"/>
    <w:rsid w:val="007C3899"/>
    <w:rsid w:val="007C3EF3"/>
    <w:rsid w:val="007C417A"/>
    <w:rsid w:val="007C6927"/>
    <w:rsid w:val="007C75FF"/>
    <w:rsid w:val="007C7F57"/>
    <w:rsid w:val="007C7FD8"/>
    <w:rsid w:val="007D113F"/>
    <w:rsid w:val="007D1A6C"/>
    <w:rsid w:val="007D2538"/>
    <w:rsid w:val="007D378D"/>
    <w:rsid w:val="007D4777"/>
    <w:rsid w:val="007D4E16"/>
    <w:rsid w:val="007D640A"/>
    <w:rsid w:val="007E1597"/>
    <w:rsid w:val="007E229C"/>
    <w:rsid w:val="007E2AAB"/>
    <w:rsid w:val="007E39C5"/>
    <w:rsid w:val="007E3ACC"/>
    <w:rsid w:val="007F1860"/>
    <w:rsid w:val="007F2938"/>
    <w:rsid w:val="007F29C1"/>
    <w:rsid w:val="007F4FC0"/>
    <w:rsid w:val="007F5A0E"/>
    <w:rsid w:val="007F66F1"/>
    <w:rsid w:val="007F7249"/>
    <w:rsid w:val="00800E0A"/>
    <w:rsid w:val="00801E10"/>
    <w:rsid w:val="00803660"/>
    <w:rsid w:val="0080665F"/>
    <w:rsid w:val="0081027A"/>
    <w:rsid w:val="00811EF4"/>
    <w:rsid w:val="0081277C"/>
    <w:rsid w:val="00812C5F"/>
    <w:rsid w:val="0081473F"/>
    <w:rsid w:val="00815A3D"/>
    <w:rsid w:val="00816E5B"/>
    <w:rsid w:val="00817697"/>
    <w:rsid w:val="00817FDE"/>
    <w:rsid w:val="008204FE"/>
    <w:rsid w:val="00820E98"/>
    <w:rsid w:val="00821000"/>
    <w:rsid w:val="0082217A"/>
    <w:rsid w:val="008235FE"/>
    <w:rsid w:val="00824474"/>
    <w:rsid w:val="00825E9A"/>
    <w:rsid w:val="008269DC"/>
    <w:rsid w:val="00826C74"/>
    <w:rsid w:val="00827A80"/>
    <w:rsid w:val="00830DCC"/>
    <w:rsid w:val="008311A0"/>
    <w:rsid w:val="00832056"/>
    <w:rsid w:val="0083311E"/>
    <w:rsid w:val="008378E1"/>
    <w:rsid w:val="00841530"/>
    <w:rsid w:val="00841858"/>
    <w:rsid w:val="00845DF4"/>
    <w:rsid w:val="00845FA3"/>
    <w:rsid w:val="008471D6"/>
    <w:rsid w:val="00847D93"/>
    <w:rsid w:val="0085074E"/>
    <w:rsid w:val="0085191C"/>
    <w:rsid w:val="00854F71"/>
    <w:rsid w:val="00856D9C"/>
    <w:rsid w:val="008574C8"/>
    <w:rsid w:val="00857569"/>
    <w:rsid w:val="00861595"/>
    <w:rsid w:val="008636D7"/>
    <w:rsid w:val="00863B26"/>
    <w:rsid w:val="00863B3E"/>
    <w:rsid w:val="008652B1"/>
    <w:rsid w:val="008656F4"/>
    <w:rsid w:val="00867E3A"/>
    <w:rsid w:val="00870C87"/>
    <w:rsid w:val="0087124E"/>
    <w:rsid w:val="00874554"/>
    <w:rsid w:val="00874FB8"/>
    <w:rsid w:val="00875752"/>
    <w:rsid w:val="00881924"/>
    <w:rsid w:val="00882EBF"/>
    <w:rsid w:val="00884CC4"/>
    <w:rsid w:val="00886675"/>
    <w:rsid w:val="00887676"/>
    <w:rsid w:val="00890B06"/>
    <w:rsid w:val="00890C5D"/>
    <w:rsid w:val="00890C7E"/>
    <w:rsid w:val="008918F2"/>
    <w:rsid w:val="008934BC"/>
    <w:rsid w:val="00893807"/>
    <w:rsid w:val="0089517E"/>
    <w:rsid w:val="0089661D"/>
    <w:rsid w:val="0089760C"/>
    <w:rsid w:val="00897AFE"/>
    <w:rsid w:val="00897E86"/>
    <w:rsid w:val="008A01CD"/>
    <w:rsid w:val="008A09F8"/>
    <w:rsid w:val="008A3B77"/>
    <w:rsid w:val="008A445E"/>
    <w:rsid w:val="008A4F05"/>
    <w:rsid w:val="008A5F2C"/>
    <w:rsid w:val="008A69AC"/>
    <w:rsid w:val="008A6FCF"/>
    <w:rsid w:val="008A73BE"/>
    <w:rsid w:val="008B00F1"/>
    <w:rsid w:val="008B02E1"/>
    <w:rsid w:val="008B1844"/>
    <w:rsid w:val="008B21F8"/>
    <w:rsid w:val="008B2848"/>
    <w:rsid w:val="008B3CCE"/>
    <w:rsid w:val="008B4950"/>
    <w:rsid w:val="008B59A3"/>
    <w:rsid w:val="008B634F"/>
    <w:rsid w:val="008B65FA"/>
    <w:rsid w:val="008C0A1E"/>
    <w:rsid w:val="008C0D12"/>
    <w:rsid w:val="008C2317"/>
    <w:rsid w:val="008C41CB"/>
    <w:rsid w:val="008C4DAC"/>
    <w:rsid w:val="008C6E3C"/>
    <w:rsid w:val="008D0EF0"/>
    <w:rsid w:val="008D151B"/>
    <w:rsid w:val="008D1CF9"/>
    <w:rsid w:val="008D2533"/>
    <w:rsid w:val="008D4C86"/>
    <w:rsid w:val="008D57AA"/>
    <w:rsid w:val="008D78DC"/>
    <w:rsid w:val="008E19FD"/>
    <w:rsid w:val="008E4222"/>
    <w:rsid w:val="008E4DB9"/>
    <w:rsid w:val="008E7BC9"/>
    <w:rsid w:val="008F0B37"/>
    <w:rsid w:val="008F1974"/>
    <w:rsid w:val="008F1B1B"/>
    <w:rsid w:val="008F3F25"/>
    <w:rsid w:val="008F4EDC"/>
    <w:rsid w:val="008F6821"/>
    <w:rsid w:val="008F70FB"/>
    <w:rsid w:val="008F7120"/>
    <w:rsid w:val="00901A77"/>
    <w:rsid w:val="0090477B"/>
    <w:rsid w:val="009052A5"/>
    <w:rsid w:val="00905303"/>
    <w:rsid w:val="009148AF"/>
    <w:rsid w:val="00917C0B"/>
    <w:rsid w:val="00923F6A"/>
    <w:rsid w:val="0092475F"/>
    <w:rsid w:val="00924866"/>
    <w:rsid w:val="0092539B"/>
    <w:rsid w:val="009265AB"/>
    <w:rsid w:val="00926F1A"/>
    <w:rsid w:val="00931362"/>
    <w:rsid w:val="00931527"/>
    <w:rsid w:val="00932E43"/>
    <w:rsid w:val="0093327D"/>
    <w:rsid w:val="009348E7"/>
    <w:rsid w:val="00935249"/>
    <w:rsid w:val="00937265"/>
    <w:rsid w:val="00941487"/>
    <w:rsid w:val="0094440E"/>
    <w:rsid w:val="009450B1"/>
    <w:rsid w:val="00947462"/>
    <w:rsid w:val="00947BA9"/>
    <w:rsid w:val="0095030A"/>
    <w:rsid w:val="0095105B"/>
    <w:rsid w:val="00953EC5"/>
    <w:rsid w:val="00954D9E"/>
    <w:rsid w:val="009550B0"/>
    <w:rsid w:val="009565AF"/>
    <w:rsid w:val="00957861"/>
    <w:rsid w:val="00960D42"/>
    <w:rsid w:val="00963AC5"/>
    <w:rsid w:val="009647FA"/>
    <w:rsid w:val="009648FC"/>
    <w:rsid w:val="009672C1"/>
    <w:rsid w:val="00967F17"/>
    <w:rsid w:val="009714C2"/>
    <w:rsid w:val="00972D28"/>
    <w:rsid w:val="00973060"/>
    <w:rsid w:val="00973561"/>
    <w:rsid w:val="00974311"/>
    <w:rsid w:val="00974983"/>
    <w:rsid w:val="00976DDF"/>
    <w:rsid w:val="0097779D"/>
    <w:rsid w:val="00977CA6"/>
    <w:rsid w:val="00984B43"/>
    <w:rsid w:val="00986B99"/>
    <w:rsid w:val="009870B5"/>
    <w:rsid w:val="00991655"/>
    <w:rsid w:val="00991691"/>
    <w:rsid w:val="00991C72"/>
    <w:rsid w:val="00992C09"/>
    <w:rsid w:val="00995F0A"/>
    <w:rsid w:val="00997ED8"/>
    <w:rsid w:val="009A1C02"/>
    <w:rsid w:val="009A346D"/>
    <w:rsid w:val="009A5734"/>
    <w:rsid w:val="009A5B32"/>
    <w:rsid w:val="009A6C32"/>
    <w:rsid w:val="009A7B3C"/>
    <w:rsid w:val="009B2085"/>
    <w:rsid w:val="009B2813"/>
    <w:rsid w:val="009B2C9C"/>
    <w:rsid w:val="009B3C45"/>
    <w:rsid w:val="009B443F"/>
    <w:rsid w:val="009B4A04"/>
    <w:rsid w:val="009B4C85"/>
    <w:rsid w:val="009B5D23"/>
    <w:rsid w:val="009B77F2"/>
    <w:rsid w:val="009C103A"/>
    <w:rsid w:val="009C2CAB"/>
    <w:rsid w:val="009C38CC"/>
    <w:rsid w:val="009C4E81"/>
    <w:rsid w:val="009C5AA2"/>
    <w:rsid w:val="009C5AB0"/>
    <w:rsid w:val="009C5AEA"/>
    <w:rsid w:val="009C6D6F"/>
    <w:rsid w:val="009D09EF"/>
    <w:rsid w:val="009D0FF2"/>
    <w:rsid w:val="009D5D4E"/>
    <w:rsid w:val="009D5E24"/>
    <w:rsid w:val="009D6469"/>
    <w:rsid w:val="009E1B28"/>
    <w:rsid w:val="009E1F54"/>
    <w:rsid w:val="009E2409"/>
    <w:rsid w:val="009E284D"/>
    <w:rsid w:val="009E3D93"/>
    <w:rsid w:val="009E4989"/>
    <w:rsid w:val="009E7A7F"/>
    <w:rsid w:val="009F00D6"/>
    <w:rsid w:val="009F1262"/>
    <w:rsid w:val="009F21C6"/>
    <w:rsid w:val="009F2C72"/>
    <w:rsid w:val="009F5700"/>
    <w:rsid w:val="009F63B9"/>
    <w:rsid w:val="009F6FAF"/>
    <w:rsid w:val="009F717A"/>
    <w:rsid w:val="00A02460"/>
    <w:rsid w:val="00A03F10"/>
    <w:rsid w:val="00A0463C"/>
    <w:rsid w:val="00A0538E"/>
    <w:rsid w:val="00A0612F"/>
    <w:rsid w:val="00A124F6"/>
    <w:rsid w:val="00A1285D"/>
    <w:rsid w:val="00A157B8"/>
    <w:rsid w:val="00A15D8A"/>
    <w:rsid w:val="00A165BA"/>
    <w:rsid w:val="00A16E31"/>
    <w:rsid w:val="00A1739C"/>
    <w:rsid w:val="00A17633"/>
    <w:rsid w:val="00A20CD6"/>
    <w:rsid w:val="00A2125C"/>
    <w:rsid w:val="00A215A7"/>
    <w:rsid w:val="00A23301"/>
    <w:rsid w:val="00A23751"/>
    <w:rsid w:val="00A23881"/>
    <w:rsid w:val="00A253C7"/>
    <w:rsid w:val="00A300FF"/>
    <w:rsid w:val="00A317E4"/>
    <w:rsid w:val="00A33696"/>
    <w:rsid w:val="00A34B04"/>
    <w:rsid w:val="00A34D52"/>
    <w:rsid w:val="00A366E6"/>
    <w:rsid w:val="00A3674B"/>
    <w:rsid w:val="00A378E8"/>
    <w:rsid w:val="00A40556"/>
    <w:rsid w:val="00A40DCF"/>
    <w:rsid w:val="00A40FCD"/>
    <w:rsid w:val="00A43791"/>
    <w:rsid w:val="00A4487F"/>
    <w:rsid w:val="00A45A52"/>
    <w:rsid w:val="00A470F0"/>
    <w:rsid w:val="00A4761C"/>
    <w:rsid w:val="00A47F93"/>
    <w:rsid w:val="00A503A2"/>
    <w:rsid w:val="00A50F83"/>
    <w:rsid w:val="00A52C5A"/>
    <w:rsid w:val="00A5380F"/>
    <w:rsid w:val="00A564A3"/>
    <w:rsid w:val="00A617A1"/>
    <w:rsid w:val="00A63315"/>
    <w:rsid w:val="00A63565"/>
    <w:rsid w:val="00A64690"/>
    <w:rsid w:val="00A65256"/>
    <w:rsid w:val="00A65BD5"/>
    <w:rsid w:val="00A72AEC"/>
    <w:rsid w:val="00A73DD0"/>
    <w:rsid w:val="00A760FE"/>
    <w:rsid w:val="00A77322"/>
    <w:rsid w:val="00A774C3"/>
    <w:rsid w:val="00A82237"/>
    <w:rsid w:val="00A86434"/>
    <w:rsid w:val="00A8708C"/>
    <w:rsid w:val="00A902A1"/>
    <w:rsid w:val="00A91E28"/>
    <w:rsid w:val="00A92A9D"/>
    <w:rsid w:val="00A941F2"/>
    <w:rsid w:val="00AA05C6"/>
    <w:rsid w:val="00AA0C8F"/>
    <w:rsid w:val="00AA1BBF"/>
    <w:rsid w:val="00AA1EF1"/>
    <w:rsid w:val="00AA4D4D"/>
    <w:rsid w:val="00AA55B4"/>
    <w:rsid w:val="00AB0758"/>
    <w:rsid w:val="00AB3BF0"/>
    <w:rsid w:val="00AC129B"/>
    <w:rsid w:val="00AC18FC"/>
    <w:rsid w:val="00AC1BC8"/>
    <w:rsid w:val="00AC28F1"/>
    <w:rsid w:val="00AC4DBF"/>
    <w:rsid w:val="00AC547B"/>
    <w:rsid w:val="00AC6949"/>
    <w:rsid w:val="00AC6A9E"/>
    <w:rsid w:val="00AD1045"/>
    <w:rsid w:val="00AD4BFA"/>
    <w:rsid w:val="00AD5E7E"/>
    <w:rsid w:val="00AE0355"/>
    <w:rsid w:val="00AE245C"/>
    <w:rsid w:val="00AE5FBD"/>
    <w:rsid w:val="00AE7424"/>
    <w:rsid w:val="00AF20DB"/>
    <w:rsid w:val="00AF3C39"/>
    <w:rsid w:val="00AF4387"/>
    <w:rsid w:val="00AF6B4A"/>
    <w:rsid w:val="00AF708B"/>
    <w:rsid w:val="00AF7A86"/>
    <w:rsid w:val="00B00363"/>
    <w:rsid w:val="00B0061F"/>
    <w:rsid w:val="00B02245"/>
    <w:rsid w:val="00B05461"/>
    <w:rsid w:val="00B06737"/>
    <w:rsid w:val="00B10150"/>
    <w:rsid w:val="00B12307"/>
    <w:rsid w:val="00B1345B"/>
    <w:rsid w:val="00B138EB"/>
    <w:rsid w:val="00B153E7"/>
    <w:rsid w:val="00B20F4B"/>
    <w:rsid w:val="00B216D0"/>
    <w:rsid w:val="00B21C06"/>
    <w:rsid w:val="00B225F0"/>
    <w:rsid w:val="00B24A79"/>
    <w:rsid w:val="00B24CC4"/>
    <w:rsid w:val="00B2626E"/>
    <w:rsid w:val="00B268DC"/>
    <w:rsid w:val="00B311C9"/>
    <w:rsid w:val="00B32CB9"/>
    <w:rsid w:val="00B346EA"/>
    <w:rsid w:val="00B35468"/>
    <w:rsid w:val="00B35CED"/>
    <w:rsid w:val="00B36623"/>
    <w:rsid w:val="00B36E76"/>
    <w:rsid w:val="00B37A17"/>
    <w:rsid w:val="00B4212D"/>
    <w:rsid w:val="00B42746"/>
    <w:rsid w:val="00B431EF"/>
    <w:rsid w:val="00B439A1"/>
    <w:rsid w:val="00B447C8"/>
    <w:rsid w:val="00B44811"/>
    <w:rsid w:val="00B45A39"/>
    <w:rsid w:val="00B45BAA"/>
    <w:rsid w:val="00B46CAA"/>
    <w:rsid w:val="00B475F1"/>
    <w:rsid w:val="00B476C2"/>
    <w:rsid w:val="00B51823"/>
    <w:rsid w:val="00B524AB"/>
    <w:rsid w:val="00B532E8"/>
    <w:rsid w:val="00B53D18"/>
    <w:rsid w:val="00B54288"/>
    <w:rsid w:val="00B56879"/>
    <w:rsid w:val="00B60F9B"/>
    <w:rsid w:val="00B61985"/>
    <w:rsid w:val="00B62B40"/>
    <w:rsid w:val="00B63EE6"/>
    <w:rsid w:val="00B66D3D"/>
    <w:rsid w:val="00B725E5"/>
    <w:rsid w:val="00B72B1B"/>
    <w:rsid w:val="00B73481"/>
    <w:rsid w:val="00B75640"/>
    <w:rsid w:val="00B759D2"/>
    <w:rsid w:val="00B75C1B"/>
    <w:rsid w:val="00B77625"/>
    <w:rsid w:val="00B77A54"/>
    <w:rsid w:val="00B77CD0"/>
    <w:rsid w:val="00B80118"/>
    <w:rsid w:val="00B803D8"/>
    <w:rsid w:val="00B846B9"/>
    <w:rsid w:val="00B8617F"/>
    <w:rsid w:val="00B86431"/>
    <w:rsid w:val="00B9090E"/>
    <w:rsid w:val="00B909E9"/>
    <w:rsid w:val="00B91405"/>
    <w:rsid w:val="00B91625"/>
    <w:rsid w:val="00B9385F"/>
    <w:rsid w:val="00B96378"/>
    <w:rsid w:val="00B97050"/>
    <w:rsid w:val="00B97696"/>
    <w:rsid w:val="00BA07FA"/>
    <w:rsid w:val="00BA14C1"/>
    <w:rsid w:val="00BA2784"/>
    <w:rsid w:val="00BA28AB"/>
    <w:rsid w:val="00BA32FE"/>
    <w:rsid w:val="00BA334F"/>
    <w:rsid w:val="00BA61C0"/>
    <w:rsid w:val="00BA66A6"/>
    <w:rsid w:val="00BA7076"/>
    <w:rsid w:val="00BA7422"/>
    <w:rsid w:val="00BA7A67"/>
    <w:rsid w:val="00BB09FE"/>
    <w:rsid w:val="00BB6FA9"/>
    <w:rsid w:val="00BC1A81"/>
    <w:rsid w:val="00BC21D4"/>
    <w:rsid w:val="00BC368C"/>
    <w:rsid w:val="00BC4271"/>
    <w:rsid w:val="00BC4334"/>
    <w:rsid w:val="00BC4C5F"/>
    <w:rsid w:val="00BC4FA4"/>
    <w:rsid w:val="00BC5833"/>
    <w:rsid w:val="00BC724B"/>
    <w:rsid w:val="00BC731A"/>
    <w:rsid w:val="00BD1371"/>
    <w:rsid w:val="00BD138E"/>
    <w:rsid w:val="00BD1C23"/>
    <w:rsid w:val="00BD2E58"/>
    <w:rsid w:val="00BD449D"/>
    <w:rsid w:val="00BD6739"/>
    <w:rsid w:val="00BD7355"/>
    <w:rsid w:val="00BD7383"/>
    <w:rsid w:val="00BD7B48"/>
    <w:rsid w:val="00BE0AB0"/>
    <w:rsid w:val="00BE3040"/>
    <w:rsid w:val="00BE3467"/>
    <w:rsid w:val="00BE517A"/>
    <w:rsid w:val="00BE7E12"/>
    <w:rsid w:val="00BF01C3"/>
    <w:rsid w:val="00BF08F5"/>
    <w:rsid w:val="00BF25F5"/>
    <w:rsid w:val="00BF2D8D"/>
    <w:rsid w:val="00BF3B02"/>
    <w:rsid w:val="00BF3C65"/>
    <w:rsid w:val="00BF4BC1"/>
    <w:rsid w:val="00BF6AA8"/>
    <w:rsid w:val="00BF7B7B"/>
    <w:rsid w:val="00C0033C"/>
    <w:rsid w:val="00C00A99"/>
    <w:rsid w:val="00C01916"/>
    <w:rsid w:val="00C02F89"/>
    <w:rsid w:val="00C0365B"/>
    <w:rsid w:val="00C04545"/>
    <w:rsid w:val="00C06E51"/>
    <w:rsid w:val="00C07EB9"/>
    <w:rsid w:val="00C1010A"/>
    <w:rsid w:val="00C10736"/>
    <w:rsid w:val="00C117D3"/>
    <w:rsid w:val="00C133BB"/>
    <w:rsid w:val="00C13747"/>
    <w:rsid w:val="00C13939"/>
    <w:rsid w:val="00C15F73"/>
    <w:rsid w:val="00C16446"/>
    <w:rsid w:val="00C202A4"/>
    <w:rsid w:val="00C210CF"/>
    <w:rsid w:val="00C21C15"/>
    <w:rsid w:val="00C21F18"/>
    <w:rsid w:val="00C22A9D"/>
    <w:rsid w:val="00C233B1"/>
    <w:rsid w:val="00C2490C"/>
    <w:rsid w:val="00C254FB"/>
    <w:rsid w:val="00C25537"/>
    <w:rsid w:val="00C25897"/>
    <w:rsid w:val="00C26307"/>
    <w:rsid w:val="00C30D94"/>
    <w:rsid w:val="00C317D3"/>
    <w:rsid w:val="00C33FA3"/>
    <w:rsid w:val="00C34451"/>
    <w:rsid w:val="00C3763E"/>
    <w:rsid w:val="00C41EB0"/>
    <w:rsid w:val="00C4227D"/>
    <w:rsid w:val="00C423A3"/>
    <w:rsid w:val="00C4311C"/>
    <w:rsid w:val="00C43489"/>
    <w:rsid w:val="00C4499B"/>
    <w:rsid w:val="00C45A78"/>
    <w:rsid w:val="00C45E47"/>
    <w:rsid w:val="00C460D9"/>
    <w:rsid w:val="00C47402"/>
    <w:rsid w:val="00C47883"/>
    <w:rsid w:val="00C47D0F"/>
    <w:rsid w:val="00C50884"/>
    <w:rsid w:val="00C51182"/>
    <w:rsid w:val="00C51475"/>
    <w:rsid w:val="00C53BBA"/>
    <w:rsid w:val="00C53E90"/>
    <w:rsid w:val="00C55A90"/>
    <w:rsid w:val="00C578E9"/>
    <w:rsid w:val="00C6111D"/>
    <w:rsid w:val="00C63171"/>
    <w:rsid w:val="00C63B5D"/>
    <w:rsid w:val="00C649E4"/>
    <w:rsid w:val="00C65576"/>
    <w:rsid w:val="00C66299"/>
    <w:rsid w:val="00C71736"/>
    <w:rsid w:val="00C71CB6"/>
    <w:rsid w:val="00C74735"/>
    <w:rsid w:val="00C75CD5"/>
    <w:rsid w:val="00C7710F"/>
    <w:rsid w:val="00C7765B"/>
    <w:rsid w:val="00C77AD5"/>
    <w:rsid w:val="00C843AA"/>
    <w:rsid w:val="00C85818"/>
    <w:rsid w:val="00C863B5"/>
    <w:rsid w:val="00C86849"/>
    <w:rsid w:val="00C87532"/>
    <w:rsid w:val="00C87E8E"/>
    <w:rsid w:val="00C924CC"/>
    <w:rsid w:val="00C924DD"/>
    <w:rsid w:val="00C93836"/>
    <w:rsid w:val="00C93E25"/>
    <w:rsid w:val="00C94441"/>
    <w:rsid w:val="00C951A9"/>
    <w:rsid w:val="00C963B9"/>
    <w:rsid w:val="00C97745"/>
    <w:rsid w:val="00CA0C70"/>
    <w:rsid w:val="00CA0E43"/>
    <w:rsid w:val="00CA1EC8"/>
    <w:rsid w:val="00CA2E67"/>
    <w:rsid w:val="00CA391F"/>
    <w:rsid w:val="00CA3E9A"/>
    <w:rsid w:val="00CA5369"/>
    <w:rsid w:val="00CA5DEE"/>
    <w:rsid w:val="00CA7E03"/>
    <w:rsid w:val="00CA7E38"/>
    <w:rsid w:val="00CB141E"/>
    <w:rsid w:val="00CB2F97"/>
    <w:rsid w:val="00CB764D"/>
    <w:rsid w:val="00CC01B5"/>
    <w:rsid w:val="00CC09DB"/>
    <w:rsid w:val="00CC0C0B"/>
    <w:rsid w:val="00CC21BC"/>
    <w:rsid w:val="00CC22C8"/>
    <w:rsid w:val="00CC2A68"/>
    <w:rsid w:val="00CC3989"/>
    <w:rsid w:val="00CC629D"/>
    <w:rsid w:val="00CC6D50"/>
    <w:rsid w:val="00CD17ED"/>
    <w:rsid w:val="00CD2FFA"/>
    <w:rsid w:val="00CD399A"/>
    <w:rsid w:val="00CD576A"/>
    <w:rsid w:val="00CD57CD"/>
    <w:rsid w:val="00CE05B1"/>
    <w:rsid w:val="00CE1BD7"/>
    <w:rsid w:val="00CE4A77"/>
    <w:rsid w:val="00CE4BC9"/>
    <w:rsid w:val="00CE7ACC"/>
    <w:rsid w:val="00CE7D6B"/>
    <w:rsid w:val="00CF30C8"/>
    <w:rsid w:val="00CF3255"/>
    <w:rsid w:val="00CF5031"/>
    <w:rsid w:val="00CF56C6"/>
    <w:rsid w:val="00D00532"/>
    <w:rsid w:val="00D00C2B"/>
    <w:rsid w:val="00D01FDE"/>
    <w:rsid w:val="00D02E1E"/>
    <w:rsid w:val="00D034B2"/>
    <w:rsid w:val="00D03C18"/>
    <w:rsid w:val="00D04CE3"/>
    <w:rsid w:val="00D04F9F"/>
    <w:rsid w:val="00D06827"/>
    <w:rsid w:val="00D06E46"/>
    <w:rsid w:val="00D11146"/>
    <w:rsid w:val="00D11CA2"/>
    <w:rsid w:val="00D12E8B"/>
    <w:rsid w:val="00D1355A"/>
    <w:rsid w:val="00D14CE6"/>
    <w:rsid w:val="00D1506B"/>
    <w:rsid w:val="00D15747"/>
    <w:rsid w:val="00D15B04"/>
    <w:rsid w:val="00D17330"/>
    <w:rsid w:val="00D201BC"/>
    <w:rsid w:val="00D21038"/>
    <w:rsid w:val="00D21DF8"/>
    <w:rsid w:val="00D226BB"/>
    <w:rsid w:val="00D245BF"/>
    <w:rsid w:val="00D24D61"/>
    <w:rsid w:val="00D30738"/>
    <w:rsid w:val="00D319F2"/>
    <w:rsid w:val="00D32840"/>
    <w:rsid w:val="00D32958"/>
    <w:rsid w:val="00D34D42"/>
    <w:rsid w:val="00D34EDF"/>
    <w:rsid w:val="00D3545C"/>
    <w:rsid w:val="00D3573F"/>
    <w:rsid w:val="00D36ECB"/>
    <w:rsid w:val="00D41EA2"/>
    <w:rsid w:val="00D42CEC"/>
    <w:rsid w:val="00D447BE"/>
    <w:rsid w:val="00D44907"/>
    <w:rsid w:val="00D46557"/>
    <w:rsid w:val="00D47110"/>
    <w:rsid w:val="00D50000"/>
    <w:rsid w:val="00D51A4D"/>
    <w:rsid w:val="00D52520"/>
    <w:rsid w:val="00D52AF3"/>
    <w:rsid w:val="00D5324E"/>
    <w:rsid w:val="00D536C2"/>
    <w:rsid w:val="00D5414E"/>
    <w:rsid w:val="00D542B0"/>
    <w:rsid w:val="00D546BD"/>
    <w:rsid w:val="00D547B7"/>
    <w:rsid w:val="00D557FB"/>
    <w:rsid w:val="00D5600D"/>
    <w:rsid w:val="00D56B32"/>
    <w:rsid w:val="00D576E2"/>
    <w:rsid w:val="00D62CC0"/>
    <w:rsid w:val="00D643A1"/>
    <w:rsid w:val="00D64AF1"/>
    <w:rsid w:val="00D64BF2"/>
    <w:rsid w:val="00D6512B"/>
    <w:rsid w:val="00D66BB8"/>
    <w:rsid w:val="00D675CD"/>
    <w:rsid w:val="00D70337"/>
    <w:rsid w:val="00D71C78"/>
    <w:rsid w:val="00D746DD"/>
    <w:rsid w:val="00D74978"/>
    <w:rsid w:val="00D804A7"/>
    <w:rsid w:val="00D8100B"/>
    <w:rsid w:val="00D83410"/>
    <w:rsid w:val="00D838C2"/>
    <w:rsid w:val="00D8692E"/>
    <w:rsid w:val="00D87466"/>
    <w:rsid w:val="00D874D9"/>
    <w:rsid w:val="00D90309"/>
    <w:rsid w:val="00D90BD3"/>
    <w:rsid w:val="00D90CC2"/>
    <w:rsid w:val="00D92625"/>
    <w:rsid w:val="00D92C5A"/>
    <w:rsid w:val="00D9360D"/>
    <w:rsid w:val="00D95756"/>
    <w:rsid w:val="00D978FB"/>
    <w:rsid w:val="00DA0C51"/>
    <w:rsid w:val="00DA3AE2"/>
    <w:rsid w:val="00DA541B"/>
    <w:rsid w:val="00DA7EB4"/>
    <w:rsid w:val="00DB29FB"/>
    <w:rsid w:val="00DB4B0E"/>
    <w:rsid w:val="00DB4CB2"/>
    <w:rsid w:val="00DB5E48"/>
    <w:rsid w:val="00DC6334"/>
    <w:rsid w:val="00DC713C"/>
    <w:rsid w:val="00DC77CF"/>
    <w:rsid w:val="00DD153D"/>
    <w:rsid w:val="00DD1757"/>
    <w:rsid w:val="00DD17E7"/>
    <w:rsid w:val="00DD4231"/>
    <w:rsid w:val="00DD4416"/>
    <w:rsid w:val="00DD5F9B"/>
    <w:rsid w:val="00DD6347"/>
    <w:rsid w:val="00DD645B"/>
    <w:rsid w:val="00DD7E92"/>
    <w:rsid w:val="00DE03D5"/>
    <w:rsid w:val="00DE0D41"/>
    <w:rsid w:val="00DE2ECB"/>
    <w:rsid w:val="00DE4475"/>
    <w:rsid w:val="00DE4B8E"/>
    <w:rsid w:val="00DF02AD"/>
    <w:rsid w:val="00DF4555"/>
    <w:rsid w:val="00DF5D86"/>
    <w:rsid w:val="00DF680D"/>
    <w:rsid w:val="00DF6DC6"/>
    <w:rsid w:val="00E00CEF"/>
    <w:rsid w:val="00E00ED5"/>
    <w:rsid w:val="00E055E0"/>
    <w:rsid w:val="00E05CB3"/>
    <w:rsid w:val="00E06B37"/>
    <w:rsid w:val="00E07110"/>
    <w:rsid w:val="00E07C6D"/>
    <w:rsid w:val="00E07FE9"/>
    <w:rsid w:val="00E11FD4"/>
    <w:rsid w:val="00E1258F"/>
    <w:rsid w:val="00E125DF"/>
    <w:rsid w:val="00E14332"/>
    <w:rsid w:val="00E147BA"/>
    <w:rsid w:val="00E154D4"/>
    <w:rsid w:val="00E16967"/>
    <w:rsid w:val="00E17D46"/>
    <w:rsid w:val="00E17F80"/>
    <w:rsid w:val="00E20F36"/>
    <w:rsid w:val="00E21F0B"/>
    <w:rsid w:val="00E26382"/>
    <w:rsid w:val="00E3127F"/>
    <w:rsid w:val="00E31CE0"/>
    <w:rsid w:val="00E31E20"/>
    <w:rsid w:val="00E323C1"/>
    <w:rsid w:val="00E349F2"/>
    <w:rsid w:val="00E3596F"/>
    <w:rsid w:val="00E36DFA"/>
    <w:rsid w:val="00E41D4C"/>
    <w:rsid w:val="00E43053"/>
    <w:rsid w:val="00E44C83"/>
    <w:rsid w:val="00E45B27"/>
    <w:rsid w:val="00E46477"/>
    <w:rsid w:val="00E46775"/>
    <w:rsid w:val="00E47CF4"/>
    <w:rsid w:val="00E5048B"/>
    <w:rsid w:val="00E537E9"/>
    <w:rsid w:val="00E53A19"/>
    <w:rsid w:val="00E53C67"/>
    <w:rsid w:val="00E5510D"/>
    <w:rsid w:val="00E551D9"/>
    <w:rsid w:val="00E55381"/>
    <w:rsid w:val="00E56651"/>
    <w:rsid w:val="00E62764"/>
    <w:rsid w:val="00E62BE3"/>
    <w:rsid w:val="00E65484"/>
    <w:rsid w:val="00E670CB"/>
    <w:rsid w:val="00E71D23"/>
    <w:rsid w:val="00E72094"/>
    <w:rsid w:val="00E724EE"/>
    <w:rsid w:val="00E73A03"/>
    <w:rsid w:val="00E7422E"/>
    <w:rsid w:val="00E74A83"/>
    <w:rsid w:val="00E8011C"/>
    <w:rsid w:val="00E82B2E"/>
    <w:rsid w:val="00E844C2"/>
    <w:rsid w:val="00E84978"/>
    <w:rsid w:val="00E85659"/>
    <w:rsid w:val="00E8574A"/>
    <w:rsid w:val="00E85E7A"/>
    <w:rsid w:val="00E8649D"/>
    <w:rsid w:val="00E912B3"/>
    <w:rsid w:val="00E95D5E"/>
    <w:rsid w:val="00E97059"/>
    <w:rsid w:val="00E9716E"/>
    <w:rsid w:val="00EA0CC7"/>
    <w:rsid w:val="00EA22B2"/>
    <w:rsid w:val="00EA28CD"/>
    <w:rsid w:val="00EA2FFB"/>
    <w:rsid w:val="00EA7765"/>
    <w:rsid w:val="00EB0426"/>
    <w:rsid w:val="00EB0D6B"/>
    <w:rsid w:val="00EB18EA"/>
    <w:rsid w:val="00EB334A"/>
    <w:rsid w:val="00EB3F94"/>
    <w:rsid w:val="00EB542C"/>
    <w:rsid w:val="00EB596F"/>
    <w:rsid w:val="00EB5DBC"/>
    <w:rsid w:val="00EC2429"/>
    <w:rsid w:val="00EC310F"/>
    <w:rsid w:val="00EC4195"/>
    <w:rsid w:val="00EC4581"/>
    <w:rsid w:val="00EC5288"/>
    <w:rsid w:val="00EC6307"/>
    <w:rsid w:val="00EC73CA"/>
    <w:rsid w:val="00ED158C"/>
    <w:rsid w:val="00ED163F"/>
    <w:rsid w:val="00ED2729"/>
    <w:rsid w:val="00ED2F4A"/>
    <w:rsid w:val="00ED360D"/>
    <w:rsid w:val="00ED3CE2"/>
    <w:rsid w:val="00ED58B8"/>
    <w:rsid w:val="00ED5B0A"/>
    <w:rsid w:val="00ED61BE"/>
    <w:rsid w:val="00ED6C81"/>
    <w:rsid w:val="00ED7225"/>
    <w:rsid w:val="00EE02BD"/>
    <w:rsid w:val="00EE2461"/>
    <w:rsid w:val="00EE261B"/>
    <w:rsid w:val="00EE29DA"/>
    <w:rsid w:val="00EE2F6A"/>
    <w:rsid w:val="00EE33AB"/>
    <w:rsid w:val="00EE51BA"/>
    <w:rsid w:val="00EE56DF"/>
    <w:rsid w:val="00EE694C"/>
    <w:rsid w:val="00EE6F60"/>
    <w:rsid w:val="00EF06C5"/>
    <w:rsid w:val="00EF1B4B"/>
    <w:rsid w:val="00EF210F"/>
    <w:rsid w:val="00EF5137"/>
    <w:rsid w:val="00F010DE"/>
    <w:rsid w:val="00F0429D"/>
    <w:rsid w:val="00F046EF"/>
    <w:rsid w:val="00F060C9"/>
    <w:rsid w:val="00F062B3"/>
    <w:rsid w:val="00F0743B"/>
    <w:rsid w:val="00F106A2"/>
    <w:rsid w:val="00F12D58"/>
    <w:rsid w:val="00F1370F"/>
    <w:rsid w:val="00F14A44"/>
    <w:rsid w:val="00F2101D"/>
    <w:rsid w:val="00F2155A"/>
    <w:rsid w:val="00F220F7"/>
    <w:rsid w:val="00F23DB8"/>
    <w:rsid w:val="00F2728E"/>
    <w:rsid w:val="00F27387"/>
    <w:rsid w:val="00F30621"/>
    <w:rsid w:val="00F30BA7"/>
    <w:rsid w:val="00F30F7B"/>
    <w:rsid w:val="00F31810"/>
    <w:rsid w:val="00F32E5B"/>
    <w:rsid w:val="00F33A45"/>
    <w:rsid w:val="00F33B16"/>
    <w:rsid w:val="00F35C81"/>
    <w:rsid w:val="00F36FFE"/>
    <w:rsid w:val="00F40121"/>
    <w:rsid w:val="00F40847"/>
    <w:rsid w:val="00F41537"/>
    <w:rsid w:val="00F42427"/>
    <w:rsid w:val="00F4310A"/>
    <w:rsid w:val="00F4342B"/>
    <w:rsid w:val="00F43671"/>
    <w:rsid w:val="00F43945"/>
    <w:rsid w:val="00F445EE"/>
    <w:rsid w:val="00F463A3"/>
    <w:rsid w:val="00F4689C"/>
    <w:rsid w:val="00F51417"/>
    <w:rsid w:val="00F51C38"/>
    <w:rsid w:val="00F53985"/>
    <w:rsid w:val="00F5578C"/>
    <w:rsid w:val="00F561CE"/>
    <w:rsid w:val="00F629A0"/>
    <w:rsid w:val="00F62CAF"/>
    <w:rsid w:val="00F6349E"/>
    <w:rsid w:val="00F64732"/>
    <w:rsid w:val="00F649BF"/>
    <w:rsid w:val="00F650B4"/>
    <w:rsid w:val="00F65BD5"/>
    <w:rsid w:val="00F66C23"/>
    <w:rsid w:val="00F673BA"/>
    <w:rsid w:val="00F704BA"/>
    <w:rsid w:val="00F71E5E"/>
    <w:rsid w:val="00F7209A"/>
    <w:rsid w:val="00F7215D"/>
    <w:rsid w:val="00F725BC"/>
    <w:rsid w:val="00F72C49"/>
    <w:rsid w:val="00F73544"/>
    <w:rsid w:val="00F7448A"/>
    <w:rsid w:val="00F748DC"/>
    <w:rsid w:val="00F76D69"/>
    <w:rsid w:val="00F8019D"/>
    <w:rsid w:val="00F81359"/>
    <w:rsid w:val="00F8228F"/>
    <w:rsid w:val="00F8351C"/>
    <w:rsid w:val="00F85CF4"/>
    <w:rsid w:val="00F85D75"/>
    <w:rsid w:val="00F861F2"/>
    <w:rsid w:val="00F9175D"/>
    <w:rsid w:val="00F91A54"/>
    <w:rsid w:val="00F92FA8"/>
    <w:rsid w:val="00F95645"/>
    <w:rsid w:val="00F956E3"/>
    <w:rsid w:val="00F96026"/>
    <w:rsid w:val="00F96D54"/>
    <w:rsid w:val="00FA14CA"/>
    <w:rsid w:val="00FA1AC9"/>
    <w:rsid w:val="00FA2574"/>
    <w:rsid w:val="00FA3396"/>
    <w:rsid w:val="00FA3505"/>
    <w:rsid w:val="00FA48E5"/>
    <w:rsid w:val="00FA6972"/>
    <w:rsid w:val="00FA7366"/>
    <w:rsid w:val="00FA79E6"/>
    <w:rsid w:val="00FB0A57"/>
    <w:rsid w:val="00FB232B"/>
    <w:rsid w:val="00FB249C"/>
    <w:rsid w:val="00FB2558"/>
    <w:rsid w:val="00FB25DE"/>
    <w:rsid w:val="00FB3BAC"/>
    <w:rsid w:val="00FB40DD"/>
    <w:rsid w:val="00FB6A9D"/>
    <w:rsid w:val="00FB6FE1"/>
    <w:rsid w:val="00FC168B"/>
    <w:rsid w:val="00FC1C24"/>
    <w:rsid w:val="00FC7709"/>
    <w:rsid w:val="00FC7948"/>
    <w:rsid w:val="00FD2168"/>
    <w:rsid w:val="00FD4B39"/>
    <w:rsid w:val="00FD7686"/>
    <w:rsid w:val="00FD779A"/>
    <w:rsid w:val="00FD7E3C"/>
    <w:rsid w:val="00FE0CF1"/>
    <w:rsid w:val="00FE179A"/>
    <w:rsid w:val="00FE1BA8"/>
    <w:rsid w:val="00FE2A08"/>
    <w:rsid w:val="00FE3C2F"/>
    <w:rsid w:val="00FE50D2"/>
    <w:rsid w:val="00FE61F7"/>
    <w:rsid w:val="00FF0E3C"/>
    <w:rsid w:val="00FF34E9"/>
    <w:rsid w:val="00FF54DA"/>
    <w:rsid w:val="00FF6F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F38C7"/>
  <w15:chartTrackingRefBased/>
  <w15:docId w15:val="{3B0271D0-E369-429B-B96E-F07D58502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E81"/>
  </w:style>
  <w:style w:type="paragraph" w:styleId="Heading1">
    <w:name w:val="heading 1"/>
    <w:basedOn w:val="Normal"/>
    <w:next w:val="Normal"/>
    <w:link w:val="Heading1Char"/>
    <w:uiPriority w:val="9"/>
    <w:qFormat/>
    <w:rsid w:val="00C202A4"/>
    <w:pPr>
      <w:spacing w:line="360" w:lineRule="auto"/>
      <w:jc w:val="center"/>
      <w:outlineLvl w:val="0"/>
    </w:pPr>
    <w:rPr>
      <w:b/>
      <w:bCs/>
    </w:rPr>
  </w:style>
  <w:style w:type="paragraph" w:styleId="Heading2">
    <w:name w:val="heading 2"/>
    <w:basedOn w:val="Normal"/>
    <w:next w:val="Normal"/>
    <w:link w:val="Heading2Char"/>
    <w:uiPriority w:val="9"/>
    <w:unhideWhenUsed/>
    <w:qFormat/>
    <w:rsid w:val="002E4B85"/>
    <w:pPr>
      <w:spacing w:after="0" w:line="360" w:lineRule="auto"/>
      <w:outlineLvl w:val="1"/>
    </w:pPr>
    <w:rPr>
      <w:b/>
      <w:bCs/>
    </w:rPr>
  </w:style>
  <w:style w:type="paragraph" w:styleId="Heading3">
    <w:name w:val="heading 3"/>
    <w:basedOn w:val="Normal"/>
    <w:next w:val="Normal"/>
    <w:link w:val="Heading3Char"/>
    <w:uiPriority w:val="9"/>
    <w:unhideWhenUsed/>
    <w:qFormat/>
    <w:rsid w:val="00146799"/>
    <w:pPr>
      <w:spacing w:after="0" w:line="360" w:lineRule="auto"/>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E81"/>
    <w:pPr>
      <w:ind w:left="720"/>
      <w:contextualSpacing/>
    </w:pPr>
  </w:style>
  <w:style w:type="character" w:styleId="Hyperlink">
    <w:name w:val="Hyperlink"/>
    <w:basedOn w:val="DefaultParagraphFont"/>
    <w:uiPriority w:val="99"/>
    <w:unhideWhenUsed/>
    <w:rsid w:val="009A6C32"/>
    <w:rPr>
      <w:color w:val="0000FF"/>
      <w:u w:val="single"/>
    </w:rPr>
  </w:style>
  <w:style w:type="character" w:styleId="UnresolvedMention">
    <w:name w:val="Unresolved Mention"/>
    <w:basedOn w:val="DefaultParagraphFont"/>
    <w:uiPriority w:val="99"/>
    <w:semiHidden/>
    <w:unhideWhenUsed/>
    <w:rsid w:val="009A6C32"/>
    <w:rPr>
      <w:color w:val="605E5C"/>
      <w:shd w:val="clear" w:color="auto" w:fill="E1DFDD"/>
    </w:rPr>
  </w:style>
  <w:style w:type="paragraph" w:styleId="NormalWeb">
    <w:name w:val="Normal (Web)"/>
    <w:basedOn w:val="Normal"/>
    <w:uiPriority w:val="99"/>
    <w:unhideWhenUsed/>
    <w:rsid w:val="008A445E"/>
    <w:rPr>
      <w:rFonts w:ascii="Times New Roman" w:hAnsi="Times New Roman" w:cs="Times New Roman"/>
      <w:sz w:val="24"/>
      <w:szCs w:val="24"/>
    </w:rPr>
  </w:style>
  <w:style w:type="paragraph" w:styleId="Bibliography">
    <w:name w:val="Bibliography"/>
    <w:basedOn w:val="Normal"/>
    <w:next w:val="Normal"/>
    <w:uiPriority w:val="37"/>
    <w:unhideWhenUsed/>
    <w:rsid w:val="00361FA7"/>
    <w:pPr>
      <w:tabs>
        <w:tab w:val="left" w:pos="384"/>
      </w:tabs>
      <w:spacing w:after="240" w:line="240" w:lineRule="auto"/>
      <w:ind w:left="384" w:hanging="384"/>
    </w:pPr>
  </w:style>
  <w:style w:type="character" w:styleId="CommentReference">
    <w:name w:val="annotation reference"/>
    <w:basedOn w:val="DefaultParagraphFont"/>
    <w:uiPriority w:val="99"/>
    <w:semiHidden/>
    <w:unhideWhenUsed/>
    <w:rsid w:val="008F7120"/>
    <w:rPr>
      <w:sz w:val="16"/>
      <w:szCs w:val="16"/>
    </w:rPr>
  </w:style>
  <w:style w:type="paragraph" w:styleId="CommentText">
    <w:name w:val="annotation text"/>
    <w:basedOn w:val="Normal"/>
    <w:link w:val="CommentTextChar"/>
    <w:uiPriority w:val="99"/>
    <w:unhideWhenUsed/>
    <w:rsid w:val="008F7120"/>
    <w:pPr>
      <w:spacing w:line="240" w:lineRule="auto"/>
    </w:pPr>
    <w:rPr>
      <w:sz w:val="20"/>
      <w:szCs w:val="20"/>
    </w:rPr>
  </w:style>
  <w:style w:type="character" w:customStyle="1" w:styleId="CommentTextChar">
    <w:name w:val="Comment Text Char"/>
    <w:basedOn w:val="DefaultParagraphFont"/>
    <w:link w:val="CommentText"/>
    <w:uiPriority w:val="99"/>
    <w:rsid w:val="008F7120"/>
    <w:rPr>
      <w:sz w:val="20"/>
      <w:szCs w:val="20"/>
    </w:rPr>
  </w:style>
  <w:style w:type="paragraph" w:styleId="CommentSubject">
    <w:name w:val="annotation subject"/>
    <w:basedOn w:val="CommentText"/>
    <w:next w:val="CommentText"/>
    <w:link w:val="CommentSubjectChar"/>
    <w:uiPriority w:val="99"/>
    <w:semiHidden/>
    <w:unhideWhenUsed/>
    <w:rsid w:val="008F7120"/>
    <w:rPr>
      <w:b/>
      <w:bCs/>
    </w:rPr>
  </w:style>
  <w:style w:type="character" w:customStyle="1" w:styleId="CommentSubjectChar">
    <w:name w:val="Comment Subject Char"/>
    <w:basedOn w:val="CommentTextChar"/>
    <w:link w:val="CommentSubject"/>
    <w:uiPriority w:val="99"/>
    <w:semiHidden/>
    <w:rsid w:val="008F7120"/>
    <w:rPr>
      <w:b/>
      <w:bCs/>
      <w:sz w:val="20"/>
      <w:szCs w:val="20"/>
    </w:rPr>
  </w:style>
  <w:style w:type="table" w:styleId="TableGrid">
    <w:name w:val="Table Grid"/>
    <w:basedOn w:val="TableNormal"/>
    <w:uiPriority w:val="39"/>
    <w:rsid w:val="00CE1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92C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2C61"/>
    <w:rPr>
      <w:sz w:val="20"/>
      <w:szCs w:val="20"/>
    </w:rPr>
  </w:style>
  <w:style w:type="character" w:styleId="FootnoteReference">
    <w:name w:val="footnote reference"/>
    <w:basedOn w:val="DefaultParagraphFont"/>
    <w:uiPriority w:val="99"/>
    <w:semiHidden/>
    <w:unhideWhenUsed/>
    <w:rsid w:val="00392C61"/>
    <w:rPr>
      <w:vertAlign w:val="superscript"/>
    </w:rPr>
  </w:style>
  <w:style w:type="paragraph" w:styleId="EndnoteText">
    <w:name w:val="endnote text"/>
    <w:basedOn w:val="Normal"/>
    <w:link w:val="EndnoteTextChar"/>
    <w:uiPriority w:val="99"/>
    <w:semiHidden/>
    <w:unhideWhenUsed/>
    <w:rsid w:val="005B72B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B72BA"/>
    <w:rPr>
      <w:sz w:val="20"/>
      <w:szCs w:val="20"/>
    </w:rPr>
  </w:style>
  <w:style w:type="character" w:styleId="EndnoteReference">
    <w:name w:val="endnote reference"/>
    <w:basedOn w:val="DefaultParagraphFont"/>
    <w:uiPriority w:val="99"/>
    <w:semiHidden/>
    <w:unhideWhenUsed/>
    <w:rsid w:val="005B72BA"/>
    <w:rPr>
      <w:vertAlign w:val="superscript"/>
    </w:rPr>
  </w:style>
  <w:style w:type="paragraph" w:styleId="Revision">
    <w:name w:val="Revision"/>
    <w:hidden/>
    <w:uiPriority w:val="99"/>
    <w:semiHidden/>
    <w:rsid w:val="004A25F0"/>
    <w:pPr>
      <w:spacing w:after="0" w:line="240" w:lineRule="auto"/>
    </w:pPr>
  </w:style>
  <w:style w:type="table" w:styleId="GridTable4-Accent1">
    <w:name w:val="Grid Table 4 Accent 1"/>
    <w:basedOn w:val="TableNormal"/>
    <w:uiPriority w:val="49"/>
    <w:rsid w:val="004A25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C202A4"/>
    <w:rPr>
      <w:b/>
      <w:bCs/>
    </w:rPr>
  </w:style>
  <w:style w:type="character" w:customStyle="1" w:styleId="Heading2Char">
    <w:name w:val="Heading 2 Char"/>
    <w:basedOn w:val="DefaultParagraphFont"/>
    <w:link w:val="Heading2"/>
    <w:uiPriority w:val="9"/>
    <w:rsid w:val="002E4B85"/>
    <w:rPr>
      <w:b/>
      <w:bCs/>
    </w:rPr>
  </w:style>
  <w:style w:type="character" w:customStyle="1" w:styleId="Heading3Char">
    <w:name w:val="Heading 3 Char"/>
    <w:basedOn w:val="DefaultParagraphFont"/>
    <w:link w:val="Heading3"/>
    <w:uiPriority w:val="9"/>
    <w:rsid w:val="001467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67892">
      <w:bodyDiv w:val="1"/>
      <w:marLeft w:val="0"/>
      <w:marRight w:val="0"/>
      <w:marTop w:val="0"/>
      <w:marBottom w:val="0"/>
      <w:divBdr>
        <w:top w:val="none" w:sz="0" w:space="0" w:color="auto"/>
        <w:left w:val="none" w:sz="0" w:space="0" w:color="auto"/>
        <w:bottom w:val="none" w:sz="0" w:space="0" w:color="auto"/>
        <w:right w:val="none" w:sz="0" w:space="0" w:color="auto"/>
      </w:divBdr>
    </w:div>
    <w:div w:id="261882400">
      <w:bodyDiv w:val="1"/>
      <w:marLeft w:val="0"/>
      <w:marRight w:val="0"/>
      <w:marTop w:val="0"/>
      <w:marBottom w:val="0"/>
      <w:divBdr>
        <w:top w:val="none" w:sz="0" w:space="0" w:color="auto"/>
        <w:left w:val="none" w:sz="0" w:space="0" w:color="auto"/>
        <w:bottom w:val="none" w:sz="0" w:space="0" w:color="auto"/>
        <w:right w:val="none" w:sz="0" w:space="0" w:color="auto"/>
      </w:divBdr>
    </w:div>
    <w:div w:id="284434565">
      <w:bodyDiv w:val="1"/>
      <w:marLeft w:val="0"/>
      <w:marRight w:val="0"/>
      <w:marTop w:val="0"/>
      <w:marBottom w:val="0"/>
      <w:divBdr>
        <w:top w:val="none" w:sz="0" w:space="0" w:color="auto"/>
        <w:left w:val="none" w:sz="0" w:space="0" w:color="auto"/>
        <w:bottom w:val="none" w:sz="0" w:space="0" w:color="auto"/>
        <w:right w:val="none" w:sz="0" w:space="0" w:color="auto"/>
      </w:divBdr>
    </w:div>
    <w:div w:id="326247058">
      <w:bodyDiv w:val="1"/>
      <w:marLeft w:val="0"/>
      <w:marRight w:val="0"/>
      <w:marTop w:val="0"/>
      <w:marBottom w:val="0"/>
      <w:divBdr>
        <w:top w:val="none" w:sz="0" w:space="0" w:color="auto"/>
        <w:left w:val="none" w:sz="0" w:space="0" w:color="auto"/>
        <w:bottom w:val="none" w:sz="0" w:space="0" w:color="auto"/>
        <w:right w:val="none" w:sz="0" w:space="0" w:color="auto"/>
      </w:divBdr>
    </w:div>
    <w:div w:id="411901144">
      <w:bodyDiv w:val="1"/>
      <w:marLeft w:val="0"/>
      <w:marRight w:val="0"/>
      <w:marTop w:val="0"/>
      <w:marBottom w:val="0"/>
      <w:divBdr>
        <w:top w:val="none" w:sz="0" w:space="0" w:color="auto"/>
        <w:left w:val="none" w:sz="0" w:space="0" w:color="auto"/>
        <w:bottom w:val="none" w:sz="0" w:space="0" w:color="auto"/>
        <w:right w:val="none" w:sz="0" w:space="0" w:color="auto"/>
      </w:divBdr>
    </w:div>
    <w:div w:id="503126236">
      <w:bodyDiv w:val="1"/>
      <w:marLeft w:val="0"/>
      <w:marRight w:val="0"/>
      <w:marTop w:val="0"/>
      <w:marBottom w:val="0"/>
      <w:divBdr>
        <w:top w:val="none" w:sz="0" w:space="0" w:color="auto"/>
        <w:left w:val="none" w:sz="0" w:space="0" w:color="auto"/>
        <w:bottom w:val="none" w:sz="0" w:space="0" w:color="auto"/>
        <w:right w:val="none" w:sz="0" w:space="0" w:color="auto"/>
      </w:divBdr>
      <w:divsChild>
        <w:div w:id="1830826977">
          <w:marLeft w:val="0"/>
          <w:marRight w:val="0"/>
          <w:marTop w:val="0"/>
          <w:marBottom w:val="0"/>
          <w:divBdr>
            <w:top w:val="none" w:sz="0" w:space="0" w:color="auto"/>
            <w:left w:val="none" w:sz="0" w:space="0" w:color="auto"/>
            <w:bottom w:val="none" w:sz="0" w:space="0" w:color="auto"/>
            <w:right w:val="none" w:sz="0" w:space="0" w:color="auto"/>
          </w:divBdr>
        </w:div>
        <w:div w:id="1232034615">
          <w:marLeft w:val="0"/>
          <w:marRight w:val="0"/>
          <w:marTop w:val="0"/>
          <w:marBottom w:val="0"/>
          <w:divBdr>
            <w:top w:val="none" w:sz="0" w:space="0" w:color="auto"/>
            <w:left w:val="none" w:sz="0" w:space="0" w:color="auto"/>
            <w:bottom w:val="none" w:sz="0" w:space="0" w:color="auto"/>
            <w:right w:val="none" w:sz="0" w:space="0" w:color="auto"/>
          </w:divBdr>
        </w:div>
        <w:div w:id="1898275437">
          <w:marLeft w:val="0"/>
          <w:marRight w:val="0"/>
          <w:marTop w:val="0"/>
          <w:marBottom w:val="0"/>
          <w:divBdr>
            <w:top w:val="none" w:sz="0" w:space="0" w:color="auto"/>
            <w:left w:val="none" w:sz="0" w:space="0" w:color="auto"/>
            <w:bottom w:val="none" w:sz="0" w:space="0" w:color="auto"/>
            <w:right w:val="none" w:sz="0" w:space="0" w:color="auto"/>
          </w:divBdr>
        </w:div>
      </w:divsChild>
    </w:div>
    <w:div w:id="603611387">
      <w:bodyDiv w:val="1"/>
      <w:marLeft w:val="0"/>
      <w:marRight w:val="0"/>
      <w:marTop w:val="0"/>
      <w:marBottom w:val="0"/>
      <w:divBdr>
        <w:top w:val="none" w:sz="0" w:space="0" w:color="auto"/>
        <w:left w:val="none" w:sz="0" w:space="0" w:color="auto"/>
        <w:bottom w:val="none" w:sz="0" w:space="0" w:color="auto"/>
        <w:right w:val="none" w:sz="0" w:space="0" w:color="auto"/>
      </w:divBdr>
    </w:div>
    <w:div w:id="737284621">
      <w:bodyDiv w:val="1"/>
      <w:marLeft w:val="0"/>
      <w:marRight w:val="0"/>
      <w:marTop w:val="0"/>
      <w:marBottom w:val="0"/>
      <w:divBdr>
        <w:top w:val="none" w:sz="0" w:space="0" w:color="auto"/>
        <w:left w:val="none" w:sz="0" w:space="0" w:color="auto"/>
        <w:bottom w:val="none" w:sz="0" w:space="0" w:color="auto"/>
        <w:right w:val="none" w:sz="0" w:space="0" w:color="auto"/>
      </w:divBdr>
      <w:divsChild>
        <w:div w:id="1121800549">
          <w:marLeft w:val="0"/>
          <w:marRight w:val="0"/>
          <w:marTop w:val="0"/>
          <w:marBottom w:val="0"/>
          <w:divBdr>
            <w:top w:val="none" w:sz="0" w:space="0" w:color="auto"/>
            <w:left w:val="none" w:sz="0" w:space="0" w:color="auto"/>
            <w:bottom w:val="none" w:sz="0" w:space="0" w:color="auto"/>
            <w:right w:val="none" w:sz="0" w:space="0" w:color="auto"/>
          </w:divBdr>
        </w:div>
        <w:div w:id="839345361">
          <w:marLeft w:val="0"/>
          <w:marRight w:val="0"/>
          <w:marTop w:val="0"/>
          <w:marBottom w:val="0"/>
          <w:divBdr>
            <w:top w:val="none" w:sz="0" w:space="0" w:color="auto"/>
            <w:left w:val="none" w:sz="0" w:space="0" w:color="auto"/>
            <w:bottom w:val="none" w:sz="0" w:space="0" w:color="auto"/>
            <w:right w:val="none" w:sz="0" w:space="0" w:color="auto"/>
          </w:divBdr>
        </w:div>
        <w:div w:id="1181316343">
          <w:marLeft w:val="0"/>
          <w:marRight w:val="0"/>
          <w:marTop w:val="0"/>
          <w:marBottom w:val="0"/>
          <w:divBdr>
            <w:top w:val="none" w:sz="0" w:space="0" w:color="auto"/>
            <w:left w:val="none" w:sz="0" w:space="0" w:color="auto"/>
            <w:bottom w:val="none" w:sz="0" w:space="0" w:color="auto"/>
            <w:right w:val="none" w:sz="0" w:space="0" w:color="auto"/>
          </w:divBdr>
        </w:div>
        <w:div w:id="1589581426">
          <w:marLeft w:val="0"/>
          <w:marRight w:val="0"/>
          <w:marTop w:val="0"/>
          <w:marBottom w:val="0"/>
          <w:divBdr>
            <w:top w:val="none" w:sz="0" w:space="0" w:color="auto"/>
            <w:left w:val="none" w:sz="0" w:space="0" w:color="auto"/>
            <w:bottom w:val="none" w:sz="0" w:space="0" w:color="auto"/>
            <w:right w:val="none" w:sz="0" w:space="0" w:color="auto"/>
          </w:divBdr>
        </w:div>
        <w:div w:id="559170893">
          <w:marLeft w:val="0"/>
          <w:marRight w:val="0"/>
          <w:marTop w:val="0"/>
          <w:marBottom w:val="0"/>
          <w:divBdr>
            <w:top w:val="none" w:sz="0" w:space="0" w:color="auto"/>
            <w:left w:val="none" w:sz="0" w:space="0" w:color="auto"/>
            <w:bottom w:val="none" w:sz="0" w:space="0" w:color="auto"/>
            <w:right w:val="none" w:sz="0" w:space="0" w:color="auto"/>
          </w:divBdr>
        </w:div>
      </w:divsChild>
    </w:div>
    <w:div w:id="970092226">
      <w:bodyDiv w:val="1"/>
      <w:marLeft w:val="0"/>
      <w:marRight w:val="0"/>
      <w:marTop w:val="0"/>
      <w:marBottom w:val="0"/>
      <w:divBdr>
        <w:top w:val="none" w:sz="0" w:space="0" w:color="auto"/>
        <w:left w:val="none" w:sz="0" w:space="0" w:color="auto"/>
        <w:bottom w:val="none" w:sz="0" w:space="0" w:color="auto"/>
        <w:right w:val="none" w:sz="0" w:space="0" w:color="auto"/>
      </w:divBdr>
    </w:div>
    <w:div w:id="1533574496">
      <w:bodyDiv w:val="1"/>
      <w:marLeft w:val="0"/>
      <w:marRight w:val="0"/>
      <w:marTop w:val="0"/>
      <w:marBottom w:val="0"/>
      <w:divBdr>
        <w:top w:val="none" w:sz="0" w:space="0" w:color="auto"/>
        <w:left w:val="none" w:sz="0" w:space="0" w:color="auto"/>
        <w:bottom w:val="none" w:sz="0" w:space="0" w:color="auto"/>
        <w:right w:val="none" w:sz="0" w:space="0" w:color="auto"/>
      </w:divBdr>
    </w:div>
    <w:div w:id="1572349004">
      <w:bodyDiv w:val="1"/>
      <w:marLeft w:val="0"/>
      <w:marRight w:val="0"/>
      <w:marTop w:val="0"/>
      <w:marBottom w:val="0"/>
      <w:divBdr>
        <w:top w:val="none" w:sz="0" w:space="0" w:color="auto"/>
        <w:left w:val="none" w:sz="0" w:space="0" w:color="auto"/>
        <w:bottom w:val="none" w:sz="0" w:space="0" w:color="auto"/>
        <w:right w:val="none" w:sz="0" w:space="0" w:color="auto"/>
      </w:divBdr>
      <w:divsChild>
        <w:div w:id="1000305256">
          <w:marLeft w:val="0"/>
          <w:marRight w:val="0"/>
          <w:marTop w:val="0"/>
          <w:marBottom w:val="0"/>
          <w:divBdr>
            <w:top w:val="none" w:sz="0" w:space="0" w:color="auto"/>
            <w:left w:val="none" w:sz="0" w:space="0" w:color="auto"/>
            <w:bottom w:val="none" w:sz="0" w:space="0" w:color="auto"/>
            <w:right w:val="none" w:sz="0" w:space="0" w:color="auto"/>
          </w:divBdr>
        </w:div>
        <w:div w:id="902913040">
          <w:marLeft w:val="0"/>
          <w:marRight w:val="0"/>
          <w:marTop w:val="0"/>
          <w:marBottom w:val="0"/>
          <w:divBdr>
            <w:top w:val="none" w:sz="0" w:space="0" w:color="auto"/>
            <w:left w:val="none" w:sz="0" w:space="0" w:color="auto"/>
            <w:bottom w:val="none" w:sz="0" w:space="0" w:color="auto"/>
            <w:right w:val="none" w:sz="0" w:space="0" w:color="auto"/>
          </w:divBdr>
        </w:div>
        <w:div w:id="1979997108">
          <w:marLeft w:val="0"/>
          <w:marRight w:val="0"/>
          <w:marTop w:val="0"/>
          <w:marBottom w:val="0"/>
          <w:divBdr>
            <w:top w:val="none" w:sz="0" w:space="0" w:color="auto"/>
            <w:left w:val="none" w:sz="0" w:space="0" w:color="auto"/>
            <w:bottom w:val="none" w:sz="0" w:space="0" w:color="auto"/>
            <w:right w:val="none" w:sz="0" w:space="0" w:color="auto"/>
          </w:divBdr>
        </w:div>
        <w:div w:id="554395168">
          <w:marLeft w:val="0"/>
          <w:marRight w:val="0"/>
          <w:marTop w:val="0"/>
          <w:marBottom w:val="0"/>
          <w:divBdr>
            <w:top w:val="none" w:sz="0" w:space="0" w:color="auto"/>
            <w:left w:val="none" w:sz="0" w:space="0" w:color="auto"/>
            <w:bottom w:val="none" w:sz="0" w:space="0" w:color="auto"/>
            <w:right w:val="none" w:sz="0" w:space="0" w:color="auto"/>
          </w:divBdr>
        </w:div>
        <w:div w:id="1842157095">
          <w:marLeft w:val="0"/>
          <w:marRight w:val="0"/>
          <w:marTop w:val="0"/>
          <w:marBottom w:val="0"/>
          <w:divBdr>
            <w:top w:val="none" w:sz="0" w:space="0" w:color="auto"/>
            <w:left w:val="none" w:sz="0" w:space="0" w:color="auto"/>
            <w:bottom w:val="none" w:sz="0" w:space="0" w:color="auto"/>
            <w:right w:val="none" w:sz="0" w:space="0" w:color="auto"/>
          </w:divBdr>
        </w:div>
      </w:divsChild>
    </w:div>
    <w:div w:id="1670988202">
      <w:bodyDiv w:val="1"/>
      <w:marLeft w:val="0"/>
      <w:marRight w:val="0"/>
      <w:marTop w:val="0"/>
      <w:marBottom w:val="0"/>
      <w:divBdr>
        <w:top w:val="none" w:sz="0" w:space="0" w:color="auto"/>
        <w:left w:val="none" w:sz="0" w:space="0" w:color="auto"/>
        <w:bottom w:val="none" w:sz="0" w:space="0" w:color="auto"/>
        <w:right w:val="none" w:sz="0" w:space="0" w:color="auto"/>
      </w:divBdr>
    </w:div>
    <w:div w:id="1769082617">
      <w:bodyDiv w:val="1"/>
      <w:marLeft w:val="0"/>
      <w:marRight w:val="0"/>
      <w:marTop w:val="0"/>
      <w:marBottom w:val="0"/>
      <w:divBdr>
        <w:top w:val="none" w:sz="0" w:space="0" w:color="auto"/>
        <w:left w:val="none" w:sz="0" w:space="0" w:color="auto"/>
        <w:bottom w:val="none" w:sz="0" w:space="0" w:color="auto"/>
        <w:right w:val="none" w:sz="0" w:space="0" w:color="auto"/>
      </w:divBdr>
    </w:div>
    <w:div w:id="2109352002">
      <w:bodyDiv w:val="1"/>
      <w:marLeft w:val="0"/>
      <w:marRight w:val="0"/>
      <w:marTop w:val="0"/>
      <w:marBottom w:val="0"/>
      <w:divBdr>
        <w:top w:val="none" w:sz="0" w:space="0" w:color="auto"/>
        <w:left w:val="none" w:sz="0" w:space="0" w:color="auto"/>
        <w:bottom w:val="none" w:sz="0" w:space="0" w:color="auto"/>
        <w:right w:val="none" w:sz="0" w:space="0" w:color="auto"/>
      </w:divBdr>
      <w:divsChild>
        <w:div w:id="497699666">
          <w:marLeft w:val="0"/>
          <w:marRight w:val="0"/>
          <w:marTop w:val="0"/>
          <w:marBottom w:val="0"/>
          <w:divBdr>
            <w:top w:val="none" w:sz="0" w:space="0" w:color="auto"/>
            <w:left w:val="none" w:sz="0" w:space="0" w:color="auto"/>
            <w:bottom w:val="none" w:sz="0" w:space="0" w:color="auto"/>
            <w:right w:val="none" w:sz="0" w:space="0" w:color="auto"/>
          </w:divBdr>
        </w:div>
        <w:div w:id="608589945">
          <w:marLeft w:val="0"/>
          <w:marRight w:val="0"/>
          <w:marTop w:val="0"/>
          <w:marBottom w:val="0"/>
          <w:divBdr>
            <w:top w:val="none" w:sz="0" w:space="0" w:color="auto"/>
            <w:left w:val="none" w:sz="0" w:space="0" w:color="auto"/>
            <w:bottom w:val="none" w:sz="0" w:space="0" w:color="auto"/>
            <w:right w:val="none" w:sz="0" w:space="0" w:color="auto"/>
          </w:divBdr>
        </w:div>
        <w:div w:id="1081174357">
          <w:marLeft w:val="0"/>
          <w:marRight w:val="0"/>
          <w:marTop w:val="0"/>
          <w:marBottom w:val="0"/>
          <w:divBdr>
            <w:top w:val="none" w:sz="0" w:space="0" w:color="auto"/>
            <w:left w:val="none" w:sz="0" w:space="0" w:color="auto"/>
            <w:bottom w:val="none" w:sz="0" w:space="0" w:color="auto"/>
            <w:right w:val="none" w:sz="0" w:space="0" w:color="auto"/>
          </w:divBdr>
        </w:div>
        <w:div w:id="89740949">
          <w:marLeft w:val="0"/>
          <w:marRight w:val="0"/>
          <w:marTop w:val="0"/>
          <w:marBottom w:val="0"/>
          <w:divBdr>
            <w:top w:val="none" w:sz="0" w:space="0" w:color="auto"/>
            <w:left w:val="none" w:sz="0" w:space="0" w:color="auto"/>
            <w:bottom w:val="none" w:sz="0" w:space="0" w:color="auto"/>
            <w:right w:val="none" w:sz="0" w:space="0" w:color="auto"/>
          </w:divBdr>
        </w:div>
        <w:div w:id="715589966">
          <w:marLeft w:val="0"/>
          <w:marRight w:val="0"/>
          <w:marTop w:val="0"/>
          <w:marBottom w:val="0"/>
          <w:divBdr>
            <w:top w:val="none" w:sz="0" w:space="0" w:color="auto"/>
            <w:left w:val="none" w:sz="0" w:space="0" w:color="auto"/>
            <w:bottom w:val="none" w:sz="0" w:space="0" w:color="auto"/>
            <w:right w:val="none" w:sz="0" w:space="0" w:color="auto"/>
          </w:divBdr>
        </w:div>
        <w:div w:id="801314093">
          <w:marLeft w:val="0"/>
          <w:marRight w:val="0"/>
          <w:marTop w:val="0"/>
          <w:marBottom w:val="0"/>
          <w:divBdr>
            <w:top w:val="none" w:sz="0" w:space="0" w:color="auto"/>
            <w:left w:val="none" w:sz="0" w:space="0" w:color="auto"/>
            <w:bottom w:val="none" w:sz="0" w:space="0" w:color="auto"/>
            <w:right w:val="none" w:sz="0" w:space="0" w:color="auto"/>
          </w:divBdr>
        </w:div>
        <w:div w:id="20986696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image" Target="media/image12.png"/><Relationship Id="rId21" Type="http://schemas.openxmlformats.org/officeDocument/2006/relationships/image" Target="media/image7.jpeg"/><Relationship Id="rId34" Type="http://schemas.openxmlformats.org/officeDocument/2006/relationships/image" Target="media/image20.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image" Target="media/image14.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endnotes.xml.rels><?xml version="1.0" encoding="UTF-8" standalone="yes"?>
<Relationships xmlns="http://schemas.openxmlformats.org/package/2006/relationships"><Relationship Id="rId8" Type="http://schemas.openxmlformats.org/officeDocument/2006/relationships/hyperlink" Target="https://www.nccn.org/guidelines/guidelines-detail" TargetMode="External"/><Relationship Id="rId13" Type="http://schemas.openxmlformats.org/officeDocument/2006/relationships/hyperlink" Target="https://www.fda.gov/news-events/press-announcements/fda-updates-mammography-regulations-require-reporting-breast-density-information-and-enhance" TargetMode="External"/><Relationship Id="rId3" Type="http://schemas.openxmlformats.org/officeDocument/2006/relationships/hyperlink" Target="https://screening.iarc.fr/atlasbreastdetail.php?Index=050&amp;e=" TargetMode="External"/><Relationship Id="rId7" Type="http://schemas.openxmlformats.org/officeDocument/2006/relationships/hyperlink" Target="https://doi.org/10.53347/rID-19434" TargetMode="External"/><Relationship Id="rId12" Type="http://schemas.openxmlformats.org/officeDocument/2006/relationships/hyperlink" Target="https://www.acr.org/Advocacy-and-Economics/Legislative-Issues/MQSA" TargetMode="External"/><Relationship Id="rId2" Type="http://schemas.openxmlformats.org/officeDocument/2006/relationships/hyperlink" Target="https://en.wikipedia.org/w/index.php?title=Breast_disease&amp;oldid=1139175444" TargetMode="External"/><Relationship Id="rId1" Type="http://schemas.openxmlformats.org/officeDocument/2006/relationships/hyperlink" Target="https://www.cdc.gov/cancer/breast/basic_info/symptoms.htm" TargetMode="External"/><Relationship Id="rId6" Type="http://schemas.openxmlformats.org/officeDocument/2006/relationships/hyperlink" Target="https://www.scientificanimations.com/wiki-images/" TargetMode="External"/><Relationship Id="rId11" Type="http://schemas.openxmlformats.org/officeDocument/2006/relationships/hyperlink" Target="https://www.cancer.org/cancer/types/breast-cancer/screening-tests-and-early-detection/american-cancer-society-recommendations-for-the-early-detection-of-breast-cancer.html" TargetMode="External"/><Relationship Id="rId5" Type="http://schemas.openxmlformats.org/officeDocument/2006/relationships/hyperlink" Target="http://www.ncbi.nlm.nih.gov/books/NBK547666/" TargetMode="External"/><Relationship Id="rId10" Type="http://schemas.openxmlformats.org/officeDocument/2006/relationships/hyperlink" Target="https://healthcare-quality.jrc.ec.europa.eu" TargetMode="External"/><Relationship Id="rId4" Type="http://schemas.openxmlformats.org/officeDocument/2006/relationships/hyperlink" Target="http://www.ncbi.nlm.nih.gov/books/NBK525991/" TargetMode="External"/><Relationship Id="rId9" Type="http://schemas.openxmlformats.org/officeDocument/2006/relationships/hyperlink" Target="https://www.acr.org/Media-Center/ACR-News-Releases/2021/New-Breast-Cancer-Screening-Guidelines-Address-Heightened-Risk-for-LGBTQ-Persons-and-Black-Women" TargetMode="External"/><Relationship Id="rId14" Type="http://schemas.openxmlformats.org/officeDocument/2006/relationships/hyperlink" Target="http://gco.iarc.fr/today/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C17A78-CB99-4D97-83B6-124EC15A2215}">
  <ds:schemaRefs>
    <ds:schemaRef ds:uri="http://schemas.openxmlformats.org/officeDocument/2006/bibliography"/>
  </ds:schemaRefs>
</ds:datastoreItem>
</file>

<file path=customXml/itemProps2.xml><?xml version="1.0" encoding="utf-8"?>
<ds:datastoreItem xmlns:ds="http://schemas.openxmlformats.org/officeDocument/2006/customXml" ds:itemID="{9B55D550-012D-4D02-B8D6-56549A977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439a0-5a44-4000-a4bb-37fe01a10722"/>
    <ds:schemaRef ds:uri="92a93b1d-5067-4fc1-b8a0-a7a443505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4E6494-EC9E-4E53-9A45-52DA74A1A4EA}">
  <ds:schemaRefs>
    <ds:schemaRef ds:uri="http://schemas.microsoft.com/sharepoint/v3/contenttype/forms"/>
  </ds:schemaRefs>
</ds:datastoreItem>
</file>

<file path=customXml/itemProps4.xml><?xml version="1.0" encoding="utf-8"?>
<ds:datastoreItem xmlns:ds="http://schemas.openxmlformats.org/officeDocument/2006/customXml" ds:itemID="{1D99E5E0-A350-4A42-BEE5-80EC61CCCB00}">
  <ds:schemaRefs>
    <ds:schemaRef ds:uri="http://schemas.microsoft.com/office/2006/metadata/properties"/>
    <ds:schemaRef ds:uri="http://schemas.microsoft.com/office/infopath/2007/PartnerControls"/>
    <ds:schemaRef ds:uri="92a93b1d-5067-4fc1-b8a0-a7a443505641"/>
    <ds:schemaRef ds:uri="a4d439a0-5a44-4000-a4bb-37fe01a10722"/>
  </ds:schemaRefs>
</ds:datastoreItem>
</file>

<file path=docProps/app.xml><?xml version="1.0" encoding="utf-8"?>
<Properties xmlns="http://schemas.openxmlformats.org/officeDocument/2006/extended-properties" xmlns:vt="http://schemas.openxmlformats.org/officeDocument/2006/docPropsVTypes">
  <Template>Normal.dotm</Template>
  <TotalTime>11089</TotalTime>
  <Pages>24</Pages>
  <Words>6049</Words>
  <Characters>34484</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Veillette</dc:creator>
  <cp:keywords/>
  <dc:description/>
  <cp:lastModifiedBy>Jessica Marshall</cp:lastModifiedBy>
  <cp:revision>1531</cp:revision>
  <dcterms:created xsi:type="dcterms:W3CDTF">2023-06-19T19:09:00Z</dcterms:created>
  <dcterms:modified xsi:type="dcterms:W3CDTF">2023-07-14T13:00:00Z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a98726fc-a2d1-4e88-baab-7539c6e821f6</vt:lpwstr>
  </property>
  <property fmtid="{D5CDD505-2E9C-101B-9397-08002B2CF9AE}" pid="3" name="ZOTERO_PREF_1">
    <vt:lpwstr>&lt;data data-version="3" zotero-version="6.0.26"&gt;&lt;session id="OCbMHjf4"/&gt;&lt;style id="http://www.zotero.org/styles/american-medical-association" hasBibliography="1" bibliographyStyleHasBeenSet="1"/&gt;&lt;prefs&gt;&lt;pref name="fieldType" value="Field"/&gt;&lt;pref name="auto</vt:lpwstr>
  </property>
  <property fmtid="{D5CDD505-2E9C-101B-9397-08002B2CF9AE}" pid="4" name="ZOTERO_PREF_2">
    <vt:lpwstr>maticJournalAbbreviations" value="true"/&gt;&lt;pref name="dontAskDelayCitationUpdates" value="true"/&gt;&lt;/prefs&gt;&lt;/data&gt;</vt:lpwstr>
  </property>
  <property fmtid="{D5CDD505-2E9C-101B-9397-08002B2CF9AE}" pid="5" name="ContentTypeId">
    <vt:lpwstr>0x0101005F51824C2CE6A3498D635343E4B44909</vt:lpwstr>
  </property>
  <property fmtid="{D5CDD505-2E9C-101B-9397-08002B2CF9AE}" pid="6" name="MediaServiceImageTags">
    <vt:lpwstr/>
  </property>
</Properties>
</file>