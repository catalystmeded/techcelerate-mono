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097C7F" w14:textId="578FA9A8" w:rsidR="00FB5B35" w:rsidRPr="00FB5B35" w:rsidRDefault="00494B57" w:rsidP="00FB5B35">
      <w:pPr>
        <w:jc w:val="center"/>
        <w:rPr>
          <w:b/>
          <w:bCs/>
        </w:rPr>
      </w:pPr>
      <w:r>
        <w:rPr>
          <w:b/>
          <w:bCs/>
        </w:rPr>
        <w:t xml:space="preserve">RT_23011: </w:t>
      </w:r>
      <w:r w:rsidR="00FB5B35" w:rsidRPr="00FB5B35">
        <w:rPr>
          <w:b/>
          <w:bCs/>
        </w:rPr>
        <w:t xml:space="preserve">Breast Anatomy and Physiology Course </w:t>
      </w:r>
      <w:r w:rsidR="00FB5B35" w:rsidRPr="00FB5B35">
        <w:rPr>
          <w:b/>
          <w:bCs/>
        </w:rPr>
        <w:br/>
      </w:r>
      <w:r>
        <w:rPr>
          <w:b/>
          <w:bCs/>
        </w:rPr>
        <w:t>Post</w:t>
      </w:r>
    </w:p>
    <w:p w14:paraId="26F9D8B3" w14:textId="77777777" w:rsidR="00FB5B35" w:rsidRDefault="00FB5B35"/>
    <w:p w14:paraId="574F5FD5" w14:textId="517055D6" w:rsidR="00252E75" w:rsidRDefault="00252E75" w:rsidP="00252E75">
      <w:pPr>
        <w:pStyle w:val="ListParagraph"/>
        <w:numPr>
          <w:ilvl w:val="0"/>
          <w:numId w:val="2"/>
        </w:numPr>
      </w:pPr>
      <w:r>
        <w:t>In addition to producing milk during lactation, what other substance do</w:t>
      </w:r>
      <w:del w:id="0" w:author="Laura Sitler" w:date="2023-08-30T15:10:00Z">
        <w:r w:rsidDel="00036638">
          <w:delText xml:space="preserve">es a </w:delText>
        </w:r>
      </w:del>
      <w:ins w:id="1" w:author="Laura Sitler" w:date="2023-08-30T15:10:00Z">
        <w:r w:rsidR="00036638">
          <w:t xml:space="preserve"> the </w:t>
        </w:r>
      </w:ins>
      <w:r>
        <w:t>Montgomery</w:t>
      </w:r>
      <w:ins w:id="2" w:author="Laura Sitler" w:date="2023-08-30T15:10:00Z">
        <w:r w:rsidR="00036638">
          <w:t>’s</w:t>
        </w:r>
      </w:ins>
      <w:r>
        <w:t xml:space="preserve"> gland</w:t>
      </w:r>
      <w:ins w:id="3" w:author="Laura Sitler" w:date="2023-08-30T15:10:00Z">
        <w:r w:rsidR="00036638">
          <w:t>s</w:t>
        </w:r>
      </w:ins>
      <w:r>
        <w:t xml:space="preserve"> produce?</w:t>
      </w:r>
    </w:p>
    <w:p w14:paraId="1B1C4659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>Sweat</w:t>
      </w:r>
    </w:p>
    <w:p w14:paraId="26C38140" w14:textId="77777777" w:rsidR="00252E75" w:rsidRPr="00DF42BC" w:rsidRDefault="00252E75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>Antibacterial oil</w:t>
      </w:r>
    </w:p>
    <w:p w14:paraId="35424194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 xml:space="preserve">Hair </w:t>
      </w:r>
    </w:p>
    <w:p w14:paraId="49DA8FA0" w14:textId="77777777" w:rsidR="00252E75" w:rsidRDefault="00252E75" w:rsidP="00252E75">
      <w:pPr>
        <w:pStyle w:val="ListParagraph"/>
        <w:numPr>
          <w:ilvl w:val="1"/>
          <w:numId w:val="2"/>
        </w:numPr>
      </w:pPr>
      <w:r>
        <w:t>Lymph</w:t>
      </w:r>
    </w:p>
    <w:p w14:paraId="41579080" w14:textId="77777777" w:rsidR="00252E75" w:rsidRDefault="00252E75" w:rsidP="00252E75">
      <w:pPr>
        <w:pStyle w:val="ListParagraph"/>
      </w:pPr>
    </w:p>
    <w:p w14:paraId="0E2A7F38" w14:textId="2FF767D8" w:rsidR="00FB5B35" w:rsidRDefault="00DF42BC" w:rsidP="00252E75">
      <w:pPr>
        <w:pStyle w:val="ListParagraph"/>
        <w:numPr>
          <w:ilvl w:val="0"/>
          <w:numId w:val="2"/>
        </w:numPr>
      </w:pPr>
      <w:r>
        <w:t>Which quadrant contains the axillary tail of Spence?</w:t>
      </w:r>
    </w:p>
    <w:p w14:paraId="1D1252E9" w14:textId="7078735B" w:rsidR="00DF42BC" w:rsidRPr="00DF42BC" w:rsidRDefault="00DF42BC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>Upper outer</w:t>
      </w:r>
    </w:p>
    <w:p w14:paraId="6E50169A" w14:textId="4F4B3722" w:rsidR="00DF42BC" w:rsidRDefault="00DF42BC" w:rsidP="00252E75">
      <w:pPr>
        <w:pStyle w:val="ListParagraph"/>
        <w:numPr>
          <w:ilvl w:val="1"/>
          <w:numId w:val="2"/>
        </w:numPr>
      </w:pPr>
      <w:r>
        <w:t>Upper inner</w:t>
      </w:r>
    </w:p>
    <w:p w14:paraId="6C98C932" w14:textId="4F1E7DC8" w:rsidR="00DF42BC" w:rsidRDefault="00DF42BC" w:rsidP="00252E75">
      <w:pPr>
        <w:pStyle w:val="ListParagraph"/>
        <w:numPr>
          <w:ilvl w:val="1"/>
          <w:numId w:val="2"/>
        </w:numPr>
      </w:pPr>
      <w:r>
        <w:t>Lower outer</w:t>
      </w:r>
    </w:p>
    <w:p w14:paraId="520AA691" w14:textId="1E2577E4" w:rsidR="00DF42BC" w:rsidDel="00036638" w:rsidRDefault="00DF42BC" w:rsidP="00DF42BC">
      <w:pPr>
        <w:pStyle w:val="ListParagraph"/>
        <w:numPr>
          <w:ilvl w:val="1"/>
          <w:numId w:val="2"/>
        </w:numPr>
        <w:rPr>
          <w:del w:id="4" w:author="Laura Sitler" w:date="2023-08-30T15:10:00Z"/>
        </w:rPr>
      </w:pPr>
      <w:r>
        <w:t>Lower inner</w:t>
      </w:r>
      <w:r>
        <w:br/>
      </w:r>
    </w:p>
    <w:p w14:paraId="62C69EB3" w14:textId="77777777" w:rsidR="00DF42BC" w:rsidRDefault="00DF42BC" w:rsidP="00DF42BC">
      <w:pPr>
        <w:pStyle w:val="ListParagraph"/>
        <w:numPr>
          <w:ilvl w:val="1"/>
          <w:numId w:val="2"/>
        </w:numPr>
        <w:pPrChange w:id="5" w:author="Laura Sitler" w:date="2023-08-30T15:10:00Z">
          <w:pPr>
            <w:pStyle w:val="ListParagraph"/>
          </w:pPr>
        </w:pPrChange>
      </w:pPr>
    </w:p>
    <w:p w14:paraId="117A2A62" w14:textId="1A1572A1" w:rsidR="00DF42BC" w:rsidRDefault="00DF42BC" w:rsidP="00252E75">
      <w:pPr>
        <w:pStyle w:val="ListParagraph"/>
        <w:numPr>
          <w:ilvl w:val="0"/>
          <w:numId w:val="2"/>
        </w:numPr>
      </w:pPr>
      <w:r>
        <w:t>In addition to the quadrant location and depth measurement of a lesion, what other measurement is essential for proper localization?</w:t>
      </w:r>
    </w:p>
    <w:p w14:paraId="73C2D080" w14:textId="44EAF9B4" w:rsidR="00DF42BC" w:rsidRPr="00DF42BC" w:rsidRDefault="00DF42BC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DF42BC">
        <w:rPr>
          <w:highlight w:val="green"/>
        </w:rPr>
        <w:t xml:space="preserve">The distance </w:t>
      </w:r>
      <w:ins w:id="6" w:author="Laura Sitler" w:date="2023-08-30T15:11:00Z">
        <w:r w:rsidR="00036638">
          <w:rPr>
            <w:highlight w:val="green"/>
          </w:rPr>
          <w:t xml:space="preserve">of the lesion </w:t>
        </w:r>
      </w:ins>
      <w:r w:rsidRPr="00DF42BC">
        <w:rPr>
          <w:highlight w:val="green"/>
        </w:rPr>
        <w:t>from the nipple</w:t>
      </w:r>
    </w:p>
    <w:p w14:paraId="72FD51C5" w14:textId="53698A11" w:rsidR="00DF42BC" w:rsidRDefault="00DF42BC" w:rsidP="00252E75">
      <w:pPr>
        <w:pStyle w:val="ListParagraph"/>
        <w:numPr>
          <w:ilvl w:val="1"/>
          <w:numId w:val="2"/>
        </w:numPr>
      </w:pPr>
      <w:r>
        <w:t>The amount of blood supply</w:t>
      </w:r>
    </w:p>
    <w:p w14:paraId="16A89D37" w14:textId="4B79377F" w:rsidR="00DF42BC" w:rsidRDefault="00DF42BC" w:rsidP="00252E75">
      <w:pPr>
        <w:pStyle w:val="ListParagraph"/>
        <w:numPr>
          <w:ilvl w:val="1"/>
          <w:numId w:val="2"/>
        </w:numPr>
      </w:pPr>
      <w:r>
        <w:t>The number of lymph nodes visible</w:t>
      </w:r>
    </w:p>
    <w:p w14:paraId="7AA94C57" w14:textId="73A63E63" w:rsidR="00DF42BC" w:rsidRDefault="00DF42BC" w:rsidP="00252E75">
      <w:pPr>
        <w:pStyle w:val="ListParagraph"/>
        <w:numPr>
          <w:ilvl w:val="1"/>
          <w:numId w:val="2"/>
        </w:numPr>
      </w:pPr>
      <w:r>
        <w:t>The density of the lesion</w:t>
      </w:r>
    </w:p>
    <w:p w14:paraId="091438C9" w14:textId="77777777" w:rsidR="00DF42BC" w:rsidRDefault="00DF42BC" w:rsidP="00DF42BC">
      <w:pPr>
        <w:pStyle w:val="ListParagraph"/>
      </w:pPr>
    </w:p>
    <w:p w14:paraId="5B7339CB" w14:textId="1EE0AA80" w:rsidR="00FB5B35" w:rsidRDefault="00CA158B" w:rsidP="00252E75">
      <w:pPr>
        <w:pStyle w:val="ListParagraph"/>
        <w:numPr>
          <w:ilvl w:val="0"/>
          <w:numId w:val="2"/>
        </w:numPr>
      </w:pPr>
      <w:r>
        <w:t xml:space="preserve">What is the fibrous structure that connects with adipose tissue throughout the breast to form </w:t>
      </w:r>
      <w:del w:id="7" w:author="Laura Sitler" w:date="2023-08-30T15:11:00Z">
        <w:r w:rsidDel="00036638">
          <w:delText>three</w:delText>
        </w:r>
      </w:del>
      <w:ins w:id="8" w:author="Laura Sitler" w:date="2023-08-30T15:11:00Z">
        <w:r w:rsidR="00036638">
          <w:t>3</w:t>
        </w:r>
      </w:ins>
      <w:r>
        <w:t>-dimensional support?</w:t>
      </w:r>
    </w:p>
    <w:p w14:paraId="09BAD5BF" w14:textId="1F1E620A" w:rsidR="00CA158B" w:rsidRDefault="00CA158B" w:rsidP="00252E75">
      <w:pPr>
        <w:pStyle w:val="ListParagraph"/>
        <w:numPr>
          <w:ilvl w:val="1"/>
          <w:numId w:val="2"/>
        </w:numPr>
      </w:pPr>
      <w:r>
        <w:t>Superficial fascia</w:t>
      </w:r>
    </w:p>
    <w:p w14:paraId="07762C09" w14:textId="15F80740" w:rsidR="00CA158B" w:rsidRDefault="00CA158B" w:rsidP="00252E75">
      <w:pPr>
        <w:pStyle w:val="ListParagraph"/>
        <w:numPr>
          <w:ilvl w:val="1"/>
          <w:numId w:val="2"/>
        </w:numPr>
      </w:pPr>
      <w:r>
        <w:t>Deep fascia</w:t>
      </w:r>
    </w:p>
    <w:p w14:paraId="0E1B30CD" w14:textId="783B7BF8" w:rsidR="00CA158B" w:rsidRDefault="00CA158B" w:rsidP="00252E75">
      <w:pPr>
        <w:pStyle w:val="ListParagraph"/>
        <w:numPr>
          <w:ilvl w:val="1"/>
          <w:numId w:val="2"/>
        </w:numPr>
      </w:pPr>
      <w:r>
        <w:t>Retromammary space</w:t>
      </w:r>
    </w:p>
    <w:p w14:paraId="0107ED47" w14:textId="4B033F06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t>Cooper’s ligaments</w:t>
      </w:r>
    </w:p>
    <w:p w14:paraId="55498FE4" w14:textId="77777777" w:rsidR="00CA158B" w:rsidRDefault="00CA158B" w:rsidP="00CA158B">
      <w:pPr>
        <w:pStyle w:val="ListParagraph"/>
      </w:pPr>
    </w:p>
    <w:p w14:paraId="4CDF7011" w14:textId="17A84F85" w:rsidR="00FB5B35" w:rsidRDefault="00EA6DEE" w:rsidP="00252E75">
      <w:pPr>
        <w:pStyle w:val="ListParagraph"/>
        <w:numPr>
          <w:ilvl w:val="0"/>
          <w:numId w:val="2"/>
        </w:numPr>
      </w:pPr>
      <w:r>
        <w:t>Which breast structure is the source of over 75% of benign and malignant breast diseases?</w:t>
      </w:r>
    </w:p>
    <w:p w14:paraId="184FF449" w14:textId="3CEB8539" w:rsidR="00EA6DEE" w:rsidRDefault="00EA6DEE" w:rsidP="00252E75">
      <w:pPr>
        <w:pStyle w:val="ListParagraph"/>
        <w:numPr>
          <w:ilvl w:val="1"/>
          <w:numId w:val="2"/>
        </w:numPr>
      </w:pPr>
      <w:r>
        <w:t>Nipple</w:t>
      </w:r>
    </w:p>
    <w:p w14:paraId="0DC205B8" w14:textId="4F9BF545" w:rsidR="00EA6DEE" w:rsidRDefault="00EA6DEE" w:rsidP="00252E75">
      <w:pPr>
        <w:pStyle w:val="ListParagraph"/>
        <w:numPr>
          <w:ilvl w:val="1"/>
          <w:numId w:val="2"/>
        </w:numPr>
      </w:pPr>
      <w:r>
        <w:t>Areola</w:t>
      </w:r>
    </w:p>
    <w:p w14:paraId="5491BD22" w14:textId="5401A36C" w:rsidR="00EA6DEE" w:rsidRPr="00EA6DEE" w:rsidRDefault="00EA6DEE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EA6DEE">
        <w:rPr>
          <w:highlight w:val="green"/>
        </w:rPr>
        <w:t>T</w:t>
      </w:r>
      <w:ins w:id="9" w:author="Laura Sitler" w:date="2023-08-30T15:12:00Z">
        <w:r w:rsidR="00036638">
          <w:rPr>
            <w:highlight w:val="green"/>
          </w:rPr>
          <w:t>erminal duct lobular unit</w:t>
        </w:r>
      </w:ins>
      <w:del w:id="10" w:author="Laura Sitler" w:date="2023-08-30T15:12:00Z">
        <w:r w:rsidRPr="00EA6DEE" w:rsidDel="00036638">
          <w:rPr>
            <w:highlight w:val="green"/>
          </w:rPr>
          <w:delText>DLU</w:delText>
        </w:r>
      </w:del>
    </w:p>
    <w:p w14:paraId="60C9932E" w14:textId="464FF3C7" w:rsidR="00EA6DEE" w:rsidRDefault="00EA6DEE" w:rsidP="00252E75">
      <w:pPr>
        <w:pStyle w:val="ListParagraph"/>
        <w:numPr>
          <w:ilvl w:val="1"/>
          <w:numId w:val="2"/>
        </w:numPr>
      </w:pPr>
      <w:r>
        <w:t>Retromammary space</w:t>
      </w:r>
    </w:p>
    <w:p w14:paraId="3F94457D" w14:textId="77777777" w:rsidR="00CA158B" w:rsidRDefault="00CA158B" w:rsidP="00CA158B">
      <w:pPr>
        <w:pStyle w:val="ListParagraph"/>
      </w:pPr>
    </w:p>
    <w:p w14:paraId="6E4CCFF4" w14:textId="1E341C44" w:rsidR="00FB5B35" w:rsidRDefault="00CA158B" w:rsidP="00252E75">
      <w:pPr>
        <w:pStyle w:val="ListParagraph"/>
        <w:numPr>
          <w:ilvl w:val="0"/>
          <w:numId w:val="2"/>
        </w:numPr>
      </w:pPr>
      <w:r>
        <w:t xml:space="preserve">Which luminal cells of the lobular duct system produce milk? </w:t>
      </w:r>
    </w:p>
    <w:p w14:paraId="75FD5ABA" w14:textId="648B60B0" w:rsidR="00CA158B" w:rsidRDefault="00CA158B" w:rsidP="00252E75">
      <w:pPr>
        <w:pStyle w:val="ListParagraph"/>
        <w:numPr>
          <w:ilvl w:val="1"/>
          <w:numId w:val="2"/>
        </w:numPr>
      </w:pPr>
      <w:r>
        <w:t>Adipose cells</w:t>
      </w:r>
    </w:p>
    <w:p w14:paraId="42AD3346" w14:textId="717FABDB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t>Epithelial cells</w:t>
      </w:r>
    </w:p>
    <w:p w14:paraId="37CAA332" w14:textId="22020DD5" w:rsidR="00CA158B" w:rsidRDefault="00CA158B" w:rsidP="00252E75">
      <w:pPr>
        <w:pStyle w:val="ListParagraph"/>
        <w:numPr>
          <w:ilvl w:val="1"/>
          <w:numId w:val="2"/>
        </w:numPr>
      </w:pPr>
      <w:r>
        <w:t>Myoepithelial cells</w:t>
      </w:r>
    </w:p>
    <w:p w14:paraId="0628A5EC" w14:textId="6BA50B0E" w:rsidR="00CA158B" w:rsidRDefault="00CA158B" w:rsidP="00252E75">
      <w:pPr>
        <w:pStyle w:val="ListParagraph"/>
        <w:numPr>
          <w:ilvl w:val="1"/>
          <w:numId w:val="2"/>
        </w:numPr>
      </w:pPr>
      <w:r>
        <w:t xml:space="preserve">Basement membrane </w:t>
      </w:r>
    </w:p>
    <w:p w14:paraId="04E8C154" w14:textId="77777777" w:rsidR="00CA158B" w:rsidRDefault="00CA158B" w:rsidP="00CA158B">
      <w:pPr>
        <w:pStyle w:val="ListParagraph"/>
        <w:ind w:left="1440"/>
      </w:pPr>
    </w:p>
    <w:p w14:paraId="4B6548B3" w14:textId="7E0695B2" w:rsidR="00FB5B35" w:rsidRDefault="00CA158B" w:rsidP="00252E75">
      <w:pPr>
        <w:pStyle w:val="ListParagraph"/>
        <w:numPr>
          <w:ilvl w:val="0"/>
          <w:numId w:val="2"/>
        </w:numPr>
      </w:pPr>
      <w:r>
        <w:t>What is the primary group of lymph nodes that drains the lymph from the breast?</w:t>
      </w:r>
    </w:p>
    <w:p w14:paraId="724F87FA" w14:textId="6446F049" w:rsidR="00CA158B" w:rsidRPr="00CA158B" w:rsidRDefault="00CA158B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CA158B">
        <w:rPr>
          <w:highlight w:val="green"/>
        </w:rPr>
        <w:lastRenderedPageBreak/>
        <w:t xml:space="preserve">Axillary </w:t>
      </w:r>
    </w:p>
    <w:p w14:paraId="28356F39" w14:textId="6E06CA93" w:rsidR="00CA158B" w:rsidRDefault="00CA158B" w:rsidP="00252E75">
      <w:pPr>
        <w:pStyle w:val="ListParagraph"/>
        <w:numPr>
          <w:ilvl w:val="1"/>
          <w:numId w:val="2"/>
        </w:numPr>
      </w:pPr>
      <w:r>
        <w:t>Internal mammary group</w:t>
      </w:r>
    </w:p>
    <w:p w14:paraId="45F6B5B6" w14:textId="06BC7D62" w:rsidR="00CA158B" w:rsidRDefault="00CA158B" w:rsidP="00252E75">
      <w:pPr>
        <w:pStyle w:val="ListParagraph"/>
        <w:numPr>
          <w:ilvl w:val="1"/>
          <w:numId w:val="2"/>
        </w:numPr>
      </w:pPr>
      <w:r>
        <w:t xml:space="preserve">Retromammary </w:t>
      </w:r>
    </w:p>
    <w:p w14:paraId="6BD56640" w14:textId="350C2C05" w:rsidR="00CA158B" w:rsidRDefault="00CA158B" w:rsidP="00252E75">
      <w:pPr>
        <w:pStyle w:val="ListParagraph"/>
        <w:numPr>
          <w:ilvl w:val="1"/>
          <w:numId w:val="2"/>
        </w:numPr>
      </w:pPr>
      <w:r>
        <w:t>Inframammary</w:t>
      </w:r>
    </w:p>
    <w:p w14:paraId="69531129" w14:textId="77777777" w:rsidR="00CA158B" w:rsidRDefault="00CA158B" w:rsidP="00CA158B">
      <w:pPr>
        <w:pStyle w:val="ListParagraph"/>
        <w:ind w:left="1440"/>
      </w:pPr>
    </w:p>
    <w:p w14:paraId="2304A67F" w14:textId="318A5BAA" w:rsidR="00FB5B35" w:rsidRDefault="00EA6DEE" w:rsidP="00252E75">
      <w:pPr>
        <w:pStyle w:val="ListParagraph"/>
        <w:numPr>
          <w:ilvl w:val="0"/>
          <w:numId w:val="2"/>
        </w:numPr>
      </w:pPr>
      <w:r>
        <w:t>As a woman goes through menopause, which type of breast tissue involutes, or decreases in amount?</w:t>
      </w:r>
    </w:p>
    <w:p w14:paraId="3481898E" w14:textId="0DAA6CB8" w:rsidR="00EA6DEE" w:rsidRDefault="00EA6DEE" w:rsidP="00252E75">
      <w:pPr>
        <w:pStyle w:val="ListParagraph"/>
        <w:numPr>
          <w:ilvl w:val="1"/>
          <w:numId w:val="2"/>
        </w:numPr>
      </w:pPr>
      <w:r>
        <w:t>Adipose</w:t>
      </w:r>
    </w:p>
    <w:p w14:paraId="1469ECCD" w14:textId="0DA05C2E" w:rsidR="00EA6DEE" w:rsidRPr="00EA6DEE" w:rsidRDefault="00EA6DEE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EA6DEE">
        <w:rPr>
          <w:highlight w:val="green"/>
        </w:rPr>
        <w:t>Fibroglandular</w:t>
      </w:r>
    </w:p>
    <w:p w14:paraId="136E646F" w14:textId="6951452D" w:rsidR="00EA6DEE" w:rsidRDefault="00EA6DEE" w:rsidP="00252E75">
      <w:pPr>
        <w:pStyle w:val="ListParagraph"/>
        <w:numPr>
          <w:ilvl w:val="1"/>
          <w:numId w:val="2"/>
        </w:numPr>
      </w:pPr>
      <w:r>
        <w:t>Vascular</w:t>
      </w:r>
    </w:p>
    <w:p w14:paraId="0889D5F7" w14:textId="187FE1A3" w:rsidR="00FB5B35" w:rsidRDefault="00EA6DEE" w:rsidP="00252E75">
      <w:pPr>
        <w:pStyle w:val="ListParagraph"/>
        <w:numPr>
          <w:ilvl w:val="1"/>
          <w:numId w:val="2"/>
        </w:numPr>
      </w:pPr>
      <w:r>
        <w:t>Connective tissue</w:t>
      </w:r>
    </w:p>
    <w:p w14:paraId="1B43BDAA" w14:textId="77777777" w:rsidR="0092039D" w:rsidRDefault="0092039D" w:rsidP="0092039D">
      <w:pPr>
        <w:pStyle w:val="ListParagraph"/>
        <w:ind w:left="1440"/>
      </w:pPr>
    </w:p>
    <w:p w14:paraId="01E25EB5" w14:textId="1BCA5F27" w:rsidR="0092039D" w:rsidRDefault="0092039D" w:rsidP="00252E75">
      <w:pPr>
        <w:pStyle w:val="ListParagraph"/>
        <w:numPr>
          <w:ilvl w:val="0"/>
          <w:numId w:val="2"/>
        </w:numPr>
      </w:pPr>
      <w:del w:id="11" w:author="Laura Sitler" w:date="2023-08-30T15:15:00Z">
        <w:r w:rsidDel="00036638">
          <w:delText xml:space="preserve">Which category of </w:delText>
        </w:r>
      </w:del>
      <w:ins w:id="12" w:author="Laura Sitler" w:date="2023-08-30T15:15:00Z">
        <w:r w:rsidR="00036638">
          <w:t xml:space="preserve">According to the 5th edition of the </w:t>
        </w:r>
      </w:ins>
      <w:ins w:id="13" w:author="Laura Sitler" w:date="2023-08-30T15:14:00Z">
        <w:r w:rsidR="00036638" w:rsidRPr="00036638">
          <w:t>Breast Imaging Reporting and Data System</w:t>
        </w:r>
        <w:r w:rsidR="00036638" w:rsidRPr="00036638">
          <w:t xml:space="preserve"> </w:t>
        </w:r>
      </w:ins>
      <w:ins w:id="14" w:author="Laura Sitler" w:date="2023-08-30T15:15:00Z">
        <w:r w:rsidR="00036638">
          <w:t xml:space="preserve">atlas, which category of </w:t>
        </w:r>
      </w:ins>
      <w:del w:id="15" w:author="Laura Sitler" w:date="2023-08-30T15:14:00Z">
        <w:r w:rsidDel="00036638">
          <w:delText xml:space="preserve">BI-RADS </w:delText>
        </w:r>
      </w:del>
      <w:r>
        <w:t>mammographic density is considered “extremely dense”, lowering the sensitivity of mammography?</w:t>
      </w:r>
    </w:p>
    <w:p w14:paraId="2DDC7A57" w14:textId="7E4E264E" w:rsidR="0092039D" w:rsidRDefault="0092039D" w:rsidP="00252E75">
      <w:pPr>
        <w:pStyle w:val="ListParagraph"/>
        <w:numPr>
          <w:ilvl w:val="1"/>
          <w:numId w:val="2"/>
        </w:numPr>
      </w:pPr>
      <w:r>
        <w:t>A</w:t>
      </w:r>
    </w:p>
    <w:p w14:paraId="55301F77" w14:textId="32340DDE" w:rsidR="0092039D" w:rsidRDefault="0092039D" w:rsidP="00252E75">
      <w:pPr>
        <w:pStyle w:val="ListParagraph"/>
        <w:numPr>
          <w:ilvl w:val="1"/>
          <w:numId w:val="2"/>
        </w:numPr>
      </w:pPr>
      <w:r>
        <w:t>B</w:t>
      </w:r>
    </w:p>
    <w:p w14:paraId="5FCE5C71" w14:textId="0ABD412E" w:rsidR="0092039D" w:rsidRDefault="0092039D" w:rsidP="00252E75">
      <w:pPr>
        <w:pStyle w:val="ListParagraph"/>
        <w:numPr>
          <w:ilvl w:val="1"/>
          <w:numId w:val="2"/>
        </w:numPr>
      </w:pPr>
      <w:r>
        <w:t>C</w:t>
      </w:r>
    </w:p>
    <w:p w14:paraId="03A73DF6" w14:textId="79D838BC" w:rsidR="0092039D" w:rsidRPr="0092039D" w:rsidRDefault="0092039D" w:rsidP="00252E75">
      <w:pPr>
        <w:pStyle w:val="ListParagraph"/>
        <w:numPr>
          <w:ilvl w:val="1"/>
          <w:numId w:val="2"/>
        </w:numPr>
        <w:rPr>
          <w:highlight w:val="green"/>
        </w:rPr>
      </w:pPr>
      <w:r w:rsidRPr="0092039D">
        <w:rPr>
          <w:highlight w:val="green"/>
        </w:rPr>
        <w:t>D</w:t>
      </w:r>
    </w:p>
    <w:sectPr w:rsidR="0092039D" w:rsidRPr="0092039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707260"/>
    <w:multiLevelType w:val="hybridMultilevel"/>
    <w:tmpl w:val="0A743DF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4C3802"/>
    <w:multiLevelType w:val="hybridMultilevel"/>
    <w:tmpl w:val="0A743D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22877061">
    <w:abstractNumId w:val="0"/>
  </w:num>
  <w:num w:numId="2" w16cid:durableId="1740640539">
    <w:abstractNumId w:val="1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aura Sitler">
    <w15:presenceInfo w15:providerId="None" w15:userId="Laura Sitle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5B35"/>
    <w:rsid w:val="00036638"/>
    <w:rsid w:val="00252E75"/>
    <w:rsid w:val="00452AA6"/>
    <w:rsid w:val="00494B57"/>
    <w:rsid w:val="005A58DA"/>
    <w:rsid w:val="008B6A34"/>
    <w:rsid w:val="0092039D"/>
    <w:rsid w:val="00A47624"/>
    <w:rsid w:val="00CA158B"/>
    <w:rsid w:val="00DE0D41"/>
    <w:rsid w:val="00DF42BC"/>
    <w:rsid w:val="00EA6DEE"/>
    <w:rsid w:val="00FB5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857CAA"/>
  <w15:chartTrackingRefBased/>
  <w15:docId w15:val="{F1483CA4-4BD8-4A0E-8990-6CC90E4DC4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B5B35"/>
    <w:pPr>
      <w:ind w:left="720"/>
      <w:contextualSpacing/>
    </w:pPr>
  </w:style>
  <w:style w:type="paragraph" w:styleId="Revision">
    <w:name w:val="Revision"/>
    <w:hidden/>
    <w:uiPriority w:val="99"/>
    <w:semiHidden/>
    <w:rsid w:val="00036638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10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51824C2CE6A3498D635343E4B44909" ma:contentTypeVersion="9" ma:contentTypeDescription="Create a new document." ma:contentTypeScope="" ma:versionID="5e7cced1577b7d6dad2c7900841512cb">
  <xsd:schema xmlns:xsd="http://www.w3.org/2001/XMLSchema" xmlns:xs="http://www.w3.org/2001/XMLSchema" xmlns:p="http://schemas.microsoft.com/office/2006/metadata/properties" xmlns:ns2="a4d439a0-5a44-4000-a4bb-37fe01a10722" xmlns:ns3="92a93b1d-5067-4fc1-b8a0-a7a443505641" targetNamespace="http://schemas.microsoft.com/office/2006/metadata/properties" ma:root="true" ma:fieldsID="a0c3e46a38820bff09c21f2e7e66f358" ns2:_="" ns3:_="">
    <xsd:import namespace="a4d439a0-5a44-4000-a4bb-37fe01a10722"/>
    <xsd:import namespace="92a93b1d-5067-4fc1-b8a0-a7a44350564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d439a0-5a44-4000-a4bb-37fe01a107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a710c007-53bf-43f6-9160-0aa968ac1f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a93b1d-5067-4fc1-b8a0-a7a443505641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b8840ea3-209d-43fc-8710-ececb114e745}" ma:internalName="TaxCatchAll" ma:showField="CatchAllData" ma:web="92a93b1d-5067-4fc1-b8a0-a7a44350564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2a93b1d-5067-4fc1-b8a0-a7a443505641" xsi:nil="true"/>
    <lcf76f155ced4ddcb4097134ff3c332f xmlns="a4d439a0-5a44-4000-a4bb-37fe01a10722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8D0EA214-8A1A-4078-A13A-5D295AB7DA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4d439a0-5a44-4000-a4bb-37fe01a10722"/>
    <ds:schemaRef ds:uri="92a93b1d-5067-4fc1-b8a0-a7a44350564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2188496-28CE-46CF-8C6B-BF904B9A18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FE951A4-ECE6-4976-A2CD-4DED136FBB03}">
  <ds:schemaRefs>
    <ds:schemaRef ds:uri="http://schemas.microsoft.com/office/2006/metadata/properties"/>
    <ds:schemaRef ds:uri="http://schemas.microsoft.com/office/infopath/2007/PartnerControls"/>
    <ds:schemaRef ds:uri="92a93b1d-5067-4fc1-b8a0-a7a443505641"/>
    <ds:schemaRef ds:uri="a4d439a0-5a44-4000-a4bb-37fe01a10722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711</TotalTime>
  <Pages>2</Pages>
  <Words>234</Words>
  <Characters>1334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Heidi Veillette</dc:creator>
  <cp:keywords/>
  <dc:description/>
  <cp:lastModifiedBy>Laura Sitler</cp:lastModifiedBy>
  <cp:revision>4</cp:revision>
  <dcterms:created xsi:type="dcterms:W3CDTF">2023-06-28T05:21:00Z</dcterms:created>
  <dcterms:modified xsi:type="dcterms:W3CDTF">2023-08-30T19:15:00Z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b7290535-caa4-47ef-b6b6-f39db0b8bf1a</vt:lpwstr>
  </property>
  <property fmtid="{D5CDD505-2E9C-101B-9397-08002B2CF9AE}" pid="3" name="ContentTypeId">
    <vt:lpwstr>0x0101005F51824C2CE6A3498D635343E4B44909</vt:lpwstr>
  </property>
  <property fmtid="{D5CDD505-2E9C-101B-9397-08002B2CF9AE}" pid="4" name="MediaServiceImageTags">
    <vt:lpwstr/>
  </property>
</Properties>
</file>