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32DAC" w14:textId="205820B7" w:rsidR="00B46692" w:rsidRPr="003D502B" w:rsidRDefault="00B46692" w:rsidP="003D502B">
      <w:pPr>
        <w:pStyle w:val="Heading1"/>
        <w:spacing w:after="0" w:line="360" w:lineRule="auto"/>
        <w:rPr>
          <w:rFonts w:ascii="Calibri" w:hAnsi="Calibri" w:cs="Calibri"/>
          <w:rPrChange w:id="0" w:author="Jessica Marshall" w:date="2023-07-06T10:18:00Z">
            <w:rPr/>
          </w:rPrChange>
        </w:rPr>
        <w:pPrChange w:id="1" w:author="Jessica Marshall" w:date="2023-07-06T10:18:00Z">
          <w:pPr>
            <w:pStyle w:val="Heading1"/>
          </w:pPr>
        </w:pPrChange>
      </w:pPr>
      <w:r w:rsidRPr="003D502B">
        <w:rPr>
          <w:rFonts w:ascii="Calibri" w:hAnsi="Calibri" w:cs="Calibri"/>
          <w:rPrChange w:id="2" w:author="Jessica Marshall" w:date="2023-07-06T10:18:00Z">
            <w:rPr/>
          </w:rPrChange>
        </w:rPr>
        <w:t>Forensic radiography</w:t>
      </w:r>
      <w:r w:rsidR="00913BB7" w:rsidRPr="003D502B">
        <w:rPr>
          <w:rFonts w:ascii="Calibri" w:hAnsi="Calibri" w:cs="Calibri"/>
          <w:rPrChange w:id="3" w:author="Jessica Marshall" w:date="2023-07-06T10:18:00Z">
            <w:rPr/>
          </w:rPrChange>
        </w:rPr>
        <w:t>: An Introduction for Radiologic Technologists</w:t>
      </w:r>
    </w:p>
    <w:p w14:paraId="65B9D2F2" w14:textId="2C5F22B2" w:rsidR="008501B4" w:rsidRPr="003D502B" w:rsidRDefault="008501B4" w:rsidP="003D502B">
      <w:pPr>
        <w:spacing w:after="0" w:line="360" w:lineRule="auto"/>
        <w:rPr>
          <w:rFonts w:ascii="Calibri" w:hAnsi="Calibri" w:cs="Calibri"/>
          <w:rPrChange w:id="4" w:author="Jessica Marshall" w:date="2023-07-06T10:18:00Z">
            <w:rPr/>
          </w:rPrChange>
        </w:rPr>
        <w:pPrChange w:id="5" w:author="Jessica Marshall" w:date="2023-07-06T10:18:00Z">
          <w:pPr/>
        </w:pPrChange>
      </w:pPr>
      <w:r w:rsidRPr="003D502B">
        <w:rPr>
          <w:rFonts w:ascii="Calibri" w:hAnsi="Calibri" w:cs="Calibri"/>
          <w:rPrChange w:id="6" w:author="Jessica Marshall" w:date="2023-07-06T10:18:00Z">
            <w:rPr/>
          </w:rPrChange>
        </w:rPr>
        <w:t>Mark P. Bowes, PhD</w:t>
      </w:r>
    </w:p>
    <w:p w14:paraId="7B8A403A" w14:textId="53BE7149" w:rsidR="008501B4" w:rsidRPr="003D502B" w:rsidRDefault="008501B4" w:rsidP="003D502B">
      <w:pPr>
        <w:spacing w:after="0" w:line="360" w:lineRule="auto"/>
        <w:rPr>
          <w:rFonts w:ascii="Calibri" w:hAnsi="Calibri" w:cs="Calibri"/>
          <w:rPrChange w:id="7" w:author="Jessica Marshall" w:date="2023-07-06T10:18:00Z">
            <w:rPr/>
          </w:rPrChange>
        </w:rPr>
        <w:pPrChange w:id="8" w:author="Jessica Marshall" w:date="2023-07-06T10:18:00Z">
          <w:pPr/>
        </w:pPrChange>
      </w:pPr>
      <w:r w:rsidRPr="003D502B">
        <w:rPr>
          <w:rFonts w:ascii="Calibri" w:hAnsi="Calibri" w:cs="Calibri"/>
          <w:rPrChange w:id="9" w:author="Jessica Marshall" w:date="2023-07-06T10:18:00Z">
            <w:rPr/>
          </w:rPrChange>
        </w:rPr>
        <w:t>Freelance Medical Writer</w:t>
      </w:r>
    </w:p>
    <w:p w14:paraId="222207F1" w14:textId="36C0E13E" w:rsidR="008501B4" w:rsidRPr="003D502B" w:rsidRDefault="008501B4" w:rsidP="003D502B">
      <w:pPr>
        <w:spacing w:after="0" w:line="360" w:lineRule="auto"/>
        <w:rPr>
          <w:rFonts w:ascii="Calibri" w:hAnsi="Calibri" w:cs="Calibri"/>
          <w:rPrChange w:id="10" w:author="Jessica Marshall" w:date="2023-07-06T10:18:00Z">
            <w:rPr/>
          </w:rPrChange>
        </w:rPr>
        <w:pPrChange w:id="11" w:author="Jessica Marshall" w:date="2023-07-06T10:18:00Z">
          <w:pPr/>
        </w:pPrChange>
      </w:pPr>
      <w:r w:rsidRPr="003D502B">
        <w:rPr>
          <w:rFonts w:ascii="Calibri" w:hAnsi="Calibri" w:cs="Calibri"/>
          <w:rPrChange w:id="12" w:author="Jessica Marshall" w:date="2023-07-06T10:18:00Z">
            <w:rPr/>
          </w:rPrChange>
        </w:rPr>
        <w:t xml:space="preserve">Portland, Oregon </w:t>
      </w:r>
    </w:p>
    <w:p w14:paraId="453A3CE9" w14:textId="1ED3A63D" w:rsidR="008501B4" w:rsidRPr="003D502B" w:rsidRDefault="00423C37" w:rsidP="003D502B">
      <w:pPr>
        <w:spacing w:after="0" w:line="360" w:lineRule="auto"/>
        <w:rPr>
          <w:rFonts w:ascii="Calibri" w:hAnsi="Calibri" w:cs="Calibri"/>
          <w:rPrChange w:id="13" w:author="Jessica Marshall" w:date="2023-07-06T10:18:00Z">
            <w:rPr/>
          </w:rPrChange>
        </w:rPr>
        <w:pPrChange w:id="14" w:author="Jessica Marshall" w:date="2023-07-06T10:18:00Z">
          <w:pPr/>
        </w:pPrChange>
      </w:pPr>
      <w:r w:rsidRPr="003D502B">
        <w:rPr>
          <w:rFonts w:ascii="Calibri" w:hAnsi="Calibri" w:cs="Calibri"/>
          <w:rPrChange w:id="15" w:author="Jessica Marshall" w:date="2023-07-06T10:18:00Z">
            <w:rPr/>
          </w:rPrChange>
        </w:rPr>
        <w:fldChar w:fldCharType="begin"/>
      </w:r>
      <w:r w:rsidRPr="003D502B">
        <w:rPr>
          <w:rFonts w:ascii="Calibri" w:hAnsi="Calibri" w:cs="Calibri"/>
          <w:rPrChange w:id="16" w:author="Jessica Marshall" w:date="2023-07-06T10:18:00Z">
            <w:rPr/>
          </w:rPrChange>
        </w:rPr>
        <w:instrText>HYPERLINK "mailto:mpbowes@gmail.com"</w:instrText>
      </w:r>
      <w:r w:rsidRPr="003D502B">
        <w:rPr>
          <w:rFonts w:ascii="Calibri" w:hAnsi="Calibri" w:cs="Calibri"/>
          <w:rPrChange w:id="17" w:author="Jessica Marshall" w:date="2023-07-06T10:18:00Z">
            <w:rPr/>
          </w:rPrChange>
        </w:rPr>
      </w:r>
      <w:r w:rsidRPr="003D502B">
        <w:rPr>
          <w:rFonts w:ascii="Calibri" w:hAnsi="Calibri" w:cs="Calibri"/>
          <w:rPrChange w:id="18" w:author="Jessica Marshall" w:date="2023-07-06T10:18:00Z">
            <w:rPr/>
          </w:rPrChange>
        </w:rPr>
        <w:fldChar w:fldCharType="separate"/>
      </w:r>
      <w:r w:rsidR="008501B4" w:rsidRPr="003D502B">
        <w:rPr>
          <w:rStyle w:val="Hyperlink"/>
          <w:rFonts w:ascii="Calibri" w:hAnsi="Calibri" w:cs="Calibri"/>
          <w:rPrChange w:id="19" w:author="Jessica Marshall" w:date="2023-07-06T10:18:00Z">
            <w:rPr>
              <w:rStyle w:val="Hyperlink"/>
            </w:rPr>
          </w:rPrChange>
        </w:rPr>
        <w:t>mpbowes@gmail.com</w:t>
      </w:r>
      <w:r w:rsidRPr="003D502B">
        <w:rPr>
          <w:rStyle w:val="Hyperlink"/>
          <w:rFonts w:ascii="Calibri" w:hAnsi="Calibri" w:cs="Calibri"/>
          <w:rPrChange w:id="20" w:author="Jessica Marshall" w:date="2023-07-06T10:18:00Z">
            <w:rPr>
              <w:rStyle w:val="Hyperlink"/>
            </w:rPr>
          </w:rPrChange>
        </w:rPr>
        <w:fldChar w:fldCharType="end"/>
      </w:r>
      <w:r w:rsidR="008501B4" w:rsidRPr="003D502B">
        <w:rPr>
          <w:rFonts w:ascii="Calibri" w:hAnsi="Calibri" w:cs="Calibri"/>
          <w:rPrChange w:id="21" w:author="Jessica Marshall" w:date="2023-07-06T10:18:00Z">
            <w:rPr/>
          </w:rPrChange>
        </w:rPr>
        <w:t xml:space="preserve"> </w:t>
      </w:r>
    </w:p>
    <w:p w14:paraId="2D21330B" w14:textId="56B6E88F" w:rsidR="008501B4" w:rsidRPr="003D502B" w:rsidRDefault="008501B4" w:rsidP="003D502B">
      <w:pPr>
        <w:spacing w:after="0" w:line="360" w:lineRule="auto"/>
        <w:rPr>
          <w:rFonts w:ascii="Calibri" w:hAnsi="Calibri" w:cs="Calibri"/>
          <w:rPrChange w:id="22" w:author="Jessica Marshall" w:date="2023-07-06T10:18:00Z">
            <w:rPr/>
          </w:rPrChange>
        </w:rPr>
        <w:pPrChange w:id="23" w:author="Jessica Marshall" w:date="2023-07-06T10:18:00Z">
          <w:pPr/>
        </w:pPrChange>
      </w:pPr>
      <w:r w:rsidRPr="003D502B">
        <w:rPr>
          <w:rFonts w:ascii="Calibri" w:hAnsi="Calibri" w:cs="Calibri"/>
          <w:rPrChange w:id="24" w:author="Jessica Marshall" w:date="2023-07-06T10:18:00Z">
            <w:rPr/>
          </w:rPrChange>
        </w:rPr>
        <w:t xml:space="preserve">Keywords: autopsy, computed tomography, PMCT, forensic, postmortem </w:t>
      </w:r>
    </w:p>
    <w:p w14:paraId="7A3A2A6D" w14:textId="77777777" w:rsidR="008501B4" w:rsidRPr="003D502B" w:rsidRDefault="008501B4" w:rsidP="003D502B">
      <w:pPr>
        <w:spacing w:after="0" w:line="360" w:lineRule="auto"/>
        <w:rPr>
          <w:rFonts w:ascii="Calibri" w:hAnsi="Calibri" w:cs="Calibri"/>
          <w:rPrChange w:id="25" w:author="Jessica Marshall" w:date="2023-07-06T10:18:00Z">
            <w:rPr/>
          </w:rPrChange>
        </w:rPr>
        <w:pPrChange w:id="26" w:author="Jessica Marshall" w:date="2023-07-06T10:18:00Z">
          <w:pPr/>
        </w:pPrChange>
      </w:pPr>
    </w:p>
    <w:p w14:paraId="504F697A" w14:textId="5D38C3BB" w:rsidR="00B46692" w:rsidRPr="003D502B" w:rsidRDefault="00B46692" w:rsidP="003D502B">
      <w:pPr>
        <w:spacing w:after="0" w:line="360" w:lineRule="auto"/>
        <w:rPr>
          <w:rFonts w:ascii="Calibri" w:hAnsi="Calibri" w:cs="Calibri"/>
          <w:i/>
          <w:iCs/>
          <w:rPrChange w:id="27" w:author="Jessica Marshall" w:date="2023-07-06T10:18:00Z">
            <w:rPr>
              <w:i/>
              <w:iCs/>
            </w:rPr>
          </w:rPrChange>
        </w:rPr>
        <w:pPrChange w:id="28" w:author="Jessica Marshall" w:date="2023-07-06T10:18:00Z">
          <w:pPr/>
        </w:pPrChange>
      </w:pPr>
      <w:r w:rsidRPr="003D502B">
        <w:rPr>
          <w:rFonts w:ascii="Calibri" w:hAnsi="Calibri" w:cs="Calibri"/>
          <w:i/>
          <w:iCs/>
          <w:rPrChange w:id="29" w:author="Jessica Marshall" w:date="2023-07-06T10:18:00Z">
            <w:rPr>
              <w:i/>
              <w:iCs/>
            </w:rPr>
          </w:rPrChange>
        </w:rPr>
        <w:t xml:space="preserve">Learning Objectives </w:t>
      </w:r>
    </w:p>
    <w:p w14:paraId="1F1886F5" w14:textId="43BD3DA0" w:rsidR="00B46692" w:rsidRPr="003D502B" w:rsidRDefault="007F7469" w:rsidP="003D502B">
      <w:pPr>
        <w:spacing w:after="0" w:line="360" w:lineRule="auto"/>
        <w:rPr>
          <w:rFonts w:ascii="Calibri" w:hAnsi="Calibri" w:cs="Calibri"/>
          <w:rPrChange w:id="30" w:author="Jessica Marshall" w:date="2023-07-06T10:18:00Z">
            <w:rPr/>
          </w:rPrChange>
        </w:rPr>
        <w:pPrChange w:id="31" w:author="Jessica Marshall" w:date="2023-07-06T10:18:00Z">
          <w:pPr/>
        </w:pPrChange>
      </w:pPr>
      <w:r w:rsidRPr="003D502B">
        <w:rPr>
          <w:rFonts w:ascii="Calibri" w:hAnsi="Calibri" w:cs="Calibri"/>
          <w:rPrChange w:id="32" w:author="Jessica Marshall" w:date="2023-07-06T10:18:00Z">
            <w:rPr/>
          </w:rPrChange>
        </w:rPr>
        <w:t xml:space="preserve">At the conclusion of this activity, learners should be able to: </w:t>
      </w:r>
    </w:p>
    <w:p w14:paraId="273C1DA6" w14:textId="03A9C9E1" w:rsidR="007F7469" w:rsidRPr="003D502B" w:rsidRDefault="00104680" w:rsidP="003D502B">
      <w:pPr>
        <w:pStyle w:val="ListParagraph"/>
        <w:numPr>
          <w:ilvl w:val="0"/>
          <w:numId w:val="2"/>
        </w:numPr>
        <w:spacing w:after="0" w:line="360" w:lineRule="auto"/>
        <w:rPr>
          <w:rFonts w:ascii="Calibri" w:hAnsi="Calibri" w:cs="Calibri"/>
          <w:rPrChange w:id="33" w:author="Jessica Marshall" w:date="2023-07-06T10:18:00Z">
            <w:rPr/>
          </w:rPrChange>
        </w:rPr>
        <w:pPrChange w:id="34" w:author="Jessica Marshall" w:date="2023-07-06T10:18:00Z">
          <w:pPr>
            <w:pStyle w:val="ListParagraph"/>
            <w:numPr>
              <w:numId w:val="2"/>
            </w:numPr>
            <w:ind w:hanging="360"/>
          </w:pPr>
        </w:pPrChange>
      </w:pPr>
      <w:r w:rsidRPr="003D502B">
        <w:rPr>
          <w:rFonts w:ascii="Calibri" w:hAnsi="Calibri" w:cs="Calibri"/>
          <w:rPrChange w:id="35" w:author="Jessica Marshall" w:date="2023-07-06T10:18:00Z">
            <w:rPr/>
          </w:rPrChange>
        </w:rPr>
        <w:t>Define forensic radiography and describe settings in which it is typically used</w:t>
      </w:r>
    </w:p>
    <w:p w14:paraId="501F971F" w14:textId="77777777" w:rsidR="00B5442C" w:rsidRPr="003D502B" w:rsidRDefault="00B5442C" w:rsidP="003D502B">
      <w:pPr>
        <w:pStyle w:val="ListParagraph"/>
        <w:numPr>
          <w:ilvl w:val="0"/>
          <w:numId w:val="2"/>
        </w:numPr>
        <w:spacing w:after="0" w:line="360" w:lineRule="auto"/>
        <w:rPr>
          <w:rFonts w:ascii="Calibri" w:hAnsi="Calibri" w:cs="Calibri"/>
          <w:rPrChange w:id="36" w:author="Jessica Marshall" w:date="2023-07-06T10:18:00Z">
            <w:rPr/>
          </w:rPrChange>
        </w:rPr>
        <w:pPrChange w:id="37" w:author="Jessica Marshall" w:date="2023-07-06T10:18:00Z">
          <w:pPr>
            <w:pStyle w:val="ListParagraph"/>
            <w:numPr>
              <w:numId w:val="2"/>
            </w:numPr>
            <w:ind w:hanging="360"/>
          </w:pPr>
        </w:pPrChange>
      </w:pPr>
      <w:r w:rsidRPr="003D502B">
        <w:rPr>
          <w:rFonts w:ascii="Calibri" w:hAnsi="Calibri" w:cs="Calibri"/>
          <w:rPrChange w:id="38" w:author="Jessica Marshall" w:date="2023-07-06T10:18:00Z">
            <w:rPr/>
          </w:rPrChange>
        </w:rPr>
        <w:t xml:space="preserve">List advantages and limitations of postmortem CT in comparison with traditional autopsy </w:t>
      </w:r>
    </w:p>
    <w:p w14:paraId="13FD66D5" w14:textId="77777777" w:rsidR="003A2B0B" w:rsidRPr="003D502B" w:rsidRDefault="00104680" w:rsidP="003D502B">
      <w:pPr>
        <w:pStyle w:val="ListParagraph"/>
        <w:numPr>
          <w:ilvl w:val="0"/>
          <w:numId w:val="2"/>
        </w:numPr>
        <w:spacing w:after="0" w:line="360" w:lineRule="auto"/>
        <w:rPr>
          <w:rFonts w:ascii="Calibri" w:hAnsi="Calibri" w:cs="Calibri"/>
          <w:rPrChange w:id="39" w:author="Jessica Marshall" w:date="2023-07-06T10:18:00Z">
            <w:rPr/>
          </w:rPrChange>
        </w:rPr>
        <w:pPrChange w:id="40" w:author="Jessica Marshall" w:date="2023-07-06T10:18:00Z">
          <w:pPr>
            <w:pStyle w:val="ListParagraph"/>
            <w:numPr>
              <w:numId w:val="2"/>
            </w:numPr>
            <w:ind w:hanging="360"/>
          </w:pPr>
        </w:pPrChange>
      </w:pPr>
      <w:r w:rsidRPr="003D502B">
        <w:rPr>
          <w:rFonts w:ascii="Calibri" w:hAnsi="Calibri" w:cs="Calibri"/>
          <w:rPrChange w:id="41" w:author="Jessica Marshall" w:date="2023-07-06T10:18:00Z">
            <w:rPr/>
          </w:rPrChange>
        </w:rPr>
        <w:t>Discuss the role of computed tomography (CT) and CT angiography in postmortem tissue examination</w:t>
      </w:r>
    </w:p>
    <w:p w14:paraId="0C3DC052" w14:textId="7E14A6BD" w:rsidR="00104680" w:rsidRPr="003D502B" w:rsidRDefault="00F2223E" w:rsidP="003D502B">
      <w:pPr>
        <w:pStyle w:val="ListParagraph"/>
        <w:numPr>
          <w:ilvl w:val="0"/>
          <w:numId w:val="2"/>
        </w:numPr>
        <w:spacing w:after="0" w:line="360" w:lineRule="auto"/>
        <w:rPr>
          <w:rFonts w:ascii="Calibri" w:hAnsi="Calibri" w:cs="Calibri"/>
          <w:rPrChange w:id="42" w:author="Jessica Marshall" w:date="2023-07-06T10:18:00Z">
            <w:rPr/>
          </w:rPrChange>
        </w:rPr>
        <w:pPrChange w:id="43" w:author="Jessica Marshall" w:date="2023-07-06T10:18:00Z">
          <w:pPr>
            <w:pStyle w:val="ListParagraph"/>
            <w:numPr>
              <w:numId w:val="2"/>
            </w:numPr>
            <w:ind w:hanging="360"/>
          </w:pPr>
        </w:pPrChange>
      </w:pPr>
      <w:r w:rsidRPr="003D502B">
        <w:rPr>
          <w:rFonts w:ascii="Calibri" w:hAnsi="Calibri" w:cs="Calibri"/>
          <w:rPrChange w:id="44" w:author="Jessica Marshall" w:date="2023-07-06T10:18:00Z">
            <w:rPr/>
          </w:rPrChange>
        </w:rPr>
        <w:t>Summarize</w:t>
      </w:r>
      <w:r w:rsidR="00FD67F0" w:rsidRPr="003D502B">
        <w:rPr>
          <w:rFonts w:ascii="Calibri" w:hAnsi="Calibri" w:cs="Calibri"/>
          <w:rPrChange w:id="45" w:author="Jessica Marshall" w:date="2023-07-06T10:18:00Z">
            <w:rPr/>
          </w:rPrChange>
        </w:rPr>
        <w:t xml:space="preserve"> typical examination findings that might be obtained by forensic radiography in a variety of applications, </w:t>
      </w:r>
      <w:r w:rsidRPr="003D502B">
        <w:rPr>
          <w:rFonts w:ascii="Calibri" w:hAnsi="Calibri" w:cs="Calibri"/>
          <w:rPrChange w:id="46" w:author="Jessica Marshall" w:date="2023-07-06T10:18:00Z">
            <w:rPr/>
          </w:rPrChange>
        </w:rPr>
        <w:t>including assessment of bone fractures, gunshots, bleeding, and traumatic brain injury</w:t>
      </w:r>
      <w:r w:rsidR="00104680" w:rsidRPr="003D502B">
        <w:rPr>
          <w:rFonts w:ascii="Calibri" w:hAnsi="Calibri" w:cs="Calibri"/>
          <w:rPrChange w:id="47" w:author="Jessica Marshall" w:date="2023-07-06T10:18:00Z">
            <w:rPr/>
          </w:rPrChange>
        </w:rPr>
        <w:t xml:space="preserve"> </w:t>
      </w:r>
    </w:p>
    <w:p w14:paraId="1099C59E" w14:textId="77777777" w:rsidR="002C1357" w:rsidRPr="003D502B" w:rsidRDefault="002C1357" w:rsidP="003D502B">
      <w:pPr>
        <w:spacing w:after="0" w:line="360" w:lineRule="auto"/>
        <w:rPr>
          <w:rFonts w:ascii="Calibri" w:hAnsi="Calibri" w:cs="Calibri"/>
          <w:i/>
          <w:iCs/>
          <w:rPrChange w:id="48" w:author="Jessica Marshall" w:date="2023-07-06T10:18:00Z">
            <w:rPr>
              <w:i/>
              <w:iCs/>
            </w:rPr>
          </w:rPrChange>
        </w:rPr>
        <w:pPrChange w:id="49" w:author="Jessica Marshall" w:date="2023-07-06T10:18:00Z">
          <w:pPr/>
        </w:pPrChange>
      </w:pPr>
    </w:p>
    <w:p w14:paraId="1ED4839E" w14:textId="7C64CCC0" w:rsidR="00A875CD" w:rsidRPr="003D502B" w:rsidRDefault="00A875CD" w:rsidP="003D502B">
      <w:pPr>
        <w:spacing w:after="0" w:line="360" w:lineRule="auto"/>
        <w:rPr>
          <w:rFonts w:ascii="Calibri" w:hAnsi="Calibri" w:cs="Calibri"/>
          <w:i/>
          <w:iCs/>
          <w:rPrChange w:id="50" w:author="Jessica Marshall" w:date="2023-07-06T10:18:00Z">
            <w:rPr>
              <w:i/>
              <w:iCs/>
            </w:rPr>
          </w:rPrChange>
        </w:rPr>
        <w:pPrChange w:id="51" w:author="Jessica Marshall" w:date="2023-07-06T10:18:00Z">
          <w:pPr/>
        </w:pPrChange>
      </w:pPr>
      <w:commentRangeStart w:id="52"/>
      <w:r w:rsidRPr="003D502B">
        <w:rPr>
          <w:rFonts w:ascii="Calibri" w:hAnsi="Calibri" w:cs="Calibri"/>
          <w:i/>
          <w:iCs/>
          <w:rPrChange w:id="53" w:author="Jessica Marshall" w:date="2023-07-06T10:18:00Z">
            <w:rPr>
              <w:i/>
              <w:iCs/>
            </w:rPr>
          </w:rPrChange>
        </w:rPr>
        <w:t>Outline</w:t>
      </w:r>
      <w:commentRangeEnd w:id="52"/>
      <w:r w:rsidR="00BF7479" w:rsidRPr="003D502B">
        <w:rPr>
          <w:rStyle w:val="CommentReference"/>
          <w:rFonts w:ascii="Calibri" w:hAnsi="Calibri" w:cs="Calibri"/>
          <w:sz w:val="22"/>
          <w:szCs w:val="22"/>
          <w:rPrChange w:id="54" w:author="Jessica Marshall" w:date="2023-07-06T10:18:00Z">
            <w:rPr>
              <w:rStyle w:val="CommentReference"/>
            </w:rPr>
          </w:rPrChange>
        </w:rPr>
        <w:commentReference w:id="52"/>
      </w:r>
    </w:p>
    <w:p w14:paraId="645F01C6" w14:textId="77777777" w:rsidR="006D0040" w:rsidRPr="003D502B" w:rsidRDefault="006D0040" w:rsidP="003D502B">
      <w:pPr>
        <w:pStyle w:val="ListParagraph"/>
        <w:numPr>
          <w:ilvl w:val="0"/>
          <w:numId w:val="14"/>
        </w:numPr>
        <w:spacing w:after="0" w:line="360" w:lineRule="auto"/>
        <w:rPr>
          <w:rFonts w:ascii="Calibri" w:hAnsi="Calibri" w:cs="Calibri"/>
          <w:rPrChange w:id="55" w:author="Jessica Marshall" w:date="2023-07-06T10:18:00Z">
            <w:rPr/>
          </w:rPrChange>
        </w:rPr>
        <w:pPrChange w:id="56" w:author="Jessica Marshall" w:date="2023-07-06T10:18:00Z">
          <w:pPr>
            <w:pStyle w:val="ListParagraph"/>
            <w:numPr>
              <w:numId w:val="14"/>
            </w:numPr>
            <w:ind w:left="360" w:hanging="360"/>
          </w:pPr>
        </w:pPrChange>
      </w:pPr>
      <w:commentRangeStart w:id="57"/>
      <w:r w:rsidRPr="003D502B">
        <w:rPr>
          <w:rFonts w:ascii="Calibri" w:hAnsi="Calibri" w:cs="Calibri"/>
          <w:rPrChange w:id="58" w:author="Jessica Marshall" w:date="2023-07-06T10:18:00Z">
            <w:rPr/>
          </w:rPrChange>
        </w:rPr>
        <w:t>Introduction</w:t>
      </w:r>
      <w:commentRangeEnd w:id="57"/>
      <w:r w:rsidR="003D502B">
        <w:rPr>
          <w:rStyle w:val="CommentReference"/>
        </w:rPr>
        <w:commentReference w:id="57"/>
      </w:r>
    </w:p>
    <w:p w14:paraId="2BD3FDBF" w14:textId="77777777" w:rsidR="006D0040" w:rsidRPr="003D502B" w:rsidRDefault="006D0040" w:rsidP="003D502B">
      <w:pPr>
        <w:pStyle w:val="ListParagraph"/>
        <w:numPr>
          <w:ilvl w:val="1"/>
          <w:numId w:val="14"/>
        </w:numPr>
        <w:spacing w:after="0" w:line="360" w:lineRule="auto"/>
        <w:rPr>
          <w:rFonts w:ascii="Calibri" w:hAnsi="Calibri" w:cs="Calibri"/>
          <w:rPrChange w:id="59" w:author="Jessica Marshall" w:date="2023-07-06T10:18:00Z">
            <w:rPr/>
          </w:rPrChange>
        </w:rPr>
        <w:pPrChange w:id="60" w:author="Jessica Marshall" w:date="2023-07-06T10:18:00Z">
          <w:pPr>
            <w:pStyle w:val="ListParagraph"/>
            <w:numPr>
              <w:ilvl w:val="1"/>
              <w:numId w:val="14"/>
            </w:numPr>
            <w:ind w:left="792" w:hanging="432"/>
          </w:pPr>
        </w:pPrChange>
      </w:pPr>
      <w:r w:rsidRPr="003D502B">
        <w:rPr>
          <w:rFonts w:ascii="Calibri" w:hAnsi="Calibri" w:cs="Calibri"/>
          <w:rPrChange w:id="61" w:author="Jessica Marshall" w:date="2023-07-06T10:18:00Z">
            <w:rPr/>
          </w:rPrChange>
        </w:rPr>
        <w:t xml:space="preserve">Definitions of forensic radiography/forensic imaging  </w:t>
      </w:r>
    </w:p>
    <w:p w14:paraId="7EBA42AD" w14:textId="77777777" w:rsidR="006D0040" w:rsidRPr="003D502B" w:rsidRDefault="006D0040" w:rsidP="003D502B">
      <w:pPr>
        <w:pStyle w:val="ListParagraph"/>
        <w:numPr>
          <w:ilvl w:val="2"/>
          <w:numId w:val="14"/>
        </w:numPr>
        <w:spacing w:after="0" w:line="360" w:lineRule="auto"/>
        <w:rPr>
          <w:rFonts w:ascii="Calibri" w:hAnsi="Calibri" w:cs="Calibri"/>
          <w:rPrChange w:id="62" w:author="Jessica Marshall" w:date="2023-07-06T10:18:00Z">
            <w:rPr/>
          </w:rPrChange>
        </w:rPr>
        <w:pPrChange w:id="63" w:author="Jessica Marshall" w:date="2023-07-06T10:18:00Z">
          <w:pPr>
            <w:pStyle w:val="ListParagraph"/>
            <w:numPr>
              <w:ilvl w:val="2"/>
              <w:numId w:val="14"/>
            </w:numPr>
            <w:ind w:left="1224" w:hanging="504"/>
          </w:pPr>
        </w:pPrChange>
      </w:pPr>
      <w:r w:rsidRPr="003D502B">
        <w:rPr>
          <w:rFonts w:ascii="Calibri" w:hAnsi="Calibri" w:cs="Calibri"/>
          <w:rPrChange w:id="64" w:author="Jessica Marshall" w:date="2023-07-06T10:18:00Z">
            <w:rPr/>
          </w:rPrChange>
        </w:rPr>
        <w:t xml:space="preserve">Analyzing and interpreting data used in medicolegal cases </w:t>
      </w:r>
    </w:p>
    <w:p w14:paraId="4A9CF330" w14:textId="77777777" w:rsidR="006D0040" w:rsidRPr="003D502B" w:rsidRDefault="006D0040" w:rsidP="003D502B">
      <w:pPr>
        <w:pStyle w:val="ListParagraph"/>
        <w:numPr>
          <w:ilvl w:val="1"/>
          <w:numId w:val="14"/>
        </w:numPr>
        <w:spacing w:after="0" w:line="360" w:lineRule="auto"/>
        <w:rPr>
          <w:rFonts w:ascii="Calibri" w:hAnsi="Calibri" w:cs="Calibri"/>
          <w:rPrChange w:id="65" w:author="Jessica Marshall" w:date="2023-07-06T10:18:00Z">
            <w:rPr/>
          </w:rPrChange>
        </w:rPr>
        <w:pPrChange w:id="66" w:author="Jessica Marshall" w:date="2023-07-06T10:18:00Z">
          <w:pPr>
            <w:pStyle w:val="ListParagraph"/>
            <w:numPr>
              <w:ilvl w:val="1"/>
              <w:numId w:val="14"/>
            </w:numPr>
            <w:ind w:left="792" w:hanging="432"/>
          </w:pPr>
        </w:pPrChange>
      </w:pPr>
      <w:r w:rsidRPr="003D502B">
        <w:rPr>
          <w:rFonts w:ascii="Calibri" w:hAnsi="Calibri" w:cs="Calibri"/>
          <w:rPrChange w:id="67" w:author="Jessica Marshall" w:date="2023-07-06T10:18:00Z">
            <w:rPr/>
          </w:rPrChange>
        </w:rPr>
        <w:t>Most recognized use of forensic radiography is postmortem assessment of cause of death/injury</w:t>
      </w:r>
    </w:p>
    <w:p w14:paraId="022A5A86" w14:textId="77777777" w:rsidR="006D0040" w:rsidRPr="003D502B" w:rsidRDefault="006D0040" w:rsidP="003D502B">
      <w:pPr>
        <w:pStyle w:val="ListParagraph"/>
        <w:numPr>
          <w:ilvl w:val="1"/>
          <w:numId w:val="14"/>
        </w:numPr>
        <w:spacing w:after="0" w:line="360" w:lineRule="auto"/>
        <w:rPr>
          <w:rFonts w:ascii="Calibri" w:hAnsi="Calibri" w:cs="Calibri"/>
          <w:rPrChange w:id="68" w:author="Jessica Marshall" w:date="2023-07-06T10:18:00Z">
            <w:rPr/>
          </w:rPrChange>
        </w:rPr>
        <w:pPrChange w:id="69" w:author="Jessica Marshall" w:date="2023-07-06T10:18:00Z">
          <w:pPr>
            <w:pStyle w:val="ListParagraph"/>
            <w:numPr>
              <w:ilvl w:val="1"/>
              <w:numId w:val="14"/>
            </w:numPr>
            <w:ind w:left="792" w:hanging="432"/>
          </w:pPr>
        </w:pPrChange>
      </w:pPr>
      <w:r w:rsidRPr="003D502B">
        <w:rPr>
          <w:rFonts w:ascii="Calibri" w:hAnsi="Calibri" w:cs="Calibri"/>
          <w:rPrChange w:id="70" w:author="Jessica Marshall" w:date="2023-07-06T10:18:00Z">
            <w:rPr/>
          </w:rPrChange>
        </w:rPr>
        <w:t xml:space="preserve">Other uses of forensic radiography  </w:t>
      </w:r>
    </w:p>
    <w:p w14:paraId="2DDF713E" w14:textId="77777777" w:rsidR="006D0040" w:rsidRPr="003D502B" w:rsidRDefault="006D0040" w:rsidP="003D502B">
      <w:pPr>
        <w:pStyle w:val="ListParagraph"/>
        <w:numPr>
          <w:ilvl w:val="0"/>
          <w:numId w:val="14"/>
        </w:numPr>
        <w:spacing w:after="0" w:line="360" w:lineRule="auto"/>
        <w:rPr>
          <w:rFonts w:ascii="Calibri" w:hAnsi="Calibri" w:cs="Calibri"/>
          <w:rPrChange w:id="71" w:author="Jessica Marshall" w:date="2023-07-06T10:18:00Z">
            <w:rPr/>
          </w:rPrChange>
        </w:rPr>
        <w:pPrChange w:id="72" w:author="Jessica Marshall" w:date="2023-07-06T10:18:00Z">
          <w:pPr>
            <w:pStyle w:val="ListParagraph"/>
            <w:numPr>
              <w:numId w:val="14"/>
            </w:numPr>
            <w:ind w:left="360" w:hanging="360"/>
          </w:pPr>
        </w:pPrChange>
      </w:pPr>
      <w:commentRangeStart w:id="73"/>
      <w:r w:rsidRPr="003D502B">
        <w:rPr>
          <w:rFonts w:ascii="Calibri" w:hAnsi="Calibri" w:cs="Calibri"/>
          <w:rPrChange w:id="74" w:author="Jessica Marshall" w:date="2023-07-06T10:18:00Z">
            <w:rPr/>
          </w:rPrChange>
        </w:rPr>
        <w:t>Radiography as an alternative to traditional autopsy</w:t>
      </w:r>
      <w:commentRangeEnd w:id="73"/>
      <w:r w:rsidR="003D502B">
        <w:rPr>
          <w:rStyle w:val="CommentReference"/>
        </w:rPr>
        <w:commentReference w:id="73"/>
      </w:r>
    </w:p>
    <w:p w14:paraId="70081198" w14:textId="77777777" w:rsidR="006D0040" w:rsidRPr="003D502B" w:rsidRDefault="006D0040" w:rsidP="003D502B">
      <w:pPr>
        <w:pStyle w:val="ListParagraph"/>
        <w:numPr>
          <w:ilvl w:val="1"/>
          <w:numId w:val="14"/>
        </w:numPr>
        <w:spacing w:after="0" w:line="360" w:lineRule="auto"/>
        <w:rPr>
          <w:rFonts w:ascii="Calibri" w:hAnsi="Calibri" w:cs="Calibri"/>
          <w:rPrChange w:id="75" w:author="Jessica Marshall" w:date="2023-07-06T10:18:00Z">
            <w:rPr/>
          </w:rPrChange>
        </w:rPr>
        <w:pPrChange w:id="76" w:author="Jessica Marshall" w:date="2023-07-06T10:18:00Z">
          <w:pPr>
            <w:pStyle w:val="ListParagraph"/>
            <w:numPr>
              <w:ilvl w:val="1"/>
              <w:numId w:val="14"/>
            </w:numPr>
            <w:ind w:left="792" w:hanging="432"/>
          </w:pPr>
        </w:pPrChange>
      </w:pPr>
      <w:commentRangeStart w:id="77"/>
      <w:r w:rsidRPr="003D502B">
        <w:rPr>
          <w:rFonts w:ascii="Calibri" w:hAnsi="Calibri" w:cs="Calibri"/>
          <w:rPrChange w:id="78" w:author="Jessica Marshall" w:date="2023-07-06T10:18:00Z">
            <w:rPr/>
          </w:rPrChange>
        </w:rPr>
        <w:t>Traditional autopsy</w:t>
      </w:r>
      <w:commentRangeEnd w:id="77"/>
      <w:r w:rsidR="003D502B">
        <w:rPr>
          <w:rStyle w:val="CommentReference"/>
        </w:rPr>
        <w:commentReference w:id="77"/>
      </w:r>
    </w:p>
    <w:p w14:paraId="0097DC4C" w14:textId="77777777" w:rsidR="006D0040" w:rsidRPr="003D502B" w:rsidRDefault="006D0040" w:rsidP="003D502B">
      <w:pPr>
        <w:pStyle w:val="ListParagraph"/>
        <w:numPr>
          <w:ilvl w:val="2"/>
          <w:numId w:val="14"/>
        </w:numPr>
        <w:spacing w:after="0" w:line="360" w:lineRule="auto"/>
        <w:rPr>
          <w:rFonts w:ascii="Calibri" w:hAnsi="Calibri" w:cs="Calibri"/>
          <w:rPrChange w:id="79" w:author="Jessica Marshall" w:date="2023-07-06T10:18:00Z">
            <w:rPr/>
          </w:rPrChange>
        </w:rPr>
        <w:pPrChange w:id="80" w:author="Jessica Marshall" w:date="2023-07-06T10:18:00Z">
          <w:pPr>
            <w:pStyle w:val="ListParagraph"/>
            <w:numPr>
              <w:ilvl w:val="2"/>
              <w:numId w:val="14"/>
            </w:numPr>
            <w:ind w:left="1224" w:hanging="504"/>
          </w:pPr>
        </w:pPrChange>
      </w:pPr>
      <w:r w:rsidRPr="003D502B">
        <w:rPr>
          <w:rFonts w:ascii="Calibri" w:hAnsi="Calibri" w:cs="Calibri"/>
          <w:rPrChange w:id="81" w:author="Jessica Marshall" w:date="2023-07-06T10:18:00Z">
            <w:rPr/>
          </w:rPrChange>
        </w:rPr>
        <w:t xml:space="preserve">Forensic autopsy: Objectives and description </w:t>
      </w:r>
    </w:p>
    <w:p w14:paraId="5CEB0E9F" w14:textId="77777777" w:rsidR="006D0040" w:rsidRPr="003D502B" w:rsidRDefault="006D0040" w:rsidP="003D502B">
      <w:pPr>
        <w:pStyle w:val="ListParagraph"/>
        <w:numPr>
          <w:ilvl w:val="2"/>
          <w:numId w:val="14"/>
        </w:numPr>
        <w:spacing w:after="0" w:line="360" w:lineRule="auto"/>
        <w:rPr>
          <w:rFonts w:ascii="Calibri" w:hAnsi="Calibri" w:cs="Calibri"/>
          <w:rPrChange w:id="82" w:author="Jessica Marshall" w:date="2023-07-06T10:18:00Z">
            <w:rPr/>
          </w:rPrChange>
        </w:rPr>
        <w:pPrChange w:id="83" w:author="Jessica Marshall" w:date="2023-07-06T10:18:00Z">
          <w:pPr>
            <w:pStyle w:val="ListParagraph"/>
            <w:numPr>
              <w:ilvl w:val="2"/>
              <w:numId w:val="14"/>
            </w:numPr>
            <w:ind w:left="1224" w:hanging="504"/>
          </w:pPr>
        </w:pPrChange>
      </w:pPr>
      <w:r w:rsidRPr="003D502B">
        <w:rPr>
          <w:rFonts w:ascii="Calibri" w:hAnsi="Calibri" w:cs="Calibri"/>
          <w:rPrChange w:id="84" w:author="Jessica Marshall" w:date="2023-07-06T10:18:00Z">
            <w:rPr/>
          </w:rPrChange>
        </w:rPr>
        <w:t xml:space="preserve">Limitations of conventional autopsy  </w:t>
      </w:r>
    </w:p>
    <w:p w14:paraId="409CE0C0" w14:textId="77777777" w:rsidR="006D0040" w:rsidRPr="003D502B" w:rsidRDefault="006D0040" w:rsidP="003D502B">
      <w:pPr>
        <w:pStyle w:val="ListParagraph"/>
        <w:numPr>
          <w:ilvl w:val="1"/>
          <w:numId w:val="14"/>
        </w:numPr>
        <w:spacing w:after="0" w:line="360" w:lineRule="auto"/>
        <w:rPr>
          <w:rFonts w:ascii="Calibri" w:hAnsi="Calibri" w:cs="Calibri"/>
          <w:rPrChange w:id="85" w:author="Jessica Marshall" w:date="2023-07-06T10:18:00Z">
            <w:rPr/>
          </w:rPrChange>
        </w:rPr>
        <w:pPrChange w:id="86" w:author="Jessica Marshall" w:date="2023-07-06T10:18:00Z">
          <w:pPr>
            <w:pStyle w:val="ListParagraph"/>
            <w:numPr>
              <w:ilvl w:val="1"/>
              <w:numId w:val="14"/>
            </w:numPr>
            <w:ind w:left="792" w:hanging="432"/>
          </w:pPr>
        </w:pPrChange>
      </w:pPr>
      <w:commentRangeStart w:id="87"/>
      <w:r w:rsidRPr="003D502B">
        <w:rPr>
          <w:rFonts w:ascii="Calibri" w:hAnsi="Calibri" w:cs="Calibri"/>
          <w:rPrChange w:id="88" w:author="Jessica Marshall" w:date="2023-07-06T10:18:00Z">
            <w:rPr/>
          </w:rPrChange>
        </w:rPr>
        <w:t xml:space="preserve">Computed tomography </w:t>
      </w:r>
      <w:commentRangeEnd w:id="87"/>
      <w:r w:rsidR="003D502B">
        <w:rPr>
          <w:rStyle w:val="CommentReference"/>
        </w:rPr>
        <w:commentReference w:id="87"/>
      </w:r>
    </w:p>
    <w:p w14:paraId="5D66F5C6" w14:textId="77777777" w:rsidR="006D0040" w:rsidRPr="003D502B" w:rsidRDefault="006D0040" w:rsidP="003D502B">
      <w:pPr>
        <w:pStyle w:val="ListParagraph"/>
        <w:numPr>
          <w:ilvl w:val="2"/>
          <w:numId w:val="14"/>
        </w:numPr>
        <w:spacing w:after="0" w:line="360" w:lineRule="auto"/>
        <w:rPr>
          <w:rFonts w:ascii="Calibri" w:hAnsi="Calibri" w:cs="Calibri"/>
          <w:rPrChange w:id="89" w:author="Jessica Marshall" w:date="2023-07-06T10:18:00Z">
            <w:rPr/>
          </w:rPrChange>
        </w:rPr>
        <w:pPrChange w:id="90" w:author="Jessica Marshall" w:date="2023-07-06T10:18:00Z">
          <w:pPr>
            <w:pStyle w:val="ListParagraph"/>
            <w:numPr>
              <w:ilvl w:val="2"/>
              <w:numId w:val="14"/>
            </w:numPr>
            <w:ind w:left="1224" w:hanging="504"/>
          </w:pPr>
        </w:pPrChange>
      </w:pPr>
      <w:r w:rsidRPr="003D502B">
        <w:rPr>
          <w:rFonts w:ascii="Calibri" w:hAnsi="Calibri" w:cs="Calibri"/>
          <w:rPrChange w:id="91" w:author="Jessica Marshall" w:date="2023-07-06T10:18:00Z">
            <w:rPr/>
          </w:rPrChange>
        </w:rPr>
        <w:t xml:space="preserve">Postmortem CT (PMCT) and CT angiography </w:t>
      </w:r>
      <w:proofErr w:type="gramStart"/>
      <w:r w:rsidRPr="003D502B">
        <w:rPr>
          <w:rFonts w:ascii="Calibri" w:hAnsi="Calibri" w:cs="Calibri"/>
          <w:rPrChange w:id="92" w:author="Jessica Marshall" w:date="2023-07-06T10:18:00Z">
            <w:rPr/>
          </w:rPrChange>
        </w:rPr>
        <w:t>in particular have</w:t>
      </w:r>
      <w:proofErr w:type="gramEnd"/>
      <w:r w:rsidRPr="003D502B">
        <w:rPr>
          <w:rFonts w:ascii="Calibri" w:hAnsi="Calibri" w:cs="Calibri"/>
          <w:rPrChange w:id="93" w:author="Jessica Marshall" w:date="2023-07-06T10:18:00Z">
            <w:rPr/>
          </w:rPrChange>
        </w:rPr>
        <w:t xml:space="preserve"> become widely used tools to aid pathologists in forensic practice</w:t>
      </w:r>
    </w:p>
    <w:p w14:paraId="51EF8678" w14:textId="77777777" w:rsidR="006D0040" w:rsidRPr="003D502B" w:rsidRDefault="006D0040" w:rsidP="003D502B">
      <w:pPr>
        <w:pStyle w:val="ListParagraph"/>
        <w:numPr>
          <w:ilvl w:val="2"/>
          <w:numId w:val="14"/>
        </w:numPr>
        <w:spacing w:after="0" w:line="360" w:lineRule="auto"/>
        <w:rPr>
          <w:rFonts w:ascii="Calibri" w:hAnsi="Calibri" w:cs="Calibri"/>
          <w:rPrChange w:id="94" w:author="Jessica Marshall" w:date="2023-07-06T10:18:00Z">
            <w:rPr/>
          </w:rPrChange>
        </w:rPr>
        <w:pPrChange w:id="95" w:author="Jessica Marshall" w:date="2023-07-06T10:18:00Z">
          <w:pPr>
            <w:pStyle w:val="ListParagraph"/>
            <w:numPr>
              <w:ilvl w:val="2"/>
              <w:numId w:val="14"/>
            </w:numPr>
            <w:ind w:left="1224" w:hanging="504"/>
          </w:pPr>
        </w:pPrChange>
      </w:pPr>
      <w:r w:rsidRPr="003D502B">
        <w:rPr>
          <w:rFonts w:ascii="Calibri" w:hAnsi="Calibri" w:cs="Calibri"/>
          <w:rPrChange w:id="96" w:author="Jessica Marshall" w:date="2023-07-06T10:18:00Z">
            <w:rPr/>
          </w:rPrChange>
        </w:rPr>
        <w:t>Based on variations in x-ray attention associated with density properties of different materials</w:t>
      </w:r>
    </w:p>
    <w:p w14:paraId="6D0685C1" w14:textId="77777777" w:rsidR="006D0040" w:rsidRPr="003D502B" w:rsidRDefault="006D0040" w:rsidP="003D502B">
      <w:pPr>
        <w:pStyle w:val="ListParagraph"/>
        <w:numPr>
          <w:ilvl w:val="2"/>
          <w:numId w:val="14"/>
        </w:numPr>
        <w:spacing w:after="0" w:line="360" w:lineRule="auto"/>
        <w:rPr>
          <w:rFonts w:ascii="Calibri" w:hAnsi="Calibri" w:cs="Calibri"/>
          <w:rPrChange w:id="97" w:author="Jessica Marshall" w:date="2023-07-06T10:18:00Z">
            <w:rPr/>
          </w:rPrChange>
        </w:rPr>
        <w:pPrChange w:id="98" w:author="Jessica Marshall" w:date="2023-07-06T10:18:00Z">
          <w:pPr>
            <w:pStyle w:val="ListParagraph"/>
            <w:numPr>
              <w:ilvl w:val="2"/>
              <w:numId w:val="14"/>
            </w:numPr>
            <w:ind w:left="1224" w:hanging="504"/>
          </w:pPr>
        </w:pPrChange>
      </w:pPr>
      <w:r w:rsidRPr="003D502B">
        <w:rPr>
          <w:rFonts w:ascii="Calibri" w:hAnsi="Calibri" w:cs="Calibri"/>
          <w:rPrChange w:id="99" w:author="Jessica Marshall" w:date="2023-07-06T10:18:00Z">
            <w:rPr/>
          </w:rPrChange>
        </w:rPr>
        <w:lastRenderedPageBreak/>
        <w:t xml:space="preserve">Can provide advanced imaging techniques such as multiplanar and volumetric imaging and can be used in a variety of situations </w:t>
      </w:r>
    </w:p>
    <w:p w14:paraId="2E4626FD" w14:textId="77777777" w:rsidR="006D0040" w:rsidRPr="003D502B" w:rsidRDefault="006D0040" w:rsidP="003D502B">
      <w:pPr>
        <w:pStyle w:val="ListParagraph"/>
        <w:numPr>
          <w:ilvl w:val="2"/>
          <w:numId w:val="14"/>
        </w:numPr>
        <w:spacing w:after="0" w:line="360" w:lineRule="auto"/>
        <w:rPr>
          <w:rFonts w:ascii="Calibri" w:hAnsi="Calibri" w:cs="Calibri"/>
          <w:rPrChange w:id="100" w:author="Jessica Marshall" w:date="2023-07-06T10:18:00Z">
            <w:rPr/>
          </w:rPrChange>
        </w:rPr>
        <w:pPrChange w:id="101" w:author="Jessica Marshall" w:date="2023-07-06T10:18:00Z">
          <w:pPr>
            <w:pStyle w:val="ListParagraph"/>
            <w:numPr>
              <w:ilvl w:val="2"/>
              <w:numId w:val="14"/>
            </w:numPr>
            <w:ind w:left="1224" w:hanging="504"/>
          </w:pPr>
        </w:pPrChange>
      </w:pPr>
      <w:r w:rsidRPr="003D502B">
        <w:rPr>
          <w:rFonts w:ascii="Calibri" w:hAnsi="Calibri" w:cs="Calibri"/>
          <w:rPrChange w:id="102" w:author="Jessica Marshall" w:date="2023-07-06T10:18:00Z">
            <w:rPr/>
          </w:rPrChange>
        </w:rPr>
        <w:t>May be combined with contrast agents to visualize vascular system</w:t>
      </w:r>
    </w:p>
    <w:p w14:paraId="545284B6" w14:textId="77777777" w:rsidR="006D0040" w:rsidRPr="003D502B" w:rsidRDefault="006D0040" w:rsidP="003D502B">
      <w:pPr>
        <w:pStyle w:val="ListParagraph"/>
        <w:numPr>
          <w:ilvl w:val="2"/>
          <w:numId w:val="14"/>
        </w:numPr>
        <w:spacing w:after="0" w:line="360" w:lineRule="auto"/>
        <w:rPr>
          <w:rFonts w:ascii="Calibri" w:hAnsi="Calibri" w:cs="Calibri"/>
          <w:rPrChange w:id="103" w:author="Jessica Marshall" w:date="2023-07-06T10:18:00Z">
            <w:rPr/>
          </w:rPrChange>
        </w:rPr>
        <w:pPrChange w:id="104" w:author="Jessica Marshall" w:date="2023-07-06T10:18:00Z">
          <w:pPr>
            <w:pStyle w:val="ListParagraph"/>
            <w:numPr>
              <w:ilvl w:val="2"/>
              <w:numId w:val="14"/>
            </w:numPr>
            <w:ind w:left="1224" w:hanging="504"/>
          </w:pPr>
        </w:pPrChange>
      </w:pPr>
      <w:r w:rsidRPr="003D502B">
        <w:rPr>
          <w:rFonts w:ascii="Calibri" w:hAnsi="Calibri" w:cs="Calibri"/>
          <w:rPrChange w:id="105" w:author="Jessica Marshall" w:date="2023-07-06T10:18:00Z">
            <w:rPr/>
          </w:rPrChange>
        </w:rPr>
        <w:t>Advantages versus traditional autopsy</w:t>
      </w:r>
    </w:p>
    <w:p w14:paraId="7CBA1AEC" w14:textId="77777777" w:rsidR="006D0040" w:rsidRPr="003D502B" w:rsidRDefault="006D0040" w:rsidP="003D502B">
      <w:pPr>
        <w:pStyle w:val="ListParagraph"/>
        <w:numPr>
          <w:ilvl w:val="0"/>
          <w:numId w:val="14"/>
        </w:numPr>
        <w:spacing w:after="0" w:line="360" w:lineRule="auto"/>
        <w:rPr>
          <w:rFonts w:ascii="Calibri" w:hAnsi="Calibri" w:cs="Calibri"/>
          <w:rPrChange w:id="106" w:author="Jessica Marshall" w:date="2023-07-06T10:18:00Z">
            <w:rPr/>
          </w:rPrChange>
        </w:rPr>
        <w:pPrChange w:id="107" w:author="Jessica Marshall" w:date="2023-07-06T10:18:00Z">
          <w:pPr>
            <w:pStyle w:val="ListParagraph"/>
            <w:numPr>
              <w:numId w:val="14"/>
            </w:numPr>
            <w:ind w:left="360" w:hanging="360"/>
          </w:pPr>
        </w:pPrChange>
      </w:pPr>
      <w:commentRangeStart w:id="108"/>
      <w:r w:rsidRPr="003D502B">
        <w:rPr>
          <w:rFonts w:ascii="Calibri" w:hAnsi="Calibri" w:cs="Calibri"/>
          <w:rPrChange w:id="109" w:author="Jessica Marshall" w:date="2023-07-06T10:18:00Z">
            <w:rPr/>
          </w:rPrChange>
        </w:rPr>
        <w:t xml:space="preserve">Postmortem CT image acquisition and quality   </w:t>
      </w:r>
      <w:commentRangeEnd w:id="108"/>
      <w:r w:rsidR="003D502B">
        <w:rPr>
          <w:rStyle w:val="CommentReference"/>
        </w:rPr>
        <w:commentReference w:id="108"/>
      </w:r>
    </w:p>
    <w:p w14:paraId="0AA7C3A7" w14:textId="77777777" w:rsidR="006D0040" w:rsidRPr="003D502B" w:rsidRDefault="006D0040" w:rsidP="003D502B">
      <w:pPr>
        <w:pStyle w:val="ListParagraph"/>
        <w:numPr>
          <w:ilvl w:val="1"/>
          <w:numId w:val="14"/>
        </w:numPr>
        <w:spacing w:after="0" w:line="360" w:lineRule="auto"/>
        <w:rPr>
          <w:rFonts w:ascii="Calibri" w:hAnsi="Calibri" w:cs="Calibri"/>
          <w:rPrChange w:id="110" w:author="Jessica Marshall" w:date="2023-07-06T10:18:00Z">
            <w:rPr/>
          </w:rPrChange>
        </w:rPr>
        <w:pPrChange w:id="111" w:author="Jessica Marshall" w:date="2023-07-06T10:18:00Z">
          <w:pPr>
            <w:pStyle w:val="ListParagraph"/>
            <w:numPr>
              <w:ilvl w:val="1"/>
              <w:numId w:val="14"/>
            </w:numPr>
            <w:ind w:left="792" w:hanging="432"/>
          </w:pPr>
        </w:pPrChange>
      </w:pPr>
      <w:r w:rsidRPr="003D502B">
        <w:rPr>
          <w:rFonts w:ascii="Calibri" w:hAnsi="Calibri" w:cs="Calibri"/>
          <w:rPrChange w:id="112" w:author="Jessica Marshall" w:date="2023-07-06T10:18:00Z">
            <w:rPr/>
          </w:rPrChange>
        </w:rPr>
        <w:t xml:space="preserve">Although general principles are </w:t>
      </w:r>
      <w:proofErr w:type="gramStart"/>
      <w:r w:rsidRPr="003D502B">
        <w:rPr>
          <w:rFonts w:ascii="Calibri" w:hAnsi="Calibri" w:cs="Calibri"/>
          <w:rPrChange w:id="113" w:author="Jessica Marshall" w:date="2023-07-06T10:18:00Z">
            <w:rPr/>
          </w:rPrChange>
        </w:rPr>
        <w:t>similar to</w:t>
      </w:r>
      <w:proofErr w:type="gramEnd"/>
      <w:r w:rsidRPr="003D502B">
        <w:rPr>
          <w:rFonts w:ascii="Calibri" w:hAnsi="Calibri" w:cs="Calibri"/>
          <w:rPrChange w:id="114" w:author="Jessica Marshall" w:date="2023-07-06T10:18:00Z">
            <w:rPr/>
          </w:rPrChange>
        </w:rPr>
        <w:t xml:space="preserve"> clinical CT, there are important differences (eg, ability to use higher radiation doses to improve imaging, lack of motion artifacts)</w:t>
      </w:r>
    </w:p>
    <w:p w14:paraId="61099124" w14:textId="77777777" w:rsidR="006D0040" w:rsidRPr="003D502B" w:rsidRDefault="006D0040" w:rsidP="003D502B">
      <w:pPr>
        <w:pStyle w:val="ListParagraph"/>
        <w:numPr>
          <w:ilvl w:val="1"/>
          <w:numId w:val="14"/>
        </w:numPr>
        <w:spacing w:after="0" w:line="360" w:lineRule="auto"/>
        <w:rPr>
          <w:rFonts w:ascii="Calibri" w:hAnsi="Calibri" w:cs="Calibri"/>
          <w:rPrChange w:id="115" w:author="Jessica Marshall" w:date="2023-07-06T10:18:00Z">
            <w:rPr/>
          </w:rPrChange>
        </w:rPr>
        <w:pPrChange w:id="116" w:author="Jessica Marshall" w:date="2023-07-06T10:18:00Z">
          <w:pPr>
            <w:pStyle w:val="ListParagraph"/>
            <w:numPr>
              <w:ilvl w:val="1"/>
              <w:numId w:val="14"/>
            </w:numPr>
            <w:ind w:left="792" w:hanging="432"/>
          </w:pPr>
        </w:pPrChange>
      </w:pPr>
      <w:commentRangeStart w:id="117"/>
      <w:r w:rsidRPr="003D502B">
        <w:rPr>
          <w:rFonts w:ascii="Calibri" w:hAnsi="Calibri" w:cs="Calibri"/>
          <w:rPrChange w:id="118" w:author="Jessica Marshall" w:date="2023-07-06T10:18:00Z">
            <w:rPr/>
          </w:rPrChange>
        </w:rPr>
        <w:t>Image contrast, noise, spatial resolution</w:t>
      </w:r>
    </w:p>
    <w:p w14:paraId="47120A1D" w14:textId="77777777" w:rsidR="006D0040" w:rsidRPr="003D502B" w:rsidRDefault="006D0040" w:rsidP="003D502B">
      <w:pPr>
        <w:pStyle w:val="ListParagraph"/>
        <w:numPr>
          <w:ilvl w:val="1"/>
          <w:numId w:val="14"/>
        </w:numPr>
        <w:spacing w:after="0" w:line="360" w:lineRule="auto"/>
        <w:rPr>
          <w:rFonts w:ascii="Calibri" w:hAnsi="Calibri" w:cs="Calibri"/>
          <w:rPrChange w:id="119" w:author="Jessica Marshall" w:date="2023-07-06T10:18:00Z">
            <w:rPr/>
          </w:rPrChange>
        </w:rPr>
        <w:pPrChange w:id="120" w:author="Jessica Marshall" w:date="2023-07-06T10:18:00Z">
          <w:pPr>
            <w:pStyle w:val="ListParagraph"/>
            <w:numPr>
              <w:ilvl w:val="1"/>
              <w:numId w:val="14"/>
            </w:numPr>
            <w:ind w:left="792" w:hanging="432"/>
          </w:pPr>
        </w:pPrChange>
      </w:pPr>
      <w:r w:rsidRPr="003D502B">
        <w:rPr>
          <w:rFonts w:ascii="Calibri" w:hAnsi="Calibri" w:cs="Calibri"/>
          <w:rPrChange w:id="121" w:author="Jessica Marshall" w:date="2023-07-06T10:18:00Z">
            <w:rPr/>
          </w:rPrChange>
        </w:rPr>
        <w:t xml:space="preserve">Adjustments to acquisition parameters for postmortem setting  </w:t>
      </w:r>
    </w:p>
    <w:p w14:paraId="1A1AD3ED" w14:textId="77777777" w:rsidR="006D0040" w:rsidRPr="003D502B" w:rsidRDefault="006D0040" w:rsidP="003D502B">
      <w:pPr>
        <w:pStyle w:val="ListParagraph"/>
        <w:numPr>
          <w:ilvl w:val="1"/>
          <w:numId w:val="14"/>
        </w:numPr>
        <w:spacing w:after="0" w:line="360" w:lineRule="auto"/>
        <w:rPr>
          <w:rFonts w:ascii="Calibri" w:hAnsi="Calibri" w:cs="Calibri"/>
          <w:rPrChange w:id="122" w:author="Jessica Marshall" w:date="2023-07-06T10:18:00Z">
            <w:rPr/>
          </w:rPrChange>
        </w:rPr>
        <w:pPrChange w:id="123" w:author="Jessica Marshall" w:date="2023-07-06T10:18:00Z">
          <w:pPr>
            <w:pStyle w:val="ListParagraph"/>
            <w:numPr>
              <w:ilvl w:val="1"/>
              <w:numId w:val="14"/>
            </w:numPr>
            <w:ind w:left="792" w:hanging="432"/>
          </w:pPr>
        </w:pPrChange>
      </w:pPr>
      <w:r w:rsidRPr="003D502B">
        <w:rPr>
          <w:rFonts w:ascii="Calibri" w:hAnsi="Calibri" w:cs="Calibri"/>
          <w:rPrChange w:id="124" w:author="Jessica Marshall" w:date="2023-07-06T10:18:00Z">
            <w:rPr/>
          </w:rPrChange>
        </w:rPr>
        <w:t>Body positioning</w:t>
      </w:r>
      <w:commentRangeEnd w:id="117"/>
      <w:r w:rsidR="003D502B">
        <w:rPr>
          <w:rStyle w:val="CommentReference"/>
        </w:rPr>
        <w:commentReference w:id="117"/>
      </w:r>
    </w:p>
    <w:p w14:paraId="1240F953" w14:textId="77777777" w:rsidR="006D0040" w:rsidRPr="003D502B" w:rsidRDefault="006D0040" w:rsidP="003D502B">
      <w:pPr>
        <w:pStyle w:val="ListParagraph"/>
        <w:numPr>
          <w:ilvl w:val="0"/>
          <w:numId w:val="14"/>
        </w:numPr>
        <w:spacing w:after="0" w:line="360" w:lineRule="auto"/>
        <w:rPr>
          <w:rFonts w:ascii="Calibri" w:hAnsi="Calibri" w:cs="Calibri"/>
          <w:rPrChange w:id="125" w:author="Jessica Marshall" w:date="2023-07-06T10:18:00Z">
            <w:rPr/>
          </w:rPrChange>
        </w:rPr>
        <w:pPrChange w:id="126" w:author="Jessica Marshall" w:date="2023-07-06T10:18:00Z">
          <w:pPr>
            <w:pStyle w:val="ListParagraph"/>
            <w:numPr>
              <w:numId w:val="14"/>
            </w:numPr>
            <w:ind w:left="360" w:hanging="360"/>
          </w:pPr>
        </w:pPrChange>
      </w:pPr>
      <w:commentRangeStart w:id="127"/>
      <w:r w:rsidRPr="003D502B">
        <w:rPr>
          <w:rFonts w:ascii="Calibri" w:hAnsi="Calibri" w:cs="Calibri"/>
          <w:rPrChange w:id="128" w:author="Jessica Marshall" w:date="2023-07-06T10:18:00Z">
            <w:rPr/>
          </w:rPrChange>
        </w:rPr>
        <w:t xml:space="preserve">Forensic radiology applications: Typical examinations and findings   </w:t>
      </w:r>
      <w:commentRangeEnd w:id="127"/>
      <w:r w:rsidR="003D502B">
        <w:rPr>
          <w:rStyle w:val="CommentReference"/>
        </w:rPr>
        <w:commentReference w:id="127"/>
      </w:r>
    </w:p>
    <w:p w14:paraId="61A9B0E7" w14:textId="77777777" w:rsidR="006D0040" w:rsidRPr="003D502B" w:rsidRDefault="006D0040" w:rsidP="003D502B">
      <w:pPr>
        <w:pStyle w:val="ListParagraph"/>
        <w:numPr>
          <w:ilvl w:val="1"/>
          <w:numId w:val="14"/>
        </w:numPr>
        <w:spacing w:after="0" w:line="360" w:lineRule="auto"/>
        <w:rPr>
          <w:rFonts w:ascii="Calibri" w:hAnsi="Calibri" w:cs="Calibri"/>
          <w:rPrChange w:id="129" w:author="Jessica Marshall" w:date="2023-07-06T10:18:00Z">
            <w:rPr/>
          </w:rPrChange>
        </w:rPr>
        <w:pPrChange w:id="130" w:author="Jessica Marshall" w:date="2023-07-06T10:18:00Z">
          <w:pPr>
            <w:pStyle w:val="ListParagraph"/>
            <w:numPr>
              <w:ilvl w:val="1"/>
              <w:numId w:val="14"/>
            </w:numPr>
            <w:ind w:left="792" w:hanging="432"/>
          </w:pPr>
        </w:pPrChange>
      </w:pPr>
      <w:commentRangeStart w:id="131"/>
      <w:r w:rsidRPr="003D502B">
        <w:rPr>
          <w:rFonts w:ascii="Calibri" w:hAnsi="Calibri" w:cs="Calibri"/>
          <w:rPrChange w:id="132" w:author="Jessica Marshall" w:date="2023-07-06T10:18:00Z">
            <w:rPr/>
          </w:rPrChange>
        </w:rPr>
        <w:t xml:space="preserve">Bone fractures/trauma </w:t>
      </w:r>
    </w:p>
    <w:p w14:paraId="45F48042" w14:textId="77777777" w:rsidR="006D0040" w:rsidRPr="003D502B" w:rsidRDefault="006D0040" w:rsidP="003D502B">
      <w:pPr>
        <w:pStyle w:val="ListParagraph"/>
        <w:numPr>
          <w:ilvl w:val="1"/>
          <w:numId w:val="14"/>
        </w:numPr>
        <w:spacing w:after="0" w:line="360" w:lineRule="auto"/>
        <w:rPr>
          <w:rFonts w:ascii="Calibri" w:hAnsi="Calibri" w:cs="Calibri"/>
          <w:rPrChange w:id="133" w:author="Jessica Marshall" w:date="2023-07-06T10:18:00Z">
            <w:rPr/>
          </w:rPrChange>
        </w:rPr>
        <w:pPrChange w:id="134" w:author="Jessica Marshall" w:date="2023-07-06T10:18:00Z">
          <w:pPr>
            <w:pStyle w:val="ListParagraph"/>
            <w:numPr>
              <w:ilvl w:val="1"/>
              <w:numId w:val="14"/>
            </w:numPr>
            <w:ind w:left="792" w:hanging="432"/>
          </w:pPr>
        </w:pPrChange>
      </w:pPr>
      <w:r w:rsidRPr="003D502B">
        <w:rPr>
          <w:rFonts w:ascii="Calibri" w:hAnsi="Calibri" w:cs="Calibri"/>
          <w:rPrChange w:id="135" w:author="Jessica Marshall" w:date="2023-07-06T10:18:00Z">
            <w:rPr/>
          </w:rPrChange>
        </w:rPr>
        <w:t>Gunshots/ballistics</w:t>
      </w:r>
    </w:p>
    <w:p w14:paraId="4FE944DC" w14:textId="77777777" w:rsidR="006D0040" w:rsidRPr="003D502B" w:rsidRDefault="006D0040" w:rsidP="003D502B">
      <w:pPr>
        <w:pStyle w:val="ListParagraph"/>
        <w:numPr>
          <w:ilvl w:val="1"/>
          <w:numId w:val="14"/>
        </w:numPr>
        <w:spacing w:after="0" w:line="360" w:lineRule="auto"/>
        <w:rPr>
          <w:rFonts w:ascii="Calibri" w:hAnsi="Calibri" w:cs="Calibri"/>
          <w:rPrChange w:id="136" w:author="Jessica Marshall" w:date="2023-07-06T10:18:00Z">
            <w:rPr/>
          </w:rPrChange>
        </w:rPr>
        <w:pPrChange w:id="137" w:author="Jessica Marshall" w:date="2023-07-06T10:18:00Z">
          <w:pPr>
            <w:pStyle w:val="ListParagraph"/>
            <w:numPr>
              <w:ilvl w:val="1"/>
              <w:numId w:val="14"/>
            </w:numPr>
            <w:ind w:left="792" w:hanging="432"/>
          </w:pPr>
        </w:pPrChange>
      </w:pPr>
      <w:r w:rsidRPr="003D502B">
        <w:rPr>
          <w:rFonts w:ascii="Calibri" w:hAnsi="Calibri" w:cs="Calibri"/>
          <w:rPrChange w:id="138" w:author="Jessica Marshall" w:date="2023-07-06T10:18:00Z">
            <w:rPr/>
          </w:rPrChange>
        </w:rPr>
        <w:t xml:space="preserve">Other foreign bodies </w:t>
      </w:r>
    </w:p>
    <w:p w14:paraId="43038071" w14:textId="77777777" w:rsidR="006D0040" w:rsidRPr="003D502B" w:rsidRDefault="006D0040" w:rsidP="003D502B">
      <w:pPr>
        <w:pStyle w:val="ListParagraph"/>
        <w:numPr>
          <w:ilvl w:val="1"/>
          <w:numId w:val="14"/>
        </w:numPr>
        <w:spacing w:after="0" w:line="360" w:lineRule="auto"/>
        <w:rPr>
          <w:rFonts w:ascii="Calibri" w:hAnsi="Calibri" w:cs="Calibri"/>
          <w:rPrChange w:id="139" w:author="Jessica Marshall" w:date="2023-07-06T10:18:00Z">
            <w:rPr/>
          </w:rPrChange>
        </w:rPr>
        <w:pPrChange w:id="140" w:author="Jessica Marshall" w:date="2023-07-06T10:18:00Z">
          <w:pPr>
            <w:pStyle w:val="ListParagraph"/>
            <w:numPr>
              <w:ilvl w:val="1"/>
              <w:numId w:val="14"/>
            </w:numPr>
            <w:ind w:left="792" w:hanging="432"/>
          </w:pPr>
        </w:pPrChange>
      </w:pPr>
      <w:r w:rsidRPr="003D502B">
        <w:rPr>
          <w:rFonts w:ascii="Calibri" w:hAnsi="Calibri" w:cs="Calibri"/>
          <w:rPrChange w:id="141" w:author="Jessica Marshall" w:date="2023-07-06T10:18:00Z">
            <w:rPr/>
          </w:rPrChange>
        </w:rPr>
        <w:t xml:space="preserve">Image-guided biopsy </w:t>
      </w:r>
    </w:p>
    <w:p w14:paraId="786344B1" w14:textId="77777777" w:rsidR="006D0040" w:rsidRPr="003D502B" w:rsidRDefault="006D0040" w:rsidP="003D502B">
      <w:pPr>
        <w:pStyle w:val="ListParagraph"/>
        <w:numPr>
          <w:ilvl w:val="1"/>
          <w:numId w:val="14"/>
        </w:numPr>
        <w:spacing w:after="0" w:line="360" w:lineRule="auto"/>
        <w:rPr>
          <w:rFonts w:ascii="Calibri" w:hAnsi="Calibri" w:cs="Calibri"/>
          <w:rPrChange w:id="142" w:author="Jessica Marshall" w:date="2023-07-06T10:18:00Z">
            <w:rPr/>
          </w:rPrChange>
        </w:rPr>
        <w:pPrChange w:id="143" w:author="Jessica Marshall" w:date="2023-07-06T10:18:00Z">
          <w:pPr>
            <w:pStyle w:val="ListParagraph"/>
            <w:numPr>
              <w:ilvl w:val="1"/>
              <w:numId w:val="14"/>
            </w:numPr>
            <w:ind w:left="792" w:hanging="432"/>
          </w:pPr>
        </w:pPrChange>
      </w:pPr>
      <w:r w:rsidRPr="003D502B">
        <w:rPr>
          <w:rFonts w:ascii="Calibri" w:hAnsi="Calibri" w:cs="Calibri"/>
          <w:rPrChange w:id="144" w:author="Jessica Marshall" w:date="2023-07-06T10:18:00Z">
            <w:rPr/>
          </w:rPrChange>
        </w:rPr>
        <w:t xml:space="preserve">Bleeding site/sources </w:t>
      </w:r>
    </w:p>
    <w:p w14:paraId="134F2BBF" w14:textId="77777777" w:rsidR="006D0040" w:rsidRPr="003D502B" w:rsidRDefault="006D0040" w:rsidP="003D502B">
      <w:pPr>
        <w:pStyle w:val="ListParagraph"/>
        <w:numPr>
          <w:ilvl w:val="1"/>
          <w:numId w:val="14"/>
        </w:numPr>
        <w:spacing w:after="0" w:line="360" w:lineRule="auto"/>
        <w:rPr>
          <w:rFonts w:ascii="Calibri" w:hAnsi="Calibri" w:cs="Calibri"/>
          <w:rPrChange w:id="145" w:author="Jessica Marshall" w:date="2023-07-06T10:18:00Z">
            <w:rPr/>
          </w:rPrChange>
        </w:rPr>
        <w:pPrChange w:id="146" w:author="Jessica Marshall" w:date="2023-07-06T10:18:00Z">
          <w:pPr>
            <w:pStyle w:val="ListParagraph"/>
            <w:numPr>
              <w:ilvl w:val="1"/>
              <w:numId w:val="14"/>
            </w:numPr>
            <w:ind w:left="792" w:hanging="432"/>
          </w:pPr>
        </w:pPrChange>
      </w:pPr>
      <w:r w:rsidRPr="003D502B">
        <w:rPr>
          <w:rFonts w:ascii="Calibri" w:hAnsi="Calibri" w:cs="Calibri"/>
          <w:rPrChange w:id="147" w:author="Jessica Marshall" w:date="2023-07-06T10:18:00Z">
            <w:rPr/>
          </w:rPrChange>
        </w:rPr>
        <w:t xml:space="preserve">Identification of human remains/victim identification </w:t>
      </w:r>
    </w:p>
    <w:p w14:paraId="5F4DF229" w14:textId="77777777" w:rsidR="006D0040" w:rsidRPr="003D502B" w:rsidRDefault="006D0040" w:rsidP="003D502B">
      <w:pPr>
        <w:pStyle w:val="ListParagraph"/>
        <w:numPr>
          <w:ilvl w:val="1"/>
          <w:numId w:val="14"/>
        </w:numPr>
        <w:spacing w:after="0" w:line="360" w:lineRule="auto"/>
        <w:rPr>
          <w:rFonts w:ascii="Calibri" w:hAnsi="Calibri" w:cs="Calibri"/>
          <w:rPrChange w:id="148" w:author="Jessica Marshall" w:date="2023-07-06T10:18:00Z">
            <w:rPr/>
          </w:rPrChange>
        </w:rPr>
        <w:pPrChange w:id="149" w:author="Jessica Marshall" w:date="2023-07-06T10:18:00Z">
          <w:pPr>
            <w:pStyle w:val="ListParagraph"/>
            <w:numPr>
              <w:ilvl w:val="1"/>
              <w:numId w:val="14"/>
            </w:numPr>
            <w:ind w:left="792" w:hanging="432"/>
          </w:pPr>
        </w:pPrChange>
      </w:pPr>
      <w:r w:rsidRPr="003D502B">
        <w:rPr>
          <w:rFonts w:ascii="Calibri" w:hAnsi="Calibri" w:cs="Calibri"/>
          <w:rPrChange w:id="150" w:author="Jessica Marshall" w:date="2023-07-06T10:18:00Z">
            <w:rPr/>
          </w:rPrChange>
        </w:rPr>
        <w:t xml:space="preserve">Gas deposits/body decomposition </w:t>
      </w:r>
    </w:p>
    <w:p w14:paraId="4C4FFC70" w14:textId="77777777" w:rsidR="006D0040" w:rsidRPr="003D502B" w:rsidRDefault="006D0040" w:rsidP="003D502B">
      <w:pPr>
        <w:pStyle w:val="ListParagraph"/>
        <w:numPr>
          <w:ilvl w:val="1"/>
          <w:numId w:val="14"/>
        </w:numPr>
        <w:spacing w:after="0" w:line="360" w:lineRule="auto"/>
        <w:rPr>
          <w:rFonts w:ascii="Calibri" w:hAnsi="Calibri" w:cs="Calibri"/>
          <w:rPrChange w:id="151" w:author="Jessica Marshall" w:date="2023-07-06T10:18:00Z">
            <w:rPr/>
          </w:rPrChange>
        </w:rPr>
        <w:pPrChange w:id="152" w:author="Jessica Marshall" w:date="2023-07-06T10:18:00Z">
          <w:pPr>
            <w:pStyle w:val="ListParagraph"/>
            <w:numPr>
              <w:ilvl w:val="1"/>
              <w:numId w:val="14"/>
            </w:numPr>
            <w:ind w:left="792" w:hanging="432"/>
          </w:pPr>
        </w:pPrChange>
      </w:pPr>
      <w:r w:rsidRPr="003D502B">
        <w:rPr>
          <w:rFonts w:ascii="Calibri" w:hAnsi="Calibri" w:cs="Calibri"/>
          <w:rPrChange w:id="153" w:author="Jessica Marshall" w:date="2023-07-06T10:18:00Z">
            <w:rPr/>
          </w:rPrChange>
        </w:rPr>
        <w:t xml:space="preserve">Microfractures </w:t>
      </w:r>
    </w:p>
    <w:p w14:paraId="339443F5" w14:textId="77777777" w:rsidR="006D0040" w:rsidRPr="003D502B" w:rsidDel="00984AD4" w:rsidRDefault="006D0040" w:rsidP="003D502B">
      <w:pPr>
        <w:pStyle w:val="ListParagraph"/>
        <w:numPr>
          <w:ilvl w:val="1"/>
          <w:numId w:val="14"/>
        </w:numPr>
        <w:spacing w:after="0" w:line="360" w:lineRule="auto"/>
        <w:rPr>
          <w:del w:id="154" w:author="Jessica Marshall" w:date="2023-07-06T10:16:00Z"/>
          <w:rFonts w:ascii="Calibri" w:hAnsi="Calibri" w:cs="Calibri"/>
        </w:rPr>
        <w:pPrChange w:id="155" w:author="Jessica Marshall" w:date="2023-07-06T10:18:00Z">
          <w:pPr>
            <w:pStyle w:val="ListParagraph"/>
            <w:numPr>
              <w:ilvl w:val="1"/>
              <w:numId w:val="14"/>
            </w:numPr>
            <w:ind w:left="792" w:hanging="432"/>
          </w:pPr>
        </w:pPrChange>
      </w:pPr>
      <w:r w:rsidRPr="003D502B">
        <w:rPr>
          <w:rFonts w:ascii="Calibri" w:hAnsi="Calibri" w:cs="Calibri"/>
        </w:rPr>
        <w:t xml:space="preserve">Cardiovascular analysis </w:t>
      </w:r>
    </w:p>
    <w:p w14:paraId="7A83F76D" w14:textId="77777777" w:rsidR="00984AD4" w:rsidRPr="003D502B" w:rsidRDefault="00984AD4" w:rsidP="003D502B">
      <w:pPr>
        <w:pStyle w:val="ListParagraph"/>
        <w:numPr>
          <w:ilvl w:val="1"/>
          <w:numId w:val="14"/>
        </w:numPr>
        <w:spacing w:after="0" w:line="360" w:lineRule="auto"/>
        <w:rPr>
          <w:ins w:id="156" w:author="Jessica Marshall" w:date="2023-07-06T10:16:00Z"/>
          <w:rFonts w:ascii="Calibri" w:hAnsi="Calibri" w:cs="Calibri"/>
          <w:rPrChange w:id="157" w:author="Jessica Marshall" w:date="2023-07-06T10:18:00Z">
            <w:rPr>
              <w:ins w:id="158" w:author="Jessica Marshall" w:date="2023-07-06T10:16:00Z"/>
            </w:rPr>
          </w:rPrChange>
        </w:rPr>
        <w:pPrChange w:id="159" w:author="Jessica Marshall" w:date="2023-07-06T10:18:00Z">
          <w:pPr>
            <w:pStyle w:val="ListParagraph"/>
            <w:numPr>
              <w:ilvl w:val="1"/>
              <w:numId w:val="14"/>
            </w:numPr>
            <w:ind w:left="792" w:hanging="432"/>
          </w:pPr>
        </w:pPrChange>
      </w:pPr>
    </w:p>
    <w:p w14:paraId="59FFDDBA" w14:textId="251C5E55" w:rsidR="006D0040" w:rsidRPr="003D502B" w:rsidRDefault="00984AD4" w:rsidP="003D502B">
      <w:pPr>
        <w:pStyle w:val="ListParagraph"/>
        <w:numPr>
          <w:ilvl w:val="1"/>
          <w:numId w:val="14"/>
        </w:numPr>
        <w:spacing w:after="0" w:line="360" w:lineRule="auto"/>
        <w:ind w:left="810" w:hanging="450"/>
        <w:rPr>
          <w:rFonts w:ascii="Calibri" w:hAnsi="Calibri" w:cs="Calibri"/>
          <w:rPrChange w:id="160" w:author="Jessica Marshall" w:date="2023-07-06T10:18:00Z">
            <w:rPr/>
          </w:rPrChange>
        </w:rPr>
        <w:pPrChange w:id="161" w:author="Jessica Marshall" w:date="2023-07-06T10:18:00Z">
          <w:pPr>
            <w:pStyle w:val="ListParagraph"/>
            <w:numPr>
              <w:ilvl w:val="1"/>
              <w:numId w:val="14"/>
            </w:numPr>
            <w:ind w:left="792" w:hanging="432"/>
          </w:pPr>
        </w:pPrChange>
      </w:pPr>
      <w:ins w:id="162" w:author="Jessica Marshall" w:date="2023-07-06T10:16:00Z">
        <w:r w:rsidRPr="003D502B">
          <w:rPr>
            <w:rFonts w:ascii="Calibri" w:hAnsi="Calibri" w:cs="Calibri"/>
            <w:rPrChange w:id="163" w:author="Jessica Marshall" w:date="2023-07-06T10:18:00Z">
              <w:rPr/>
            </w:rPrChange>
          </w:rPr>
          <w:t xml:space="preserve"> </w:t>
        </w:r>
      </w:ins>
      <w:r w:rsidR="006D0040" w:rsidRPr="003D502B">
        <w:rPr>
          <w:rFonts w:ascii="Calibri" w:hAnsi="Calibri" w:cs="Calibri"/>
          <w:rPrChange w:id="164" w:author="Jessica Marshall" w:date="2023-07-06T10:18:00Z">
            <w:rPr/>
          </w:rPrChange>
        </w:rPr>
        <w:t xml:space="preserve">Limitations of PMCT  </w:t>
      </w:r>
      <w:commentRangeEnd w:id="131"/>
      <w:r w:rsidR="003D502B">
        <w:rPr>
          <w:rStyle w:val="CommentReference"/>
        </w:rPr>
        <w:commentReference w:id="131"/>
      </w:r>
    </w:p>
    <w:p w14:paraId="47EA0C99" w14:textId="77777777" w:rsidR="006D0040" w:rsidRPr="003D502B" w:rsidRDefault="006D0040" w:rsidP="003D502B">
      <w:pPr>
        <w:pStyle w:val="ListParagraph"/>
        <w:numPr>
          <w:ilvl w:val="0"/>
          <w:numId w:val="14"/>
        </w:numPr>
        <w:spacing w:after="0" w:line="360" w:lineRule="auto"/>
        <w:rPr>
          <w:rFonts w:ascii="Calibri" w:hAnsi="Calibri" w:cs="Calibri"/>
          <w:rPrChange w:id="165" w:author="Jessica Marshall" w:date="2023-07-06T10:18:00Z">
            <w:rPr/>
          </w:rPrChange>
        </w:rPr>
        <w:pPrChange w:id="166" w:author="Jessica Marshall" w:date="2023-07-06T10:18:00Z">
          <w:pPr>
            <w:pStyle w:val="ListParagraph"/>
            <w:numPr>
              <w:numId w:val="14"/>
            </w:numPr>
            <w:ind w:left="360" w:hanging="360"/>
          </w:pPr>
        </w:pPrChange>
      </w:pPr>
      <w:commentRangeStart w:id="167"/>
      <w:r w:rsidRPr="003D502B">
        <w:rPr>
          <w:rFonts w:ascii="Calibri" w:hAnsi="Calibri" w:cs="Calibri"/>
          <w:rPrChange w:id="168" w:author="Jessica Marshall" w:date="2023-07-06T10:18:00Z">
            <w:rPr/>
          </w:rPrChange>
        </w:rPr>
        <w:t xml:space="preserve">Forensic radiography training and careers </w:t>
      </w:r>
      <w:commentRangeEnd w:id="167"/>
      <w:r w:rsidR="003D502B">
        <w:rPr>
          <w:rStyle w:val="CommentReference"/>
        </w:rPr>
        <w:commentReference w:id="167"/>
      </w:r>
    </w:p>
    <w:p w14:paraId="78F2363A" w14:textId="77777777" w:rsidR="006D0040" w:rsidRPr="003D502B" w:rsidRDefault="006D0040" w:rsidP="003D502B">
      <w:pPr>
        <w:pStyle w:val="ListParagraph"/>
        <w:numPr>
          <w:ilvl w:val="1"/>
          <w:numId w:val="14"/>
        </w:numPr>
        <w:spacing w:after="0" w:line="360" w:lineRule="auto"/>
        <w:rPr>
          <w:rFonts w:ascii="Calibri" w:hAnsi="Calibri" w:cs="Calibri"/>
          <w:rPrChange w:id="169" w:author="Jessica Marshall" w:date="2023-07-06T10:18:00Z">
            <w:rPr/>
          </w:rPrChange>
        </w:rPr>
        <w:pPrChange w:id="170" w:author="Jessica Marshall" w:date="2023-07-06T10:18:00Z">
          <w:pPr>
            <w:pStyle w:val="ListParagraph"/>
            <w:numPr>
              <w:ilvl w:val="1"/>
              <w:numId w:val="14"/>
            </w:numPr>
            <w:ind w:left="792" w:hanging="432"/>
          </w:pPr>
        </w:pPrChange>
      </w:pPr>
      <w:r w:rsidRPr="003D502B">
        <w:rPr>
          <w:rFonts w:ascii="Calibri" w:hAnsi="Calibri" w:cs="Calibri"/>
          <w:rPrChange w:id="171" w:author="Jessica Marshall" w:date="2023-07-06T10:18:00Z">
            <w:rPr/>
          </w:rPrChange>
        </w:rPr>
        <w:t xml:space="preserve">Less utilized in US than other parts of the world </w:t>
      </w:r>
    </w:p>
    <w:p w14:paraId="7F173771" w14:textId="77777777" w:rsidR="006D0040" w:rsidRPr="003D502B" w:rsidRDefault="006D0040" w:rsidP="003D502B">
      <w:pPr>
        <w:pStyle w:val="ListParagraph"/>
        <w:numPr>
          <w:ilvl w:val="1"/>
          <w:numId w:val="14"/>
        </w:numPr>
        <w:spacing w:after="0" w:line="360" w:lineRule="auto"/>
        <w:rPr>
          <w:rFonts w:ascii="Calibri" w:hAnsi="Calibri" w:cs="Calibri"/>
          <w:rPrChange w:id="172" w:author="Jessica Marshall" w:date="2023-07-06T10:18:00Z">
            <w:rPr/>
          </w:rPrChange>
        </w:rPr>
        <w:pPrChange w:id="173" w:author="Jessica Marshall" w:date="2023-07-06T10:18:00Z">
          <w:pPr>
            <w:pStyle w:val="ListParagraph"/>
            <w:numPr>
              <w:ilvl w:val="1"/>
              <w:numId w:val="14"/>
            </w:numPr>
            <w:ind w:left="792" w:hanging="432"/>
          </w:pPr>
        </w:pPrChange>
      </w:pPr>
      <w:r w:rsidRPr="003D502B">
        <w:rPr>
          <w:rFonts w:ascii="Calibri" w:hAnsi="Calibri" w:cs="Calibri"/>
          <w:rPrChange w:id="174" w:author="Jessica Marshall" w:date="2023-07-06T10:18:00Z">
            <w:rPr/>
          </w:rPrChange>
        </w:rPr>
        <w:t xml:space="preserve">Varied work settings </w:t>
      </w:r>
    </w:p>
    <w:p w14:paraId="38B6EB4E" w14:textId="77777777" w:rsidR="006D0040" w:rsidRPr="003D502B" w:rsidRDefault="006D0040" w:rsidP="003D502B">
      <w:pPr>
        <w:pStyle w:val="ListParagraph"/>
        <w:numPr>
          <w:ilvl w:val="1"/>
          <w:numId w:val="14"/>
        </w:numPr>
        <w:spacing w:after="0" w:line="360" w:lineRule="auto"/>
        <w:rPr>
          <w:rFonts w:ascii="Calibri" w:hAnsi="Calibri" w:cs="Calibri"/>
          <w:rPrChange w:id="175" w:author="Jessica Marshall" w:date="2023-07-06T10:18:00Z">
            <w:rPr/>
          </w:rPrChange>
        </w:rPr>
        <w:pPrChange w:id="176" w:author="Jessica Marshall" w:date="2023-07-06T10:18:00Z">
          <w:pPr>
            <w:pStyle w:val="ListParagraph"/>
            <w:numPr>
              <w:ilvl w:val="1"/>
              <w:numId w:val="14"/>
            </w:numPr>
            <w:ind w:left="792" w:hanging="432"/>
          </w:pPr>
        </w:pPrChange>
      </w:pPr>
      <w:r w:rsidRPr="003D502B">
        <w:rPr>
          <w:rFonts w:ascii="Calibri" w:hAnsi="Calibri" w:cs="Calibri"/>
          <w:rPrChange w:id="177" w:author="Jessica Marshall" w:date="2023-07-06T10:18:00Z">
            <w:rPr/>
          </w:rPrChange>
        </w:rPr>
        <w:t xml:space="preserve">Importance of adequate training: Acquisition quality and radiation safety </w:t>
      </w:r>
    </w:p>
    <w:p w14:paraId="5C6DCF8C" w14:textId="77777777" w:rsidR="006D0040" w:rsidRPr="003D502B" w:rsidRDefault="006D0040" w:rsidP="003D502B">
      <w:pPr>
        <w:pStyle w:val="ListParagraph"/>
        <w:numPr>
          <w:ilvl w:val="1"/>
          <w:numId w:val="14"/>
        </w:numPr>
        <w:spacing w:after="0" w:line="360" w:lineRule="auto"/>
        <w:rPr>
          <w:rFonts w:ascii="Calibri" w:hAnsi="Calibri" w:cs="Calibri"/>
          <w:rPrChange w:id="178" w:author="Jessica Marshall" w:date="2023-07-06T10:18:00Z">
            <w:rPr/>
          </w:rPrChange>
        </w:rPr>
        <w:pPrChange w:id="179" w:author="Jessica Marshall" w:date="2023-07-06T10:18:00Z">
          <w:pPr>
            <w:pStyle w:val="ListParagraph"/>
            <w:numPr>
              <w:ilvl w:val="1"/>
              <w:numId w:val="14"/>
            </w:numPr>
            <w:ind w:left="792" w:hanging="432"/>
          </w:pPr>
        </w:pPrChange>
      </w:pPr>
      <w:r w:rsidRPr="003D502B">
        <w:rPr>
          <w:rFonts w:ascii="Calibri" w:hAnsi="Calibri" w:cs="Calibri"/>
          <w:rPrChange w:id="180" w:author="Jessica Marshall" w:date="2023-07-06T10:18:00Z">
            <w:rPr/>
          </w:rPrChange>
        </w:rPr>
        <w:t xml:space="preserve">ASRT education framework for postmortem radiography </w:t>
      </w:r>
    </w:p>
    <w:p w14:paraId="7BC0213F" w14:textId="2B7BF3A4" w:rsidR="006D0040" w:rsidRPr="003D502B" w:rsidRDefault="006D0040" w:rsidP="003D502B">
      <w:pPr>
        <w:pStyle w:val="ListParagraph"/>
        <w:numPr>
          <w:ilvl w:val="0"/>
          <w:numId w:val="14"/>
        </w:numPr>
        <w:spacing w:after="0" w:line="360" w:lineRule="auto"/>
        <w:rPr>
          <w:rFonts w:ascii="Calibri" w:hAnsi="Calibri" w:cs="Calibri"/>
          <w:rPrChange w:id="181" w:author="Jessica Marshall" w:date="2023-07-06T10:18:00Z">
            <w:rPr/>
          </w:rPrChange>
        </w:rPr>
        <w:pPrChange w:id="182" w:author="Jessica Marshall" w:date="2023-07-06T10:18:00Z">
          <w:pPr>
            <w:pStyle w:val="ListParagraph"/>
            <w:numPr>
              <w:numId w:val="14"/>
            </w:numPr>
            <w:ind w:left="360" w:hanging="360"/>
          </w:pPr>
        </w:pPrChange>
      </w:pPr>
      <w:commentRangeStart w:id="183"/>
      <w:del w:id="184" w:author="Jessica Marshall" w:date="2023-07-06T10:20:00Z">
        <w:r w:rsidRPr="003D502B" w:rsidDel="003D502B">
          <w:rPr>
            <w:rFonts w:ascii="Calibri" w:hAnsi="Calibri" w:cs="Calibri"/>
            <w:rPrChange w:id="185" w:author="Jessica Marshall" w:date="2023-07-06T10:18:00Z">
              <w:rPr/>
            </w:rPrChange>
          </w:rPr>
          <w:delText xml:space="preserve">Summary and conclusions </w:delText>
        </w:r>
      </w:del>
      <w:ins w:id="186" w:author="Jessica Marshall" w:date="2023-07-06T10:20:00Z">
        <w:r w:rsidR="003D502B">
          <w:rPr>
            <w:rFonts w:ascii="Calibri" w:hAnsi="Calibri" w:cs="Calibri"/>
          </w:rPr>
          <w:t>Conclusions</w:t>
        </w:r>
        <w:commentRangeEnd w:id="183"/>
        <w:r w:rsidR="003D502B">
          <w:rPr>
            <w:rStyle w:val="CommentReference"/>
          </w:rPr>
          <w:commentReference w:id="183"/>
        </w:r>
      </w:ins>
    </w:p>
    <w:p w14:paraId="43808803" w14:textId="77777777" w:rsidR="00A875CD" w:rsidRPr="003D502B" w:rsidRDefault="00A875CD" w:rsidP="003D502B">
      <w:pPr>
        <w:spacing w:after="0" w:line="360" w:lineRule="auto"/>
        <w:rPr>
          <w:rFonts w:ascii="Calibri" w:hAnsi="Calibri" w:cs="Calibri"/>
          <w:i/>
          <w:iCs/>
          <w:rPrChange w:id="187" w:author="Jessica Marshall" w:date="2023-07-06T10:18:00Z">
            <w:rPr>
              <w:i/>
              <w:iCs/>
            </w:rPr>
          </w:rPrChange>
        </w:rPr>
        <w:pPrChange w:id="188" w:author="Jessica Marshall" w:date="2023-07-06T10:18:00Z">
          <w:pPr/>
        </w:pPrChange>
      </w:pPr>
    </w:p>
    <w:p w14:paraId="41BD215F" w14:textId="77777777" w:rsidR="00A875CD" w:rsidRPr="003D502B" w:rsidRDefault="00A875CD" w:rsidP="003D502B">
      <w:pPr>
        <w:spacing w:after="0" w:line="360" w:lineRule="auto"/>
        <w:rPr>
          <w:rFonts w:ascii="Calibri" w:hAnsi="Calibri" w:cs="Calibri"/>
          <w:i/>
          <w:iCs/>
          <w:rPrChange w:id="189" w:author="Jessica Marshall" w:date="2023-07-06T10:18:00Z">
            <w:rPr>
              <w:i/>
              <w:iCs/>
            </w:rPr>
          </w:rPrChange>
        </w:rPr>
        <w:pPrChange w:id="190" w:author="Jessica Marshall" w:date="2023-07-06T10:18:00Z">
          <w:pPr/>
        </w:pPrChange>
      </w:pPr>
    </w:p>
    <w:p w14:paraId="34F7B562" w14:textId="60B19A6E" w:rsidR="00A875CD" w:rsidRPr="003D502B" w:rsidRDefault="00A875CD" w:rsidP="003D502B">
      <w:pPr>
        <w:pStyle w:val="Heading1"/>
        <w:spacing w:after="0" w:line="360" w:lineRule="auto"/>
        <w:rPr>
          <w:rFonts w:ascii="Calibri" w:hAnsi="Calibri" w:cs="Calibri"/>
          <w:rPrChange w:id="191" w:author="Jessica Marshall" w:date="2023-07-06T10:18:00Z">
            <w:rPr/>
          </w:rPrChange>
        </w:rPr>
        <w:pPrChange w:id="192" w:author="Jessica Marshall" w:date="2023-07-06T10:18:00Z">
          <w:pPr>
            <w:pStyle w:val="Heading1"/>
          </w:pPr>
        </w:pPrChange>
      </w:pPr>
      <w:r w:rsidRPr="003D502B">
        <w:rPr>
          <w:rFonts w:ascii="Calibri" w:hAnsi="Calibri" w:cs="Calibri"/>
          <w:rPrChange w:id="193" w:author="Jessica Marshall" w:date="2023-07-06T10:18:00Z">
            <w:rPr/>
          </w:rPrChange>
        </w:rPr>
        <w:t>Introduction</w:t>
      </w:r>
    </w:p>
    <w:p w14:paraId="52A05B7B" w14:textId="6C23ABD3" w:rsidR="00CA4BC1" w:rsidRPr="003D502B" w:rsidRDefault="00641A81" w:rsidP="003D502B">
      <w:pPr>
        <w:spacing w:after="0" w:line="360" w:lineRule="auto"/>
        <w:rPr>
          <w:rFonts w:ascii="Calibri" w:hAnsi="Calibri" w:cs="Calibri"/>
          <w:highlight w:val="green"/>
          <w:rPrChange w:id="194" w:author="Jessica Marshall" w:date="2023-07-06T10:18:00Z">
            <w:rPr>
              <w:highlight w:val="green"/>
            </w:rPr>
          </w:rPrChange>
        </w:rPr>
        <w:pPrChange w:id="195" w:author="Jessica Marshall" w:date="2023-07-06T10:18:00Z">
          <w:pPr/>
        </w:pPrChange>
      </w:pPr>
      <w:r w:rsidRPr="003D502B">
        <w:rPr>
          <w:rFonts w:ascii="Calibri" w:hAnsi="Calibri" w:cs="Calibri"/>
          <w:highlight w:val="green"/>
          <w:rPrChange w:id="196" w:author="Jessica Marshall" w:date="2023-07-06T10:18:00Z">
            <w:rPr>
              <w:highlight w:val="green"/>
            </w:rPr>
          </w:rPrChange>
        </w:rPr>
        <w:t>Forensic radiography is an academic and scientific discipline that is characterized by the use of ionizing radiation to gather</w:t>
      </w:r>
      <w:r w:rsidR="00A23E4D" w:rsidRPr="003D502B">
        <w:rPr>
          <w:rFonts w:ascii="Calibri" w:hAnsi="Calibri" w:cs="Calibri"/>
          <w:highlight w:val="green"/>
          <w:rPrChange w:id="197" w:author="Jessica Marshall" w:date="2023-07-06T10:18:00Z">
            <w:rPr>
              <w:highlight w:val="green"/>
            </w:rPr>
          </w:rPrChange>
        </w:rPr>
        <w:t>,</w:t>
      </w:r>
      <w:r w:rsidR="001C751A" w:rsidRPr="003D502B">
        <w:rPr>
          <w:rFonts w:ascii="Calibri" w:hAnsi="Calibri" w:cs="Calibri"/>
          <w:highlight w:val="green"/>
          <w:rPrChange w:id="198" w:author="Jessica Marshall" w:date="2023-07-06T10:18:00Z">
            <w:rPr>
              <w:highlight w:val="green"/>
            </w:rPr>
          </w:rPrChange>
        </w:rPr>
        <w:t xml:space="preserve"> analyze</w:t>
      </w:r>
      <w:r w:rsidR="00A23E4D" w:rsidRPr="003D502B">
        <w:rPr>
          <w:rFonts w:ascii="Calibri" w:hAnsi="Calibri" w:cs="Calibri"/>
          <w:highlight w:val="green"/>
          <w:rPrChange w:id="199" w:author="Jessica Marshall" w:date="2023-07-06T10:18:00Z">
            <w:rPr>
              <w:highlight w:val="green"/>
            </w:rPr>
          </w:rPrChange>
        </w:rPr>
        <w:t>, and interpret</w:t>
      </w:r>
      <w:r w:rsidRPr="003D502B">
        <w:rPr>
          <w:rFonts w:ascii="Calibri" w:hAnsi="Calibri" w:cs="Calibri"/>
          <w:highlight w:val="green"/>
          <w:rPrChange w:id="200" w:author="Jessica Marshall" w:date="2023-07-06T10:18:00Z">
            <w:rPr>
              <w:highlight w:val="green"/>
            </w:rPr>
          </w:rPrChange>
        </w:rPr>
        <w:t xml:space="preserve"> forensic evidence that may be used in courts or legal </w:t>
      </w:r>
      <w:r w:rsidRPr="003D502B">
        <w:rPr>
          <w:rFonts w:ascii="Calibri" w:hAnsi="Calibri" w:cs="Calibri"/>
          <w:highlight w:val="green"/>
          <w:rPrChange w:id="201" w:author="Jessica Marshall" w:date="2023-07-06T10:18:00Z">
            <w:rPr>
              <w:highlight w:val="green"/>
            </w:rPr>
          </w:rPrChange>
        </w:rPr>
        <w:lastRenderedPageBreak/>
        <w:t>matters.</w:t>
      </w:r>
      <w:bookmarkStart w:id="202" w:name="_Ref138856995"/>
      <w:r w:rsidR="00344BF1" w:rsidRPr="003D502B">
        <w:rPr>
          <w:rStyle w:val="EndnoteReference"/>
          <w:rFonts w:ascii="Calibri" w:hAnsi="Calibri" w:cs="Calibri"/>
          <w:highlight w:val="green"/>
          <w:rPrChange w:id="203" w:author="Jessica Marshall" w:date="2023-07-06T10:18:00Z">
            <w:rPr>
              <w:rStyle w:val="EndnoteReference"/>
              <w:highlight w:val="green"/>
            </w:rPr>
          </w:rPrChange>
        </w:rPr>
        <w:endnoteReference w:id="1"/>
      </w:r>
      <w:bookmarkEnd w:id="202"/>
      <w:r w:rsidR="00AF3D0B" w:rsidRPr="003D502B">
        <w:rPr>
          <w:rFonts w:ascii="Calibri" w:hAnsi="Calibri" w:cs="Calibri"/>
          <w:highlight w:val="green"/>
          <w:vertAlign w:val="superscript"/>
          <w:rPrChange w:id="204" w:author="Jessica Marshall" w:date="2023-07-06T10:18:00Z">
            <w:rPr>
              <w:highlight w:val="green"/>
              <w:vertAlign w:val="superscript"/>
            </w:rPr>
          </w:rPrChange>
        </w:rPr>
        <w:t>,</w:t>
      </w:r>
      <w:bookmarkStart w:id="205" w:name="_Ref138854671"/>
      <w:r w:rsidR="00C5261B" w:rsidRPr="003D502B">
        <w:rPr>
          <w:rStyle w:val="EndnoteReference"/>
          <w:rFonts w:ascii="Calibri" w:hAnsi="Calibri" w:cs="Calibri"/>
          <w:highlight w:val="green"/>
          <w:rPrChange w:id="206" w:author="Jessica Marshall" w:date="2023-07-06T10:18:00Z">
            <w:rPr>
              <w:rStyle w:val="EndnoteReference"/>
              <w:highlight w:val="green"/>
            </w:rPr>
          </w:rPrChange>
        </w:rPr>
        <w:endnoteReference w:id="2"/>
      </w:r>
      <w:bookmarkEnd w:id="205"/>
      <w:r w:rsidR="00AF3D0B" w:rsidRPr="003D502B">
        <w:rPr>
          <w:rFonts w:ascii="Calibri" w:hAnsi="Calibri" w:cs="Calibri"/>
          <w:highlight w:val="green"/>
          <w:vertAlign w:val="superscript"/>
          <w:rPrChange w:id="207" w:author="Jessica Marshall" w:date="2023-07-06T10:18:00Z">
            <w:rPr>
              <w:highlight w:val="green"/>
              <w:vertAlign w:val="superscript"/>
            </w:rPr>
          </w:rPrChange>
        </w:rPr>
        <w:t>,</w:t>
      </w:r>
      <w:bookmarkStart w:id="208" w:name="_Ref138851622"/>
      <w:r w:rsidR="00AF3D0B" w:rsidRPr="003D502B">
        <w:rPr>
          <w:rStyle w:val="EndnoteReference"/>
          <w:rFonts w:ascii="Calibri" w:hAnsi="Calibri" w:cs="Calibri"/>
          <w:highlight w:val="green"/>
          <w:rPrChange w:id="209" w:author="Jessica Marshall" w:date="2023-07-06T10:18:00Z">
            <w:rPr>
              <w:rStyle w:val="EndnoteReference"/>
              <w:highlight w:val="green"/>
            </w:rPr>
          </w:rPrChange>
        </w:rPr>
        <w:endnoteReference w:id="3"/>
      </w:r>
      <w:bookmarkEnd w:id="208"/>
      <w:r w:rsidRPr="003D502B">
        <w:rPr>
          <w:rFonts w:ascii="Calibri" w:hAnsi="Calibri" w:cs="Calibri"/>
          <w:highlight w:val="green"/>
          <w:rPrChange w:id="210" w:author="Jessica Marshall" w:date="2023-07-06T10:18:00Z">
            <w:rPr>
              <w:highlight w:val="green"/>
            </w:rPr>
          </w:rPrChange>
        </w:rPr>
        <w:t xml:space="preserve"> </w:t>
      </w:r>
      <w:commentRangeStart w:id="211"/>
      <w:commentRangeStart w:id="212"/>
      <w:r w:rsidR="00C26AE2" w:rsidRPr="003D502B">
        <w:rPr>
          <w:rFonts w:ascii="Calibri" w:hAnsi="Calibri" w:cs="Calibri"/>
          <w:highlight w:val="green"/>
          <w:rPrChange w:id="213" w:author="Jessica Marshall" w:date="2023-07-06T10:18:00Z">
            <w:rPr>
              <w:highlight w:val="green"/>
            </w:rPr>
          </w:rPrChange>
        </w:rPr>
        <w:t>Forensic</w:t>
      </w:r>
      <w:commentRangeEnd w:id="211"/>
      <w:r w:rsidR="00B5442C" w:rsidRPr="003D502B">
        <w:rPr>
          <w:rStyle w:val="CommentReference"/>
          <w:rFonts w:ascii="Calibri" w:hAnsi="Calibri" w:cs="Calibri"/>
          <w:sz w:val="22"/>
          <w:szCs w:val="22"/>
          <w:rPrChange w:id="214" w:author="Jessica Marshall" w:date="2023-07-06T10:18:00Z">
            <w:rPr>
              <w:rStyle w:val="CommentReference"/>
            </w:rPr>
          </w:rPrChange>
        </w:rPr>
        <w:commentReference w:id="211"/>
      </w:r>
      <w:commentRangeEnd w:id="212"/>
      <w:r w:rsidR="00C812FE" w:rsidRPr="003D502B">
        <w:rPr>
          <w:rStyle w:val="CommentReference"/>
          <w:rFonts w:ascii="Calibri" w:hAnsi="Calibri" w:cs="Calibri"/>
          <w:sz w:val="22"/>
          <w:szCs w:val="22"/>
          <w:rPrChange w:id="216" w:author="Jessica Marshall" w:date="2023-07-06T10:18:00Z">
            <w:rPr>
              <w:rStyle w:val="CommentReference"/>
            </w:rPr>
          </w:rPrChange>
        </w:rPr>
        <w:commentReference w:id="212"/>
      </w:r>
      <w:r w:rsidR="00C26AE2" w:rsidRPr="003D502B">
        <w:rPr>
          <w:rFonts w:ascii="Calibri" w:hAnsi="Calibri" w:cs="Calibri"/>
          <w:rPrChange w:id="217" w:author="Jessica Marshall" w:date="2023-07-06T10:18:00Z">
            <w:rPr/>
          </w:rPrChange>
        </w:rPr>
        <w:t xml:space="preserve"> r</w:t>
      </w:r>
      <w:r w:rsidR="004F3E01" w:rsidRPr="003D502B">
        <w:rPr>
          <w:rFonts w:ascii="Calibri" w:hAnsi="Calibri" w:cs="Calibri"/>
          <w:rPrChange w:id="218" w:author="Jessica Marshall" w:date="2023-07-06T10:18:00Z">
            <w:rPr/>
          </w:rPrChange>
        </w:rPr>
        <w:t xml:space="preserve">adiography is one subspeciality of </w:t>
      </w:r>
      <w:r w:rsidR="004F3E01" w:rsidRPr="003D502B">
        <w:rPr>
          <w:rFonts w:ascii="Calibri" w:hAnsi="Calibri" w:cs="Calibri"/>
          <w:i/>
          <w:iCs/>
          <w:rPrChange w:id="219" w:author="Jessica Marshall" w:date="2023-07-06T10:18:00Z">
            <w:rPr>
              <w:i/>
              <w:iCs/>
            </w:rPr>
          </w:rPrChange>
        </w:rPr>
        <w:t>forensic imaging</w:t>
      </w:r>
      <w:r w:rsidR="004F3E01" w:rsidRPr="003D502B">
        <w:rPr>
          <w:rFonts w:ascii="Calibri" w:hAnsi="Calibri" w:cs="Calibri"/>
          <w:rPrChange w:id="220" w:author="Jessica Marshall" w:date="2023-07-06T10:18:00Z">
            <w:rPr/>
          </w:rPrChange>
        </w:rPr>
        <w:t>, a term that is used more broadly in the forensics field to ref</w:t>
      </w:r>
      <w:r w:rsidR="00A350D2" w:rsidRPr="003D502B">
        <w:rPr>
          <w:rFonts w:ascii="Calibri" w:hAnsi="Calibri" w:cs="Calibri"/>
          <w:rPrChange w:id="221" w:author="Jessica Marshall" w:date="2023-07-06T10:18:00Z">
            <w:rPr/>
          </w:rPrChange>
        </w:rPr>
        <w:t>er</w:t>
      </w:r>
      <w:r w:rsidR="004F3E01" w:rsidRPr="003D502B">
        <w:rPr>
          <w:rFonts w:ascii="Calibri" w:hAnsi="Calibri" w:cs="Calibri"/>
          <w:rPrChange w:id="222" w:author="Jessica Marshall" w:date="2023-07-06T10:18:00Z">
            <w:rPr/>
          </w:rPrChange>
        </w:rPr>
        <w:t xml:space="preserve"> to</w:t>
      </w:r>
      <w:r w:rsidR="00A533A8" w:rsidRPr="003D502B">
        <w:rPr>
          <w:rFonts w:ascii="Calibri" w:hAnsi="Calibri" w:cs="Calibri"/>
          <w:rPrChange w:id="223" w:author="Jessica Marshall" w:date="2023-07-06T10:18:00Z">
            <w:rPr/>
          </w:rPrChange>
        </w:rPr>
        <w:t xml:space="preserve"> the </w:t>
      </w:r>
      <w:r w:rsidR="00EC5137" w:rsidRPr="003D502B">
        <w:rPr>
          <w:rFonts w:ascii="Calibri" w:hAnsi="Calibri" w:cs="Calibri"/>
          <w:rPrChange w:id="224" w:author="Jessica Marshall" w:date="2023-07-06T10:18:00Z">
            <w:rPr/>
          </w:rPrChange>
        </w:rPr>
        <w:t>pre</w:t>
      </w:r>
      <w:r w:rsidR="00A533A8" w:rsidRPr="003D502B">
        <w:rPr>
          <w:rFonts w:ascii="Calibri" w:hAnsi="Calibri" w:cs="Calibri"/>
          <w:rPrChange w:id="225" w:author="Jessica Marshall" w:date="2023-07-06T10:18:00Z">
            <w:rPr/>
          </w:rPrChange>
        </w:rPr>
        <w:t>paration and examination of</w:t>
      </w:r>
      <w:r w:rsidR="004F3E01" w:rsidRPr="003D502B">
        <w:rPr>
          <w:rFonts w:ascii="Calibri" w:hAnsi="Calibri" w:cs="Calibri"/>
          <w:rPrChange w:id="226" w:author="Jessica Marshall" w:date="2023-07-06T10:18:00Z">
            <w:rPr/>
          </w:rPrChange>
        </w:rPr>
        <w:t xml:space="preserve"> any type of photographic or </w:t>
      </w:r>
      <w:r w:rsidR="004F3E01" w:rsidRPr="003D502B">
        <w:rPr>
          <w:rFonts w:ascii="Calibri" w:hAnsi="Calibri" w:cs="Calibri"/>
          <w:highlight w:val="green"/>
          <w:rPrChange w:id="227" w:author="Jessica Marshall" w:date="2023-07-06T10:18:00Z">
            <w:rPr>
              <w:highlight w:val="green"/>
            </w:rPr>
          </w:rPrChange>
        </w:rPr>
        <w:t>video evidence</w:t>
      </w:r>
      <w:r w:rsidR="00132602" w:rsidRPr="003D502B">
        <w:rPr>
          <w:rFonts w:ascii="Calibri" w:hAnsi="Calibri" w:cs="Calibri"/>
          <w:highlight w:val="green"/>
          <w:rPrChange w:id="228" w:author="Jessica Marshall" w:date="2023-07-06T10:18:00Z">
            <w:rPr>
              <w:highlight w:val="green"/>
            </w:rPr>
          </w:rPrChange>
        </w:rPr>
        <w:t xml:space="preserve"> pertaining to civil or criminal cases</w:t>
      </w:r>
      <w:r w:rsidR="00E64941" w:rsidRPr="003D502B">
        <w:rPr>
          <w:rFonts w:ascii="Calibri" w:hAnsi="Calibri" w:cs="Calibri"/>
          <w:highlight w:val="green"/>
          <w:rPrChange w:id="229" w:author="Jessica Marshall" w:date="2023-07-06T10:18:00Z">
            <w:rPr>
              <w:highlight w:val="green"/>
            </w:rPr>
          </w:rPrChange>
        </w:rPr>
        <w:t>.</w:t>
      </w:r>
      <w:r w:rsidR="008F1A20" w:rsidRPr="003D502B">
        <w:rPr>
          <w:rFonts w:ascii="Calibri" w:hAnsi="Calibri" w:cs="Calibri"/>
          <w:highlight w:val="green"/>
          <w:rPrChange w:id="230" w:author="Jessica Marshall" w:date="2023-07-06T10:18:00Z">
            <w:rPr>
              <w:highlight w:val="green"/>
            </w:rPr>
          </w:rPrChange>
        </w:rPr>
        <w:fldChar w:fldCharType="begin"/>
      </w:r>
      <w:r w:rsidR="008F1A20" w:rsidRPr="003D502B">
        <w:rPr>
          <w:rFonts w:ascii="Calibri" w:hAnsi="Calibri" w:cs="Calibri"/>
          <w:highlight w:val="green"/>
          <w:rPrChange w:id="231" w:author="Jessica Marshall" w:date="2023-07-06T10:18:00Z">
            <w:rPr>
              <w:highlight w:val="green"/>
            </w:rPr>
          </w:rPrChange>
        </w:rPr>
        <w:instrText xml:space="preserve"> NOTEREF _Ref138851622 \f \h </w:instrText>
      </w:r>
      <w:r w:rsidR="00B5442C" w:rsidRPr="003D502B">
        <w:rPr>
          <w:rFonts w:ascii="Calibri" w:hAnsi="Calibri" w:cs="Calibri"/>
          <w:highlight w:val="green"/>
          <w:rPrChange w:id="232" w:author="Jessica Marshall" w:date="2023-07-06T10:18:00Z">
            <w:rPr>
              <w:highlight w:val="green"/>
            </w:rPr>
          </w:rPrChange>
        </w:rPr>
        <w:instrText xml:space="preserve"> \* MERGEFORMAT </w:instrText>
      </w:r>
      <w:r w:rsidR="008F1A20" w:rsidRPr="003D502B">
        <w:rPr>
          <w:rFonts w:ascii="Calibri" w:hAnsi="Calibri" w:cs="Calibri"/>
          <w:highlight w:val="green"/>
          <w:rPrChange w:id="233" w:author="Jessica Marshall" w:date="2023-07-06T10:18:00Z">
            <w:rPr>
              <w:highlight w:val="green"/>
            </w:rPr>
          </w:rPrChange>
        </w:rPr>
      </w:r>
      <w:r w:rsidR="008F1A20" w:rsidRPr="003D502B">
        <w:rPr>
          <w:rFonts w:ascii="Calibri" w:hAnsi="Calibri" w:cs="Calibri"/>
          <w:highlight w:val="green"/>
          <w:rPrChange w:id="234" w:author="Jessica Marshall" w:date="2023-07-06T10:18:00Z">
            <w:rPr>
              <w:highlight w:val="green"/>
            </w:rPr>
          </w:rPrChange>
        </w:rPr>
        <w:fldChar w:fldCharType="separate"/>
      </w:r>
      <w:r w:rsidR="008F1A20" w:rsidRPr="003D502B">
        <w:rPr>
          <w:rStyle w:val="EndnoteReference"/>
          <w:rFonts w:ascii="Calibri" w:hAnsi="Calibri" w:cs="Calibri"/>
          <w:highlight w:val="green"/>
          <w:rPrChange w:id="235" w:author="Jessica Marshall" w:date="2023-07-06T10:18:00Z">
            <w:rPr>
              <w:rStyle w:val="EndnoteReference"/>
              <w:highlight w:val="green"/>
            </w:rPr>
          </w:rPrChange>
        </w:rPr>
        <w:t>3</w:t>
      </w:r>
      <w:r w:rsidR="008F1A20" w:rsidRPr="003D502B">
        <w:rPr>
          <w:rFonts w:ascii="Calibri" w:hAnsi="Calibri" w:cs="Calibri"/>
          <w:highlight w:val="green"/>
          <w:rPrChange w:id="236" w:author="Jessica Marshall" w:date="2023-07-06T10:18:00Z">
            <w:rPr>
              <w:highlight w:val="green"/>
            </w:rPr>
          </w:rPrChange>
        </w:rPr>
        <w:fldChar w:fldCharType="end"/>
      </w:r>
      <w:r w:rsidR="004F3E01" w:rsidRPr="003D502B">
        <w:rPr>
          <w:rFonts w:ascii="Calibri" w:hAnsi="Calibri" w:cs="Calibri"/>
          <w:highlight w:val="green"/>
          <w:rPrChange w:id="237" w:author="Jessica Marshall" w:date="2023-07-06T10:18:00Z">
            <w:rPr>
              <w:highlight w:val="green"/>
            </w:rPr>
          </w:rPrChange>
        </w:rPr>
        <w:t xml:space="preserve"> The m</w:t>
      </w:r>
      <w:r w:rsidR="00B230A9" w:rsidRPr="003D502B">
        <w:rPr>
          <w:rFonts w:ascii="Calibri" w:hAnsi="Calibri" w:cs="Calibri"/>
          <w:highlight w:val="green"/>
          <w:rPrChange w:id="238" w:author="Jessica Marshall" w:date="2023-07-06T10:18:00Z">
            <w:rPr>
              <w:highlight w:val="green"/>
            </w:rPr>
          </w:rPrChange>
        </w:rPr>
        <w:t>ost</w:t>
      </w:r>
      <w:r w:rsidR="004F3E01" w:rsidRPr="003D502B">
        <w:rPr>
          <w:rFonts w:ascii="Calibri" w:hAnsi="Calibri" w:cs="Calibri"/>
          <w:highlight w:val="green"/>
          <w:rPrChange w:id="239" w:author="Jessica Marshall" w:date="2023-07-06T10:18:00Z">
            <w:rPr>
              <w:highlight w:val="green"/>
            </w:rPr>
          </w:rPrChange>
        </w:rPr>
        <w:t xml:space="preserve"> widely</w:t>
      </w:r>
      <w:r w:rsidR="00B230A9" w:rsidRPr="003D502B">
        <w:rPr>
          <w:rFonts w:ascii="Calibri" w:hAnsi="Calibri" w:cs="Calibri"/>
          <w:highlight w:val="green"/>
          <w:rPrChange w:id="240" w:author="Jessica Marshall" w:date="2023-07-06T10:18:00Z">
            <w:rPr>
              <w:highlight w:val="green"/>
            </w:rPr>
          </w:rPrChange>
        </w:rPr>
        <w:t xml:space="preserve"> recognized use of forensic radiography is</w:t>
      </w:r>
      <w:r w:rsidR="004F3E01" w:rsidRPr="003D502B">
        <w:rPr>
          <w:rFonts w:ascii="Calibri" w:hAnsi="Calibri" w:cs="Calibri"/>
          <w:highlight w:val="green"/>
          <w:rPrChange w:id="241" w:author="Jessica Marshall" w:date="2023-07-06T10:18:00Z">
            <w:rPr>
              <w:highlight w:val="green"/>
            </w:rPr>
          </w:rPrChange>
        </w:rPr>
        <w:t xml:space="preserve"> in the</w:t>
      </w:r>
      <w:r w:rsidR="00B230A9" w:rsidRPr="003D502B">
        <w:rPr>
          <w:rFonts w:ascii="Calibri" w:hAnsi="Calibri" w:cs="Calibri"/>
          <w:highlight w:val="green"/>
          <w:rPrChange w:id="242" w:author="Jessica Marshall" w:date="2023-07-06T10:18:00Z">
            <w:rPr>
              <w:highlight w:val="green"/>
            </w:rPr>
          </w:rPrChange>
        </w:rPr>
        <w:t xml:space="preserve"> postmortem assessment </w:t>
      </w:r>
      <w:r w:rsidR="00E96ABB" w:rsidRPr="003D502B">
        <w:rPr>
          <w:rFonts w:ascii="Calibri" w:hAnsi="Calibri" w:cs="Calibri"/>
          <w:highlight w:val="green"/>
          <w:rPrChange w:id="243" w:author="Jessica Marshall" w:date="2023-07-06T10:18:00Z">
            <w:rPr>
              <w:highlight w:val="green"/>
            </w:rPr>
          </w:rPrChange>
        </w:rPr>
        <w:t>of</w:t>
      </w:r>
      <w:r w:rsidR="00DB26B9" w:rsidRPr="003D502B">
        <w:rPr>
          <w:rFonts w:ascii="Calibri" w:hAnsi="Calibri" w:cs="Calibri"/>
          <w:highlight w:val="green"/>
          <w:rPrChange w:id="244" w:author="Jessica Marshall" w:date="2023-07-06T10:18:00Z">
            <w:rPr>
              <w:highlight w:val="green"/>
            </w:rPr>
          </w:rPrChange>
        </w:rPr>
        <w:t xml:space="preserve"> the</w:t>
      </w:r>
      <w:r w:rsidR="00E96ABB" w:rsidRPr="003D502B">
        <w:rPr>
          <w:rFonts w:ascii="Calibri" w:hAnsi="Calibri" w:cs="Calibri"/>
          <w:highlight w:val="green"/>
          <w:rPrChange w:id="245" w:author="Jessica Marshall" w:date="2023-07-06T10:18:00Z">
            <w:rPr>
              <w:highlight w:val="green"/>
            </w:rPr>
          </w:rPrChange>
        </w:rPr>
        <w:t xml:space="preserve"> cause of death</w:t>
      </w:r>
      <w:r w:rsidR="004F3E01" w:rsidRPr="003D502B">
        <w:rPr>
          <w:rFonts w:ascii="Calibri" w:hAnsi="Calibri" w:cs="Calibri"/>
          <w:highlight w:val="green"/>
          <w:rPrChange w:id="246" w:author="Jessica Marshall" w:date="2023-07-06T10:18:00Z">
            <w:rPr>
              <w:highlight w:val="green"/>
            </w:rPr>
          </w:rPrChange>
        </w:rPr>
        <w:t xml:space="preserve"> or </w:t>
      </w:r>
      <w:r w:rsidR="00E96ABB" w:rsidRPr="003D502B">
        <w:rPr>
          <w:rFonts w:ascii="Calibri" w:hAnsi="Calibri" w:cs="Calibri"/>
          <w:highlight w:val="green"/>
          <w:rPrChange w:id="247" w:author="Jessica Marshall" w:date="2023-07-06T10:18:00Z">
            <w:rPr>
              <w:highlight w:val="green"/>
            </w:rPr>
          </w:rPrChange>
        </w:rPr>
        <w:t>injury</w:t>
      </w:r>
      <w:r w:rsidR="004F3E01" w:rsidRPr="003D502B">
        <w:rPr>
          <w:rFonts w:ascii="Calibri" w:hAnsi="Calibri" w:cs="Calibri"/>
          <w:highlight w:val="green"/>
          <w:rPrChange w:id="248" w:author="Jessica Marshall" w:date="2023-07-06T10:18:00Z">
            <w:rPr>
              <w:highlight w:val="green"/>
            </w:rPr>
          </w:rPrChange>
        </w:rPr>
        <w:t>.</w:t>
      </w:r>
      <w:r w:rsidR="00B02DCF" w:rsidRPr="003D502B">
        <w:rPr>
          <w:rFonts w:ascii="Calibri" w:hAnsi="Calibri" w:cs="Calibri"/>
          <w:highlight w:val="green"/>
          <w:rPrChange w:id="249" w:author="Jessica Marshall" w:date="2023-07-06T10:18:00Z">
            <w:rPr>
              <w:highlight w:val="green"/>
            </w:rPr>
          </w:rPrChange>
        </w:rPr>
        <w:t xml:space="preserve"> However, it m</w:t>
      </w:r>
      <w:r w:rsidR="00CA4BC1" w:rsidRPr="003D502B">
        <w:rPr>
          <w:rFonts w:ascii="Calibri" w:hAnsi="Calibri" w:cs="Calibri"/>
          <w:highlight w:val="green"/>
          <w:rPrChange w:id="250" w:author="Jessica Marshall" w:date="2023-07-06T10:18:00Z">
            <w:rPr>
              <w:highlight w:val="green"/>
            </w:rPr>
          </w:rPrChange>
        </w:rPr>
        <w:t>ay include a variety of types of imaging of potential value in forensic investigations</w:t>
      </w:r>
      <w:r w:rsidR="00655122" w:rsidRPr="003D502B">
        <w:rPr>
          <w:rFonts w:ascii="Calibri" w:hAnsi="Calibri" w:cs="Calibri"/>
          <w:highlight w:val="green"/>
          <w:rPrChange w:id="251" w:author="Jessica Marshall" w:date="2023-07-06T10:18:00Z">
            <w:rPr>
              <w:highlight w:val="green"/>
            </w:rPr>
          </w:rPrChange>
        </w:rPr>
        <w:t>, such as:</w:t>
      </w:r>
      <w:r w:rsidR="00C71075" w:rsidRPr="003D502B">
        <w:rPr>
          <w:rFonts w:ascii="Calibri" w:hAnsi="Calibri" w:cs="Calibri"/>
          <w:highlight w:val="green"/>
          <w:vertAlign w:val="superscript"/>
          <w:rPrChange w:id="252" w:author="Jessica Marshall" w:date="2023-07-06T10:18:00Z">
            <w:rPr>
              <w:highlight w:val="green"/>
              <w:vertAlign w:val="superscript"/>
            </w:rPr>
          </w:rPrChange>
        </w:rPr>
        <w:fldChar w:fldCharType="begin"/>
      </w:r>
      <w:r w:rsidR="00C71075" w:rsidRPr="003D502B">
        <w:rPr>
          <w:rFonts w:ascii="Calibri" w:hAnsi="Calibri" w:cs="Calibri"/>
          <w:highlight w:val="green"/>
          <w:vertAlign w:val="superscript"/>
          <w:rPrChange w:id="253" w:author="Jessica Marshall" w:date="2023-07-06T10:18:00Z">
            <w:rPr>
              <w:highlight w:val="green"/>
              <w:vertAlign w:val="superscript"/>
            </w:rPr>
          </w:rPrChange>
        </w:rPr>
        <w:instrText xml:space="preserve"> NOTEREF _Ref138851622 \f \h </w:instrText>
      </w:r>
      <w:r w:rsidR="003F6068" w:rsidRPr="003D502B">
        <w:rPr>
          <w:rFonts w:ascii="Calibri" w:hAnsi="Calibri" w:cs="Calibri"/>
          <w:highlight w:val="green"/>
          <w:vertAlign w:val="superscript"/>
          <w:rPrChange w:id="254" w:author="Jessica Marshall" w:date="2023-07-06T10:18:00Z">
            <w:rPr>
              <w:highlight w:val="green"/>
              <w:vertAlign w:val="superscript"/>
            </w:rPr>
          </w:rPrChange>
        </w:rPr>
        <w:instrText xml:space="preserve"> \* MERGEFORMAT </w:instrText>
      </w:r>
      <w:r w:rsidR="00C71075" w:rsidRPr="003D502B">
        <w:rPr>
          <w:rFonts w:ascii="Calibri" w:hAnsi="Calibri" w:cs="Calibri"/>
          <w:highlight w:val="green"/>
          <w:vertAlign w:val="superscript"/>
          <w:rPrChange w:id="255" w:author="Jessica Marshall" w:date="2023-07-06T10:18:00Z">
            <w:rPr>
              <w:highlight w:val="green"/>
              <w:vertAlign w:val="superscript"/>
            </w:rPr>
          </w:rPrChange>
        </w:rPr>
      </w:r>
      <w:r w:rsidR="00C71075" w:rsidRPr="003D502B">
        <w:rPr>
          <w:rFonts w:ascii="Calibri" w:hAnsi="Calibri" w:cs="Calibri"/>
          <w:highlight w:val="green"/>
          <w:vertAlign w:val="superscript"/>
          <w:rPrChange w:id="256" w:author="Jessica Marshall" w:date="2023-07-06T10:18:00Z">
            <w:rPr>
              <w:highlight w:val="green"/>
              <w:vertAlign w:val="superscript"/>
            </w:rPr>
          </w:rPrChange>
        </w:rPr>
        <w:fldChar w:fldCharType="separate"/>
      </w:r>
      <w:r w:rsidR="00C71075" w:rsidRPr="003D502B">
        <w:rPr>
          <w:rStyle w:val="EndnoteReference"/>
          <w:rFonts w:ascii="Calibri" w:hAnsi="Calibri" w:cs="Calibri"/>
          <w:highlight w:val="green"/>
          <w:rPrChange w:id="257" w:author="Jessica Marshall" w:date="2023-07-06T10:18:00Z">
            <w:rPr>
              <w:rStyle w:val="EndnoteReference"/>
              <w:highlight w:val="green"/>
            </w:rPr>
          </w:rPrChange>
        </w:rPr>
        <w:t>3</w:t>
      </w:r>
      <w:r w:rsidR="00C71075" w:rsidRPr="003D502B">
        <w:rPr>
          <w:rFonts w:ascii="Calibri" w:hAnsi="Calibri" w:cs="Calibri"/>
          <w:highlight w:val="green"/>
          <w:vertAlign w:val="superscript"/>
          <w:rPrChange w:id="258" w:author="Jessica Marshall" w:date="2023-07-06T10:18:00Z">
            <w:rPr>
              <w:highlight w:val="green"/>
              <w:vertAlign w:val="superscript"/>
            </w:rPr>
          </w:rPrChange>
        </w:rPr>
        <w:fldChar w:fldCharType="end"/>
      </w:r>
      <w:r w:rsidR="003F6068" w:rsidRPr="003D502B">
        <w:rPr>
          <w:rFonts w:ascii="Calibri" w:hAnsi="Calibri" w:cs="Calibri"/>
          <w:highlight w:val="green"/>
          <w:vertAlign w:val="superscript"/>
          <w:rPrChange w:id="259" w:author="Jessica Marshall" w:date="2023-07-06T10:18:00Z">
            <w:rPr>
              <w:highlight w:val="green"/>
              <w:vertAlign w:val="superscript"/>
            </w:rPr>
          </w:rPrChange>
        </w:rPr>
        <w:t>,</w:t>
      </w:r>
      <w:bookmarkStart w:id="260" w:name="_Ref138862990"/>
      <w:r w:rsidR="00C243BB" w:rsidRPr="003D502B">
        <w:rPr>
          <w:rStyle w:val="EndnoteReference"/>
          <w:rFonts w:ascii="Calibri" w:hAnsi="Calibri" w:cs="Calibri"/>
          <w:highlight w:val="green"/>
          <w:rPrChange w:id="261" w:author="Jessica Marshall" w:date="2023-07-06T10:18:00Z">
            <w:rPr>
              <w:rStyle w:val="EndnoteReference"/>
              <w:highlight w:val="green"/>
            </w:rPr>
          </w:rPrChange>
        </w:rPr>
        <w:endnoteReference w:id="4"/>
      </w:r>
      <w:bookmarkEnd w:id="260"/>
      <w:r w:rsidR="003F6068" w:rsidRPr="003D502B">
        <w:rPr>
          <w:rFonts w:ascii="Calibri" w:hAnsi="Calibri" w:cs="Calibri"/>
          <w:highlight w:val="green"/>
          <w:vertAlign w:val="superscript"/>
          <w:rPrChange w:id="262" w:author="Jessica Marshall" w:date="2023-07-06T10:18:00Z">
            <w:rPr>
              <w:highlight w:val="green"/>
              <w:vertAlign w:val="superscript"/>
            </w:rPr>
          </w:rPrChange>
        </w:rPr>
        <w:t>,</w:t>
      </w:r>
      <w:r w:rsidR="003F6068" w:rsidRPr="003D502B">
        <w:rPr>
          <w:rStyle w:val="EndnoteReference"/>
          <w:rFonts w:ascii="Calibri" w:hAnsi="Calibri" w:cs="Calibri"/>
          <w:highlight w:val="green"/>
          <w:rPrChange w:id="263" w:author="Jessica Marshall" w:date="2023-07-06T10:18:00Z">
            <w:rPr>
              <w:rStyle w:val="EndnoteReference"/>
              <w:highlight w:val="green"/>
            </w:rPr>
          </w:rPrChange>
        </w:rPr>
        <w:endnoteReference w:id="5"/>
      </w:r>
      <w:r w:rsidR="00CC49B8" w:rsidRPr="003D502B">
        <w:rPr>
          <w:rFonts w:ascii="Calibri" w:hAnsi="Calibri" w:cs="Calibri"/>
          <w:highlight w:val="green"/>
          <w:vertAlign w:val="superscript"/>
          <w:rPrChange w:id="264" w:author="Jessica Marshall" w:date="2023-07-06T10:18:00Z">
            <w:rPr>
              <w:highlight w:val="green"/>
              <w:vertAlign w:val="superscript"/>
            </w:rPr>
          </w:rPrChange>
        </w:rPr>
        <w:t>,</w:t>
      </w:r>
      <w:bookmarkStart w:id="265" w:name="_Ref138863947"/>
      <w:r w:rsidR="00F128AC" w:rsidRPr="003D502B">
        <w:rPr>
          <w:rStyle w:val="EndnoteReference"/>
          <w:rFonts w:ascii="Calibri" w:hAnsi="Calibri" w:cs="Calibri"/>
          <w:highlight w:val="green"/>
          <w:rPrChange w:id="266" w:author="Jessica Marshall" w:date="2023-07-06T10:18:00Z">
            <w:rPr>
              <w:rStyle w:val="EndnoteReference"/>
              <w:highlight w:val="green"/>
            </w:rPr>
          </w:rPrChange>
        </w:rPr>
        <w:endnoteReference w:id="6"/>
      </w:r>
      <w:bookmarkEnd w:id="265"/>
      <w:r w:rsidR="00CA4BC1" w:rsidRPr="003D502B">
        <w:rPr>
          <w:rFonts w:ascii="Calibri" w:hAnsi="Calibri" w:cs="Calibri"/>
          <w:highlight w:val="green"/>
          <w:rPrChange w:id="267" w:author="Jessica Marshall" w:date="2023-07-06T10:18:00Z">
            <w:rPr>
              <w:highlight w:val="green"/>
            </w:rPr>
          </w:rPrChange>
        </w:rPr>
        <w:t xml:space="preserve"> </w:t>
      </w:r>
    </w:p>
    <w:p w14:paraId="46EE523A" w14:textId="04C470BB" w:rsidR="00CA4BC1" w:rsidRPr="003D502B" w:rsidRDefault="00CA4BC1" w:rsidP="003D502B">
      <w:pPr>
        <w:pStyle w:val="ListParagraph"/>
        <w:numPr>
          <w:ilvl w:val="0"/>
          <w:numId w:val="3"/>
        </w:numPr>
        <w:spacing w:after="0" w:line="360" w:lineRule="auto"/>
        <w:rPr>
          <w:rFonts w:ascii="Calibri" w:hAnsi="Calibri" w:cs="Calibri"/>
          <w:highlight w:val="green"/>
          <w:rPrChange w:id="268" w:author="Jessica Marshall" w:date="2023-07-06T10:18:00Z">
            <w:rPr>
              <w:highlight w:val="green"/>
            </w:rPr>
          </w:rPrChange>
        </w:rPr>
        <w:pPrChange w:id="269" w:author="Jessica Marshall" w:date="2023-07-06T10:18:00Z">
          <w:pPr>
            <w:pStyle w:val="ListParagraph"/>
            <w:numPr>
              <w:numId w:val="3"/>
            </w:numPr>
            <w:ind w:hanging="360"/>
          </w:pPr>
        </w:pPrChange>
      </w:pPr>
      <w:r w:rsidRPr="003D502B">
        <w:rPr>
          <w:rFonts w:ascii="Calibri" w:hAnsi="Calibri" w:cs="Calibri"/>
          <w:highlight w:val="green"/>
          <w:rPrChange w:id="270" w:author="Jessica Marshall" w:date="2023-07-06T10:18:00Z">
            <w:rPr>
              <w:highlight w:val="green"/>
            </w:rPr>
          </w:rPrChange>
        </w:rPr>
        <w:t xml:space="preserve">Investigation of nonfatal injuries (eg, suspected physical abuse, </w:t>
      </w:r>
      <w:commentRangeStart w:id="271"/>
      <w:r w:rsidRPr="003D502B">
        <w:rPr>
          <w:rFonts w:ascii="Calibri" w:hAnsi="Calibri" w:cs="Calibri"/>
          <w:highlight w:val="green"/>
          <w:rPrChange w:id="272" w:author="Jessica Marshall" w:date="2023-07-06T10:18:00Z">
            <w:rPr>
              <w:highlight w:val="green"/>
            </w:rPr>
          </w:rPrChange>
        </w:rPr>
        <w:t>assault</w:t>
      </w:r>
      <w:commentRangeEnd w:id="271"/>
      <w:r w:rsidR="00B5442C" w:rsidRPr="003D502B">
        <w:rPr>
          <w:rStyle w:val="CommentReference"/>
          <w:rFonts w:ascii="Calibri" w:hAnsi="Calibri" w:cs="Calibri"/>
          <w:sz w:val="22"/>
          <w:szCs w:val="22"/>
          <w:rPrChange w:id="273" w:author="Jessica Marshall" w:date="2023-07-06T10:18:00Z">
            <w:rPr>
              <w:rStyle w:val="CommentReference"/>
            </w:rPr>
          </w:rPrChange>
        </w:rPr>
        <w:commentReference w:id="271"/>
      </w:r>
      <w:r w:rsidRPr="003D502B">
        <w:rPr>
          <w:rFonts w:ascii="Calibri" w:hAnsi="Calibri" w:cs="Calibri"/>
          <w:highlight w:val="green"/>
          <w:rPrChange w:id="276" w:author="Jessica Marshall" w:date="2023-07-06T10:18:00Z">
            <w:rPr>
              <w:highlight w:val="green"/>
            </w:rPr>
          </w:rPrChange>
        </w:rPr>
        <w:t>, road accidents, medical negligence</w:t>
      </w:r>
      <w:r w:rsidR="00A96155" w:rsidRPr="003D502B">
        <w:rPr>
          <w:rFonts w:ascii="Calibri" w:hAnsi="Calibri" w:cs="Calibri"/>
          <w:highlight w:val="green"/>
          <w:rPrChange w:id="277" w:author="Jessica Marshall" w:date="2023-07-06T10:18:00Z">
            <w:rPr>
              <w:highlight w:val="green"/>
            </w:rPr>
          </w:rPrChange>
        </w:rPr>
        <w:t xml:space="preserve">, </w:t>
      </w:r>
      <w:r w:rsidR="000E2F7A" w:rsidRPr="003D502B">
        <w:rPr>
          <w:rFonts w:ascii="Calibri" w:hAnsi="Calibri" w:cs="Calibri"/>
          <w:highlight w:val="green"/>
          <w:rPrChange w:id="278" w:author="Jessica Marshall" w:date="2023-07-06T10:18:00Z">
            <w:rPr>
              <w:highlight w:val="green"/>
            </w:rPr>
          </w:rPrChange>
        </w:rPr>
        <w:t>industrial accidents</w:t>
      </w:r>
      <w:r w:rsidRPr="003D502B">
        <w:rPr>
          <w:rFonts w:ascii="Calibri" w:hAnsi="Calibri" w:cs="Calibri"/>
          <w:highlight w:val="green"/>
          <w:rPrChange w:id="279" w:author="Jessica Marshall" w:date="2023-07-06T10:18:00Z">
            <w:rPr>
              <w:highlight w:val="green"/>
            </w:rPr>
          </w:rPrChange>
        </w:rPr>
        <w:t xml:space="preserve">) </w:t>
      </w:r>
    </w:p>
    <w:p w14:paraId="00F8B6C9" w14:textId="1574EB97" w:rsidR="00CA4BC1" w:rsidRPr="003D502B" w:rsidRDefault="00CA4BC1" w:rsidP="003D502B">
      <w:pPr>
        <w:pStyle w:val="ListParagraph"/>
        <w:numPr>
          <w:ilvl w:val="0"/>
          <w:numId w:val="3"/>
        </w:numPr>
        <w:spacing w:after="0" w:line="360" w:lineRule="auto"/>
        <w:rPr>
          <w:rFonts w:ascii="Calibri" w:hAnsi="Calibri" w:cs="Calibri"/>
          <w:rPrChange w:id="280" w:author="Jessica Marshall" w:date="2023-07-06T10:18:00Z">
            <w:rPr/>
          </w:rPrChange>
        </w:rPr>
        <w:pPrChange w:id="281" w:author="Jessica Marshall" w:date="2023-07-06T10:18:00Z">
          <w:pPr>
            <w:pStyle w:val="ListParagraph"/>
            <w:numPr>
              <w:numId w:val="3"/>
            </w:numPr>
            <w:ind w:hanging="360"/>
          </w:pPr>
        </w:pPrChange>
      </w:pPr>
      <w:r w:rsidRPr="003D502B">
        <w:rPr>
          <w:rFonts w:ascii="Calibri" w:hAnsi="Calibri" w:cs="Calibri"/>
          <w:highlight w:val="green"/>
          <w:rPrChange w:id="282" w:author="Jessica Marshall" w:date="2023-07-06T10:18:00Z">
            <w:rPr>
              <w:highlight w:val="green"/>
            </w:rPr>
          </w:rPrChange>
        </w:rPr>
        <w:t>Location of forensic evidence (eg, detection of concealed packages used for narcotic smuggling</w:t>
      </w:r>
      <w:r w:rsidR="00F82D55" w:rsidRPr="003D502B">
        <w:rPr>
          <w:rFonts w:ascii="Calibri" w:hAnsi="Calibri" w:cs="Calibri"/>
          <w:highlight w:val="green"/>
          <w:rPrChange w:id="283" w:author="Jessica Marshall" w:date="2023-07-06T10:18:00Z">
            <w:rPr>
              <w:highlight w:val="green"/>
            </w:rPr>
          </w:rPrChange>
        </w:rPr>
        <w:t>,</w:t>
      </w:r>
      <w:r w:rsidR="00F82D55" w:rsidRPr="003D502B">
        <w:rPr>
          <w:rFonts w:ascii="Calibri" w:hAnsi="Calibri" w:cs="Calibri"/>
          <w:rPrChange w:id="284" w:author="Jessica Marshall" w:date="2023-07-06T10:18:00Z">
            <w:rPr/>
          </w:rPrChange>
        </w:rPr>
        <w:t xml:space="preserve"> </w:t>
      </w:r>
      <w:r w:rsidRPr="003D502B">
        <w:rPr>
          <w:rFonts w:ascii="Calibri" w:hAnsi="Calibri" w:cs="Calibri"/>
          <w:rPrChange w:id="285" w:author="Jessica Marshall" w:date="2023-07-06T10:18:00Z">
            <w:rPr/>
          </w:rPrChange>
        </w:rPr>
        <w:t>other ingested materials</w:t>
      </w:r>
      <w:r w:rsidR="00E55081" w:rsidRPr="003D502B">
        <w:rPr>
          <w:rFonts w:ascii="Calibri" w:hAnsi="Calibri" w:cs="Calibri"/>
          <w:rPrChange w:id="286" w:author="Jessica Marshall" w:date="2023-07-06T10:18:00Z">
            <w:rPr/>
          </w:rPrChange>
        </w:rPr>
        <w:t>, bullets or other ballistic materials, or other foreign objects</w:t>
      </w:r>
      <w:r w:rsidRPr="003D502B">
        <w:rPr>
          <w:rFonts w:ascii="Calibri" w:hAnsi="Calibri" w:cs="Calibri"/>
          <w:rPrChange w:id="287" w:author="Jessica Marshall" w:date="2023-07-06T10:18:00Z">
            <w:rPr/>
          </w:rPrChange>
        </w:rPr>
        <w:t xml:space="preserve">) </w:t>
      </w:r>
    </w:p>
    <w:p w14:paraId="1DE240CF" w14:textId="32DA2F63" w:rsidR="00A900E8" w:rsidRPr="003D502B" w:rsidRDefault="00835D1F" w:rsidP="003D502B">
      <w:pPr>
        <w:pStyle w:val="ListParagraph"/>
        <w:numPr>
          <w:ilvl w:val="0"/>
          <w:numId w:val="3"/>
        </w:numPr>
        <w:spacing w:after="0" w:line="360" w:lineRule="auto"/>
        <w:rPr>
          <w:rFonts w:ascii="Calibri" w:hAnsi="Calibri" w:cs="Calibri"/>
          <w:rPrChange w:id="288" w:author="Jessica Marshall" w:date="2023-07-06T10:18:00Z">
            <w:rPr/>
          </w:rPrChange>
        </w:rPr>
        <w:pPrChange w:id="289" w:author="Jessica Marshall" w:date="2023-07-06T10:18:00Z">
          <w:pPr>
            <w:pStyle w:val="ListParagraph"/>
            <w:numPr>
              <w:numId w:val="3"/>
            </w:numPr>
            <w:ind w:hanging="360"/>
          </w:pPr>
        </w:pPrChange>
      </w:pPr>
      <w:r w:rsidRPr="003D502B">
        <w:rPr>
          <w:rFonts w:ascii="Calibri" w:hAnsi="Calibri" w:cs="Calibri"/>
          <w:rPrChange w:id="290" w:author="Jessica Marshall" w:date="2023-07-06T10:18:00Z">
            <w:rPr/>
          </w:rPrChange>
        </w:rPr>
        <w:t xml:space="preserve">Producing evidence </w:t>
      </w:r>
      <w:r w:rsidR="00B5017F" w:rsidRPr="003D502B">
        <w:rPr>
          <w:rFonts w:ascii="Calibri" w:hAnsi="Calibri" w:cs="Calibri"/>
          <w:rPrChange w:id="291" w:author="Jessica Marshall" w:date="2023-07-06T10:18:00Z">
            <w:rPr/>
          </w:rPrChange>
        </w:rPr>
        <w:t>to</w:t>
      </w:r>
      <w:r w:rsidRPr="003D502B">
        <w:rPr>
          <w:rFonts w:ascii="Calibri" w:hAnsi="Calibri" w:cs="Calibri"/>
          <w:rPrChange w:id="292" w:author="Jessica Marshall" w:date="2023-07-06T10:18:00Z">
            <w:rPr/>
          </w:rPrChange>
        </w:rPr>
        <w:t xml:space="preserve"> support an investigation of suspicious or unexplained death</w:t>
      </w:r>
      <w:r w:rsidR="00ED5A74" w:rsidRPr="003D502B">
        <w:rPr>
          <w:rFonts w:ascii="Calibri" w:hAnsi="Calibri" w:cs="Calibri"/>
          <w:rPrChange w:id="293" w:author="Jessica Marshall" w:date="2023-07-06T10:18:00Z">
            <w:rPr/>
          </w:rPrChange>
        </w:rPr>
        <w:t xml:space="preserve"> (eg, sudden unexpected death in adults or </w:t>
      </w:r>
      <w:r w:rsidR="00531041" w:rsidRPr="003D502B">
        <w:rPr>
          <w:rFonts w:ascii="Calibri" w:hAnsi="Calibri" w:cs="Calibri"/>
          <w:rPrChange w:id="294" w:author="Jessica Marshall" w:date="2023-07-06T10:18:00Z">
            <w:rPr/>
          </w:rPrChange>
        </w:rPr>
        <w:t xml:space="preserve">children, road traffic deaths, homicide, suicide, drug-related deaths, custodial deaths, discovery of decomposed remains, </w:t>
      </w:r>
      <w:r w:rsidR="00C8754F" w:rsidRPr="003D502B">
        <w:rPr>
          <w:rFonts w:ascii="Calibri" w:hAnsi="Calibri" w:cs="Calibri"/>
          <w:rPrChange w:id="295" w:author="Jessica Marshall" w:date="2023-07-06T10:18:00Z">
            <w:rPr/>
          </w:rPrChange>
        </w:rPr>
        <w:t xml:space="preserve">mass fatality incidents, sudden unexplained death in epilepsy) </w:t>
      </w:r>
    </w:p>
    <w:p w14:paraId="106B4508" w14:textId="5AFCFE60" w:rsidR="00EE72F5" w:rsidRPr="003D502B" w:rsidRDefault="00160351" w:rsidP="003D502B">
      <w:pPr>
        <w:pStyle w:val="ListParagraph"/>
        <w:numPr>
          <w:ilvl w:val="0"/>
          <w:numId w:val="3"/>
        </w:numPr>
        <w:spacing w:after="0" w:line="360" w:lineRule="auto"/>
        <w:rPr>
          <w:rFonts w:ascii="Calibri" w:hAnsi="Calibri" w:cs="Calibri"/>
          <w:rPrChange w:id="296" w:author="Jessica Marshall" w:date="2023-07-06T10:18:00Z">
            <w:rPr/>
          </w:rPrChange>
        </w:rPr>
        <w:pPrChange w:id="297" w:author="Jessica Marshall" w:date="2023-07-06T10:18:00Z">
          <w:pPr>
            <w:pStyle w:val="ListParagraph"/>
            <w:numPr>
              <w:numId w:val="3"/>
            </w:numPr>
            <w:ind w:hanging="360"/>
          </w:pPr>
        </w:pPrChange>
      </w:pPr>
      <w:r w:rsidRPr="003D502B">
        <w:rPr>
          <w:rFonts w:ascii="Calibri" w:hAnsi="Calibri" w:cs="Calibri"/>
          <w:rPrChange w:id="298" w:author="Jessica Marshall" w:date="2023-07-06T10:18:00Z">
            <w:rPr/>
          </w:rPrChange>
        </w:rPr>
        <w:t>Determination of identify based on human remains</w:t>
      </w:r>
      <w:r w:rsidR="00EB1F1F" w:rsidRPr="003D502B">
        <w:rPr>
          <w:rFonts w:ascii="Calibri" w:hAnsi="Calibri" w:cs="Calibri"/>
          <w:rPrChange w:id="299" w:author="Jessica Marshall" w:date="2023-07-06T10:18:00Z">
            <w:rPr/>
          </w:rPrChange>
        </w:rPr>
        <w:t>,</w:t>
      </w:r>
      <w:r w:rsidR="00530D08" w:rsidRPr="003D502B">
        <w:rPr>
          <w:rFonts w:ascii="Calibri" w:hAnsi="Calibri" w:cs="Calibri"/>
          <w:rPrChange w:id="300" w:author="Jessica Marshall" w:date="2023-07-06T10:18:00Z">
            <w:rPr/>
          </w:rPrChange>
        </w:rPr>
        <w:t xml:space="preserve"> and the</w:t>
      </w:r>
      <w:r w:rsidR="00EB1F1F" w:rsidRPr="003D502B">
        <w:rPr>
          <w:rFonts w:ascii="Calibri" w:hAnsi="Calibri" w:cs="Calibri"/>
          <w:rPrChange w:id="301" w:author="Jessica Marshall" w:date="2023-07-06T10:18:00Z">
            <w:rPr/>
          </w:rPrChange>
        </w:rPr>
        <w:t xml:space="preserve"> p</w:t>
      </w:r>
      <w:r w:rsidR="001B4439" w:rsidRPr="003D502B">
        <w:rPr>
          <w:rFonts w:ascii="Calibri" w:hAnsi="Calibri" w:cs="Calibri"/>
          <w:rPrChange w:id="302" w:author="Jessica Marshall" w:date="2023-07-06T10:18:00Z">
            <w:rPr/>
          </w:rPrChange>
        </w:rPr>
        <w:t xml:space="preserve">roduction of evidence </w:t>
      </w:r>
      <w:r w:rsidR="00CD62D1" w:rsidRPr="003D502B">
        <w:rPr>
          <w:rFonts w:ascii="Calibri" w:hAnsi="Calibri" w:cs="Calibri"/>
          <w:rPrChange w:id="303" w:author="Jessica Marshall" w:date="2023-07-06T10:18:00Z">
            <w:rPr/>
          </w:rPrChange>
        </w:rPr>
        <w:t xml:space="preserve">to help confirm, </w:t>
      </w:r>
      <w:r w:rsidR="00CF4A4F" w:rsidRPr="003D502B">
        <w:rPr>
          <w:rFonts w:ascii="Calibri" w:hAnsi="Calibri" w:cs="Calibri"/>
          <w:rPrChange w:id="304" w:author="Jessica Marshall" w:date="2023-07-06T10:18:00Z">
            <w:rPr/>
          </w:rPrChange>
        </w:rPr>
        <w:t xml:space="preserve">determine, or rule out the identity of living or deceased individuals </w:t>
      </w:r>
      <w:r w:rsidR="00CA4BC1" w:rsidRPr="003D502B">
        <w:rPr>
          <w:rFonts w:ascii="Calibri" w:hAnsi="Calibri" w:cs="Calibri"/>
          <w:rPrChange w:id="305" w:author="Jessica Marshall" w:date="2023-07-06T10:18:00Z">
            <w:rPr/>
          </w:rPrChange>
        </w:rPr>
        <w:t xml:space="preserve"> </w:t>
      </w:r>
    </w:p>
    <w:p w14:paraId="1A943B33" w14:textId="521EA5F8" w:rsidR="00DE06AB" w:rsidRPr="003D502B" w:rsidRDefault="00160351" w:rsidP="003D502B">
      <w:pPr>
        <w:pStyle w:val="ListParagraph"/>
        <w:numPr>
          <w:ilvl w:val="0"/>
          <w:numId w:val="3"/>
        </w:numPr>
        <w:spacing w:after="0" w:line="360" w:lineRule="auto"/>
        <w:rPr>
          <w:rFonts w:ascii="Calibri" w:hAnsi="Calibri" w:cs="Calibri"/>
          <w:rPrChange w:id="306" w:author="Jessica Marshall" w:date="2023-07-06T10:18:00Z">
            <w:rPr/>
          </w:rPrChange>
        </w:rPr>
        <w:pPrChange w:id="307" w:author="Jessica Marshall" w:date="2023-07-06T10:18:00Z">
          <w:pPr>
            <w:pStyle w:val="ListParagraph"/>
            <w:numPr>
              <w:numId w:val="3"/>
            </w:numPr>
            <w:ind w:hanging="360"/>
          </w:pPr>
        </w:pPrChange>
      </w:pPr>
      <w:r w:rsidRPr="003D502B">
        <w:rPr>
          <w:rFonts w:ascii="Calibri" w:hAnsi="Calibri" w:cs="Calibri"/>
          <w:rPrChange w:id="308" w:author="Jessica Marshall" w:date="2023-07-06T10:18:00Z">
            <w:rPr/>
          </w:rPrChange>
        </w:rPr>
        <w:t>Assessment of s</w:t>
      </w:r>
      <w:r w:rsidR="001F05D3" w:rsidRPr="003D502B">
        <w:rPr>
          <w:rFonts w:ascii="Calibri" w:hAnsi="Calibri" w:cs="Calibri"/>
          <w:rPrChange w:id="309" w:author="Jessica Marshall" w:date="2023-07-06T10:18:00Z">
            <w:rPr/>
          </w:rPrChange>
        </w:rPr>
        <w:t>uspicious packages</w:t>
      </w:r>
      <w:r w:rsidR="00EB1F1F" w:rsidRPr="003D502B">
        <w:rPr>
          <w:rFonts w:ascii="Calibri" w:hAnsi="Calibri" w:cs="Calibri"/>
          <w:rPrChange w:id="310" w:author="Jessica Marshall" w:date="2023-07-06T10:18:00Z">
            <w:rPr/>
          </w:rPrChange>
        </w:rPr>
        <w:t>,</w:t>
      </w:r>
      <w:r w:rsidR="009B36B4" w:rsidRPr="003D502B">
        <w:rPr>
          <w:rFonts w:ascii="Calibri" w:hAnsi="Calibri" w:cs="Calibri"/>
          <w:rPrChange w:id="311" w:author="Jessica Marshall" w:date="2023-07-06T10:18:00Z">
            <w:rPr/>
          </w:rPrChange>
        </w:rPr>
        <w:t xml:space="preserve"> bomb detection</w:t>
      </w:r>
    </w:p>
    <w:p w14:paraId="3CDBF005" w14:textId="36B79765" w:rsidR="009B36B4" w:rsidRPr="003D502B" w:rsidRDefault="00A9713A" w:rsidP="003D502B">
      <w:pPr>
        <w:pStyle w:val="ListParagraph"/>
        <w:numPr>
          <w:ilvl w:val="0"/>
          <w:numId w:val="3"/>
        </w:numPr>
        <w:spacing w:after="0" w:line="360" w:lineRule="auto"/>
        <w:rPr>
          <w:rFonts w:ascii="Calibri" w:hAnsi="Calibri" w:cs="Calibri"/>
          <w:rPrChange w:id="312" w:author="Jessica Marshall" w:date="2023-07-06T10:18:00Z">
            <w:rPr/>
          </w:rPrChange>
        </w:rPr>
        <w:pPrChange w:id="313" w:author="Jessica Marshall" w:date="2023-07-06T10:18:00Z">
          <w:pPr>
            <w:pStyle w:val="ListParagraph"/>
            <w:numPr>
              <w:numId w:val="3"/>
            </w:numPr>
            <w:ind w:hanging="360"/>
          </w:pPr>
        </w:pPrChange>
      </w:pPr>
      <w:r w:rsidRPr="003D502B">
        <w:rPr>
          <w:rFonts w:ascii="Calibri" w:hAnsi="Calibri" w:cs="Calibri"/>
          <w:rPrChange w:id="314" w:author="Jessica Marshall" w:date="2023-07-06T10:18:00Z">
            <w:rPr/>
          </w:rPrChange>
        </w:rPr>
        <w:t xml:space="preserve">Detection of forged documents through analysis of </w:t>
      </w:r>
      <w:r w:rsidR="002B0DB5" w:rsidRPr="003D502B">
        <w:rPr>
          <w:rFonts w:ascii="Calibri" w:hAnsi="Calibri" w:cs="Calibri"/>
          <w:rPrChange w:id="315" w:author="Jessica Marshall" w:date="2023-07-06T10:18:00Z">
            <w:rPr/>
          </w:rPrChange>
        </w:rPr>
        <w:t xml:space="preserve">identifying marks or watermarks, obliterations, or other alterations </w:t>
      </w:r>
    </w:p>
    <w:p w14:paraId="4D1E38BF" w14:textId="7910A2FD" w:rsidR="00DE06AB" w:rsidRPr="003D502B" w:rsidRDefault="005454F0" w:rsidP="003D502B">
      <w:pPr>
        <w:pStyle w:val="ListParagraph"/>
        <w:numPr>
          <w:ilvl w:val="0"/>
          <w:numId w:val="3"/>
        </w:numPr>
        <w:spacing w:after="0" w:line="360" w:lineRule="auto"/>
        <w:rPr>
          <w:rFonts w:ascii="Calibri" w:hAnsi="Calibri" w:cs="Calibri"/>
          <w:rPrChange w:id="316" w:author="Jessica Marshall" w:date="2023-07-06T10:18:00Z">
            <w:rPr/>
          </w:rPrChange>
        </w:rPr>
        <w:pPrChange w:id="317" w:author="Jessica Marshall" w:date="2023-07-06T10:18:00Z">
          <w:pPr>
            <w:pStyle w:val="ListParagraph"/>
            <w:numPr>
              <w:numId w:val="3"/>
            </w:numPr>
            <w:ind w:hanging="360"/>
          </w:pPr>
        </w:pPrChange>
      </w:pPr>
      <w:r w:rsidRPr="003D502B">
        <w:rPr>
          <w:rFonts w:ascii="Calibri" w:hAnsi="Calibri" w:cs="Calibri"/>
          <w:rPrChange w:id="318" w:author="Jessica Marshall" w:date="2023-07-06T10:18:00Z">
            <w:rPr/>
          </w:rPrChange>
        </w:rPr>
        <w:t xml:space="preserve">Identifying art forgeries (for example, by </w:t>
      </w:r>
      <w:r w:rsidR="00F74F8A" w:rsidRPr="003D502B">
        <w:rPr>
          <w:rFonts w:ascii="Calibri" w:hAnsi="Calibri" w:cs="Calibri"/>
          <w:rPrChange w:id="319" w:author="Jessica Marshall" w:date="2023-07-06T10:18:00Z">
            <w:rPr/>
          </w:rPrChange>
        </w:rPr>
        <w:t>determining</w:t>
      </w:r>
      <w:r w:rsidR="004A36FB" w:rsidRPr="003D502B">
        <w:rPr>
          <w:rFonts w:ascii="Calibri" w:hAnsi="Calibri" w:cs="Calibri"/>
          <w:rPrChange w:id="320" w:author="Jessica Marshall" w:date="2023-07-06T10:18:00Z">
            <w:rPr/>
          </w:rPrChange>
        </w:rPr>
        <w:t xml:space="preserve"> that a forged painting has been created</w:t>
      </w:r>
      <w:r w:rsidR="00F55FA8" w:rsidRPr="003D502B">
        <w:rPr>
          <w:rFonts w:ascii="Calibri" w:hAnsi="Calibri" w:cs="Calibri"/>
          <w:rPrChange w:id="321" w:author="Jessica Marshall" w:date="2023-07-06T10:18:00Z">
            <w:rPr/>
          </w:rPrChange>
        </w:rPr>
        <w:t xml:space="preserve"> by painting over an</w:t>
      </w:r>
      <w:r w:rsidR="004A36FB" w:rsidRPr="003D502B">
        <w:rPr>
          <w:rFonts w:ascii="Calibri" w:hAnsi="Calibri" w:cs="Calibri"/>
          <w:rPrChange w:id="322" w:author="Jessica Marshall" w:date="2023-07-06T10:18:00Z">
            <w:rPr/>
          </w:rPrChange>
        </w:rPr>
        <w:t xml:space="preserve"> antique, but less, valuable canvas)</w:t>
      </w:r>
      <w:r w:rsidR="00CC49B8" w:rsidRPr="003D502B">
        <w:rPr>
          <w:rFonts w:ascii="Calibri" w:hAnsi="Calibri" w:cs="Calibri"/>
          <w:rPrChange w:id="323" w:author="Jessica Marshall" w:date="2023-07-06T10:18:00Z">
            <w:rPr/>
          </w:rPrChange>
        </w:rPr>
        <w:t xml:space="preserve"> </w:t>
      </w:r>
    </w:p>
    <w:p w14:paraId="7FB83C98" w14:textId="2833535A" w:rsidR="00DC76DB" w:rsidRPr="003D502B" w:rsidRDefault="000508AD" w:rsidP="003D502B">
      <w:pPr>
        <w:pStyle w:val="ListParagraph"/>
        <w:spacing w:after="0" w:line="360" w:lineRule="auto"/>
        <w:rPr>
          <w:rFonts w:ascii="Calibri" w:hAnsi="Calibri" w:cs="Calibri"/>
          <w:rPrChange w:id="324" w:author="Jessica Marshall" w:date="2023-07-06T10:18:00Z">
            <w:rPr/>
          </w:rPrChange>
        </w:rPr>
        <w:pPrChange w:id="325" w:author="Jessica Marshall" w:date="2023-07-06T10:18:00Z">
          <w:pPr>
            <w:pStyle w:val="ListParagraph"/>
          </w:pPr>
        </w:pPrChange>
      </w:pPr>
      <w:r w:rsidRPr="003D502B">
        <w:rPr>
          <w:rFonts w:ascii="Calibri" w:hAnsi="Calibri" w:cs="Calibri"/>
          <w:rPrChange w:id="326" w:author="Jessica Marshall" w:date="2023-07-06T10:18:00Z">
            <w:rPr/>
          </w:rPrChange>
        </w:rPr>
        <w:t xml:space="preserve"> </w:t>
      </w:r>
      <w:r w:rsidR="00CA4BC1" w:rsidRPr="003D502B">
        <w:rPr>
          <w:rFonts w:ascii="Calibri" w:hAnsi="Calibri" w:cs="Calibri"/>
          <w:rPrChange w:id="327" w:author="Jessica Marshall" w:date="2023-07-06T10:18:00Z">
            <w:rPr/>
          </w:rPrChange>
        </w:rPr>
        <w:t xml:space="preserve">  </w:t>
      </w:r>
    </w:p>
    <w:p w14:paraId="45D1AF96" w14:textId="159A34F0" w:rsidR="003A7F0F" w:rsidRPr="003D502B" w:rsidRDefault="00E85916" w:rsidP="003D502B">
      <w:pPr>
        <w:pStyle w:val="Heading1"/>
        <w:spacing w:after="0" w:line="360" w:lineRule="auto"/>
        <w:rPr>
          <w:rFonts w:ascii="Calibri" w:hAnsi="Calibri" w:cs="Calibri"/>
          <w:rPrChange w:id="328" w:author="Jessica Marshall" w:date="2023-07-06T10:18:00Z">
            <w:rPr/>
          </w:rPrChange>
        </w:rPr>
        <w:pPrChange w:id="329" w:author="Jessica Marshall" w:date="2023-07-06T10:18:00Z">
          <w:pPr>
            <w:pStyle w:val="Heading1"/>
          </w:pPr>
        </w:pPrChange>
      </w:pPr>
      <w:r w:rsidRPr="003D502B">
        <w:rPr>
          <w:rFonts w:ascii="Calibri" w:hAnsi="Calibri" w:cs="Calibri"/>
          <w:rPrChange w:id="330" w:author="Jessica Marshall" w:date="2023-07-06T10:18:00Z">
            <w:rPr/>
          </w:rPrChange>
        </w:rPr>
        <w:t>Radiography</w:t>
      </w:r>
      <w:r w:rsidR="007A1AEE" w:rsidRPr="003D502B">
        <w:rPr>
          <w:rFonts w:ascii="Calibri" w:hAnsi="Calibri" w:cs="Calibri"/>
          <w:rPrChange w:id="331" w:author="Jessica Marshall" w:date="2023-07-06T10:18:00Z">
            <w:rPr/>
          </w:rPrChange>
        </w:rPr>
        <w:t xml:space="preserve"> as Alternative to </w:t>
      </w:r>
      <w:r w:rsidR="003A7F0F" w:rsidRPr="003D502B">
        <w:rPr>
          <w:rFonts w:ascii="Calibri" w:hAnsi="Calibri" w:cs="Calibri"/>
          <w:rPrChange w:id="332" w:author="Jessica Marshall" w:date="2023-07-06T10:18:00Z">
            <w:rPr/>
          </w:rPrChange>
        </w:rPr>
        <w:t xml:space="preserve">Traditional Autopsy </w:t>
      </w:r>
    </w:p>
    <w:p w14:paraId="6B5AF86C" w14:textId="67EAB678" w:rsidR="00A804C8" w:rsidRPr="003D502B" w:rsidRDefault="00A804C8" w:rsidP="003D502B">
      <w:pPr>
        <w:pStyle w:val="Heading2"/>
        <w:spacing w:after="0" w:line="360" w:lineRule="auto"/>
        <w:rPr>
          <w:rFonts w:ascii="Calibri" w:hAnsi="Calibri" w:cs="Calibri"/>
          <w:rPrChange w:id="333" w:author="Jessica Marshall" w:date="2023-07-06T10:18:00Z">
            <w:rPr/>
          </w:rPrChange>
        </w:rPr>
        <w:pPrChange w:id="334" w:author="Jessica Marshall" w:date="2023-07-06T10:18:00Z">
          <w:pPr>
            <w:pStyle w:val="Heading2"/>
          </w:pPr>
        </w:pPrChange>
      </w:pPr>
      <w:r w:rsidRPr="003D502B">
        <w:rPr>
          <w:rFonts w:ascii="Calibri" w:hAnsi="Calibri" w:cs="Calibri"/>
          <w:rPrChange w:id="335" w:author="Jessica Marshall" w:date="2023-07-06T10:18:00Z">
            <w:rPr/>
          </w:rPrChange>
        </w:rPr>
        <w:t>Traditional Autopsy</w:t>
      </w:r>
    </w:p>
    <w:p w14:paraId="40B82FA9" w14:textId="292A16D9" w:rsidR="007C18F8" w:rsidRPr="003D502B" w:rsidRDefault="003A7F0F" w:rsidP="003D502B">
      <w:pPr>
        <w:spacing w:after="0" w:line="360" w:lineRule="auto"/>
        <w:rPr>
          <w:rFonts w:ascii="Calibri" w:hAnsi="Calibri" w:cs="Calibri"/>
          <w:rPrChange w:id="336" w:author="Jessica Marshall" w:date="2023-07-06T10:18:00Z">
            <w:rPr/>
          </w:rPrChange>
        </w:rPr>
        <w:pPrChange w:id="337" w:author="Jessica Marshall" w:date="2023-07-06T10:18:00Z">
          <w:pPr/>
        </w:pPrChange>
      </w:pPr>
      <w:r w:rsidRPr="003D502B">
        <w:rPr>
          <w:rFonts w:ascii="Calibri" w:hAnsi="Calibri" w:cs="Calibri"/>
          <w:rPrChange w:id="338" w:author="Jessica Marshall" w:date="2023-07-06T10:18:00Z">
            <w:rPr/>
          </w:rPrChange>
        </w:rPr>
        <w:t xml:space="preserve">An autopsy is an examination of a deceased individual that is performed </w:t>
      </w:r>
      <w:proofErr w:type="gramStart"/>
      <w:r w:rsidRPr="003D502B">
        <w:rPr>
          <w:rFonts w:ascii="Calibri" w:hAnsi="Calibri" w:cs="Calibri"/>
          <w:rPrChange w:id="339" w:author="Jessica Marshall" w:date="2023-07-06T10:18:00Z">
            <w:rPr/>
          </w:rPrChange>
        </w:rPr>
        <w:t>in order to</w:t>
      </w:r>
      <w:proofErr w:type="gramEnd"/>
      <w:r w:rsidRPr="003D502B">
        <w:rPr>
          <w:rFonts w:ascii="Calibri" w:hAnsi="Calibri" w:cs="Calibri"/>
          <w:rPrChange w:id="340" w:author="Jessica Marshall" w:date="2023-07-06T10:18:00Z">
            <w:rPr/>
          </w:rPrChange>
        </w:rPr>
        <w:t xml:space="preserve"> determine a cause of death.</w:t>
      </w:r>
      <w:bookmarkStart w:id="341" w:name="_Ref138851950"/>
      <w:r w:rsidR="00A1574C" w:rsidRPr="003D502B">
        <w:rPr>
          <w:rStyle w:val="EndnoteReference"/>
          <w:rFonts w:ascii="Calibri" w:hAnsi="Calibri" w:cs="Calibri"/>
          <w:rPrChange w:id="342" w:author="Jessica Marshall" w:date="2023-07-06T10:18:00Z">
            <w:rPr>
              <w:rStyle w:val="EndnoteReference"/>
            </w:rPr>
          </w:rPrChange>
        </w:rPr>
        <w:endnoteReference w:id="7"/>
      </w:r>
      <w:bookmarkEnd w:id="341"/>
      <w:r w:rsidRPr="003D502B">
        <w:rPr>
          <w:rFonts w:ascii="Calibri" w:hAnsi="Calibri" w:cs="Calibri"/>
          <w:rPrChange w:id="343" w:author="Jessica Marshall" w:date="2023-07-06T10:18:00Z">
            <w:rPr/>
          </w:rPrChange>
        </w:rPr>
        <w:t xml:space="preserve"> </w:t>
      </w:r>
      <w:r w:rsidR="00D83D70" w:rsidRPr="003D502B">
        <w:rPr>
          <w:rFonts w:ascii="Calibri" w:hAnsi="Calibri" w:cs="Calibri"/>
          <w:rPrChange w:id="344" w:author="Jessica Marshall" w:date="2023-07-06T10:18:00Z">
            <w:rPr/>
          </w:rPrChange>
        </w:rPr>
        <w:t>A</w:t>
      </w:r>
      <w:r w:rsidR="003D213A" w:rsidRPr="003D502B">
        <w:rPr>
          <w:rFonts w:ascii="Calibri" w:hAnsi="Calibri" w:cs="Calibri"/>
          <w:rPrChange w:id="345" w:author="Jessica Marshall" w:date="2023-07-06T10:18:00Z">
            <w:rPr/>
          </w:rPrChange>
        </w:rPr>
        <w:t xml:space="preserve">utopsy is an invasive procedure that involves an external examination of the body as well as </w:t>
      </w:r>
      <w:r w:rsidR="005B2B9E" w:rsidRPr="003D502B">
        <w:rPr>
          <w:rFonts w:ascii="Calibri" w:hAnsi="Calibri" w:cs="Calibri"/>
          <w:rPrChange w:id="346" w:author="Jessica Marshall" w:date="2023-07-06T10:18:00Z">
            <w:rPr/>
          </w:rPrChange>
        </w:rPr>
        <w:t>surgical removal and examination</w:t>
      </w:r>
      <w:r w:rsidR="003D213A" w:rsidRPr="003D502B">
        <w:rPr>
          <w:rFonts w:ascii="Calibri" w:hAnsi="Calibri" w:cs="Calibri"/>
          <w:rPrChange w:id="347" w:author="Jessica Marshall" w:date="2023-07-06T10:18:00Z">
            <w:rPr/>
          </w:rPrChange>
        </w:rPr>
        <w:t xml:space="preserve"> of the internal organs</w:t>
      </w:r>
      <w:r w:rsidR="00275646" w:rsidRPr="003D502B">
        <w:rPr>
          <w:rFonts w:ascii="Calibri" w:hAnsi="Calibri" w:cs="Calibri"/>
          <w:rPrChange w:id="348" w:author="Jessica Marshall" w:date="2023-07-06T10:18:00Z">
            <w:rPr/>
          </w:rPrChange>
        </w:rPr>
        <w:t xml:space="preserve"> </w:t>
      </w:r>
      <w:r w:rsidR="003D213A" w:rsidRPr="003D502B">
        <w:rPr>
          <w:rFonts w:ascii="Calibri" w:hAnsi="Calibri" w:cs="Calibri"/>
          <w:rPrChange w:id="349" w:author="Jessica Marshall" w:date="2023-07-06T10:18:00Z">
            <w:rPr/>
          </w:rPrChange>
        </w:rPr>
        <w:t>from the thorax, abdomen, and skull. If the cause of death is not evident from macroscopic examination of the cadaver, additional tissue samples may be obtained and prepared for further microscopic and laboratory analysis.</w:t>
      </w:r>
      <w:r w:rsidR="00AC389D" w:rsidRPr="003D502B">
        <w:rPr>
          <w:rFonts w:ascii="Calibri" w:hAnsi="Calibri" w:cs="Calibri"/>
          <w:rPrChange w:id="350" w:author="Jessica Marshall" w:date="2023-07-06T10:18:00Z">
            <w:rPr/>
          </w:rPrChange>
        </w:rPr>
        <w:fldChar w:fldCharType="begin"/>
      </w:r>
      <w:r w:rsidR="00AC389D" w:rsidRPr="003D502B">
        <w:rPr>
          <w:rFonts w:ascii="Calibri" w:hAnsi="Calibri" w:cs="Calibri"/>
          <w:rPrChange w:id="351" w:author="Jessica Marshall" w:date="2023-07-06T10:18:00Z">
            <w:rPr/>
          </w:rPrChange>
        </w:rPr>
        <w:instrText xml:space="preserve"> NOTEREF _Ref138851950 \f \h </w:instrText>
      </w:r>
      <w:r w:rsidR="00B5442C" w:rsidRPr="003D502B">
        <w:rPr>
          <w:rFonts w:ascii="Calibri" w:hAnsi="Calibri" w:cs="Calibri"/>
          <w:rPrChange w:id="352" w:author="Jessica Marshall" w:date="2023-07-06T10:18:00Z">
            <w:rPr/>
          </w:rPrChange>
        </w:rPr>
        <w:instrText xml:space="preserve"> \* MERGEFORMAT </w:instrText>
      </w:r>
      <w:r w:rsidR="00AC389D" w:rsidRPr="003D502B">
        <w:rPr>
          <w:rFonts w:ascii="Calibri" w:hAnsi="Calibri" w:cs="Calibri"/>
          <w:rPrChange w:id="353" w:author="Jessica Marshall" w:date="2023-07-06T10:18:00Z">
            <w:rPr/>
          </w:rPrChange>
        </w:rPr>
      </w:r>
      <w:r w:rsidR="00AC389D" w:rsidRPr="003D502B">
        <w:rPr>
          <w:rFonts w:ascii="Calibri" w:hAnsi="Calibri" w:cs="Calibri"/>
          <w:rPrChange w:id="354" w:author="Jessica Marshall" w:date="2023-07-06T10:18:00Z">
            <w:rPr/>
          </w:rPrChange>
        </w:rPr>
        <w:fldChar w:fldCharType="separate"/>
      </w:r>
      <w:r w:rsidR="00AC389D" w:rsidRPr="003D502B">
        <w:rPr>
          <w:rStyle w:val="EndnoteReference"/>
          <w:rFonts w:ascii="Calibri" w:hAnsi="Calibri" w:cs="Calibri"/>
          <w:rPrChange w:id="355" w:author="Jessica Marshall" w:date="2023-07-06T10:18:00Z">
            <w:rPr>
              <w:rStyle w:val="EndnoteReference"/>
            </w:rPr>
          </w:rPrChange>
        </w:rPr>
        <w:t>7</w:t>
      </w:r>
      <w:r w:rsidR="00AC389D" w:rsidRPr="003D502B">
        <w:rPr>
          <w:rFonts w:ascii="Calibri" w:hAnsi="Calibri" w:cs="Calibri"/>
          <w:rPrChange w:id="356" w:author="Jessica Marshall" w:date="2023-07-06T10:18:00Z">
            <w:rPr/>
          </w:rPrChange>
        </w:rPr>
        <w:fldChar w:fldCharType="end"/>
      </w:r>
      <w:r w:rsidR="00AC389D" w:rsidRPr="003D502B">
        <w:rPr>
          <w:rFonts w:ascii="Calibri" w:hAnsi="Calibri" w:cs="Calibri"/>
          <w:rPrChange w:id="357" w:author="Jessica Marshall" w:date="2023-07-06T10:18:00Z">
            <w:rPr/>
          </w:rPrChange>
        </w:rPr>
        <w:t xml:space="preserve"> </w:t>
      </w:r>
      <w:del w:id="358" w:author="Jessica Marshall" w:date="2023-07-06T09:56:00Z">
        <w:r w:rsidR="003D213A" w:rsidRPr="003D502B" w:rsidDel="00653150">
          <w:rPr>
            <w:rFonts w:ascii="Calibri" w:hAnsi="Calibri" w:cs="Calibri"/>
            <w:rPrChange w:id="359" w:author="Jessica Marshall" w:date="2023-07-06T10:18:00Z">
              <w:rPr/>
            </w:rPrChange>
          </w:rPr>
          <w:delText xml:space="preserve"> </w:delText>
        </w:r>
      </w:del>
      <w:r w:rsidRPr="003D502B">
        <w:rPr>
          <w:rFonts w:ascii="Calibri" w:hAnsi="Calibri" w:cs="Calibri"/>
          <w:rPrChange w:id="360" w:author="Jessica Marshall" w:date="2023-07-06T10:18:00Z">
            <w:rPr/>
          </w:rPrChange>
        </w:rPr>
        <w:t xml:space="preserve">A </w:t>
      </w:r>
      <w:r w:rsidRPr="003D502B">
        <w:rPr>
          <w:rFonts w:ascii="Calibri" w:hAnsi="Calibri" w:cs="Calibri"/>
          <w:i/>
          <w:iCs/>
          <w:rPrChange w:id="361" w:author="Jessica Marshall" w:date="2023-07-06T10:18:00Z">
            <w:rPr>
              <w:i/>
              <w:iCs/>
            </w:rPr>
          </w:rPrChange>
        </w:rPr>
        <w:t>forensic autopsy</w:t>
      </w:r>
      <w:r w:rsidRPr="003D502B">
        <w:rPr>
          <w:rFonts w:ascii="Calibri" w:hAnsi="Calibri" w:cs="Calibri"/>
          <w:rPrChange w:id="362" w:author="Jessica Marshall" w:date="2023-07-06T10:18:00Z">
            <w:rPr/>
          </w:rPrChange>
        </w:rPr>
        <w:t xml:space="preserve"> (also referred to as medicolegal autopsy) is a</w:t>
      </w:r>
      <w:r w:rsidR="003A33AD" w:rsidRPr="003D502B">
        <w:rPr>
          <w:rFonts w:ascii="Calibri" w:hAnsi="Calibri" w:cs="Calibri"/>
          <w:rPrChange w:id="363" w:author="Jessica Marshall" w:date="2023-07-06T10:18:00Z">
            <w:rPr/>
          </w:rPrChange>
        </w:rPr>
        <w:t xml:space="preserve"> specific type of</w:t>
      </w:r>
      <w:r w:rsidRPr="003D502B">
        <w:rPr>
          <w:rFonts w:ascii="Calibri" w:hAnsi="Calibri" w:cs="Calibri"/>
          <w:rPrChange w:id="364" w:author="Jessica Marshall" w:date="2023-07-06T10:18:00Z">
            <w:rPr/>
          </w:rPrChange>
        </w:rPr>
        <w:t xml:space="preserve"> postmortem examination that is conducted to address medicolegal objectives, such as</w:t>
      </w:r>
      <w:r w:rsidR="003A33AD" w:rsidRPr="003D502B">
        <w:rPr>
          <w:rFonts w:ascii="Calibri" w:hAnsi="Calibri" w:cs="Calibri"/>
          <w:rPrChange w:id="365" w:author="Jessica Marshall" w:date="2023-07-06T10:18:00Z">
            <w:rPr/>
          </w:rPrChange>
        </w:rPr>
        <w:t xml:space="preserve"> determining</w:t>
      </w:r>
      <w:r w:rsidR="00662616" w:rsidRPr="003D502B">
        <w:rPr>
          <w:rFonts w:ascii="Calibri" w:hAnsi="Calibri" w:cs="Calibri"/>
          <w:rPrChange w:id="366" w:author="Jessica Marshall" w:date="2023-07-06T10:18:00Z">
            <w:rPr/>
          </w:rPrChange>
        </w:rPr>
        <w:t xml:space="preserve"> the cause of death,</w:t>
      </w:r>
      <w:r w:rsidR="003A33AD" w:rsidRPr="003D502B">
        <w:rPr>
          <w:rFonts w:ascii="Calibri" w:hAnsi="Calibri" w:cs="Calibri"/>
          <w:rPrChange w:id="367" w:author="Jessica Marshall" w:date="2023-07-06T10:18:00Z">
            <w:rPr/>
          </w:rPrChange>
        </w:rPr>
        <w:t xml:space="preserve"> whether a crime has been committed</w:t>
      </w:r>
      <w:r w:rsidR="00662616" w:rsidRPr="003D502B">
        <w:rPr>
          <w:rFonts w:ascii="Calibri" w:hAnsi="Calibri" w:cs="Calibri"/>
          <w:rPrChange w:id="368" w:author="Jessica Marshall" w:date="2023-07-06T10:18:00Z">
            <w:rPr/>
          </w:rPrChange>
        </w:rPr>
        <w:t>,</w:t>
      </w:r>
      <w:r w:rsidR="003A33AD" w:rsidRPr="003D502B">
        <w:rPr>
          <w:rFonts w:ascii="Calibri" w:hAnsi="Calibri" w:cs="Calibri"/>
          <w:rPrChange w:id="369" w:author="Jessica Marshall" w:date="2023-07-06T10:18:00Z">
            <w:rPr/>
          </w:rPrChange>
        </w:rPr>
        <w:t xml:space="preserve"> and</w:t>
      </w:r>
      <w:r w:rsidRPr="003D502B">
        <w:rPr>
          <w:rFonts w:ascii="Calibri" w:hAnsi="Calibri" w:cs="Calibri"/>
          <w:rPrChange w:id="370" w:author="Jessica Marshall" w:date="2023-07-06T10:18:00Z">
            <w:rPr/>
          </w:rPrChange>
        </w:rPr>
        <w:t xml:space="preserve"> obtaining evidence to present in a court of law. A forensic autopsy is conducted when deaths are sudden, unexpected, suspicious, unwitnessed, unexplained, or potentially associated with </w:t>
      </w:r>
      <w:r w:rsidRPr="003D502B">
        <w:rPr>
          <w:rFonts w:ascii="Calibri" w:hAnsi="Calibri" w:cs="Calibri"/>
          <w:rPrChange w:id="371" w:author="Jessica Marshall" w:date="2023-07-06T10:18:00Z">
            <w:rPr/>
          </w:rPrChange>
        </w:rPr>
        <w:lastRenderedPageBreak/>
        <w:t>litigation (for example, deaths</w:t>
      </w:r>
      <w:r w:rsidR="00071BC0" w:rsidRPr="003D502B">
        <w:rPr>
          <w:rFonts w:ascii="Calibri" w:hAnsi="Calibri" w:cs="Calibri"/>
          <w:rPrChange w:id="372" w:author="Jessica Marshall" w:date="2023-07-06T10:18:00Z">
            <w:rPr/>
          </w:rPrChange>
        </w:rPr>
        <w:t xml:space="preserve"> associated with industrial accidents or </w:t>
      </w:r>
      <w:r w:rsidRPr="003D502B">
        <w:rPr>
          <w:rFonts w:ascii="Calibri" w:hAnsi="Calibri" w:cs="Calibri"/>
          <w:rPrChange w:id="373" w:author="Jessica Marshall" w:date="2023-07-06T10:18:00Z">
            <w:rPr/>
          </w:rPrChange>
        </w:rPr>
        <w:t>potential medical malpractice).</w:t>
      </w:r>
      <w:r w:rsidR="00CE513B" w:rsidRPr="003D502B">
        <w:rPr>
          <w:rStyle w:val="EndnoteReference"/>
          <w:rFonts w:ascii="Calibri" w:hAnsi="Calibri" w:cs="Calibri"/>
          <w:rPrChange w:id="374" w:author="Jessica Marshall" w:date="2023-07-06T10:18:00Z">
            <w:rPr>
              <w:rStyle w:val="EndnoteReference"/>
            </w:rPr>
          </w:rPrChange>
        </w:rPr>
        <w:endnoteReference w:id="8"/>
      </w:r>
      <w:r w:rsidR="00CE513B" w:rsidRPr="003D502B">
        <w:rPr>
          <w:rFonts w:ascii="Calibri" w:hAnsi="Calibri" w:cs="Calibri"/>
          <w:rPrChange w:id="375" w:author="Jessica Marshall" w:date="2023-07-06T10:18:00Z">
            <w:rPr/>
          </w:rPrChange>
        </w:rPr>
        <w:t xml:space="preserve"> </w:t>
      </w:r>
      <w:r w:rsidRPr="003D502B">
        <w:rPr>
          <w:rFonts w:ascii="Calibri" w:hAnsi="Calibri" w:cs="Calibri"/>
          <w:rPrChange w:id="376" w:author="Jessica Marshall" w:date="2023-07-06T10:18:00Z">
            <w:rPr/>
          </w:rPrChange>
        </w:rPr>
        <w:t xml:space="preserve">Even if a death is not considered suspicious or potentially associated with </w:t>
      </w:r>
      <w:r w:rsidR="0017281C" w:rsidRPr="003D502B">
        <w:rPr>
          <w:rFonts w:ascii="Calibri" w:hAnsi="Calibri" w:cs="Calibri"/>
          <w:rPrChange w:id="377" w:author="Jessica Marshall" w:date="2023-07-06T10:18:00Z">
            <w:rPr/>
          </w:rPrChange>
        </w:rPr>
        <w:t>civil or criminal legal issues</w:t>
      </w:r>
      <w:r w:rsidRPr="003D502B">
        <w:rPr>
          <w:rFonts w:ascii="Calibri" w:hAnsi="Calibri" w:cs="Calibri"/>
          <w:rPrChange w:id="378" w:author="Jessica Marshall" w:date="2023-07-06T10:18:00Z">
            <w:rPr/>
          </w:rPrChange>
        </w:rPr>
        <w:t>, an autopsy may still be performed to better understand the</w:t>
      </w:r>
      <w:r w:rsidR="00071BC0" w:rsidRPr="003D502B">
        <w:rPr>
          <w:rFonts w:ascii="Calibri" w:hAnsi="Calibri" w:cs="Calibri"/>
          <w:rPrChange w:id="379" w:author="Jessica Marshall" w:date="2023-07-06T10:18:00Z">
            <w:rPr/>
          </w:rPrChange>
        </w:rPr>
        <w:t xml:space="preserve"> cause of</w:t>
      </w:r>
      <w:r w:rsidRPr="003D502B">
        <w:rPr>
          <w:rFonts w:ascii="Calibri" w:hAnsi="Calibri" w:cs="Calibri"/>
          <w:rPrChange w:id="380" w:author="Jessica Marshall" w:date="2023-07-06T10:18:00Z">
            <w:rPr/>
          </w:rPrChange>
        </w:rPr>
        <w:t xml:space="preserve"> death. In the US,</w:t>
      </w:r>
      <w:r w:rsidR="007F7C5A" w:rsidRPr="003D502B">
        <w:rPr>
          <w:rFonts w:ascii="Calibri" w:hAnsi="Calibri" w:cs="Calibri"/>
          <w:rPrChange w:id="381" w:author="Jessica Marshall" w:date="2023-07-06T10:18:00Z">
            <w:rPr/>
          </w:rPrChange>
        </w:rPr>
        <w:t xml:space="preserve"> the</w:t>
      </w:r>
      <w:r w:rsidRPr="003D502B">
        <w:rPr>
          <w:rFonts w:ascii="Calibri" w:hAnsi="Calibri" w:cs="Calibri"/>
          <w:rPrChange w:id="382" w:author="Jessica Marshall" w:date="2023-07-06T10:18:00Z">
            <w:rPr/>
          </w:rPrChange>
        </w:rPr>
        <w:t xml:space="preserve"> circumstances under which an autopsy is legally required vary from state to state. For example, most states require an autopsy</w:t>
      </w:r>
      <w:r w:rsidR="007F7C5A" w:rsidRPr="003D502B">
        <w:rPr>
          <w:rFonts w:ascii="Calibri" w:hAnsi="Calibri" w:cs="Calibri"/>
          <w:rPrChange w:id="383" w:author="Jessica Marshall" w:date="2023-07-06T10:18:00Z">
            <w:rPr/>
          </w:rPrChange>
        </w:rPr>
        <w:t xml:space="preserve"> in any case</w:t>
      </w:r>
      <w:r w:rsidRPr="003D502B">
        <w:rPr>
          <w:rFonts w:ascii="Calibri" w:hAnsi="Calibri" w:cs="Calibri"/>
          <w:rPrChange w:id="384" w:author="Jessica Marshall" w:date="2023-07-06T10:18:00Z">
            <w:rPr/>
          </w:rPrChange>
        </w:rPr>
        <w:t xml:space="preserve"> whe</w:t>
      </w:r>
      <w:r w:rsidR="007F7C5A" w:rsidRPr="003D502B">
        <w:rPr>
          <w:rFonts w:ascii="Calibri" w:hAnsi="Calibri" w:cs="Calibri"/>
          <w:rPrChange w:id="385" w:author="Jessica Marshall" w:date="2023-07-06T10:18:00Z">
            <w:rPr/>
          </w:rPrChange>
        </w:rPr>
        <w:t>re</w:t>
      </w:r>
      <w:r w:rsidRPr="003D502B">
        <w:rPr>
          <w:rFonts w:ascii="Calibri" w:hAnsi="Calibri" w:cs="Calibri"/>
          <w:rPrChange w:id="386" w:author="Jessica Marshall" w:date="2023-07-06T10:18:00Z">
            <w:rPr/>
          </w:rPrChange>
        </w:rPr>
        <w:t xml:space="preserve"> the manner of death involves accident or casualty, where death is unattended by a physician, or when death occurs in jail or police custody.</w:t>
      </w:r>
      <w:r w:rsidR="001F64D0" w:rsidRPr="003D502B">
        <w:rPr>
          <w:rStyle w:val="EndnoteReference"/>
          <w:rFonts w:ascii="Calibri" w:hAnsi="Calibri" w:cs="Calibri"/>
          <w:rPrChange w:id="387" w:author="Jessica Marshall" w:date="2023-07-06T10:18:00Z">
            <w:rPr>
              <w:rStyle w:val="EndnoteReference"/>
            </w:rPr>
          </w:rPrChange>
        </w:rPr>
        <w:endnoteReference w:id="9"/>
      </w:r>
      <w:r w:rsidR="001F64D0" w:rsidRPr="003D502B">
        <w:rPr>
          <w:rFonts w:ascii="Calibri" w:hAnsi="Calibri" w:cs="Calibri"/>
          <w:rPrChange w:id="388" w:author="Jessica Marshall" w:date="2023-07-06T10:18:00Z">
            <w:rPr/>
          </w:rPrChange>
        </w:rPr>
        <w:t xml:space="preserve"> </w:t>
      </w:r>
      <w:r w:rsidR="002C5293" w:rsidRPr="003D502B">
        <w:rPr>
          <w:rFonts w:ascii="Calibri" w:hAnsi="Calibri" w:cs="Calibri"/>
          <w:rPrChange w:id="389" w:author="Jessica Marshall" w:date="2023-07-06T10:18:00Z">
            <w:rPr/>
          </w:rPrChange>
        </w:rPr>
        <w:t xml:space="preserve"> </w:t>
      </w:r>
    </w:p>
    <w:p w14:paraId="7F85FC36" w14:textId="007FC514" w:rsidR="003A7F0F" w:rsidRPr="003D502B" w:rsidRDefault="00B648D1" w:rsidP="003D502B">
      <w:pPr>
        <w:spacing w:after="0" w:line="360" w:lineRule="auto"/>
        <w:rPr>
          <w:rFonts w:ascii="Calibri" w:hAnsi="Calibri" w:cs="Calibri"/>
          <w:rPrChange w:id="390" w:author="Jessica Marshall" w:date="2023-07-06T10:18:00Z">
            <w:rPr/>
          </w:rPrChange>
        </w:rPr>
        <w:pPrChange w:id="391" w:author="Jessica Marshall" w:date="2023-07-06T10:18:00Z">
          <w:pPr/>
        </w:pPrChange>
      </w:pPr>
      <w:r w:rsidRPr="003D502B">
        <w:rPr>
          <w:rFonts w:ascii="Calibri" w:hAnsi="Calibri" w:cs="Calibri"/>
          <w:rPrChange w:id="392" w:author="Jessica Marshall" w:date="2023-07-06T10:18:00Z">
            <w:rPr/>
          </w:rPrChange>
        </w:rPr>
        <w:t xml:space="preserve"> </w:t>
      </w:r>
    </w:p>
    <w:p w14:paraId="0B99218D" w14:textId="36AD0ABC" w:rsidR="003A7F0F" w:rsidRPr="003D502B" w:rsidRDefault="003A7F0F" w:rsidP="003D502B">
      <w:pPr>
        <w:spacing w:after="0" w:line="360" w:lineRule="auto"/>
        <w:rPr>
          <w:rFonts w:ascii="Calibri" w:hAnsi="Calibri" w:cs="Calibri"/>
          <w:rPrChange w:id="393" w:author="Jessica Marshall" w:date="2023-07-06T10:18:00Z">
            <w:rPr/>
          </w:rPrChange>
        </w:rPr>
        <w:pPrChange w:id="394" w:author="Jessica Marshall" w:date="2023-07-06T10:18:00Z">
          <w:pPr/>
        </w:pPrChange>
      </w:pPr>
      <w:r w:rsidRPr="003D502B">
        <w:rPr>
          <w:rFonts w:ascii="Calibri" w:hAnsi="Calibri" w:cs="Calibri"/>
          <w:rPrChange w:id="395" w:author="Jessica Marshall" w:date="2023-07-06T10:18:00Z">
            <w:rPr/>
          </w:rPrChange>
        </w:rPr>
        <w:t>Although autopsy can provide important information</w:t>
      </w:r>
      <w:r w:rsidR="00890CEB" w:rsidRPr="003D502B">
        <w:rPr>
          <w:rFonts w:ascii="Calibri" w:hAnsi="Calibri" w:cs="Calibri"/>
          <w:rPrChange w:id="396" w:author="Jessica Marshall" w:date="2023-07-06T10:18:00Z">
            <w:rPr/>
          </w:rPrChange>
        </w:rPr>
        <w:t xml:space="preserve"> about the cause of death</w:t>
      </w:r>
      <w:r w:rsidRPr="003D502B">
        <w:rPr>
          <w:rFonts w:ascii="Calibri" w:hAnsi="Calibri" w:cs="Calibri"/>
          <w:rPrChange w:id="397" w:author="Jessica Marshall" w:date="2023-07-06T10:18:00Z">
            <w:rPr/>
          </w:rPrChange>
        </w:rPr>
        <w:t xml:space="preserve">, it is also associated with potential limitations. </w:t>
      </w:r>
      <w:r w:rsidR="00376085" w:rsidRPr="003D502B">
        <w:rPr>
          <w:rFonts w:ascii="Calibri" w:hAnsi="Calibri" w:cs="Calibri"/>
          <w:rPrChange w:id="398" w:author="Jessica Marshall" w:date="2023-07-06T10:18:00Z">
            <w:rPr/>
          </w:rPrChange>
        </w:rPr>
        <w:t>The autopsy process is inherently destructive to the tissues being examined, limiting the possibility for repeat or follow-up examination of the same tissue specimens</w:t>
      </w:r>
      <w:r w:rsidR="000E56EB" w:rsidRPr="003D502B">
        <w:rPr>
          <w:rFonts w:ascii="Calibri" w:hAnsi="Calibri" w:cs="Calibri"/>
          <w:rPrChange w:id="399" w:author="Jessica Marshall" w:date="2023-07-06T10:18:00Z">
            <w:rPr/>
          </w:rPrChange>
        </w:rPr>
        <w:t>.</w:t>
      </w:r>
      <w:bookmarkStart w:id="400" w:name="_Ref138852555"/>
      <w:r w:rsidR="00D417D5" w:rsidRPr="003D502B">
        <w:rPr>
          <w:rStyle w:val="EndnoteReference"/>
          <w:rFonts w:ascii="Calibri" w:hAnsi="Calibri" w:cs="Calibri"/>
          <w:rPrChange w:id="401" w:author="Jessica Marshall" w:date="2023-07-06T10:18:00Z">
            <w:rPr>
              <w:rStyle w:val="EndnoteReference"/>
            </w:rPr>
          </w:rPrChange>
        </w:rPr>
        <w:endnoteReference w:id="10"/>
      </w:r>
      <w:bookmarkEnd w:id="400"/>
      <w:r w:rsidR="00376085" w:rsidRPr="003D502B">
        <w:rPr>
          <w:rFonts w:ascii="Calibri" w:hAnsi="Calibri" w:cs="Calibri"/>
          <w:rPrChange w:id="402" w:author="Jessica Marshall" w:date="2023-07-06T10:18:00Z">
            <w:rPr/>
          </w:rPrChange>
        </w:rPr>
        <w:t xml:space="preserve"> It can be difficult to dissect the spine or other large bones. Pathologic gas accumulations, which are associated with common causes of death such as pneumothorax or air embolism, may be difficult to detect using traditional autopsy</w:t>
      </w:r>
      <w:r w:rsidR="00D417D5" w:rsidRPr="003D502B">
        <w:rPr>
          <w:rFonts w:ascii="Calibri" w:hAnsi="Calibri" w:cs="Calibri"/>
          <w:rPrChange w:id="403" w:author="Jessica Marshall" w:date="2023-07-06T10:18:00Z">
            <w:rPr/>
          </w:rPrChange>
        </w:rPr>
        <w:t>,</w:t>
      </w:r>
      <w:r w:rsidR="00376085" w:rsidRPr="003D502B">
        <w:rPr>
          <w:rFonts w:ascii="Calibri" w:hAnsi="Calibri" w:cs="Calibri"/>
          <w:rPrChange w:id="404" w:author="Jessica Marshall" w:date="2023-07-06T10:18:00Z">
            <w:rPr/>
          </w:rPrChange>
        </w:rPr>
        <w:t xml:space="preserve"> and are easily disrupted and lost upon dissection of the cadaver.</w:t>
      </w:r>
      <w:r w:rsidR="00D417D5" w:rsidRPr="003D502B">
        <w:rPr>
          <w:rFonts w:ascii="Calibri" w:hAnsi="Calibri" w:cs="Calibri"/>
          <w:rPrChange w:id="405" w:author="Jessica Marshall" w:date="2023-07-06T10:18:00Z">
            <w:rPr/>
          </w:rPrChange>
        </w:rPr>
        <w:fldChar w:fldCharType="begin"/>
      </w:r>
      <w:r w:rsidR="00D417D5" w:rsidRPr="003D502B">
        <w:rPr>
          <w:rFonts w:ascii="Calibri" w:hAnsi="Calibri" w:cs="Calibri"/>
          <w:rPrChange w:id="406" w:author="Jessica Marshall" w:date="2023-07-06T10:18:00Z">
            <w:rPr/>
          </w:rPrChange>
        </w:rPr>
        <w:instrText xml:space="preserve"> NOTEREF _Ref138852555 \f \h </w:instrText>
      </w:r>
      <w:r w:rsidR="00D417D5" w:rsidRPr="003D502B">
        <w:rPr>
          <w:rFonts w:ascii="Calibri" w:hAnsi="Calibri" w:cs="Calibri"/>
          <w:rPrChange w:id="407" w:author="Jessica Marshall" w:date="2023-07-06T10:18:00Z">
            <w:rPr/>
          </w:rPrChange>
        </w:rPr>
      </w:r>
      <w:r w:rsidR="003D502B" w:rsidRPr="003D502B">
        <w:rPr>
          <w:rFonts w:ascii="Calibri" w:hAnsi="Calibri" w:cs="Calibri"/>
        </w:rPr>
        <w:instrText xml:space="preserve"> \* MERGEFORMAT </w:instrText>
      </w:r>
      <w:r w:rsidR="00D417D5" w:rsidRPr="003D502B">
        <w:rPr>
          <w:rFonts w:ascii="Calibri" w:hAnsi="Calibri" w:cs="Calibri"/>
          <w:rPrChange w:id="408" w:author="Jessica Marshall" w:date="2023-07-06T10:18:00Z">
            <w:rPr/>
          </w:rPrChange>
        </w:rPr>
        <w:fldChar w:fldCharType="separate"/>
      </w:r>
      <w:r w:rsidR="00D417D5" w:rsidRPr="003D502B">
        <w:rPr>
          <w:rStyle w:val="EndnoteReference"/>
          <w:rFonts w:ascii="Calibri" w:hAnsi="Calibri" w:cs="Calibri"/>
          <w:rPrChange w:id="409" w:author="Jessica Marshall" w:date="2023-07-06T10:18:00Z">
            <w:rPr>
              <w:rStyle w:val="EndnoteReference"/>
            </w:rPr>
          </w:rPrChange>
        </w:rPr>
        <w:t>10</w:t>
      </w:r>
      <w:r w:rsidR="00D417D5" w:rsidRPr="003D502B">
        <w:rPr>
          <w:rFonts w:ascii="Calibri" w:hAnsi="Calibri" w:cs="Calibri"/>
          <w:rPrChange w:id="410" w:author="Jessica Marshall" w:date="2023-07-06T10:18:00Z">
            <w:rPr/>
          </w:rPrChange>
        </w:rPr>
        <w:fldChar w:fldCharType="end"/>
      </w:r>
      <w:r w:rsidR="00376085" w:rsidRPr="003D502B">
        <w:rPr>
          <w:rFonts w:ascii="Calibri" w:hAnsi="Calibri" w:cs="Calibri"/>
          <w:rPrChange w:id="411" w:author="Jessica Marshall" w:date="2023-07-06T10:18:00Z">
            <w:rPr/>
          </w:rPrChange>
        </w:rPr>
        <w:t xml:space="preserve"> </w:t>
      </w:r>
      <w:r w:rsidR="009D12E2" w:rsidRPr="003D502B">
        <w:rPr>
          <w:rFonts w:ascii="Calibri" w:hAnsi="Calibri" w:cs="Calibri"/>
          <w:rPrChange w:id="412" w:author="Jessica Marshall" w:date="2023-07-06T10:18:00Z">
            <w:rPr/>
          </w:rPrChange>
        </w:rPr>
        <w:t>Family members may have cosmetic concerns about the large incisions made during the procedure</w:t>
      </w:r>
      <w:r w:rsidR="000966F6" w:rsidRPr="003D502B">
        <w:rPr>
          <w:rFonts w:ascii="Calibri" w:hAnsi="Calibri" w:cs="Calibri"/>
          <w:rPrChange w:id="413" w:author="Jessica Marshall" w:date="2023-07-06T10:18:00Z">
            <w:rPr/>
          </w:rPrChange>
        </w:rPr>
        <w:t xml:space="preserve">, and </w:t>
      </w:r>
      <w:r w:rsidRPr="003D502B">
        <w:rPr>
          <w:rFonts w:ascii="Calibri" w:hAnsi="Calibri" w:cs="Calibri"/>
          <w:rPrChange w:id="414" w:author="Jessica Marshall" w:date="2023-07-06T10:18:00Z">
            <w:rPr/>
          </w:rPrChange>
        </w:rPr>
        <w:t>disfigurement of the</w:t>
      </w:r>
      <w:r w:rsidR="007205E8" w:rsidRPr="003D502B">
        <w:rPr>
          <w:rFonts w:ascii="Calibri" w:hAnsi="Calibri" w:cs="Calibri"/>
          <w:rPrChange w:id="415" w:author="Jessica Marshall" w:date="2023-07-06T10:18:00Z">
            <w:rPr/>
          </w:rPrChange>
        </w:rPr>
        <w:t xml:space="preserve"> body </w:t>
      </w:r>
      <w:r w:rsidR="000966F6" w:rsidRPr="003D502B">
        <w:rPr>
          <w:rFonts w:ascii="Calibri" w:hAnsi="Calibri" w:cs="Calibri"/>
          <w:rPrChange w:id="416" w:author="Jessica Marshall" w:date="2023-07-06T10:18:00Z">
            <w:rPr/>
          </w:rPrChange>
        </w:rPr>
        <w:t>may be</w:t>
      </w:r>
      <w:r w:rsidRPr="003D502B">
        <w:rPr>
          <w:rFonts w:ascii="Calibri" w:hAnsi="Calibri" w:cs="Calibri"/>
          <w:rPrChange w:id="417" w:author="Jessica Marshall" w:date="2023-07-06T10:18:00Z">
            <w:rPr/>
          </w:rPrChange>
        </w:rPr>
        <w:t xml:space="preserve"> seen as a desecration in some cultures, including Muslim and Jewish communities.</w:t>
      </w:r>
      <w:r w:rsidR="00E24139" w:rsidRPr="003D502B">
        <w:rPr>
          <w:rFonts w:ascii="Calibri" w:hAnsi="Calibri" w:cs="Calibri"/>
          <w:rPrChange w:id="418" w:author="Jessica Marshall" w:date="2023-07-06T10:18:00Z">
            <w:rPr/>
          </w:rPrChange>
        </w:rPr>
        <w:fldChar w:fldCharType="begin"/>
      </w:r>
      <w:r w:rsidR="00E24139" w:rsidRPr="003D502B">
        <w:rPr>
          <w:rFonts w:ascii="Calibri" w:hAnsi="Calibri" w:cs="Calibri"/>
          <w:rPrChange w:id="419" w:author="Jessica Marshall" w:date="2023-07-06T10:18:00Z">
            <w:rPr/>
          </w:rPrChange>
        </w:rPr>
        <w:instrText xml:space="preserve"> NOTEREF _Ref138851950 \f \h </w:instrText>
      </w:r>
      <w:r w:rsidR="00E24139" w:rsidRPr="003D502B">
        <w:rPr>
          <w:rFonts w:ascii="Calibri" w:hAnsi="Calibri" w:cs="Calibri"/>
          <w:rPrChange w:id="420" w:author="Jessica Marshall" w:date="2023-07-06T10:18:00Z">
            <w:rPr/>
          </w:rPrChange>
        </w:rPr>
      </w:r>
      <w:r w:rsidR="003D502B" w:rsidRPr="003D502B">
        <w:rPr>
          <w:rFonts w:ascii="Calibri" w:hAnsi="Calibri" w:cs="Calibri"/>
        </w:rPr>
        <w:instrText xml:space="preserve"> \* MERGEFORMAT </w:instrText>
      </w:r>
      <w:r w:rsidR="00E24139" w:rsidRPr="003D502B">
        <w:rPr>
          <w:rFonts w:ascii="Calibri" w:hAnsi="Calibri" w:cs="Calibri"/>
          <w:rPrChange w:id="421" w:author="Jessica Marshall" w:date="2023-07-06T10:18:00Z">
            <w:rPr/>
          </w:rPrChange>
        </w:rPr>
        <w:fldChar w:fldCharType="separate"/>
      </w:r>
      <w:r w:rsidR="00E24139" w:rsidRPr="003D502B">
        <w:rPr>
          <w:rStyle w:val="EndnoteReference"/>
          <w:rFonts w:ascii="Calibri" w:hAnsi="Calibri" w:cs="Calibri"/>
          <w:rPrChange w:id="422" w:author="Jessica Marshall" w:date="2023-07-06T10:18:00Z">
            <w:rPr>
              <w:rStyle w:val="EndnoteReference"/>
            </w:rPr>
          </w:rPrChange>
        </w:rPr>
        <w:t>7</w:t>
      </w:r>
      <w:r w:rsidR="00E24139" w:rsidRPr="003D502B">
        <w:rPr>
          <w:rFonts w:ascii="Calibri" w:hAnsi="Calibri" w:cs="Calibri"/>
          <w:rPrChange w:id="423" w:author="Jessica Marshall" w:date="2023-07-06T10:18:00Z">
            <w:rPr/>
          </w:rPrChange>
        </w:rPr>
        <w:fldChar w:fldCharType="end"/>
      </w:r>
      <w:r w:rsidRPr="003D502B">
        <w:rPr>
          <w:rFonts w:ascii="Calibri" w:hAnsi="Calibri" w:cs="Calibri"/>
          <w:rPrChange w:id="424" w:author="Jessica Marshall" w:date="2023-07-06T10:18:00Z">
            <w:rPr/>
          </w:rPrChange>
        </w:rPr>
        <w:t xml:space="preserve"> </w:t>
      </w:r>
      <w:r w:rsidR="00376085" w:rsidRPr="003D502B">
        <w:rPr>
          <w:rFonts w:ascii="Calibri" w:hAnsi="Calibri" w:cs="Calibri"/>
          <w:rPrChange w:id="425" w:author="Jessica Marshall" w:date="2023-07-06T10:18:00Z">
            <w:rPr/>
          </w:rPrChange>
        </w:rPr>
        <w:t>A typical autopsy report consists primarily of a written narrative document that may be supported by a limited number of photographs or drawings. This report may not convey the full complexity or detail of the underlying pathology</w:t>
      </w:r>
      <w:r w:rsidR="00EA280E" w:rsidRPr="003D502B">
        <w:rPr>
          <w:rFonts w:ascii="Calibri" w:hAnsi="Calibri" w:cs="Calibri"/>
          <w:rPrChange w:id="426" w:author="Jessica Marshall" w:date="2023-07-06T10:18:00Z">
            <w:rPr/>
          </w:rPrChange>
        </w:rPr>
        <w:t xml:space="preserve">, while the </w:t>
      </w:r>
      <w:r w:rsidR="00376085" w:rsidRPr="003D502B">
        <w:rPr>
          <w:rFonts w:ascii="Calibri" w:hAnsi="Calibri" w:cs="Calibri"/>
          <w:rPrChange w:id="427" w:author="Jessica Marshall" w:date="2023-07-06T10:18:00Z">
            <w:rPr/>
          </w:rPrChange>
        </w:rPr>
        <w:t>postmortem images may be too graphic to be presented to a jury during court proceedings.</w:t>
      </w:r>
      <w:r w:rsidR="00E24139" w:rsidRPr="003D502B">
        <w:rPr>
          <w:rFonts w:ascii="Calibri" w:hAnsi="Calibri" w:cs="Calibri"/>
          <w:rPrChange w:id="428" w:author="Jessica Marshall" w:date="2023-07-06T10:18:00Z">
            <w:rPr/>
          </w:rPrChange>
        </w:rPr>
        <w:fldChar w:fldCharType="begin"/>
      </w:r>
      <w:r w:rsidR="00E24139" w:rsidRPr="003D502B">
        <w:rPr>
          <w:rFonts w:ascii="Calibri" w:hAnsi="Calibri" w:cs="Calibri"/>
          <w:rPrChange w:id="429" w:author="Jessica Marshall" w:date="2023-07-06T10:18:00Z">
            <w:rPr/>
          </w:rPrChange>
        </w:rPr>
        <w:instrText xml:space="preserve"> NOTEREF _Ref138852555 \f \h </w:instrText>
      </w:r>
      <w:r w:rsidR="00E24139" w:rsidRPr="003D502B">
        <w:rPr>
          <w:rFonts w:ascii="Calibri" w:hAnsi="Calibri" w:cs="Calibri"/>
          <w:rPrChange w:id="430" w:author="Jessica Marshall" w:date="2023-07-06T10:18:00Z">
            <w:rPr/>
          </w:rPrChange>
        </w:rPr>
      </w:r>
      <w:r w:rsidR="003D502B" w:rsidRPr="003D502B">
        <w:rPr>
          <w:rFonts w:ascii="Calibri" w:hAnsi="Calibri" w:cs="Calibri"/>
        </w:rPr>
        <w:instrText xml:space="preserve"> \* MERGEFORMAT </w:instrText>
      </w:r>
      <w:r w:rsidR="00E24139" w:rsidRPr="003D502B">
        <w:rPr>
          <w:rFonts w:ascii="Calibri" w:hAnsi="Calibri" w:cs="Calibri"/>
          <w:rPrChange w:id="431" w:author="Jessica Marshall" w:date="2023-07-06T10:18:00Z">
            <w:rPr/>
          </w:rPrChange>
        </w:rPr>
        <w:fldChar w:fldCharType="separate"/>
      </w:r>
      <w:r w:rsidR="00E24139" w:rsidRPr="003D502B">
        <w:rPr>
          <w:rStyle w:val="EndnoteReference"/>
          <w:rFonts w:ascii="Calibri" w:hAnsi="Calibri" w:cs="Calibri"/>
          <w:rPrChange w:id="432" w:author="Jessica Marshall" w:date="2023-07-06T10:18:00Z">
            <w:rPr>
              <w:rStyle w:val="EndnoteReference"/>
            </w:rPr>
          </w:rPrChange>
        </w:rPr>
        <w:t>10</w:t>
      </w:r>
      <w:r w:rsidR="00E24139" w:rsidRPr="003D502B">
        <w:rPr>
          <w:rFonts w:ascii="Calibri" w:hAnsi="Calibri" w:cs="Calibri"/>
          <w:rPrChange w:id="433" w:author="Jessica Marshall" w:date="2023-07-06T10:18:00Z">
            <w:rPr/>
          </w:rPrChange>
        </w:rPr>
        <w:fldChar w:fldCharType="end"/>
      </w:r>
      <w:r w:rsidR="008526E0" w:rsidRPr="003D502B">
        <w:rPr>
          <w:rFonts w:ascii="Calibri" w:hAnsi="Calibri" w:cs="Calibri"/>
          <w:rPrChange w:id="434" w:author="Jessica Marshall" w:date="2023-07-06T10:18:00Z">
            <w:rPr/>
          </w:rPrChange>
        </w:rPr>
        <w:t xml:space="preserve"> </w:t>
      </w:r>
      <w:r w:rsidR="00376085" w:rsidRPr="003D502B">
        <w:rPr>
          <w:rFonts w:ascii="Calibri" w:hAnsi="Calibri" w:cs="Calibri"/>
          <w:rPrChange w:id="435" w:author="Jessica Marshall" w:date="2023-07-06T10:18:00Z">
            <w:rPr/>
          </w:rPrChange>
        </w:rPr>
        <w:t>Finally,</w:t>
      </w:r>
      <w:r w:rsidR="00E24139" w:rsidRPr="003D502B">
        <w:rPr>
          <w:rFonts w:ascii="Calibri" w:hAnsi="Calibri" w:cs="Calibri"/>
          <w:rPrChange w:id="436" w:author="Jessica Marshall" w:date="2023-07-06T10:18:00Z">
            <w:rPr/>
          </w:rPrChange>
        </w:rPr>
        <w:t xml:space="preserve"> autopsy </w:t>
      </w:r>
      <w:r w:rsidR="00EF4FEC" w:rsidRPr="003D502B">
        <w:rPr>
          <w:rFonts w:ascii="Calibri" w:hAnsi="Calibri" w:cs="Calibri"/>
          <w:rPrChange w:id="437" w:author="Jessica Marshall" w:date="2023-07-06T10:18:00Z">
            <w:rPr/>
          </w:rPrChange>
        </w:rPr>
        <w:t>is a time-consuming and technically demanding procedure, and</w:t>
      </w:r>
      <w:r w:rsidR="00376085" w:rsidRPr="003D502B">
        <w:rPr>
          <w:rFonts w:ascii="Calibri" w:hAnsi="Calibri" w:cs="Calibri"/>
          <w:rPrChange w:id="438" w:author="Jessica Marshall" w:date="2023-07-06T10:18:00Z">
            <w:rPr/>
          </w:rPrChange>
        </w:rPr>
        <w:t xml:space="preserve"> m</w:t>
      </w:r>
      <w:r w:rsidRPr="003D502B">
        <w:rPr>
          <w:rFonts w:ascii="Calibri" w:hAnsi="Calibri" w:cs="Calibri"/>
          <w:rPrChange w:id="439" w:author="Jessica Marshall" w:date="2023-07-06T10:18:00Z">
            <w:rPr/>
          </w:rPrChange>
        </w:rPr>
        <w:t xml:space="preserve">any regions of the US </w:t>
      </w:r>
      <w:r w:rsidR="00575DA1" w:rsidRPr="003D502B">
        <w:rPr>
          <w:rFonts w:ascii="Calibri" w:hAnsi="Calibri" w:cs="Calibri"/>
          <w:rPrChange w:id="440" w:author="Jessica Marshall" w:date="2023-07-06T10:18:00Z">
            <w:rPr/>
          </w:rPrChange>
        </w:rPr>
        <w:t>have</w:t>
      </w:r>
      <w:r w:rsidRPr="003D502B">
        <w:rPr>
          <w:rFonts w:ascii="Calibri" w:hAnsi="Calibri" w:cs="Calibri"/>
          <w:rPrChange w:id="441" w:author="Jessica Marshall" w:date="2023-07-06T10:18:00Z">
            <w:rPr/>
          </w:rPrChange>
        </w:rPr>
        <w:t xml:space="preserve"> shortages of trained forensic pathologists to conduct autopsies</w:t>
      </w:r>
      <w:r w:rsidR="00CB3ED8" w:rsidRPr="003D502B">
        <w:rPr>
          <w:rFonts w:ascii="Calibri" w:hAnsi="Calibri" w:cs="Calibri"/>
          <w:rPrChange w:id="442" w:author="Jessica Marshall" w:date="2023-07-06T10:18:00Z">
            <w:rPr/>
          </w:rPrChange>
        </w:rPr>
        <w:t>.</w:t>
      </w:r>
      <w:r w:rsidR="00EF4FEC" w:rsidRPr="003D502B">
        <w:rPr>
          <w:rFonts w:ascii="Calibri" w:hAnsi="Calibri" w:cs="Calibri"/>
          <w:rPrChange w:id="443" w:author="Jessica Marshall" w:date="2023-07-06T10:18:00Z">
            <w:rPr/>
          </w:rPrChange>
        </w:rPr>
        <w:fldChar w:fldCharType="begin"/>
      </w:r>
      <w:r w:rsidR="00EF4FEC" w:rsidRPr="003D502B">
        <w:rPr>
          <w:rFonts w:ascii="Calibri" w:hAnsi="Calibri" w:cs="Calibri"/>
          <w:rPrChange w:id="444" w:author="Jessica Marshall" w:date="2023-07-06T10:18:00Z">
            <w:rPr/>
          </w:rPrChange>
        </w:rPr>
        <w:instrText xml:space="preserve"> NOTEREF _Ref138851622 \f \h </w:instrText>
      </w:r>
      <w:r w:rsidR="00EF4FEC" w:rsidRPr="003D502B">
        <w:rPr>
          <w:rFonts w:ascii="Calibri" w:hAnsi="Calibri" w:cs="Calibri"/>
          <w:rPrChange w:id="445" w:author="Jessica Marshall" w:date="2023-07-06T10:18:00Z">
            <w:rPr/>
          </w:rPrChange>
        </w:rPr>
      </w:r>
      <w:r w:rsidR="003D502B" w:rsidRPr="003D502B">
        <w:rPr>
          <w:rFonts w:ascii="Calibri" w:hAnsi="Calibri" w:cs="Calibri"/>
        </w:rPr>
        <w:instrText xml:space="preserve"> \* MERGEFORMAT </w:instrText>
      </w:r>
      <w:r w:rsidR="00EF4FEC" w:rsidRPr="003D502B">
        <w:rPr>
          <w:rFonts w:ascii="Calibri" w:hAnsi="Calibri" w:cs="Calibri"/>
          <w:rPrChange w:id="446" w:author="Jessica Marshall" w:date="2023-07-06T10:18:00Z">
            <w:rPr/>
          </w:rPrChange>
        </w:rPr>
        <w:fldChar w:fldCharType="separate"/>
      </w:r>
      <w:r w:rsidR="00EF4FEC" w:rsidRPr="003D502B">
        <w:rPr>
          <w:rStyle w:val="EndnoteReference"/>
          <w:rFonts w:ascii="Calibri" w:hAnsi="Calibri" w:cs="Calibri"/>
          <w:rPrChange w:id="447" w:author="Jessica Marshall" w:date="2023-07-06T10:18:00Z">
            <w:rPr>
              <w:rStyle w:val="EndnoteReference"/>
            </w:rPr>
          </w:rPrChange>
        </w:rPr>
        <w:t>3</w:t>
      </w:r>
      <w:r w:rsidR="00EF4FEC" w:rsidRPr="003D502B">
        <w:rPr>
          <w:rFonts w:ascii="Calibri" w:hAnsi="Calibri" w:cs="Calibri"/>
          <w:rPrChange w:id="448" w:author="Jessica Marshall" w:date="2023-07-06T10:18:00Z">
            <w:rPr/>
          </w:rPrChange>
        </w:rPr>
        <w:fldChar w:fldCharType="end"/>
      </w:r>
      <w:r w:rsidRPr="003D502B">
        <w:rPr>
          <w:rFonts w:ascii="Calibri" w:hAnsi="Calibri" w:cs="Calibri"/>
          <w:rPrChange w:id="449" w:author="Jessica Marshall" w:date="2023-07-06T10:18:00Z">
            <w:rPr/>
          </w:rPrChange>
        </w:rPr>
        <w:t xml:space="preserve"> </w:t>
      </w:r>
    </w:p>
    <w:p w14:paraId="0B08F542" w14:textId="77777777" w:rsidR="003A7F0F" w:rsidRPr="003D502B" w:rsidRDefault="003A7F0F" w:rsidP="003D502B">
      <w:pPr>
        <w:spacing w:after="0" w:line="360" w:lineRule="auto"/>
        <w:rPr>
          <w:rFonts w:ascii="Calibri" w:hAnsi="Calibri" w:cs="Calibri"/>
          <w:b/>
          <w:bCs/>
          <w:rPrChange w:id="450" w:author="Jessica Marshall" w:date="2023-07-06T10:18:00Z">
            <w:rPr>
              <w:b/>
              <w:bCs/>
            </w:rPr>
          </w:rPrChange>
        </w:rPr>
        <w:pPrChange w:id="451" w:author="Jessica Marshall" w:date="2023-07-06T10:18:00Z">
          <w:pPr/>
        </w:pPrChange>
      </w:pPr>
    </w:p>
    <w:p w14:paraId="432BEBA4" w14:textId="6838AB15" w:rsidR="00B45889" w:rsidRPr="003D502B" w:rsidRDefault="00142227" w:rsidP="003D502B">
      <w:pPr>
        <w:pStyle w:val="Heading2"/>
        <w:spacing w:after="0" w:line="360" w:lineRule="auto"/>
        <w:rPr>
          <w:rFonts w:ascii="Calibri" w:hAnsi="Calibri" w:cs="Calibri"/>
          <w:rPrChange w:id="452" w:author="Jessica Marshall" w:date="2023-07-06T10:18:00Z">
            <w:rPr/>
          </w:rPrChange>
        </w:rPr>
        <w:pPrChange w:id="453" w:author="Jessica Marshall" w:date="2023-07-06T10:18:00Z">
          <w:pPr/>
        </w:pPrChange>
      </w:pPr>
      <w:r w:rsidRPr="003D502B">
        <w:rPr>
          <w:rFonts w:ascii="Calibri" w:hAnsi="Calibri" w:cs="Calibri"/>
          <w:rPrChange w:id="454" w:author="Jessica Marshall" w:date="2023-07-06T10:18:00Z">
            <w:rPr/>
          </w:rPrChange>
        </w:rPr>
        <w:t>C</w:t>
      </w:r>
      <w:r w:rsidR="00B45889" w:rsidRPr="003D502B">
        <w:rPr>
          <w:rFonts w:ascii="Calibri" w:hAnsi="Calibri" w:cs="Calibri"/>
          <w:rPrChange w:id="455" w:author="Jessica Marshall" w:date="2023-07-06T10:18:00Z">
            <w:rPr/>
          </w:rPrChange>
        </w:rPr>
        <w:t xml:space="preserve">omputed Tomography </w:t>
      </w:r>
    </w:p>
    <w:p w14:paraId="319E1EED" w14:textId="01F9753E" w:rsidR="00E35EAE" w:rsidRPr="003D502B" w:rsidRDefault="0022088B" w:rsidP="003D502B">
      <w:pPr>
        <w:spacing w:after="0" w:line="360" w:lineRule="auto"/>
        <w:rPr>
          <w:rFonts w:ascii="Calibri" w:hAnsi="Calibri" w:cs="Calibri"/>
          <w:rPrChange w:id="456" w:author="Jessica Marshall" w:date="2023-07-06T10:18:00Z">
            <w:rPr/>
          </w:rPrChange>
        </w:rPr>
        <w:pPrChange w:id="457" w:author="Jessica Marshall" w:date="2023-07-06T10:18:00Z">
          <w:pPr/>
        </w:pPrChange>
      </w:pPr>
      <w:r w:rsidRPr="003D502B">
        <w:rPr>
          <w:rFonts w:ascii="Calibri" w:hAnsi="Calibri" w:cs="Calibri"/>
          <w:rPrChange w:id="458" w:author="Jessica Marshall" w:date="2023-07-06T10:18:00Z">
            <w:rPr/>
          </w:rPrChange>
        </w:rPr>
        <w:t>Over the last few decades</w:t>
      </w:r>
      <w:r w:rsidR="00BF1C6D" w:rsidRPr="003D502B">
        <w:rPr>
          <w:rFonts w:ascii="Calibri" w:hAnsi="Calibri" w:cs="Calibri"/>
          <w:rPrChange w:id="459" w:author="Jessica Marshall" w:date="2023-07-06T10:18:00Z">
            <w:rPr/>
          </w:rPrChange>
        </w:rPr>
        <w:t xml:space="preserve">, medical imaging technologies have increasingly been used to supplement or even replace traditional autopsy. </w:t>
      </w:r>
      <w:proofErr w:type="gramStart"/>
      <w:r w:rsidR="00E13086" w:rsidRPr="003D502B">
        <w:rPr>
          <w:rFonts w:ascii="Calibri" w:hAnsi="Calibri" w:cs="Calibri"/>
          <w:rPrChange w:id="460" w:author="Jessica Marshall" w:date="2023-07-06T10:18:00Z">
            <w:rPr/>
          </w:rPrChange>
        </w:rPr>
        <w:t>A large number of</w:t>
      </w:r>
      <w:proofErr w:type="gramEnd"/>
      <w:r w:rsidR="00E13086" w:rsidRPr="003D502B">
        <w:rPr>
          <w:rFonts w:ascii="Calibri" w:hAnsi="Calibri" w:cs="Calibri"/>
          <w:rPrChange w:id="461" w:author="Jessica Marshall" w:date="2023-07-06T10:18:00Z">
            <w:rPr/>
          </w:rPrChange>
        </w:rPr>
        <w:t xml:space="preserve"> forensic imaging techniques have been investigated, including</w:t>
      </w:r>
      <w:r w:rsidR="00A64D15" w:rsidRPr="003D502B">
        <w:rPr>
          <w:rFonts w:ascii="Calibri" w:hAnsi="Calibri" w:cs="Calibri"/>
          <w:rPrChange w:id="462" w:author="Jessica Marshall" w:date="2023-07-06T10:18:00Z">
            <w:rPr/>
          </w:rPrChange>
        </w:rPr>
        <w:t xml:space="preserve"> radiography, fluoroscopy, sonography,</w:t>
      </w:r>
      <w:r w:rsidR="00E33EA4" w:rsidRPr="003D502B">
        <w:rPr>
          <w:rFonts w:ascii="Calibri" w:hAnsi="Calibri" w:cs="Calibri"/>
          <w:rPrChange w:id="463" w:author="Jessica Marshall" w:date="2023-07-06T10:18:00Z">
            <w:rPr/>
          </w:rPrChange>
        </w:rPr>
        <w:t xml:space="preserve"> laser triangulation, </w:t>
      </w:r>
      <w:r w:rsidR="000F32DF" w:rsidRPr="003D502B">
        <w:rPr>
          <w:rFonts w:ascii="Calibri" w:hAnsi="Calibri" w:cs="Calibri"/>
          <w:rPrChange w:id="464" w:author="Jessica Marshall" w:date="2023-07-06T10:18:00Z">
            <w:rPr/>
          </w:rPrChange>
        </w:rPr>
        <w:t xml:space="preserve">photogrammetry (construction of 3D models </w:t>
      </w:r>
      <w:r w:rsidR="00A64D15" w:rsidRPr="003D502B">
        <w:rPr>
          <w:rFonts w:ascii="Calibri" w:hAnsi="Calibri" w:cs="Calibri"/>
          <w:rPrChange w:id="465" w:author="Jessica Marshall" w:date="2023-07-06T10:18:00Z">
            <w:rPr/>
          </w:rPrChange>
        </w:rPr>
        <w:t xml:space="preserve">from multiple overlapping </w:t>
      </w:r>
      <w:r w:rsidR="003904D8" w:rsidRPr="003D502B">
        <w:rPr>
          <w:rFonts w:ascii="Calibri" w:hAnsi="Calibri" w:cs="Calibri"/>
          <w:rPrChange w:id="466" w:author="Jessica Marshall" w:date="2023-07-06T10:18:00Z">
            <w:rPr/>
          </w:rPrChange>
        </w:rPr>
        <w:t>photographs),</w:t>
      </w:r>
      <w:r w:rsidR="00E020F3" w:rsidRPr="003D502B">
        <w:rPr>
          <w:rFonts w:ascii="Calibri" w:hAnsi="Calibri" w:cs="Calibri"/>
          <w:rPrChange w:id="467" w:author="Jessica Marshall" w:date="2023-07-06T10:18:00Z">
            <w:rPr/>
          </w:rPrChange>
        </w:rPr>
        <w:t xml:space="preserve"> and</w:t>
      </w:r>
      <w:r w:rsidR="0035799C" w:rsidRPr="003D502B">
        <w:rPr>
          <w:rFonts w:ascii="Calibri" w:hAnsi="Calibri" w:cs="Calibri"/>
          <w:rPrChange w:id="468" w:author="Jessica Marshall" w:date="2023-07-06T10:18:00Z">
            <w:rPr/>
          </w:rPrChange>
        </w:rPr>
        <w:t xml:space="preserve"> magnetic resonance imaging</w:t>
      </w:r>
      <w:r w:rsidR="00E020F3" w:rsidRPr="003D502B">
        <w:rPr>
          <w:rFonts w:ascii="Calibri" w:hAnsi="Calibri" w:cs="Calibri"/>
          <w:rPrChange w:id="469" w:author="Jessica Marshall" w:date="2023-07-06T10:18:00Z">
            <w:rPr/>
          </w:rPrChange>
        </w:rPr>
        <w:t>.</w:t>
      </w:r>
      <w:bookmarkStart w:id="470" w:name="_Ref138853052"/>
      <w:r w:rsidR="00777785" w:rsidRPr="003D502B">
        <w:rPr>
          <w:rStyle w:val="EndnoteReference"/>
          <w:rFonts w:ascii="Calibri" w:hAnsi="Calibri" w:cs="Calibri"/>
          <w:rPrChange w:id="471" w:author="Jessica Marshall" w:date="2023-07-06T10:18:00Z">
            <w:rPr>
              <w:rStyle w:val="EndnoteReference"/>
            </w:rPr>
          </w:rPrChange>
        </w:rPr>
        <w:endnoteReference w:id="11"/>
      </w:r>
      <w:bookmarkEnd w:id="470"/>
      <w:r w:rsidR="00E13086" w:rsidRPr="003D502B">
        <w:rPr>
          <w:rFonts w:ascii="Calibri" w:hAnsi="Calibri" w:cs="Calibri"/>
          <w:rPrChange w:id="472" w:author="Jessica Marshall" w:date="2023-07-06T10:18:00Z">
            <w:rPr/>
          </w:rPrChange>
        </w:rPr>
        <w:t xml:space="preserve"> </w:t>
      </w:r>
      <w:r w:rsidR="00B45889" w:rsidRPr="003D502B">
        <w:rPr>
          <w:rFonts w:ascii="Calibri" w:hAnsi="Calibri" w:cs="Calibri"/>
          <w:rPrChange w:id="473" w:author="Jessica Marshall" w:date="2023-07-06T10:18:00Z">
            <w:rPr/>
          </w:rPrChange>
        </w:rPr>
        <w:t xml:space="preserve">In particular, </w:t>
      </w:r>
      <w:r w:rsidR="00B45889" w:rsidRPr="003D502B">
        <w:rPr>
          <w:rFonts w:ascii="Calibri" w:hAnsi="Calibri" w:cs="Calibri"/>
          <w:highlight w:val="yellow"/>
          <w:rPrChange w:id="474" w:author="Jessica Marshall" w:date="2023-07-06T10:18:00Z">
            <w:rPr>
              <w:highlight w:val="yellow"/>
            </w:rPr>
          </w:rPrChange>
        </w:rPr>
        <w:t xml:space="preserve">postmortem computed tomography (PMCT) and postmortem CT angiography (PMCTA) have emerged </w:t>
      </w:r>
      <w:r w:rsidR="00E35EAE" w:rsidRPr="003D502B">
        <w:rPr>
          <w:rFonts w:ascii="Calibri" w:hAnsi="Calibri" w:cs="Calibri"/>
          <w:highlight w:val="yellow"/>
          <w:rPrChange w:id="475" w:author="Jessica Marshall" w:date="2023-07-06T10:18:00Z">
            <w:rPr>
              <w:highlight w:val="yellow"/>
            </w:rPr>
          </w:rPrChange>
        </w:rPr>
        <w:t>as important source</w:t>
      </w:r>
      <w:r w:rsidR="00B45889" w:rsidRPr="003D502B">
        <w:rPr>
          <w:rFonts w:ascii="Calibri" w:hAnsi="Calibri" w:cs="Calibri"/>
          <w:highlight w:val="yellow"/>
          <w:rPrChange w:id="476" w:author="Jessica Marshall" w:date="2023-07-06T10:18:00Z">
            <w:rPr>
              <w:highlight w:val="yellow"/>
            </w:rPr>
          </w:rPrChange>
        </w:rPr>
        <w:t>s</w:t>
      </w:r>
      <w:r w:rsidR="00E35EAE" w:rsidRPr="003D502B">
        <w:rPr>
          <w:rFonts w:ascii="Calibri" w:hAnsi="Calibri" w:cs="Calibri"/>
          <w:highlight w:val="yellow"/>
          <w:rPrChange w:id="477" w:author="Jessica Marshall" w:date="2023-07-06T10:18:00Z">
            <w:rPr>
              <w:highlight w:val="yellow"/>
            </w:rPr>
          </w:rPrChange>
        </w:rPr>
        <w:t xml:space="preserve"> of information that go beyond</w:t>
      </w:r>
      <w:r w:rsidR="00C343A6" w:rsidRPr="003D502B">
        <w:rPr>
          <w:rFonts w:ascii="Calibri" w:hAnsi="Calibri" w:cs="Calibri"/>
          <w:highlight w:val="yellow"/>
          <w:rPrChange w:id="478" w:author="Jessica Marshall" w:date="2023-07-06T10:18:00Z">
            <w:rPr>
              <w:highlight w:val="yellow"/>
            </w:rPr>
          </w:rPrChange>
        </w:rPr>
        <w:t xml:space="preserve"> traditional</w:t>
      </w:r>
      <w:r w:rsidR="00E35EAE" w:rsidRPr="003D502B">
        <w:rPr>
          <w:rFonts w:ascii="Calibri" w:hAnsi="Calibri" w:cs="Calibri"/>
          <w:highlight w:val="yellow"/>
          <w:rPrChange w:id="479" w:author="Jessica Marshall" w:date="2023-07-06T10:18:00Z">
            <w:rPr>
              <w:highlight w:val="yellow"/>
            </w:rPr>
          </w:rPrChange>
        </w:rPr>
        <w:t xml:space="preserve"> autopsy or conventional radiography in forensic </w:t>
      </w:r>
      <w:commentRangeStart w:id="480"/>
      <w:r w:rsidR="00E35EAE" w:rsidRPr="003D502B">
        <w:rPr>
          <w:rFonts w:ascii="Calibri" w:hAnsi="Calibri" w:cs="Calibri"/>
          <w:highlight w:val="yellow"/>
          <w:rPrChange w:id="481" w:author="Jessica Marshall" w:date="2023-07-06T10:18:00Z">
            <w:rPr>
              <w:highlight w:val="yellow"/>
            </w:rPr>
          </w:rPrChange>
        </w:rPr>
        <w:t>examination</w:t>
      </w:r>
      <w:commentRangeEnd w:id="480"/>
      <w:r w:rsidR="00277BA9" w:rsidRPr="003D502B">
        <w:rPr>
          <w:rStyle w:val="CommentReference"/>
          <w:rFonts w:ascii="Calibri" w:hAnsi="Calibri" w:cs="Calibri"/>
          <w:sz w:val="22"/>
          <w:szCs w:val="22"/>
          <w:rPrChange w:id="482" w:author="Jessica Marshall" w:date="2023-07-06T10:18:00Z">
            <w:rPr>
              <w:rStyle w:val="CommentReference"/>
            </w:rPr>
          </w:rPrChange>
        </w:rPr>
        <w:commentReference w:id="480"/>
      </w:r>
      <w:r w:rsidR="00E35EAE" w:rsidRPr="003D502B">
        <w:rPr>
          <w:rFonts w:ascii="Calibri" w:hAnsi="Calibri" w:cs="Calibri"/>
          <w:highlight w:val="yellow"/>
          <w:rPrChange w:id="483" w:author="Jessica Marshall" w:date="2023-07-06T10:18:00Z">
            <w:rPr>
              <w:highlight w:val="yellow"/>
            </w:rPr>
          </w:rPrChange>
        </w:rPr>
        <w:t>.</w:t>
      </w:r>
      <w:r w:rsidR="00B45889" w:rsidRPr="003D502B">
        <w:rPr>
          <w:rFonts w:ascii="Calibri" w:hAnsi="Calibri" w:cs="Calibri"/>
          <w:rPrChange w:id="484" w:author="Jessica Marshall" w:date="2023-07-06T10:18:00Z">
            <w:rPr/>
          </w:rPrChange>
        </w:rPr>
        <w:t xml:space="preserve"> </w:t>
      </w:r>
      <w:r w:rsidR="00C343A6" w:rsidRPr="003D502B">
        <w:rPr>
          <w:rFonts w:ascii="Calibri" w:hAnsi="Calibri" w:cs="Calibri"/>
          <w:rPrChange w:id="485" w:author="Jessica Marshall" w:date="2023-07-06T10:18:00Z">
            <w:rPr/>
          </w:rPrChange>
        </w:rPr>
        <w:t>Although conventional radiography can be used in some applications (</w:t>
      </w:r>
      <w:r w:rsidR="008526E0" w:rsidRPr="003D502B">
        <w:rPr>
          <w:rFonts w:ascii="Calibri" w:hAnsi="Calibri" w:cs="Calibri"/>
          <w:rPrChange w:id="486" w:author="Jessica Marshall" w:date="2023-07-06T10:18:00Z">
            <w:rPr/>
          </w:rPrChange>
        </w:rPr>
        <w:t>for example,</w:t>
      </w:r>
      <w:r w:rsidR="00235F64" w:rsidRPr="003D502B">
        <w:rPr>
          <w:rFonts w:ascii="Calibri" w:hAnsi="Calibri" w:cs="Calibri"/>
          <w:rPrChange w:id="487" w:author="Jessica Marshall" w:date="2023-07-06T10:18:00Z">
            <w:rPr/>
          </w:rPrChange>
        </w:rPr>
        <w:t xml:space="preserve"> </w:t>
      </w:r>
      <w:r w:rsidR="00C343A6" w:rsidRPr="003D502B">
        <w:rPr>
          <w:rFonts w:ascii="Calibri" w:hAnsi="Calibri" w:cs="Calibri"/>
          <w:rPrChange w:id="488" w:author="Jessica Marshall" w:date="2023-07-06T10:18:00Z">
            <w:rPr/>
          </w:rPrChange>
        </w:rPr>
        <w:t>assessment of bone fractures, dental identification, or identification of bullets or other foreign bodies) CT provide</w:t>
      </w:r>
      <w:r w:rsidR="00777785" w:rsidRPr="003D502B">
        <w:rPr>
          <w:rFonts w:ascii="Calibri" w:hAnsi="Calibri" w:cs="Calibri"/>
          <w:rPrChange w:id="489" w:author="Jessica Marshall" w:date="2023-07-06T10:18:00Z">
            <w:rPr/>
          </w:rPrChange>
        </w:rPr>
        <w:t>s</w:t>
      </w:r>
      <w:r w:rsidR="00C343A6" w:rsidRPr="003D502B">
        <w:rPr>
          <w:rFonts w:ascii="Calibri" w:hAnsi="Calibri" w:cs="Calibri"/>
          <w:rPrChange w:id="490" w:author="Jessica Marshall" w:date="2023-07-06T10:18:00Z">
            <w:rPr/>
          </w:rPrChange>
        </w:rPr>
        <w:t xml:space="preserve"> advanced imaging techniques such as multiplanar and volumetric imaging </w:t>
      </w:r>
      <w:r w:rsidR="007C7D4F" w:rsidRPr="003D502B">
        <w:rPr>
          <w:rFonts w:ascii="Calibri" w:hAnsi="Calibri" w:cs="Calibri"/>
          <w:rPrChange w:id="491" w:author="Jessica Marshall" w:date="2023-07-06T10:18:00Z">
            <w:rPr/>
          </w:rPrChange>
        </w:rPr>
        <w:t>that</w:t>
      </w:r>
      <w:r w:rsidR="00C343A6" w:rsidRPr="003D502B">
        <w:rPr>
          <w:rFonts w:ascii="Calibri" w:hAnsi="Calibri" w:cs="Calibri"/>
          <w:rPrChange w:id="492" w:author="Jessica Marshall" w:date="2023-07-06T10:18:00Z">
            <w:rPr/>
          </w:rPrChange>
        </w:rPr>
        <w:t xml:space="preserve"> can be used </w:t>
      </w:r>
      <w:r w:rsidR="007C7D4F" w:rsidRPr="003D502B">
        <w:rPr>
          <w:rFonts w:ascii="Calibri" w:hAnsi="Calibri" w:cs="Calibri"/>
          <w:rPrChange w:id="493" w:author="Jessica Marshall" w:date="2023-07-06T10:18:00Z">
            <w:rPr/>
          </w:rPrChange>
        </w:rPr>
        <w:lastRenderedPageBreak/>
        <w:t>to identify a wide variety of pathologic conditions</w:t>
      </w:r>
      <w:r w:rsidR="00235F64" w:rsidRPr="003D502B">
        <w:rPr>
          <w:rFonts w:ascii="Calibri" w:hAnsi="Calibri" w:cs="Calibri"/>
          <w:rPrChange w:id="494" w:author="Jessica Marshall" w:date="2023-07-06T10:18:00Z">
            <w:rPr/>
          </w:rPrChange>
        </w:rPr>
        <w:t>,</w:t>
      </w:r>
      <w:r w:rsidR="00C343A6" w:rsidRPr="003D502B">
        <w:rPr>
          <w:rFonts w:ascii="Calibri" w:hAnsi="Calibri" w:cs="Calibri"/>
          <w:rPrChange w:id="495" w:author="Jessica Marshall" w:date="2023-07-06T10:18:00Z">
            <w:rPr/>
          </w:rPrChange>
        </w:rPr>
        <w:t xml:space="preserve"> </w:t>
      </w:r>
      <w:r w:rsidR="00235F64" w:rsidRPr="003D502B">
        <w:rPr>
          <w:rFonts w:ascii="Calibri" w:hAnsi="Calibri" w:cs="Calibri"/>
          <w:rPrChange w:id="496" w:author="Jessica Marshall" w:date="2023-07-06T10:18:00Z">
            <w:rPr/>
          </w:rPrChange>
        </w:rPr>
        <w:t xml:space="preserve">and they have </w:t>
      </w:r>
      <w:r w:rsidR="00E35EAE" w:rsidRPr="003D502B">
        <w:rPr>
          <w:rFonts w:ascii="Calibri" w:hAnsi="Calibri" w:cs="Calibri"/>
          <w:rPrChange w:id="497" w:author="Jessica Marshall" w:date="2023-07-06T10:18:00Z">
            <w:rPr/>
          </w:rPrChange>
        </w:rPr>
        <w:t>become widely used tools to aid pathologists in forensic practice over the last decade</w:t>
      </w:r>
      <w:r w:rsidR="00235F64" w:rsidRPr="003D502B">
        <w:rPr>
          <w:rFonts w:ascii="Calibri" w:hAnsi="Calibri" w:cs="Calibri"/>
          <w:rPrChange w:id="498" w:author="Jessica Marshall" w:date="2023-07-06T10:18:00Z">
            <w:rPr/>
          </w:rPrChange>
        </w:rPr>
        <w:t>.</w:t>
      </w:r>
      <w:bookmarkStart w:id="499" w:name="_Ref138854256"/>
      <w:r w:rsidR="00000C41" w:rsidRPr="003D502B">
        <w:rPr>
          <w:rStyle w:val="EndnoteReference"/>
          <w:rFonts w:ascii="Calibri" w:hAnsi="Calibri" w:cs="Calibri"/>
          <w:rPrChange w:id="500" w:author="Jessica Marshall" w:date="2023-07-06T10:18:00Z">
            <w:rPr>
              <w:rStyle w:val="EndnoteReference"/>
            </w:rPr>
          </w:rPrChange>
        </w:rPr>
        <w:endnoteReference w:id="12"/>
      </w:r>
      <w:bookmarkEnd w:id="499"/>
      <w:r w:rsidR="000F00A2" w:rsidRPr="003D502B">
        <w:rPr>
          <w:rFonts w:ascii="Calibri" w:hAnsi="Calibri" w:cs="Calibri"/>
          <w:vertAlign w:val="superscript"/>
          <w:rPrChange w:id="501" w:author="Jessica Marshall" w:date="2023-07-06T10:18:00Z">
            <w:rPr>
              <w:vertAlign w:val="superscript"/>
            </w:rPr>
          </w:rPrChange>
        </w:rPr>
        <w:t>,</w:t>
      </w:r>
      <w:bookmarkStart w:id="502" w:name="_Ref138863337"/>
      <w:r w:rsidR="00B416C0" w:rsidRPr="003D502B">
        <w:rPr>
          <w:rStyle w:val="EndnoteReference"/>
          <w:rFonts w:ascii="Calibri" w:hAnsi="Calibri" w:cs="Calibri"/>
          <w:rPrChange w:id="503" w:author="Jessica Marshall" w:date="2023-07-06T10:18:00Z">
            <w:rPr>
              <w:rStyle w:val="EndnoteReference"/>
            </w:rPr>
          </w:rPrChange>
        </w:rPr>
        <w:endnoteReference w:id="13"/>
      </w:r>
      <w:bookmarkEnd w:id="502"/>
      <w:r w:rsidR="000F00A2" w:rsidRPr="003D502B">
        <w:rPr>
          <w:rFonts w:ascii="Calibri" w:hAnsi="Calibri" w:cs="Calibri"/>
          <w:vertAlign w:val="superscript"/>
          <w:rPrChange w:id="504" w:author="Jessica Marshall" w:date="2023-07-06T10:18:00Z">
            <w:rPr>
              <w:vertAlign w:val="superscript"/>
            </w:rPr>
          </w:rPrChange>
        </w:rPr>
        <w:t>,</w:t>
      </w:r>
      <w:bookmarkStart w:id="505" w:name="_Ref138853198"/>
      <w:r w:rsidR="000F00A2" w:rsidRPr="003D502B">
        <w:rPr>
          <w:rStyle w:val="EndnoteReference"/>
          <w:rFonts w:ascii="Calibri" w:hAnsi="Calibri" w:cs="Calibri"/>
          <w:rPrChange w:id="506" w:author="Jessica Marshall" w:date="2023-07-06T10:18:00Z">
            <w:rPr>
              <w:rStyle w:val="EndnoteReference"/>
            </w:rPr>
          </w:rPrChange>
        </w:rPr>
        <w:endnoteReference w:id="14"/>
      </w:r>
      <w:bookmarkEnd w:id="505"/>
      <w:r w:rsidR="00DF6252" w:rsidRPr="003D502B">
        <w:rPr>
          <w:rFonts w:ascii="Calibri" w:hAnsi="Calibri" w:cs="Calibri"/>
          <w:rPrChange w:id="507" w:author="Jessica Marshall" w:date="2023-07-06T10:18:00Z">
            <w:rPr/>
          </w:rPrChange>
        </w:rPr>
        <w:t xml:space="preserve"> </w:t>
      </w:r>
    </w:p>
    <w:p w14:paraId="17F83291" w14:textId="77777777" w:rsidR="00301B48" w:rsidRPr="003D502B" w:rsidRDefault="00301B48" w:rsidP="003D502B">
      <w:pPr>
        <w:spacing w:after="0" w:line="360" w:lineRule="auto"/>
        <w:rPr>
          <w:rFonts w:ascii="Calibri" w:hAnsi="Calibri" w:cs="Calibri"/>
          <w:rPrChange w:id="508" w:author="Jessica Marshall" w:date="2023-07-06T10:18:00Z">
            <w:rPr/>
          </w:rPrChange>
        </w:rPr>
        <w:pPrChange w:id="509" w:author="Jessica Marshall" w:date="2023-07-06T10:18:00Z">
          <w:pPr/>
        </w:pPrChange>
      </w:pPr>
    </w:p>
    <w:p w14:paraId="72F621C8" w14:textId="6D30B96D" w:rsidR="00F16910" w:rsidRPr="003D502B" w:rsidRDefault="009D469C" w:rsidP="003D502B">
      <w:pPr>
        <w:spacing w:after="0" w:line="360" w:lineRule="auto"/>
        <w:rPr>
          <w:rFonts w:ascii="Calibri" w:hAnsi="Calibri" w:cs="Calibri"/>
          <w:rPrChange w:id="510" w:author="Jessica Marshall" w:date="2023-07-06T10:18:00Z">
            <w:rPr/>
          </w:rPrChange>
        </w:rPr>
        <w:pPrChange w:id="511" w:author="Jessica Marshall" w:date="2023-07-06T10:18:00Z">
          <w:pPr/>
        </w:pPrChange>
      </w:pPr>
      <w:r w:rsidRPr="003D502B">
        <w:rPr>
          <w:rFonts w:ascii="Calibri" w:hAnsi="Calibri" w:cs="Calibri"/>
          <w:rPrChange w:id="512" w:author="Jessica Marshall" w:date="2023-07-06T10:18:00Z">
            <w:rPr/>
          </w:rPrChange>
        </w:rPr>
        <w:t xml:space="preserve">CT </w:t>
      </w:r>
      <w:r w:rsidR="00E35EAE" w:rsidRPr="003D502B">
        <w:rPr>
          <w:rFonts w:ascii="Calibri" w:hAnsi="Calibri" w:cs="Calibri"/>
          <w:rPrChange w:id="513" w:author="Jessica Marshall" w:date="2023-07-06T10:18:00Z">
            <w:rPr/>
          </w:rPrChange>
        </w:rPr>
        <w:t>is based on</w:t>
      </w:r>
      <w:r w:rsidR="00C343A6" w:rsidRPr="003D502B">
        <w:rPr>
          <w:rFonts w:ascii="Calibri" w:hAnsi="Calibri" w:cs="Calibri"/>
          <w:rPrChange w:id="514" w:author="Jessica Marshall" w:date="2023-07-06T10:18:00Z">
            <w:rPr/>
          </w:rPrChange>
        </w:rPr>
        <w:t xml:space="preserve"> the</w:t>
      </w:r>
      <w:r w:rsidR="00E35EAE" w:rsidRPr="003D502B">
        <w:rPr>
          <w:rFonts w:ascii="Calibri" w:hAnsi="Calibri" w:cs="Calibri"/>
          <w:rPrChange w:id="515" w:author="Jessica Marshall" w:date="2023-07-06T10:18:00Z">
            <w:rPr/>
          </w:rPrChange>
        </w:rPr>
        <w:t xml:space="preserve"> variation</w:t>
      </w:r>
      <w:r w:rsidR="00235F64" w:rsidRPr="003D502B">
        <w:rPr>
          <w:rFonts w:ascii="Calibri" w:hAnsi="Calibri" w:cs="Calibri"/>
          <w:rPrChange w:id="516" w:author="Jessica Marshall" w:date="2023-07-06T10:18:00Z">
            <w:rPr/>
          </w:rPrChange>
        </w:rPr>
        <w:t>s</w:t>
      </w:r>
      <w:r w:rsidR="00E35EAE" w:rsidRPr="003D502B">
        <w:rPr>
          <w:rFonts w:ascii="Calibri" w:hAnsi="Calibri" w:cs="Calibri"/>
          <w:rPrChange w:id="517" w:author="Jessica Marshall" w:date="2023-07-06T10:18:00Z">
            <w:rPr/>
          </w:rPrChange>
        </w:rPr>
        <w:t xml:space="preserve"> in x-ray attenuation</w:t>
      </w:r>
      <w:r w:rsidR="00235F64" w:rsidRPr="003D502B">
        <w:rPr>
          <w:rFonts w:ascii="Calibri" w:hAnsi="Calibri" w:cs="Calibri"/>
          <w:rPrChange w:id="518" w:author="Jessica Marshall" w:date="2023-07-06T10:18:00Z">
            <w:rPr/>
          </w:rPrChange>
        </w:rPr>
        <w:t xml:space="preserve"> that are</w:t>
      </w:r>
      <w:r w:rsidR="00E35EAE" w:rsidRPr="003D502B">
        <w:rPr>
          <w:rFonts w:ascii="Calibri" w:hAnsi="Calibri" w:cs="Calibri"/>
          <w:rPrChange w:id="519" w:author="Jessica Marshall" w:date="2023-07-06T10:18:00Z">
            <w:rPr/>
          </w:rPrChange>
        </w:rPr>
        <w:t xml:space="preserve"> associated with the density properties of different materials</w:t>
      </w:r>
      <w:r w:rsidR="00CD628A" w:rsidRPr="003D502B">
        <w:rPr>
          <w:rFonts w:ascii="Calibri" w:hAnsi="Calibri" w:cs="Calibri"/>
          <w:rPrChange w:id="520" w:author="Jessica Marshall" w:date="2023-07-06T10:18:00Z">
            <w:rPr/>
          </w:rPrChange>
        </w:rPr>
        <w:t xml:space="preserve">, such as bone, metal, </w:t>
      </w:r>
      <w:r w:rsidR="00940E07" w:rsidRPr="003D502B">
        <w:rPr>
          <w:rFonts w:ascii="Calibri" w:hAnsi="Calibri" w:cs="Calibri"/>
          <w:rPrChange w:id="521" w:author="Jessica Marshall" w:date="2023-07-06T10:18:00Z">
            <w:rPr/>
          </w:rPrChange>
        </w:rPr>
        <w:t>or fat</w:t>
      </w:r>
      <w:r w:rsidR="00E35EAE" w:rsidRPr="003D502B">
        <w:rPr>
          <w:rFonts w:ascii="Calibri" w:hAnsi="Calibri" w:cs="Calibri"/>
          <w:rPrChange w:id="522" w:author="Jessica Marshall" w:date="2023-07-06T10:18:00Z">
            <w:rPr/>
          </w:rPrChange>
        </w:rPr>
        <w:t>.</w:t>
      </w:r>
      <w:r w:rsidR="00683329" w:rsidRPr="003D502B">
        <w:rPr>
          <w:rFonts w:ascii="Calibri" w:hAnsi="Calibri" w:cs="Calibri"/>
          <w:rPrChange w:id="523" w:author="Jessica Marshall" w:date="2023-07-06T10:18:00Z">
            <w:rPr/>
          </w:rPrChange>
        </w:rPr>
        <w:fldChar w:fldCharType="begin"/>
      </w:r>
      <w:r w:rsidR="00683329" w:rsidRPr="003D502B">
        <w:rPr>
          <w:rFonts w:ascii="Calibri" w:hAnsi="Calibri" w:cs="Calibri"/>
          <w:rPrChange w:id="524" w:author="Jessica Marshall" w:date="2023-07-06T10:18:00Z">
            <w:rPr/>
          </w:rPrChange>
        </w:rPr>
        <w:instrText xml:space="preserve"> NOTEREF _Ref138853052 \f \h </w:instrText>
      </w:r>
      <w:r w:rsidR="00683329" w:rsidRPr="003D502B">
        <w:rPr>
          <w:rFonts w:ascii="Calibri" w:hAnsi="Calibri" w:cs="Calibri"/>
          <w:rPrChange w:id="525" w:author="Jessica Marshall" w:date="2023-07-06T10:18:00Z">
            <w:rPr/>
          </w:rPrChange>
        </w:rPr>
      </w:r>
      <w:r w:rsidR="003D502B" w:rsidRPr="003D502B">
        <w:rPr>
          <w:rFonts w:ascii="Calibri" w:hAnsi="Calibri" w:cs="Calibri"/>
        </w:rPr>
        <w:instrText xml:space="preserve"> \* MERGEFORMAT </w:instrText>
      </w:r>
      <w:r w:rsidR="00683329" w:rsidRPr="003D502B">
        <w:rPr>
          <w:rFonts w:ascii="Calibri" w:hAnsi="Calibri" w:cs="Calibri"/>
          <w:rPrChange w:id="526" w:author="Jessica Marshall" w:date="2023-07-06T10:18:00Z">
            <w:rPr/>
          </w:rPrChange>
        </w:rPr>
        <w:fldChar w:fldCharType="separate"/>
      </w:r>
      <w:r w:rsidR="00683329" w:rsidRPr="003D502B">
        <w:rPr>
          <w:rStyle w:val="EndnoteReference"/>
          <w:rFonts w:ascii="Calibri" w:hAnsi="Calibri" w:cs="Calibri"/>
          <w:rPrChange w:id="527" w:author="Jessica Marshall" w:date="2023-07-06T10:18:00Z">
            <w:rPr>
              <w:rStyle w:val="EndnoteReference"/>
            </w:rPr>
          </w:rPrChange>
        </w:rPr>
        <w:t>11</w:t>
      </w:r>
      <w:r w:rsidR="00683329" w:rsidRPr="003D502B">
        <w:rPr>
          <w:rFonts w:ascii="Calibri" w:hAnsi="Calibri" w:cs="Calibri"/>
          <w:rPrChange w:id="528" w:author="Jessica Marshall" w:date="2023-07-06T10:18:00Z">
            <w:rPr/>
          </w:rPrChange>
        </w:rPr>
        <w:fldChar w:fldCharType="end"/>
      </w:r>
      <w:r w:rsidR="00CF7187" w:rsidRPr="003D502B">
        <w:rPr>
          <w:rFonts w:ascii="Calibri" w:hAnsi="Calibri" w:cs="Calibri"/>
          <w:vertAlign w:val="superscript"/>
          <w:rPrChange w:id="529" w:author="Jessica Marshall" w:date="2023-07-06T10:18:00Z">
            <w:rPr>
              <w:vertAlign w:val="superscript"/>
            </w:rPr>
          </w:rPrChange>
        </w:rPr>
        <w:t>,</w:t>
      </w:r>
      <w:bookmarkStart w:id="530" w:name="_Ref138853156"/>
      <w:r w:rsidR="00CF7187" w:rsidRPr="003D502B">
        <w:rPr>
          <w:rStyle w:val="EndnoteReference"/>
          <w:rFonts w:ascii="Calibri" w:hAnsi="Calibri" w:cs="Calibri"/>
          <w:rPrChange w:id="531" w:author="Jessica Marshall" w:date="2023-07-06T10:18:00Z">
            <w:rPr>
              <w:rStyle w:val="EndnoteReference"/>
            </w:rPr>
          </w:rPrChange>
        </w:rPr>
        <w:endnoteReference w:id="15"/>
      </w:r>
      <w:bookmarkEnd w:id="530"/>
      <w:r w:rsidR="00B32293" w:rsidRPr="003D502B">
        <w:rPr>
          <w:rFonts w:ascii="Calibri" w:hAnsi="Calibri" w:cs="Calibri"/>
          <w:rPrChange w:id="532" w:author="Jessica Marshall" w:date="2023-07-06T10:18:00Z">
            <w:rPr/>
          </w:rPrChange>
        </w:rPr>
        <w:t xml:space="preserve"> </w:t>
      </w:r>
      <w:r w:rsidR="001D1911" w:rsidRPr="003D502B">
        <w:rPr>
          <w:rFonts w:ascii="Calibri" w:hAnsi="Calibri" w:cs="Calibri"/>
          <w:rPrChange w:id="533" w:author="Jessica Marshall" w:date="2023-07-06T10:18:00Z">
            <w:rPr/>
          </w:rPrChange>
        </w:rPr>
        <w:t>A</w:t>
      </w:r>
      <w:r w:rsidR="00921341" w:rsidRPr="003D502B">
        <w:rPr>
          <w:rFonts w:ascii="Calibri" w:hAnsi="Calibri" w:cs="Calibri"/>
          <w:rPrChange w:id="534" w:author="Jessica Marshall" w:date="2023-07-06T10:18:00Z">
            <w:rPr/>
          </w:rPrChange>
        </w:rPr>
        <w:t xml:space="preserve"> narrow</w:t>
      </w:r>
      <w:r w:rsidR="001D1911" w:rsidRPr="003D502B">
        <w:rPr>
          <w:rFonts w:ascii="Calibri" w:hAnsi="Calibri" w:cs="Calibri"/>
          <w:rPrChange w:id="535" w:author="Jessica Marshall" w:date="2023-07-06T10:18:00Z">
            <w:rPr/>
          </w:rPrChange>
        </w:rPr>
        <w:t xml:space="preserve"> beam of ionizing radiation is passed through a sample or subject</w:t>
      </w:r>
      <w:r w:rsidR="00C86F1B" w:rsidRPr="003D502B">
        <w:rPr>
          <w:rFonts w:ascii="Calibri" w:hAnsi="Calibri" w:cs="Calibri"/>
          <w:rPrChange w:id="536" w:author="Jessica Marshall" w:date="2023-07-06T10:18:00Z">
            <w:rPr/>
          </w:rPrChange>
        </w:rPr>
        <w:t xml:space="preserve"> and</w:t>
      </w:r>
      <w:r w:rsidR="00226005" w:rsidRPr="003D502B">
        <w:rPr>
          <w:rFonts w:ascii="Calibri" w:hAnsi="Calibri" w:cs="Calibri"/>
          <w:rPrChange w:id="537" w:author="Jessica Marshall" w:date="2023-07-06T10:18:00Z">
            <w:rPr/>
          </w:rPrChange>
        </w:rPr>
        <w:t xml:space="preserve"> detected by a radiation detector</w:t>
      </w:r>
      <w:r w:rsidR="00921341" w:rsidRPr="003D502B">
        <w:rPr>
          <w:rFonts w:ascii="Calibri" w:hAnsi="Calibri" w:cs="Calibri"/>
          <w:rPrChange w:id="538" w:author="Jessica Marshall" w:date="2023-07-06T10:18:00Z">
            <w:rPr/>
          </w:rPrChange>
        </w:rPr>
        <w:t xml:space="preserve"> positioned 180 degrees from the radiation source</w:t>
      </w:r>
      <w:r w:rsidR="00C86F1B" w:rsidRPr="003D502B">
        <w:rPr>
          <w:rFonts w:ascii="Calibri" w:hAnsi="Calibri" w:cs="Calibri"/>
          <w:rPrChange w:id="539" w:author="Jessica Marshall" w:date="2023-07-06T10:18:00Z">
            <w:rPr/>
          </w:rPrChange>
        </w:rPr>
        <w:t xml:space="preserve">. </w:t>
      </w:r>
      <w:r w:rsidR="00235F64" w:rsidRPr="003D502B">
        <w:rPr>
          <w:rFonts w:ascii="Calibri" w:hAnsi="Calibri" w:cs="Calibri"/>
          <w:rPrChange w:id="540" w:author="Jessica Marshall" w:date="2023-07-06T10:18:00Z">
            <w:rPr/>
          </w:rPrChange>
        </w:rPr>
        <w:t xml:space="preserve">The signal produced by the detection of x-ray photons is </w:t>
      </w:r>
      <w:r w:rsidR="00226005" w:rsidRPr="003D502B">
        <w:rPr>
          <w:rFonts w:ascii="Calibri" w:hAnsi="Calibri" w:cs="Calibri"/>
          <w:rPrChange w:id="541" w:author="Jessica Marshall" w:date="2023-07-06T10:18:00Z">
            <w:rPr/>
          </w:rPrChange>
        </w:rPr>
        <w:t xml:space="preserve">converted into a </w:t>
      </w:r>
      <w:r w:rsidR="00235F64" w:rsidRPr="003D502B">
        <w:rPr>
          <w:rFonts w:ascii="Calibri" w:hAnsi="Calibri" w:cs="Calibri"/>
          <w:rPrChange w:id="542" w:author="Jessica Marshall" w:date="2023-07-06T10:18:00Z">
            <w:rPr/>
          </w:rPrChange>
        </w:rPr>
        <w:t>digitized image, which is</w:t>
      </w:r>
      <w:r w:rsidR="00D80609" w:rsidRPr="003D502B">
        <w:rPr>
          <w:rFonts w:ascii="Calibri" w:hAnsi="Calibri" w:cs="Calibri"/>
          <w:rPrChange w:id="543" w:author="Jessica Marshall" w:date="2023-07-06T10:18:00Z">
            <w:rPr/>
          </w:rPrChange>
        </w:rPr>
        <w:t xml:space="preserve"> stored </w:t>
      </w:r>
      <w:r w:rsidR="00C86F1B" w:rsidRPr="003D502B">
        <w:rPr>
          <w:rFonts w:ascii="Calibri" w:hAnsi="Calibri" w:cs="Calibri"/>
          <w:rPrChange w:id="544" w:author="Jessica Marshall" w:date="2023-07-06T10:18:00Z">
            <w:rPr/>
          </w:rPrChange>
        </w:rPr>
        <w:t>using the</w:t>
      </w:r>
      <w:r w:rsidR="00D80609" w:rsidRPr="003D502B">
        <w:rPr>
          <w:rFonts w:ascii="Calibri" w:hAnsi="Calibri" w:cs="Calibri"/>
          <w:rPrChange w:id="545" w:author="Jessica Marshall" w:date="2023-07-06T10:18:00Z">
            <w:rPr/>
          </w:rPrChange>
        </w:rPr>
        <w:t xml:space="preserve"> Digital Imaging and Communications in Medicine (DICOM) format</w:t>
      </w:r>
      <w:r w:rsidR="00C86F1B" w:rsidRPr="003D502B">
        <w:rPr>
          <w:rFonts w:ascii="Calibri" w:hAnsi="Calibri" w:cs="Calibri"/>
          <w:rPrChange w:id="546" w:author="Jessica Marshall" w:date="2023-07-06T10:18:00Z">
            <w:rPr/>
          </w:rPrChange>
        </w:rPr>
        <w:t>.</w:t>
      </w:r>
      <w:r w:rsidR="00657AD1" w:rsidRPr="003D502B">
        <w:rPr>
          <w:rFonts w:ascii="Calibri" w:hAnsi="Calibri" w:cs="Calibri"/>
          <w:rPrChange w:id="547" w:author="Jessica Marshall" w:date="2023-07-06T10:18:00Z">
            <w:rPr/>
          </w:rPrChange>
        </w:rPr>
        <w:fldChar w:fldCharType="begin"/>
      </w:r>
      <w:r w:rsidR="00657AD1" w:rsidRPr="003D502B">
        <w:rPr>
          <w:rFonts w:ascii="Calibri" w:hAnsi="Calibri" w:cs="Calibri"/>
          <w:rPrChange w:id="548" w:author="Jessica Marshall" w:date="2023-07-06T10:18:00Z">
            <w:rPr/>
          </w:rPrChange>
        </w:rPr>
        <w:instrText xml:space="preserve"> NOTEREF _Ref138853156 \f \h </w:instrText>
      </w:r>
      <w:r w:rsidR="00657AD1" w:rsidRPr="003D502B">
        <w:rPr>
          <w:rFonts w:ascii="Calibri" w:hAnsi="Calibri" w:cs="Calibri"/>
          <w:rPrChange w:id="549" w:author="Jessica Marshall" w:date="2023-07-06T10:18:00Z">
            <w:rPr/>
          </w:rPrChange>
        </w:rPr>
      </w:r>
      <w:r w:rsidR="003D502B" w:rsidRPr="003D502B">
        <w:rPr>
          <w:rFonts w:ascii="Calibri" w:hAnsi="Calibri" w:cs="Calibri"/>
        </w:rPr>
        <w:instrText xml:space="preserve"> \* MERGEFORMAT </w:instrText>
      </w:r>
      <w:r w:rsidR="00657AD1" w:rsidRPr="003D502B">
        <w:rPr>
          <w:rFonts w:ascii="Calibri" w:hAnsi="Calibri" w:cs="Calibri"/>
          <w:rPrChange w:id="550" w:author="Jessica Marshall" w:date="2023-07-06T10:18:00Z">
            <w:rPr/>
          </w:rPrChange>
        </w:rPr>
        <w:fldChar w:fldCharType="separate"/>
      </w:r>
      <w:r w:rsidR="00657AD1" w:rsidRPr="003D502B">
        <w:rPr>
          <w:rStyle w:val="EndnoteReference"/>
          <w:rFonts w:ascii="Calibri" w:hAnsi="Calibri" w:cs="Calibri"/>
          <w:rPrChange w:id="551" w:author="Jessica Marshall" w:date="2023-07-06T10:18:00Z">
            <w:rPr>
              <w:rStyle w:val="EndnoteReference"/>
            </w:rPr>
          </w:rPrChange>
        </w:rPr>
        <w:t>15</w:t>
      </w:r>
      <w:r w:rsidR="00657AD1" w:rsidRPr="003D502B">
        <w:rPr>
          <w:rFonts w:ascii="Calibri" w:hAnsi="Calibri" w:cs="Calibri"/>
          <w:rPrChange w:id="552" w:author="Jessica Marshall" w:date="2023-07-06T10:18:00Z">
            <w:rPr/>
          </w:rPrChange>
        </w:rPr>
        <w:fldChar w:fldCharType="end"/>
      </w:r>
      <w:del w:id="553" w:author="Jessica Marshall" w:date="2023-07-06T10:00:00Z">
        <w:r w:rsidR="00657AD1" w:rsidRPr="003D502B" w:rsidDel="0056036D">
          <w:rPr>
            <w:rFonts w:ascii="Calibri" w:hAnsi="Calibri" w:cs="Calibri"/>
            <w:rPrChange w:id="554" w:author="Jessica Marshall" w:date="2023-07-06T10:18:00Z">
              <w:rPr/>
            </w:rPrChange>
          </w:rPr>
          <w:delText xml:space="preserve"> </w:delText>
        </w:r>
      </w:del>
      <w:r w:rsidR="00C86F1B" w:rsidRPr="003D502B">
        <w:rPr>
          <w:rFonts w:ascii="Calibri" w:hAnsi="Calibri" w:cs="Calibri"/>
          <w:rPrChange w:id="555" w:author="Jessica Marshall" w:date="2023-07-06T10:18:00Z">
            <w:rPr/>
          </w:rPrChange>
        </w:rPr>
        <w:t xml:space="preserve"> DICOM files are the</w:t>
      </w:r>
      <w:r w:rsidR="003D59BB" w:rsidRPr="003D502B">
        <w:rPr>
          <w:rFonts w:ascii="Calibri" w:hAnsi="Calibri" w:cs="Calibri"/>
          <w:rPrChange w:id="556" w:author="Jessica Marshall" w:date="2023-07-06T10:18:00Z">
            <w:rPr/>
          </w:rPrChange>
        </w:rPr>
        <w:t xml:space="preserve"> international</w:t>
      </w:r>
      <w:r w:rsidR="009F0725" w:rsidRPr="003D502B">
        <w:rPr>
          <w:rFonts w:ascii="Calibri" w:hAnsi="Calibri" w:cs="Calibri"/>
          <w:rPrChange w:id="557" w:author="Jessica Marshall" w:date="2023-07-06T10:18:00Z">
            <w:rPr/>
          </w:rPrChange>
        </w:rPr>
        <w:t xml:space="preserve"> standard for storing </w:t>
      </w:r>
      <w:r w:rsidR="00BD043E" w:rsidRPr="003D502B">
        <w:rPr>
          <w:rFonts w:ascii="Calibri" w:hAnsi="Calibri" w:cs="Calibri"/>
          <w:rPrChange w:id="558" w:author="Jessica Marshall" w:date="2023-07-06T10:18:00Z">
            <w:rPr/>
          </w:rPrChange>
        </w:rPr>
        <w:t>digital medical images</w:t>
      </w:r>
      <w:r w:rsidR="00B347E9" w:rsidRPr="003D502B">
        <w:rPr>
          <w:rFonts w:ascii="Calibri" w:hAnsi="Calibri" w:cs="Calibri"/>
          <w:rPrChange w:id="559" w:author="Jessica Marshall" w:date="2023-07-06T10:18:00Z">
            <w:rPr/>
          </w:rPrChange>
        </w:rPr>
        <w:t xml:space="preserve"> of all types</w:t>
      </w:r>
      <w:r w:rsidR="00C86F1B" w:rsidRPr="003D502B">
        <w:rPr>
          <w:rFonts w:ascii="Calibri" w:hAnsi="Calibri" w:cs="Calibri"/>
          <w:rPrChange w:id="560" w:author="Jessica Marshall" w:date="2023-07-06T10:18:00Z">
            <w:rPr/>
          </w:rPrChange>
        </w:rPr>
        <w:t xml:space="preserve">, and </w:t>
      </w:r>
      <w:r w:rsidR="00934810" w:rsidRPr="003D502B">
        <w:rPr>
          <w:rFonts w:ascii="Calibri" w:hAnsi="Calibri" w:cs="Calibri"/>
          <w:rPrChange w:id="561" w:author="Jessica Marshall" w:date="2023-07-06T10:18:00Z">
            <w:rPr/>
          </w:rPrChange>
        </w:rPr>
        <w:t>consist of 2 part</w:t>
      </w:r>
      <w:r w:rsidR="00A070BA" w:rsidRPr="003D502B">
        <w:rPr>
          <w:rFonts w:ascii="Calibri" w:hAnsi="Calibri" w:cs="Calibri"/>
          <w:rPrChange w:id="562" w:author="Jessica Marshall" w:date="2023-07-06T10:18:00Z">
            <w:rPr/>
          </w:rPrChange>
        </w:rPr>
        <w:t>s: the</w:t>
      </w:r>
      <w:r w:rsidR="00235F64" w:rsidRPr="003D502B">
        <w:rPr>
          <w:rFonts w:ascii="Calibri" w:hAnsi="Calibri" w:cs="Calibri"/>
          <w:rPrChange w:id="563" w:author="Jessica Marshall" w:date="2023-07-06T10:18:00Z">
            <w:rPr/>
          </w:rPrChange>
        </w:rPr>
        <w:t xml:space="preserve"> digital</w:t>
      </w:r>
      <w:r w:rsidR="00A070BA" w:rsidRPr="003D502B">
        <w:rPr>
          <w:rFonts w:ascii="Calibri" w:hAnsi="Calibri" w:cs="Calibri"/>
          <w:rPrChange w:id="564" w:author="Jessica Marshall" w:date="2023-07-06T10:18:00Z">
            <w:rPr/>
          </w:rPrChange>
        </w:rPr>
        <w:t xml:space="preserve"> image data</w:t>
      </w:r>
      <w:r w:rsidR="00235F64" w:rsidRPr="003D502B">
        <w:rPr>
          <w:rFonts w:ascii="Calibri" w:hAnsi="Calibri" w:cs="Calibri"/>
          <w:rPrChange w:id="565" w:author="Jessica Marshall" w:date="2023-07-06T10:18:00Z">
            <w:rPr/>
          </w:rPrChange>
        </w:rPr>
        <w:t>,</w:t>
      </w:r>
      <w:r w:rsidR="00A070BA" w:rsidRPr="003D502B">
        <w:rPr>
          <w:rFonts w:ascii="Calibri" w:hAnsi="Calibri" w:cs="Calibri"/>
          <w:rPrChange w:id="566" w:author="Jessica Marshall" w:date="2023-07-06T10:18:00Z">
            <w:rPr/>
          </w:rPrChange>
        </w:rPr>
        <w:t xml:space="preserve"> and a</w:t>
      </w:r>
      <w:r w:rsidR="00235F64" w:rsidRPr="003D502B">
        <w:rPr>
          <w:rFonts w:ascii="Calibri" w:hAnsi="Calibri" w:cs="Calibri"/>
          <w:rPrChange w:id="567" w:author="Jessica Marshall" w:date="2023-07-06T10:18:00Z">
            <w:rPr/>
          </w:rPrChange>
        </w:rPr>
        <w:t xml:space="preserve"> file</w:t>
      </w:r>
      <w:r w:rsidR="00A070BA" w:rsidRPr="003D502B">
        <w:rPr>
          <w:rFonts w:ascii="Calibri" w:hAnsi="Calibri" w:cs="Calibri"/>
          <w:rPrChange w:id="568" w:author="Jessica Marshall" w:date="2023-07-06T10:18:00Z">
            <w:rPr/>
          </w:rPrChange>
        </w:rPr>
        <w:t xml:space="preserve"> header that contains </w:t>
      </w:r>
      <w:r w:rsidR="00C506E3" w:rsidRPr="003D502B">
        <w:rPr>
          <w:rFonts w:ascii="Calibri" w:hAnsi="Calibri" w:cs="Calibri"/>
          <w:rPrChange w:id="569" w:author="Jessica Marshall" w:date="2023-07-06T10:18:00Z">
            <w:rPr/>
          </w:rPrChange>
        </w:rPr>
        <w:t>patient identification and scanning protocol</w:t>
      </w:r>
      <w:r w:rsidR="00C86F1B" w:rsidRPr="003D502B">
        <w:rPr>
          <w:rFonts w:ascii="Calibri" w:hAnsi="Calibri" w:cs="Calibri"/>
          <w:rPrChange w:id="570" w:author="Jessica Marshall" w:date="2023-07-06T10:18:00Z">
            <w:rPr/>
          </w:rPrChange>
        </w:rPr>
        <w:t xml:space="preserve"> </w:t>
      </w:r>
      <w:r w:rsidR="00C506E3" w:rsidRPr="003D502B">
        <w:rPr>
          <w:rFonts w:ascii="Calibri" w:hAnsi="Calibri" w:cs="Calibri"/>
          <w:rPrChange w:id="571" w:author="Jessica Marshall" w:date="2023-07-06T10:18:00Z">
            <w:rPr/>
          </w:rPrChange>
        </w:rPr>
        <w:t>s</w:t>
      </w:r>
      <w:r w:rsidR="00C86F1B" w:rsidRPr="003D502B">
        <w:rPr>
          <w:rFonts w:ascii="Calibri" w:hAnsi="Calibri" w:cs="Calibri"/>
          <w:rPrChange w:id="572" w:author="Jessica Marshall" w:date="2023-07-06T10:18:00Z">
            <w:rPr/>
          </w:rPrChange>
        </w:rPr>
        <w:t>etttings</w:t>
      </w:r>
      <w:r w:rsidR="00C506E3" w:rsidRPr="003D502B">
        <w:rPr>
          <w:rFonts w:ascii="Calibri" w:hAnsi="Calibri" w:cs="Calibri"/>
          <w:rPrChange w:id="573" w:author="Jessica Marshall" w:date="2023-07-06T10:18:00Z">
            <w:rPr/>
          </w:rPrChange>
        </w:rPr>
        <w:t>.</w:t>
      </w:r>
      <w:r w:rsidR="00B347E9" w:rsidRPr="003D502B">
        <w:rPr>
          <w:rFonts w:ascii="Calibri" w:hAnsi="Calibri" w:cs="Calibri"/>
          <w:rPrChange w:id="574" w:author="Jessica Marshall" w:date="2023-07-06T10:18:00Z">
            <w:rPr/>
          </w:rPrChange>
        </w:rPr>
        <w:fldChar w:fldCharType="begin"/>
      </w:r>
      <w:r w:rsidR="00B347E9" w:rsidRPr="003D502B">
        <w:rPr>
          <w:rFonts w:ascii="Calibri" w:hAnsi="Calibri" w:cs="Calibri"/>
          <w:rPrChange w:id="575" w:author="Jessica Marshall" w:date="2023-07-06T10:18:00Z">
            <w:rPr/>
          </w:rPrChange>
        </w:rPr>
        <w:instrText xml:space="preserve"> NOTEREF _Ref138853198 \f \h </w:instrText>
      </w:r>
      <w:r w:rsidR="00B347E9" w:rsidRPr="003D502B">
        <w:rPr>
          <w:rFonts w:ascii="Calibri" w:hAnsi="Calibri" w:cs="Calibri"/>
          <w:rPrChange w:id="576" w:author="Jessica Marshall" w:date="2023-07-06T10:18:00Z">
            <w:rPr/>
          </w:rPrChange>
        </w:rPr>
      </w:r>
      <w:r w:rsidR="003D502B" w:rsidRPr="003D502B">
        <w:rPr>
          <w:rFonts w:ascii="Calibri" w:hAnsi="Calibri" w:cs="Calibri"/>
        </w:rPr>
        <w:instrText xml:space="preserve"> \* MERGEFORMAT </w:instrText>
      </w:r>
      <w:r w:rsidR="00B347E9" w:rsidRPr="003D502B">
        <w:rPr>
          <w:rFonts w:ascii="Calibri" w:hAnsi="Calibri" w:cs="Calibri"/>
          <w:rPrChange w:id="577" w:author="Jessica Marshall" w:date="2023-07-06T10:18:00Z">
            <w:rPr/>
          </w:rPrChange>
        </w:rPr>
        <w:fldChar w:fldCharType="separate"/>
      </w:r>
      <w:r w:rsidR="00B347E9" w:rsidRPr="003D502B">
        <w:rPr>
          <w:rStyle w:val="EndnoteReference"/>
          <w:rFonts w:ascii="Calibri" w:hAnsi="Calibri" w:cs="Calibri"/>
          <w:rPrChange w:id="578" w:author="Jessica Marshall" w:date="2023-07-06T10:18:00Z">
            <w:rPr>
              <w:rStyle w:val="EndnoteReference"/>
            </w:rPr>
          </w:rPrChange>
        </w:rPr>
        <w:t>14</w:t>
      </w:r>
      <w:r w:rsidR="00B347E9" w:rsidRPr="003D502B">
        <w:rPr>
          <w:rFonts w:ascii="Calibri" w:hAnsi="Calibri" w:cs="Calibri"/>
          <w:rPrChange w:id="579" w:author="Jessica Marshall" w:date="2023-07-06T10:18:00Z">
            <w:rPr/>
          </w:rPrChange>
        </w:rPr>
        <w:fldChar w:fldCharType="end"/>
      </w:r>
      <w:r w:rsidR="00A25D0D" w:rsidRPr="003D502B">
        <w:rPr>
          <w:rFonts w:ascii="Calibri" w:hAnsi="Calibri" w:cs="Calibri"/>
          <w:rPrChange w:id="580" w:author="Jessica Marshall" w:date="2023-07-06T10:18:00Z">
            <w:rPr/>
          </w:rPrChange>
        </w:rPr>
        <w:t xml:space="preserve"> </w:t>
      </w:r>
      <w:r w:rsidR="00235F64" w:rsidRPr="003D502B">
        <w:rPr>
          <w:rFonts w:ascii="Calibri" w:hAnsi="Calibri" w:cs="Calibri"/>
          <w:rPrChange w:id="581" w:author="Jessica Marshall" w:date="2023-07-06T10:18:00Z">
            <w:rPr/>
          </w:rPrChange>
        </w:rPr>
        <w:t xml:space="preserve">The </w:t>
      </w:r>
      <w:r w:rsidR="00C86F1B" w:rsidRPr="003D502B">
        <w:rPr>
          <w:rFonts w:ascii="Calibri" w:hAnsi="Calibri" w:cs="Calibri"/>
          <w:rPrChange w:id="582" w:author="Jessica Marshall" w:date="2023-07-06T10:18:00Z">
            <w:rPr/>
          </w:rPrChange>
        </w:rPr>
        <w:t xml:space="preserve">CT </w:t>
      </w:r>
      <w:r w:rsidR="00235F64" w:rsidRPr="003D502B">
        <w:rPr>
          <w:rFonts w:ascii="Calibri" w:hAnsi="Calibri" w:cs="Calibri"/>
          <w:rPrChange w:id="583" w:author="Jessica Marshall" w:date="2023-07-06T10:18:00Z">
            <w:rPr/>
          </w:rPrChange>
        </w:rPr>
        <w:t xml:space="preserve">scan </w:t>
      </w:r>
      <w:r w:rsidR="00C86F1B" w:rsidRPr="003D502B">
        <w:rPr>
          <w:rFonts w:ascii="Calibri" w:hAnsi="Calibri" w:cs="Calibri"/>
          <w:rPrChange w:id="584" w:author="Jessica Marshall" w:date="2023-07-06T10:18:00Z">
            <w:rPr/>
          </w:rPrChange>
        </w:rPr>
        <w:t>typically yields a series of 2-</w:t>
      </w:r>
      <w:r w:rsidR="00A25D0D" w:rsidRPr="003D502B">
        <w:rPr>
          <w:rFonts w:ascii="Calibri" w:hAnsi="Calibri" w:cs="Calibri"/>
          <w:rPrChange w:id="585" w:author="Jessica Marshall" w:date="2023-07-06T10:18:00Z">
            <w:rPr/>
          </w:rPrChange>
        </w:rPr>
        <w:t>dimensional</w:t>
      </w:r>
      <w:r w:rsidR="003D59BB" w:rsidRPr="003D502B">
        <w:rPr>
          <w:rFonts w:ascii="Calibri" w:hAnsi="Calibri" w:cs="Calibri"/>
          <w:rPrChange w:id="586" w:author="Jessica Marshall" w:date="2023-07-06T10:18:00Z">
            <w:rPr/>
          </w:rPrChange>
        </w:rPr>
        <w:t xml:space="preserve"> axial</w:t>
      </w:r>
      <w:r w:rsidR="00A25D0D" w:rsidRPr="003D502B">
        <w:rPr>
          <w:rFonts w:ascii="Calibri" w:hAnsi="Calibri" w:cs="Calibri"/>
          <w:rPrChange w:id="587" w:author="Jessica Marshall" w:date="2023-07-06T10:18:00Z">
            <w:rPr/>
          </w:rPrChange>
        </w:rPr>
        <w:t xml:space="preserve"> slices</w:t>
      </w:r>
      <w:r w:rsidR="00F16910" w:rsidRPr="003D502B">
        <w:rPr>
          <w:rFonts w:ascii="Calibri" w:hAnsi="Calibri" w:cs="Calibri"/>
          <w:rPrChange w:id="588" w:author="Jessica Marshall" w:date="2023-07-06T10:18:00Z">
            <w:rPr/>
          </w:rPrChange>
        </w:rPr>
        <w:t>. The operator can select varying ranges of x-ray attenuation (measured in Hounsfeld units; HU) for display. HU varies from -1000 for gases, to 0 for water, 1000 for</w:t>
      </w:r>
      <w:r w:rsidR="00970A36" w:rsidRPr="003D502B">
        <w:rPr>
          <w:rFonts w:ascii="Calibri" w:hAnsi="Calibri" w:cs="Calibri"/>
          <w:rPrChange w:id="589" w:author="Jessica Marshall" w:date="2023-07-06T10:18:00Z">
            <w:rPr/>
          </w:rPrChange>
        </w:rPr>
        <w:t xml:space="preserve"> most</w:t>
      </w:r>
      <w:r w:rsidR="00F16910" w:rsidRPr="003D502B">
        <w:rPr>
          <w:rFonts w:ascii="Calibri" w:hAnsi="Calibri" w:cs="Calibri"/>
          <w:rPrChange w:id="590" w:author="Jessica Marshall" w:date="2023-07-06T10:18:00Z">
            <w:rPr/>
          </w:rPrChange>
        </w:rPr>
        <w:t xml:space="preserve"> bone, 2000 for high-density bones (such as the cochlea), to 3000 or more for metals. Area with higher x-ray attention (greater density) appear lighter</w:t>
      </w:r>
      <w:r w:rsidR="003B4960" w:rsidRPr="003D502B">
        <w:rPr>
          <w:rFonts w:ascii="Calibri" w:hAnsi="Calibri" w:cs="Calibri"/>
          <w:rPrChange w:id="591" w:author="Jessica Marshall" w:date="2023-07-06T10:18:00Z">
            <w:rPr/>
          </w:rPrChange>
        </w:rPr>
        <w:t xml:space="preserve"> on the CT image</w:t>
      </w:r>
      <w:r w:rsidR="00F16910" w:rsidRPr="003D502B">
        <w:rPr>
          <w:rFonts w:ascii="Calibri" w:hAnsi="Calibri" w:cs="Calibri"/>
          <w:rPrChange w:id="592" w:author="Jessica Marshall" w:date="2023-07-06T10:18:00Z">
            <w:rPr/>
          </w:rPrChange>
        </w:rPr>
        <w:t>, while areas of lower x-ray attenuation (less density) appear dark</w:t>
      </w:r>
      <w:r w:rsidR="003B4960" w:rsidRPr="003D502B">
        <w:rPr>
          <w:rFonts w:ascii="Calibri" w:hAnsi="Calibri" w:cs="Calibri"/>
          <w:rPrChange w:id="593" w:author="Jessica Marshall" w:date="2023-07-06T10:18:00Z">
            <w:rPr/>
          </w:rPrChange>
        </w:rPr>
        <w:t>er</w:t>
      </w:r>
      <w:r w:rsidR="00F16910" w:rsidRPr="003D502B">
        <w:rPr>
          <w:rFonts w:ascii="Calibri" w:hAnsi="Calibri" w:cs="Calibri"/>
          <w:rPrChange w:id="594" w:author="Jessica Marshall" w:date="2023-07-06T10:18:00Z">
            <w:rPr/>
          </w:rPrChange>
        </w:rPr>
        <w:t>.</w:t>
      </w:r>
      <w:r w:rsidR="009B532B" w:rsidRPr="003D502B">
        <w:rPr>
          <w:rStyle w:val="EndnoteReference"/>
          <w:rFonts w:ascii="Calibri" w:hAnsi="Calibri" w:cs="Calibri"/>
          <w:rPrChange w:id="595" w:author="Jessica Marshall" w:date="2023-07-06T10:18:00Z">
            <w:rPr>
              <w:rStyle w:val="EndnoteReference"/>
            </w:rPr>
          </w:rPrChange>
        </w:rPr>
        <w:endnoteReference w:id="16"/>
      </w:r>
      <w:r w:rsidR="009B532B" w:rsidRPr="003D502B">
        <w:rPr>
          <w:rFonts w:ascii="Calibri" w:hAnsi="Calibri" w:cs="Calibri"/>
          <w:rPrChange w:id="596" w:author="Jessica Marshall" w:date="2023-07-06T10:18:00Z">
            <w:rPr/>
          </w:rPrChange>
        </w:rPr>
        <w:t xml:space="preserve"> </w:t>
      </w:r>
      <w:r w:rsidR="00F16910" w:rsidRPr="003D502B">
        <w:rPr>
          <w:rFonts w:ascii="Calibri" w:hAnsi="Calibri" w:cs="Calibri"/>
          <w:rPrChange w:id="597" w:author="Jessica Marshall" w:date="2023-07-06T10:18:00Z">
            <w:rPr/>
          </w:rPrChange>
        </w:rPr>
        <w:t>The selection of different attenuation windows can be used to display different types of tissues (</w:t>
      </w:r>
      <w:del w:id="598" w:author="Jessica Marshall" w:date="2023-07-06T10:00:00Z">
        <w:r w:rsidR="00F16910" w:rsidRPr="003D502B" w:rsidDel="0056036D">
          <w:rPr>
            <w:rFonts w:ascii="Calibri" w:hAnsi="Calibri" w:cs="Calibri"/>
            <w:rPrChange w:id="599" w:author="Jessica Marshall" w:date="2023-07-06T10:18:00Z">
              <w:rPr/>
            </w:rPrChange>
          </w:rPr>
          <w:delText xml:space="preserve">see </w:delText>
        </w:r>
      </w:del>
      <w:r w:rsidR="00F16910" w:rsidRPr="003D502B">
        <w:rPr>
          <w:rFonts w:ascii="Calibri" w:hAnsi="Calibri" w:cs="Calibri"/>
          <w:rPrChange w:id="600" w:author="Jessica Marshall" w:date="2023-07-06T10:18:00Z">
            <w:rPr/>
          </w:rPrChange>
        </w:rPr>
        <w:t xml:space="preserve">Figure </w:t>
      </w:r>
      <w:r w:rsidR="009B532B" w:rsidRPr="003D502B">
        <w:rPr>
          <w:rFonts w:ascii="Calibri" w:hAnsi="Calibri" w:cs="Calibri"/>
          <w:rPrChange w:id="601" w:author="Jessica Marshall" w:date="2023-07-06T10:18:00Z">
            <w:rPr/>
          </w:rPrChange>
        </w:rPr>
        <w:t>1</w:t>
      </w:r>
      <w:r w:rsidR="00F16910" w:rsidRPr="003D502B">
        <w:rPr>
          <w:rFonts w:ascii="Calibri" w:hAnsi="Calibri" w:cs="Calibri"/>
          <w:rPrChange w:id="602" w:author="Jessica Marshall" w:date="2023-07-06T10:18:00Z">
            <w:rPr/>
          </w:rPrChange>
        </w:rPr>
        <w:t>).</w:t>
      </w:r>
      <w:r w:rsidR="009B532B" w:rsidRPr="003D502B">
        <w:rPr>
          <w:rFonts w:ascii="Calibri" w:hAnsi="Calibri" w:cs="Calibri"/>
          <w:rPrChange w:id="603" w:author="Jessica Marshall" w:date="2023-07-06T10:18:00Z">
            <w:rPr/>
          </w:rPrChange>
        </w:rPr>
        <w:fldChar w:fldCharType="begin"/>
      </w:r>
      <w:r w:rsidR="009B532B" w:rsidRPr="003D502B">
        <w:rPr>
          <w:rFonts w:ascii="Calibri" w:hAnsi="Calibri" w:cs="Calibri"/>
          <w:rPrChange w:id="604" w:author="Jessica Marshall" w:date="2023-07-06T10:18:00Z">
            <w:rPr/>
          </w:rPrChange>
        </w:rPr>
        <w:instrText xml:space="preserve"> NOTEREF _Ref138853198 \f \h </w:instrText>
      </w:r>
      <w:r w:rsidR="009B532B" w:rsidRPr="003D502B">
        <w:rPr>
          <w:rFonts w:ascii="Calibri" w:hAnsi="Calibri" w:cs="Calibri"/>
          <w:rPrChange w:id="605" w:author="Jessica Marshall" w:date="2023-07-06T10:18:00Z">
            <w:rPr/>
          </w:rPrChange>
        </w:rPr>
      </w:r>
      <w:r w:rsidR="003D502B" w:rsidRPr="003D502B">
        <w:rPr>
          <w:rFonts w:ascii="Calibri" w:hAnsi="Calibri" w:cs="Calibri"/>
        </w:rPr>
        <w:instrText xml:space="preserve"> \* MERGEFORMAT </w:instrText>
      </w:r>
      <w:r w:rsidR="009B532B" w:rsidRPr="003D502B">
        <w:rPr>
          <w:rFonts w:ascii="Calibri" w:hAnsi="Calibri" w:cs="Calibri"/>
          <w:rPrChange w:id="606" w:author="Jessica Marshall" w:date="2023-07-06T10:18:00Z">
            <w:rPr/>
          </w:rPrChange>
        </w:rPr>
        <w:fldChar w:fldCharType="separate"/>
      </w:r>
      <w:r w:rsidR="009B532B" w:rsidRPr="003D502B">
        <w:rPr>
          <w:rStyle w:val="EndnoteReference"/>
          <w:rFonts w:ascii="Calibri" w:hAnsi="Calibri" w:cs="Calibri"/>
          <w:rPrChange w:id="607" w:author="Jessica Marshall" w:date="2023-07-06T10:18:00Z">
            <w:rPr>
              <w:rStyle w:val="EndnoteReference"/>
            </w:rPr>
          </w:rPrChange>
        </w:rPr>
        <w:t>14</w:t>
      </w:r>
      <w:r w:rsidR="009B532B" w:rsidRPr="003D502B">
        <w:rPr>
          <w:rFonts w:ascii="Calibri" w:hAnsi="Calibri" w:cs="Calibri"/>
          <w:rPrChange w:id="608" w:author="Jessica Marshall" w:date="2023-07-06T10:18:00Z">
            <w:rPr/>
          </w:rPrChange>
        </w:rPr>
        <w:fldChar w:fldCharType="end"/>
      </w:r>
      <w:r w:rsidR="00F16910" w:rsidRPr="003D502B">
        <w:rPr>
          <w:rFonts w:ascii="Calibri" w:hAnsi="Calibri" w:cs="Calibri"/>
          <w:rPrChange w:id="609" w:author="Jessica Marshall" w:date="2023-07-06T10:18:00Z">
            <w:rPr/>
          </w:rPrChange>
        </w:rPr>
        <w:t xml:space="preserve">  </w:t>
      </w:r>
    </w:p>
    <w:p w14:paraId="705CAB84" w14:textId="77777777" w:rsidR="00F16910" w:rsidRPr="003D502B" w:rsidRDefault="00F16910" w:rsidP="003D502B">
      <w:pPr>
        <w:spacing w:after="0" w:line="360" w:lineRule="auto"/>
        <w:rPr>
          <w:rFonts w:ascii="Calibri" w:hAnsi="Calibri" w:cs="Calibri"/>
          <w:rPrChange w:id="610" w:author="Jessica Marshall" w:date="2023-07-06T10:18:00Z">
            <w:rPr/>
          </w:rPrChange>
        </w:rPr>
        <w:pPrChange w:id="611" w:author="Jessica Marshall" w:date="2023-07-06T10:18:00Z">
          <w:pPr/>
        </w:pPrChange>
      </w:pPr>
    </w:p>
    <w:p w14:paraId="41D006AC" w14:textId="77777777" w:rsidR="004F2EBE" w:rsidRPr="003D502B" w:rsidRDefault="004F2EBE" w:rsidP="003D502B">
      <w:pPr>
        <w:spacing w:after="0" w:line="360" w:lineRule="auto"/>
        <w:rPr>
          <w:rFonts w:ascii="Calibri" w:hAnsi="Calibri" w:cs="Calibri"/>
          <w:rPrChange w:id="612" w:author="Jessica Marshall" w:date="2023-07-06T10:18:00Z">
            <w:rPr/>
          </w:rPrChange>
        </w:rPr>
        <w:pPrChange w:id="613" w:author="Jessica Marshall" w:date="2023-07-06T10:18:00Z">
          <w:pPr/>
        </w:pPrChange>
      </w:pPr>
      <w:r w:rsidRPr="003D502B">
        <w:rPr>
          <w:rFonts w:ascii="Calibri" w:hAnsi="Calibri" w:cs="Calibri"/>
          <w:rPrChange w:id="614" w:author="Jessica Marshall" w:date="2023-07-06T10:18:00Z">
            <w:rPr/>
          </w:rPrChange>
        </w:rPr>
        <w:br w:type="page"/>
      </w:r>
    </w:p>
    <w:p w14:paraId="4DC5BED7" w14:textId="0B291324" w:rsidR="00F16910" w:rsidRPr="003D502B" w:rsidRDefault="00F16910" w:rsidP="003D502B">
      <w:pPr>
        <w:spacing w:after="0" w:line="360" w:lineRule="auto"/>
        <w:rPr>
          <w:rFonts w:ascii="Calibri" w:hAnsi="Calibri" w:cs="Calibri"/>
          <w:rPrChange w:id="615" w:author="Jessica Marshall" w:date="2023-07-06T10:18:00Z">
            <w:rPr/>
          </w:rPrChange>
        </w:rPr>
        <w:pPrChange w:id="616" w:author="Jessica Marshall" w:date="2023-07-06T10:18:00Z">
          <w:pPr/>
        </w:pPrChange>
      </w:pPr>
      <w:r w:rsidRPr="003D502B">
        <w:rPr>
          <w:rFonts w:ascii="Calibri" w:hAnsi="Calibri" w:cs="Calibri"/>
          <w:rPrChange w:id="617" w:author="Jessica Marshall" w:date="2023-07-06T10:18:00Z">
            <w:rPr/>
          </w:rPrChange>
        </w:rPr>
        <w:lastRenderedPageBreak/>
        <w:t xml:space="preserve">Figure </w:t>
      </w:r>
      <w:r w:rsidR="004F2EBE" w:rsidRPr="003D502B">
        <w:rPr>
          <w:rFonts w:ascii="Calibri" w:hAnsi="Calibri" w:cs="Calibri"/>
          <w:rPrChange w:id="618" w:author="Jessica Marshall" w:date="2023-07-06T10:18:00Z">
            <w:rPr/>
          </w:rPrChange>
        </w:rPr>
        <w:t>1</w:t>
      </w:r>
      <w:r w:rsidRPr="003D502B">
        <w:rPr>
          <w:rFonts w:ascii="Calibri" w:hAnsi="Calibri" w:cs="Calibri"/>
          <w:highlight w:val="green"/>
          <w:rPrChange w:id="619" w:author="Jessica Marshall" w:date="2023-07-06T10:18:00Z">
            <w:rPr>
              <w:highlight w:val="green"/>
            </w:rPr>
          </w:rPrChange>
        </w:rPr>
        <w:t>.</w:t>
      </w:r>
      <w:r w:rsidR="00700B63" w:rsidRPr="003D502B">
        <w:rPr>
          <w:rFonts w:ascii="Calibri" w:hAnsi="Calibri" w:cs="Calibri"/>
          <w:highlight w:val="green"/>
          <w:rPrChange w:id="620" w:author="Jessica Marshall" w:date="2023-07-06T10:18:00Z">
            <w:rPr>
              <w:highlight w:val="green"/>
            </w:rPr>
          </w:rPrChange>
        </w:rPr>
        <w:t xml:space="preserve"> </w:t>
      </w:r>
      <w:commentRangeStart w:id="621"/>
      <w:r w:rsidR="00700B63" w:rsidRPr="003D502B">
        <w:rPr>
          <w:rFonts w:ascii="Calibri" w:hAnsi="Calibri" w:cs="Calibri"/>
          <w:highlight w:val="green"/>
          <w:rPrChange w:id="622" w:author="Jessica Marshall" w:date="2023-07-06T10:18:00Z">
            <w:rPr>
              <w:highlight w:val="green"/>
            </w:rPr>
          </w:rPrChange>
        </w:rPr>
        <w:t>PMCT scan of the neck visualized using different x-ray attenuation windows: (</w:t>
      </w:r>
      <w:r w:rsidR="00700B63" w:rsidRPr="003D502B">
        <w:rPr>
          <w:rFonts w:ascii="Calibri" w:hAnsi="Calibri" w:cs="Calibri"/>
          <w:rPrChange w:id="623" w:author="Jessica Marshall" w:date="2023-07-06T10:18:00Z">
            <w:rPr/>
          </w:rPrChange>
        </w:rPr>
        <w:t xml:space="preserve">a) soft tissue; (b) lung; (c) bone; (d) brain. </w:t>
      </w:r>
      <w:commentRangeEnd w:id="621"/>
      <w:r w:rsidR="002E66AF" w:rsidRPr="003D502B">
        <w:rPr>
          <w:rStyle w:val="CommentReference"/>
          <w:rFonts w:ascii="Calibri" w:hAnsi="Calibri" w:cs="Calibri"/>
          <w:sz w:val="22"/>
          <w:szCs w:val="22"/>
          <w:rPrChange w:id="624" w:author="Jessica Marshall" w:date="2023-07-06T10:18:00Z">
            <w:rPr>
              <w:rStyle w:val="CommentReference"/>
            </w:rPr>
          </w:rPrChange>
        </w:rPr>
        <w:commentReference w:id="621"/>
      </w:r>
      <w:r w:rsidR="00700B63" w:rsidRPr="003D502B">
        <w:rPr>
          <w:rFonts w:ascii="Calibri" w:hAnsi="Calibri" w:cs="Calibri"/>
          <w:rPrChange w:id="626" w:author="Jessica Marshall" w:date="2023-07-06T10:18:00Z">
            <w:rPr/>
          </w:rPrChange>
        </w:rPr>
        <w:t>Note that image b shows the presence of material obstructing the airway, which is not visible using the other windows.</w:t>
      </w:r>
      <w:r w:rsidRPr="003D502B">
        <w:rPr>
          <w:rFonts w:ascii="Calibri" w:hAnsi="Calibri" w:cs="Calibri"/>
          <w:rPrChange w:id="627" w:author="Jessica Marshall" w:date="2023-07-06T10:18:00Z">
            <w:rPr/>
          </w:rPrChange>
        </w:rPr>
        <w:t xml:space="preserve"> [Ebert 2021; Licensed under Creative Commons Attribution] </w:t>
      </w:r>
      <w:r w:rsidR="00423C37" w:rsidRPr="003D502B">
        <w:rPr>
          <w:rFonts w:ascii="Calibri" w:hAnsi="Calibri" w:cs="Calibri"/>
          <w:rPrChange w:id="628" w:author="Jessica Marshall" w:date="2023-07-06T10:18:00Z">
            <w:rPr/>
          </w:rPrChange>
        </w:rPr>
        <w:fldChar w:fldCharType="begin"/>
      </w:r>
      <w:r w:rsidR="00423C37" w:rsidRPr="003D502B">
        <w:rPr>
          <w:rFonts w:ascii="Calibri" w:hAnsi="Calibri" w:cs="Calibri"/>
          <w:rPrChange w:id="629" w:author="Jessica Marshall" w:date="2023-07-06T10:18:00Z">
            <w:rPr/>
          </w:rPrChange>
        </w:rPr>
        <w:instrText>HYPERLINK "https://creativecommons.org/licenses/by/4.0/"</w:instrText>
      </w:r>
      <w:r w:rsidR="00423C37" w:rsidRPr="003D502B">
        <w:rPr>
          <w:rFonts w:ascii="Calibri" w:hAnsi="Calibri" w:cs="Calibri"/>
          <w:rPrChange w:id="630" w:author="Jessica Marshall" w:date="2023-07-06T10:18:00Z">
            <w:rPr/>
          </w:rPrChange>
        </w:rPr>
      </w:r>
      <w:r w:rsidR="00423C37" w:rsidRPr="003D502B">
        <w:rPr>
          <w:rFonts w:ascii="Calibri" w:hAnsi="Calibri" w:cs="Calibri"/>
          <w:rPrChange w:id="631" w:author="Jessica Marshall" w:date="2023-07-06T10:18:00Z">
            <w:rPr/>
          </w:rPrChange>
        </w:rPr>
        <w:fldChar w:fldCharType="separate"/>
      </w:r>
      <w:r w:rsidRPr="003D502B">
        <w:rPr>
          <w:rStyle w:val="Hyperlink"/>
          <w:rFonts w:ascii="Calibri" w:hAnsi="Calibri" w:cs="Calibri"/>
          <w:rPrChange w:id="632" w:author="Jessica Marshall" w:date="2023-07-06T10:18:00Z">
            <w:rPr>
              <w:rStyle w:val="Hyperlink"/>
            </w:rPr>
          </w:rPrChange>
        </w:rPr>
        <w:t>https://creativecommons.org/licenses/by/4.0/</w:t>
      </w:r>
      <w:r w:rsidR="00423C37" w:rsidRPr="003D502B">
        <w:rPr>
          <w:rStyle w:val="Hyperlink"/>
          <w:rFonts w:ascii="Calibri" w:hAnsi="Calibri" w:cs="Calibri"/>
          <w:rPrChange w:id="633" w:author="Jessica Marshall" w:date="2023-07-06T10:18:00Z">
            <w:rPr>
              <w:rStyle w:val="Hyperlink"/>
            </w:rPr>
          </w:rPrChange>
        </w:rPr>
        <w:fldChar w:fldCharType="end"/>
      </w:r>
      <w:r w:rsidRPr="003D502B">
        <w:rPr>
          <w:rFonts w:ascii="Calibri" w:hAnsi="Calibri" w:cs="Calibri"/>
          <w:rPrChange w:id="634" w:author="Jessica Marshall" w:date="2023-07-06T10:18:00Z">
            <w:rPr/>
          </w:rPrChange>
        </w:rPr>
        <w:t xml:space="preserve">  </w:t>
      </w:r>
    </w:p>
    <w:p w14:paraId="36371C97" w14:textId="77777777" w:rsidR="00F16910" w:rsidRPr="003D502B" w:rsidRDefault="00F16910" w:rsidP="003D502B">
      <w:pPr>
        <w:spacing w:after="0" w:line="360" w:lineRule="auto"/>
        <w:rPr>
          <w:rFonts w:ascii="Calibri" w:hAnsi="Calibri" w:cs="Calibri"/>
          <w:rPrChange w:id="635" w:author="Jessica Marshall" w:date="2023-07-06T10:18:00Z">
            <w:rPr/>
          </w:rPrChange>
        </w:rPr>
        <w:pPrChange w:id="636" w:author="Jessica Marshall" w:date="2023-07-06T10:18:00Z">
          <w:pPr/>
        </w:pPrChange>
      </w:pPr>
    </w:p>
    <w:p w14:paraId="05F23B70" w14:textId="7B50A890" w:rsidR="00C871F9" w:rsidRPr="003D502B" w:rsidRDefault="00F16910" w:rsidP="003D502B">
      <w:pPr>
        <w:spacing w:after="0" w:line="360" w:lineRule="auto"/>
        <w:rPr>
          <w:rFonts w:ascii="Calibri" w:hAnsi="Calibri" w:cs="Calibri"/>
          <w:rPrChange w:id="637" w:author="Jessica Marshall" w:date="2023-07-06T10:18:00Z">
            <w:rPr/>
          </w:rPrChange>
        </w:rPr>
        <w:pPrChange w:id="638" w:author="Jessica Marshall" w:date="2023-07-06T10:18:00Z">
          <w:pPr/>
        </w:pPrChange>
      </w:pPr>
      <w:r w:rsidRPr="003D502B">
        <w:rPr>
          <w:rFonts w:ascii="Calibri" w:hAnsi="Calibri" w:cs="Calibri"/>
          <w:noProof/>
          <w:rPrChange w:id="639" w:author="Jessica Marshall" w:date="2023-07-06T10:18:00Z">
            <w:rPr>
              <w:noProof/>
            </w:rPr>
          </w:rPrChange>
        </w:rPr>
        <w:drawing>
          <wp:inline distT="0" distB="0" distL="0" distR="0" wp14:anchorId="75DD2771" wp14:editId="06C4EBA9">
            <wp:extent cx="6722890" cy="2114550"/>
            <wp:effectExtent l="0" t="0" r="1905" b="0"/>
            <wp:docPr id="22608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88752" name=""/>
                    <pic:cNvPicPr/>
                  </pic:nvPicPr>
                  <pic:blipFill>
                    <a:blip r:embed="rId12"/>
                    <a:stretch>
                      <a:fillRect/>
                    </a:stretch>
                  </pic:blipFill>
                  <pic:spPr>
                    <a:xfrm>
                      <a:off x="0" y="0"/>
                      <a:ext cx="6730270" cy="2116871"/>
                    </a:xfrm>
                    <a:prstGeom prst="rect">
                      <a:avLst/>
                    </a:prstGeom>
                  </pic:spPr>
                </pic:pic>
              </a:graphicData>
            </a:graphic>
          </wp:inline>
        </w:drawing>
      </w:r>
      <w:r w:rsidRPr="003D502B">
        <w:rPr>
          <w:rFonts w:ascii="Calibri" w:hAnsi="Calibri" w:cs="Calibri"/>
          <w:rPrChange w:id="640" w:author="Jessica Marshall" w:date="2023-07-06T10:18:00Z">
            <w:rPr/>
          </w:rPrChange>
        </w:rPr>
        <w:t xml:space="preserve"> </w:t>
      </w:r>
    </w:p>
    <w:p w14:paraId="50284204" w14:textId="77777777" w:rsidR="00F16910" w:rsidRPr="003D502B" w:rsidRDefault="00F16910" w:rsidP="003D502B">
      <w:pPr>
        <w:spacing w:after="0" w:line="360" w:lineRule="auto"/>
        <w:rPr>
          <w:rFonts w:ascii="Calibri" w:hAnsi="Calibri" w:cs="Calibri"/>
          <w:rPrChange w:id="641" w:author="Jessica Marshall" w:date="2023-07-06T10:18:00Z">
            <w:rPr/>
          </w:rPrChange>
        </w:rPr>
        <w:pPrChange w:id="642" w:author="Jessica Marshall" w:date="2023-07-06T10:18:00Z">
          <w:pPr/>
        </w:pPrChange>
      </w:pPr>
    </w:p>
    <w:p w14:paraId="3FC78F86" w14:textId="77777777" w:rsidR="0056036D" w:rsidRPr="003D502B" w:rsidRDefault="0056036D" w:rsidP="003D502B">
      <w:pPr>
        <w:spacing w:after="0" w:line="360" w:lineRule="auto"/>
        <w:rPr>
          <w:ins w:id="643" w:author="Jessica Marshall" w:date="2023-07-06T10:01:00Z"/>
          <w:rFonts w:ascii="Calibri" w:hAnsi="Calibri" w:cs="Calibri"/>
          <w:rPrChange w:id="644" w:author="Jessica Marshall" w:date="2023-07-06T10:18:00Z">
            <w:rPr>
              <w:ins w:id="645" w:author="Jessica Marshall" w:date="2023-07-06T10:01:00Z"/>
            </w:rPr>
          </w:rPrChange>
        </w:rPr>
        <w:sectPr w:rsidR="0056036D" w:rsidRPr="003D502B">
          <w:endnotePr>
            <w:numFmt w:val="decimal"/>
          </w:endnotePr>
          <w:pgSz w:w="12240" w:h="15840"/>
          <w:pgMar w:top="1440" w:right="1440" w:bottom="1440" w:left="1440" w:header="720" w:footer="720" w:gutter="0"/>
          <w:cols w:space="720"/>
          <w:docGrid w:linePitch="360"/>
        </w:sectPr>
        <w:pPrChange w:id="646" w:author="Jessica Marshall" w:date="2023-07-06T10:18:00Z">
          <w:pPr/>
        </w:pPrChange>
      </w:pPr>
    </w:p>
    <w:p w14:paraId="68715626" w14:textId="67BE154C" w:rsidR="00D37337" w:rsidRPr="003D502B" w:rsidRDefault="00F16910" w:rsidP="003D502B">
      <w:pPr>
        <w:spacing w:after="0" w:line="360" w:lineRule="auto"/>
        <w:rPr>
          <w:rFonts w:ascii="Calibri" w:hAnsi="Calibri" w:cs="Calibri"/>
          <w:rPrChange w:id="647" w:author="Jessica Marshall" w:date="2023-07-06T10:18:00Z">
            <w:rPr/>
          </w:rPrChange>
        </w:rPr>
        <w:pPrChange w:id="648" w:author="Jessica Marshall" w:date="2023-07-06T10:18:00Z">
          <w:pPr/>
        </w:pPrChange>
      </w:pPr>
      <w:r w:rsidRPr="003D502B">
        <w:rPr>
          <w:rFonts w:ascii="Calibri" w:hAnsi="Calibri" w:cs="Calibri"/>
          <w:rPrChange w:id="649" w:author="Jessica Marshall" w:date="2023-07-06T10:18:00Z">
            <w:rPr/>
          </w:rPrChange>
        </w:rPr>
        <w:t xml:space="preserve">2D axial slices </w:t>
      </w:r>
      <w:r w:rsidR="00A25D0D" w:rsidRPr="003D502B">
        <w:rPr>
          <w:rFonts w:ascii="Calibri" w:hAnsi="Calibri" w:cs="Calibri"/>
          <w:rPrChange w:id="650" w:author="Jessica Marshall" w:date="2023-07-06T10:18:00Z">
            <w:rPr/>
          </w:rPrChange>
        </w:rPr>
        <w:t>may be converted to 3D volumetric depictions</w:t>
      </w:r>
      <w:r w:rsidR="00524331" w:rsidRPr="003D502B">
        <w:rPr>
          <w:rFonts w:ascii="Calibri" w:hAnsi="Calibri" w:cs="Calibri"/>
          <w:rPrChange w:id="651" w:author="Jessica Marshall" w:date="2023-07-06T10:18:00Z">
            <w:rPr/>
          </w:rPrChange>
        </w:rPr>
        <w:t xml:space="preserve"> or surface reconstructions</w:t>
      </w:r>
      <w:r w:rsidR="00D80609" w:rsidRPr="003D502B">
        <w:rPr>
          <w:rFonts w:ascii="Calibri" w:hAnsi="Calibri" w:cs="Calibri"/>
          <w:rPrChange w:id="652" w:author="Jessica Marshall" w:date="2023-07-06T10:18:00Z">
            <w:rPr/>
          </w:rPrChange>
        </w:rPr>
        <w:t>.</w:t>
      </w:r>
      <w:r w:rsidR="003F0965" w:rsidRPr="003D502B">
        <w:rPr>
          <w:rFonts w:ascii="Calibri" w:hAnsi="Calibri" w:cs="Calibri"/>
          <w:rPrChange w:id="653" w:author="Jessica Marshall" w:date="2023-07-06T10:18:00Z">
            <w:rPr/>
          </w:rPrChange>
        </w:rPr>
        <w:fldChar w:fldCharType="begin"/>
      </w:r>
      <w:r w:rsidR="003F0965" w:rsidRPr="003D502B">
        <w:rPr>
          <w:rFonts w:ascii="Calibri" w:hAnsi="Calibri" w:cs="Calibri"/>
          <w:rPrChange w:id="654" w:author="Jessica Marshall" w:date="2023-07-06T10:18:00Z">
            <w:rPr/>
          </w:rPrChange>
        </w:rPr>
        <w:instrText xml:space="preserve"> NOTEREF _Ref138853052 \f \h </w:instrText>
      </w:r>
      <w:r w:rsidR="003F0965" w:rsidRPr="003D502B">
        <w:rPr>
          <w:rFonts w:ascii="Calibri" w:hAnsi="Calibri" w:cs="Calibri"/>
          <w:rPrChange w:id="655" w:author="Jessica Marshall" w:date="2023-07-06T10:18:00Z">
            <w:rPr/>
          </w:rPrChange>
        </w:rPr>
      </w:r>
      <w:r w:rsidR="003D502B" w:rsidRPr="003D502B">
        <w:rPr>
          <w:rFonts w:ascii="Calibri" w:hAnsi="Calibri" w:cs="Calibri"/>
        </w:rPr>
        <w:instrText xml:space="preserve"> \* MERGEFORMAT </w:instrText>
      </w:r>
      <w:r w:rsidR="003F0965" w:rsidRPr="003D502B">
        <w:rPr>
          <w:rFonts w:ascii="Calibri" w:hAnsi="Calibri" w:cs="Calibri"/>
          <w:rPrChange w:id="656" w:author="Jessica Marshall" w:date="2023-07-06T10:18:00Z">
            <w:rPr/>
          </w:rPrChange>
        </w:rPr>
        <w:fldChar w:fldCharType="separate"/>
      </w:r>
      <w:r w:rsidR="003F0965" w:rsidRPr="003D502B">
        <w:rPr>
          <w:rStyle w:val="EndnoteReference"/>
          <w:rFonts w:ascii="Calibri" w:hAnsi="Calibri" w:cs="Calibri"/>
          <w:rPrChange w:id="657" w:author="Jessica Marshall" w:date="2023-07-06T10:18:00Z">
            <w:rPr>
              <w:rStyle w:val="EndnoteReference"/>
            </w:rPr>
          </w:rPrChange>
        </w:rPr>
        <w:t>11</w:t>
      </w:r>
      <w:r w:rsidR="003F0965" w:rsidRPr="003D502B">
        <w:rPr>
          <w:rFonts w:ascii="Calibri" w:hAnsi="Calibri" w:cs="Calibri"/>
          <w:rPrChange w:id="658" w:author="Jessica Marshall" w:date="2023-07-06T10:18:00Z">
            <w:rPr/>
          </w:rPrChange>
        </w:rPr>
        <w:fldChar w:fldCharType="end"/>
      </w:r>
      <w:r w:rsidR="00327164" w:rsidRPr="003D502B">
        <w:rPr>
          <w:rFonts w:ascii="Calibri" w:hAnsi="Calibri" w:cs="Calibri"/>
          <w:rPrChange w:id="659" w:author="Jessica Marshall" w:date="2023-07-06T10:18:00Z">
            <w:rPr/>
          </w:rPrChange>
        </w:rPr>
        <w:t xml:space="preserve"> </w:t>
      </w:r>
      <w:r w:rsidR="00830D51" w:rsidRPr="003D502B">
        <w:rPr>
          <w:rFonts w:ascii="Calibri" w:hAnsi="Calibri" w:cs="Calibri"/>
          <w:rPrChange w:id="660" w:author="Jessica Marshall" w:date="2023-07-06T10:18:00Z">
            <w:rPr/>
          </w:rPrChange>
        </w:rPr>
        <w:t>C</w:t>
      </w:r>
      <w:r w:rsidR="003D59BB" w:rsidRPr="003D502B">
        <w:rPr>
          <w:rFonts w:ascii="Calibri" w:hAnsi="Calibri" w:cs="Calibri"/>
          <w:rPrChange w:id="661" w:author="Jessica Marshall" w:date="2023-07-06T10:18:00Z">
            <w:rPr/>
          </w:rPrChange>
        </w:rPr>
        <w:t>T</w:t>
      </w:r>
      <w:r w:rsidR="00830D51" w:rsidRPr="003D502B">
        <w:rPr>
          <w:rFonts w:ascii="Calibri" w:hAnsi="Calibri" w:cs="Calibri"/>
          <w:rPrChange w:id="662" w:author="Jessica Marshall" w:date="2023-07-06T10:18:00Z">
            <w:rPr/>
          </w:rPrChange>
        </w:rPr>
        <w:t xml:space="preserve"> volume is depicted in </w:t>
      </w:r>
      <w:r w:rsidR="00830D51" w:rsidRPr="003D502B">
        <w:rPr>
          <w:rFonts w:ascii="Calibri" w:hAnsi="Calibri" w:cs="Calibri"/>
          <w:i/>
          <w:iCs/>
          <w:rPrChange w:id="663" w:author="Jessica Marshall" w:date="2023-07-06T10:18:00Z">
            <w:rPr>
              <w:i/>
              <w:iCs/>
            </w:rPr>
          </w:rPrChange>
        </w:rPr>
        <w:t>voxel</w:t>
      </w:r>
      <w:r w:rsidR="00830D51" w:rsidRPr="003D502B">
        <w:rPr>
          <w:rFonts w:ascii="Calibri" w:hAnsi="Calibri" w:cs="Calibri"/>
          <w:rPrChange w:id="664" w:author="Jessica Marshall" w:date="2023-07-06T10:18:00Z">
            <w:rPr/>
          </w:rPrChange>
        </w:rPr>
        <w:t xml:space="preserve"> units, which are </w:t>
      </w:r>
      <w:r w:rsidR="000E30D1" w:rsidRPr="003D502B">
        <w:rPr>
          <w:rFonts w:ascii="Calibri" w:hAnsi="Calibri" w:cs="Calibri"/>
          <w:rPrChange w:id="665" w:author="Jessica Marshall" w:date="2023-07-06T10:18:00Z">
            <w:rPr/>
          </w:rPrChange>
        </w:rPr>
        <w:t>3-dimensional</w:t>
      </w:r>
      <w:r w:rsidR="00250EE1" w:rsidRPr="003D502B">
        <w:rPr>
          <w:rFonts w:ascii="Calibri" w:hAnsi="Calibri" w:cs="Calibri"/>
          <w:rPrChange w:id="666" w:author="Jessica Marshall" w:date="2023-07-06T10:18:00Z">
            <w:rPr/>
          </w:rPrChange>
        </w:rPr>
        <w:t>,</w:t>
      </w:r>
      <w:r w:rsidR="000E30D1" w:rsidRPr="003D502B">
        <w:rPr>
          <w:rFonts w:ascii="Calibri" w:hAnsi="Calibri" w:cs="Calibri"/>
          <w:rPrChange w:id="667" w:author="Jessica Marshall" w:date="2023-07-06T10:18:00Z">
            <w:rPr/>
          </w:rPrChange>
        </w:rPr>
        <w:t xml:space="preserve"> single image elements that are similar to pixels in 2-dimensional imaging.</w:t>
      </w:r>
      <w:r w:rsidR="00CB602F" w:rsidRPr="003D502B">
        <w:rPr>
          <w:rFonts w:ascii="Calibri" w:hAnsi="Calibri" w:cs="Calibri"/>
          <w:rPrChange w:id="668" w:author="Jessica Marshall" w:date="2023-07-06T10:18:00Z">
            <w:rPr/>
          </w:rPrChange>
        </w:rPr>
        <w:fldChar w:fldCharType="begin"/>
      </w:r>
      <w:r w:rsidR="00CB602F" w:rsidRPr="003D502B">
        <w:rPr>
          <w:rFonts w:ascii="Calibri" w:hAnsi="Calibri" w:cs="Calibri"/>
          <w:rPrChange w:id="669" w:author="Jessica Marshall" w:date="2023-07-06T10:18:00Z">
            <w:rPr/>
          </w:rPrChange>
        </w:rPr>
        <w:instrText xml:space="preserve"> NOTEREF _Ref138853198 \f \h </w:instrText>
      </w:r>
      <w:r w:rsidR="00CB602F" w:rsidRPr="003D502B">
        <w:rPr>
          <w:rFonts w:ascii="Calibri" w:hAnsi="Calibri" w:cs="Calibri"/>
          <w:rPrChange w:id="670" w:author="Jessica Marshall" w:date="2023-07-06T10:18:00Z">
            <w:rPr/>
          </w:rPrChange>
        </w:rPr>
      </w:r>
      <w:r w:rsidR="003D502B" w:rsidRPr="003D502B">
        <w:rPr>
          <w:rFonts w:ascii="Calibri" w:hAnsi="Calibri" w:cs="Calibri"/>
        </w:rPr>
        <w:instrText xml:space="preserve"> \* MERGEFORMAT </w:instrText>
      </w:r>
      <w:r w:rsidR="00CB602F" w:rsidRPr="003D502B">
        <w:rPr>
          <w:rFonts w:ascii="Calibri" w:hAnsi="Calibri" w:cs="Calibri"/>
          <w:rPrChange w:id="671" w:author="Jessica Marshall" w:date="2023-07-06T10:18:00Z">
            <w:rPr/>
          </w:rPrChange>
        </w:rPr>
        <w:fldChar w:fldCharType="separate"/>
      </w:r>
      <w:r w:rsidR="00CB602F" w:rsidRPr="003D502B">
        <w:rPr>
          <w:rStyle w:val="EndnoteReference"/>
          <w:rFonts w:ascii="Calibri" w:hAnsi="Calibri" w:cs="Calibri"/>
          <w:rPrChange w:id="672" w:author="Jessica Marshall" w:date="2023-07-06T10:18:00Z">
            <w:rPr>
              <w:rStyle w:val="EndnoteReference"/>
            </w:rPr>
          </w:rPrChange>
        </w:rPr>
        <w:t>14</w:t>
      </w:r>
      <w:r w:rsidR="00CB602F" w:rsidRPr="003D502B">
        <w:rPr>
          <w:rFonts w:ascii="Calibri" w:hAnsi="Calibri" w:cs="Calibri"/>
          <w:rPrChange w:id="673" w:author="Jessica Marshall" w:date="2023-07-06T10:18:00Z">
            <w:rPr/>
          </w:rPrChange>
        </w:rPr>
        <w:fldChar w:fldCharType="end"/>
      </w:r>
      <w:r w:rsidR="000E30D1" w:rsidRPr="003D502B">
        <w:rPr>
          <w:rFonts w:ascii="Calibri" w:hAnsi="Calibri" w:cs="Calibri"/>
          <w:rPrChange w:id="674" w:author="Jessica Marshall" w:date="2023-07-06T10:18:00Z">
            <w:rPr/>
          </w:rPrChange>
        </w:rPr>
        <w:t xml:space="preserve"> </w:t>
      </w:r>
      <w:r w:rsidR="00122A22" w:rsidRPr="003D502B">
        <w:rPr>
          <w:rFonts w:ascii="Calibri" w:hAnsi="Calibri" w:cs="Calibri"/>
          <w:rPrChange w:id="675" w:author="Jessica Marshall" w:date="2023-07-06T10:18:00Z">
            <w:rPr/>
          </w:rPrChange>
        </w:rPr>
        <w:t xml:space="preserve">Each individual voxel </w:t>
      </w:r>
      <w:r w:rsidR="008526E0" w:rsidRPr="003D502B">
        <w:rPr>
          <w:rFonts w:ascii="Calibri" w:hAnsi="Calibri" w:cs="Calibri"/>
          <w:rPrChange w:id="676" w:author="Jessica Marshall" w:date="2023-07-06T10:18:00Z">
            <w:rPr/>
          </w:rPrChange>
        </w:rPr>
        <w:t>is associated with</w:t>
      </w:r>
      <w:r w:rsidR="00122A22" w:rsidRPr="003D502B">
        <w:rPr>
          <w:rFonts w:ascii="Calibri" w:hAnsi="Calibri" w:cs="Calibri"/>
          <w:rPrChange w:id="677" w:author="Jessica Marshall" w:date="2023-07-06T10:18:00Z">
            <w:rPr/>
          </w:rPrChange>
        </w:rPr>
        <w:t xml:space="preserve"> 2 key pieces of information: its location in 3-d</w:t>
      </w:r>
      <w:r w:rsidR="0088552C" w:rsidRPr="003D502B">
        <w:rPr>
          <w:rFonts w:ascii="Calibri" w:hAnsi="Calibri" w:cs="Calibri"/>
          <w:rPrChange w:id="678" w:author="Jessica Marshall" w:date="2023-07-06T10:18:00Z">
            <w:rPr/>
          </w:rPrChange>
        </w:rPr>
        <w:t>imensional space, and its x-ray attention.</w:t>
      </w:r>
      <w:r w:rsidR="00CB602F" w:rsidRPr="003D502B">
        <w:rPr>
          <w:rFonts w:ascii="Calibri" w:hAnsi="Calibri" w:cs="Calibri"/>
          <w:rPrChange w:id="679" w:author="Jessica Marshall" w:date="2023-07-06T10:18:00Z">
            <w:rPr/>
          </w:rPrChange>
        </w:rPr>
        <w:fldChar w:fldCharType="begin"/>
      </w:r>
      <w:r w:rsidR="00CB602F" w:rsidRPr="003D502B">
        <w:rPr>
          <w:rFonts w:ascii="Calibri" w:hAnsi="Calibri" w:cs="Calibri"/>
          <w:rPrChange w:id="680" w:author="Jessica Marshall" w:date="2023-07-06T10:18:00Z">
            <w:rPr/>
          </w:rPrChange>
        </w:rPr>
        <w:instrText xml:space="preserve"> NOTEREF _Ref138853198 \f \h </w:instrText>
      </w:r>
      <w:r w:rsidR="00CB602F" w:rsidRPr="003D502B">
        <w:rPr>
          <w:rFonts w:ascii="Calibri" w:hAnsi="Calibri" w:cs="Calibri"/>
          <w:rPrChange w:id="681" w:author="Jessica Marshall" w:date="2023-07-06T10:18:00Z">
            <w:rPr/>
          </w:rPrChange>
        </w:rPr>
      </w:r>
      <w:r w:rsidR="003D502B" w:rsidRPr="003D502B">
        <w:rPr>
          <w:rFonts w:ascii="Calibri" w:hAnsi="Calibri" w:cs="Calibri"/>
        </w:rPr>
        <w:instrText xml:space="preserve"> \* MERGEFORMAT </w:instrText>
      </w:r>
      <w:r w:rsidR="00CB602F" w:rsidRPr="003D502B">
        <w:rPr>
          <w:rFonts w:ascii="Calibri" w:hAnsi="Calibri" w:cs="Calibri"/>
          <w:rPrChange w:id="682" w:author="Jessica Marshall" w:date="2023-07-06T10:18:00Z">
            <w:rPr/>
          </w:rPrChange>
        </w:rPr>
        <w:fldChar w:fldCharType="separate"/>
      </w:r>
      <w:r w:rsidR="00CB602F" w:rsidRPr="003D502B">
        <w:rPr>
          <w:rStyle w:val="EndnoteReference"/>
          <w:rFonts w:ascii="Calibri" w:hAnsi="Calibri" w:cs="Calibri"/>
          <w:rPrChange w:id="683" w:author="Jessica Marshall" w:date="2023-07-06T10:18:00Z">
            <w:rPr>
              <w:rStyle w:val="EndnoteReference"/>
            </w:rPr>
          </w:rPrChange>
        </w:rPr>
        <w:t>14</w:t>
      </w:r>
      <w:r w:rsidR="00CB602F" w:rsidRPr="003D502B">
        <w:rPr>
          <w:rFonts w:ascii="Calibri" w:hAnsi="Calibri" w:cs="Calibri"/>
          <w:rPrChange w:id="684" w:author="Jessica Marshall" w:date="2023-07-06T10:18:00Z">
            <w:rPr/>
          </w:rPrChange>
        </w:rPr>
        <w:fldChar w:fldCharType="end"/>
      </w:r>
      <w:r w:rsidR="0088552C" w:rsidRPr="003D502B">
        <w:rPr>
          <w:rFonts w:ascii="Calibri" w:hAnsi="Calibri" w:cs="Calibri"/>
          <w:rPrChange w:id="685" w:author="Jessica Marshall" w:date="2023-07-06T10:18:00Z">
            <w:rPr/>
          </w:rPrChange>
        </w:rPr>
        <w:t xml:space="preserve"> </w:t>
      </w:r>
      <w:r w:rsidR="007319D7" w:rsidRPr="003D502B">
        <w:rPr>
          <w:rFonts w:ascii="Calibri" w:hAnsi="Calibri" w:cs="Calibri"/>
          <w:rPrChange w:id="686" w:author="Jessica Marshall" w:date="2023-07-06T10:18:00Z">
            <w:rPr/>
          </w:rPrChange>
        </w:rPr>
        <w:t xml:space="preserve">Although voxels are </w:t>
      </w:r>
      <w:r w:rsidR="00B1427A" w:rsidRPr="003D502B">
        <w:rPr>
          <w:rFonts w:ascii="Calibri" w:hAnsi="Calibri" w:cs="Calibri"/>
          <w:rPrChange w:id="687" w:author="Jessica Marshall" w:date="2023-07-06T10:18:00Z">
            <w:rPr/>
          </w:rPrChange>
        </w:rPr>
        <w:t>the standard for depicting</w:t>
      </w:r>
      <w:r w:rsidR="001D5D82" w:rsidRPr="003D502B">
        <w:rPr>
          <w:rFonts w:ascii="Calibri" w:hAnsi="Calibri" w:cs="Calibri"/>
          <w:rPrChange w:id="688" w:author="Jessica Marshall" w:date="2023-07-06T10:18:00Z">
            <w:rPr/>
          </w:rPrChange>
        </w:rPr>
        <w:t xml:space="preserve"> the volumes of</w:t>
      </w:r>
      <w:r w:rsidR="00B1427A" w:rsidRPr="003D502B">
        <w:rPr>
          <w:rFonts w:ascii="Calibri" w:hAnsi="Calibri" w:cs="Calibri"/>
          <w:rPrChange w:id="689" w:author="Jessica Marshall" w:date="2023-07-06T10:18:00Z">
            <w:rPr/>
          </w:rPrChange>
        </w:rPr>
        <w:t xml:space="preserve"> 3D medical </w:t>
      </w:r>
      <w:r w:rsidR="00B1427A" w:rsidRPr="003D502B">
        <w:rPr>
          <w:rFonts w:ascii="Calibri" w:hAnsi="Calibri" w:cs="Calibri"/>
          <w:highlight w:val="green"/>
          <w:rPrChange w:id="690" w:author="Jessica Marshall" w:date="2023-07-06T10:18:00Z">
            <w:rPr>
              <w:highlight w:val="green"/>
            </w:rPr>
          </w:rPrChange>
        </w:rPr>
        <w:t>imag</w:t>
      </w:r>
      <w:r w:rsidR="001D5D82" w:rsidRPr="003D502B">
        <w:rPr>
          <w:rFonts w:ascii="Calibri" w:hAnsi="Calibri" w:cs="Calibri"/>
          <w:highlight w:val="green"/>
          <w:rPrChange w:id="691" w:author="Jessica Marshall" w:date="2023-07-06T10:18:00Z">
            <w:rPr>
              <w:highlight w:val="green"/>
            </w:rPr>
          </w:rPrChange>
        </w:rPr>
        <w:t>es</w:t>
      </w:r>
      <w:r w:rsidR="00B1427A" w:rsidRPr="003D502B">
        <w:rPr>
          <w:rFonts w:ascii="Calibri" w:hAnsi="Calibri" w:cs="Calibri"/>
          <w:highlight w:val="green"/>
          <w:rPrChange w:id="692" w:author="Jessica Marshall" w:date="2023-07-06T10:18:00Z">
            <w:rPr>
              <w:highlight w:val="green"/>
            </w:rPr>
          </w:rPrChange>
        </w:rPr>
        <w:t xml:space="preserve">, </w:t>
      </w:r>
      <w:r w:rsidR="00E30450" w:rsidRPr="003D502B">
        <w:rPr>
          <w:rFonts w:ascii="Calibri" w:hAnsi="Calibri" w:cs="Calibri"/>
          <w:highlight w:val="green"/>
          <w:rPrChange w:id="693" w:author="Jessica Marshall" w:date="2023-07-06T10:18:00Z">
            <w:rPr>
              <w:highlight w:val="green"/>
            </w:rPr>
          </w:rPrChange>
        </w:rPr>
        <w:t xml:space="preserve">crime scene analysis and 3D printing </w:t>
      </w:r>
      <w:r w:rsidR="00250EE1" w:rsidRPr="003D502B">
        <w:rPr>
          <w:rFonts w:ascii="Calibri" w:hAnsi="Calibri" w:cs="Calibri"/>
          <w:highlight w:val="green"/>
          <w:rPrChange w:id="694" w:author="Jessica Marshall" w:date="2023-07-06T10:18:00Z">
            <w:rPr>
              <w:highlight w:val="green"/>
            </w:rPr>
          </w:rPrChange>
        </w:rPr>
        <w:t>often use</w:t>
      </w:r>
      <w:r w:rsidR="00293703" w:rsidRPr="003D502B">
        <w:rPr>
          <w:rFonts w:ascii="Calibri" w:hAnsi="Calibri" w:cs="Calibri"/>
          <w:highlight w:val="green"/>
          <w:rPrChange w:id="695" w:author="Jessica Marshall" w:date="2023-07-06T10:18:00Z">
            <w:rPr>
              <w:highlight w:val="green"/>
            </w:rPr>
          </w:rPrChange>
        </w:rPr>
        <w:t xml:space="preserve"> </w:t>
      </w:r>
      <w:r w:rsidR="00293703" w:rsidRPr="003D502B">
        <w:rPr>
          <w:rFonts w:ascii="Calibri" w:hAnsi="Calibri" w:cs="Calibri"/>
          <w:i/>
          <w:iCs/>
          <w:highlight w:val="green"/>
          <w:rPrChange w:id="696" w:author="Jessica Marshall" w:date="2023-07-06T10:18:00Z">
            <w:rPr>
              <w:i/>
              <w:iCs/>
              <w:highlight w:val="green"/>
            </w:rPr>
          </w:rPrChange>
        </w:rPr>
        <w:t>polygon meshes</w:t>
      </w:r>
      <w:r w:rsidR="005B1334" w:rsidRPr="003D502B">
        <w:rPr>
          <w:rFonts w:ascii="Calibri" w:hAnsi="Calibri" w:cs="Calibri"/>
          <w:highlight w:val="green"/>
          <w:rPrChange w:id="697" w:author="Jessica Marshall" w:date="2023-07-06T10:18:00Z">
            <w:rPr>
              <w:highlight w:val="green"/>
            </w:rPr>
          </w:rPrChange>
        </w:rPr>
        <w:t>.</w:t>
      </w:r>
      <w:r w:rsidR="001D5D82" w:rsidRPr="003D502B">
        <w:rPr>
          <w:rFonts w:ascii="Calibri" w:hAnsi="Calibri" w:cs="Calibri"/>
          <w:highlight w:val="green"/>
          <w:rPrChange w:id="698" w:author="Jessica Marshall" w:date="2023-07-06T10:18:00Z">
            <w:rPr>
              <w:highlight w:val="green"/>
            </w:rPr>
          </w:rPrChange>
        </w:rPr>
        <w:t xml:space="preserve"> </w:t>
      </w:r>
      <w:r w:rsidR="005B1334" w:rsidRPr="003D502B">
        <w:rPr>
          <w:rFonts w:ascii="Calibri" w:hAnsi="Calibri" w:cs="Calibri"/>
          <w:highlight w:val="green"/>
          <w:rPrChange w:id="699" w:author="Jessica Marshall" w:date="2023-07-06T10:18:00Z">
            <w:rPr>
              <w:highlight w:val="green"/>
            </w:rPr>
          </w:rPrChange>
        </w:rPr>
        <w:t xml:space="preserve">Whereas voxels describe the entire 3-dimensional volume of an object, </w:t>
      </w:r>
      <w:commentRangeStart w:id="700"/>
      <w:r w:rsidR="005B1334" w:rsidRPr="003D502B">
        <w:rPr>
          <w:rFonts w:ascii="Calibri" w:hAnsi="Calibri" w:cs="Calibri"/>
          <w:highlight w:val="green"/>
          <w:rPrChange w:id="701" w:author="Jessica Marshall" w:date="2023-07-06T10:18:00Z">
            <w:rPr>
              <w:highlight w:val="green"/>
            </w:rPr>
          </w:rPrChange>
        </w:rPr>
        <w:t>polygons</w:t>
      </w:r>
      <w:commentRangeEnd w:id="700"/>
      <w:r w:rsidR="006821E1" w:rsidRPr="003D502B">
        <w:rPr>
          <w:rStyle w:val="CommentReference"/>
          <w:rFonts w:ascii="Calibri" w:hAnsi="Calibri" w:cs="Calibri"/>
          <w:sz w:val="22"/>
          <w:szCs w:val="22"/>
          <w:rPrChange w:id="702" w:author="Jessica Marshall" w:date="2023-07-06T10:18:00Z">
            <w:rPr>
              <w:rStyle w:val="CommentReference"/>
            </w:rPr>
          </w:rPrChange>
        </w:rPr>
        <w:commentReference w:id="700"/>
      </w:r>
      <w:r w:rsidR="005B1334" w:rsidRPr="003D502B">
        <w:rPr>
          <w:rFonts w:ascii="Calibri" w:hAnsi="Calibri" w:cs="Calibri"/>
          <w:highlight w:val="green"/>
          <w:rPrChange w:id="704" w:author="Jessica Marshall" w:date="2023-07-06T10:18:00Z">
            <w:rPr>
              <w:highlight w:val="green"/>
            </w:rPr>
          </w:rPrChange>
        </w:rPr>
        <w:t xml:space="preserve"> describe the exterior surface shape. </w:t>
      </w:r>
      <w:r w:rsidR="00A574CF" w:rsidRPr="003D502B">
        <w:rPr>
          <w:rFonts w:ascii="Calibri" w:hAnsi="Calibri" w:cs="Calibri"/>
          <w:highlight w:val="green"/>
          <w:rPrChange w:id="705" w:author="Jessica Marshall" w:date="2023-07-06T10:18:00Z">
            <w:rPr>
              <w:highlight w:val="green"/>
            </w:rPr>
          </w:rPrChange>
        </w:rPr>
        <w:t xml:space="preserve">Polygons </w:t>
      </w:r>
      <w:r w:rsidR="005B1334" w:rsidRPr="003D502B">
        <w:rPr>
          <w:rFonts w:ascii="Calibri" w:hAnsi="Calibri" w:cs="Calibri"/>
          <w:highlight w:val="green"/>
          <w:rPrChange w:id="706" w:author="Jessica Marshall" w:date="2023-07-06T10:18:00Z">
            <w:rPr>
              <w:highlight w:val="green"/>
            </w:rPr>
          </w:rPrChange>
        </w:rPr>
        <w:t xml:space="preserve">are derived </w:t>
      </w:r>
      <w:r w:rsidR="008526E0" w:rsidRPr="003D502B">
        <w:rPr>
          <w:rFonts w:ascii="Calibri" w:hAnsi="Calibri" w:cs="Calibri"/>
          <w:highlight w:val="green"/>
          <w:rPrChange w:id="707" w:author="Jessica Marshall" w:date="2023-07-06T10:18:00Z">
            <w:rPr>
              <w:highlight w:val="green"/>
            </w:rPr>
          </w:rPrChange>
        </w:rPr>
        <w:t>from a set of</w:t>
      </w:r>
      <w:r w:rsidR="00A574CF" w:rsidRPr="003D502B">
        <w:rPr>
          <w:rFonts w:ascii="Calibri" w:hAnsi="Calibri" w:cs="Calibri"/>
          <w:highlight w:val="green"/>
          <w:rPrChange w:id="708" w:author="Jessica Marshall" w:date="2023-07-06T10:18:00Z">
            <w:rPr>
              <w:highlight w:val="green"/>
            </w:rPr>
          </w:rPrChange>
        </w:rPr>
        <w:t xml:space="preserve"> points on the object surface</w:t>
      </w:r>
      <w:r w:rsidR="00943500" w:rsidRPr="003D502B">
        <w:rPr>
          <w:rFonts w:ascii="Calibri" w:hAnsi="Calibri" w:cs="Calibri"/>
          <w:highlight w:val="green"/>
          <w:rPrChange w:id="709" w:author="Jessica Marshall" w:date="2023-07-06T10:18:00Z">
            <w:rPr>
              <w:highlight w:val="green"/>
            </w:rPr>
          </w:rPrChange>
        </w:rPr>
        <w:t xml:space="preserve"> (which are called </w:t>
      </w:r>
      <w:r w:rsidR="00943500" w:rsidRPr="003D502B">
        <w:rPr>
          <w:rFonts w:ascii="Calibri" w:hAnsi="Calibri" w:cs="Calibri"/>
          <w:i/>
          <w:iCs/>
          <w:highlight w:val="green"/>
          <w:rPrChange w:id="710" w:author="Jessica Marshall" w:date="2023-07-06T10:18:00Z">
            <w:rPr>
              <w:i/>
              <w:iCs/>
              <w:highlight w:val="green"/>
            </w:rPr>
          </w:rPrChange>
        </w:rPr>
        <w:t>vertexes</w:t>
      </w:r>
      <w:r w:rsidR="00943500" w:rsidRPr="003D502B">
        <w:rPr>
          <w:rFonts w:ascii="Calibri" w:hAnsi="Calibri" w:cs="Calibri"/>
          <w:highlight w:val="green"/>
          <w:rPrChange w:id="711" w:author="Jessica Marshall" w:date="2023-07-06T10:18:00Z">
            <w:rPr>
              <w:highlight w:val="green"/>
            </w:rPr>
          </w:rPrChange>
        </w:rPr>
        <w:t xml:space="preserve">), which are connected by lines </w:t>
      </w:r>
      <w:r w:rsidR="00435137" w:rsidRPr="003D502B">
        <w:rPr>
          <w:rFonts w:ascii="Calibri" w:hAnsi="Calibri" w:cs="Calibri"/>
          <w:highlight w:val="green"/>
          <w:rPrChange w:id="712" w:author="Jessica Marshall" w:date="2023-07-06T10:18:00Z">
            <w:rPr>
              <w:highlight w:val="green"/>
            </w:rPr>
          </w:rPrChange>
        </w:rPr>
        <w:t>to form polygons, or faces</w:t>
      </w:r>
      <w:r w:rsidR="00C871F9" w:rsidRPr="003D502B">
        <w:rPr>
          <w:rFonts w:ascii="Calibri" w:hAnsi="Calibri" w:cs="Calibri"/>
          <w:highlight w:val="green"/>
          <w:rPrChange w:id="713" w:author="Jessica Marshall" w:date="2023-07-06T10:18:00Z">
            <w:rPr>
              <w:highlight w:val="green"/>
            </w:rPr>
          </w:rPrChange>
        </w:rPr>
        <w:t xml:space="preserve"> (</w:t>
      </w:r>
      <w:del w:id="714" w:author="Jessica Marshall" w:date="2023-07-06T10:00:00Z">
        <w:r w:rsidR="00C871F9" w:rsidRPr="003D502B" w:rsidDel="0056036D">
          <w:rPr>
            <w:rFonts w:ascii="Calibri" w:hAnsi="Calibri" w:cs="Calibri"/>
            <w:highlight w:val="green"/>
            <w:rPrChange w:id="715" w:author="Jessica Marshall" w:date="2023-07-06T10:18:00Z">
              <w:rPr>
                <w:highlight w:val="green"/>
              </w:rPr>
            </w:rPrChange>
          </w:rPr>
          <w:delText xml:space="preserve">see </w:delText>
        </w:r>
      </w:del>
      <w:r w:rsidR="00C871F9" w:rsidRPr="003D502B">
        <w:rPr>
          <w:rFonts w:ascii="Calibri" w:hAnsi="Calibri" w:cs="Calibri"/>
          <w:highlight w:val="green"/>
          <w:rPrChange w:id="716" w:author="Jessica Marshall" w:date="2023-07-06T10:18:00Z">
            <w:rPr>
              <w:highlight w:val="green"/>
            </w:rPr>
          </w:rPrChange>
        </w:rPr>
        <w:t xml:space="preserve">Figure </w:t>
      </w:r>
      <w:r w:rsidR="00F04660" w:rsidRPr="003D502B">
        <w:rPr>
          <w:rFonts w:ascii="Calibri" w:hAnsi="Calibri" w:cs="Calibri"/>
          <w:highlight w:val="green"/>
          <w:rPrChange w:id="717" w:author="Jessica Marshall" w:date="2023-07-06T10:18:00Z">
            <w:rPr>
              <w:highlight w:val="green"/>
            </w:rPr>
          </w:rPrChange>
        </w:rPr>
        <w:t>2</w:t>
      </w:r>
      <w:r w:rsidR="00C871F9" w:rsidRPr="003D502B">
        <w:rPr>
          <w:rFonts w:ascii="Calibri" w:hAnsi="Calibri" w:cs="Calibri"/>
          <w:highlight w:val="green"/>
          <w:rPrChange w:id="718" w:author="Jessica Marshall" w:date="2023-07-06T10:18:00Z">
            <w:rPr>
              <w:highlight w:val="green"/>
            </w:rPr>
          </w:rPrChange>
        </w:rPr>
        <w:t>)</w:t>
      </w:r>
      <w:r w:rsidR="00435137" w:rsidRPr="003D502B">
        <w:rPr>
          <w:rFonts w:ascii="Calibri" w:hAnsi="Calibri" w:cs="Calibri"/>
          <w:highlight w:val="green"/>
          <w:rPrChange w:id="719" w:author="Jessica Marshall" w:date="2023-07-06T10:18:00Z">
            <w:rPr>
              <w:highlight w:val="green"/>
            </w:rPr>
          </w:rPrChange>
        </w:rPr>
        <w:t>.</w:t>
      </w:r>
      <w:r w:rsidR="00F04660" w:rsidRPr="003D502B">
        <w:rPr>
          <w:rFonts w:ascii="Calibri" w:hAnsi="Calibri" w:cs="Calibri"/>
          <w:highlight w:val="green"/>
          <w:rPrChange w:id="720" w:author="Jessica Marshall" w:date="2023-07-06T10:18:00Z">
            <w:rPr>
              <w:highlight w:val="green"/>
            </w:rPr>
          </w:rPrChange>
        </w:rPr>
        <w:fldChar w:fldCharType="begin"/>
      </w:r>
      <w:r w:rsidR="00F04660" w:rsidRPr="003D502B">
        <w:rPr>
          <w:rFonts w:ascii="Calibri" w:hAnsi="Calibri" w:cs="Calibri"/>
          <w:highlight w:val="green"/>
          <w:rPrChange w:id="721" w:author="Jessica Marshall" w:date="2023-07-06T10:18:00Z">
            <w:rPr>
              <w:highlight w:val="green"/>
            </w:rPr>
          </w:rPrChange>
        </w:rPr>
        <w:instrText xml:space="preserve"> NOTEREF _Ref138853198 \f \h </w:instrText>
      </w:r>
      <w:r w:rsidR="00C71B3E" w:rsidRPr="003D502B">
        <w:rPr>
          <w:rFonts w:ascii="Calibri" w:hAnsi="Calibri" w:cs="Calibri"/>
          <w:highlight w:val="green"/>
          <w:rPrChange w:id="722" w:author="Jessica Marshall" w:date="2023-07-06T10:18:00Z">
            <w:rPr>
              <w:highlight w:val="green"/>
            </w:rPr>
          </w:rPrChange>
        </w:rPr>
        <w:instrText xml:space="preserve"> \* MERGEFORMAT </w:instrText>
      </w:r>
      <w:r w:rsidR="00F04660" w:rsidRPr="003D502B">
        <w:rPr>
          <w:rFonts w:ascii="Calibri" w:hAnsi="Calibri" w:cs="Calibri"/>
          <w:highlight w:val="green"/>
          <w:rPrChange w:id="723" w:author="Jessica Marshall" w:date="2023-07-06T10:18:00Z">
            <w:rPr>
              <w:highlight w:val="green"/>
            </w:rPr>
          </w:rPrChange>
        </w:rPr>
      </w:r>
      <w:r w:rsidR="00F04660" w:rsidRPr="003D502B">
        <w:rPr>
          <w:rFonts w:ascii="Calibri" w:hAnsi="Calibri" w:cs="Calibri"/>
          <w:highlight w:val="green"/>
          <w:rPrChange w:id="724" w:author="Jessica Marshall" w:date="2023-07-06T10:18:00Z">
            <w:rPr>
              <w:highlight w:val="green"/>
            </w:rPr>
          </w:rPrChange>
        </w:rPr>
        <w:fldChar w:fldCharType="separate"/>
      </w:r>
      <w:r w:rsidR="00F04660" w:rsidRPr="003D502B">
        <w:rPr>
          <w:rStyle w:val="EndnoteReference"/>
          <w:rFonts w:ascii="Calibri" w:hAnsi="Calibri" w:cs="Calibri"/>
          <w:highlight w:val="green"/>
          <w:rPrChange w:id="725" w:author="Jessica Marshall" w:date="2023-07-06T10:18:00Z">
            <w:rPr>
              <w:rStyle w:val="EndnoteReference"/>
              <w:highlight w:val="green"/>
            </w:rPr>
          </w:rPrChange>
        </w:rPr>
        <w:t>14</w:t>
      </w:r>
      <w:r w:rsidR="00F04660" w:rsidRPr="003D502B">
        <w:rPr>
          <w:rFonts w:ascii="Calibri" w:hAnsi="Calibri" w:cs="Calibri"/>
          <w:highlight w:val="green"/>
          <w:rPrChange w:id="726" w:author="Jessica Marshall" w:date="2023-07-06T10:18:00Z">
            <w:rPr>
              <w:highlight w:val="green"/>
            </w:rPr>
          </w:rPrChange>
        </w:rPr>
        <w:fldChar w:fldCharType="end"/>
      </w:r>
      <w:r w:rsidR="00435137" w:rsidRPr="003D502B">
        <w:rPr>
          <w:rFonts w:ascii="Calibri" w:hAnsi="Calibri" w:cs="Calibri"/>
          <w:rPrChange w:id="727" w:author="Jessica Marshall" w:date="2023-07-06T10:18:00Z">
            <w:rPr/>
          </w:rPrChange>
        </w:rPr>
        <w:t xml:space="preserve"> </w:t>
      </w:r>
    </w:p>
    <w:p w14:paraId="79070E53" w14:textId="77777777" w:rsidR="00C871F9" w:rsidRPr="003D502B" w:rsidRDefault="00C871F9" w:rsidP="003D502B">
      <w:pPr>
        <w:spacing w:after="0" w:line="360" w:lineRule="auto"/>
        <w:rPr>
          <w:rFonts w:ascii="Calibri" w:hAnsi="Calibri" w:cs="Calibri"/>
          <w:rPrChange w:id="728" w:author="Jessica Marshall" w:date="2023-07-06T10:18:00Z">
            <w:rPr/>
          </w:rPrChange>
        </w:rPr>
        <w:pPrChange w:id="729" w:author="Jessica Marshall" w:date="2023-07-06T10:18:00Z">
          <w:pPr/>
        </w:pPrChange>
      </w:pPr>
    </w:p>
    <w:p w14:paraId="08BE9827" w14:textId="77777777" w:rsidR="00F04660" w:rsidRPr="003D502B" w:rsidRDefault="00F04660" w:rsidP="003D502B">
      <w:pPr>
        <w:spacing w:after="0" w:line="360" w:lineRule="auto"/>
        <w:rPr>
          <w:rFonts w:ascii="Calibri" w:hAnsi="Calibri" w:cs="Calibri"/>
          <w:rPrChange w:id="730" w:author="Jessica Marshall" w:date="2023-07-06T10:18:00Z">
            <w:rPr/>
          </w:rPrChange>
        </w:rPr>
        <w:pPrChange w:id="731" w:author="Jessica Marshall" w:date="2023-07-06T10:18:00Z">
          <w:pPr/>
        </w:pPrChange>
      </w:pPr>
      <w:r w:rsidRPr="003D502B">
        <w:rPr>
          <w:rFonts w:ascii="Calibri" w:hAnsi="Calibri" w:cs="Calibri"/>
          <w:rPrChange w:id="732" w:author="Jessica Marshall" w:date="2023-07-06T10:18:00Z">
            <w:rPr/>
          </w:rPrChange>
        </w:rPr>
        <w:br w:type="page"/>
      </w:r>
    </w:p>
    <w:p w14:paraId="152CCBC1" w14:textId="012AE901" w:rsidR="00C871F9" w:rsidRPr="003D502B" w:rsidRDefault="00C871F9" w:rsidP="003D502B">
      <w:pPr>
        <w:spacing w:after="0" w:line="360" w:lineRule="auto"/>
        <w:rPr>
          <w:rFonts w:ascii="Calibri" w:hAnsi="Calibri" w:cs="Calibri"/>
          <w:rPrChange w:id="733" w:author="Jessica Marshall" w:date="2023-07-06T10:18:00Z">
            <w:rPr/>
          </w:rPrChange>
        </w:rPr>
        <w:pPrChange w:id="734" w:author="Jessica Marshall" w:date="2023-07-06T10:18:00Z">
          <w:pPr/>
        </w:pPrChange>
      </w:pPr>
      <w:r w:rsidRPr="003D502B">
        <w:rPr>
          <w:rFonts w:ascii="Calibri" w:hAnsi="Calibri" w:cs="Calibri"/>
          <w:rPrChange w:id="735" w:author="Jessica Marshall" w:date="2023-07-06T10:18:00Z">
            <w:rPr/>
          </w:rPrChange>
        </w:rPr>
        <w:lastRenderedPageBreak/>
        <w:t xml:space="preserve">Figure </w:t>
      </w:r>
      <w:r w:rsidR="00F04660" w:rsidRPr="003D502B">
        <w:rPr>
          <w:rFonts w:ascii="Calibri" w:hAnsi="Calibri" w:cs="Calibri"/>
          <w:rPrChange w:id="736" w:author="Jessica Marshall" w:date="2023-07-06T10:18:00Z">
            <w:rPr/>
          </w:rPrChange>
        </w:rPr>
        <w:t>2</w:t>
      </w:r>
      <w:r w:rsidRPr="003D502B">
        <w:rPr>
          <w:rFonts w:ascii="Calibri" w:hAnsi="Calibri" w:cs="Calibri"/>
          <w:rPrChange w:id="737" w:author="Jessica Marshall" w:date="2023-07-06T10:18:00Z">
            <w:rPr/>
          </w:rPrChange>
        </w:rPr>
        <w:t xml:space="preserve">. </w:t>
      </w:r>
      <w:r w:rsidR="00300EF9" w:rsidRPr="003D502B">
        <w:rPr>
          <w:rFonts w:ascii="Calibri" w:hAnsi="Calibri" w:cs="Calibri"/>
          <w:rPrChange w:id="738" w:author="Jessica Marshall" w:date="2023-07-06T10:18:00Z">
            <w:rPr/>
          </w:rPrChange>
        </w:rPr>
        <w:t>Two-dimensional d</w:t>
      </w:r>
      <w:r w:rsidRPr="003D502B">
        <w:rPr>
          <w:rFonts w:ascii="Calibri" w:hAnsi="Calibri" w:cs="Calibri"/>
          <w:rPrChange w:id="739" w:author="Jessica Marshall" w:date="2023-07-06T10:18:00Z">
            <w:rPr/>
          </w:rPrChange>
        </w:rPr>
        <w:t xml:space="preserve">ata from a CT scan can be converted to a polygon model that depicts the surface of a 3-dimensional object. The polygon mesh is developed from a set of points (or vertexes), which are distributed over the surface of the object. The points are interconnected by edges, and a group of edges together form a polygon (or face). [Ebert 2021; Licensed under Creative Commons Attribution] </w:t>
      </w:r>
      <w:r w:rsidR="00423C37" w:rsidRPr="003D502B">
        <w:rPr>
          <w:rFonts w:ascii="Calibri" w:hAnsi="Calibri" w:cs="Calibri"/>
          <w:rPrChange w:id="740" w:author="Jessica Marshall" w:date="2023-07-06T10:18:00Z">
            <w:rPr/>
          </w:rPrChange>
        </w:rPr>
        <w:fldChar w:fldCharType="begin"/>
      </w:r>
      <w:r w:rsidR="00423C37" w:rsidRPr="003D502B">
        <w:rPr>
          <w:rFonts w:ascii="Calibri" w:hAnsi="Calibri" w:cs="Calibri"/>
          <w:rPrChange w:id="741" w:author="Jessica Marshall" w:date="2023-07-06T10:18:00Z">
            <w:rPr/>
          </w:rPrChange>
        </w:rPr>
        <w:instrText>HYPERLINK "https://creativecommons.org/licenses/by/4.0/"</w:instrText>
      </w:r>
      <w:r w:rsidR="00423C37" w:rsidRPr="003D502B">
        <w:rPr>
          <w:rFonts w:ascii="Calibri" w:hAnsi="Calibri" w:cs="Calibri"/>
          <w:rPrChange w:id="742" w:author="Jessica Marshall" w:date="2023-07-06T10:18:00Z">
            <w:rPr/>
          </w:rPrChange>
        </w:rPr>
      </w:r>
      <w:r w:rsidR="00423C37" w:rsidRPr="003D502B">
        <w:rPr>
          <w:rFonts w:ascii="Calibri" w:hAnsi="Calibri" w:cs="Calibri"/>
          <w:rPrChange w:id="743" w:author="Jessica Marshall" w:date="2023-07-06T10:18:00Z">
            <w:rPr/>
          </w:rPrChange>
        </w:rPr>
        <w:fldChar w:fldCharType="separate"/>
      </w:r>
      <w:r w:rsidRPr="003D502B">
        <w:rPr>
          <w:rStyle w:val="Hyperlink"/>
          <w:rFonts w:ascii="Calibri" w:hAnsi="Calibri" w:cs="Calibri"/>
          <w:rPrChange w:id="744" w:author="Jessica Marshall" w:date="2023-07-06T10:18:00Z">
            <w:rPr>
              <w:rStyle w:val="Hyperlink"/>
            </w:rPr>
          </w:rPrChange>
        </w:rPr>
        <w:t>https://creativecommons.org/licenses/by/4.0/</w:t>
      </w:r>
      <w:r w:rsidR="00423C37" w:rsidRPr="003D502B">
        <w:rPr>
          <w:rStyle w:val="Hyperlink"/>
          <w:rFonts w:ascii="Calibri" w:hAnsi="Calibri" w:cs="Calibri"/>
          <w:rPrChange w:id="745" w:author="Jessica Marshall" w:date="2023-07-06T10:18:00Z">
            <w:rPr>
              <w:rStyle w:val="Hyperlink"/>
            </w:rPr>
          </w:rPrChange>
        </w:rPr>
        <w:fldChar w:fldCharType="end"/>
      </w:r>
      <w:r w:rsidRPr="003D502B">
        <w:rPr>
          <w:rFonts w:ascii="Calibri" w:hAnsi="Calibri" w:cs="Calibri"/>
          <w:rPrChange w:id="746" w:author="Jessica Marshall" w:date="2023-07-06T10:18:00Z">
            <w:rPr/>
          </w:rPrChange>
        </w:rPr>
        <w:t xml:space="preserve">  </w:t>
      </w:r>
    </w:p>
    <w:p w14:paraId="4F004BDA" w14:textId="72F155E1" w:rsidR="00C871F9" w:rsidRPr="003D502B" w:rsidRDefault="00C871F9" w:rsidP="003D502B">
      <w:pPr>
        <w:spacing w:after="0" w:line="360" w:lineRule="auto"/>
        <w:rPr>
          <w:rFonts w:ascii="Calibri" w:hAnsi="Calibri" w:cs="Calibri"/>
          <w:rPrChange w:id="747" w:author="Jessica Marshall" w:date="2023-07-06T10:18:00Z">
            <w:rPr/>
          </w:rPrChange>
        </w:rPr>
        <w:pPrChange w:id="748" w:author="Jessica Marshall" w:date="2023-07-06T10:18:00Z">
          <w:pPr/>
        </w:pPrChange>
      </w:pPr>
      <w:r w:rsidRPr="003D502B">
        <w:rPr>
          <w:rFonts w:ascii="Calibri" w:hAnsi="Calibri" w:cs="Calibri"/>
          <w:noProof/>
          <w:rPrChange w:id="749" w:author="Jessica Marshall" w:date="2023-07-06T10:18:00Z">
            <w:rPr>
              <w:noProof/>
            </w:rPr>
          </w:rPrChange>
        </w:rPr>
        <w:drawing>
          <wp:inline distT="0" distB="0" distL="0" distR="0" wp14:anchorId="2F788EC0" wp14:editId="00C0A5C5">
            <wp:extent cx="5943600" cy="3585210"/>
            <wp:effectExtent l="0" t="0" r="0" b="0"/>
            <wp:docPr id="6878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3654" name=""/>
                    <pic:cNvPicPr/>
                  </pic:nvPicPr>
                  <pic:blipFill>
                    <a:blip r:embed="rId13"/>
                    <a:stretch>
                      <a:fillRect/>
                    </a:stretch>
                  </pic:blipFill>
                  <pic:spPr>
                    <a:xfrm>
                      <a:off x="0" y="0"/>
                      <a:ext cx="5943600" cy="3585210"/>
                    </a:xfrm>
                    <a:prstGeom prst="rect">
                      <a:avLst/>
                    </a:prstGeom>
                  </pic:spPr>
                </pic:pic>
              </a:graphicData>
            </a:graphic>
          </wp:inline>
        </w:drawing>
      </w:r>
    </w:p>
    <w:p w14:paraId="4421FAFC" w14:textId="77777777" w:rsidR="00301B48" w:rsidRPr="003D502B" w:rsidRDefault="00301B48" w:rsidP="003D502B">
      <w:pPr>
        <w:spacing w:after="0" w:line="360" w:lineRule="auto"/>
        <w:rPr>
          <w:rFonts w:ascii="Calibri" w:hAnsi="Calibri" w:cs="Calibri"/>
          <w:rPrChange w:id="750" w:author="Jessica Marshall" w:date="2023-07-06T10:18:00Z">
            <w:rPr/>
          </w:rPrChange>
        </w:rPr>
        <w:pPrChange w:id="751" w:author="Jessica Marshall" w:date="2023-07-06T10:18:00Z">
          <w:pPr/>
        </w:pPrChange>
      </w:pPr>
    </w:p>
    <w:p w14:paraId="0A12D7F0" w14:textId="77777777" w:rsidR="0056036D" w:rsidRPr="003D502B" w:rsidRDefault="0056036D" w:rsidP="003D502B">
      <w:pPr>
        <w:spacing w:after="0" w:line="360" w:lineRule="auto"/>
        <w:rPr>
          <w:ins w:id="752" w:author="Jessica Marshall" w:date="2023-07-06T10:01:00Z"/>
          <w:rFonts w:ascii="Calibri" w:hAnsi="Calibri" w:cs="Calibri"/>
          <w:rPrChange w:id="753" w:author="Jessica Marshall" w:date="2023-07-06T10:18:00Z">
            <w:rPr>
              <w:ins w:id="754" w:author="Jessica Marshall" w:date="2023-07-06T10:01:00Z"/>
            </w:rPr>
          </w:rPrChange>
        </w:rPr>
        <w:sectPr w:rsidR="0056036D" w:rsidRPr="003D502B" w:rsidSect="0056036D">
          <w:endnotePr>
            <w:numFmt w:val="decimal"/>
          </w:endnotePr>
          <w:type w:val="continuous"/>
          <w:pgSz w:w="12240" w:h="15840"/>
          <w:pgMar w:top="1440" w:right="1440" w:bottom="1440" w:left="1440" w:header="720" w:footer="720" w:gutter="0"/>
          <w:cols w:space="720"/>
          <w:docGrid w:linePitch="360"/>
        </w:sectPr>
        <w:pPrChange w:id="755" w:author="Jessica Marshall" w:date="2023-07-06T10:18:00Z">
          <w:pPr/>
        </w:pPrChange>
      </w:pPr>
    </w:p>
    <w:p w14:paraId="5D60CA06" w14:textId="77777777" w:rsidR="005E79B4" w:rsidRPr="003D502B" w:rsidRDefault="005E79B4" w:rsidP="003D502B">
      <w:pPr>
        <w:spacing w:after="0" w:line="360" w:lineRule="auto"/>
        <w:rPr>
          <w:rFonts w:ascii="Calibri" w:hAnsi="Calibri" w:cs="Calibri"/>
          <w:rPrChange w:id="756" w:author="Jessica Marshall" w:date="2023-07-06T10:18:00Z">
            <w:rPr/>
          </w:rPrChange>
        </w:rPr>
        <w:pPrChange w:id="757" w:author="Jessica Marshall" w:date="2023-07-06T10:18:00Z">
          <w:pPr/>
        </w:pPrChange>
      </w:pPr>
    </w:p>
    <w:p w14:paraId="2DD02DAF" w14:textId="0597CB6E" w:rsidR="005E79B4" w:rsidRPr="003D502B" w:rsidRDefault="005E79B4" w:rsidP="003D502B">
      <w:pPr>
        <w:spacing w:after="0" w:line="360" w:lineRule="auto"/>
        <w:rPr>
          <w:rFonts w:ascii="Calibri" w:hAnsi="Calibri" w:cs="Calibri"/>
          <w:rPrChange w:id="758" w:author="Jessica Marshall" w:date="2023-07-06T10:18:00Z">
            <w:rPr/>
          </w:rPrChange>
        </w:rPr>
        <w:pPrChange w:id="759" w:author="Jessica Marshall" w:date="2023-07-06T10:18:00Z">
          <w:pPr/>
        </w:pPrChange>
      </w:pPr>
      <w:r w:rsidRPr="003D502B">
        <w:rPr>
          <w:rFonts w:ascii="Calibri" w:hAnsi="Calibri" w:cs="Calibri"/>
          <w:rPrChange w:id="760" w:author="Jessica Marshall" w:date="2023-07-06T10:18:00Z">
            <w:rPr/>
          </w:rPrChange>
        </w:rPr>
        <w:t xml:space="preserve">Polygon models are suitable for 3D printing, which is a rapid prototyping technique in which a physical object is created from digital data (see Figure </w:t>
      </w:r>
      <w:r w:rsidR="00414F1C" w:rsidRPr="003D502B">
        <w:rPr>
          <w:rFonts w:ascii="Calibri" w:hAnsi="Calibri" w:cs="Calibri"/>
          <w:rPrChange w:id="761" w:author="Jessica Marshall" w:date="2023-07-06T10:18:00Z">
            <w:rPr/>
          </w:rPrChange>
        </w:rPr>
        <w:t>3</w:t>
      </w:r>
      <w:r w:rsidRPr="003D502B">
        <w:rPr>
          <w:rFonts w:ascii="Calibri" w:hAnsi="Calibri" w:cs="Calibri"/>
          <w:rPrChange w:id="762" w:author="Jessica Marshall" w:date="2023-07-06T10:18:00Z">
            <w:rPr/>
          </w:rPrChange>
        </w:rPr>
        <w:t>).</w:t>
      </w:r>
      <w:r w:rsidR="00414F1C" w:rsidRPr="003D502B">
        <w:rPr>
          <w:rFonts w:ascii="Calibri" w:hAnsi="Calibri" w:cs="Calibri"/>
          <w:rPrChange w:id="763" w:author="Jessica Marshall" w:date="2023-07-06T10:18:00Z">
            <w:rPr/>
          </w:rPrChange>
        </w:rPr>
        <w:fldChar w:fldCharType="begin"/>
      </w:r>
      <w:r w:rsidR="00414F1C" w:rsidRPr="003D502B">
        <w:rPr>
          <w:rFonts w:ascii="Calibri" w:hAnsi="Calibri" w:cs="Calibri"/>
          <w:rPrChange w:id="764" w:author="Jessica Marshall" w:date="2023-07-06T10:18:00Z">
            <w:rPr/>
          </w:rPrChange>
        </w:rPr>
        <w:instrText xml:space="preserve"> NOTEREF _Ref138853198 \f \h </w:instrText>
      </w:r>
      <w:r w:rsidR="00414F1C" w:rsidRPr="003D502B">
        <w:rPr>
          <w:rFonts w:ascii="Calibri" w:hAnsi="Calibri" w:cs="Calibri"/>
          <w:rPrChange w:id="765" w:author="Jessica Marshall" w:date="2023-07-06T10:18:00Z">
            <w:rPr/>
          </w:rPrChange>
        </w:rPr>
      </w:r>
      <w:r w:rsidR="003D502B" w:rsidRPr="003D502B">
        <w:rPr>
          <w:rFonts w:ascii="Calibri" w:hAnsi="Calibri" w:cs="Calibri"/>
        </w:rPr>
        <w:instrText xml:space="preserve"> \* MERGEFORMAT </w:instrText>
      </w:r>
      <w:r w:rsidR="00414F1C" w:rsidRPr="003D502B">
        <w:rPr>
          <w:rFonts w:ascii="Calibri" w:hAnsi="Calibri" w:cs="Calibri"/>
          <w:rPrChange w:id="766" w:author="Jessica Marshall" w:date="2023-07-06T10:18:00Z">
            <w:rPr/>
          </w:rPrChange>
        </w:rPr>
        <w:fldChar w:fldCharType="separate"/>
      </w:r>
      <w:r w:rsidR="00414F1C" w:rsidRPr="003D502B">
        <w:rPr>
          <w:rStyle w:val="EndnoteReference"/>
          <w:rFonts w:ascii="Calibri" w:hAnsi="Calibri" w:cs="Calibri"/>
          <w:rPrChange w:id="767" w:author="Jessica Marshall" w:date="2023-07-06T10:18:00Z">
            <w:rPr>
              <w:rStyle w:val="EndnoteReference"/>
            </w:rPr>
          </w:rPrChange>
        </w:rPr>
        <w:t>14</w:t>
      </w:r>
      <w:r w:rsidR="00414F1C" w:rsidRPr="003D502B">
        <w:rPr>
          <w:rFonts w:ascii="Calibri" w:hAnsi="Calibri" w:cs="Calibri"/>
          <w:rPrChange w:id="768" w:author="Jessica Marshall" w:date="2023-07-06T10:18:00Z">
            <w:rPr/>
          </w:rPrChange>
        </w:rPr>
        <w:fldChar w:fldCharType="end"/>
      </w:r>
      <w:r w:rsidRPr="003D502B">
        <w:rPr>
          <w:rFonts w:ascii="Calibri" w:hAnsi="Calibri" w:cs="Calibri"/>
          <w:rPrChange w:id="769" w:author="Jessica Marshall" w:date="2023-07-06T10:18:00Z">
            <w:rPr/>
          </w:rPrChange>
        </w:rPr>
        <w:t xml:space="preserve"> A variety of printing technologies are available based on a number of printing materials, including plastics, resins, and metals. Commercial vendors are available for creation of large or complex objects, although data privacy must be considered in these cases. </w:t>
      </w:r>
      <w:r w:rsidR="000973CB" w:rsidRPr="003D502B">
        <w:rPr>
          <w:rFonts w:ascii="Calibri" w:hAnsi="Calibri" w:cs="Calibri"/>
          <w:rPrChange w:id="770" w:author="Jessica Marshall" w:date="2023-07-06T10:18:00Z">
            <w:rPr/>
          </w:rPrChange>
        </w:rPr>
        <w:t>Forensic</w:t>
      </w:r>
      <w:r w:rsidRPr="003D502B">
        <w:rPr>
          <w:rFonts w:ascii="Calibri" w:hAnsi="Calibri" w:cs="Calibri"/>
          <w:rPrChange w:id="771" w:author="Jessica Marshall" w:date="2023-07-06T10:18:00Z">
            <w:rPr/>
          </w:rPrChange>
        </w:rPr>
        <w:t xml:space="preserve"> applications of 3D printing include facial reconstruction, weapon matching, presentation of evidence in court, and classroom education.</w:t>
      </w:r>
      <w:r w:rsidR="009A4564" w:rsidRPr="003D502B">
        <w:rPr>
          <w:rFonts w:ascii="Calibri" w:hAnsi="Calibri" w:cs="Calibri"/>
          <w:rPrChange w:id="772" w:author="Jessica Marshall" w:date="2023-07-06T10:18:00Z">
            <w:rPr/>
          </w:rPrChange>
        </w:rPr>
        <w:fldChar w:fldCharType="begin"/>
      </w:r>
      <w:r w:rsidR="009A4564" w:rsidRPr="003D502B">
        <w:rPr>
          <w:rFonts w:ascii="Calibri" w:hAnsi="Calibri" w:cs="Calibri"/>
          <w:rPrChange w:id="773" w:author="Jessica Marshall" w:date="2023-07-06T10:18:00Z">
            <w:rPr/>
          </w:rPrChange>
        </w:rPr>
        <w:instrText xml:space="preserve"> NOTEREF _Ref138853198 \f \h </w:instrText>
      </w:r>
      <w:r w:rsidR="009A4564" w:rsidRPr="003D502B">
        <w:rPr>
          <w:rFonts w:ascii="Calibri" w:hAnsi="Calibri" w:cs="Calibri"/>
          <w:rPrChange w:id="774" w:author="Jessica Marshall" w:date="2023-07-06T10:18:00Z">
            <w:rPr/>
          </w:rPrChange>
        </w:rPr>
      </w:r>
      <w:r w:rsidR="003D502B" w:rsidRPr="003D502B">
        <w:rPr>
          <w:rFonts w:ascii="Calibri" w:hAnsi="Calibri" w:cs="Calibri"/>
        </w:rPr>
        <w:instrText xml:space="preserve"> \* MERGEFORMAT </w:instrText>
      </w:r>
      <w:r w:rsidR="009A4564" w:rsidRPr="003D502B">
        <w:rPr>
          <w:rFonts w:ascii="Calibri" w:hAnsi="Calibri" w:cs="Calibri"/>
          <w:rPrChange w:id="775" w:author="Jessica Marshall" w:date="2023-07-06T10:18:00Z">
            <w:rPr/>
          </w:rPrChange>
        </w:rPr>
        <w:fldChar w:fldCharType="separate"/>
      </w:r>
      <w:r w:rsidR="009A4564" w:rsidRPr="003D502B">
        <w:rPr>
          <w:rStyle w:val="EndnoteReference"/>
          <w:rFonts w:ascii="Calibri" w:hAnsi="Calibri" w:cs="Calibri"/>
          <w:rPrChange w:id="776" w:author="Jessica Marshall" w:date="2023-07-06T10:18:00Z">
            <w:rPr>
              <w:rStyle w:val="EndnoteReference"/>
            </w:rPr>
          </w:rPrChange>
        </w:rPr>
        <w:t>14</w:t>
      </w:r>
      <w:r w:rsidR="009A4564" w:rsidRPr="003D502B">
        <w:rPr>
          <w:rFonts w:ascii="Calibri" w:hAnsi="Calibri" w:cs="Calibri"/>
          <w:rPrChange w:id="777" w:author="Jessica Marshall" w:date="2023-07-06T10:18:00Z">
            <w:rPr/>
          </w:rPrChange>
        </w:rPr>
        <w:fldChar w:fldCharType="end"/>
      </w:r>
      <w:r w:rsidR="006A6A93" w:rsidRPr="003D502B">
        <w:rPr>
          <w:rFonts w:ascii="Calibri" w:hAnsi="Calibri" w:cs="Calibri"/>
          <w:rPrChange w:id="778" w:author="Jessica Marshall" w:date="2023-07-06T10:18:00Z">
            <w:rPr/>
          </w:rPrChange>
        </w:rPr>
        <w:t xml:space="preserve"> </w:t>
      </w:r>
      <w:r w:rsidRPr="003D502B">
        <w:rPr>
          <w:rFonts w:ascii="Calibri" w:hAnsi="Calibri" w:cs="Calibri"/>
          <w:rPrChange w:id="779" w:author="Jessica Marshall" w:date="2023-07-06T10:18:00Z">
            <w:rPr/>
          </w:rPrChange>
        </w:rPr>
        <w:t xml:space="preserve">  </w:t>
      </w:r>
    </w:p>
    <w:p w14:paraId="631E904C" w14:textId="77777777" w:rsidR="00962344" w:rsidRPr="003D502B" w:rsidRDefault="00962344" w:rsidP="003D502B">
      <w:pPr>
        <w:spacing w:after="0" w:line="360" w:lineRule="auto"/>
        <w:rPr>
          <w:rFonts w:ascii="Calibri" w:hAnsi="Calibri" w:cs="Calibri"/>
          <w:rPrChange w:id="780" w:author="Jessica Marshall" w:date="2023-07-06T10:18:00Z">
            <w:rPr/>
          </w:rPrChange>
        </w:rPr>
        <w:pPrChange w:id="781" w:author="Jessica Marshall" w:date="2023-07-06T10:18:00Z">
          <w:pPr/>
        </w:pPrChange>
      </w:pPr>
    </w:p>
    <w:p w14:paraId="33300202" w14:textId="77777777" w:rsidR="009A4564" w:rsidRPr="003D502B" w:rsidRDefault="009A4564" w:rsidP="003D502B">
      <w:pPr>
        <w:spacing w:after="0" w:line="360" w:lineRule="auto"/>
        <w:rPr>
          <w:rFonts w:ascii="Calibri" w:hAnsi="Calibri" w:cs="Calibri"/>
          <w:rPrChange w:id="782" w:author="Jessica Marshall" w:date="2023-07-06T10:18:00Z">
            <w:rPr/>
          </w:rPrChange>
        </w:rPr>
        <w:pPrChange w:id="783" w:author="Jessica Marshall" w:date="2023-07-06T10:18:00Z">
          <w:pPr/>
        </w:pPrChange>
      </w:pPr>
      <w:r w:rsidRPr="003D502B">
        <w:rPr>
          <w:rFonts w:ascii="Calibri" w:hAnsi="Calibri" w:cs="Calibri"/>
          <w:rPrChange w:id="784" w:author="Jessica Marshall" w:date="2023-07-06T10:18:00Z">
            <w:rPr/>
          </w:rPrChange>
        </w:rPr>
        <w:br w:type="page"/>
      </w:r>
    </w:p>
    <w:p w14:paraId="08C1CF13" w14:textId="72D6BD7B" w:rsidR="00962344" w:rsidRPr="003D502B" w:rsidRDefault="00962344" w:rsidP="003D502B">
      <w:pPr>
        <w:spacing w:after="0" w:line="360" w:lineRule="auto"/>
        <w:rPr>
          <w:rFonts w:ascii="Calibri" w:hAnsi="Calibri" w:cs="Calibri"/>
          <w:rPrChange w:id="785" w:author="Jessica Marshall" w:date="2023-07-06T10:18:00Z">
            <w:rPr/>
          </w:rPrChange>
        </w:rPr>
        <w:pPrChange w:id="786" w:author="Jessica Marshall" w:date="2023-07-06T10:18:00Z">
          <w:pPr/>
        </w:pPrChange>
      </w:pPr>
      <w:r w:rsidRPr="003D502B">
        <w:rPr>
          <w:rFonts w:ascii="Calibri" w:hAnsi="Calibri" w:cs="Calibri"/>
          <w:rPrChange w:id="787" w:author="Jessica Marshall" w:date="2023-07-06T10:18:00Z">
            <w:rPr/>
          </w:rPrChange>
        </w:rPr>
        <w:lastRenderedPageBreak/>
        <w:t xml:space="preserve">Figure </w:t>
      </w:r>
      <w:r w:rsidR="009A4564" w:rsidRPr="003D502B">
        <w:rPr>
          <w:rFonts w:ascii="Calibri" w:hAnsi="Calibri" w:cs="Calibri"/>
          <w:rPrChange w:id="788" w:author="Jessica Marshall" w:date="2023-07-06T10:18:00Z">
            <w:rPr/>
          </w:rPrChange>
        </w:rPr>
        <w:t>3</w:t>
      </w:r>
      <w:r w:rsidRPr="003D502B">
        <w:rPr>
          <w:rFonts w:ascii="Calibri" w:hAnsi="Calibri" w:cs="Calibri"/>
          <w:rPrChange w:id="789" w:author="Jessica Marshall" w:date="2023-07-06T10:18:00Z">
            <w:rPr/>
          </w:rPrChange>
        </w:rPr>
        <w:t xml:space="preserve">. 3D-printed object using data extracted from a CT scan. [Ebert 2021; Licensed under Creative Commons Attribution] </w:t>
      </w:r>
      <w:r w:rsidR="00423C37" w:rsidRPr="003D502B">
        <w:rPr>
          <w:rFonts w:ascii="Calibri" w:hAnsi="Calibri" w:cs="Calibri"/>
          <w:rPrChange w:id="790" w:author="Jessica Marshall" w:date="2023-07-06T10:18:00Z">
            <w:rPr/>
          </w:rPrChange>
        </w:rPr>
        <w:fldChar w:fldCharType="begin"/>
      </w:r>
      <w:r w:rsidR="00423C37" w:rsidRPr="003D502B">
        <w:rPr>
          <w:rFonts w:ascii="Calibri" w:hAnsi="Calibri" w:cs="Calibri"/>
          <w:rPrChange w:id="791" w:author="Jessica Marshall" w:date="2023-07-06T10:18:00Z">
            <w:rPr/>
          </w:rPrChange>
        </w:rPr>
        <w:instrText>HYPERLINK "https://creativecommons.org/licenses/by/4.0/"</w:instrText>
      </w:r>
      <w:r w:rsidR="00423C37" w:rsidRPr="003D502B">
        <w:rPr>
          <w:rFonts w:ascii="Calibri" w:hAnsi="Calibri" w:cs="Calibri"/>
          <w:rPrChange w:id="792" w:author="Jessica Marshall" w:date="2023-07-06T10:18:00Z">
            <w:rPr/>
          </w:rPrChange>
        </w:rPr>
      </w:r>
      <w:r w:rsidR="00423C37" w:rsidRPr="003D502B">
        <w:rPr>
          <w:rFonts w:ascii="Calibri" w:hAnsi="Calibri" w:cs="Calibri"/>
          <w:rPrChange w:id="793" w:author="Jessica Marshall" w:date="2023-07-06T10:18:00Z">
            <w:rPr/>
          </w:rPrChange>
        </w:rPr>
        <w:fldChar w:fldCharType="separate"/>
      </w:r>
      <w:r w:rsidRPr="003D502B">
        <w:rPr>
          <w:rStyle w:val="Hyperlink"/>
          <w:rFonts w:ascii="Calibri" w:hAnsi="Calibri" w:cs="Calibri"/>
          <w:rPrChange w:id="794" w:author="Jessica Marshall" w:date="2023-07-06T10:18:00Z">
            <w:rPr>
              <w:rStyle w:val="Hyperlink"/>
            </w:rPr>
          </w:rPrChange>
        </w:rPr>
        <w:t>https://creativecommons.org/licenses/by/4.0/</w:t>
      </w:r>
      <w:r w:rsidR="00423C37" w:rsidRPr="003D502B">
        <w:rPr>
          <w:rStyle w:val="Hyperlink"/>
          <w:rFonts w:ascii="Calibri" w:hAnsi="Calibri" w:cs="Calibri"/>
          <w:rPrChange w:id="795" w:author="Jessica Marshall" w:date="2023-07-06T10:18:00Z">
            <w:rPr>
              <w:rStyle w:val="Hyperlink"/>
            </w:rPr>
          </w:rPrChange>
        </w:rPr>
        <w:fldChar w:fldCharType="end"/>
      </w:r>
      <w:r w:rsidRPr="003D502B">
        <w:rPr>
          <w:rFonts w:ascii="Calibri" w:hAnsi="Calibri" w:cs="Calibri"/>
          <w:rPrChange w:id="796" w:author="Jessica Marshall" w:date="2023-07-06T10:18:00Z">
            <w:rPr/>
          </w:rPrChange>
        </w:rPr>
        <w:t xml:space="preserve">  </w:t>
      </w:r>
    </w:p>
    <w:p w14:paraId="2ACDEF95" w14:textId="0E31D363" w:rsidR="00C871F9" w:rsidRPr="003D502B" w:rsidRDefault="00C871F9" w:rsidP="003D502B">
      <w:pPr>
        <w:spacing w:after="0" w:line="360" w:lineRule="auto"/>
        <w:rPr>
          <w:rFonts w:ascii="Calibri" w:hAnsi="Calibri" w:cs="Calibri"/>
          <w:rPrChange w:id="797" w:author="Jessica Marshall" w:date="2023-07-06T10:18:00Z">
            <w:rPr/>
          </w:rPrChange>
        </w:rPr>
        <w:pPrChange w:id="798" w:author="Jessica Marshall" w:date="2023-07-06T10:18:00Z">
          <w:pPr/>
        </w:pPrChange>
      </w:pPr>
    </w:p>
    <w:p w14:paraId="0EAD300B" w14:textId="08183542" w:rsidR="00962344" w:rsidRPr="003D502B" w:rsidRDefault="00962344" w:rsidP="003D502B">
      <w:pPr>
        <w:spacing w:after="0" w:line="360" w:lineRule="auto"/>
        <w:rPr>
          <w:rFonts w:ascii="Calibri" w:hAnsi="Calibri" w:cs="Calibri"/>
          <w:rPrChange w:id="799" w:author="Jessica Marshall" w:date="2023-07-06T10:18:00Z">
            <w:rPr/>
          </w:rPrChange>
        </w:rPr>
        <w:pPrChange w:id="800" w:author="Jessica Marshall" w:date="2023-07-06T10:18:00Z">
          <w:pPr/>
        </w:pPrChange>
      </w:pPr>
      <w:r w:rsidRPr="003D502B">
        <w:rPr>
          <w:rFonts w:ascii="Calibri" w:hAnsi="Calibri" w:cs="Calibri"/>
          <w:noProof/>
          <w:rPrChange w:id="801" w:author="Jessica Marshall" w:date="2023-07-06T10:18:00Z">
            <w:rPr>
              <w:noProof/>
            </w:rPr>
          </w:rPrChange>
        </w:rPr>
        <w:drawing>
          <wp:inline distT="0" distB="0" distL="0" distR="0" wp14:anchorId="23BFCB58" wp14:editId="4C8C01D7">
            <wp:extent cx="5943600" cy="4326890"/>
            <wp:effectExtent l="0" t="0" r="0" b="0"/>
            <wp:docPr id="3778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3037" name=""/>
                    <pic:cNvPicPr/>
                  </pic:nvPicPr>
                  <pic:blipFill>
                    <a:blip r:embed="rId14"/>
                    <a:stretch>
                      <a:fillRect/>
                    </a:stretch>
                  </pic:blipFill>
                  <pic:spPr>
                    <a:xfrm>
                      <a:off x="0" y="0"/>
                      <a:ext cx="5943600" cy="4326890"/>
                    </a:xfrm>
                    <a:prstGeom prst="rect">
                      <a:avLst/>
                    </a:prstGeom>
                  </pic:spPr>
                </pic:pic>
              </a:graphicData>
            </a:graphic>
          </wp:inline>
        </w:drawing>
      </w:r>
    </w:p>
    <w:p w14:paraId="7ED2FC7D" w14:textId="77777777" w:rsidR="00962344" w:rsidRPr="003D502B" w:rsidRDefault="00962344" w:rsidP="003D502B">
      <w:pPr>
        <w:spacing w:after="0" w:line="360" w:lineRule="auto"/>
        <w:rPr>
          <w:rFonts w:ascii="Calibri" w:hAnsi="Calibri" w:cs="Calibri"/>
          <w:rPrChange w:id="802" w:author="Jessica Marshall" w:date="2023-07-06T10:18:00Z">
            <w:rPr/>
          </w:rPrChange>
        </w:rPr>
        <w:pPrChange w:id="803" w:author="Jessica Marshall" w:date="2023-07-06T10:18:00Z">
          <w:pPr/>
        </w:pPrChange>
      </w:pPr>
    </w:p>
    <w:p w14:paraId="709178D2" w14:textId="77777777" w:rsidR="00177BCB" w:rsidRPr="003D502B" w:rsidRDefault="00177BCB" w:rsidP="003D502B">
      <w:pPr>
        <w:spacing w:after="0" w:line="360" w:lineRule="auto"/>
        <w:rPr>
          <w:ins w:id="804" w:author="Jessica Marshall" w:date="2023-07-06T10:02:00Z"/>
          <w:rFonts w:ascii="Calibri" w:hAnsi="Calibri" w:cs="Calibri"/>
          <w:rPrChange w:id="805" w:author="Jessica Marshall" w:date="2023-07-06T10:18:00Z">
            <w:rPr>
              <w:ins w:id="806" w:author="Jessica Marshall" w:date="2023-07-06T10:02:00Z"/>
            </w:rPr>
          </w:rPrChange>
        </w:rPr>
        <w:sectPr w:rsidR="00177BCB" w:rsidRPr="003D502B" w:rsidSect="0056036D">
          <w:endnotePr>
            <w:numFmt w:val="decimal"/>
          </w:endnotePr>
          <w:type w:val="continuous"/>
          <w:pgSz w:w="12240" w:h="15840"/>
          <w:pgMar w:top="1440" w:right="1440" w:bottom="1440" w:left="1440" w:header="720" w:footer="720" w:gutter="0"/>
          <w:cols w:space="720"/>
          <w:docGrid w:linePitch="360"/>
        </w:sectPr>
        <w:pPrChange w:id="807" w:author="Jessica Marshall" w:date="2023-07-06T10:18:00Z">
          <w:pPr/>
        </w:pPrChange>
      </w:pPr>
    </w:p>
    <w:p w14:paraId="083AD71D" w14:textId="77777777" w:rsidR="00962344" w:rsidRPr="003D502B" w:rsidRDefault="00962344" w:rsidP="003D502B">
      <w:pPr>
        <w:spacing w:after="0" w:line="360" w:lineRule="auto"/>
        <w:rPr>
          <w:rFonts w:ascii="Calibri" w:hAnsi="Calibri" w:cs="Calibri"/>
          <w:rPrChange w:id="808" w:author="Jessica Marshall" w:date="2023-07-06T10:18:00Z">
            <w:rPr/>
          </w:rPrChange>
        </w:rPr>
        <w:pPrChange w:id="809" w:author="Jessica Marshall" w:date="2023-07-06T10:18:00Z">
          <w:pPr/>
        </w:pPrChange>
      </w:pPr>
    </w:p>
    <w:p w14:paraId="1CD09CCE" w14:textId="2B63DBB5" w:rsidR="005E79B4" w:rsidRPr="003D502B" w:rsidRDefault="00962344" w:rsidP="003D502B">
      <w:pPr>
        <w:spacing w:after="0" w:line="360" w:lineRule="auto"/>
        <w:rPr>
          <w:rFonts w:ascii="Calibri" w:hAnsi="Calibri" w:cs="Calibri"/>
          <w:rPrChange w:id="810" w:author="Jessica Marshall" w:date="2023-07-06T10:18:00Z">
            <w:rPr/>
          </w:rPrChange>
        </w:rPr>
        <w:pPrChange w:id="811" w:author="Jessica Marshall" w:date="2023-07-06T10:18:00Z">
          <w:pPr/>
        </w:pPrChange>
      </w:pPr>
      <w:r w:rsidRPr="003D502B">
        <w:rPr>
          <w:rFonts w:ascii="Calibri" w:hAnsi="Calibri" w:cs="Calibri"/>
          <w:rPrChange w:id="812" w:author="Jessica Marshall" w:date="2023-07-06T10:18:00Z">
            <w:rPr/>
          </w:rPrChange>
        </w:rPr>
        <w:t>Many advanced imaging modes that are used in clinical CT are also useful in the postmortem setting</w:t>
      </w:r>
      <w:r w:rsidR="00D24D9C" w:rsidRPr="003D502B">
        <w:rPr>
          <w:rFonts w:ascii="Calibri" w:hAnsi="Calibri" w:cs="Calibri"/>
          <w:rPrChange w:id="813" w:author="Jessica Marshall" w:date="2023-07-06T10:18:00Z">
            <w:rPr/>
          </w:rPrChange>
        </w:rPr>
        <w:t>, including multiplanar reformatting, maximum and minimum intensity projections, segmentation, volume rendering, mixing and layering, and stereoscopic display</w:t>
      </w:r>
      <w:r w:rsidR="00335951" w:rsidRPr="003D502B">
        <w:rPr>
          <w:rFonts w:ascii="Calibri" w:hAnsi="Calibri" w:cs="Calibri"/>
          <w:rPrChange w:id="814" w:author="Jessica Marshall" w:date="2023-07-06T10:18:00Z">
            <w:rPr/>
          </w:rPrChange>
        </w:rPr>
        <w:t xml:space="preserve"> (see Ebert 2021 for an in-depth discussion of advanced imaging modes in PMCT).</w:t>
      </w:r>
      <w:r w:rsidR="00A6383E" w:rsidRPr="003D502B">
        <w:rPr>
          <w:rFonts w:ascii="Calibri" w:hAnsi="Calibri" w:cs="Calibri"/>
          <w:rPrChange w:id="815" w:author="Jessica Marshall" w:date="2023-07-06T10:18:00Z">
            <w:rPr/>
          </w:rPrChange>
        </w:rPr>
        <w:fldChar w:fldCharType="begin"/>
      </w:r>
      <w:r w:rsidR="00A6383E" w:rsidRPr="003D502B">
        <w:rPr>
          <w:rFonts w:ascii="Calibri" w:hAnsi="Calibri" w:cs="Calibri"/>
          <w:rPrChange w:id="816" w:author="Jessica Marshall" w:date="2023-07-06T10:18:00Z">
            <w:rPr/>
          </w:rPrChange>
        </w:rPr>
        <w:instrText xml:space="preserve"> NOTEREF _Ref138853198 \f \h </w:instrText>
      </w:r>
      <w:r w:rsidR="00A6383E" w:rsidRPr="003D502B">
        <w:rPr>
          <w:rFonts w:ascii="Calibri" w:hAnsi="Calibri" w:cs="Calibri"/>
          <w:rPrChange w:id="817" w:author="Jessica Marshall" w:date="2023-07-06T10:18:00Z">
            <w:rPr/>
          </w:rPrChange>
        </w:rPr>
      </w:r>
      <w:r w:rsidR="003D502B" w:rsidRPr="003D502B">
        <w:rPr>
          <w:rFonts w:ascii="Calibri" w:hAnsi="Calibri" w:cs="Calibri"/>
        </w:rPr>
        <w:instrText xml:space="preserve"> \* MERGEFORMAT </w:instrText>
      </w:r>
      <w:r w:rsidR="00A6383E" w:rsidRPr="003D502B">
        <w:rPr>
          <w:rFonts w:ascii="Calibri" w:hAnsi="Calibri" w:cs="Calibri"/>
          <w:rPrChange w:id="818" w:author="Jessica Marshall" w:date="2023-07-06T10:18:00Z">
            <w:rPr/>
          </w:rPrChange>
        </w:rPr>
        <w:fldChar w:fldCharType="separate"/>
      </w:r>
      <w:r w:rsidR="00A6383E" w:rsidRPr="003D502B">
        <w:rPr>
          <w:rStyle w:val="EndnoteReference"/>
          <w:rFonts w:ascii="Calibri" w:hAnsi="Calibri" w:cs="Calibri"/>
          <w:rPrChange w:id="819" w:author="Jessica Marshall" w:date="2023-07-06T10:18:00Z">
            <w:rPr>
              <w:rStyle w:val="EndnoteReference"/>
            </w:rPr>
          </w:rPrChange>
        </w:rPr>
        <w:t>14</w:t>
      </w:r>
      <w:r w:rsidR="00A6383E" w:rsidRPr="003D502B">
        <w:rPr>
          <w:rFonts w:ascii="Calibri" w:hAnsi="Calibri" w:cs="Calibri"/>
          <w:rPrChange w:id="820" w:author="Jessica Marshall" w:date="2023-07-06T10:18:00Z">
            <w:rPr/>
          </w:rPrChange>
        </w:rPr>
        <w:fldChar w:fldCharType="end"/>
      </w:r>
      <w:r w:rsidR="00A6383E" w:rsidRPr="003D502B">
        <w:rPr>
          <w:rFonts w:ascii="Calibri" w:hAnsi="Calibri" w:cs="Calibri"/>
          <w:rPrChange w:id="821" w:author="Jessica Marshall" w:date="2023-07-06T10:18:00Z">
            <w:rPr/>
          </w:rPrChange>
        </w:rPr>
        <w:t xml:space="preserve"> </w:t>
      </w:r>
      <w:r w:rsidR="00335951" w:rsidRPr="003D502B">
        <w:rPr>
          <w:rFonts w:ascii="Calibri" w:hAnsi="Calibri" w:cs="Calibri"/>
          <w:rPrChange w:id="822" w:author="Jessica Marshall" w:date="2023-07-06T10:18:00Z">
            <w:rPr/>
          </w:rPrChange>
        </w:rPr>
        <w:t xml:space="preserve"> </w:t>
      </w:r>
    </w:p>
    <w:p w14:paraId="62212D35" w14:textId="77777777" w:rsidR="005E79B4" w:rsidRPr="003D502B" w:rsidRDefault="005E79B4" w:rsidP="003D502B">
      <w:pPr>
        <w:spacing w:after="0" w:line="360" w:lineRule="auto"/>
        <w:rPr>
          <w:rFonts w:ascii="Calibri" w:hAnsi="Calibri" w:cs="Calibri"/>
          <w:rPrChange w:id="823" w:author="Jessica Marshall" w:date="2023-07-06T10:18:00Z">
            <w:rPr/>
          </w:rPrChange>
        </w:rPr>
        <w:pPrChange w:id="824" w:author="Jessica Marshall" w:date="2023-07-06T10:18:00Z">
          <w:pPr/>
        </w:pPrChange>
      </w:pPr>
    </w:p>
    <w:p w14:paraId="3DCBE920" w14:textId="751A5A48" w:rsidR="00142227" w:rsidRPr="003D502B" w:rsidRDefault="002D2FF6" w:rsidP="003D502B">
      <w:pPr>
        <w:spacing w:after="0" w:line="360" w:lineRule="auto"/>
        <w:rPr>
          <w:rFonts w:ascii="Calibri" w:hAnsi="Calibri" w:cs="Calibri"/>
          <w:rPrChange w:id="825" w:author="Jessica Marshall" w:date="2023-07-06T10:18:00Z">
            <w:rPr/>
          </w:rPrChange>
        </w:rPr>
        <w:pPrChange w:id="826" w:author="Jessica Marshall" w:date="2023-07-06T10:18:00Z">
          <w:pPr/>
        </w:pPrChange>
      </w:pPr>
      <w:r w:rsidRPr="003D502B">
        <w:rPr>
          <w:rFonts w:ascii="Calibri" w:hAnsi="Calibri" w:cs="Calibri"/>
          <w:rPrChange w:id="827" w:author="Jessica Marshall" w:date="2023-07-06T10:18:00Z">
            <w:rPr/>
          </w:rPrChange>
        </w:rPr>
        <w:t>PM</w:t>
      </w:r>
      <w:r w:rsidR="00C771EE" w:rsidRPr="003D502B">
        <w:rPr>
          <w:rFonts w:ascii="Calibri" w:hAnsi="Calibri" w:cs="Calibri"/>
          <w:rPrChange w:id="828" w:author="Jessica Marshall" w:date="2023-07-06T10:18:00Z">
            <w:rPr/>
          </w:rPrChange>
        </w:rPr>
        <w:t xml:space="preserve">CT offers </w:t>
      </w:r>
      <w:r w:rsidR="003D59BB" w:rsidRPr="003D502B">
        <w:rPr>
          <w:rFonts w:ascii="Calibri" w:hAnsi="Calibri" w:cs="Calibri"/>
          <w:rPrChange w:id="829" w:author="Jessica Marshall" w:date="2023-07-06T10:18:00Z">
            <w:rPr/>
          </w:rPrChange>
        </w:rPr>
        <w:t>many</w:t>
      </w:r>
      <w:r w:rsidR="00C771EE" w:rsidRPr="003D502B">
        <w:rPr>
          <w:rFonts w:ascii="Calibri" w:hAnsi="Calibri" w:cs="Calibri"/>
          <w:rPrChange w:id="830" w:author="Jessica Marshall" w:date="2023-07-06T10:18:00Z">
            <w:rPr/>
          </w:rPrChange>
        </w:rPr>
        <w:t xml:space="preserve"> p</w:t>
      </w:r>
      <w:r w:rsidR="00A679A5" w:rsidRPr="003D502B">
        <w:rPr>
          <w:rFonts w:ascii="Calibri" w:hAnsi="Calibri" w:cs="Calibri"/>
          <w:rPrChange w:id="831" w:author="Jessica Marshall" w:date="2023-07-06T10:18:00Z">
            <w:rPr/>
          </w:rPrChange>
        </w:rPr>
        <w:t xml:space="preserve">otential advantages </w:t>
      </w:r>
      <w:r w:rsidR="00C771EE" w:rsidRPr="003D502B">
        <w:rPr>
          <w:rFonts w:ascii="Calibri" w:hAnsi="Calibri" w:cs="Calibri"/>
          <w:rPrChange w:id="832" w:author="Jessica Marshall" w:date="2023-07-06T10:18:00Z">
            <w:rPr/>
          </w:rPrChange>
        </w:rPr>
        <w:t>in comparison with</w:t>
      </w:r>
      <w:r w:rsidR="00A679A5" w:rsidRPr="003D502B">
        <w:rPr>
          <w:rFonts w:ascii="Calibri" w:hAnsi="Calibri" w:cs="Calibri"/>
          <w:rPrChange w:id="833" w:author="Jessica Marshall" w:date="2023-07-06T10:18:00Z">
            <w:rPr/>
          </w:rPrChange>
        </w:rPr>
        <w:t xml:space="preserve"> conventional </w:t>
      </w:r>
      <w:r w:rsidR="001226CF" w:rsidRPr="003D502B">
        <w:rPr>
          <w:rFonts w:ascii="Calibri" w:hAnsi="Calibri" w:cs="Calibri"/>
          <w:rPrChange w:id="834" w:author="Jessica Marshall" w:date="2023-07-06T10:18:00Z">
            <w:rPr/>
          </w:rPrChange>
        </w:rPr>
        <w:t>autopsy.</w:t>
      </w:r>
      <w:r w:rsidR="00005006" w:rsidRPr="003D502B">
        <w:rPr>
          <w:rFonts w:ascii="Calibri" w:hAnsi="Calibri" w:cs="Calibri"/>
          <w:rPrChange w:id="835" w:author="Jessica Marshall" w:date="2023-07-06T10:18:00Z">
            <w:rPr/>
          </w:rPrChange>
        </w:rPr>
        <w:fldChar w:fldCharType="begin"/>
      </w:r>
      <w:r w:rsidR="00005006" w:rsidRPr="003D502B">
        <w:rPr>
          <w:rFonts w:ascii="Calibri" w:hAnsi="Calibri" w:cs="Calibri"/>
          <w:rPrChange w:id="836" w:author="Jessica Marshall" w:date="2023-07-06T10:18:00Z">
            <w:rPr/>
          </w:rPrChange>
        </w:rPr>
        <w:instrText xml:space="preserve"> NOTEREF _Ref138854256 \f \h </w:instrText>
      </w:r>
      <w:r w:rsidR="00005006" w:rsidRPr="003D502B">
        <w:rPr>
          <w:rFonts w:ascii="Calibri" w:hAnsi="Calibri" w:cs="Calibri"/>
          <w:rPrChange w:id="837" w:author="Jessica Marshall" w:date="2023-07-06T10:18:00Z">
            <w:rPr/>
          </w:rPrChange>
        </w:rPr>
      </w:r>
      <w:r w:rsidR="003D502B" w:rsidRPr="003D502B">
        <w:rPr>
          <w:rFonts w:ascii="Calibri" w:hAnsi="Calibri" w:cs="Calibri"/>
        </w:rPr>
        <w:instrText xml:space="preserve"> \* MERGEFORMAT </w:instrText>
      </w:r>
      <w:r w:rsidR="00005006" w:rsidRPr="003D502B">
        <w:rPr>
          <w:rFonts w:ascii="Calibri" w:hAnsi="Calibri" w:cs="Calibri"/>
          <w:rPrChange w:id="838" w:author="Jessica Marshall" w:date="2023-07-06T10:18:00Z">
            <w:rPr/>
          </w:rPrChange>
        </w:rPr>
        <w:fldChar w:fldCharType="separate"/>
      </w:r>
      <w:r w:rsidR="00005006" w:rsidRPr="003D502B">
        <w:rPr>
          <w:rStyle w:val="EndnoteReference"/>
          <w:rFonts w:ascii="Calibri" w:hAnsi="Calibri" w:cs="Calibri"/>
          <w:rPrChange w:id="839" w:author="Jessica Marshall" w:date="2023-07-06T10:18:00Z">
            <w:rPr>
              <w:rStyle w:val="EndnoteReference"/>
            </w:rPr>
          </w:rPrChange>
        </w:rPr>
        <w:t>12</w:t>
      </w:r>
      <w:r w:rsidR="00005006" w:rsidRPr="003D502B">
        <w:rPr>
          <w:rFonts w:ascii="Calibri" w:hAnsi="Calibri" w:cs="Calibri"/>
          <w:rPrChange w:id="840" w:author="Jessica Marshall" w:date="2023-07-06T10:18:00Z">
            <w:rPr/>
          </w:rPrChange>
        </w:rPr>
        <w:fldChar w:fldCharType="end"/>
      </w:r>
      <w:r w:rsidR="0087045D" w:rsidRPr="003D502B">
        <w:rPr>
          <w:rFonts w:ascii="Calibri" w:hAnsi="Calibri" w:cs="Calibri"/>
          <w:vertAlign w:val="superscript"/>
          <w:rPrChange w:id="841" w:author="Jessica Marshall" w:date="2023-07-06T10:18:00Z">
            <w:rPr>
              <w:vertAlign w:val="superscript"/>
            </w:rPr>
          </w:rPrChange>
        </w:rPr>
        <w:t>,</w:t>
      </w:r>
      <w:r w:rsidR="0087045D" w:rsidRPr="003D502B">
        <w:rPr>
          <w:rStyle w:val="EndnoteReference"/>
          <w:rFonts w:ascii="Calibri" w:hAnsi="Calibri" w:cs="Calibri"/>
          <w:rPrChange w:id="842" w:author="Jessica Marshall" w:date="2023-07-06T10:18:00Z">
            <w:rPr>
              <w:rStyle w:val="EndnoteReference"/>
            </w:rPr>
          </w:rPrChange>
        </w:rPr>
        <w:endnoteReference w:id="17"/>
      </w:r>
      <w:r w:rsidR="001226CF" w:rsidRPr="003D502B">
        <w:rPr>
          <w:rFonts w:ascii="Calibri" w:hAnsi="Calibri" w:cs="Calibri"/>
          <w:rPrChange w:id="843" w:author="Jessica Marshall" w:date="2023-07-06T10:18:00Z">
            <w:rPr/>
          </w:rPrChange>
        </w:rPr>
        <w:t xml:space="preserve"> </w:t>
      </w:r>
      <w:r w:rsidR="003D59BB" w:rsidRPr="003D502B">
        <w:rPr>
          <w:rFonts w:ascii="Calibri" w:hAnsi="Calibri" w:cs="Calibri"/>
          <w:rPrChange w:id="844" w:author="Jessica Marshall" w:date="2023-07-06T10:18:00Z">
            <w:rPr/>
          </w:rPrChange>
        </w:rPr>
        <w:t>It</w:t>
      </w:r>
      <w:r w:rsidR="00C771EE" w:rsidRPr="003D502B">
        <w:rPr>
          <w:rFonts w:ascii="Calibri" w:hAnsi="Calibri" w:cs="Calibri"/>
          <w:rPrChange w:id="845" w:author="Jessica Marshall" w:date="2023-07-06T10:18:00Z">
            <w:rPr/>
          </w:rPrChange>
        </w:rPr>
        <w:t xml:space="preserve"> </w:t>
      </w:r>
      <w:r w:rsidR="00B968BD" w:rsidRPr="003D502B">
        <w:rPr>
          <w:rFonts w:ascii="Calibri" w:hAnsi="Calibri" w:cs="Calibri"/>
          <w:rPrChange w:id="846" w:author="Jessica Marshall" w:date="2023-07-06T10:18:00Z">
            <w:rPr/>
          </w:rPrChange>
        </w:rPr>
        <w:t>can quickly and easily detect</w:t>
      </w:r>
      <w:r w:rsidR="007C3410" w:rsidRPr="003D502B">
        <w:rPr>
          <w:rFonts w:ascii="Calibri" w:hAnsi="Calibri" w:cs="Calibri"/>
          <w:rPrChange w:id="847" w:author="Jessica Marshall" w:date="2023-07-06T10:18:00Z">
            <w:rPr/>
          </w:rPrChange>
        </w:rPr>
        <w:t xml:space="preserve"> common </w:t>
      </w:r>
      <w:r w:rsidR="0087045D" w:rsidRPr="003D502B">
        <w:rPr>
          <w:rFonts w:ascii="Calibri" w:hAnsi="Calibri" w:cs="Calibri"/>
          <w:rPrChange w:id="848" w:author="Jessica Marshall" w:date="2023-07-06T10:18:00Z">
            <w:rPr/>
          </w:rPrChange>
        </w:rPr>
        <w:t>pathologies</w:t>
      </w:r>
      <w:r w:rsidR="007C3410" w:rsidRPr="003D502B">
        <w:rPr>
          <w:rFonts w:ascii="Calibri" w:hAnsi="Calibri" w:cs="Calibri"/>
          <w:rPrChange w:id="849" w:author="Jessica Marshall" w:date="2023-07-06T10:18:00Z">
            <w:rPr/>
          </w:rPrChange>
        </w:rPr>
        <w:t xml:space="preserve"> such as bone fractures and projectiles</w:t>
      </w:r>
      <w:r w:rsidR="00121692" w:rsidRPr="003D502B">
        <w:rPr>
          <w:rFonts w:ascii="Calibri" w:hAnsi="Calibri" w:cs="Calibri"/>
          <w:rPrChange w:id="850" w:author="Jessica Marshall" w:date="2023-07-06T10:18:00Z">
            <w:rPr/>
          </w:rPrChange>
        </w:rPr>
        <w:t xml:space="preserve"> without damaging</w:t>
      </w:r>
      <w:r w:rsidR="00A679A5" w:rsidRPr="003D502B">
        <w:rPr>
          <w:rFonts w:ascii="Calibri" w:hAnsi="Calibri" w:cs="Calibri"/>
          <w:rPrChange w:id="851" w:author="Jessica Marshall" w:date="2023-07-06T10:18:00Z">
            <w:rPr/>
          </w:rPrChange>
        </w:rPr>
        <w:t xml:space="preserve"> the body or body part being examined</w:t>
      </w:r>
      <w:r w:rsidR="00C771EE" w:rsidRPr="003D502B">
        <w:rPr>
          <w:rFonts w:ascii="Calibri" w:hAnsi="Calibri" w:cs="Calibri"/>
          <w:rPrChange w:id="852" w:author="Jessica Marshall" w:date="2023-07-06T10:18:00Z">
            <w:rPr/>
          </w:rPrChange>
        </w:rPr>
        <w:t xml:space="preserve">. </w:t>
      </w:r>
      <w:r w:rsidR="000973CB" w:rsidRPr="003D502B">
        <w:rPr>
          <w:rFonts w:ascii="Calibri" w:hAnsi="Calibri" w:cs="Calibri"/>
          <w:rPrChange w:id="853" w:author="Jessica Marshall" w:date="2023-07-06T10:18:00Z">
            <w:rPr/>
          </w:rPrChange>
        </w:rPr>
        <w:t xml:space="preserve">Research has shown that PMCT is highly accurate for identifying the cause of death when compared with a traditional autopsy. One study </w:t>
      </w:r>
      <w:commentRangeStart w:id="854"/>
      <w:r w:rsidR="000973CB" w:rsidRPr="003D502B">
        <w:rPr>
          <w:rFonts w:ascii="Calibri" w:hAnsi="Calibri" w:cs="Calibri"/>
          <w:rPrChange w:id="855" w:author="Jessica Marshall" w:date="2023-07-06T10:18:00Z">
            <w:rPr/>
          </w:rPrChange>
        </w:rPr>
        <w:t>found</w:t>
      </w:r>
      <w:commentRangeEnd w:id="854"/>
      <w:r w:rsidR="00EF5067" w:rsidRPr="003D502B">
        <w:rPr>
          <w:rStyle w:val="CommentReference"/>
          <w:rFonts w:ascii="Calibri" w:hAnsi="Calibri" w:cs="Calibri"/>
          <w:sz w:val="22"/>
          <w:szCs w:val="22"/>
          <w:rPrChange w:id="856" w:author="Jessica Marshall" w:date="2023-07-06T10:18:00Z">
            <w:rPr>
              <w:rStyle w:val="CommentReference"/>
            </w:rPr>
          </w:rPrChange>
        </w:rPr>
        <w:commentReference w:id="854"/>
      </w:r>
      <w:r w:rsidR="000973CB" w:rsidRPr="003D502B">
        <w:rPr>
          <w:rFonts w:ascii="Calibri" w:hAnsi="Calibri" w:cs="Calibri"/>
          <w:rPrChange w:id="858" w:author="Jessica Marshall" w:date="2023-07-06T10:18:00Z">
            <w:rPr/>
          </w:rPrChange>
        </w:rPr>
        <w:t xml:space="preserve"> that PMCT was able to correctly identify the cause of death 100% of the time in cases of suspected unnatural adult death involving a </w:t>
      </w:r>
      <w:r w:rsidR="000973CB" w:rsidRPr="003D502B">
        <w:rPr>
          <w:rFonts w:ascii="Calibri" w:hAnsi="Calibri" w:cs="Calibri"/>
          <w:rPrChange w:id="859" w:author="Jessica Marshall" w:date="2023-07-06T10:18:00Z">
            <w:rPr/>
          </w:rPrChange>
        </w:rPr>
        <w:lastRenderedPageBreak/>
        <w:t xml:space="preserve">broad range of pathologies, including acute heart failure, burns, intracranial bleeding, gunshot wounds, trauma, strangulation or hanging, and heat shock. </w:t>
      </w:r>
      <w:r w:rsidR="000973CB" w:rsidRPr="003D502B">
        <w:rPr>
          <w:rFonts w:ascii="Calibri" w:hAnsi="Calibri" w:cs="Calibri"/>
          <w:highlight w:val="green"/>
          <w:rPrChange w:id="860" w:author="Jessica Marshall" w:date="2023-07-06T10:18:00Z">
            <w:rPr>
              <w:highlight w:val="green"/>
            </w:rPr>
          </w:rPrChange>
        </w:rPr>
        <w:t>Agreement with autopsy was lower in cases involving more subtle soft-tissue pathologies, such as intoxication, pneumonia, or gastrointestinal bleeding.</w:t>
      </w:r>
      <w:r w:rsidR="000973CB" w:rsidRPr="003D502B">
        <w:rPr>
          <w:rStyle w:val="EndnoteReference"/>
          <w:rFonts w:ascii="Calibri" w:hAnsi="Calibri" w:cs="Calibri"/>
          <w:highlight w:val="green"/>
          <w:rPrChange w:id="861" w:author="Jessica Marshall" w:date="2023-07-06T10:18:00Z">
            <w:rPr>
              <w:rStyle w:val="EndnoteReference"/>
              <w:highlight w:val="green"/>
            </w:rPr>
          </w:rPrChange>
        </w:rPr>
        <w:endnoteReference w:id="18"/>
      </w:r>
      <w:r w:rsidR="000973CB" w:rsidRPr="003D502B">
        <w:rPr>
          <w:rFonts w:ascii="Calibri" w:hAnsi="Calibri" w:cs="Calibri"/>
          <w:highlight w:val="green"/>
          <w:rPrChange w:id="862" w:author="Jessica Marshall" w:date="2023-07-06T10:18:00Z">
            <w:rPr>
              <w:highlight w:val="green"/>
            </w:rPr>
          </w:rPrChange>
        </w:rPr>
        <w:t xml:space="preserve"> </w:t>
      </w:r>
      <w:del w:id="863" w:author="Jessica Marshall" w:date="2023-07-06T10:02:00Z">
        <w:r w:rsidR="000973CB" w:rsidRPr="003D502B" w:rsidDel="00177BCB">
          <w:rPr>
            <w:rFonts w:ascii="Calibri" w:hAnsi="Calibri" w:cs="Calibri"/>
            <w:highlight w:val="green"/>
            <w:rPrChange w:id="864" w:author="Jessica Marshall" w:date="2023-07-06T10:18:00Z">
              <w:rPr>
                <w:highlight w:val="green"/>
              </w:rPr>
            </w:rPrChange>
          </w:rPr>
          <w:delText xml:space="preserve">  </w:delText>
        </w:r>
      </w:del>
      <w:r w:rsidR="00E12C36" w:rsidRPr="003D502B">
        <w:rPr>
          <w:rFonts w:ascii="Calibri" w:hAnsi="Calibri" w:cs="Calibri"/>
          <w:highlight w:val="green"/>
          <w:rPrChange w:id="865" w:author="Jessica Marshall" w:date="2023-07-06T10:18:00Z">
            <w:rPr>
              <w:highlight w:val="green"/>
            </w:rPr>
          </w:rPrChange>
        </w:rPr>
        <w:t>The</w:t>
      </w:r>
      <w:r w:rsidR="00E12C36" w:rsidRPr="003D502B">
        <w:rPr>
          <w:rFonts w:ascii="Calibri" w:hAnsi="Calibri" w:cs="Calibri"/>
          <w:rPrChange w:id="866" w:author="Jessica Marshall" w:date="2023-07-06T10:18:00Z">
            <w:rPr/>
          </w:rPrChange>
        </w:rPr>
        <w:t xml:space="preserve"> relatively noninvasive nature of CT reduces the potential for disfigurement of the body, </w:t>
      </w:r>
      <w:r w:rsidR="00E7520D" w:rsidRPr="003D502B">
        <w:rPr>
          <w:rFonts w:ascii="Calibri" w:hAnsi="Calibri" w:cs="Calibri"/>
          <w:rPrChange w:id="867" w:author="Jessica Marshall" w:date="2023-07-06T10:18:00Z">
            <w:rPr/>
          </w:rPrChange>
        </w:rPr>
        <w:t xml:space="preserve">can be important to </w:t>
      </w:r>
      <w:r w:rsidR="00977A0E" w:rsidRPr="003D502B">
        <w:rPr>
          <w:rFonts w:ascii="Calibri" w:hAnsi="Calibri" w:cs="Calibri"/>
          <w:rPrChange w:id="868" w:author="Jessica Marshall" w:date="2023-07-06T10:18:00Z">
            <w:rPr/>
          </w:rPrChange>
        </w:rPr>
        <w:t>next of kin for cosmetic or spiritual reasons</w:t>
      </w:r>
      <w:r w:rsidR="00CF4100" w:rsidRPr="003D502B">
        <w:rPr>
          <w:rFonts w:ascii="Calibri" w:hAnsi="Calibri" w:cs="Calibri"/>
          <w:rPrChange w:id="869" w:author="Jessica Marshall" w:date="2023-07-06T10:18:00Z">
            <w:rPr/>
          </w:rPrChange>
        </w:rPr>
        <w:t xml:space="preserve">. </w:t>
      </w:r>
      <w:r w:rsidR="00121692" w:rsidRPr="003D502B">
        <w:rPr>
          <w:rFonts w:ascii="Calibri" w:hAnsi="Calibri" w:cs="Calibri"/>
          <w:rPrChange w:id="870" w:author="Jessica Marshall" w:date="2023-07-06T10:18:00Z">
            <w:rPr/>
          </w:rPrChange>
        </w:rPr>
        <w:t>The use of a picture archiving and communication system (PACS) facilitates comparison with previous images and simplifies sharing with a radiologist or forensic pathologist.</w:t>
      </w:r>
      <w:r w:rsidR="005C1EA7" w:rsidRPr="003D502B">
        <w:rPr>
          <w:rFonts w:ascii="Calibri" w:hAnsi="Calibri" w:cs="Calibri"/>
          <w:rPrChange w:id="871" w:author="Jessica Marshall" w:date="2023-07-06T10:18:00Z">
            <w:rPr/>
          </w:rPrChange>
        </w:rPr>
        <w:t xml:space="preserve"> </w:t>
      </w:r>
      <w:r w:rsidR="00220932" w:rsidRPr="003D502B">
        <w:rPr>
          <w:rFonts w:ascii="Calibri" w:hAnsi="Calibri" w:cs="Calibri"/>
          <w:rPrChange w:id="872" w:author="Jessica Marshall" w:date="2023-07-06T10:18:00Z">
            <w:rPr/>
          </w:rPrChange>
        </w:rPr>
        <w:t>The ability to image remains inside sealed body bags has the potential to redu</w:t>
      </w:r>
      <w:r w:rsidR="000D0400" w:rsidRPr="003D502B">
        <w:rPr>
          <w:rFonts w:ascii="Calibri" w:hAnsi="Calibri" w:cs="Calibri"/>
          <w:rPrChange w:id="873" w:author="Jessica Marshall" w:date="2023-07-06T10:18:00Z">
            <w:rPr/>
          </w:rPrChange>
        </w:rPr>
        <w:t xml:space="preserve">ce physical contact with the remains, which may reduce the risk of </w:t>
      </w:r>
      <w:r w:rsidR="00287372" w:rsidRPr="003D502B">
        <w:rPr>
          <w:rFonts w:ascii="Calibri" w:hAnsi="Calibri" w:cs="Calibri"/>
          <w:rPrChange w:id="874" w:author="Jessica Marshall" w:date="2023-07-06T10:18:00Z">
            <w:rPr/>
          </w:rPrChange>
        </w:rPr>
        <w:t>pathogen exposure.</w:t>
      </w:r>
      <w:r w:rsidR="00136044" w:rsidRPr="003D502B">
        <w:rPr>
          <w:rFonts w:ascii="Calibri" w:hAnsi="Calibri" w:cs="Calibri"/>
          <w:rPrChange w:id="875" w:author="Jessica Marshall" w:date="2023-07-06T10:18:00Z">
            <w:rPr/>
          </w:rPrChange>
        </w:rPr>
        <w:fldChar w:fldCharType="begin"/>
      </w:r>
      <w:r w:rsidR="00136044" w:rsidRPr="003D502B">
        <w:rPr>
          <w:rFonts w:ascii="Calibri" w:hAnsi="Calibri" w:cs="Calibri"/>
          <w:rPrChange w:id="876" w:author="Jessica Marshall" w:date="2023-07-06T10:18:00Z">
            <w:rPr/>
          </w:rPrChange>
        </w:rPr>
        <w:instrText xml:space="preserve"> NOTEREF _Ref138851950 \f \h </w:instrText>
      </w:r>
      <w:r w:rsidR="00136044" w:rsidRPr="003D502B">
        <w:rPr>
          <w:rFonts w:ascii="Calibri" w:hAnsi="Calibri" w:cs="Calibri"/>
          <w:rPrChange w:id="877" w:author="Jessica Marshall" w:date="2023-07-06T10:18:00Z">
            <w:rPr/>
          </w:rPrChange>
        </w:rPr>
      </w:r>
      <w:r w:rsidR="003D502B" w:rsidRPr="003D502B">
        <w:rPr>
          <w:rFonts w:ascii="Calibri" w:hAnsi="Calibri" w:cs="Calibri"/>
        </w:rPr>
        <w:instrText xml:space="preserve"> \* MERGEFORMAT </w:instrText>
      </w:r>
      <w:r w:rsidR="00136044" w:rsidRPr="003D502B">
        <w:rPr>
          <w:rFonts w:ascii="Calibri" w:hAnsi="Calibri" w:cs="Calibri"/>
          <w:rPrChange w:id="878" w:author="Jessica Marshall" w:date="2023-07-06T10:18:00Z">
            <w:rPr/>
          </w:rPrChange>
        </w:rPr>
        <w:fldChar w:fldCharType="separate"/>
      </w:r>
      <w:r w:rsidR="00136044" w:rsidRPr="003D502B">
        <w:rPr>
          <w:rStyle w:val="EndnoteReference"/>
          <w:rFonts w:ascii="Calibri" w:hAnsi="Calibri" w:cs="Calibri"/>
          <w:rPrChange w:id="879" w:author="Jessica Marshall" w:date="2023-07-06T10:18:00Z">
            <w:rPr>
              <w:rStyle w:val="EndnoteReference"/>
            </w:rPr>
          </w:rPrChange>
        </w:rPr>
        <w:t>7</w:t>
      </w:r>
      <w:r w:rsidR="00136044" w:rsidRPr="003D502B">
        <w:rPr>
          <w:rFonts w:ascii="Calibri" w:hAnsi="Calibri" w:cs="Calibri"/>
          <w:rPrChange w:id="880" w:author="Jessica Marshall" w:date="2023-07-06T10:18:00Z">
            <w:rPr/>
          </w:rPrChange>
        </w:rPr>
        <w:fldChar w:fldCharType="end"/>
      </w:r>
      <w:r w:rsidR="007C3410" w:rsidRPr="003D502B">
        <w:rPr>
          <w:rFonts w:ascii="Calibri" w:hAnsi="Calibri" w:cs="Calibri"/>
          <w:rPrChange w:id="881" w:author="Jessica Marshall" w:date="2023-07-06T10:18:00Z">
            <w:rPr/>
          </w:rPrChange>
        </w:rPr>
        <w:t xml:space="preserve"> </w:t>
      </w:r>
      <w:r w:rsidR="001226CF" w:rsidRPr="003D502B">
        <w:rPr>
          <w:rFonts w:ascii="Calibri" w:hAnsi="Calibri" w:cs="Calibri"/>
          <w:rPrChange w:id="882" w:author="Jessica Marshall" w:date="2023-07-06T10:18:00Z">
            <w:rPr/>
          </w:rPrChange>
        </w:rPr>
        <w:t xml:space="preserve">CT images are less graphic than crime scene or autopsy photographs, and may be </w:t>
      </w:r>
      <w:r w:rsidR="002E392F" w:rsidRPr="003D502B">
        <w:rPr>
          <w:rFonts w:ascii="Calibri" w:hAnsi="Calibri" w:cs="Calibri"/>
          <w:rPrChange w:id="883" w:author="Jessica Marshall" w:date="2023-07-06T10:18:00Z">
            <w:rPr/>
          </w:rPrChange>
        </w:rPr>
        <w:t>more acceptable for use in setting such a jury trial.</w:t>
      </w:r>
      <w:r w:rsidR="00136044" w:rsidRPr="003D502B">
        <w:rPr>
          <w:rFonts w:ascii="Calibri" w:hAnsi="Calibri" w:cs="Calibri"/>
          <w:rPrChange w:id="884" w:author="Jessica Marshall" w:date="2023-07-06T10:18:00Z">
            <w:rPr/>
          </w:rPrChange>
        </w:rPr>
        <w:fldChar w:fldCharType="begin"/>
      </w:r>
      <w:r w:rsidR="00136044" w:rsidRPr="003D502B">
        <w:rPr>
          <w:rFonts w:ascii="Calibri" w:hAnsi="Calibri" w:cs="Calibri"/>
          <w:rPrChange w:id="885" w:author="Jessica Marshall" w:date="2023-07-06T10:18:00Z">
            <w:rPr/>
          </w:rPrChange>
        </w:rPr>
        <w:instrText xml:space="preserve"> NOTEREF _Ref138851950 \f \h </w:instrText>
      </w:r>
      <w:r w:rsidR="00136044" w:rsidRPr="003D502B">
        <w:rPr>
          <w:rFonts w:ascii="Calibri" w:hAnsi="Calibri" w:cs="Calibri"/>
          <w:rPrChange w:id="886" w:author="Jessica Marshall" w:date="2023-07-06T10:18:00Z">
            <w:rPr/>
          </w:rPrChange>
        </w:rPr>
      </w:r>
      <w:r w:rsidR="003D502B" w:rsidRPr="003D502B">
        <w:rPr>
          <w:rFonts w:ascii="Calibri" w:hAnsi="Calibri" w:cs="Calibri"/>
        </w:rPr>
        <w:instrText xml:space="preserve"> \* MERGEFORMAT </w:instrText>
      </w:r>
      <w:r w:rsidR="00136044" w:rsidRPr="003D502B">
        <w:rPr>
          <w:rFonts w:ascii="Calibri" w:hAnsi="Calibri" w:cs="Calibri"/>
          <w:rPrChange w:id="887" w:author="Jessica Marshall" w:date="2023-07-06T10:18:00Z">
            <w:rPr/>
          </w:rPrChange>
        </w:rPr>
        <w:fldChar w:fldCharType="separate"/>
      </w:r>
      <w:r w:rsidR="00136044" w:rsidRPr="003D502B">
        <w:rPr>
          <w:rStyle w:val="EndnoteReference"/>
          <w:rFonts w:ascii="Calibri" w:hAnsi="Calibri" w:cs="Calibri"/>
          <w:rPrChange w:id="888" w:author="Jessica Marshall" w:date="2023-07-06T10:18:00Z">
            <w:rPr>
              <w:rStyle w:val="EndnoteReference"/>
            </w:rPr>
          </w:rPrChange>
        </w:rPr>
        <w:t>7</w:t>
      </w:r>
      <w:r w:rsidR="00136044" w:rsidRPr="003D502B">
        <w:rPr>
          <w:rFonts w:ascii="Calibri" w:hAnsi="Calibri" w:cs="Calibri"/>
          <w:rPrChange w:id="889" w:author="Jessica Marshall" w:date="2023-07-06T10:18:00Z">
            <w:rPr/>
          </w:rPrChange>
        </w:rPr>
        <w:fldChar w:fldCharType="end"/>
      </w:r>
      <w:r w:rsidR="00045F46" w:rsidRPr="003D502B">
        <w:rPr>
          <w:rFonts w:ascii="Calibri" w:hAnsi="Calibri" w:cs="Calibri"/>
          <w:vertAlign w:val="superscript"/>
          <w:rPrChange w:id="890" w:author="Jessica Marshall" w:date="2023-07-06T10:18:00Z">
            <w:rPr>
              <w:vertAlign w:val="superscript"/>
            </w:rPr>
          </w:rPrChange>
        </w:rPr>
        <w:t>,</w:t>
      </w:r>
      <w:r w:rsidR="00045F46" w:rsidRPr="003D502B">
        <w:rPr>
          <w:rFonts w:ascii="Calibri" w:hAnsi="Calibri" w:cs="Calibri"/>
          <w:rPrChange w:id="891" w:author="Jessica Marshall" w:date="2023-07-06T10:18:00Z">
            <w:rPr/>
          </w:rPrChange>
        </w:rPr>
        <w:fldChar w:fldCharType="begin"/>
      </w:r>
      <w:r w:rsidR="00045F46" w:rsidRPr="003D502B">
        <w:rPr>
          <w:rFonts w:ascii="Calibri" w:hAnsi="Calibri" w:cs="Calibri"/>
          <w:rPrChange w:id="892" w:author="Jessica Marshall" w:date="2023-07-06T10:18:00Z">
            <w:rPr/>
          </w:rPrChange>
        </w:rPr>
        <w:instrText xml:space="preserve"> NOTEREF _Ref138852555 \f \h </w:instrText>
      </w:r>
      <w:r w:rsidR="00045F46" w:rsidRPr="003D502B">
        <w:rPr>
          <w:rFonts w:ascii="Calibri" w:hAnsi="Calibri" w:cs="Calibri"/>
          <w:rPrChange w:id="893" w:author="Jessica Marshall" w:date="2023-07-06T10:18:00Z">
            <w:rPr/>
          </w:rPrChange>
        </w:rPr>
      </w:r>
      <w:r w:rsidR="003D502B" w:rsidRPr="003D502B">
        <w:rPr>
          <w:rFonts w:ascii="Calibri" w:hAnsi="Calibri" w:cs="Calibri"/>
        </w:rPr>
        <w:instrText xml:space="preserve"> \* MERGEFORMAT </w:instrText>
      </w:r>
      <w:r w:rsidR="00045F46" w:rsidRPr="003D502B">
        <w:rPr>
          <w:rFonts w:ascii="Calibri" w:hAnsi="Calibri" w:cs="Calibri"/>
          <w:rPrChange w:id="894" w:author="Jessica Marshall" w:date="2023-07-06T10:18:00Z">
            <w:rPr/>
          </w:rPrChange>
        </w:rPr>
        <w:fldChar w:fldCharType="separate"/>
      </w:r>
      <w:r w:rsidR="00045F46" w:rsidRPr="003D502B">
        <w:rPr>
          <w:rStyle w:val="EndnoteReference"/>
          <w:rFonts w:ascii="Calibri" w:hAnsi="Calibri" w:cs="Calibri"/>
          <w:rPrChange w:id="895" w:author="Jessica Marshall" w:date="2023-07-06T10:18:00Z">
            <w:rPr>
              <w:rStyle w:val="EndnoteReference"/>
            </w:rPr>
          </w:rPrChange>
        </w:rPr>
        <w:t>10</w:t>
      </w:r>
      <w:r w:rsidR="00045F46" w:rsidRPr="003D502B">
        <w:rPr>
          <w:rFonts w:ascii="Calibri" w:hAnsi="Calibri" w:cs="Calibri"/>
          <w:rPrChange w:id="896" w:author="Jessica Marshall" w:date="2023-07-06T10:18:00Z">
            <w:rPr/>
          </w:rPrChange>
        </w:rPr>
        <w:fldChar w:fldCharType="end"/>
      </w:r>
      <w:r w:rsidR="00045F46" w:rsidRPr="003D502B">
        <w:rPr>
          <w:rFonts w:ascii="Calibri" w:hAnsi="Calibri" w:cs="Calibri"/>
          <w:rPrChange w:id="897" w:author="Jessica Marshall" w:date="2023-07-06T10:18:00Z">
            <w:rPr/>
          </w:rPrChange>
        </w:rPr>
        <w:t xml:space="preserve"> </w:t>
      </w:r>
      <w:r w:rsidR="00E12C36" w:rsidRPr="003D502B">
        <w:rPr>
          <w:rFonts w:ascii="Calibri" w:hAnsi="Calibri" w:cs="Calibri"/>
          <w:rPrChange w:id="898" w:author="Jessica Marshall" w:date="2023-07-06T10:18:00Z">
            <w:rPr/>
          </w:rPrChange>
        </w:rPr>
        <w:t>As in the clinical setting, CT may be combined with</w:t>
      </w:r>
      <w:r w:rsidR="00743D6D" w:rsidRPr="003D502B">
        <w:rPr>
          <w:rFonts w:ascii="Calibri" w:hAnsi="Calibri" w:cs="Calibri"/>
          <w:rPrChange w:id="899" w:author="Jessica Marshall" w:date="2023-07-06T10:18:00Z">
            <w:rPr/>
          </w:rPrChange>
        </w:rPr>
        <w:t xml:space="preserve"> </w:t>
      </w:r>
      <w:r w:rsidR="00E12C36" w:rsidRPr="003D502B">
        <w:rPr>
          <w:rFonts w:ascii="Calibri" w:hAnsi="Calibri" w:cs="Calibri"/>
          <w:rPrChange w:id="900" w:author="Jessica Marshall" w:date="2023-07-06T10:18:00Z">
            <w:rPr/>
          </w:rPrChange>
        </w:rPr>
        <w:t>contrast agents to</w:t>
      </w:r>
      <w:r w:rsidR="001226CF" w:rsidRPr="003D502B">
        <w:rPr>
          <w:rFonts w:ascii="Calibri" w:hAnsi="Calibri" w:cs="Calibri"/>
          <w:rPrChange w:id="901" w:author="Jessica Marshall" w:date="2023-07-06T10:18:00Z">
            <w:rPr/>
          </w:rPrChange>
        </w:rPr>
        <w:t xml:space="preserve"> better</w:t>
      </w:r>
      <w:r w:rsidR="00E12C36" w:rsidRPr="003D502B">
        <w:rPr>
          <w:rFonts w:ascii="Calibri" w:hAnsi="Calibri" w:cs="Calibri"/>
          <w:rPrChange w:id="902" w:author="Jessica Marshall" w:date="2023-07-06T10:18:00Z">
            <w:rPr/>
          </w:rPrChange>
        </w:rPr>
        <w:t xml:space="preserve"> visualize </w:t>
      </w:r>
      <w:r w:rsidR="0017693B" w:rsidRPr="003D502B">
        <w:rPr>
          <w:rFonts w:ascii="Calibri" w:hAnsi="Calibri" w:cs="Calibri"/>
          <w:rPrChange w:id="903" w:author="Jessica Marshall" w:date="2023-07-06T10:18:00Z">
            <w:rPr/>
          </w:rPrChange>
        </w:rPr>
        <w:t>the</w:t>
      </w:r>
      <w:r w:rsidR="00E12C36" w:rsidRPr="003D502B">
        <w:rPr>
          <w:rFonts w:ascii="Calibri" w:hAnsi="Calibri" w:cs="Calibri"/>
          <w:rPrChange w:id="904" w:author="Jessica Marshall" w:date="2023-07-06T10:18:00Z">
            <w:rPr/>
          </w:rPrChange>
        </w:rPr>
        <w:t xml:space="preserve"> vascular system</w:t>
      </w:r>
      <w:r w:rsidR="0017693B" w:rsidRPr="003D502B">
        <w:rPr>
          <w:rFonts w:ascii="Calibri" w:hAnsi="Calibri" w:cs="Calibri"/>
          <w:rPrChange w:id="905" w:author="Jessica Marshall" w:date="2023-07-06T10:18:00Z">
            <w:rPr/>
          </w:rPrChange>
        </w:rPr>
        <w:t>, which is difficult to examine in traditional autopsy</w:t>
      </w:r>
      <w:r w:rsidR="00743D6D" w:rsidRPr="003D502B">
        <w:rPr>
          <w:rFonts w:ascii="Calibri" w:hAnsi="Calibri" w:cs="Calibri"/>
          <w:rPrChange w:id="906" w:author="Jessica Marshall" w:date="2023-07-06T10:18:00Z">
            <w:rPr/>
          </w:rPrChange>
        </w:rPr>
        <w:t>.</w:t>
      </w:r>
      <w:r w:rsidR="00650712" w:rsidRPr="003D502B">
        <w:rPr>
          <w:rFonts w:ascii="Calibri" w:hAnsi="Calibri" w:cs="Calibri"/>
          <w:rPrChange w:id="907" w:author="Jessica Marshall" w:date="2023-07-06T10:18:00Z">
            <w:rPr/>
          </w:rPrChange>
        </w:rPr>
        <w:fldChar w:fldCharType="begin"/>
      </w:r>
      <w:r w:rsidR="00650712" w:rsidRPr="003D502B">
        <w:rPr>
          <w:rFonts w:ascii="Calibri" w:hAnsi="Calibri" w:cs="Calibri"/>
          <w:rPrChange w:id="908" w:author="Jessica Marshall" w:date="2023-07-06T10:18:00Z">
            <w:rPr/>
          </w:rPrChange>
        </w:rPr>
        <w:instrText xml:space="preserve"> NOTEREF _Ref138853156 \f \h </w:instrText>
      </w:r>
      <w:r w:rsidR="00650712" w:rsidRPr="003D502B">
        <w:rPr>
          <w:rFonts w:ascii="Calibri" w:hAnsi="Calibri" w:cs="Calibri"/>
          <w:rPrChange w:id="909" w:author="Jessica Marshall" w:date="2023-07-06T10:18:00Z">
            <w:rPr/>
          </w:rPrChange>
        </w:rPr>
      </w:r>
      <w:r w:rsidR="003D502B" w:rsidRPr="003D502B">
        <w:rPr>
          <w:rFonts w:ascii="Calibri" w:hAnsi="Calibri" w:cs="Calibri"/>
        </w:rPr>
        <w:instrText xml:space="preserve"> \* MERGEFORMAT </w:instrText>
      </w:r>
      <w:r w:rsidR="00650712" w:rsidRPr="003D502B">
        <w:rPr>
          <w:rFonts w:ascii="Calibri" w:hAnsi="Calibri" w:cs="Calibri"/>
          <w:rPrChange w:id="910" w:author="Jessica Marshall" w:date="2023-07-06T10:18:00Z">
            <w:rPr/>
          </w:rPrChange>
        </w:rPr>
        <w:fldChar w:fldCharType="separate"/>
      </w:r>
      <w:r w:rsidR="00650712" w:rsidRPr="003D502B">
        <w:rPr>
          <w:rStyle w:val="EndnoteReference"/>
          <w:rFonts w:ascii="Calibri" w:hAnsi="Calibri" w:cs="Calibri"/>
          <w:rPrChange w:id="911" w:author="Jessica Marshall" w:date="2023-07-06T10:18:00Z">
            <w:rPr>
              <w:rStyle w:val="EndnoteReference"/>
            </w:rPr>
          </w:rPrChange>
        </w:rPr>
        <w:t>15</w:t>
      </w:r>
      <w:r w:rsidR="00650712" w:rsidRPr="003D502B">
        <w:rPr>
          <w:rFonts w:ascii="Calibri" w:hAnsi="Calibri" w:cs="Calibri"/>
          <w:rPrChange w:id="912" w:author="Jessica Marshall" w:date="2023-07-06T10:18:00Z">
            <w:rPr/>
          </w:rPrChange>
        </w:rPr>
        <w:fldChar w:fldCharType="end"/>
      </w:r>
      <w:r w:rsidR="00E12C36" w:rsidRPr="003D502B">
        <w:rPr>
          <w:rFonts w:ascii="Calibri" w:hAnsi="Calibri" w:cs="Calibri"/>
          <w:rPrChange w:id="913" w:author="Jessica Marshall" w:date="2023-07-06T10:18:00Z">
            <w:rPr/>
          </w:rPrChange>
        </w:rPr>
        <w:t xml:space="preserve"> </w:t>
      </w:r>
      <w:r w:rsidR="00650712" w:rsidRPr="003D502B">
        <w:rPr>
          <w:rFonts w:ascii="Calibri" w:hAnsi="Calibri" w:cs="Calibri"/>
          <w:rPrChange w:id="914" w:author="Jessica Marshall" w:date="2023-07-06T10:18:00Z">
            <w:rPr/>
          </w:rPrChange>
        </w:rPr>
        <w:t>PMCT</w:t>
      </w:r>
      <w:r w:rsidR="00890CEB" w:rsidRPr="003D502B">
        <w:rPr>
          <w:rFonts w:ascii="Calibri" w:hAnsi="Calibri" w:cs="Calibri"/>
          <w:rPrChange w:id="915" w:author="Jessica Marshall" w:date="2023-07-06T10:18:00Z">
            <w:rPr/>
          </w:rPrChange>
        </w:rPr>
        <w:t xml:space="preserve"> may be faster than traditional autopsy, </w:t>
      </w:r>
      <w:r w:rsidR="00650712" w:rsidRPr="003D502B">
        <w:rPr>
          <w:rFonts w:ascii="Calibri" w:hAnsi="Calibri" w:cs="Calibri"/>
          <w:rPrChange w:id="916" w:author="Jessica Marshall" w:date="2023-07-06T10:18:00Z">
            <w:rPr/>
          </w:rPrChange>
        </w:rPr>
        <w:t>allowing</w:t>
      </w:r>
      <w:r w:rsidR="00890CEB" w:rsidRPr="003D502B">
        <w:rPr>
          <w:rFonts w:ascii="Calibri" w:hAnsi="Calibri" w:cs="Calibri"/>
          <w:rPrChange w:id="917" w:author="Jessica Marshall" w:date="2023-07-06T10:18:00Z">
            <w:rPr/>
          </w:rPrChange>
        </w:rPr>
        <w:t xml:space="preserve"> earlier release of the deceased to the undertaker or family members</w:t>
      </w:r>
      <w:r w:rsidR="006B5F06" w:rsidRPr="003D502B">
        <w:rPr>
          <w:rFonts w:ascii="Calibri" w:hAnsi="Calibri" w:cs="Calibri"/>
          <w:rPrChange w:id="918" w:author="Jessica Marshall" w:date="2023-07-06T10:18:00Z">
            <w:rPr/>
          </w:rPrChange>
        </w:rPr>
        <w:t>, and also reducing the need for trained staff to perform forensic examinations</w:t>
      </w:r>
      <w:r w:rsidR="00890CEB" w:rsidRPr="003D502B">
        <w:rPr>
          <w:rFonts w:ascii="Calibri" w:hAnsi="Calibri" w:cs="Calibri"/>
          <w:rPrChange w:id="919" w:author="Jessica Marshall" w:date="2023-07-06T10:18:00Z">
            <w:rPr/>
          </w:rPrChange>
        </w:rPr>
        <w:t>.</w:t>
      </w:r>
      <w:r w:rsidR="00F97BC2" w:rsidRPr="003D502B">
        <w:rPr>
          <w:rFonts w:ascii="Calibri" w:hAnsi="Calibri" w:cs="Calibri"/>
          <w:rPrChange w:id="920" w:author="Jessica Marshall" w:date="2023-07-06T10:18:00Z">
            <w:rPr/>
          </w:rPrChange>
        </w:rPr>
        <w:fldChar w:fldCharType="begin"/>
      </w:r>
      <w:r w:rsidR="00F97BC2" w:rsidRPr="003D502B">
        <w:rPr>
          <w:rFonts w:ascii="Calibri" w:hAnsi="Calibri" w:cs="Calibri"/>
          <w:rPrChange w:id="921" w:author="Jessica Marshall" w:date="2023-07-06T10:18:00Z">
            <w:rPr/>
          </w:rPrChange>
        </w:rPr>
        <w:instrText xml:space="preserve"> NOTEREF _Ref138851950 \f \h </w:instrText>
      </w:r>
      <w:r w:rsidR="00F97BC2" w:rsidRPr="003D502B">
        <w:rPr>
          <w:rFonts w:ascii="Calibri" w:hAnsi="Calibri" w:cs="Calibri"/>
          <w:rPrChange w:id="922" w:author="Jessica Marshall" w:date="2023-07-06T10:18:00Z">
            <w:rPr/>
          </w:rPrChange>
        </w:rPr>
      </w:r>
      <w:r w:rsidR="003D502B" w:rsidRPr="003D502B">
        <w:rPr>
          <w:rFonts w:ascii="Calibri" w:hAnsi="Calibri" w:cs="Calibri"/>
        </w:rPr>
        <w:instrText xml:space="preserve"> \* MERGEFORMAT </w:instrText>
      </w:r>
      <w:r w:rsidR="00F97BC2" w:rsidRPr="003D502B">
        <w:rPr>
          <w:rFonts w:ascii="Calibri" w:hAnsi="Calibri" w:cs="Calibri"/>
          <w:rPrChange w:id="923" w:author="Jessica Marshall" w:date="2023-07-06T10:18:00Z">
            <w:rPr/>
          </w:rPrChange>
        </w:rPr>
        <w:fldChar w:fldCharType="separate"/>
      </w:r>
      <w:r w:rsidR="00F97BC2" w:rsidRPr="003D502B">
        <w:rPr>
          <w:rStyle w:val="EndnoteReference"/>
          <w:rFonts w:ascii="Calibri" w:hAnsi="Calibri" w:cs="Calibri"/>
          <w:rPrChange w:id="924" w:author="Jessica Marshall" w:date="2023-07-06T10:18:00Z">
            <w:rPr>
              <w:rStyle w:val="EndnoteReference"/>
            </w:rPr>
          </w:rPrChange>
        </w:rPr>
        <w:t>7</w:t>
      </w:r>
      <w:r w:rsidR="00F97BC2" w:rsidRPr="003D502B">
        <w:rPr>
          <w:rFonts w:ascii="Calibri" w:hAnsi="Calibri" w:cs="Calibri"/>
          <w:rPrChange w:id="925" w:author="Jessica Marshall" w:date="2023-07-06T10:18:00Z">
            <w:rPr/>
          </w:rPrChange>
        </w:rPr>
        <w:fldChar w:fldCharType="end"/>
      </w:r>
      <w:r w:rsidR="00D37337" w:rsidRPr="003D502B">
        <w:rPr>
          <w:rFonts w:ascii="Calibri" w:hAnsi="Calibri" w:cs="Calibri"/>
          <w:rPrChange w:id="926" w:author="Jessica Marshall" w:date="2023-07-06T10:18:00Z">
            <w:rPr/>
          </w:rPrChange>
        </w:rPr>
        <w:t xml:space="preserve"> </w:t>
      </w:r>
      <w:commentRangeStart w:id="927"/>
      <w:r w:rsidR="003F5196" w:rsidRPr="003D502B">
        <w:rPr>
          <w:rFonts w:ascii="Calibri" w:hAnsi="Calibri" w:cs="Calibri"/>
          <w:highlight w:val="green"/>
          <w:rPrChange w:id="928" w:author="Jessica Marshall" w:date="2023-07-06T10:18:00Z">
            <w:rPr>
              <w:highlight w:val="green"/>
            </w:rPr>
          </w:rPrChange>
        </w:rPr>
        <w:t>The</w:t>
      </w:r>
      <w:commentRangeEnd w:id="927"/>
      <w:r w:rsidR="002E66AF" w:rsidRPr="003D502B">
        <w:rPr>
          <w:rStyle w:val="CommentReference"/>
          <w:rFonts w:ascii="Calibri" w:hAnsi="Calibri" w:cs="Calibri"/>
          <w:sz w:val="22"/>
          <w:szCs w:val="22"/>
          <w:rPrChange w:id="929" w:author="Jessica Marshall" w:date="2023-07-06T10:18:00Z">
            <w:rPr>
              <w:rStyle w:val="CommentReference"/>
            </w:rPr>
          </w:rPrChange>
        </w:rPr>
        <w:commentReference w:id="927"/>
      </w:r>
      <w:r w:rsidR="003F5196" w:rsidRPr="003D502B">
        <w:rPr>
          <w:rFonts w:ascii="Calibri" w:hAnsi="Calibri" w:cs="Calibri"/>
          <w:highlight w:val="green"/>
          <w:rPrChange w:id="931" w:author="Jessica Marshall" w:date="2023-07-06T10:18:00Z">
            <w:rPr>
              <w:highlight w:val="green"/>
            </w:rPr>
          </w:rPrChange>
        </w:rPr>
        <w:t xml:space="preserve"> use of d</w:t>
      </w:r>
      <w:r w:rsidR="00D37337" w:rsidRPr="003D502B">
        <w:rPr>
          <w:rFonts w:ascii="Calibri" w:hAnsi="Calibri" w:cs="Calibri"/>
          <w:highlight w:val="green"/>
          <w:rPrChange w:id="932" w:author="Jessica Marshall" w:date="2023-07-06T10:18:00Z">
            <w:rPr>
              <w:highlight w:val="green"/>
            </w:rPr>
          </w:rPrChange>
        </w:rPr>
        <w:t>ual-energy CT can distinguish ferromagnetic from nonferromagnetic objects, which is helpful if the cadaver is to undergo postmortem magnetic resonance imaging.</w:t>
      </w:r>
      <w:r w:rsidR="00F97BC2" w:rsidRPr="003D502B">
        <w:rPr>
          <w:rFonts w:ascii="Calibri" w:hAnsi="Calibri" w:cs="Calibri"/>
          <w:highlight w:val="green"/>
          <w:rPrChange w:id="933" w:author="Jessica Marshall" w:date="2023-07-06T10:18:00Z">
            <w:rPr>
              <w:highlight w:val="green"/>
            </w:rPr>
          </w:rPrChange>
        </w:rPr>
        <w:fldChar w:fldCharType="begin"/>
      </w:r>
      <w:r w:rsidR="00F97BC2" w:rsidRPr="003D502B">
        <w:rPr>
          <w:rFonts w:ascii="Calibri" w:hAnsi="Calibri" w:cs="Calibri"/>
          <w:highlight w:val="green"/>
          <w:rPrChange w:id="934" w:author="Jessica Marshall" w:date="2023-07-06T10:18:00Z">
            <w:rPr>
              <w:highlight w:val="green"/>
            </w:rPr>
          </w:rPrChange>
        </w:rPr>
        <w:instrText xml:space="preserve"> NOTEREF _Ref138854671 \f \h </w:instrText>
      </w:r>
      <w:r w:rsidR="00C71B3E" w:rsidRPr="003D502B">
        <w:rPr>
          <w:rFonts w:ascii="Calibri" w:hAnsi="Calibri" w:cs="Calibri"/>
          <w:highlight w:val="green"/>
          <w:rPrChange w:id="935" w:author="Jessica Marshall" w:date="2023-07-06T10:18:00Z">
            <w:rPr>
              <w:highlight w:val="green"/>
            </w:rPr>
          </w:rPrChange>
        </w:rPr>
        <w:instrText xml:space="preserve"> \* MERGEFORMAT </w:instrText>
      </w:r>
      <w:r w:rsidR="00F97BC2" w:rsidRPr="003D502B">
        <w:rPr>
          <w:rFonts w:ascii="Calibri" w:hAnsi="Calibri" w:cs="Calibri"/>
          <w:highlight w:val="green"/>
          <w:rPrChange w:id="936" w:author="Jessica Marshall" w:date="2023-07-06T10:18:00Z">
            <w:rPr>
              <w:highlight w:val="green"/>
            </w:rPr>
          </w:rPrChange>
        </w:rPr>
      </w:r>
      <w:r w:rsidR="00F97BC2" w:rsidRPr="003D502B">
        <w:rPr>
          <w:rFonts w:ascii="Calibri" w:hAnsi="Calibri" w:cs="Calibri"/>
          <w:highlight w:val="green"/>
          <w:rPrChange w:id="937" w:author="Jessica Marshall" w:date="2023-07-06T10:18:00Z">
            <w:rPr>
              <w:highlight w:val="green"/>
            </w:rPr>
          </w:rPrChange>
        </w:rPr>
        <w:fldChar w:fldCharType="separate"/>
      </w:r>
      <w:r w:rsidR="00F97BC2" w:rsidRPr="003D502B">
        <w:rPr>
          <w:rStyle w:val="EndnoteReference"/>
          <w:rFonts w:ascii="Calibri" w:hAnsi="Calibri" w:cs="Calibri"/>
          <w:highlight w:val="green"/>
          <w:rPrChange w:id="938" w:author="Jessica Marshall" w:date="2023-07-06T10:18:00Z">
            <w:rPr>
              <w:rStyle w:val="EndnoteReference"/>
              <w:highlight w:val="green"/>
            </w:rPr>
          </w:rPrChange>
        </w:rPr>
        <w:t>2</w:t>
      </w:r>
      <w:r w:rsidR="00F97BC2" w:rsidRPr="003D502B">
        <w:rPr>
          <w:rFonts w:ascii="Calibri" w:hAnsi="Calibri" w:cs="Calibri"/>
          <w:highlight w:val="green"/>
          <w:rPrChange w:id="939" w:author="Jessica Marshall" w:date="2023-07-06T10:18:00Z">
            <w:rPr>
              <w:highlight w:val="green"/>
            </w:rPr>
          </w:rPrChange>
        </w:rPr>
        <w:fldChar w:fldCharType="end"/>
      </w:r>
      <w:r w:rsidR="00F97BC2" w:rsidRPr="003D502B">
        <w:rPr>
          <w:rFonts w:ascii="Calibri" w:hAnsi="Calibri" w:cs="Calibri"/>
          <w:rPrChange w:id="940" w:author="Jessica Marshall" w:date="2023-07-06T10:18:00Z">
            <w:rPr/>
          </w:rPrChange>
        </w:rPr>
        <w:t xml:space="preserve"> </w:t>
      </w:r>
    </w:p>
    <w:p w14:paraId="26FE7F67" w14:textId="77777777" w:rsidR="00D37337" w:rsidRPr="003D502B" w:rsidRDefault="00D37337" w:rsidP="003D502B">
      <w:pPr>
        <w:spacing w:after="0" w:line="360" w:lineRule="auto"/>
        <w:rPr>
          <w:rFonts w:ascii="Calibri" w:hAnsi="Calibri" w:cs="Calibri"/>
          <w:rPrChange w:id="941" w:author="Jessica Marshall" w:date="2023-07-06T10:18:00Z">
            <w:rPr/>
          </w:rPrChange>
        </w:rPr>
        <w:pPrChange w:id="942" w:author="Jessica Marshall" w:date="2023-07-06T10:18:00Z">
          <w:pPr/>
        </w:pPrChange>
      </w:pPr>
    </w:p>
    <w:p w14:paraId="7BA240AD" w14:textId="7256D666" w:rsidR="00EA00A0" w:rsidRPr="003D502B" w:rsidRDefault="00EA00A0" w:rsidP="003D502B">
      <w:pPr>
        <w:pStyle w:val="Heading1"/>
        <w:spacing w:after="0" w:line="360" w:lineRule="auto"/>
        <w:rPr>
          <w:rFonts w:ascii="Calibri" w:hAnsi="Calibri" w:cs="Calibri"/>
          <w:rPrChange w:id="943" w:author="Jessica Marshall" w:date="2023-07-06T10:18:00Z">
            <w:rPr>
              <w:b/>
              <w:bCs/>
            </w:rPr>
          </w:rPrChange>
        </w:rPr>
        <w:pPrChange w:id="944" w:author="Jessica Marshall" w:date="2023-07-06T10:18:00Z">
          <w:pPr/>
        </w:pPrChange>
      </w:pPr>
      <w:r w:rsidRPr="003D502B">
        <w:rPr>
          <w:rFonts w:ascii="Calibri" w:hAnsi="Calibri" w:cs="Calibri"/>
          <w:rPrChange w:id="945" w:author="Jessica Marshall" w:date="2023-07-06T10:18:00Z">
            <w:rPr>
              <w:b/>
              <w:bCs/>
            </w:rPr>
          </w:rPrChange>
        </w:rPr>
        <w:t xml:space="preserve">Postmortem CT Image Acquisition </w:t>
      </w:r>
      <w:r w:rsidR="001E5C62" w:rsidRPr="003D502B">
        <w:rPr>
          <w:rFonts w:ascii="Calibri" w:hAnsi="Calibri" w:cs="Calibri"/>
          <w:rPrChange w:id="946" w:author="Jessica Marshall" w:date="2023-07-06T10:18:00Z">
            <w:rPr>
              <w:b/>
              <w:bCs/>
            </w:rPr>
          </w:rPrChange>
        </w:rPr>
        <w:t xml:space="preserve">and Quality </w:t>
      </w:r>
    </w:p>
    <w:p w14:paraId="6DF87ABF" w14:textId="0F0664AF" w:rsidR="00713923" w:rsidRPr="003D502B" w:rsidRDefault="00B07588" w:rsidP="003D502B">
      <w:pPr>
        <w:spacing w:after="0" w:line="360" w:lineRule="auto"/>
        <w:rPr>
          <w:rFonts w:ascii="Calibri" w:hAnsi="Calibri" w:cs="Calibri"/>
          <w:rPrChange w:id="947" w:author="Jessica Marshall" w:date="2023-07-06T10:18:00Z">
            <w:rPr/>
          </w:rPrChange>
        </w:rPr>
        <w:pPrChange w:id="948" w:author="Jessica Marshall" w:date="2023-07-06T10:18:00Z">
          <w:pPr/>
        </w:pPrChange>
      </w:pPr>
      <w:r w:rsidRPr="003D502B">
        <w:rPr>
          <w:rFonts w:ascii="Calibri" w:hAnsi="Calibri" w:cs="Calibri"/>
          <w:highlight w:val="yellow"/>
          <w:rPrChange w:id="949" w:author="Jessica Marshall" w:date="2023-07-06T10:18:00Z">
            <w:rPr>
              <w:highlight w:val="yellow"/>
            </w:rPr>
          </w:rPrChange>
        </w:rPr>
        <w:t>PMCT images must be of the highest quality possible in order to produce credible evidence for criminal and civil cases, and for comparing postmortem images with antemortem images for establishing identity.</w:t>
      </w:r>
      <w:commentRangeStart w:id="950"/>
      <w:r w:rsidR="001B0486" w:rsidRPr="003D502B">
        <w:rPr>
          <w:rFonts w:ascii="Calibri" w:hAnsi="Calibri" w:cs="Calibri"/>
          <w:highlight w:val="yellow"/>
          <w:rPrChange w:id="951" w:author="Jessica Marshall" w:date="2023-07-06T10:18:00Z">
            <w:rPr>
              <w:highlight w:val="yellow"/>
            </w:rPr>
          </w:rPrChange>
        </w:rPr>
        <w:fldChar w:fldCharType="begin"/>
      </w:r>
      <w:r w:rsidR="001B0486" w:rsidRPr="003D502B">
        <w:rPr>
          <w:rFonts w:ascii="Calibri" w:hAnsi="Calibri" w:cs="Calibri"/>
          <w:highlight w:val="yellow"/>
          <w:rPrChange w:id="952" w:author="Jessica Marshall" w:date="2023-07-06T10:18:00Z">
            <w:rPr>
              <w:highlight w:val="yellow"/>
            </w:rPr>
          </w:rPrChange>
        </w:rPr>
        <w:instrText xml:space="preserve"> NOTEREF _Ref138856995 \f \h </w:instrText>
      </w:r>
      <w:r w:rsidR="00277BA9" w:rsidRPr="003D502B">
        <w:rPr>
          <w:rFonts w:ascii="Calibri" w:hAnsi="Calibri" w:cs="Calibri"/>
          <w:highlight w:val="yellow"/>
          <w:rPrChange w:id="953" w:author="Jessica Marshall" w:date="2023-07-06T10:18:00Z">
            <w:rPr>
              <w:highlight w:val="yellow"/>
            </w:rPr>
          </w:rPrChange>
        </w:rPr>
        <w:instrText xml:space="preserve"> \* MERGEFORMAT </w:instrText>
      </w:r>
      <w:r w:rsidR="001B0486" w:rsidRPr="003D502B">
        <w:rPr>
          <w:rFonts w:ascii="Calibri" w:hAnsi="Calibri" w:cs="Calibri"/>
          <w:highlight w:val="yellow"/>
          <w:rPrChange w:id="954" w:author="Jessica Marshall" w:date="2023-07-06T10:18:00Z">
            <w:rPr>
              <w:highlight w:val="yellow"/>
            </w:rPr>
          </w:rPrChange>
        </w:rPr>
      </w:r>
      <w:r w:rsidR="001B0486" w:rsidRPr="003D502B">
        <w:rPr>
          <w:rFonts w:ascii="Calibri" w:hAnsi="Calibri" w:cs="Calibri"/>
          <w:highlight w:val="yellow"/>
          <w:rPrChange w:id="955" w:author="Jessica Marshall" w:date="2023-07-06T10:18:00Z">
            <w:rPr>
              <w:highlight w:val="yellow"/>
            </w:rPr>
          </w:rPrChange>
        </w:rPr>
        <w:fldChar w:fldCharType="separate"/>
      </w:r>
      <w:r w:rsidR="001B0486" w:rsidRPr="003D502B">
        <w:rPr>
          <w:rStyle w:val="EndnoteReference"/>
          <w:rFonts w:ascii="Calibri" w:hAnsi="Calibri" w:cs="Calibri"/>
          <w:highlight w:val="yellow"/>
          <w:rPrChange w:id="956" w:author="Jessica Marshall" w:date="2023-07-06T10:18:00Z">
            <w:rPr>
              <w:rStyle w:val="EndnoteReference"/>
              <w:highlight w:val="yellow"/>
            </w:rPr>
          </w:rPrChange>
        </w:rPr>
        <w:t>1</w:t>
      </w:r>
      <w:r w:rsidR="001B0486" w:rsidRPr="003D502B">
        <w:rPr>
          <w:rFonts w:ascii="Calibri" w:hAnsi="Calibri" w:cs="Calibri"/>
          <w:highlight w:val="yellow"/>
          <w:rPrChange w:id="957" w:author="Jessica Marshall" w:date="2023-07-06T10:18:00Z">
            <w:rPr>
              <w:highlight w:val="yellow"/>
            </w:rPr>
          </w:rPrChange>
        </w:rPr>
        <w:fldChar w:fldCharType="end"/>
      </w:r>
      <w:commentRangeEnd w:id="950"/>
      <w:r w:rsidR="00277BA9" w:rsidRPr="003D502B">
        <w:rPr>
          <w:rStyle w:val="CommentReference"/>
          <w:rFonts w:ascii="Calibri" w:hAnsi="Calibri" w:cs="Calibri"/>
          <w:sz w:val="22"/>
          <w:szCs w:val="22"/>
          <w:rPrChange w:id="958" w:author="Jessica Marshall" w:date="2023-07-06T10:18:00Z">
            <w:rPr>
              <w:rStyle w:val="CommentReference"/>
            </w:rPr>
          </w:rPrChange>
        </w:rPr>
        <w:commentReference w:id="950"/>
      </w:r>
      <w:r w:rsidRPr="003D502B">
        <w:rPr>
          <w:rFonts w:ascii="Calibri" w:hAnsi="Calibri" w:cs="Calibri"/>
          <w:rPrChange w:id="959" w:author="Jessica Marshall" w:date="2023-07-06T10:18:00Z">
            <w:rPr/>
          </w:rPrChange>
        </w:rPr>
        <w:t xml:space="preserve"> </w:t>
      </w:r>
      <w:r w:rsidR="00E35EAE" w:rsidRPr="003D502B">
        <w:rPr>
          <w:rFonts w:ascii="Calibri" w:hAnsi="Calibri" w:cs="Calibri"/>
          <w:rPrChange w:id="960" w:author="Jessica Marshall" w:date="2023-07-06T10:18:00Z">
            <w:rPr/>
          </w:rPrChange>
        </w:rPr>
        <w:t>Although</w:t>
      </w:r>
      <w:r w:rsidR="00713923" w:rsidRPr="003D502B">
        <w:rPr>
          <w:rFonts w:ascii="Calibri" w:hAnsi="Calibri" w:cs="Calibri"/>
          <w:rPrChange w:id="961" w:author="Jessica Marshall" w:date="2023-07-06T10:18:00Z">
            <w:rPr/>
          </w:rPrChange>
        </w:rPr>
        <w:t xml:space="preserve"> the</w:t>
      </w:r>
      <w:r w:rsidR="00E35EAE" w:rsidRPr="003D502B">
        <w:rPr>
          <w:rFonts w:ascii="Calibri" w:hAnsi="Calibri" w:cs="Calibri"/>
          <w:rPrChange w:id="962" w:author="Jessica Marshall" w:date="2023-07-06T10:18:00Z">
            <w:rPr/>
          </w:rPrChange>
        </w:rPr>
        <w:t xml:space="preserve"> general principles</w:t>
      </w:r>
      <w:r w:rsidR="00713923" w:rsidRPr="003D502B">
        <w:rPr>
          <w:rFonts w:ascii="Calibri" w:hAnsi="Calibri" w:cs="Calibri"/>
          <w:rPrChange w:id="963" w:author="Jessica Marshall" w:date="2023-07-06T10:18:00Z">
            <w:rPr/>
          </w:rPrChange>
        </w:rPr>
        <w:t xml:space="preserve"> of PMCT</w:t>
      </w:r>
      <w:r w:rsidR="00E35EAE" w:rsidRPr="003D502B">
        <w:rPr>
          <w:rFonts w:ascii="Calibri" w:hAnsi="Calibri" w:cs="Calibri"/>
          <w:rPrChange w:id="964" w:author="Jessica Marshall" w:date="2023-07-06T10:18:00Z">
            <w:rPr/>
          </w:rPrChange>
        </w:rPr>
        <w:t xml:space="preserve"> are similar to clinical CT, there are important differences</w:t>
      </w:r>
      <w:r w:rsidR="00713923" w:rsidRPr="003D502B">
        <w:rPr>
          <w:rFonts w:ascii="Calibri" w:hAnsi="Calibri" w:cs="Calibri"/>
          <w:rPrChange w:id="965" w:author="Jessica Marshall" w:date="2023-07-06T10:18:00Z">
            <w:rPr/>
          </w:rPrChange>
        </w:rPr>
        <w:t>.</w:t>
      </w:r>
      <w:r w:rsidR="00E35EAE" w:rsidRPr="003D502B">
        <w:rPr>
          <w:rFonts w:ascii="Calibri" w:hAnsi="Calibri" w:cs="Calibri"/>
          <w:rPrChange w:id="966" w:author="Jessica Marshall" w:date="2023-07-06T10:18:00Z">
            <w:rPr/>
          </w:rPrChange>
        </w:rPr>
        <w:t xml:space="preserve"> </w:t>
      </w:r>
      <w:r w:rsidR="00966B94" w:rsidRPr="003D502B">
        <w:rPr>
          <w:rFonts w:ascii="Calibri" w:hAnsi="Calibri" w:cs="Calibri"/>
          <w:rPrChange w:id="967" w:author="Jessica Marshall" w:date="2023-07-06T10:18:00Z">
            <w:rPr/>
          </w:rPrChange>
        </w:rPr>
        <w:t>Standard scan protocols established by device vendors</w:t>
      </w:r>
      <w:r w:rsidR="0048216F" w:rsidRPr="003D502B">
        <w:rPr>
          <w:rFonts w:ascii="Calibri" w:hAnsi="Calibri" w:cs="Calibri"/>
          <w:rPrChange w:id="968" w:author="Jessica Marshall" w:date="2023-07-06T10:18:00Z">
            <w:rPr/>
          </w:rPrChange>
        </w:rPr>
        <w:t xml:space="preserve"> or by imaging centers for clinical use</w:t>
      </w:r>
      <w:r w:rsidR="00966B94" w:rsidRPr="003D502B">
        <w:rPr>
          <w:rFonts w:ascii="Calibri" w:hAnsi="Calibri" w:cs="Calibri"/>
          <w:rPrChange w:id="969" w:author="Jessica Marshall" w:date="2023-07-06T10:18:00Z">
            <w:rPr/>
          </w:rPrChange>
        </w:rPr>
        <w:t xml:space="preserve"> may be optimized </w:t>
      </w:r>
      <w:r w:rsidR="0048216F" w:rsidRPr="003D502B">
        <w:rPr>
          <w:rFonts w:ascii="Calibri" w:hAnsi="Calibri" w:cs="Calibri"/>
          <w:rPrChange w:id="970" w:author="Jessica Marshall" w:date="2023-07-06T10:18:00Z">
            <w:rPr/>
          </w:rPrChange>
        </w:rPr>
        <w:t>to prioritize reduced</w:t>
      </w:r>
      <w:r w:rsidR="00966B94" w:rsidRPr="003D502B">
        <w:rPr>
          <w:rFonts w:ascii="Calibri" w:hAnsi="Calibri" w:cs="Calibri"/>
          <w:rPrChange w:id="971" w:author="Jessica Marshall" w:date="2023-07-06T10:18:00Z">
            <w:rPr/>
          </w:rPrChange>
        </w:rPr>
        <w:t xml:space="preserve"> radiation exposure </w:t>
      </w:r>
      <w:r w:rsidR="0048216F" w:rsidRPr="003D502B">
        <w:rPr>
          <w:rFonts w:ascii="Calibri" w:hAnsi="Calibri" w:cs="Calibri"/>
          <w:rPrChange w:id="972" w:author="Jessica Marshall" w:date="2023-07-06T10:18:00Z">
            <w:rPr/>
          </w:rPrChange>
        </w:rPr>
        <w:t xml:space="preserve">or fast imaging techniques to avoid </w:t>
      </w:r>
      <w:r w:rsidR="00966B94" w:rsidRPr="003D502B">
        <w:rPr>
          <w:rFonts w:ascii="Calibri" w:hAnsi="Calibri" w:cs="Calibri"/>
          <w:rPrChange w:id="973" w:author="Jessica Marshall" w:date="2023-07-06T10:18:00Z">
            <w:rPr/>
          </w:rPrChange>
        </w:rPr>
        <w:t>motion artifacts</w:t>
      </w:r>
      <w:r w:rsidR="005424B0" w:rsidRPr="003D502B">
        <w:rPr>
          <w:rFonts w:ascii="Calibri" w:hAnsi="Calibri" w:cs="Calibri"/>
          <w:rPrChange w:id="974" w:author="Jessica Marshall" w:date="2023-07-06T10:18:00Z">
            <w:rPr/>
          </w:rPrChange>
        </w:rPr>
        <w:t>. These approaches</w:t>
      </w:r>
      <w:r w:rsidR="00966B94" w:rsidRPr="003D502B">
        <w:rPr>
          <w:rFonts w:ascii="Calibri" w:hAnsi="Calibri" w:cs="Calibri"/>
          <w:rPrChange w:id="975" w:author="Jessica Marshall" w:date="2023-07-06T10:18:00Z">
            <w:rPr/>
          </w:rPrChange>
        </w:rPr>
        <w:t xml:space="preserve"> may be less </w:t>
      </w:r>
      <w:r w:rsidR="005424B0" w:rsidRPr="003D502B">
        <w:rPr>
          <w:rFonts w:ascii="Calibri" w:hAnsi="Calibri" w:cs="Calibri"/>
          <w:rPrChange w:id="976" w:author="Jessica Marshall" w:date="2023-07-06T10:18:00Z">
            <w:rPr/>
          </w:rPrChange>
        </w:rPr>
        <w:t>critical</w:t>
      </w:r>
      <w:r w:rsidR="00966B94" w:rsidRPr="003D502B">
        <w:rPr>
          <w:rFonts w:ascii="Calibri" w:hAnsi="Calibri" w:cs="Calibri"/>
          <w:rPrChange w:id="977" w:author="Jessica Marshall" w:date="2023-07-06T10:18:00Z">
            <w:rPr/>
          </w:rPrChange>
        </w:rPr>
        <w:t xml:space="preserve"> in postmortem imaging</w:t>
      </w:r>
      <w:r w:rsidR="0048216F" w:rsidRPr="003D502B">
        <w:rPr>
          <w:rFonts w:ascii="Calibri" w:hAnsi="Calibri" w:cs="Calibri"/>
          <w:rPrChange w:id="978" w:author="Jessica Marshall" w:date="2023-07-06T10:18:00Z">
            <w:rPr/>
          </w:rPrChange>
        </w:rPr>
        <w:t>, where image quality can be increased by higher radiation doses and longer exposure times</w:t>
      </w:r>
      <w:r w:rsidR="00713923" w:rsidRPr="003D502B">
        <w:rPr>
          <w:rFonts w:ascii="Calibri" w:hAnsi="Calibri" w:cs="Calibri"/>
          <w:rPrChange w:id="979" w:author="Jessica Marshall" w:date="2023-07-06T10:18:00Z">
            <w:rPr/>
          </w:rPrChange>
        </w:rPr>
        <w:t xml:space="preserve"> without concern for radiation exposure to the patient</w:t>
      </w:r>
      <w:r w:rsidR="00966B94" w:rsidRPr="003D502B">
        <w:rPr>
          <w:rFonts w:ascii="Calibri" w:hAnsi="Calibri" w:cs="Calibri"/>
          <w:rPrChange w:id="980" w:author="Jessica Marshall" w:date="2023-07-06T10:18:00Z">
            <w:rPr/>
          </w:rPrChange>
        </w:rPr>
        <w:t>.</w:t>
      </w:r>
      <w:r w:rsidR="00B40C52" w:rsidRPr="003D502B">
        <w:rPr>
          <w:rFonts w:ascii="Calibri" w:hAnsi="Calibri" w:cs="Calibri"/>
          <w:rPrChange w:id="981" w:author="Jessica Marshall" w:date="2023-07-06T10:18:00Z">
            <w:rPr/>
          </w:rPrChange>
        </w:rPr>
        <w:fldChar w:fldCharType="begin"/>
      </w:r>
      <w:r w:rsidR="00B40C52" w:rsidRPr="003D502B">
        <w:rPr>
          <w:rFonts w:ascii="Calibri" w:hAnsi="Calibri" w:cs="Calibri"/>
          <w:rPrChange w:id="982" w:author="Jessica Marshall" w:date="2023-07-06T10:18:00Z">
            <w:rPr/>
          </w:rPrChange>
        </w:rPr>
        <w:instrText xml:space="preserve"> NOTEREF _Ref138854671 \f \h </w:instrText>
      </w:r>
      <w:r w:rsidR="00B40C52" w:rsidRPr="003D502B">
        <w:rPr>
          <w:rFonts w:ascii="Calibri" w:hAnsi="Calibri" w:cs="Calibri"/>
          <w:rPrChange w:id="983" w:author="Jessica Marshall" w:date="2023-07-06T10:18:00Z">
            <w:rPr/>
          </w:rPrChange>
        </w:rPr>
      </w:r>
      <w:r w:rsidR="003D502B" w:rsidRPr="003D502B">
        <w:rPr>
          <w:rFonts w:ascii="Calibri" w:hAnsi="Calibri" w:cs="Calibri"/>
        </w:rPr>
        <w:instrText xml:space="preserve"> \* MERGEFORMAT </w:instrText>
      </w:r>
      <w:r w:rsidR="00B40C52" w:rsidRPr="003D502B">
        <w:rPr>
          <w:rFonts w:ascii="Calibri" w:hAnsi="Calibri" w:cs="Calibri"/>
          <w:rPrChange w:id="984" w:author="Jessica Marshall" w:date="2023-07-06T10:18:00Z">
            <w:rPr/>
          </w:rPrChange>
        </w:rPr>
        <w:fldChar w:fldCharType="separate"/>
      </w:r>
      <w:r w:rsidR="00B40C52" w:rsidRPr="003D502B">
        <w:rPr>
          <w:rStyle w:val="EndnoteReference"/>
          <w:rFonts w:ascii="Calibri" w:hAnsi="Calibri" w:cs="Calibri"/>
          <w:rPrChange w:id="985" w:author="Jessica Marshall" w:date="2023-07-06T10:18:00Z">
            <w:rPr>
              <w:rStyle w:val="EndnoteReference"/>
            </w:rPr>
          </w:rPrChange>
        </w:rPr>
        <w:t>2</w:t>
      </w:r>
      <w:r w:rsidR="00B40C52" w:rsidRPr="003D502B">
        <w:rPr>
          <w:rFonts w:ascii="Calibri" w:hAnsi="Calibri" w:cs="Calibri"/>
          <w:rPrChange w:id="986" w:author="Jessica Marshall" w:date="2023-07-06T10:18:00Z">
            <w:rPr/>
          </w:rPrChange>
        </w:rPr>
        <w:fldChar w:fldCharType="end"/>
      </w:r>
      <w:r w:rsidR="00713923" w:rsidRPr="003D502B">
        <w:rPr>
          <w:rFonts w:ascii="Calibri" w:hAnsi="Calibri" w:cs="Calibri"/>
          <w:rPrChange w:id="987" w:author="Jessica Marshall" w:date="2023-07-06T10:18:00Z">
            <w:rPr/>
          </w:rPrChange>
        </w:rPr>
        <w:t xml:space="preserve"> </w:t>
      </w:r>
      <w:r w:rsidR="00B3595E" w:rsidRPr="003D502B">
        <w:rPr>
          <w:rFonts w:ascii="Calibri" w:hAnsi="Calibri" w:cs="Calibri"/>
          <w:rPrChange w:id="988" w:author="Jessica Marshall" w:date="2023-07-06T10:18:00Z">
            <w:rPr/>
          </w:rPrChange>
        </w:rPr>
        <w:t>However, a</w:t>
      </w:r>
      <w:r w:rsidR="00713923" w:rsidRPr="003D502B">
        <w:rPr>
          <w:rFonts w:ascii="Calibri" w:hAnsi="Calibri" w:cs="Calibri"/>
          <w:rPrChange w:id="989" w:author="Jessica Marshall" w:date="2023-07-06T10:18:00Z">
            <w:rPr/>
          </w:rPrChange>
        </w:rPr>
        <w:t xml:space="preserve">lthough radiation exposure to the patient is less of a concern in the postmortem setting, it is important to recognize that radiation exposure to imaging or forensic personnel </w:t>
      </w:r>
      <w:r w:rsidR="000706A2" w:rsidRPr="003D502B">
        <w:rPr>
          <w:rFonts w:ascii="Calibri" w:hAnsi="Calibri" w:cs="Calibri"/>
          <w:rPrChange w:id="990" w:author="Jessica Marshall" w:date="2023-07-06T10:18:00Z">
            <w:rPr/>
          </w:rPrChange>
        </w:rPr>
        <w:t>remains</w:t>
      </w:r>
      <w:r w:rsidR="00713923" w:rsidRPr="003D502B">
        <w:rPr>
          <w:rFonts w:ascii="Calibri" w:hAnsi="Calibri" w:cs="Calibri"/>
          <w:rPrChange w:id="991" w:author="Jessica Marshall" w:date="2023-07-06T10:18:00Z">
            <w:rPr/>
          </w:rPrChange>
        </w:rPr>
        <w:t xml:space="preserve"> an important consideration.</w:t>
      </w:r>
      <w:r w:rsidR="00B3595E" w:rsidRPr="003D502B">
        <w:rPr>
          <w:rFonts w:ascii="Calibri" w:hAnsi="Calibri" w:cs="Calibri"/>
          <w:rPrChange w:id="992" w:author="Jessica Marshall" w:date="2023-07-06T10:18:00Z">
            <w:rPr/>
          </w:rPrChange>
        </w:rPr>
        <w:t xml:space="preserve"> Normal radiation safety precautions to reduce staff exposure apply in PMCT, including increasing the distance to the x-ray source and use of shielding.  </w:t>
      </w:r>
      <w:r w:rsidR="00713923" w:rsidRPr="003D502B">
        <w:rPr>
          <w:rFonts w:ascii="Calibri" w:hAnsi="Calibri" w:cs="Calibri"/>
          <w:rPrChange w:id="993" w:author="Jessica Marshall" w:date="2023-07-06T10:18:00Z">
            <w:rPr/>
          </w:rPrChange>
        </w:rPr>
        <w:t xml:space="preserve">  </w:t>
      </w:r>
    </w:p>
    <w:p w14:paraId="72D01006" w14:textId="77777777" w:rsidR="00713923" w:rsidRPr="003D502B" w:rsidRDefault="00713923" w:rsidP="003D502B">
      <w:pPr>
        <w:spacing w:after="0" w:line="360" w:lineRule="auto"/>
        <w:rPr>
          <w:rFonts w:ascii="Calibri" w:hAnsi="Calibri" w:cs="Calibri"/>
          <w:rPrChange w:id="994" w:author="Jessica Marshall" w:date="2023-07-06T10:18:00Z">
            <w:rPr/>
          </w:rPrChange>
        </w:rPr>
        <w:pPrChange w:id="995" w:author="Jessica Marshall" w:date="2023-07-06T10:18:00Z">
          <w:pPr/>
        </w:pPrChange>
      </w:pPr>
    </w:p>
    <w:p w14:paraId="63C02CB9" w14:textId="0351500A" w:rsidR="00C14BB3" w:rsidRPr="003D502B" w:rsidRDefault="00713923" w:rsidP="003D502B">
      <w:pPr>
        <w:spacing w:after="0" w:line="360" w:lineRule="auto"/>
        <w:rPr>
          <w:rFonts w:ascii="Calibri" w:hAnsi="Calibri" w:cs="Calibri"/>
          <w:rPrChange w:id="996" w:author="Jessica Marshall" w:date="2023-07-06T10:18:00Z">
            <w:rPr/>
          </w:rPrChange>
        </w:rPr>
        <w:pPrChange w:id="997" w:author="Jessica Marshall" w:date="2023-07-06T10:18:00Z">
          <w:pPr/>
        </w:pPrChange>
      </w:pPr>
      <w:r w:rsidRPr="003D502B">
        <w:rPr>
          <w:rFonts w:ascii="Calibri" w:hAnsi="Calibri" w:cs="Calibri"/>
          <w:rPrChange w:id="998" w:author="Jessica Marshall" w:date="2023-07-06T10:18:00Z">
            <w:rPr/>
          </w:rPrChange>
        </w:rPr>
        <w:t>In addition, a</w:t>
      </w:r>
      <w:r w:rsidR="00C14BB3" w:rsidRPr="003D502B">
        <w:rPr>
          <w:rFonts w:ascii="Calibri" w:hAnsi="Calibri" w:cs="Calibri"/>
          <w:rPrChange w:id="999" w:author="Jessica Marshall" w:date="2023-07-06T10:18:00Z">
            <w:rPr/>
          </w:rPrChange>
        </w:rPr>
        <w:t>lthough some</w:t>
      </w:r>
      <w:r w:rsidRPr="003D502B">
        <w:rPr>
          <w:rFonts w:ascii="Calibri" w:hAnsi="Calibri" w:cs="Calibri"/>
          <w:rPrChange w:id="1000" w:author="Jessica Marshall" w:date="2023-07-06T10:18:00Z">
            <w:rPr/>
          </w:rPrChange>
        </w:rPr>
        <w:t xml:space="preserve"> medical</w:t>
      </w:r>
      <w:r w:rsidR="00C14BB3" w:rsidRPr="003D502B">
        <w:rPr>
          <w:rFonts w:ascii="Calibri" w:hAnsi="Calibri" w:cs="Calibri"/>
          <w:rPrChange w:id="1001" w:author="Jessica Marshall" w:date="2023-07-06T10:18:00Z">
            <w:rPr/>
          </w:rPrChange>
        </w:rPr>
        <w:t xml:space="preserve"> imaging is conducted for the specific purposes of use in criminal or civil investigation</w:t>
      </w:r>
      <w:r w:rsidRPr="003D502B">
        <w:rPr>
          <w:rFonts w:ascii="Calibri" w:hAnsi="Calibri" w:cs="Calibri"/>
          <w:rPrChange w:id="1002" w:author="Jessica Marshall" w:date="2023-07-06T10:18:00Z">
            <w:rPr/>
          </w:rPrChange>
        </w:rPr>
        <w:t>s</w:t>
      </w:r>
      <w:r w:rsidR="00C14BB3" w:rsidRPr="003D502B">
        <w:rPr>
          <w:rFonts w:ascii="Calibri" w:hAnsi="Calibri" w:cs="Calibri"/>
          <w:rPrChange w:id="1003" w:author="Jessica Marshall" w:date="2023-07-06T10:18:00Z">
            <w:rPr/>
          </w:rPrChange>
        </w:rPr>
        <w:t>, it is important to recognize that any</w:t>
      </w:r>
      <w:r w:rsidRPr="003D502B">
        <w:rPr>
          <w:rFonts w:ascii="Calibri" w:hAnsi="Calibri" w:cs="Calibri"/>
          <w:rPrChange w:id="1004" w:author="Jessica Marshall" w:date="2023-07-06T10:18:00Z">
            <w:rPr/>
          </w:rPrChange>
        </w:rPr>
        <w:t xml:space="preserve"> medical</w:t>
      </w:r>
      <w:r w:rsidR="00C14BB3" w:rsidRPr="003D502B">
        <w:rPr>
          <w:rFonts w:ascii="Calibri" w:hAnsi="Calibri" w:cs="Calibri"/>
          <w:rPrChange w:id="1005" w:author="Jessica Marshall" w:date="2023-07-06T10:18:00Z">
            <w:rPr/>
          </w:rPrChange>
        </w:rPr>
        <w:t xml:space="preserve"> imaging</w:t>
      </w:r>
      <w:r w:rsidRPr="003D502B">
        <w:rPr>
          <w:rFonts w:ascii="Calibri" w:hAnsi="Calibri" w:cs="Calibri"/>
          <w:rPrChange w:id="1006" w:author="Jessica Marshall" w:date="2023-07-06T10:18:00Z">
            <w:rPr/>
          </w:rPrChange>
        </w:rPr>
        <w:t xml:space="preserve"> </w:t>
      </w:r>
      <w:r w:rsidR="00C14BB3" w:rsidRPr="003D502B">
        <w:rPr>
          <w:rFonts w:ascii="Calibri" w:hAnsi="Calibri" w:cs="Calibri"/>
          <w:rPrChange w:id="1007" w:author="Jessica Marshall" w:date="2023-07-06T10:18:00Z">
            <w:rPr/>
          </w:rPrChange>
        </w:rPr>
        <w:t xml:space="preserve">can potentially become part of </w:t>
      </w:r>
      <w:r w:rsidR="000706A2" w:rsidRPr="003D502B">
        <w:rPr>
          <w:rFonts w:ascii="Calibri" w:hAnsi="Calibri" w:cs="Calibri"/>
          <w:rPrChange w:id="1008" w:author="Jessica Marshall" w:date="2023-07-06T10:18:00Z">
            <w:rPr/>
          </w:rPrChange>
        </w:rPr>
        <w:t xml:space="preserve">a </w:t>
      </w:r>
      <w:r w:rsidR="00C14BB3" w:rsidRPr="003D502B">
        <w:rPr>
          <w:rFonts w:ascii="Calibri" w:hAnsi="Calibri" w:cs="Calibri"/>
          <w:rPrChange w:id="1009" w:author="Jessica Marshall" w:date="2023-07-06T10:18:00Z">
            <w:rPr/>
          </w:rPrChange>
        </w:rPr>
        <w:t xml:space="preserve">legal investigation. Diagnostic imaging in settings such as childhood physical abuse, physical assault by a </w:t>
      </w:r>
      <w:r w:rsidR="00C14BB3" w:rsidRPr="003D502B">
        <w:rPr>
          <w:rFonts w:ascii="Calibri" w:hAnsi="Calibri" w:cs="Calibri"/>
          <w:rPrChange w:id="1010" w:author="Jessica Marshall" w:date="2023-07-06T10:18:00Z">
            <w:rPr/>
          </w:rPrChange>
        </w:rPr>
        <w:lastRenderedPageBreak/>
        <w:t>spouse or domestic partner, or other types of nonaccidental injury may be considered a forensic examination, even if the radiologic technologist is not aware at the time that the images obtained may ultimately become critical legal evidence.</w:t>
      </w:r>
      <w:r w:rsidR="00B40C52" w:rsidRPr="003D502B">
        <w:rPr>
          <w:rFonts w:ascii="Calibri" w:hAnsi="Calibri" w:cs="Calibri"/>
          <w:rPrChange w:id="1011" w:author="Jessica Marshall" w:date="2023-07-06T10:18:00Z">
            <w:rPr/>
          </w:rPrChange>
        </w:rPr>
        <w:fldChar w:fldCharType="begin"/>
      </w:r>
      <w:r w:rsidR="00B40C52" w:rsidRPr="003D502B">
        <w:rPr>
          <w:rFonts w:ascii="Calibri" w:hAnsi="Calibri" w:cs="Calibri"/>
          <w:rPrChange w:id="1012" w:author="Jessica Marshall" w:date="2023-07-06T10:18:00Z">
            <w:rPr/>
          </w:rPrChange>
        </w:rPr>
        <w:instrText xml:space="preserve"> NOTEREF _Ref138851622 \f \h </w:instrText>
      </w:r>
      <w:r w:rsidR="00B40C52" w:rsidRPr="003D502B">
        <w:rPr>
          <w:rFonts w:ascii="Calibri" w:hAnsi="Calibri" w:cs="Calibri"/>
          <w:rPrChange w:id="1013" w:author="Jessica Marshall" w:date="2023-07-06T10:18:00Z">
            <w:rPr/>
          </w:rPrChange>
        </w:rPr>
      </w:r>
      <w:r w:rsidR="003D502B" w:rsidRPr="003D502B">
        <w:rPr>
          <w:rFonts w:ascii="Calibri" w:hAnsi="Calibri" w:cs="Calibri"/>
        </w:rPr>
        <w:instrText xml:space="preserve"> \* MERGEFORMAT </w:instrText>
      </w:r>
      <w:r w:rsidR="00B40C52" w:rsidRPr="003D502B">
        <w:rPr>
          <w:rFonts w:ascii="Calibri" w:hAnsi="Calibri" w:cs="Calibri"/>
          <w:rPrChange w:id="1014" w:author="Jessica Marshall" w:date="2023-07-06T10:18:00Z">
            <w:rPr/>
          </w:rPrChange>
        </w:rPr>
        <w:fldChar w:fldCharType="separate"/>
      </w:r>
      <w:r w:rsidR="00B40C52" w:rsidRPr="003D502B">
        <w:rPr>
          <w:rStyle w:val="EndnoteReference"/>
          <w:rFonts w:ascii="Calibri" w:hAnsi="Calibri" w:cs="Calibri"/>
          <w:rPrChange w:id="1015" w:author="Jessica Marshall" w:date="2023-07-06T10:18:00Z">
            <w:rPr>
              <w:rStyle w:val="EndnoteReference"/>
            </w:rPr>
          </w:rPrChange>
        </w:rPr>
        <w:t>3</w:t>
      </w:r>
      <w:r w:rsidR="00B40C52" w:rsidRPr="003D502B">
        <w:rPr>
          <w:rFonts w:ascii="Calibri" w:hAnsi="Calibri" w:cs="Calibri"/>
          <w:rPrChange w:id="1016" w:author="Jessica Marshall" w:date="2023-07-06T10:18:00Z">
            <w:rPr/>
          </w:rPrChange>
        </w:rPr>
        <w:fldChar w:fldCharType="end"/>
      </w:r>
      <w:r w:rsidR="00C14BB3" w:rsidRPr="003D502B">
        <w:rPr>
          <w:rFonts w:ascii="Calibri" w:hAnsi="Calibri" w:cs="Calibri"/>
          <w:rPrChange w:id="1017" w:author="Jessica Marshall" w:date="2023-07-06T10:18:00Z">
            <w:rPr/>
          </w:rPrChange>
        </w:rPr>
        <w:t xml:space="preserve"> </w:t>
      </w:r>
    </w:p>
    <w:p w14:paraId="27718975" w14:textId="77777777" w:rsidR="00D97D59" w:rsidRPr="003D502B" w:rsidRDefault="00D97D59" w:rsidP="003D502B">
      <w:pPr>
        <w:spacing w:after="0" w:line="360" w:lineRule="auto"/>
        <w:rPr>
          <w:rFonts w:ascii="Calibri" w:hAnsi="Calibri" w:cs="Calibri"/>
          <w:i/>
          <w:rPrChange w:id="1018" w:author="Jessica Marshall" w:date="2023-07-06T10:18:00Z">
            <w:rPr>
              <w:i/>
            </w:rPr>
          </w:rPrChange>
        </w:rPr>
        <w:pPrChange w:id="1019" w:author="Jessica Marshall" w:date="2023-07-06T10:18:00Z">
          <w:pPr/>
        </w:pPrChange>
      </w:pPr>
    </w:p>
    <w:p w14:paraId="5686DFA6" w14:textId="0499F4EA" w:rsidR="00D114EA" w:rsidRPr="003D502B" w:rsidRDefault="00BA7F94" w:rsidP="003D502B">
      <w:pPr>
        <w:pStyle w:val="Heading2"/>
        <w:spacing w:after="0" w:line="360" w:lineRule="auto"/>
        <w:rPr>
          <w:rFonts w:ascii="Calibri" w:hAnsi="Calibri" w:cs="Calibri"/>
          <w:iCs/>
          <w:rPrChange w:id="1020" w:author="Jessica Marshall" w:date="2023-07-06T10:18:00Z">
            <w:rPr>
              <w:iCs/>
            </w:rPr>
          </w:rPrChange>
        </w:rPr>
        <w:pPrChange w:id="1021" w:author="Jessica Marshall" w:date="2023-07-06T10:18:00Z">
          <w:pPr/>
        </w:pPrChange>
      </w:pPr>
      <w:r w:rsidRPr="003D502B">
        <w:rPr>
          <w:rFonts w:ascii="Calibri" w:hAnsi="Calibri" w:cs="Calibri"/>
          <w:rPrChange w:id="1022" w:author="Jessica Marshall" w:date="2023-07-06T10:18:00Z">
            <w:rPr/>
          </w:rPrChange>
        </w:rPr>
        <w:t xml:space="preserve">Contrast, noise, </w:t>
      </w:r>
      <w:r w:rsidR="00D97D59" w:rsidRPr="003D502B">
        <w:rPr>
          <w:rFonts w:ascii="Calibri" w:hAnsi="Calibri" w:cs="Calibri"/>
          <w:rPrChange w:id="1023" w:author="Jessica Marshall" w:date="2023-07-06T10:18:00Z">
            <w:rPr/>
          </w:rPrChange>
        </w:rPr>
        <w:t xml:space="preserve">and </w:t>
      </w:r>
      <w:r w:rsidRPr="003D502B">
        <w:rPr>
          <w:rFonts w:ascii="Calibri" w:hAnsi="Calibri" w:cs="Calibri"/>
          <w:rPrChange w:id="1024" w:author="Jessica Marshall" w:date="2023-07-06T10:18:00Z">
            <w:rPr/>
          </w:rPrChange>
        </w:rPr>
        <w:t>spatial resolution</w:t>
      </w:r>
    </w:p>
    <w:p w14:paraId="7AA181DC" w14:textId="5E5CF337" w:rsidR="00394D34" w:rsidRPr="003D502B" w:rsidRDefault="00D137E5" w:rsidP="003D502B">
      <w:pPr>
        <w:spacing w:after="0" w:line="360" w:lineRule="auto"/>
        <w:rPr>
          <w:rFonts w:ascii="Calibri" w:hAnsi="Calibri" w:cs="Calibri"/>
          <w:rPrChange w:id="1025" w:author="Jessica Marshall" w:date="2023-07-06T10:18:00Z">
            <w:rPr/>
          </w:rPrChange>
        </w:rPr>
        <w:pPrChange w:id="1026" w:author="Jessica Marshall" w:date="2023-07-06T10:18:00Z">
          <w:pPr/>
        </w:pPrChange>
      </w:pPr>
      <w:r w:rsidRPr="003D502B">
        <w:rPr>
          <w:rFonts w:ascii="Calibri" w:hAnsi="Calibri" w:cs="Calibri"/>
          <w:rPrChange w:id="1027" w:author="Jessica Marshall" w:date="2023-07-06T10:18:00Z">
            <w:rPr/>
          </w:rPrChange>
        </w:rPr>
        <w:t>PMCT i</w:t>
      </w:r>
      <w:r w:rsidR="006F6E4A" w:rsidRPr="003D502B">
        <w:rPr>
          <w:rFonts w:ascii="Calibri" w:hAnsi="Calibri" w:cs="Calibri"/>
          <w:rPrChange w:id="1028" w:author="Jessica Marshall" w:date="2023-07-06T10:18:00Z">
            <w:rPr/>
          </w:rPrChange>
        </w:rPr>
        <w:t xml:space="preserve">mage quality is influenced by </w:t>
      </w:r>
      <w:r w:rsidR="000706A2" w:rsidRPr="003D502B">
        <w:rPr>
          <w:rFonts w:ascii="Calibri" w:hAnsi="Calibri" w:cs="Calibri"/>
          <w:rPrChange w:id="1029" w:author="Jessica Marshall" w:date="2023-07-06T10:18:00Z">
            <w:rPr/>
          </w:rPrChange>
        </w:rPr>
        <w:t>several</w:t>
      </w:r>
      <w:r w:rsidR="006F6E4A" w:rsidRPr="003D502B">
        <w:rPr>
          <w:rFonts w:ascii="Calibri" w:hAnsi="Calibri" w:cs="Calibri"/>
          <w:rPrChange w:id="1030" w:author="Jessica Marshall" w:date="2023-07-06T10:18:00Z">
            <w:rPr/>
          </w:rPrChange>
        </w:rPr>
        <w:t xml:space="preserve"> factors, including </w:t>
      </w:r>
      <w:r w:rsidRPr="003D502B">
        <w:rPr>
          <w:rFonts w:ascii="Calibri" w:hAnsi="Calibri" w:cs="Calibri"/>
          <w:rPrChange w:id="1031" w:author="Jessica Marshall" w:date="2023-07-06T10:18:00Z">
            <w:rPr/>
          </w:rPrChange>
        </w:rPr>
        <w:t>image</w:t>
      </w:r>
      <w:r w:rsidR="006F6E4A" w:rsidRPr="003D502B">
        <w:rPr>
          <w:rFonts w:ascii="Calibri" w:hAnsi="Calibri" w:cs="Calibri"/>
          <w:rPrChange w:id="1032" w:author="Jessica Marshall" w:date="2023-07-06T10:18:00Z">
            <w:rPr/>
          </w:rPrChange>
        </w:rPr>
        <w:t xml:space="preserve"> c</w:t>
      </w:r>
      <w:r w:rsidR="00DB1058" w:rsidRPr="003D502B">
        <w:rPr>
          <w:rFonts w:ascii="Calibri" w:hAnsi="Calibri" w:cs="Calibri"/>
          <w:rPrChange w:id="1033" w:author="Jessica Marshall" w:date="2023-07-06T10:18:00Z">
            <w:rPr/>
          </w:rPrChange>
        </w:rPr>
        <w:t>ontrast, noise, and spatial resolution</w:t>
      </w:r>
      <w:r w:rsidR="00695CEE" w:rsidRPr="003D502B">
        <w:rPr>
          <w:rFonts w:ascii="Calibri" w:hAnsi="Calibri" w:cs="Calibri"/>
          <w:rPrChange w:id="1034" w:author="Jessica Marshall" w:date="2023-07-06T10:18:00Z">
            <w:rPr/>
          </w:rPrChange>
        </w:rPr>
        <w:t>.</w:t>
      </w:r>
      <w:r w:rsidR="001B149D" w:rsidRPr="003D502B">
        <w:rPr>
          <w:rFonts w:ascii="Calibri" w:hAnsi="Calibri" w:cs="Calibri"/>
          <w:rPrChange w:id="1035" w:author="Jessica Marshall" w:date="2023-07-06T10:18:00Z">
            <w:rPr/>
          </w:rPrChange>
        </w:rPr>
        <w:fldChar w:fldCharType="begin"/>
      </w:r>
      <w:r w:rsidR="001B149D" w:rsidRPr="003D502B">
        <w:rPr>
          <w:rFonts w:ascii="Calibri" w:hAnsi="Calibri" w:cs="Calibri"/>
          <w:rPrChange w:id="1036" w:author="Jessica Marshall" w:date="2023-07-06T10:18:00Z">
            <w:rPr/>
          </w:rPrChange>
        </w:rPr>
        <w:instrText xml:space="preserve"> NOTEREF _Ref138854671 \f \h </w:instrText>
      </w:r>
      <w:r w:rsidR="001B149D" w:rsidRPr="003D502B">
        <w:rPr>
          <w:rFonts w:ascii="Calibri" w:hAnsi="Calibri" w:cs="Calibri"/>
          <w:rPrChange w:id="1037" w:author="Jessica Marshall" w:date="2023-07-06T10:18:00Z">
            <w:rPr/>
          </w:rPrChange>
        </w:rPr>
      </w:r>
      <w:r w:rsidR="003D502B" w:rsidRPr="003D502B">
        <w:rPr>
          <w:rFonts w:ascii="Calibri" w:hAnsi="Calibri" w:cs="Calibri"/>
        </w:rPr>
        <w:instrText xml:space="preserve"> \* MERGEFORMAT </w:instrText>
      </w:r>
      <w:r w:rsidR="001B149D" w:rsidRPr="003D502B">
        <w:rPr>
          <w:rFonts w:ascii="Calibri" w:hAnsi="Calibri" w:cs="Calibri"/>
          <w:rPrChange w:id="1038" w:author="Jessica Marshall" w:date="2023-07-06T10:18:00Z">
            <w:rPr/>
          </w:rPrChange>
        </w:rPr>
        <w:fldChar w:fldCharType="separate"/>
      </w:r>
      <w:r w:rsidR="001B149D" w:rsidRPr="003D502B">
        <w:rPr>
          <w:rStyle w:val="EndnoteReference"/>
          <w:rFonts w:ascii="Calibri" w:hAnsi="Calibri" w:cs="Calibri"/>
          <w:rPrChange w:id="1039" w:author="Jessica Marshall" w:date="2023-07-06T10:18:00Z">
            <w:rPr>
              <w:rStyle w:val="EndnoteReference"/>
            </w:rPr>
          </w:rPrChange>
        </w:rPr>
        <w:t>2</w:t>
      </w:r>
      <w:r w:rsidR="001B149D" w:rsidRPr="003D502B">
        <w:rPr>
          <w:rFonts w:ascii="Calibri" w:hAnsi="Calibri" w:cs="Calibri"/>
          <w:rPrChange w:id="1040" w:author="Jessica Marshall" w:date="2023-07-06T10:18:00Z">
            <w:rPr/>
          </w:rPrChange>
        </w:rPr>
        <w:fldChar w:fldCharType="end"/>
      </w:r>
      <w:r w:rsidR="00695CEE" w:rsidRPr="003D502B">
        <w:rPr>
          <w:rFonts w:ascii="Calibri" w:hAnsi="Calibri" w:cs="Calibri"/>
          <w:rPrChange w:id="1041" w:author="Jessica Marshall" w:date="2023-07-06T10:18:00Z">
            <w:rPr/>
          </w:rPrChange>
        </w:rPr>
        <w:t xml:space="preserve"> </w:t>
      </w:r>
      <w:r w:rsidR="00695CEE" w:rsidRPr="003D502B">
        <w:rPr>
          <w:rFonts w:ascii="Calibri" w:hAnsi="Calibri" w:cs="Calibri"/>
          <w:i/>
          <w:iCs/>
          <w:rPrChange w:id="1042" w:author="Jessica Marshall" w:date="2023-07-06T10:18:00Z">
            <w:rPr>
              <w:i/>
              <w:iCs/>
            </w:rPr>
          </w:rPrChange>
        </w:rPr>
        <w:t>Contrast</w:t>
      </w:r>
      <w:r w:rsidR="00695CEE" w:rsidRPr="003D502B">
        <w:rPr>
          <w:rFonts w:ascii="Calibri" w:hAnsi="Calibri" w:cs="Calibri"/>
          <w:rPrChange w:id="1043" w:author="Jessica Marshall" w:date="2023-07-06T10:18:00Z">
            <w:rPr/>
          </w:rPrChange>
        </w:rPr>
        <w:t xml:space="preserve"> can be defined as the </w:t>
      </w:r>
      <w:r w:rsidRPr="003D502B">
        <w:rPr>
          <w:rFonts w:ascii="Calibri" w:hAnsi="Calibri" w:cs="Calibri"/>
          <w:rPrChange w:id="1044" w:author="Jessica Marshall" w:date="2023-07-06T10:18:00Z">
            <w:rPr/>
          </w:rPrChange>
        </w:rPr>
        <w:t>visual</w:t>
      </w:r>
      <w:r w:rsidR="00695CEE" w:rsidRPr="003D502B">
        <w:rPr>
          <w:rFonts w:ascii="Calibri" w:hAnsi="Calibri" w:cs="Calibri"/>
          <w:rPrChange w:id="1045" w:author="Jessica Marshall" w:date="2023-07-06T10:18:00Z">
            <w:rPr/>
          </w:rPrChange>
        </w:rPr>
        <w:t xml:space="preserve"> </w:t>
      </w:r>
      <w:r w:rsidR="003B5FAD" w:rsidRPr="003D502B">
        <w:rPr>
          <w:rFonts w:ascii="Calibri" w:hAnsi="Calibri" w:cs="Calibri"/>
          <w:rPrChange w:id="1046" w:author="Jessica Marshall" w:date="2023-07-06T10:18:00Z">
            <w:rPr/>
          </w:rPrChange>
        </w:rPr>
        <w:t xml:space="preserve">depiction of </w:t>
      </w:r>
      <w:r w:rsidR="000F6D8F" w:rsidRPr="003D502B">
        <w:rPr>
          <w:rFonts w:ascii="Calibri" w:hAnsi="Calibri" w:cs="Calibri"/>
          <w:rPrChange w:id="1047" w:author="Jessica Marshall" w:date="2023-07-06T10:18:00Z">
            <w:rPr/>
          </w:rPrChange>
        </w:rPr>
        <w:t>density differences in</w:t>
      </w:r>
      <w:r w:rsidR="003B5FAD" w:rsidRPr="003D502B">
        <w:rPr>
          <w:rFonts w:ascii="Calibri" w:hAnsi="Calibri" w:cs="Calibri"/>
          <w:rPrChange w:id="1048" w:author="Jessica Marshall" w:date="2023-07-06T10:18:00Z">
            <w:rPr/>
          </w:rPrChange>
        </w:rPr>
        <w:t xml:space="preserve"> adjacent tissues</w:t>
      </w:r>
      <w:r w:rsidR="00897E45" w:rsidRPr="003D502B">
        <w:rPr>
          <w:rFonts w:ascii="Calibri" w:hAnsi="Calibri" w:cs="Calibri"/>
          <w:rPrChange w:id="1049" w:author="Jessica Marshall" w:date="2023-07-06T10:18:00Z">
            <w:rPr/>
          </w:rPrChange>
        </w:rPr>
        <w:t>. Contrast</w:t>
      </w:r>
      <w:r w:rsidR="000F6D8F" w:rsidRPr="003D502B">
        <w:rPr>
          <w:rFonts w:ascii="Calibri" w:hAnsi="Calibri" w:cs="Calibri"/>
          <w:rPrChange w:id="1050" w:author="Jessica Marshall" w:date="2023-07-06T10:18:00Z">
            <w:rPr/>
          </w:rPrChange>
        </w:rPr>
        <w:t xml:space="preserve"> is determined by</w:t>
      </w:r>
      <w:r w:rsidR="005518A3" w:rsidRPr="003D502B">
        <w:rPr>
          <w:rFonts w:ascii="Calibri" w:hAnsi="Calibri" w:cs="Calibri"/>
          <w:rPrChange w:id="1051" w:author="Jessica Marshall" w:date="2023-07-06T10:18:00Z">
            <w:rPr/>
          </w:rPrChange>
        </w:rPr>
        <w:t xml:space="preserve"> the</w:t>
      </w:r>
      <w:r w:rsidR="000F6D8F" w:rsidRPr="003D502B">
        <w:rPr>
          <w:rFonts w:ascii="Calibri" w:hAnsi="Calibri" w:cs="Calibri"/>
          <w:rPrChange w:id="1052" w:author="Jessica Marshall" w:date="2023-07-06T10:18:00Z">
            <w:rPr/>
          </w:rPrChange>
        </w:rPr>
        <w:t xml:space="preserve"> </w:t>
      </w:r>
      <w:r w:rsidR="00897E45" w:rsidRPr="003D502B">
        <w:rPr>
          <w:rFonts w:ascii="Calibri" w:hAnsi="Calibri" w:cs="Calibri"/>
          <w:rPrChange w:id="1053" w:author="Jessica Marshall" w:date="2023-07-06T10:18:00Z">
            <w:rPr/>
          </w:rPrChange>
        </w:rPr>
        <w:t xml:space="preserve">energy of </w:t>
      </w:r>
      <w:r w:rsidR="000F6D8F" w:rsidRPr="003D502B">
        <w:rPr>
          <w:rFonts w:ascii="Calibri" w:hAnsi="Calibri" w:cs="Calibri"/>
          <w:rPrChange w:id="1054" w:author="Jessica Marshall" w:date="2023-07-06T10:18:00Z">
            <w:rPr/>
          </w:rPrChange>
        </w:rPr>
        <w:t xml:space="preserve">the administered x-ray </w:t>
      </w:r>
      <w:r w:rsidR="00897E45" w:rsidRPr="003D502B">
        <w:rPr>
          <w:rFonts w:ascii="Calibri" w:hAnsi="Calibri" w:cs="Calibri"/>
          <w:rPrChange w:id="1055" w:author="Jessica Marshall" w:date="2023-07-06T10:18:00Z">
            <w:rPr/>
          </w:rPrChange>
        </w:rPr>
        <w:t>photons</w:t>
      </w:r>
      <w:r w:rsidR="000F6D8F" w:rsidRPr="003D502B">
        <w:rPr>
          <w:rFonts w:ascii="Calibri" w:hAnsi="Calibri" w:cs="Calibri"/>
          <w:rPrChange w:id="1056" w:author="Jessica Marshall" w:date="2023-07-06T10:18:00Z">
            <w:rPr/>
          </w:rPrChange>
        </w:rPr>
        <w:t xml:space="preserve"> </w:t>
      </w:r>
      <w:r w:rsidR="00873BAB" w:rsidRPr="003D502B">
        <w:rPr>
          <w:rFonts w:ascii="Calibri" w:hAnsi="Calibri" w:cs="Calibri"/>
          <w:rPrChange w:id="1057" w:author="Jessica Marshall" w:date="2023-07-06T10:18:00Z">
            <w:rPr/>
          </w:rPrChange>
        </w:rPr>
        <w:t>and the type of tissue or material that is being penetrated.</w:t>
      </w:r>
      <w:r w:rsidR="00EC26E4" w:rsidRPr="003D502B">
        <w:rPr>
          <w:rFonts w:ascii="Calibri" w:hAnsi="Calibri" w:cs="Calibri"/>
          <w:rPrChange w:id="1058" w:author="Jessica Marshall" w:date="2023-07-06T10:18:00Z">
            <w:rPr/>
          </w:rPrChange>
        </w:rPr>
        <w:t xml:space="preserve"> </w:t>
      </w:r>
      <w:r w:rsidR="00EC26E4" w:rsidRPr="003D502B">
        <w:rPr>
          <w:rFonts w:ascii="Calibri" w:hAnsi="Calibri" w:cs="Calibri"/>
          <w:i/>
          <w:iCs/>
          <w:rPrChange w:id="1059" w:author="Jessica Marshall" w:date="2023-07-06T10:18:00Z">
            <w:rPr>
              <w:i/>
              <w:iCs/>
            </w:rPr>
          </w:rPrChange>
        </w:rPr>
        <w:t>Spatial resolution</w:t>
      </w:r>
      <w:r w:rsidR="00EC26E4" w:rsidRPr="003D502B">
        <w:rPr>
          <w:rFonts w:ascii="Calibri" w:hAnsi="Calibri" w:cs="Calibri"/>
          <w:rPrChange w:id="1060" w:author="Jessica Marshall" w:date="2023-07-06T10:18:00Z">
            <w:rPr/>
          </w:rPrChange>
        </w:rPr>
        <w:t xml:space="preserve"> </w:t>
      </w:r>
      <w:r w:rsidR="0080749C" w:rsidRPr="003D502B">
        <w:rPr>
          <w:rFonts w:ascii="Calibri" w:hAnsi="Calibri" w:cs="Calibri"/>
          <w:rPrChange w:id="1061" w:author="Jessica Marshall" w:date="2023-07-06T10:18:00Z">
            <w:rPr/>
          </w:rPrChange>
        </w:rPr>
        <w:t xml:space="preserve">is the ability of the imaging system to </w:t>
      </w:r>
      <w:r w:rsidR="00C62E78" w:rsidRPr="003D502B">
        <w:rPr>
          <w:rFonts w:ascii="Calibri" w:hAnsi="Calibri" w:cs="Calibri"/>
          <w:rPrChange w:id="1062" w:author="Jessica Marshall" w:date="2023-07-06T10:18:00Z">
            <w:rPr/>
          </w:rPrChange>
        </w:rPr>
        <w:t xml:space="preserve">distinguish between the smallest and most closely placed elements in an </w:t>
      </w:r>
      <w:proofErr w:type="gramStart"/>
      <w:r w:rsidR="00C62E78" w:rsidRPr="003D502B">
        <w:rPr>
          <w:rFonts w:ascii="Calibri" w:hAnsi="Calibri" w:cs="Calibri"/>
          <w:rPrChange w:id="1063" w:author="Jessica Marshall" w:date="2023-07-06T10:18:00Z">
            <w:rPr/>
          </w:rPrChange>
        </w:rPr>
        <w:t>image, and</w:t>
      </w:r>
      <w:proofErr w:type="gramEnd"/>
      <w:r w:rsidR="00C62E78" w:rsidRPr="003D502B">
        <w:rPr>
          <w:rFonts w:ascii="Calibri" w:hAnsi="Calibri" w:cs="Calibri"/>
          <w:rPrChange w:id="1064" w:author="Jessica Marshall" w:date="2023-07-06T10:18:00Z">
            <w:rPr/>
          </w:rPrChange>
        </w:rPr>
        <w:t xml:space="preserve"> is determined primarily </w:t>
      </w:r>
      <w:r w:rsidR="00F46FF8" w:rsidRPr="003D502B">
        <w:rPr>
          <w:rFonts w:ascii="Calibri" w:hAnsi="Calibri" w:cs="Calibri"/>
          <w:rPrChange w:id="1065" w:author="Jessica Marshall" w:date="2023-07-06T10:18:00Z">
            <w:rPr/>
          </w:rPrChange>
        </w:rPr>
        <w:t xml:space="preserve">the </w:t>
      </w:r>
      <w:r w:rsidR="00375D90" w:rsidRPr="003D502B">
        <w:rPr>
          <w:rFonts w:ascii="Calibri" w:hAnsi="Calibri" w:cs="Calibri"/>
          <w:rPrChange w:id="1066" w:author="Jessica Marshall" w:date="2023-07-06T10:18:00Z">
            <w:rPr/>
          </w:rPrChange>
        </w:rPr>
        <w:t>x-ray tube</w:t>
      </w:r>
      <w:r w:rsidR="00F46FF8" w:rsidRPr="003D502B">
        <w:rPr>
          <w:rFonts w:ascii="Calibri" w:hAnsi="Calibri" w:cs="Calibri"/>
          <w:rPrChange w:id="1067" w:author="Jessica Marshall" w:date="2023-07-06T10:18:00Z">
            <w:rPr/>
          </w:rPrChange>
        </w:rPr>
        <w:t xml:space="preserve"> aperture and detector size.</w:t>
      </w:r>
      <w:r w:rsidR="00873BAB" w:rsidRPr="003D502B">
        <w:rPr>
          <w:rFonts w:ascii="Calibri" w:hAnsi="Calibri" w:cs="Calibri"/>
          <w:rPrChange w:id="1068" w:author="Jessica Marshall" w:date="2023-07-06T10:18:00Z">
            <w:rPr/>
          </w:rPrChange>
        </w:rPr>
        <w:t xml:space="preserve"> </w:t>
      </w:r>
      <w:del w:id="1069" w:author="Jessica Marshall" w:date="2023-07-06T10:05:00Z">
        <w:r w:rsidR="00EC26E4" w:rsidRPr="003D502B" w:rsidDel="00CA6576">
          <w:rPr>
            <w:rFonts w:ascii="Calibri" w:hAnsi="Calibri" w:cs="Calibri"/>
            <w:rPrChange w:id="1070" w:author="Jessica Marshall" w:date="2023-07-06T10:18:00Z">
              <w:rPr/>
            </w:rPrChange>
          </w:rPr>
          <w:delText xml:space="preserve"> </w:delText>
        </w:r>
      </w:del>
      <w:r w:rsidR="0004239D" w:rsidRPr="003D502B">
        <w:rPr>
          <w:rFonts w:ascii="Calibri" w:hAnsi="Calibri" w:cs="Calibri"/>
          <w:rPrChange w:id="1071" w:author="Jessica Marshall" w:date="2023-07-06T10:18:00Z">
            <w:rPr/>
          </w:rPrChange>
        </w:rPr>
        <w:t xml:space="preserve">Image </w:t>
      </w:r>
      <w:r w:rsidR="0004239D" w:rsidRPr="003D502B">
        <w:rPr>
          <w:rFonts w:ascii="Calibri" w:hAnsi="Calibri" w:cs="Calibri"/>
          <w:i/>
          <w:iCs/>
          <w:rPrChange w:id="1072" w:author="Jessica Marshall" w:date="2023-07-06T10:18:00Z">
            <w:rPr>
              <w:i/>
              <w:iCs/>
            </w:rPr>
          </w:rPrChange>
        </w:rPr>
        <w:t>noise</w:t>
      </w:r>
      <w:r w:rsidR="0004239D" w:rsidRPr="003D502B">
        <w:rPr>
          <w:rFonts w:ascii="Calibri" w:hAnsi="Calibri" w:cs="Calibri"/>
          <w:rPrChange w:id="1073" w:author="Jessica Marshall" w:date="2023-07-06T10:18:00Z">
            <w:rPr/>
          </w:rPrChange>
        </w:rPr>
        <w:t xml:space="preserve"> refers to </w:t>
      </w:r>
      <w:r w:rsidR="00375D90" w:rsidRPr="003D502B">
        <w:rPr>
          <w:rFonts w:ascii="Calibri" w:hAnsi="Calibri" w:cs="Calibri"/>
          <w:rPrChange w:id="1074" w:author="Jessica Marshall" w:date="2023-07-06T10:18:00Z">
            <w:rPr/>
          </w:rPrChange>
        </w:rPr>
        <w:t>the</w:t>
      </w:r>
      <w:r w:rsidR="0004239D" w:rsidRPr="003D502B">
        <w:rPr>
          <w:rFonts w:ascii="Calibri" w:hAnsi="Calibri" w:cs="Calibri"/>
          <w:rPrChange w:id="1075" w:author="Jessica Marshall" w:date="2023-07-06T10:18:00Z">
            <w:rPr/>
          </w:rPrChange>
        </w:rPr>
        <w:t xml:space="preserve"> appearance of graininess in reconstructed images</w:t>
      </w:r>
      <w:r w:rsidR="00375D90" w:rsidRPr="003D502B">
        <w:rPr>
          <w:rFonts w:ascii="Calibri" w:hAnsi="Calibri" w:cs="Calibri"/>
          <w:rPrChange w:id="1076" w:author="Jessica Marshall" w:date="2023-07-06T10:18:00Z">
            <w:rPr/>
          </w:rPrChange>
        </w:rPr>
        <w:t>, which</w:t>
      </w:r>
      <w:r w:rsidR="00D73D03" w:rsidRPr="003D502B">
        <w:rPr>
          <w:rFonts w:ascii="Calibri" w:hAnsi="Calibri" w:cs="Calibri"/>
          <w:rPrChange w:id="1077" w:author="Jessica Marshall" w:date="2023-07-06T10:18:00Z">
            <w:rPr/>
          </w:rPrChange>
        </w:rPr>
        <w:t xml:space="preserve"> results from random fluctuations i</w:t>
      </w:r>
      <w:r w:rsidR="00E56B18" w:rsidRPr="003D502B">
        <w:rPr>
          <w:rFonts w:ascii="Calibri" w:hAnsi="Calibri" w:cs="Calibri"/>
          <w:rPrChange w:id="1078" w:author="Jessica Marshall" w:date="2023-07-06T10:18:00Z">
            <w:rPr/>
          </w:rPrChange>
        </w:rPr>
        <w:t>n the number of x-ray photons captured by the detectors</w:t>
      </w:r>
      <w:r w:rsidR="00375D90" w:rsidRPr="003D502B">
        <w:rPr>
          <w:rFonts w:ascii="Calibri" w:hAnsi="Calibri" w:cs="Calibri"/>
          <w:rPrChange w:id="1079" w:author="Jessica Marshall" w:date="2023-07-06T10:18:00Z">
            <w:rPr/>
          </w:rPrChange>
        </w:rPr>
        <w:t>.</w:t>
      </w:r>
      <w:r w:rsidR="00E56BE4" w:rsidRPr="003D502B">
        <w:rPr>
          <w:rFonts w:ascii="Calibri" w:hAnsi="Calibri" w:cs="Calibri"/>
          <w:rPrChange w:id="1080" w:author="Jessica Marshall" w:date="2023-07-06T10:18:00Z">
            <w:rPr/>
          </w:rPrChange>
        </w:rPr>
        <w:fldChar w:fldCharType="begin"/>
      </w:r>
      <w:r w:rsidR="00E56BE4" w:rsidRPr="003D502B">
        <w:rPr>
          <w:rFonts w:ascii="Calibri" w:hAnsi="Calibri" w:cs="Calibri"/>
          <w:rPrChange w:id="1081" w:author="Jessica Marshall" w:date="2023-07-06T10:18:00Z">
            <w:rPr/>
          </w:rPrChange>
        </w:rPr>
        <w:instrText xml:space="preserve"> NOTEREF _Ref138854671 \f \h </w:instrText>
      </w:r>
      <w:r w:rsidR="00E56BE4" w:rsidRPr="003D502B">
        <w:rPr>
          <w:rFonts w:ascii="Calibri" w:hAnsi="Calibri" w:cs="Calibri"/>
          <w:rPrChange w:id="1082" w:author="Jessica Marshall" w:date="2023-07-06T10:18:00Z">
            <w:rPr/>
          </w:rPrChange>
        </w:rPr>
      </w:r>
      <w:r w:rsidR="003D502B" w:rsidRPr="003D502B">
        <w:rPr>
          <w:rFonts w:ascii="Calibri" w:hAnsi="Calibri" w:cs="Calibri"/>
        </w:rPr>
        <w:instrText xml:space="preserve"> \* MERGEFORMAT </w:instrText>
      </w:r>
      <w:r w:rsidR="00E56BE4" w:rsidRPr="003D502B">
        <w:rPr>
          <w:rFonts w:ascii="Calibri" w:hAnsi="Calibri" w:cs="Calibri"/>
          <w:rPrChange w:id="1083" w:author="Jessica Marshall" w:date="2023-07-06T10:18:00Z">
            <w:rPr/>
          </w:rPrChange>
        </w:rPr>
        <w:fldChar w:fldCharType="separate"/>
      </w:r>
      <w:r w:rsidR="00E56BE4" w:rsidRPr="003D502B">
        <w:rPr>
          <w:rStyle w:val="EndnoteReference"/>
          <w:rFonts w:ascii="Calibri" w:hAnsi="Calibri" w:cs="Calibri"/>
          <w:rPrChange w:id="1084" w:author="Jessica Marshall" w:date="2023-07-06T10:18:00Z">
            <w:rPr>
              <w:rStyle w:val="EndnoteReference"/>
            </w:rPr>
          </w:rPrChange>
        </w:rPr>
        <w:t>2</w:t>
      </w:r>
      <w:r w:rsidR="00E56BE4" w:rsidRPr="003D502B">
        <w:rPr>
          <w:rFonts w:ascii="Calibri" w:hAnsi="Calibri" w:cs="Calibri"/>
          <w:rPrChange w:id="1085" w:author="Jessica Marshall" w:date="2023-07-06T10:18:00Z">
            <w:rPr/>
          </w:rPrChange>
        </w:rPr>
        <w:fldChar w:fldCharType="end"/>
      </w:r>
      <w:r w:rsidR="005D28B2" w:rsidRPr="003D502B">
        <w:rPr>
          <w:rFonts w:ascii="Calibri" w:hAnsi="Calibri" w:cs="Calibri"/>
          <w:rPrChange w:id="1086" w:author="Jessica Marshall" w:date="2023-07-06T10:18:00Z">
            <w:rPr/>
          </w:rPrChange>
        </w:rPr>
        <w:t xml:space="preserve"> </w:t>
      </w:r>
    </w:p>
    <w:p w14:paraId="0B793281" w14:textId="77777777" w:rsidR="00937420" w:rsidRPr="003D502B" w:rsidRDefault="00937420" w:rsidP="003D502B">
      <w:pPr>
        <w:spacing w:after="0" w:line="360" w:lineRule="auto"/>
        <w:rPr>
          <w:rFonts w:ascii="Calibri" w:hAnsi="Calibri" w:cs="Calibri"/>
          <w:i/>
          <w:iCs/>
          <w:rPrChange w:id="1087" w:author="Jessica Marshall" w:date="2023-07-06T10:18:00Z">
            <w:rPr>
              <w:i/>
              <w:iCs/>
            </w:rPr>
          </w:rPrChange>
        </w:rPr>
        <w:pPrChange w:id="1088" w:author="Jessica Marshall" w:date="2023-07-06T10:18:00Z">
          <w:pPr/>
        </w:pPrChange>
      </w:pPr>
    </w:p>
    <w:p w14:paraId="1C8E342F" w14:textId="48183FA8" w:rsidR="00C14BB3" w:rsidRPr="003D502B" w:rsidRDefault="00937420" w:rsidP="003D502B">
      <w:pPr>
        <w:spacing w:after="0" w:line="360" w:lineRule="auto"/>
        <w:rPr>
          <w:rFonts w:ascii="Calibri" w:hAnsi="Calibri" w:cs="Calibri"/>
          <w:rPrChange w:id="1089" w:author="Jessica Marshall" w:date="2023-07-06T10:18:00Z">
            <w:rPr/>
          </w:rPrChange>
        </w:rPr>
        <w:pPrChange w:id="1090" w:author="Jessica Marshall" w:date="2023-07-06T10:18:00Z">
          <w:pPr/>
        </w:pPrChange>
      </w:pPr>
      <w:r w:rsidRPr="003D502B">
        <w:rPr>
          <w:rFonts w:ascii="Calibri" w:hAnsi="Calibri" w:cs="Calibri"/>
          <w:rPrChange w:id="1091" w:author="Jessica Marshall" w:date="2023-07-06T10:18:00Z">
            <w:rPr/>
          </w:rPrChange>
        </w:rPr>
        <w:t>Adjustments to image acquisition parameters largely affect radiation dose and can have important impacts on contrast, noise, and spatial resolution.</w:t>
      </w:r>
      <w:r w:rsidR="0093772B" w:rsidRPr="003D502B">
        <w:rPr>
          <w:rFonts w:ascii="Calibri" w:hAnsi="Calibri" w:cs="Calibri"/>
          <w:rPrChange w:id="1092" w:author="Jessica Marshall" w:date="2023-07-06T10:18:00Z">
            <w:rPr/>
          </w:rPrChange>
        </w:rPr>
        <w:fldChar w:fldCharType="begin"/>
      </w:r>
      <w:r w:rsidR="0093772B" w:rsidRPr="003D502B">
        <w:rPr>
          <w:rFonts w:ascii="Calibri" w:hAnsi="Calibri" w:cs="Calibri"/>
          <w:rPrChange w:id="1093" w:author="Jessica Marshall" w:date="2023-07-06T10:18:00Z">
            <w:rPr/>
          </w:rPrChange>
        </w:rPr>
        <w:instrText xml:space="preserve"> NOTEREF _Ref138854671 \f \h </w:instrText>
      </w:r>
      <w:r w:rsidR="00EF5067" w:rsidRPr="003D502B">
        <w:rPr>
          <w:rFonts w:ascii="Calibri" w:hAnsi="Calibri" w:cs="Calibri"/>
          <w:rPrChange w:id="1094" w:author="Jessica Marshall" w:date="2023-07-06T10:18:00Z">
            <w:rPr/>
          </w:rPrChange>
        </w:rPr>
        <w:instrText xml:space="preserve"> \* MERGEFORMAT </w:instrText>
      </w:r>
      <w:r w:rsidR="0093772B" w:rsidRPr="003D502B">
        <w:rPr>
          <w:rFonts w:ascii="Calibri" w:hAnsi="Calibri" w:cs="Calibri"/>
          <w:rPrChange w:id="1095" w:author="Jessica Marshall" w:date="2023-07-06T10:18:00Z">
            <w:rPr/>
          </w:rPrChange>
        </w:rPr>
      </w:r>
      <w:r w:rsidR="0093772B" w:rsidRPr="003D502B">
        <w:rPr>
          <w:rFonts w:ascii="Calibri" w:hAnsi="Calibri" w:cs="Calibri"/>
          <w:rPrChange w:id="1096" w:author="Jessica Marshall" w:date="2023-07-06T10:18:00Z">
            <w:rPr/>
          </w:rPrChange>
        </w:rPr>
        <w:fldChar w:fldCharType="separate"/>
      </w:r>
      <w:r w:rsidR="0093772B" w:rsidRPr="003D502B">
        <w:rPr>
          <w:rStyle w:val="EndnoteReference"/>
          <w:rFonts w:ascii="Calibri" w:hAnsi="Calibri" w:cs="Calibri"/>
          <w:rPrChange w:id="1097" w:author="Jessica Marshall" w:date="2023-07-06T10:18:00Z">
            <w:rPr>
              <w:rStyle w:val="EndnoteReference"/>
            </w:rPr>
          </w:rPrChange>
        </w:rPr>
        <w:t>2</w:t>
      </w:r>
      <w:r w:rsidR="0093772B" w:rsidRPr="003D502B">
        <w:rPr>
          <w:rFonts w:ascii="Calibri" w:hAnsi="Calibri" w:cs="Calibri"/>
          <w:rPrChange w:id="1098" w:author="Jessica Marshall" w:date="2023-07-06T10:18:00Z">
            <w:rPr/>
          </w:rPrChange>
        </w:rPr>
        <w:fldChar w:fldCharType="end"/>
      </w:r>
      <w:r w:rsidRPr="003D502B">
        <w:rPr>
          <w:rFonts w:ascii="Calibri" w:hAnsi="Calibri" w:cs="Calibri"/>
          <w:rPrChange w:id="1099" w:author="Jessica Marshall" w:date="2023-07-06T10:18:00Z">
            <w:rPr/>
          </w:rPrChange>
        </w:rPr>
        <w:t xml:space="preserve"> Because radiation exposure to the patient is not a concern, PMCT makes it possible to optimize acquisition parameters in ways that are not possible in clinical imaging. Tube voltage, which is </w:t>
      </w:r>
      <w:r w:rsidR="002878BC" w:rsidRPr="003D502B">
        <w:rPr>
          <w:rFonts w:ascii="Calibri" w:hAnsi="Calibri" w:cs="Calibri"/>
          <w:rPrChange w:id="1100" w:author="Jessica Marshall" w:date="2023-07-06T10:18:00Z">
            <w:rPr/>
          </w:rPrChange>
        </w:rPr>
        <w:t xml:space="preserve">indicated by </w:t>
      </w:r>
      <w:r w:rsidRPr="003D502B">
        <w:rPr>
          <w:rFonts w:ascii="Calibri" w:hAnsi="Calibri" w:cs="Calibri"/>
          <w:rPrChange w:id="1101" w:author="Jessica Marshall" w:date="2023-07-06T10:18:00Z">
            <w:rPr/>
          </w:rPrChange>
        </w:rPr>
        <w:t>the kilovolt peak level (kVp), can affect image contrast. Higher x-</w:t>
      </w:r>
      <w:r w:rsidR="00E6513E" w:rsidRPr="003D502B">
        <w:rPr>
          <w:rFonts w:ascii="Calibri" w:hAnsi="Calibri" w:cs="Calibri"/>
          <w:rPrChange w:id="1102" w:author="Jessica Marshall" w:date="2023-07-06T10:18:00Z">
            <w:rPr/>
          </w:rPrChange>
        </w:rPr>
        <w:t>ray</w:t>
      </w:r>
      <w:r w:rsidRPr="003D502B">
        <w:rPr>
          <w:rFonts w:ascii="Calibri" w:hAnsi="Calibri" w:cs="Calibri"/>
          <w:rPrChange w:id="1103" w:author="Jessica Marshall" w:date="2023-07-06T10:18:00Z">
            <w:rPr/>
          </w:rPrChange>
        </w:rPr>
        <w:t xml:space="preserve"> photon kVp (referred to as x-ray </w:t>
      </w:r>
      <w:r w:rsidRPr="003D502B">
        <w:rPr>
          <w:rFonts w:ascii="Calibri" w:hAnsi="Calibri" w:cs="Calibri"/>
          <w:i/>
          <w:iCs/>
          <w:rPrChange w:id="1104" w:author="Jessica Marshall" w:date="2023-07-06T10:18:00Z">
            <w:rPr>
              <w:i/>
              <w:iCs/>
            </w:rPr>
          </w:rPrChange>
        </w:rPr>
        <w:t>quality</w:t>
      </w:r>
      <w:r w:rsidRPr="003D502B">
        <w:rPr>
          <w:rFonts w:ascii="Calibri" w:hAnsi="Calibri" w:cs="Calibri"/>
          <w:rPrChange w:id="1105" w:author="Jessica Marshall" w:date="2023-07-06T10:18:00Z">
            <w:rPr/>
          </w:rPrChange>
        </w:rPr>
        <w:t>) provide</w:t>
      </w:r>
      <w:r w:rsidR="002878BC" w:rsidRPr="003D502B">
        <w:rPr>
          <w:rFonts w:ascii="Calibri" w:hAnsi="Calibri" w:cs="Calibri"/>
          <w:rPrChange w:id="1106" w:author="Jessica Marshall" w:date="2023-07-06T10:18:00Z">
            <w:rPr/>
          </w:rPrChange>
        </w:rPr>
        <w:t>s</w:t>
      </w:r>
      <w:r w:rsidRPr="003D502B">
        <w:rPr>
          <w:rFonts w:ascii="Calibri" w:hAnsi="Calibri" w:cs="Calibri"/>
          <w:rPrChange w:id="1107" w:author="Jessica Marshall" w:date="2023-07-06T10:18:00Z">
            <w:rPr/>
          </w:rPrChange>
        </w:rPr>
        <w:t xml:space="preserve"> greater penetration of dense objects such as bone, but</w:t>
      </w:r>
      <w:r w:rsidR="002878BC" w:rsidRPr="003D502B">
        <w:rPr>
          <w:rFonts w:ascii="Calibri" w:hAnsi="Calibri" w:cs="Calibri"/>
          <w:rPrChange w:id="1108" w:author="Jessica Marshall" w:date="2023-07-06T10:18:00Z">
            <w:rPr/>
          </w:rPrChange>
        </w:rPr>
        <w:t xml:space="preserve"> also</w:t>
      </w:r>
      <w:r w:rsidRPr="003D502B">
        <w:rPr>
          <w:rFonts w:ascii="Calibri" w:hAnsi="Calibri" w:cs="Calibri"/>
          <w:rPrChange w:id="1109" w:author="Jessica Marshall" w:date="2023-07-06T10:18:00Z">
            <w:rPr/>
          </w:rPrChange>
        </w:rPr>
        <w:t xml:space="preserve"> reduce</w:t>
      </w:r>
      <w:r w:rsidR="002878BC" w:rsidRPr="003D502B">
        <w:rPr>
          <w:rFonts w:ascii="Calibri" w:hAnsi="Calibri" w:cs="Calibri"/>
          <w:rPrChange w:id="1110" w:author="Jessica Marshall" w:date="2023-07-06T10:18:00Z">
            <w:rPr/>
          </w:rPrChange>
        </w:rPr>
        <w:t>s</w:t>
      </w:r>
      <w:r w:rsidRPr="003D502B">
        <w:rPr>
          <w:rFonts w:ascii="Calibri" w:hAnsi="Calibri" w:cs="Calibri"/>
          <w:rPrChange w:id="1111" w:author="Jessica Marshall" w:date="2023-07-06T10:18:00Z">
            <w:rPr/>
          </w:rPrChange>
        </w:rPr>
        <w:t xml:space="preserve"> overall image contrast.</w:t>
      </w:r>
      <w:bookmarkStart w:id="1112" w:name="_Ref138857453"/>
      <w:r w:rsidR="00C467AD" w:rsidRPr="003D502B">
        <w:rPr>
          <w:rStyle w:val="EndnoteReference"/>
          <w:rFonts w:ascii="Calibri" w:hAnsi="Calibri" w:cs="Calibri"/>
          <w:rPrChange w:id="1113" w:author="Jessica Marshall" w:date="2023-07-06T10:18:00Z">
            <w:rPr>
              <w:rStyle w:val="EndnoteReference"/>
            </w:rPr>
          </w:rPrChange>
        </w:rPr>
        <w:endnoteReference w:id="19"/>
      </w:r>
      <w:bookmarkEnd w:id="1112"/>
      <w:r w:rsidR="00465434" w:rsidRPr="003D502B">
        <w:rPr>
          <w:rFonts w:ascii="Calibri" w:hAnsi="Calibri" w:cs="Calibri"/>
          <w:rPrChange w:id="1114" w:author="Jessica Marshall" w:date="2023-07-06T10:18:00Z">
            <w:rPr/>
          </w:rPrChange>
        </w:rPr>
        <w:t xml:space="preserve"> </w:t>
      </w:r>
      <w:r w:rsidRPr="003D502B">
        <w:rPr>
          <w:rFonts w:ascii="Calibri" w:hAnsi="Calibri" w:cs="Calibri"/>
          <w:rPrChange w:id="1115" w:author="Jessica Marshall" w:date="2023-07-06T10:18:00Z">
            <w:rPr/>
          </w:rPrChange>
        </w:rPr>
        <w:t>In clinical imaging, tube voltage is typically set at 120 kVp, which provides an optimal trade-off of contrast for soft tissues and bones.</w:t>
      </w:r>
      <w:r w:rsidR="00CB174F" w:rsidRPr="003D502B">
        <w:rPr>
          <w:rFonts w:ascii="Calibri" w:hAnsi="Calibri" w:cs="Calibri"/>
          <w:rPrChange w:id="1116" w:author="Jessica Marshall" w:date="2023-07-06T10:18:00Z">
            <w:rPr/>
          </w:rPrChange>
        </w:rPr>
        <w:fldChar w:fldCharType="begin"/>
      </w:r>
      <w:r w:rsidR="00CB174F" w:rsidRPr="003D502B">
        <w:rPr>
          <w:rFonts w:ascii="Calibri" w:hAnsi="Calibri" w:cs="Calibri"/>
          <w:rPrChange w:id="1117" w:author="Jessica Marshall" w:date="2023-07-06T10:18:00Z">
            <w:rPr/>
          </w:rPrChange>
        </w:rPr>
        <w:instrText xml:space="preserve"> NOTEREF _Ref138854671 \f \h </w:instrText>
      </w:r>
      <w:r w:rsidR="00CB174F" w:rsidRPr="003D502B">
        <w:rPr>
          <w:rFonts w:ascii="Calibri" w:hAnsi="Calibri" w:cs="Calibri"/>
          <w:rPrChange w:id="1118" w:author="Jessica Marshall" w:date="2023-07-06T10:18:00Z">
            <w:rPr/>
          </w:rPrChange>
        </w:rPr>
      </w:r>
      <w:r w:rsidR="003D502B" w:rsidRPr="003D502B">
        <w:rPr>
          <w:rFonts w:ascii="Calibri" w:hAnsi="Calibri" w:cs="Calibri"/>
        </w:rPr>
        <w:instrText xml:space="preserve"> \* MERGEFORMAT </w:instrText>
      </w:r>
      <w:r w:rsidR="00CB174F" w:rsidRPr="003D502B">
        <w:rPr>
          <w:rFonts w:ascii="Calibri" w:hAnsi="Calibri" w:cs="Calibri"/>
          <w:rPrChange w:id="1119" w:author="Jessica Marshall" w:date="2023-07-06T10:18:00Z">
            <w:rPr/>
          </w:rPrChange>
        </w:rPr>
        <w:fldChar w:fldCharType="separate"/>
      </w:r>
      <w:r w:rsidR="00CB174F" w:rsidRPr="003D502B">
        <w:rPr>
          <w:rStyle w:val="EndnoteReference"/>
          <w:rFonts w:ascii="Calibri" w:hAnsi="Calibri" w:cs="Calibri"/>
          <w:rPrChange w:id="1120" w:author="Jessica Marshall" w:date="2023-07-06T10:18:00Z">
            <w:rPr>
              <w:rStyle w:val="EndnoteReference"/>
            </w:rPr>
          </w:rPrChange>
        </w:rPr>
        <w:t>2</w:t>
      </w:r>
      <w:r w:rsidR="00CB174F" w:rsidRPr="003D502B">
        <w:rPr>
          <w:rFonts w:ascii="Calibri" w:hAnsi="Calibri" w:cs="Calibri"/>
          <w:rPrChange w:id="1121" w:author="Jessica Marshall" w:date="2023-07-06T10:18:00Z">
            <w:rPr/>
          </w:rPrChange>
        </w:rPr>
        <w:fldChar w:fldCharType="end"/>
      </w:r>
      <w:r w:rsidRPr="003D502B">
        <w:rPr>
          <w:rFonts w:ascii="Calibri" w:hAnsi="Calibri" w:cs="Calibri"/>
          <w:rPrChange w:id="1122" w:author="Jessica Marshall" w:date="2023-07-06T10:18:00Z">
            <w:rPr/>
          </w:rPrChange>
        </w:rPr>
        <w:t xml:space="preserve"> Higher tube voltage (eg, 140 kVp) may be selected for postmortem dental scans, scans invol</w:t>
      </w:r>
      <w:r w:rsidR="00CD7D52" w:rsidRPr="003D502B">
        <w:rPr>
          <w:rFonts w:ascii="Calibri" w:hAnsi="Calibri" w:cs="Calibri"/>
          <w:rPrChange w:id="1123" w:author="Jessica Marshall" w:date="2023-07-06T10:18:00Z">
            <w:rPr/>
          </w:rPrChange>
        </w:rPr>
        <w:t>ving</w:t>
      </w:r>
      <w:r w:rsidRPr="003D502B">
        <w:rPr>
          <w:rFonts w:ascii="Calibri" w:hAnsi="Calibri" w:cs="Calibri"/>
          <w:rPrChange w:id="1124" w:author="Jessica Marshall" w:date="2023-07-06T10:18:00Z">
            <w:rPr/>
          </w:rPrChange>
        </w:rPr>
        <w:t xml:space="preserve"> metallic objects, or exhumed skeletal remains where soft tissue assessment is not required. Lower voltages (eg, 100 kVp) may improve visualization of iodine contrast of vascular structures. </w:t>
      </w:r>
      <w:r w:rsidR="00CB174F" w:rsidRPr="003D502B">
        <w:rPr>
          <w:rFonts w:ascii="Calibri" w:hAnsi="Calibri" w:cs="Calibri"/>
          <w:rPrChange w:id="1125" w:author="Jessica Marshall" w:date="2023-07-06T10:18:00Z">
            <w:rPr/>
          </w:rPrChange>
        </w:rPr>
        <w:t>Increased t</w:t>
      </w:r>
      <w:r w:rsidRPr="003D502B">
        <w:rPr>
          <w:rFonts w:ascii="Calibri" w:hAnsi="Calibri" w:cs="Calibri"/>
          <w:rPrChange w:id="1126" w:author="Jessica Marshall" w:date="2023-07-06T10:18:00Z">
            <w:rPr/>
          </w:rPrChange>
        </w:rPr>
        <w:t>ube current, or the amount of radiation delivered, is associated with reduced imaging noise. Th</w:t>
      </w:r>
      <w:r w:rsidR="00CD37A1" w:rsidRPr="003D502B">
        <w:rPr>
          <w:rFonts w:ascii="Calibri" w:hAnsi="Calibri" w:cs="Calibri"/>
          <w:rPrChange w:id="1127" w:author="Jessica Marshall" w:date="2023-07-06T10:18:00Z">
            <w:rPr/>
          </w:rPrChange>
        </w:rPr>
        <w:t>e total number of x-ray photons delivered</w:t>
      </w:r>
      <w:r w:rsidRPr="003D502B">
        <w:rPr>
          <w:rFonts w:ascii="Calibri" w:hAnsi="Calibri" w:cs="Calibri"/>
          <w:rPrChange w:id="1128" w:author="Jessica Marshall" w:date="2023-07-06T10:18:00Z">
            <w:rPr/>
          </w:rPrChange>
        </w:rPr>
        <w:t xml:space="preserve"> is expressed as the tube current (mA) times the scan duration (s), or mAs, and is a measure of x-ray photon </w:t>
      </w:r>
      <w:r w:rsidRPr="003D502B">
        <w:rPr>
          <w:rFonts w:ascii="Calibri" w:hAnsi="Calibri" w:cs="Calibri"/>
          <w:i/>
          <w:iCs/>
          <w:rPrChange w:id="1129" w:author="Jessica Marshall" w:date="2023-07-06T10:18:00Z">
            <w:rPr>
              <w:i/>
              <w:iCs/>
            </w:rPr>
          </w:rPrChange>
        </w:rPr>
        <w:t>quantity</w:t>
      </w:r>
      <w:r w:rsidRPr="003D502B">
        <w:rPr>
          <w:rFonts w:ascii="Calibri" w:hAnsi="Calibri" w:cs="Calibri"/>
          <w:rPrChange w:id="1130" w:author="Jessica Marshall" w:date="2023-07-06T10:18:00Z">
            <w:rPr/>
          </w:rPrChange>
        </w:rPr>
        <w:t>.</w:t>
      </w:r>
      <w:r w:rsidR="005C4CC3" w:rsidRPr="003D502B">
        <w:rPr>
          <w:rFonts w:ascii="Calibri" w:hAnsi="Calibri" w:cs="Calibri"/>
          <w:rPrChange w:id="1131" w:author="Jessica Marshall" w:date="2023-07-06T10:18:00Z">
            <w:rPr/>
          </w:rPrChange>
        </w:rPr>
        <w:fldChar w:fldCharType="begin"/>
      </w:r>
      <w:r w:rsidR="005C4CC3" w:rsidRPr="003D502B">
        <w:rPr>
          <w:rFonts w:ascii="Calibri" w:hAnsi="Calibri" w:cs="Calibri"/>
          <w:rPrChange w:id="1132" w:author="Jessica Marshall" w:date="2023-07-06T10:18:00Z">
            <w:rPr/>
          </w:rPrChange>
        </w:rPr>
        <w:instrText xml:space="preserve"> NOTEREF _Ref138854671 \f \h </w:instrText>
      </w:r>
      <w:r w:rsidR="005C4CC3" w:rsidRPr="003D502B">
        <w:rPr>
          <w:rFonts w:ascii="Calibri" w:hAnsi="Calibri" w:cs="Calibri"/>
          <w:rPrChange w:id="1133" w:author="Jessica Marshall" w:date="2023-07-06T10:18:00Z">
            <w:rPr/>
          </w:rPrChange>
        </w:rPr>
      </w:r>
      <w:r w:rsidR="003D502B" w:rsidRPr="003D502B">
        <w:rPr>
          <w:rFonts w:ascii="Calibri" w:hAnsi="Calibri" w:cs="Calibri"/>
        </w:rPr>
        <w:instrText xml:space="preserve"> \* MERGEFORMAT </w:instrText>
      </w:r>
      <w:r w:rsidR="005C4CC3" w:rsidRPr="003D502B">
        <w:rPr>
          <w:rFonts w:ascii="Calibri" w:hAnsi="Calibri" w:cs="Calibri"/>
          <w:rPrChange w:id="1134" w:author="Jessica Marshall" w:date="2023-07-06T10:18:00Z">
            <w:rPr/>
          </w:rPrChange>
        </w:rPr>
        <w:fldChar w:fldCharType="separate"/>
      </w:r>
      <w:r w:rsidR="005C4CC3" w:rsidRPr="003D502B">
        <w:rPr>
          <w:rStyle w:val="EndnoteReference"/>
          <w:rFonts w:ascii="Calibri" w:hAnsi="Calibri" w:cs="Calibri"/>
          <w:rPrChange w:id="1135" w:author="Jessica Marshall" w:date="2023-07-06T10:18:00Z">
            <w:rPr>
              <w:rStyle w:val="EndnoteReference"/>
            </w:rPr>
          </w:rPrChange>
        </w:rPr>
        <w:t>2</w:t>
      </w:r>
      <w:r w:rsidR="005C4CC3" w:rsidRPr="003D502B">
        <w:rPr>
          <w:rFonts w:ascii="Calibri" w:hAnsi="Calibri" w:cs="Calibri"/>
          <w:rPrChange w:id="1136" w:author="Jessica Marshall" w:date="2023-07-06T10:18:00Z">
            <w:rPr/>
          </w:rPrChange>
        </w:rPr>
        <w:fldChar w:fldCharType="end"/>
      </w:r>
      <w:r w:rsidR="005C4CC3" w:rsidRPr="003D502B">
        <w:rPr>
          <w:rFonts w:ascii="Calibri" w:hAnsi="Calibri" w:cs="Calibri"/>
          <w:vertAlign w:val="superscript"/>
          <w:rPrChange w:id="1137" w:author="Jessica Marshall" w:date="2023-07-06T10:18:00Z">
            <w:rPr>
              <w:vertAlign w:val="superscript"/>
            </w:rPr>
          </w:rPrChange>
        </w:rPr>
        <w:t>,</w:t>
      </w:r>
      <w:r w:rsidR="005C4CC3" w:rsidRPr="003D502B">
        <w:rPr>
          <w:rFonts w:ascii="Calibri" w:hAnsi="Calibri" w:cs="Calibri"/>
          <w:rPrChange w:id="1138" w:author="Jessica Marshall" w:date="2023-07-06T10:18:00Z">
            <w:rPr/>
          </w:rPrChange>
        </w:rPr>
        <w:fldChar w:fldCharType="begin"/>
      </w:r>
      <w:r w:rsidR="005C4CC3" w:rsidRPr="003D502B">
        <w:rPr>
          <w:rFonts w:ascii="Calibri" w:hAnsi="Calibri" w:cs="Calibri"/>
          <w:rPrChange w:id="1139" w:author="Jessica Marshall" w:date="2023-07-06T10:18:00Z">
            <w:rPr/>
          </w:rPrChange>
        </w:rPr>
        <w:instrText xml:space="preserve"> NOTEREF _Ref138857453 \f \h </w:instrText>
      </w:r>
      <w:r w:rsidR="005C4CC3" w:rsidRPr="003D502B">
        <w:rPr>
          <w:rFonts w:ascii="Calibri" w:hAnsi="Calibri" w:cs="Calibri"/>
          <w:rPrChange w:id="1140" w:author="Jessica Marshall" w:date="2023-07-06T10:18:00Z">
            <w:rPr/>
          </w:rPrChange>
        </w:rPr>
      </w:r>
      <w:r w:rsidR="003D502B" w:rsidRPr="003D502B">
        <w:rPr>
          <w:rFonts w:ascii="Calibri" w:hAnsi="Calibri" w:cs="Calibri"/>
        </w:rPr>
        <w:instrText xml:space="preserve"> \* MERGEFORMAT </w:instrText>
      </w:r>
      <w:r w:rsidR="005C4CC3" w:rsidRPr="003D502B">
        <w:rPr>
          <w:rFonts w:ascii="Calibri" w:hAnsi="Calibri" w:cs="Calibri"/>
          <w:rPrChange w:id="1141" w:author="Jessica Marshall" w:date="2023-07-06T10:18:00Z">
            <w:rPr/>
          </w:rPrChange>
        </w:rPr>
        <w:fldChar w:fldCharType="separate"/>
      </w:r>
      <w:r w:rsidR="005C4CC3" w:rsidRPr="003D502B">
        <w:rPr>
          <w:rStyle w:val="EndnoteReference"/>
          <w:rFonts w:ascii="Calibri" w:hAnsi="Calibri" w:cs="Calibri"/>
          <w:rPrChange w:id="1142" w:author="Jessica Marshall" w:date="2023-07-06T10:18:00Z">
            <w:rPr>
              <w:rStyle w:val="EndnoteReference"/>
            </w:rPr>
          </w:rPrChange>
        </w:rPr>
        <w:t>19</w:t>
      </w:r>
      <w:r w:rsidR="005C4CC3" w:rsidRPr="003D502B">
        <w:rPr>
          <w:rFonts w:ascii="Calibri" w:hAnsi="Calibri" w:cs="Calibri"/>
          <w:rPrChange w:id="1143" w:author="Jessica Marshall" w:date="2023-07-06T10:18:00Z">
            <w:rPr/>
          </w:rPrChange>
        </w:rPr>
        <w:fldChar w:fldCharType="end"/>
      </w:r>
      <w:r w:rsidRPr="003D502B">
        <w:rPr>
          <w:rFonts w:ascii="Calibri" w:hAnsi="Calibri" w:cs="Calibri"/>
          <w:rPrChange w:id="1144" w:author="Jessica Marshall" w:date="2023-07-06T10:18:00Z">
            <w:rPr/>
          </w:rPrChange>
        </w:rPr>
        <w:t xml:space="preserve"> The ability to image at higher tube current values is one of the main advantages of PMCT. Suggested mAs values for PMCT are 300 mAs for whole body, 500 mAs for thorax/abdomen, and 1000 mAs for head and neck.</w:t>
      </w:r>
      <w:r w:rsidR="00E02793" w:rsidRPr="003D502B">
        <w:rPr>
          <w:rFonts w:ascii="Calibri" w:hAnsi="Calibri" w:cs="Calibri"/>
          <w:rPrChange w:id="1145" w:author="Jessica Marshall" w:date="2023-07-06T10:18:00Z">
            <w:rPr/>
          </w:rPrChange>
        </w:rPr>
        <w:fldChar w:fldCharType="begin"/>
      </w:r>
      <w:r w:rsidR="00E02793" w:rsidRPr="003D502B">
        <w:rPr>
          <w:rFonts w:ascii="Calibri" w:hAnsi="Calibri" w:cs="Calibri"/>
          <w:rPrChange w:id="1146" w:author="Jessica Marshall" w:date="2023-07-06T10:18:00Z">
            <w:rPr/>
          </w:rPrChange>
        </w:rPr>
        <w:instrText xml:space="preserve"> NOTEREF _Ref138854671 \f \h </w:instrText>
      </w:r>
      <w:r w:rsidR="00E02793" w:rsidRPr="003D502B">
        <w:rPr>
          <w:rFonts w:ascii="Calibri" w:hAnsi="Calibri" w:cs="Calibri"/>
          <w:rPrChange w:id="1147" w:author="Jessica Marshall" w:date="2023-07-06T10:18:00Z">
            <w:rPr/>
          </w:rPrChange>
        </w:rPr>
      </w:r>
      <w:r w:rsidR="003D502B" w:rsidRPr="003D502B">
        <w:rPr>
          <w:rFonts w:ascii="Calibri" w:hAnsi="Calibri" w:cs="Calibri"/>
        </w:rPr>
        <w:instrText xml:space="preserve"> \* MERGEFORMAT </w:instrText>
      </w:r>
      <w:r w:rsidR="00E02793" w:rsidRPr="003D502B">
        <w:rPr>
          <w:rFonts w:ascii="Calibri" w:hAnsi="Calibri" w:cs="Calibri"/>
          <w:rPrChange w:id="1148" w:author="Jessica Marshall" w:date="2023-07-06T10:18:00Z">
            <w:rPr/>
          </w:rPrChange>
        </w:rPr>
        <w:fldChar w:fldCharType="separate"/>
      </w:r>
      <w:r w:rsidR="00E02793" w:rsidRPr="003D502B">
        <w:rPr>
          <w:rStyle w:val="EndnoteReference"/>
          <w:rFonts w:ascii="Calibri" w:hAnsi="Calibri" w:cs="Calibri"/>
          <w:rPrChange w:id="1149" w:author="Jessica Marshall" w:date="2023-07-06T10:18:00Z">
            <w:rPr>
              <w:rStyle w:val="EndnoteReference"/>
            </w:rPr>
          </w:rPrChange>
        </w:rPr>
        <w:t>2</w:t>
      </w:r>
      <w:r w:rsidR="00E02793" w:rsidRPr="003D502B">
        <w:rPr>
          <w:rFonts w:ascii="Calibri" w:hAnsi="Calibri" w:cs="Calibri"/>
          <w:rPrChange w:id="1150" w:author="Jessica Marshall" w:date="2023-07-06T10:18:00Z">
            <w:rPr/>
          </w:rPrChange>
        </w:rPr>
        <w:fldChar w:fldCharType="end"/>
      </w:r>
      <w:r w:rsidRPr="003D502B">
        <w:rPr>
          <w:rFonts w:ascii="Calibri" w:hAnsi="Calibri" w:cs="Calibri"/>
          <w:rPrChange w:id="1151" w:author="Jessica Marshall" w:date="2023-07-06T10:18:00Z">
            <w:rPr/>
          </w:rPrChange>
        </w:rPr>
        <w:t xml:space="preserve">  </w:t>
      </w:r>
      <w:r w:rsidR="00C14BB3" w:rsidRPr="003D502B">
        <w:rPr>
          <w:rFonts w:ascii="Calibri" w:hAnsi="Calibri" w:cs="Calibri"/>
          <w:rPrChange w:id="1152" w:author="Jessica Marshall" w:date="2023-07-06T10:18:00Z">
            <w:rPr/>
          </w:rPrChange>
        </w:rPr>
        <w:t xml:space="preserve"> </w:t>
      </w:r>
    </w:p>
    <w:p w14:paraId="0ABD2D4E" w14:textId="77777777" w:rsidR="00C14BB3" w:rsidRPr="003D502B" w:rsidRDefault="00C14BB3" w:rsidP="003D502B">
      <w:pPr>
        <w:spacing w:after="0" w:line="360" w:lineRule="auto"/>
        <w:rPr>
          <w:rFonts w:ascii="Calibri" w:hAnsi="Calibri" w:cs="Calibri"/>
          <w:rPrChange w:id="1153" w:author="Jessica Marshall" w:date="2023-07-06T10:18:00Z">
            <w:rPr/>
          </w:rPrChange>
        </w:rPr>
        <w:pPrChange w:id="1154" w:author="Jessica Marshall" w:date="2023-07-06T10:18:00Z">
          <w:pPr/>
        </w:pPrChange>
      </w:pPr>
    </w:p>
    <w:p w14:paraId="0D880242" w14:textId="61037FC4" w:rsidR="002865EF" w:rsidRPr="003D502B" w:rsidRDefault="005D4DBA" w:rsidP="003D502B">
      <w:pPr>
        <w:pStyle w:val="Heading2"/>
        <w:spacing w:after="0" w:line="360" w:lineRule="auto"/>
        <w:rPr>
          <w:rFonts w:ascii="Calibri" w:hAnsi="Calibri" w:cs="Calibri"/>
          <w:rPrChange w:id="1155" w:author="Jessica Marshall" w:date="2023-07-06T10:18:00Z">
            <w:rPr/>
          </w:rPrChange>
        </w:rPr>
        <w:pPrChange w:id="1156" w:author="Jessica Marshall" w:date="2023-07-06T10:18:00Z">
          <w:pPr/>
        </w:pPrChange>
      </w:pPr>
      <w:r w:rsidRPr="003D502B">
        <w:rPr>
          <w:rFonts w:ascii="Calibri" w:hAnsi="Calibri" w:cs="Calibri"/>
          <w:rPrChange w:id="1157" w:author="Jessica Marshall" w:date="2023-07-06T10:18:00Z">
            <w:rPr/>
          </w:rPrChange>
        </w:rPr>
        <w:t>Body Positioning</w:t>
      </w:r>
    </w:p>
    <w:p w14:paraId="23C71D27" w14:textId="1EC26972" w:rsidR="00E6096B" w:rsidRPr="003D502B" w:rsidRDefault="00D97D59" w:rsidP="003D502B">
      <w:pPr>
        <w:spacing w:after="0" w:line="360" w:lineRule="auto"/>
        <w:rPr>
          <w:rFonts w:ascii="Calibri" w:hAnsi="Calibri" w:cs="Calibri"/>
          <w:rPrChange w:id="1158" w:author="Jessica Marshall" w:date="2023-07-06T10:18:00Z">
            <w:rPr/>
          </w:rPrChange>
        </w:rPr>
        <w:pPrChange w:id="1159" w:author="Jessica Marshall" w:date="2023-07-06T10:18:00Z">
          <w:pPr/>
        </w:pPrChange>
      </w:pPr>
      <w:r w:rsidRPr="003D502B">
        <w:rPr>
          <w:rFonts w:ascii="Calibri" w:hAnsi="Calibri" w:cs="Calibri"/>
          <w:rPrChange w:id="1160" w:author="Jessica Marshall" w:date="2023-07-06T10:18:00Z">
            <w:rPr/>
          </w:rPrChange>
        </w:rPr>
        <w:lastRenderedPageBreak/>
        <w:t xml:space="preserve">Most </w:t>
      </w:r>
      <w:r w:rsidR="00E02793" w:rsidRPr="003D502B">
        <w:rPr>
          <w:rFonts w:ascii="Calibri" w:hAnsi="Calibri" w:cs="Calibri"/>
          <w:rPrChange w:id="1161" w:author="Jessica Marshall" w:date="2023-07-06T10:18:00Z">
            <w:rPr/>
          </w:rPrChange>
        </w:rPr>
        <w:t>PMCT</w:t>
      </w:r>
      <w:r w:rsidRPr="003D502B">
        <w:rPr>
          <w:rFonts w:ascii="Calibri" w:hAnsi="Calibri" w:cs="Calibri"/>
          <w:rPrChange w:id="1162" w:author="Jessica Marshall" w:date="2023-07-06T10:18:00Z">
            <w:rPr/>
          </w:rPrChange>
        </w:rPr>
        <w:t xml:space="preserve"> examinations begin with unenhanced whole-body </w:t>
      </w:r>
      <w:r w:rsidR="008B2690" w:rsidRPr="003D502B">
        <w:rPr>
          <w:rFonts w:ascii="Calibri" w:hAnsi="Calibri" w:cs="Calibri"/>
          <w:rPrChange w:id="1163" w:author="Jessica Marshall" w:date="2023-07-06T10:18:00Z">
            <w:rPr/>
          </w:rPrChange>
        </w:rPr>
        <w:t>PMCT</w:t>
      </w:r>
      <w:r w:rsidRPr="003D502B">
        <w:rPr>
          <w:rFonts w:ascii="Calibri" w:hAnsi="Calibri" w:cs="Calibri"/>
          <w:rPrChange w:id="1164" w:author="Jessica Marshall" w:date="2023-07-06T10:18:00Z">
            <w:rPr/>
          </w:rPrChange>
        </w:rPr>
        <w:t>. Optimal imaging may require some repositioning of the body. For example, image artifacts and noise when imaging the thoracic and abdominal regions</w:t>
      </w:r>
      <w:r w:rsidR="008B2690" w:rsidRPr="003D502B">
        <w:rPr>
          <w:rFonts w:ascii="Calibri" w:hAnsi="Calibri" w:cs="Calibri"/>
          <w:rPrChange w:id="1165" w:author="Jessica Marshall" w:date="2023-07-06T10:18:00Z">
            <w:rPr/>
          </w:rPrChange>
        </w:rPr>
        <w:t xml:space="preserve"> may be </w:t>
      </w:r>
      <w:r w:rsidRPr="003D502B">
        <w:rPr>
          <w:rFonts w:ascii="Calibri" w:hAnsi="Calibri" w:cs="Calibri"/>
          <w:rPrChange w:id="1166" w:author="Jessica Marshall" w:date="2023-07-06T10:18:00Z">
            <w:rPr/>
          </w:rPrChange>
        </w:rPr>
        <w:t>reduced by moving the hands and arms above the head.</w:t>
      </w:r>
      <w:bookmarkStart w:id="1167" w:name="_Ref138863766"/>
      <w:r w:rsidR="00CC3750" w:rsidRPr="003D502B">
        <w:rPr>
          <w:rStyle w:val="EndnoteReference"/>
          <w:rFonts w:ascii="Calibri" w:hAnsi="Calibri" w:cs="Calibri"/>
          <w:rPrChange w:id="1168" w:author="Jessica Marshall" w:date="2023-07-06T10:18:00Z">
            <w:rPr>
              <w:rStyle w:val="EndnoteReference"/>
            </w:rPr>
          </w:rPrChange>
        </w:rPr>
        <w:endnoteReference w:id="20"/>
      </w:r>
      <w:bookmarkEnd w:id="1167"/>
      <w:r w:rsidR="00CC3750" w:rsidRPr="003D502B">
        <w:rPr>
          <w:rFonts w:ascii="Calibri" w:hAnsi="Calibri" w:cs="Calibri"/>
          <w:rPrChange w:id="1169" w:author="Jessica Marshall" w:date="2023-07-06T10:18:00Z">
            <w:rPr/>
          </w:rPrChange>
        </w:rPr>
        <w:t xml:space="preserve"> </w:t>
      </w:r>
      <w:r w:rsidRPr="003D502B">
        <w:rPr>
          <w:rFonts w:ascii="Calibri" w:hAnsi="Calibri" w:cs="Calibri"/>
          <w:rPrChange w:id="1170" w:author="Jessica Marshall" w:date="2023-07-06T10:18:00Z">
            <w:rPr/>
          </w:rPrChange>
        </w:rPr>
        <w:t xml:space="preserve">A baseline scan should be obtained before any such repositioning is </w:t>
      </w:r>
      <w:r w:rsidR="008B2690" w:rsidRPr="003D502B">
        <w:rPr>
          <w:rFonts w:ascii="Calibri" w:hAnsi="Calibri" w:cs="Calibri"/>
          <w:rPrChange w:id="1171" w:author="Jessica Marshall" w:date="2023-07-06T10:18:00Z">
            <w:rPr/>
          </w:rPrChange>
        </w:rPr>
        <w:t>performed</w:t>
      </w:r>
      <w:r w:rsidRPr="003D502B">
        <w:rPr>
          <w:rFonts w:ascii="Calibri" w:hAnsi="Calibri" w:cs="Calibri"/>
          <w:rPrChange w:id="1172" w:author="Jessica Marshall" w:date="2023-07-06T10:18:00Z">
            <w:rPr/>
          </w:rPrChange>
        </w:rPr>
        <w:t>. The ability to reposition the body may be limited in some cases by rigor mortis or tissue damage (eg,</w:t>
      </w:r>
      <w:r w:rsidR="003640D2" w:rsidRPr="003D502B">
        <w:rPr>
          <w:rFonts w:ascii="Calibri" w:hAnsi="Calibri" w:cs="Calibri"/>
          <w:rPrChange w:id="1173" w:author="Jessica Marshall" w:date="2023-07-06T10:18:00Z">
            <w:rPr/>
          </w:rPrChange>
        </w:rPr>
        <w:t xml:space="preserve"> from</w:t>
      </w:r>
      <w:r w:rsidRPr="003D502B">
        <w:rPr>
          <w:rFonts w:ascii="Calibri" w:hAnsi="Calibri" w:cs="Calibri"/>
          <w:rPrChange w:id="1174" w:author="Jessica Marshall" w:date="2023-07-06T10:18:00Z">
            <w:rPr/>
          </w:rPrChange>
        </w:rPr>
        <w:t xml:space="preserve"> burn injuries). Imaging of the complete body may require pulling or repositioning the body on the CT table</w:t>
      </w:r>
      <w:r w:rsidR="003640D2" w:rsidRPr="003D502B">
        <w:rPr>
          <w:rFonts w:ascii="Calibri" w:hAnsi="Calibri" w:cs="Calibri"/>
          <w:rPrChange w:id="1175" w:author="Jessica Marshall" w:date="2023-07-06T10:18:00Z">
            <w:rPr/>
          </w:rPrChange>
        </w:rPr>
        <w:t xml:space="preserve">, which </w:t>
      </w:r>
      <w:r w:rsidRPr="003D502B">
        <w:rPr>
          <w:rFonts w:ascii="Calibri" w:hAnsi="Calibri" w:cs="Calibri"/>
          <w:rPrChange w:id="1176" w:author="Jessica Marshall" w:date="2023-07-06T10:18:00Z">
            <w:rPr/>
          </w:rPrChange>
        </w:rPr>
        <w:t>may be made easier by the use of silicone or glide sprays on the table mattress overlay.</w:t>
      </w:r>
      <w:r w:rsidR="00CC3750" w:rsidRPr="003D502B">
        <w:rPr>
          <w:rFonts w:ascii="Calibri" w:hAnsi="Calibri" w:cs="Calibri"/>
          <w:rPrChange w:id="1177" w:author="Jessica Marshall" w:date="2023-07-06T10:18:00Z">
            <w:rPr/>
          </w:rPrChange>
        </w:rPr>
        <w:fldChar w:fldCharType="begin"/>
      </w:r>
      <w:r w:rsidR="00CC3750" w:rsidRPr="003D502B">
        <w:rPr>
          <w:rFonts w:ascii="Calibri" w:hAnsi="Calibri" w:cs="Calibri"/>
          <w:rPrChange w:id="1178" w:author="Jessica Marshall" w:date="2023-07-06T10:18:00Z">
            <w:rPr/>
          </w:rPrChange>
        </w:rPr>
        <w:instrText xml:space="preserve"> NOTEREF _Ref138854671 \f \h </w:instrText>
      </w:r>
      <w:r w:rsidR="00CC3750" w:rsidRPr="003D502B">
        <w:rPr>
          <w:rFonts w:ascii="Calibri" w:hAnsi="Calibri" w:cs="Calibri"/>
          <w:rPrChange w:id="1179" w:author="Jessica Marshall" w:date="2023-07-06T10:18:00Z">
            <w:rPr/>
          </w:rPrChange>
        </w:rPr>
      </w:r>
      <w:r w:rsidR="003D502B" w:rsidRPr="003D502B">
        <w:rPr>
          <w:rFonts w:ascii="Calibri" w:hAnsi="Calibri" w:cs="Calibri"/>
        </w:rPr>
        <w:instrText xml:space="preserve"> \* MERGEFORMAT </w:instrText>
      </w:r>
      <w:r w:rsidR="00CC3750" w:rsidRPr="003D502B">
        <w:rPr>
          <w:rFonts w:ascii="Calibri" w:hAnsi="Calibri" w:cs="Calibri"/>
          <w:rPrChange w:id="1180" w:author="Jessica Marshall" w:date="2023-07-06T10:18:00Z">
            <w:rPr/>
          </w:rPrChange>
        </w:rPr>
        <w:fldChar w:fldCharType="separate"/>
      </w:r>
      <w:r w:rsidR="00CC3750" w:rsidRPr="003D502B">
        <w:rPr>
          <w:rStyle w:val="EndnoteReference"/>
          <w:rFonts w:ascii="Calibri" w:hAnsi="Calibri" w:cs="Calibri"/>
          <w:rPrChange w:id="1181" w:author="Jessica Marshall" w:date="2023-07-06T10:18:00Z">
            <w:rPr>
              <w:rStyle w:val="EndnoteReference"/>
            </w:rPr>
          </w:rPrChange>
        </w:rPr>
        <w:t>2</w:t>
      </w:r>
      <w:r w:rsidR="00CC3750" w:rsidRPr="003D502B">
        <w:rPr>
          <w:rFonts w:ascii="Calibri" w:hAnsi="Calibri" w:cs="Calibri"/>
          <w:rPrChange w:id="1182" w:author="Jessica Marshall" w:date="2023-07-06T10:18:00Z">
            <w:rPr/>
          </w:rPrChange>
        </w:rPr>
        <w:fldChar w:fldCharType="end"/>
      </w:r>
      <w:r w:rsidRPr="003D502B">
        <w:rPr>
          <w:rFonts w:ascii="Calibri" w:hAnsi="Calibri" w:cs="Calibri"/>
          <w:rPrChange w:id="1183" w:author="Jessica Marshall" w:date="2023-07-06T10:18:00Z">
            <w:rPr/>
          </w:rPrChange>
        </w:rPr>
        <w:t xml:space="preserve"> Adjusting the height of the table to position the body in the center of the gantry is important to achieve the best image quality, as scanning algorithms usually optimize radiation dose for the center of the scanning region.</w:t>
      </w:r>
      <w:r w:rsidR="003640D2" w:rsidRPr="003D502B">
        <w:rPr>
          <w:rFonts w:ascii="Calibri" w:hAnsi="Calibri" w:cs="Calibri"/>
          <w:rPrChange w:id="1184" w:author="Jessica Marshall" w:date="2023-07-06T10:18:00Z">
            <w:rPr/>
          </w:rPrChange>
        </w:rPr>
        <w:t xml:space="preserve"> </w:t>
      </w:r>
      <w:r w:rsidR="008B2690" w:rsidRPr="003D502B">
        <w:rPr>
          <w:rFonts w:ascii="Calibri" w:hAnsi="Calibri" w:cs="Calibri"/>
          <w:rPrChange w:id="1185" w:author="Jessica Marshall" w:date="2023-07-06T10:18:00Z">
            <w:rPr/>
          </w:rPrChange>
        </w:rPr>
        <w:t>PMCT may</w:t>
      </w:r>
      <w:r w:rsidR="00972D0C" w:rsidRPr="003D502B">
        <w:rPr>
          <w:rFonts w:ascii="Calibri" w:hAnsi="Calibri" w:cs="Calibri"/>
          <w:rPrChange w:id="1186" w:author="Jessica Marshall" w:date="2023-07-06T10:18:00Z">
            <w:rPr/>
          </w:rPrChange>
        </w:rPr>
        <w:t xml:space="preserve"> sometimes</w:t>
      </w:r>
      <w:r w:rsidR="008B2690" w:rsidRPr="003D502B">
        <w:rPr>
          <w:rFonts w:ascii="Calibri" w:hAnsi="Calibri" w:cs="Calibri"/>
          <w:rPrChange w:id="1187" w:author="Jessica Marshall" w:date="2023-07-06T10:18:00Z">
            <w:rPr/>
          </w:rPrChange>
        </w:rPr>
        <w:t xml:space="preserve"> be performed with the</w:t>
      </w:r>
      <w:r w:rsidR="009365B1" w:rsidRPr="003D502B">
        <w:rPr>
          <w:rFonts w:ascii="Calibri" w:hAnsi="Calibri" w:cs="Calibri"/>
          <w:rPrChange w:id="1188" w:author="Jessica Marshall" w:date="2023-07-06T10:18:00Z">
            <w:rPr/>
          </w:rPrChange>
        </w:rPr>
        <w:t xml:space="preserve"> cadaver or remains contained within</w:t>
      </w:r>
      <w:r w:rsidR="008B2690" w:rsidRPr="003D502B">
        <w:rPr>
          <w:rFonts w:ascii="Calibri" w:hAnsi="Calibri" w:cs="Calibri"/>
          <w:rPrChange w:id="1189" w:author="Jessica Marshall" w:date="2023-07-06T10:18:00Z">
            <w:rPr/>
          </w:rPrChange>
        </w:rPr>
        <w:t xml:space="preserve"> a body bag. </w:t>
      </w:r>
      <w:r w:rsidR="005A281A" w:rsidRPr="003D502B">
        <w:rPr>
          <w:rFonts w:ascii="Calibri" w:hAnsi="Calibri" w:cs="Calibri"/>
          <w:rPrChange w:id="1190" w:author="Jessica Marshall" w:date="2023-07-06T10:18:00Z">
            <w:rPr/>
          </w:rPrChange>
        </w:rPr>
        <w:t xml:space="preserve">Care should be taken to remove any handles or zippers from </w:t>
      </w:r>
      <w:r w:rsidR="00AA7E8A" w:rsidRPr="003D502B">
        <w:rPr>
          <w:rFonts w:ascii="Calibri" w:hAnsi="Calibri" w:cs="Calibri"/>
          <w:rPrChange w:id="1191" w:author="Jessica Marshall" w:date="2023-07-06T10:18:00Z">
            <w:rPr/>
          </w:rPrChange>
        </w:rPr>
        <w:t xml:space="preserve">the scan region to prevent </w:t>
      </w:r>
      <w:r w:rsidR="009365B1" w:rsidRPr="003D502B">
        <w:rPr>
          <w:rFonts w:ascii="Calibri" w:hAnsi="Calibri" w:cs="Calibri"/>
          <w:rPrChange w:id="1192" w:author="Jessica Marshall" w:date="2023-07-06T10:18:00Z">
            <w:rPr/>
          </w:rPrChange>
        </w:rPr>
        <w:t xml:space="preserve">metallic </w:t>
      </w:r>
      <w:r w:rsidR="00AA7E8A" w:rsidRPr="003D502B">
        <w:rPr>
          <w:rFonts w:ascii="Calibri" w:hAnsi="Calibri" w:cs="Calibri"/>
          <w:rPrChange w:id="1193" w:author="Jessica Marshall" w:date="2023-07-06T10:18:00Z">
            <w:rPr/>
          </w:rPrChange>
        </w:rPr>
        <w:t>artifacts.</w:t>
      </w:r>
      <w:r w:rsidR="00077155" w:rsidRPr="003D502B">
        <w:rPr>
          <w:rFonts w:ascii="Calibri" w:hAnsi="Calibri" w:cs="Calibri"/>
          <w:rPrChange w:id="1194" w:author="Jessica Marshall" w:date="2023-07-06T10:18:00Z">
            <w:rPr/>
          </w:rPrChange>
        </w:rPr>
        <w:t xml:space="preserve"> </w:t>
      </w:r>
      <w:r w:rsidR="0059533C" w:rsidRPr="003D502B">
        <w:rPr>
          <w:rFonts w:ascii="Calibri" w:hAnsi="Calibri" w:cs="Calibri"/>
          <w:rPrChange w:id="1195" w:author="Jessica Marshall" w:date="2023-07-06T10:18:00Z">
            <w:rPr/>
          </w:rPrChange>
        </w:rPr>
        <w:t xml:space="preserve">A body bag may also be visible in post-processing reconstructions (eg, volume rendering) or may </w:t>
      </w:r>
      <w:r w:rsidR="00E86E1C" w:rsidRPr="003D502B">
        <w:rPr>
          <w:rFonts w:ascii="Calibri" w:hAnsi="Calibri" w:cs="Calibri"/>
          <w:rPrChange w:id="1196" w:author="Jessica Marshall" w:date="2023-07-06T10:18:00Z">
            <w:rPr/>
          </w:rPrChange>
        </w:rPr>
        <w:t>interfere with post-processing reconstructions involving body surface.</w:t>
      </w:r>
      <w:r w:rsidR="00F83490" w:rsidRPr="003D502B">
        <w:rPr>
          <w:rFonts w:ascii="Calibri" w:hAnsi="Calibri" w:cs="Calibri"/>
          <w:rPrChange w:id="1197" w:author="Jessica Marshall" w:date="2023-07-06T10:18:00Z">
            <w:rPr/>
          </w:rPrChange>
        </w:rPr>
        <w:fldChar w:fldCharType="begin"/>
      </w:r>
      <w:r w:rsidR="00F83490" w:rsidRPr="003D502B">
        <w:rPr>
          <w:rFonts w:ascii="Calibri" w:hAnsi="Calibri" w:cs="Calibri"/>
          <w:rPrChange w:id="1198" w:author="Jessica Marshall" w:date="2023-07-06T10:18:00Z">
            <w:rPr/>
          </w:rPrChange>
        </w:rPr>
        <w:instrText xml:space="preserve"> NOTEREF _Ref138854671 \f \h </w:instrText>
      </w:r>
      <w:r w:rsidR="00F83490" w:rsidRPr="003D502B">
        <w:rPr>
          <w:rFonts w:ascii="Calibri" w:hAnsi="Calibri" w:cs="Calibri"/>
          <w:rPrChange w:id="1199" w:author="Jessica Marshall" w:date="2023-07-06T10:18:00Z">
            <w:rPr/>
          </w:rPrChange>
        </w:rPr>
      </w:r>
      <w:r w:rsidR="003D502B" w:rsidRPr="003D502B">
        <w:rPr>
          <w:rFonts w:ascii="Calibri" w:hAnsi="Calibri" w:cs="Calibri"/>
        </w:rPr>
        <w:instrText xml:space="preserve"> \* MERGEFORMAT </w:instrText>
      </w:r>
      <w:r w:rsidR="00F83490" w:rsidRPr="003D502B">
        <w:rPr>
          <w:rFonts w:ascii="Calibri" w:hAnsi="Calibri" w:cs="Calibri"/>
          <w:rPrChange w:id="1200" w:author="Jessica Marshall" w:date="2023-07-06T10:18:00Z">
            <w:rPr/>
          </w:rPrChange>
        </w:rPr>
        <w:fldChar w:fldCharType="separate"/>
      </w:r>
      <w:r w:rsidR="00F83490" w:rsidRPr="003D502B">
        <w:rPr>
          <w:rStyle w:val="EndnoteReference"/>
          <w:rFonts w:ascii="Calibri" w:hAnsi="Calibri" w:cs="Calibri"/>
          <w:rPrChange w:id="1201" w:author="Jessica Marshall" w:date="2023-07-06T10:18:00Z">
            <w:rPr>
              <w:rStyle w:val="EndnoteReference"/>
            </w:rPr>
          </w:rPrChange>
        </w:rPr>
        <w:t>2</w:t>
      </w:r>
      <w:r w:rsidR="00F83490" w:rsidRPr="003D502B">
        <w:rPr>
          <w:rFonts w:ascii="Calibri" w:hAnsi="Calibri" w:cs="Calibri"/>
          <w:rPrChange w:id="1202" w:author="Jessica Marshall" w:date="2023-07-06T10:18:00Z">
            <w:rPr/>
          </w:rPrChange>
        </w:rPr>
        <w:fldChar w:fldCharType="end"/>
      </w:r>
      <w:r w:rsidR="00214E7D" w:rsidRPr="003D502B">
        <w:rPr>
          <w:rFonts w:ascii="Calibri" w:hAnsi="Calibri" w:cs="Calibri"/>
          <w:rPrChange w:id="1203" w:author="Jessica Marshall" w:date="2023-07-06T10:18:00Z">
            <w:rPr/>
          </w:rPrChange>
        </w:rPr>
        <w:t xml:space="preserve"> </w:t>
      </w:r>
    </w:p>
    <w:p w14:paraId="69DA3301" w14:textId="77777777" w:rsidR="00C14BB3" w:rsidRPr="003D502B" w:rsidRDefault="00C14BB3" w:rsidP="003D502B">
      <w:pPr>
        <w:spacing w:after="0" w:line="360" w:lineRule="auto"/>
        <w:rPr>
          <w:rFonts w:ascii="Calibri" w:hAnsi="Calibri" w:cs="Calibri"/>
          <w:b/>
          <w:bCs/>
          <w:rPrChange w:id="1204" w:author="Jessica Marshall" w:date="2023-07-06T10:18:00Z">
            <w:rPr>
              <w:b/>
              <w:bCs/>
            </w:rPr>
          </w:rPrChange>
        </w:rPr>
        <w:pPrChange w:id="1205" w:author="Jessica Marshall" w:date="2023-07-06T10:18:00Z">
          <w:pPr/>
        </w:pPrChange>
      </w:pPr>
    </w:p>
    <w:p w14:paraId="18190211" w14:textId="1C4887DE" w:rsidR="00D37069" w:rsidRPr="003D502B" w:rsidRDefault="00B46692" w:rsidP="003D502B">
      <w:pPr>
        <w:pStyle w:val="Heading1"/>
        <w:spacing w:after="0" w:line="360" w:lineRule="auto"/>
        <w:rPr>
          <w:rFonts w:ascii="Calibri" w:hAnsi="Calibri" w:cs="Calibri"/>
          <w:rPrChange w:id="1206" w:author="Jessica Marshall" w:date="2023-07-06T10:18:00Z">
            <w:rPr>
              <w:b/>
              <w:bCs/>
            </w:rPr>
          </w:rPrChange>
        </w:rPr>
        <w:pPrChange w:id="1207" w:author="Jessica Marshall" w:date="2023-07-06T10:18:00Z">
          <w:pPr/>
        </w:pPrChange>
      </w:pPr>
      <w:r w:rsidRPr="003D502B">
        <w:rPr>
          <w:rFonts w:ascii="Calibri" w:hAnsi="Calibri" w:cs="Calibri"/>
          <w:rPrChange w:id="1208" w:author="Jessica Marshall" w:date="2023-07-06T10:18:00Z">
            <w:rPr>
              <w:b/>
              <w:bCs/>
            </w:rPr>
          </w:rPrChange>
        </w:rPr>
        <w:t xml:space="preserve">Forensic </w:t>
      </w:r>
      <w:del w:id="1209" w:author="Jessica Marshall" w:date="2023-07-06T10:08:00Z">
        <w:r w:rsidRPr="003D502B" w:rsidDel="002174CF">
          <w:rPr>
            <w:rFonts w:ascii="Calibri" w:hAnsi="Calibri" w:cs="Calibri"/>
            <w:rPrChange w:id="1210" w:author="Jessica Marshall" w:date="2023-07-06T10:18:00Z">
              <w:rPr>
                <w:b/>
                <w:bCs/>
              </w:rPr>
            </w:rPrChange>
          </w:rPr>
          <w:delText>radiology</w:delText>
        </w:r>
        <w:r w:rsidR="00905D3E" w:rsidRPr="003D502B" w:rsidDel="002174CF">
          <w:rPr>
            <w:rFonts w:ascii="Calibri" w:hAnsi="Calibri" w:cs="Calibri"/>
            <w:rPrChange w:id="1211" w:author="Jessica Marshall" w:date="2023-07-06T10:18:00Z">
              <w:rPr>
                <w:b/>
                <w:bCs/>
              </w:rPr>
            </w:rPrChange>
          </w:rPr>
          <w:delText xml:space="preserve"> </w:delText>
        </w:r>
      </w:del>
      <w:ins w:id="1212" w:author="Jessica Marshall" w:date="2023-07-06T10:08:00Z">
        <w:r w:rsidR="002174CF" w:rsidRPr="003D502B">
          <w:rPr>
            <w:rFonts w:ascii="Calibri" w:hAnsi="Calibri" w:cs="Calibri"/>
            <w:rPrChange w:id="1213" w:author="Jessica Marshall" w:date="2023-07-06T10:18:00Z">
              <w:rPr/>
            </w:rPrChange>
          </w:rPr>
          <w:t>R</w:t>
        </w:r>
        <w:r w:rsidR="002174CF" w:rsidRPr="003D502B">
          <w:rPr>
            <w:rFonts w:ascii="Calibri" w:hAnsi="Calibri" w:cs="Calibri"/>
            <w:rPrChange w:id="1214" w:author="Jessica Marshall" w:date="2023-07-06T10:18:00Z">
              <w:rPr>
                <w:b/>
                <w:bCs/>
              </w:rPr>
            </w:rPrChange>
          </w:rPr>
          <w:t xml:space="preserve">adiology </w:t>
        </w:r>
      </w:ins>
      <w:del w:id="1215" w:author="Jessica Marshall" w:date="2023-07-06T10:08:00Z">
        <w:r w:rsidR="00905D3E" w:rsidRPr="003D502B" w:rsidDel="002174CF">
          <w:rPr>
            <w:rFonts w:ascii="Calibri" w:hAnsi="Calibri" w:cs="Calibri"/>
            <w:rPrChange w:id="1216" w:author="Jessica Marshall" w:date="2023-07-06T10:18:00Z">
              <w:rPr>
                <w:b/>
                <w:bCs/>
              </w:rPr>
            </w:rPrChange>
          </w:rPr>
          <w:delText>applications</w:delText>
        </w:r>
      </w:del>
      <w:ins w:id="1217" w:author="Jessica Marshall" w:date="2023-07-06T10:08:00Z">
        <w:r w:rsidR="002174CF" w:rsidRPr="003D502B">
          <w:rPr>
            <w:rFonts w:ascii="Calibri" w:hAnsi="Calibri" w:cs="Calibri"/>
            <w:rPrChange w:id="1218" w:author="Jessica Marshall" w:date="2023-07-06T10:18:00Z">
              <w:rPr/>
            </w:rPrChange>
          </w:rPr>
          <w:t>A</w:t>
        </w:r>
        <w:r w:rsidR="002174CF" w:rsidRPr="003D502B">
          <w:rPr>
            <w:rFonts w:ascii="Calibri" w:hAnsi="Calibri" w:cs="Calibri"/>
            <w:rPrChange w:id="1219" w:author="Jessica Marshall" w:date="2023-07-06T10:18:00Z">
              <w:rPr>
                <w:b/>
                <w:bCs/>
              </w:rPr>
            </w:rPrChange>
          </w:rPr>
          <w:t>pplications</w:t>
        </w:r>
      </w:ins>
      <w:r w:rsidR="00855A40" w:rsidRPr="003D502B">
        <w:rPr>
          <w:rFonts w:ascii="Calibri" w:hAnsi="Calibri" w:cs="Calibri"/>
          <w:rPrChange w:id="1220" w:author="Jessica Marshall" w:date="2023-07-06T10:18:00Z">
            <w:rPr>
              <w:b/>
              <w:bCs/>
            </w:rPr>
          </w:rPrChange>
        </w:rPr>
        <w:t xml:space="preserve">: </w:t>
      </w:r>
      <w:r w:rsidR="00F54A3F" w:rsidRPr="003D502B">
        <w:rPr>
          <w:rFonts w:ascii="Calibri" w:hAnsi="Calibri" w:cs="Calibri"/>
          <w:rPrChange w:id="1221" w:author="Jessica Marshall" w:date="2023-07-06T10:18:00Z">
            <w:rPr>
              <w:b/>
              <w:bCs/>
            </w:rPr>
          </w:rPrChange>
        </w:rPr>
        <w:t xml:space="preserve">Typical </w:t>
      </w:r>
      <w:r w:rsidR="00F83490" w:rsidRPr="003D502B">
        <w:rPr>
          <w:rFonts w:ascii="Calibri" w:hAnsi="Calibri" w:cs="Calibri"/>
          <w:rPrChange w:id="1222" w:author="Jessica Marshall" w:date="2023-07-06T10:18:00Z">
            <w:rPr>
              <w:b/>
              <w:bCs/>
            </w:rPr>
          </w:rPrChange>
        </w:rPr>
        <w:t>E</w:t>
      </w:r>
      <w:r w:rsidR="00855A40" w:rsidRPr="003D502B">
        <w:rPr>
          <w:rFonts w:ascii="Calibri" w:hAnsi="Calibri" w:cs="Calibri"/>
          <w:rPrChange w:id="1223" w:author="Jessica Marshall" w:date="2023-07-06T10:18:00Z">
            <w:rPr>
              <w:b/>
              <w:bCs/>
            </w:rPr>
          </w:rPrChange>
        </w:rPr>
        <w:t xml:space="preserve">xaminations and </w:t>
      </w:r>
      <w:r w:rsidR="00F83490" w:rsidRPr="003D502B">
        <w:rPr>
          <w:rFonts w:ascii="Calibri" w:hAnsi="Calibri" w:cs="Calibri"/>
          <w:rPrChange w:id="1224" w:author="Jessica Marshall" w:date="2023-07-06T10:18:00Z">
            <w:rPr>
              <w:b/>
              <w:bCs/>
            </w:rPr>
          </w:rPrChange>
        </w:rPr>
        <w:t>F</w:t>
      </w:r>
      <w:r w:rsidR="00855A40" w:rsidRPr="003D502B">
        <w:rPr>
          <w:rFonts w:ascii="Calibri" w:hAnsi="Calibri" w:cs="Calibri"/>
          <w:rPrChange w:id="1225" w:author="Jessica Marshall" w:date="2023-07-06T10:18:00Z">
            <w:rPr>
              <w:b/>
              <w:bCs/>
            </w:rPr>
          </w:rPrChange>
        </w:rPr>
        <w:t>indings</w:t>
      </w:r>
    </w:p>
    <w:p w14:paraId="0C6AC2A7" w14:textId="4CCA2FE9" w:rsidR="008226CA" w:rsidRPr="003D502B" w:rsidRDefault="00855A40" w:rsidP="003D502B">
      <w:pPr>
        <w:pStyle w:val="Heading2"/>
        <w:spacing w:after="0" w:line="360" w:lineRule="auto"/>
        <w:rPr>
          <w:rFonts w:ascii="Calibri" w:hAnsi="Calibri" w:cs="Calibri"/>
          <w:rPrChange w:id="1226" w:author="Jessica Marshall" w:date="2023-07-06T10:18:00Z">
            <w:rPr/>
          </w:rPrChange>
        </w:rPr>
        <w:pPrChange w:id="1227" w:author="Jessica Marshall" w:date="2023-07-06T10:18:00Z">
          <w:pPr/>
        </w:pPrChange>
      </w:pPr>
      <w:del w:id="1228" w:author="Jessica Marshall" w:date="2023-07-06T10:08:00Z">
        <w:r w:rsidRPr="003D502B" w:rsidDel="002174CF">
          <w:rPr>
            <w:rFonts w:ascii="Calibri" w:hAnsi="Calibri" w:cs="Calibri"/>
            <w:rPrChange w:id="1229" w:author="Jessica Marshall" w:date="2023-07-06T10:18:00Z">
              <w:rPr/>
            </w:rPrChange>
          </w:rPr>
          <w:delText xml:space="preserve"> </w:delText>
        </w:r>
      </w:del>
      <w:r w:rsidR="008226CA" w:rsidRPr="003D502B">
        <w:rPr>
          <w:rFonts w:ascii="Calibri" w:hAnsi="Calibri" w:cs="Calibri"/>
          <w:rPrChange w:id="1230" w:author="Jessica Marshall" w:date="2023-07-06T10:18:00Z">
            <w:rPr/>
          </w:rPrChange>
        </w:rPr>
        <w:t>Bone fractures and trauma</w:t>
      </w:r>
    </w:p>
    <w:p w14:paraId="0E6827E0" w14:textId="685838CA" w:rsidR="00F443FD" w:rsidRPr="003D502B" w:rsidRDefault="00B255C4" w:rsidP="003D502B">
      <w:pPr>
        <w:spacing w:after="0" w:line="360" w:lineRule="auto"/>
        <w:rPr>
          <w:rFonts w:ascii="Calibri" w:hAnsi="Calibri" w:cs="Calibri"/>
          <w:rPrChange w:id="1231" w:author="Jessica Marshall" w:date="2023-07-06T10:18:00Z">
            <w:rPr/>
          </w:rPrChange>
        </w:rPr>
        <w:pPrChange w:id="1232" w:author="Jessica Marshall" w:date="2023-07-06T10:18:00Z">
          <w:pPr/>
        </w:pPrChange>
      </w:pPr>
      <w:r w:rsidRPr="003D502B">
        <w:rPr>
          <w:rFonts w:ascii="Calibri" w:hAnsi="Calibri" w:cs="Calibri"/>
          <w:rPrChange w:id="1233" w:author="Jessica Marshall" w:date="2023-07-06T10:18:00Z">
            <w:rPr/>
          </w:rPrChange>
        </w:rPr>
        <w:t xml:space="preserve">One of the </w:t>
      </w:r>
      <w:r w:rsidR="001305F0" w:rsidRPr="003D502B">
        <w:rPr>
          <w:rFonts w:ascii="Calibri" w:hAnsi="Calibri" w:cs="Calibri"/>
          <w:rPrChange w:id="1234" w:author="Jessica Marshall" w:date="2023-07-06T10:18:00Z">
            <w:rPr/>
          </w:rPrChange>
        </w:rPr>
        <w:t>primary applications of x</w:t>
      </w:r>
      <w:r w:rsidR="00C6009C" w:rsidRPr="003D502B">
        <w:rPr>
          <w:rFonts w:ascii="Calibri" w:hAnsi="Calibri" w:cs="Calibri"/>
          <w:rPrChange w:id="1235" w:author="Jessica Marshall" w:date="2023-07-06T10:18:00Z">
            <w:rPr/>
          </w:rPrChange>
        </w:rPr>
        <w:t xml:space="preserve">-ray </w:t>
      </w:r>
      <w:r w:rsidR="001305F0" w:rsidRPr="003D502B">
        <w:rPr>
          <w:rFonts w:ascii="Calibri" w:hAnsi="Calibri" w:cs="Calibri"/>
          <w:rPrChange w:id="1236" w:author="Jessica Marshall" w:date="2023-07-06T10:18:00Z">
            <w:rPr/>
          </w:rPrChange>
        </w:rPr>
        <w:t xml:space="preserve">images is the </w:t>
      </w:r>
      <w:r w:rsidR="00C6009C" w:rsidRPr="003D502B">
        <w:rPr>
          <w:rFonts w:ascii="Calibri" w:hAnsi="Calibri" w:cs="Calibri"/>
          <w:rPrChange w:id="1237" w:author="Jessica Marshall" w:date="2023-07-06T10:18:00Z">
            <w:rPr/>
          </w:rPrChange>
        </w:rPr>
        <w:t>clear visualization of bone fractures</w:t>
      </w:r>
      <w:r w:rsidR="004320C5" w:rsidRPr="003D502B">
        <w:rPr>
          <w:rFonts w:ascii="Calibri" w:hAnsi="Calibri" w:cs="Calibri"/>
          <w:highlight w:val="yellow"/>
          <w:rPrChange w:id="1238" w:author="Jessica Marshall" w:date="2023-07-06T10:18:00Z">
            <w:rPr>
              <w:highlight w:val="yellow"/>
            </w:rPr>
          </w:rPrChange>
        </w:rPr>
        <w:t>. R</w:t>
      </w:r>
      <w:r w:rsidR="00065F48" w:rsidRPr="003D502B">
        <w:rPr>
          <w:rFonts w:ascii="Calibri" w:hAnsi="Calibri" w:cs="Calibri"/>
          <w:highlight w:val="yellow"/>
          <w:rPrChange w:id="1239" w:author="Jessica Marshall" w:date="2023-07-06T10:18:00Z">
            <w:rPr>
              <w:highlight w:val="yellow"/>
            </w:rPr>
          </w:rPrChange>
        </w:rPr>
        <w:t>esearch</w:t>
      </w:r>
      <w:r w:rsidR="0027630A" w:rsidRPr="003D502B">
        <w:rPr>
          <w:rFonts w:ascii="Calibri" w:hAnsi="Calibri" w:cs="Calibri"/>
          <w:highlight w:val="yellow"/>
          <w:rPrChange w:id="1240" w:author="Jessica Marshall" w:date="2023-07-06T10:18:00Z">
            <w:rPr>
              <w:highlight w:val="yellow"/>
            </w:rPr>
          </w:rPrChange>
        </w:rPr>
        <w:t xml:space="preserve"> suggests that </w:t>
      </w:r>
      <w:r w:rsidR="00065F48" w:rsidRPr="003D502B">
        <w:rPr>
          <w:rFonts w:ascii="Calibri" w:hAnsi="Calibri" w:cs="Calibri"/>
          <w:highlight w:val="yellow"/>
          <w:rPrChange w:id="1241" w:author="Jessica Marshall" w:date="2023-07-06T10:18:00Z">
            <w:rPr>
              <w:highlight w:val="yellow"/>
            </w:rPr>
          </w:rPrChange>
        </w:rPr>
        <w:t>PMCT</w:t>
      </w:r>
      <w:r w:rsidR="0027630A" w:rsidRPr="003D502B">
        <w:rPr>
          <w:rFonts w:ascii="Calibri" w:hAnsi="Calibri" w:cs="Calibri"/>
          <w:highlight w:val="yellow"/>
          <w:rPrChange w:id="1242" w:author="Jessica Marshall" w:date="2023-07-06T10:18:00Z">
            <w:rPr>
              <w:highlight w:val="yellow"/>
            </w:rPr>
          </w:rPrChange>
        </w:rPr>
        <w:t xml:space="preserve"> may be more sensitive than traditional autopsy for detecting bony injuries</w:t>
      </w:r>
      <w:r w:rsidR="004320C5" w:rsidRPr="003D502B">
        <w:rPr>
          <w:rFonts w:ascii="Calibri" w:hAnsi="Calibri" w:cs="Calibri"/>
          <w:highlight w:val="yellow"/>
          <w:rPrChange w:id="1243" w:author="Jessica Marshall" w:date="2023-07-06T10:18:00Z">
            <w:rPr>
              <w:highlight w:val="yellow"/>
            </w:rPr>
          </w:rPrChange>
        </w:rPr>
        <w:t xml:space="preserve">, </w:t>
      </w:r>
      <w:r w:rsidR="004320C5" w:rsidRPr="003D502B">
        <w:rPr>
          <w:rFonts w:ascii="Calibri" w:hAnsi="Calibri" w:cs="Calibri"/>
          <w:highlight w:val="green"/>
          <w:rPrChange w:id="1244" w:author="Jessica Marshall" w:date="2023-07-06T10:18:00Z">
            <w:rPr>
              <w:highlight w:val="green"/>
            </w:rPr>
          </w:rPrChange>
        </w:rPr>
        <w:t xml:space="preserve">with </w:t>
      </w:r>
      <w:commentRangeStart w:id="1245"/>
      <w:r w:rsidR="004320C5" w:rsidRPr="003D502B">
        <w:rPr>
          <w:rFonts w:ascii="Calibri" w:hAnsi="Calibri" w:cs="Calibri"/>
          <w:highlight w:val="green"/>
          <w:rPrChange w:id="1246" w:author="Jessica Marshall" w:date="2023-07-06T10:18:00Z">
            <w:rPr>
              <w:highlight w:val="green"/>
            </w:rPr>
          </w:rPrChange>
        </w:rPr>
        <w:t>the</w:t>
      </w:r>
      <w:commentRangeEnd w:id="1245"/>
      <w:r w:rsidR="002E66AF" w:rsidRPr="003D502B">
        <w:rPr>
          <w:rStyle w:val="CommentReference"/>
          <w:rFonts w:ascii="Calibri" w:hAnsi="Calibri" w:cs="Calibri"/>
          <w:sz w:val="22"/>
          <w:szCs w:val="22"/>
          <w:rPrChange w:id="1247" w:author="Jessica Marshall" w:date="2023-07-06T10:18:00Z">
            <w:rPr>
              <w:rStyle w:val="CommentReference"/>
            </w:rPr>
          </w:rPrChange>
        </w:rPr>
        <w:commentReference w:id="1245"/>
      </w:r>
      <w:r w:rsidR="004320C5" w:rsidRPr="003D502B">
        <w:rPr>
          <w:rFonts w:ascii="Calibri" w:hAnsi="Calibri" w:cs="Calibri"/>
          <w:highlight w:val="green"/>
          <w:rPrChange w:id="1249" w:author="Jessica Marshall" w:date="2023-07-06T10:18:00Z">
            <w:rPr>
              <w:highlight w:val="green"/>
            </w:rPr>
          </w:rPrChange>
        </w:rPr>
        <w:t xml:space="preserve"> exception</w:t>
      </w:r>
      <w:r w:rsidR="001305F0" w:rsidRPr="003D502B">
        <w:rPr>
          <w:rFonts w:ascii="Calibri" w:hAnsi="Calibri" w:cs="Calibri"/>
          <w:highlight w:val="green"/>
          <w:rPrChange w:id="1250" w:author="Jessica Marshall" w:date="2023-07-06T10:18:00Z">
            <w:rPr>
              <w:highlight w:val="green"/>
            </w:rPr>
          </w:rPrChange>
        </w:rPr>
        <w:t xml:space="preserve"> of</w:t>
      </w:r>
      <w:r w:rsidR="004320C5" w:rsidRPr="003D502B">
        <w:rPr>
          <w:rFonts w:ascii="Calibri" w:hAnsi="Calibri" w:cs="Calibri"/>
          <w:highlight w:val="green"/>
          <w:rPrChange w:id="1251" w:author="Jessica Marshall" w:date="2023-07-06T10:18:00Z">
            <w:rPr>
              <w:highlight w:val="green"/>
            </w:rPr>
          </w:rPrChange>
        </w:rPr>
        <w:t xml:space="preserve"> rib fractures, </w:t>
      </w:r>
      <w:r w:rsidR="004320C5" w:rsidRPr="003D502B">
        <w:rPr>
          <w:rFonts w:ascii="Calibri" w:hAnsi="Calibri" w:cs="Calibri"/>
          <w:highlight w:val="yellow"/>
          <w:rPrChange w:id="1252" w:author="Jessica Marshall" w:date="2023-07-06T10:18:00Z">
            <w:rPr>
              <w:highlight w:val="yellow"/>
            </w:rPr>
          </w:rPrChange>
        </w:rPr>
        <w:t xml:space="preserve">where autopsy may be </w:t>
      </w:r>
      <w:commentRangeStart w:id="1253"/>
      <w:r w:rsidR="004320C5" w:rsidRPr="003D502B">
        <w:rPr>
          <w:rFonts w:ascii="Calibri" w:hAnsi="Calibri" w:cs="Calibri"/>
          <w:highlight w:val="yellow"/>
          <w:rPrChange w:id="1254" w:author="Jessica Marshall" w:date="2023-07-06T10:18:00Z">
            <w:rPr>
              <w:highlight w:val="yellow"/>
            </w:rPr>
          </w:rPrChange>
        </w:rPr>
        <w:t>superior</w:t>
      </w:r>
      <w:commentRangeEnd w:id="1253"/>
      <w:r w:rsidR="00277BA9" w:rsidRPr="003D502B">
        <w:rPr>
          <w:rStyle w:val="CommentReference"/>
          <w:rFonts w:ascii="Calibri" w:hAnsi="Calibri" w:cs="Calibri"/>
          <w:sz w:val="22"/>
          <w:szCs w:val="22"/>
          <w:rPrChange w:id="1255" w:author="Jessica Marshall" w:date="2023-07-06T10:18:00Z">
            <w:rPr>
              <w:rStyle w:val="CommentReference"/>
            </w:rPr>
          </w:rPrChange>
        </w:rPr>
        <w:commentReference w:id="1253"/>
      </w:r>
      <w:r w:rsidR="00065F48" w:rsidRPr="003D502B">
        <w:rPr>
          <w:rFonts w:ascii="Calibri" w:hAnsi="Calibri" w:cs="Calibri"/>
          <w:rPrChange w:id="1256" w:author="Jessica Marshall" w:date="2023-07-06T10:18:00Z">
            <w:rPr/>
          </w:rPrChange>
        </w:rPr>
        <w:t>.</w:t>
      </w:r>
      <w:r w:rsidR="00122785" w:rsidRPr="003D502B">
        <w:rPr>
          <w:rFonts w:ascii="Calibri" w:hAnsi="Calibri" w:cs="Calibri"/>
          <w:rPrChange w:id="1257" w:author="Jessica Marshall" w:date="2023-07-06T10:18:00Z">
            <w:rPr/>
          </w:rPrChange>
        </w:rPr>
        <w:fldChar w:fldCharType="begin"/>
      </w:r>
      <w:r w:rsidR="00122785" w:rsidRPr="003D502B">
        <w:rPr>
          <w:rFonts w:ascii="Calibri" w:hAnsi="Calibri" w:cs="Calibri"/>
          <w:rPrChange w:id="1258" w:author="Jessica Marshall" w:date="2023-07-06T10:18:00Z">
            <w:rPr/>
          </w:rPrChange>
        </w:rPr>
        <w:instrText xml:space="preserve"> NOTEREF _Ref138851950 \f \h </w:instrText>
      </w:r>
      <w:r w:rsidR="00122785" w:rsidRPr="003D502B">
        <w:rPr>
          <w:rFonts w:ascii="Calibri" w:hAnsi="Calibri" w:cs="Calibri"/>
          <w:rPrChange w:id="1259" w:author="Jessica Marshall" w:date="2023-07-06T10:18:00Z">
            <w:rPr/>
          </w:rPrChange>
        </w:rPr>
      </w:r>
      <w:r w:rsidR="003D502B" w:rsidRPr="003D502B">
        <w:rPr>
          <w:rFonts w:ascii="Calibri" w:hAnsi="Calibri" w:cs="Calibri"/>
        </w:rPr>
        <w:instrText xml:space="preserve"> \* MERGEFORMAT </w:instrText>
      </w:r>
      <w:r w:rsidR="00122785" w:rsidRPr="003D502B">
        <w:rPr>
          <w:rFonts w:ascii="Calibri" w:hAnsi="Calibri" w:cs="Calibri"/>
          <w:rPrChange w:id="1260" w:author="Jessica Marshall" w:date="2023-07-06T10:18:00Z">
            <w:rPr/>
          </w:rPrChange>
        </w:rPr>
        <w:fldChar w:fldCharType="separate"/>
      </w:r>
      <w:r w:rsidR="00122785" w:rsidRPr="003D502B">
        <w:rPr>
          <w:rStyle w:val="EndnoteReference"/>
          <w:rFonts w:ascii="Calibri" w:hAnsi="Calibri" w:cs="Calibri"/>
          <w:rPrChange w:id="1261" w:author="Jessica Marshall" w:date="2023-07-06T10:18:00Z">
            <w:rPr>
              <w:rStyle w:val="EndnoteReference"/>
            </w:rPr>
          </w:rPrChange>
        </w:rPr>
        <w:t>7</w:t>
      </w:r>
      <w:r w:rsidR="00122785" w:rsidRPr="003D502B">
        <w:rPr>
          <w:rFonts w:ascii="Calibri" w:hAnsi="Calibri" w:cs="Calibri"/>
          <w:rPrChange w:id="1262" w:author="Jessica Marshall" w:date="2023-07-06T10:18:00Z">
            <w:rPr/>
          </w:rPrChange>
        </w:rPr>
        <w:fldChar w:fldCharType="end"/>
      </w:r>
      <w:r w:rsidR="00065F48" w:rsidRPr="003D502B">
        <w:rPr>
          <w:rFonts w:ascii="Calibri" w:hAnsi="Calibri" w:cs="Calibri"/>
          <w:rPrChange w:id="1263" w:author="Jessica Marshall" w:date="2023-07-06T10:18:00Z">
            <w:rPr/>
          </w:rPrChange>
        </w:rPr>
        <w:t xml:space="preserve"> In some cases, </w:t>
      </w:r>
      <w:r w:rsidR="00B97022" w:rsidRPr="003D502B">
        <w:rPr>
          <w:rFonts w:ascii="Calibri" w:hAnsi="Calibri" w:cs="Calibri"/>
          <w:rPrChange w:id="1264" w:author="Jessica Marshall" w:date="2023-07-06T10:18:00Z">
            <w:rPr/>
          </w:rPrChange>
        </w:rPr>
        <w:t>an important advantage</w:t>
      </w:r>
      <w:r w:rsidR="00065F48" w:rsidRPr="003D502B">
        <w:rPr>
          <w:rFonts w:ascii="Calibri" w:hAnsi="Calibri" w:cs="Calibri"/>
          <w:rPrChange w:id="1265" w:author="Jessica Marshall" w:date="2023-07-06T10:18:00Z">
            <w:rPr/>
          </w:rPrChange>
        </w:rPr>
        <w:t xml:space="preserve"> of PMCT</w:t>
      </w:r>
      <w:r w:rsidR="0027630A" w:rsidRPr="003D502B">
        <w:rPr>
          <w:rFonts w:ascii="Calibri" w:hAnsi="Calibri" w:cs="Calibri"/>
          <w:rPrChange w:id="1266" w:author="Jessica Marshall" w:date="2023-07-06T10:18:00Z">
            <w:rPr/>
          </w:rPrChange>
        </w:rPr>
        <w:t xml:space="preserve"> is </w:t>
      </w:r>
      <w:r w:rsidR="004320C5" w:rsidRPr="003D502B">
        <w:rPr>
          <w:rFonts w:ascii="Calibri" w:hAnsi="Calibri" w:cs="Calibri"/>
          <w:rPrChange w:id="1267" w:author="Jessica Marshall" w:date="2023-07-06T10:18:00Z">
            <w:rPr/>
          </w:rPrChange>
        </w:rPr>
        <w:t>its ability to</w:t>
      </w:r>
      <w:r w:rsidR="0027630A" w:rsidRPr="003D502B">
        <w:rPr>
          <w:rFonts w:ascii="Calibri" w:hAnsi="Calibri" w:cs="Calibri"/>
          <w:rPrChange w:id="1268" w:author="Jessica Marshall" w:date="2023-07-06T10:18:00Z">
            <w:rPr/>
          </w:rPrChange>
        </w:rPr>
        <w:t xml:space="preserve"> detect bone fractures in areas that</w:t>
      </w:r>
      <w:r w:rsidR="004320C5" w:rsidRPr="003D502B">
        <w:rPr>
          <w:rFonts w:ascii="Calibri" w:hAnsi="Calibri" w:cs="Calibri"/>
          <w:rPrChange w:id="1269" w:author="Jessica Marshall" w:date="2023-07-06T10:18:00Z">
            <w:rPr/>
          </w:rPrChange>
        </w:rPr>
        <w:t xml:space="preserve"> may</w:t>
      </w:r>
      <w:r w:rsidR="0027630A" w:rsidRPr="003D502B">
        <w:rPr>
          <w:rFonts w:ascii="Calibri" w:hAnsi="Calibri" w:cs="Calibri"/>
          <w:rPrChange w:id="1270" w:author="Jessica Marshall" w:date="2023-07-06T10:18:00Z">
            <w:rPr/>
          </w:rPrChange>
        </w:rPr>
        <w:t xml:space="preserve"> not be found in routine autopsy, such as the face, neck, and hands. PMCT</w:t>
      </w:r>
      <w:r w:rsidR="00C6009C" w:rsidRPr="003D502B">
        <w:rPr>
          <w:rFonts w:ascii="Calibri" w:hAnsi="Calibri" w:cs="Calibri"/>
          <w:rPrChange w:id="1271" w:author="Jessica Marshall" w:date="2023-07-06T10:18:00Z">
            <w:rPr/>
          </w:rPrChange>
        </w:rPr>
        <w:t xml:space="preserve"> may be especially helpful for evaluating fractures in areas that would be difficult or time consuming to access during traditional autopsy, such as the base of the skull.</w:t>
      </w:r>
      <w:r w:rsidR="00122785" w:rsidRPr="003D502B">
        <w:rPr>
          <w:rFonts w:ascii="Calibri" w:hAnsi="Calibri" w:cs="Calibri"/>
          <w:rPrChange w:id="1272" w:author="Jessica Marshall" w:date="2023-07-06T10:18:00Z">
            <w:rPr/>
          </w:rPrChange>
        </w:rPr>
        <w:fldChar w:fldCharType="begin"/>
      </w:r>
      <w:r w:rsidR="00122785" w:rsidRPr="003D502B">
        <w:rPr>
          <w:rFonts w:ascii="Calibri" w:hAnsi="Calibri" w:cs="Calibri"/>
          <w:rPrChange w:id="1273" w:author="Jessica Marshall" w:date="2023-07-06T10:18:00Z">
            <w:rPr/>
          </w:rPrChange>
        </w:rPr>
        <w:instrText xml:space="preserve"> NOTEREF _Ref138851950 \f \h </w:instrText>
      </w:r>
      <w:r w:rsidR="00122785" w:rsidRPr="003D502B">
        <w:rPr>
          <w:rFonts w:ascii="Calibri" w:hAnsi="Calibri" w:cs="Calibri"/>
          <w:rPrChange w:id="1274" w:author="Jessica Marshall" w:date="2023-07-06T10:18:00Z">
            <w:rPr/>
          </w:rPrChange>
        </w:rPr>
      </w:r>
      <w:r w:rsidR="003D502B" w:rsidRPr="003D502B">
        <w:rPr>
          <w:rFonts w:ascii="Calibri" w:hAnsi="Calibri" w:cs="Calibri"/>
        </w:rPr>
        <w:instrText xml:space="preserve"> \* MERGEFORMAT </w:instrText>
      </w:r>
      <w:r w:rsidR="00122785" w:rsidRPr="003D502B">
        <w:rPr>
          <w:rFonts w:ascii="Calibri" w:hAnsi="Calibri" w:cs="Calibri"/>
          <w:rPrChange w:id="1275" w:author="Jessica Marshall" w:date="2023-07-06T10:18:00Z">
            <w:rPr/>
          </w:rPrChange>
        </w:rPr>
        <w:fldChar w:fldCharType="separate"/>
      </w:r>
      <w:r w:rsidR="00122785" w:rsidRPr="003D502B">
        <w:rPr>
          <w:rStyle w:val="EndnoteReference"/>
          <w:rFonts w:ascii="Calibri" w:hAnsi="Calibri" w:cs="Calibri"/>
          <w:rPrChange w:id="1276" w:author="Jessica Marshall" w:date="2023-07-06T10:18:00Z">
            <w:rPr>
              <w:rStyle w:val="EndnoteReference"/>
            </w:rPr>
          </w:rPrChange>
        </w:rPr>
        <w:t>7</w:t>
      </w:r>
      <w:r w:rsidR="00122785" w:rsidRPr="003D502B">
        <w:rPr>
          <w:rFonts w:ascii="Calibri" w:hAnsi="Calibri" w:cs="Calibri"/>
          <w:rPrChange w:id="1277" w:author="Jessica Marshall" w:date="2023-07-06T10:18:00Z">
            <w:rPr/>
          </w:rPrChange>
        </w:rPr>
        <w:fldChar w:fldCharType="end"/>
      </w:r>
      <w:r w:rsidR="0027630A" w:rsidRPr="003D502B">
        <w:rPr>
          <w:rFonts w:ascii="Calibri" w:hAnsi="Calibri" w:cs="Calibri"/>
          <w:rPrChange w:id="1278" w:author="Jessica Marshall" w:date="2023-07-06T10:18:00Z">
            <w:rPr/>
          </w:rPrChange>
        </w:rPr>
        <w:t xml:space="preserve"> </w:t>
      </w:r>
    </w:p>
    <w:p w14:paraId="513C0914" w14:textId="77777777" w:rsidR="001F07F1" w:rsidRPr="003D502B" w:rsidRDefault="001F07F1" w:rsidP="003D502B">
      <w:pPr>
        <w:spacing w:after="0" w:line="360" w:lineRule="auto"/>
        <w:rPr>
          <w:rFonts w:ascii="Calibri" w:hAnsi="Calibri" w:cs="Calibri"/>
          <w:rPrChange w:id="1279" w:author="Jessica Marshall" w:date="2023-07-06T10:18:00Z">
            <w:rPr/>
          </w:rPrChange>
        </w:rPr>
        <w:pPrChange w:id="1280" w:author="Jessica Marshall" w:date="2023-07-06T10:18:00Z">
          <w:pPr/>
        </w:pPrChange>
      </w:pPr>
    </w:p>
    <w:p w14:paraId="5A5160C3" w14:textId="37C48E11" w:rsidR="001F07F1" w:rsidRPr="003D502B" w:rsidRDefault="001F07F1" w:rsidP="003D502B">
      <w:pPr>
        <w:spacing w:after="0" w:line="360" w:lineRule="auto"/>
        <w:rPr>
          <w:rFonts w:ascii="Calibri" w:hAnsi="Calibri" w:cs="Calibri"/>
          <w:rPrChange w:id="1281" w:author="Jessica Marshall" w:date="2023-07-06T10:18:00Z">
            <w:rPr/>
          </w:rPrChange>
        </w:rPr>
        <w:pPrChange w:id="1282" w:author="Jessica Marshall" w:date="2023-07-06T10:18:00Z">
          <w:pPr/>
        </w:pPrChange>
      </w:pPr>
      <w:r w:rsidRPr="003D502B">
        <w:rPr>
          <w:rFonts w:ascii="Calibri" w:hAnsi="Calibri" w:cs="Calibri"/>
          <w:rPrChange w:id="1283" w:author="Jessica Marshall" w:date="2023-07-06T10:18:00Z">
            <w:rPr/>
          </w:rPrChange>
        </w:rPr>
        <w:t>PMCT is also useful for examining head trauma and traumatic brain injury (TBI), which is a major cause of death and long-term disability in the US and throughout the world.</w:t>
      </w:r>
      <w:bookmarkStart w:id="1284" w:name="_Ref138861870"/>
      <w:r w:rsidR="00642791" w:rsidRPr="003D502B">
        <w:rPr>
          <w:rStyle w:val="EndnoteReference"/>
          <w:rFonts w:ascii="Calibri" w:hAnsi="Calibri" w:cs="Calibri"/>
          <w:rPrChange w:id="1285" w:author="Jessica Marshall" w:date="2023-07-06T10:18:00Z">
            <w:rPr>
              <w:rStyle w:val="EndnoteReference"/>
            </w:rPr>
          </w:rPrChange>
        </w:rPr>
        <w:endnoteReference w:id="21"/>
      </w:r>
      <w:bookmarkEnd w:id="1284"/>
      <w:r w:rsidRPr="003D502B">
        <w:rPr>
          <w:rFonts w:ascii="Calibri" w:hAnsi="Calibri" w:cs="Calibri"/>
          <w:rPrChange w:id="1286" w:author="Jessica Marshall" w:date="2023-07-06T10:18:00Z">
            <w:rPr/>
          </w:rPrChange>
        </w:rPr>
        <w:t xml:space="preserve"> Common causes of TBI include self-inflicted harm, falls</w:t>
      </w:r>
      <w:r w:rsidR="00B97022" w:rsidRPr="003D502B">
        <w:rPr>
          <w:rFonts w:ascii="Calibri" w:hAnsi="Calibri" w:cs="Calibri"/>
          <w:rPrChange w:id="1287" w:author="Jessica Marshall" w:date="2023-07-06T10:18:00Z">
            <w:rPr/>
          </w:rPrChange>
        </w:rPr>
        <w:t xml:space="preserve">, </w:t>
      </w:r>
      <w:r w:rsidR="0021167C" w:rsidRPr="003D502B">
        <w:rPr>
          <w:rFonts w:ascii="Calibri" w:hAnsi="Calibri" w:cs="Calibri"/>
          <w:rPrChange w:id="1288" w:author="Jessica Marshall" w:date="2023-07-06T10:18:00Z">
            <w:rPr/>
          </w:rPrChange>
        </w:rPr>
        <w:t>sports injuries</w:t>
      </w:r>
      <w:r w:rsidRPr="003D502B">
        <w:rPr>
          <w:rFonts w:ascii="Calibri" w:hAnsi="Calibri" w:cs="Calibri"/>
          <w:rPrChange w:id="1289" w:author="Jessica Marshall" w:date="2023-07-06T10:18:00Z">
            <w:rPr/>
          </w:rPrChange>
        </w:rPr>
        <w:t>, and motor vehicle accidents.</w:t>
      </w:r>
      <w:r w:rsidR="0021167C" w:rsidRPr="003D502B">
        <w:rPr>
          <w:rFonts w:ascii="Calibri" w:hAnsi="Calibri" w:cs="Calibri"/>
          <w:rPrChange w:id="1290" w:author="Jessica Marshall" w:date="2023-07-06T10:18:00Z">
            <w:rPr/>
          </w:rPrChange>
        </w:rPr>
        <w:fldChar w:fldCharType="begin"/>
      </w:r>
      <w:r w:rsidR="0021167C" w:rsidRPr="003D502B">
        <w:rPr>
          <w:rFonts w:ascii="Calibri" w:hAnsi="Calibri" w:cs="Calibri"/>
          <w:rPrChange w:id="1291" w:author="Jessica Marshall" w:date="2023-07-06T10:18:00Z">
            <w:rPr/>
          </w:rPrChange>
        </w:rPr>
        <w:instrText xml:space="preserve"> NOTEREF _Ref138861870 \f \h </w:instrText>
      </w:r>
      <w:r w:rsidR="0021167C" w:rsidRPr="003D502B">
        <w:rPr>
          <w:rFonts w:ascii="Calibri" w:hAnsi="Calibri" w:cs="Calibri"/>
          <w:rPrChange w:id="1292" w:author="Jessica Marshall" w:date="2023-07-06T10:18:00Z">
            <w:rPr/>
          </w:rPrChange>
        </w:rPr>
      </w:r>
      <w:r w:rsidR="003D502B" w:rsidRPr="003D502B">
        <w:rPr>
          <w:rFonts w:ascii="Calibri" w:hAnsi="Calibri" w:cs="Calibri"/>
        </w:rPr>
        <w:instrText xml:space="preserve"> \* MERGEFORMAT </w:instrText>
      </w:r>
      <w:r w:rsidR="0021167C" w:rsidRPr="003D502B">
        <w:rPr>
          <w:rFonts w:ascii="Calibri" w:hAnsi="Calibri" w:cs="Calibri"/>
          <w:rPrChange w:id="1293" w:author="Jessica Marshall" w:date="2023-07-06T10:18:00Z">
            <w:rPr/>
          </w:rPrChange>
        </w:rPr>
        <w:fldChar w:fldCharType="separate"/>
      </w:r>
      <w:r w:rsidR="0021167C" w:rsidRPr="003D502B">
        <w:rPr>
          <w:rStyle w:val="EndnoteReference"/>
          <w:rFonts w:ascii="Calibri" w:hAnsi="Calibri" w:cs="Calibri"/>
          <w:rPrChange w:id="1294" w:author="Jessica Marshall" w:date="2023-07-06T10:18:00Z">
            <w:rPr>
              <w:rStyle w:val="EndnoteReference"/>
            </w:rPr>
          </w:rPrChange>
        </w:rPr>
        <w:t>21</w:t>
      </w:r>
      <w:r w:rsidR="0021167C" w:rsidRPr="003D502B">
        <w:rPr>
          <w:rFonts w:ascii="Calibri" w:hAnsi="Calibri" w:cs="Calibri"/>
          <w:rPrChange w:id="1295" w:author="Jessica Marshall" w:date="2023-07-06T10:18:00Z">
            <w:rPr/>
          </w:rPrChange>
        </w:rPr>
        <w:fldChar w:fldCharType="end"/>
      </w:r>
      <w:r w:rsidRPr="003D502B">
        <w:rPr>
          <w:rFonts w:ascii="Calibri" w:hAnsi="Calibri" w:cs="Calibri"/>
          <w:rPrChange w:id="1296" w:author="Jessica Marshall" w:date="2023-07-06T10:18:00Z">
            <w:rPr/>
          </w:rPrChange>
        </w:rPr>
        <w:t xml:space="preserve"> TBI events are often associated with complex wound sites that may include soft tissue injuries of the scalp (lacerations, abrasions, and contusions), fracture of the skull, contusions of the brain, epidural hematomas, and intracerebral hemorrhages. The combination of bleeding and shear forces can damage brain cells and result in long-lasting cognitive impairment</w:t>
      </w:r>
      <w:r w:rsidR="00B97022" w:rsidRPr="003D502B">
        <w:rPr>
          <w:rFonts w:ascii="Calibri" w:hAnsi="Calibri" w:cs="Calibri"/>
          <w:rPrChange w:id="1297" w:author="Jessica Marshall" w:date="2023-07-06T10:18:00Z">
            <w:rPr/>
          </w:rPrChange>
        </w:rPr>
        <w:t xml:space="preserve"> even when the skull is intact</w:t>
      </w:r>
      <w:r w:rsidRPr="003D502B">
        <w:rPr>
          <w:rFonts w:ascii="Calibri" w:hAnsi="Calibri" w:cs="Calibri"/>
          <w:rPrChange w:id="1298" w:author="Jessica Marshall" w:date="2023-07-06T10:18:00Z">
            <w:rPr/>
          </w:rPrChange>
        </w:rPr>
        <w:t>.</w:t>
      </w:r>
      <w:r w:rsidR="00BB3A95" w:rsidRPr="003D502B">
        <w:rPr>
          <w:rFonts w:ascii="Calibri" w:hAnsi="Calibri" w:cs="Calibri"/>
          <w:rPrChange w:id="1299" w:author="Jessica Marshall" w:date="2023-07-06T10:18:00Z">
            <w:rPr/>
          </w:rPrChange>
        </w:rPr>
        <w:fldChar w:fldCharType="begin"/>
      </w:r>
      <w:r w:rsidR="00BB3A95" w:rsidRPr="003D502B">
        <w:rPr>
          <w:rFonts w:ascii="Calibri" w:hAnsi="Calibri" w:cs="Calibri"/>
          <w:rPrChange w:id="1300" w:author="Jessica Marshall" w:date="2023-07-06T10:18:00Z">
            <w:rPr/>
          </w:rPrChange>
        </w:rPr>
        <w:instrText xml:space="preserve"> NOTEREF _Ref138861938 \f \h </w:instrText>
      </w:r>
      <w:r w:rsidR="00BB3A95" w:rsidRPr="003D502B">
        <w:rPr>
          <w:rFonts w:ascii="Calibri" w:hAnsi="Calibri" w:cs="Calibri"/>
          <w:rPrChange w:id="1301" w:author="Jessica Marshall" w:date="2023-07-06T10:18:00Z">
            <w:rPr/>
          </w:rPrChange>
        </w:rPr>
      </w:r>
      <w:r w:rsidR="003D502B" w:rsidRPr="003D502B">
        <w:rPr>
          <w:rFonts w:ascii="Calibri" w:hAnsi="Calibri" w:cs="Calibri"/>
        </w:rPr>
        <w:instrText xml:space="preserve"> \* MERGEFORMAT </w:instrText>
      </w:r>
      <w:r w:rsidR="00BB3A95" w:rsidRPr="003D502B">
        <w:rPr>
          <w:rFonts w:ascii="Calibri" w:hAnsi="Calibri" w:cs="Calibri"/>
          <w:rPrChange w:id="1302" w:author="Jessica Marshall" w:date="2023-07-06T10:18:00Z">
            <w:rPr/>
          </w:rPrChange>
        </w:rPr>
        <w:fldChar w:fldCharType="separate"/>
      </w:r>
      <w:r w:rsidR="00BB3A95" w:rsidRPr="003D502B">
        <w:rPr>
          <w:rStyle w:val="EndnoteReference"/>
          <w:rFonts w:ascii="Calibri" w:hAnsi="Calibri" w:cs="Calibri"/>
          <w:rPrChange w:id="1303" w:author="Jessica Marshall" w:date="2023-07-06T10:18:00Z">
            <w:rPr>
              <w:rStyle w:val="EndnoteReference"/>
            </w:rPr>
          </w:rPrChange>
        </w:rPr>
        <w:t>22</w:t>
      </w:r>
      <w:r w:rsidR="00BB3A95" w:rsidRPr="003D502B">
        <w:rPr>
          <w:rFonts w:ascii="Calibri" w:hAnsi="Calibri" w:cs="Calibri"/>
          <w:rPrChange w:id="1304" w:author="Jessica Marshall" w:date="2023-07-06T10:18:00Z">
            <w:rPr/>
          </w:rPrChange>
        </w:rPr>
        <w:fldChar w:fldCharType="end"/>
      </w:r>
      <w:r w:rsidRPr="003D502B">
        <w:rPr>
          <w:rFonts w:ascii="Calibri" w:hAnsi="Calibri" w:cs="Calibri"/>
          <w:rPrChange w:id="1305" w:author="Jessica Marshall" w:date="2023-07-06T10:18:00Z">
            <w:rPr/>
          </w:rPrChange>
        </w:rPr>
        <w:t xml:space="preserve"> PMCT can be used to identify and examine a number of consequences of TBI, including fractures of the skull and vertebrae, the presence of air embolism cerebral arteries and veins, intracranial bleeding, or bleeding within the eyes (which can occur </w:t>
      </w:r>
      <w:r w:rsidRPr="003D502B">
        <w:rPr>
          <w:rFonts w:ascii="Calibri" w:hAnsi="Calibri" w:cs="Calibri"/>
          <w:rPrChange w:id="1306" w:author="Jessica Marshall" w:date="2023-07-06T10:18:00Z">
            <w:rPr/>
          </w:rPrChange>
        </w:rPr>
        <w:lastRenderedPageBreak/>
        <w:t>when there is a fracture of the orbit, and also in cases of “shaken baby” syndrome).</w:t>
      </w:r>
      <w:r w:rsidR="00B97022" w:rsidRPr="003D502B">
        <w:rPr>
          <w:rStyle w:val="EndnoteReference"/>
          <w:rFonts w:ascii="Calibri" w:hAnsi="Calibri" w:cs="Calibri"/>
          <w:rPrChange w:id="1307" w:author="Jessica Marshall" w:date="2023-07-06T10:18:00Z">
            <w:rPr>
              <w:rStyle w:val="EndnoteReference"/>
            </w:rPr>
          </w:rPrChange>
        </w:rPr>
        <w:endnoteReference w:id="22"/>
      </w:r>
      <w:r w:rsidRPr="003D502B">
        <w:rPr>
          <w:rFonts w:ascii="Calibri" w:hAnsi="Calibri" w:cs="Calibri"/>
          <w:rPrChange w:id="1308" w:author="Jessica Marshall" w:date="2023-07-06T10:18:00Z">
            <w:rPr/>
          </w:rPrChange>
        </w:rPr>
        <w:t xml:space="preserve"> Representative PMCT findings in trauma are illustrated in Figure </w:t>
      </w:r>
      <w:r w:rsidR="00BB3A95" w:rsidRPr="003D502B">
        <w:rPr>
          <w:rFonts w:ascii="Calibri" w:hAnsi="Calibri" w:cs="Calibri"/>
          <w:rPrChange w:id="1309" w:author="Jessica Marshall" w:date="2023-07-06T10:18:00Z">
            <w:rPr/>
          </w:rPrChange>
        </w:rPr>
        <w:t>4</w:t>
      </w:r>
      <w:r w:rsidRPr="003D502B">
        <w:rPr>
          <w:rFonts w:ascii="Calibri" w:hAnsi="Calibri" w:cs="Calibri"/>
          <w:rPrChange w:id="1310" w:author="Jessica Marshall" w:date="2023-07-06T10:18:00Z">
            <w:rPr/>
          </w:rPrChange>
        </w:rPr>
        <w:t>.</w:t>
      </w:r>
      <w:bookmarkStart w:id="1311" w:name="_Ref138921029"/>
      <w:r w:rsidR="00EF73A5" w:rsidRPr="003D502B">
        <w:rPr>
          <w:rStyle w:val="EndnoteReference"/>
          <w:rFonts w:ascii="Calibri" w:hAnsi="Calibri" w:cs="Calibri"/>
          <w:rPrChange w:id="1312" w:author="Jessica Marshall" w:date="2023-07-06T10:18:00Z">
            <w:rPr>
              <w:rStyle w:val="EndnoteReference"/>
            </w:rPr>
          </w:rPrChange>
        </w:rPr>
        <w:endnoteReference w:id="23"/>
      </w:r>
      <w:bookmarkEnd w:id="1311"/>
      <w:r w:rsidR="003309FC" w:rsidRPr="003D502B">
        <w:rPr>
          <w:rFonts w:ascii="Calibri" w:hAnsi="Calibri" w:cs="Calibri"/>
          <w:rPrChange w:id="1313" w:author="Jessica Marshall" w:date="2023-07-06T10:18:00Z">
            <w:rPr/>
          </w:rPrChange>
        </w:rPr>
        <w:t xml:space="preserve">  </w:t>
      </w:r>
      <w:r w:rsidRPr="003D502B">
        <w:rPr>
          <w:rFonts w:ascii="Calibri" w:hAnsi="Calibri" w:cs="Calibri"/>
          <w:rPrChange w:id="1314" w:author="Jessica Marshall" w:date="2023-07-06T10:18:00Z">
            <w:rPr/>
          </w:rPrChange>
        </w:rPr>
        <w:t xml:space="preserve"> </w:t>
      </w:r>
    </w:p>
    <w:p w14:paraId="72D4933E" w14:textId="5229D9A1" w:rsidR="008B02D7" w:rsidRPr="003D502B" w:rsidRDefault="008B02D7" w:rsidP="003D502B">
      <w:pPr>
        <w:spacing w:after="0" w:line="360" w:lineRule="auto"/>
        <w:rPr>
          <w:ins w:id="1315" w:author="Jessica Marshall" w:date="2023-07-06T10:09:00Z"/>
          <w:rFonts w:ascii="Calibri" w:hAnsi="Calibri" w:cs="Calibri"/>
          <w:rPrChange w:id="1316" w:author="Jessica Marshall" w:date="2023-07-06T10:18:00Z">
            <w:rPr>
              <w:ins w:id="1317" w:author="Jessica Marshall" w:date="2023-07-06T10:09:00Z"/>
            </w:rPr>
          </w:rPrChange>
        </w:rPr>
        <w:pPrChange w:id="1318" w:author="Jessica Marshall" w:date="2023-07-06T10:18:00Z">
          <w:pPr/>
        </w:pPrChange>
      </w:pPr>
      <w:ins w:id="1319" w:author="Jessica Marshall" w:date="2023-07-06T10:09:00Z">
        <w:r w:rsidRPr="003D502B">
          <w:rPr>
            <w:rFonts w:ascii="Calibri" w:hAnsi="Calibri" w:cs="Calibri"/>
            <w:rPrChange w:id="1320" w:author="Jessica Marshall" w:date="2023-07-06T10:18:00Z">
              <w:rPr/>
            </w:rPrChange>
          </w:rPr>
          <w:br w:type="page"/>
        </w:r>
      </w:ins>
    </w:p>
    <w:p w14:paraId="2A8EDAF1" w14:textId="1C005D95" w:rsidR="00D007A3" w:rsidRPr="003D502B" w:rsidDel="008B02D7" w:rsidRDefault="00D007A3" w:rsidP="003D502B">
      <w:pPr>
        <w:spacing w:after="0" w:line="360" w:lineRule="auto"/>
        <w:rPr>
          <w:del w:id="1321" w:author="Jessica Marshall" w:date="2023-07-06T10:09:00Z"/>
          <w:rFonts w:ascii="Calibri" w:hAnsi="Calibri" w:cs="Calibri"/>
          <w:rPrChange w:id="1322" w:author="Jessica Marshall" w:date="2023-07-06T10:18:00Z">
            <w:rPr>
              <w:del w:id="1323" w:author="Jessica Marshall" w:date="2023-07-06T10:09:00Z"/>
            </w:rPr>
          </w:rPrChange>
        </w:rPr>
        <w:pPrChange w:id="1324" w:author="Jessica Marshall" w:date="2023-07-06T10:18:00Z">
          <w:pPr/>
        </w:pPrChange>
      </w:pPr>
    </w:p>
    <w:p w14:paraId="1FDFBB41" w14:textId="54B9B153" w:rsidR="00AE3115" w:rsidRPr="003D502B" w:rsidRDefault="003309FC" w:rsidP="003D502B">
      <w:pPr>
        <w:spacing w:after="0" w:line="360" w:lineRule="auto"/>
        <w:rPr>
          <w:rFonts w:ascii="Calibri" w:hAnsi="Calibri" w:cs="Calibri"/>
          <w:rPrChange w:id="1325" w:author="Jessica Marshall" w:date="2023-07-06T10:18:00Z">
            <w:rPr/>
          </w:rPrChange>
        </w:rPr>
        <w:pPrChange w:id="1326" w:author="Jessica Marshall" w:date="2023-07-06T10:18:00Z">
          <w:pPr/>
        </w:pPrChange>
      </w:pPr>
      <w:r w:rsidRPr="003D502B">
        <w:rPr>
          <w:rFonts w:ascii="Calibri" w:hAnsi="Calibri" w:cs="Calibri"/>
          <w:rPrChange w:id="1327" w:author="Jessica Marshall" w:date="2023-07-06T10:18:00Z">
            <w:rPr/>
          </w:rPrChange>
        </w:rPr>
        <w:t xml:space="preserve">Figure </w:t>
      </w:r>
      <w:r w:rsidR="00267BEB" w:rsidRPr="003D502B">
        <w:rPr>
          <w:rFonts w:ascii="Calibri" w:hAnsi="Calibri" w:cs="Calibri"/>
          <w:rPrChange w:id="1328" w:author="Jessica Marshall" w:date="2023-07-06T10:18:00Z">
            <w:rPr/>
          </w:rPrChange>
        </w:rPr>
        <w:t>4</w:t>
      </w:r>
      <w:r w:rsidRPr="003D502B">
        <w:rPr>
          <w:rFonts w:ascii="Calibri" w:hAnsi="Calibri" w:cs="Calibri"/>
          <w:rPrChange w:id="1329" w:author="Jessica Marshall" w:date="2023-07-06T10:18:00Z">
            <w:rPr/>
          </w:rPrChange>
        </w:rPr>
        <w:t xml:space="preserve">. PMCT findings illustrating fracture and air inside the cranial cavity and peritoneum. (A) Left-side fractures of frontal bone, face, and mandible; (B) right scapula fracture; (C) pneumocephalus underlying left frontal vault fracture; (D) left frontal hemosinus underlying left frontal bone fracture; (E) Right pneumoperitoneum. [K 2023] </w:t>
      </w:r>
      <w:r w:rsidR="00AE3115" w:rsidRPr="003D502B">
        <w:rPr>
          <w:rFonts w:ascii="Calibri" w:hAnsi="Calibri" w:cs="Calibri"/>
          <w:rPrChange w:id="1330" w:author="Jessica Marshall" w:date="2023-07-06T10:18:00Z">
            <w:rPr/>
          </w:rPrChange>
        </w:rPr>
        <w:t xml:space="preserve">Licensed under Creative Commons Attribution] </w:t>
      </w:r>
      <w:r w:rsidR="00423C37" w:rsidRPr="003D502B">
        <w:rPr>
          <w:rFonts w:ascii="Calibri" w:hAnsi="Calibri" w:cs="Calibri"/>
          <w:rPrChange w:id="1331" w:author="Jessica Marshall" w:date="2023-07-06T10:18:00Z">
            <w:rPr/>
          </w:rPrChange>
        </w:rPr>
        <w:fldChar w:fldCharType="begin"/>
      </w:r>
      <w:r w:rsidR="00423C37" w:rsidRPr="003D502B">
        <w:rPr>
          <w:rFonts w:ascii="Calibri" w:hAnsi="Calibri" w:cs="Calibri"/>
          <w:rPrChange w:id="1332" w:author="Jessica Marshall" w:date="2023-07-06T10:18:00Z">
            <w:rPr/>
          </w:rPrChange>
        </w:rPr>
        <w:instrText>HYPERLINK "https://creativecommons.org/licenses/by/4.0/"</w:instrText>
      </w:r>
      <w:r w:rsidR="00423C37" w:rsidRPr="003D502B">
        <w:rPr>
          <w:rFonts w:ascii="Calibri" w:hAnsi="Calibri" w:cs="Calibri"/>
          <w:rPrChange w:id="1333" w:author="Jessica Marshall" w:date="2023-07-06T10:18:00Z">
            <w:rPr/>
          </w:rPrChange>
        </w:rPr>
      </w:r>
      <w:r w:rsidR="00423C37" w:rsidRPr="003D502B">
        <w:rPr>
          <w:rFonts w:ascii="Calibri" w:hAnsi="Calibri" w:cs="Calibri"/>
          <w:rPrChange w:id="1334" w:author="Jessica Marshall" w:date="2023-07-06T10:18:00Z">
            <w:rPr/>
          </w:rPrChange>
        </w:rPr>
        <w:fldChar w:fldCharType="separate"/>
      </w:r>
      <w:r w:rsidR="00AE3115" w:rsidRPr="003D502B">
        <w:rPr>
          <w:rStyle w:val="Hyperlink"/>
          <w:rFonts w:ascii="Calibri" w:hAnsi="Calibri" w:cs="Calibri"/>
          <w:rPrChange w:id="1335" w:author="Jessica Marshall" w:date="2023-07-06T10:18:00Z">
            <w:rPr>
              <w:rStyle w:val="Hyperlink"/>
            </w:rPr>
          </w:rPrChange>
        </w:rPr>
        <w:t>https://creativecommons.org/licenses/by/4.0/</w:t>
      </w:r>
      <w:r w:rsidR="00423C37" w:rsidRPr="003D502B">
        <w:rPr>
          <w:rStyle w:val="Hyperlink"/>
          <w:rFonts w:ascii="Calibri" w:hAnsi="Calibri" w:cs="Calibri"/>
          <w:rPrChange w:id="1336" w:author="Jessica Marshall" w:date="2023-07-06T10:18:00Z">
            <w:rPr>
              <w:rStyle w:val="Hyperlink"/>
            </w:rPr>
          </w:rPrChange>
        </w:rPr>
        <w:fldChar w:fldCharType="end"/>
      </w:r>
      <w:r w:rsidR="00AE3115" w:rsidRPr="003D502B">
        <w:rPr>
          <w:rFonts w:ascii="Calibri" w:hAnsi="Calibri" w:cs="Calibri"/>
          <w:rPrChange w:id="1337" w:author="Jessica Marshall" w:date="2023-07-06T10:18:00Z">
            <w:rPr/>
          </w:rPrChange>
        </w:rPr>
        <w:t xml:space="preserve">  </w:t>
      </w:r>
    </w:p>
    <w:p w14:paraId="368883EC" w14:textId="0073DB7F" w:rsidR="001F07F1" w:rsidRPr="003D502B" w:rsidRDefault="00AE3115" w:rsidP="003D502B">
      <w:pPr>
        <w:spacing w:after="0" w:line="360" w:lineRule="auto"/>
        <w:rPr>
          <w:rFonts w:ascii="Calibri" w:hAnsi="Calibri" w:cs="Calibri"/>
          <w:rPrChange w:id="1338" w:author="Jessica Marshall" w:date="2023-07-06T10:18:00Z">
            <w:rPr/>
          </w:rPrChange>
        </w:rPr>
        <w:pPrChange w:id="1339" w:author="Jessica Marshall" w:date="2023-07-06T10:18:00Z">
          <w:pPr/>
        </w:pPrChange>
      </w:pPr>
      <w:r w:rsidRPr="003D502B">
        <w:rPr>
          <w:rFonts w:ascii="Calibri" w:hAnsi="Calibri" w:cs="Calibri"/>
          <w:rPrChange w:id="1340" w:author="Jessica Marshall" w:date="2023-07-06T10:18:00Z">
            <w:rPr/>
          </w:rPrChange>
        </w:rPr>
        <w:t xml:space="preserve"> </w:t>
      </w:r>
    </w:p>
    <w:p w14:paraId="3D87124F" w14:textId="400EA20D" w:rsidR="003309FC" w:rsidRPr="003D502B" w:rsidRDefault="003309FC" w:rsidP="003D502B">
      <w:pPr>
        <w:spacing w:after="0" w:line="360" w:lineRule="auto"/>
        <w:rPr>
          <w:rFonts w:ascii="Calibri" w:hAnsi="Calibri" w:cs="Calibri"/>
          <w:rPrChange w:id="1341" w:author="Jessica Marshall" w:date="2023-07-06T10:18:00Z">
            <w:rPr/>
          </w:rPrChange>
        </w:rPr>
        <w:pPrChange w:id="1342" w:author="Jessica Marshall" w:date="2023-07-06T10:18:00Z">
          <w:pPr/>
        </w:pPrChange>
      </w:pPr>
      <w:r w:rsidRPr="003D502B">
        <w:rPr>
          <w:rFonts w:ascii="Calibri" w:hAnsi="Calibri" w:cs="Calibri"/>
          <w:noProof/>
          <w:rPrChange w:id="1343" w:author="Jessica Marshall" w:date="2023-07-06T10:18:00Z">
            <w:rPr>
              <w:noProof/>
            </w:rPr>
          </w:rPrChange>
        </w:rPr>
        <w:drawing>
          <wp:inline distT="0" distB="0" distL="0" distR="0" wp14:anchorId="0C6BA704" wp14:editId="76E22071">
            <wp:extent cx="5943600" cy="3933190"/>
            <wp:effectExtent l="0" t="0" r="0" b="0"/>
            <wp:docPr id="99608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83541" name=""/>
                    <pic:cNvPicPr/>
                  </pic:nvPicPr>
                  <pic:blipFill>
                    <a:blip r:embed="rId15"/>
                    <a:stretch>
                      <a:fillRect/>
                    </a:stretch>
                  </pic:blipFill>
                  <pic:spPr>
                    <a:xfrm>
                      <a:off x="0" y="0"/>
                      <a:ext cx="5943600" cy="3933190"/>
                    </a:xfrm>
                    <a:prstGeom prst="rect">
                      <a:avLst/>
                    </a:prstGeom>
                  </pic:spPr>
                </pic:pic>
              </a:graphicData>
            </a:graphic>
          </wp:inline>
        </w:drawing>
      </w:r>
    </w:p>
    <w:p w14:paraId="26F86EEC" w14:textId="77777777" w:rsidR="001F07F1" w:rsidRPr="003D502B" w:rsidRDefault="001F07F1" w:rsidP="003D502B">
      <w:pPr>
        <w:spacing w:after="0" w:line="360" w:lineRule="auto"/>
        <w:rPr>
          <w:ins w:id="1344" w:author="Jessica Marshall" w:date="2023-07-06T10:09:00Z"/>
          <w:rFonts w:ascii="Calibri" w:hAnsi="Calibri" w:cs="Calibri"/>
          <w:rPrChange w:id="1345" w:author="Jessica Marshall" w:date="2023-07-06T10:18:00Z">
            <w:rPr>
              <w:ins w:id="1346" w:author="Jessica Marshall" w:date="2023-07-06T10:09:00Z"/>
            </w:rPr>
          </w:rPrChange>
        </w:rPr>
        <w:pPrChange w:id="1347" w:author="Jessica Marshall" w:date="2023-07-06T10:18:00Z">
          <w:pPr/>
        </w:pPrChange>
      </w:pPr>
    </w:p>
    <w:p w14:paraId="6A105EF4" w14:textId="77777777" w:rsidR="008B02D7" w:rsidRPr="003D502B" w:rsidRDefault="008B02D7" w:rsidP="003D502B">
      <w:pPr>
        <w:spacing w:after="0" w:line="360" w:lineRule="auto"/>
        <w:rPr>
          <w:ins w:id="1348" w:author="Jessica Marshall" w:date="2023-07-06T10:09:00Z"/>
          <w:rFonts w:ascii="Calibri" w:hAnsi="Calibri" w:cs="Calibri"/>
          <w:rPrChange w:id="1349" w:author="Jessica Marshall" w:date="2023-07-06T10:18:00Z">
            <w:rPr>
              <w:ins w:id="1350" w:author="Jessica Marshall" w:date="2023-07-06T10:09:00Z"/>
            </w:rPr>
          </w:rPrChange>
        </w:rPr>
        <w:sectPr w:rsidR="008B02D7" w:rsidRPr="003D502B" w:rsidSect="0056036D">
          <w:endnotePr>
            <w:numFmt w:val="decimal"/>
          </w:endnotePr>
          <w:type w:val="continuous"/>
          <w:pgSz w:w="12240" w:h="15840"/>
          <w:pgMar w:top="1440" w:right="1440" w:bottom="1440" w:left="1440" w:header="720" w:footer="720" w:gutter="0"/>
          <w:cols w:space="720"/>
          <w:docGrid w:linePitch="360"/>
        </w:sectPr>
        <w:pPrChange w:id="1351" w:author="Jessica Marshall" w:date="2023-07-06T10:18:00Z">
          <w:pPr/>
        </w:pPrChange>
      </w:pPr>
    </w:p>
    <w:p w14:paraId="10BE2018" w14:textId="77777777" w:rsidR="008B02D7" w:rsidRPr="003D502B" w:rsidRDefault="008B02D7" w:rsidP="003D502B">
      <w:pPr>
        <w:spacing w:after="0" w:line="360" w:lineRule="auto"/>
        <w:rPr>
          <w:rFonts w:ascii="Calibri" w:hAnsi="Calibri" w:cs="Calibri"/>
          <w:rPrChange w:id="1352" w:author="Jessica Marshall" w:date="2023-07-06T10:18:00Z">
            <w:rPr/>
          </w:rPrChange>
        </w:rPr>
        <w:pPrChange w:id="1353" w:author="Jessica Marshall" w:date="2023-07-06T10:18:00Z">
          <w:pPr/>
        </w:pPrChange>
      </w:pPr>
    </w:p>
    <w:p w14:paraId="4987A583" w14:textId="5C340CEF" w:rsidR="00F443FD" w:rsidRPr="003D502B" w:rsidRDefault="00F20353" w:rsidP="003D502B">
      <w:pPr>
        <w:pStyle w:val="Heading2"/>
        <w:spacing w:after="0" w:line="360" w:lineRule="auto"/>
        <w:rPr>
          <w:rFonts w:ascii="Calibri" w:hAnsi="Calibri" w:cs="Calibri"/>
          <w:rPrChange w:id="1354" w:author="Jessica Marshall" w:date="2023-07-06T10:18:00Z">
            <w:rPr/>
          </w:rPrChange>
        </w:rPr>
        <w:pPrChange w:id="1355" w:author="Jessica Marshall" w:date="2023-07-06T10:18:00Z">
          <w:pPr/>
        </w:pPrChange>
      </w:pPr>
      <w:r w:rsidRPr="003D502B">
        <w:rPr>
          <w:rFonts w:ascii="Calibri" w:hAnsi="Calibri" w:cs="Calibri"/>
          <w:rPrChange w:id="1356" w:author="Jessica Marshall" w:date="2023-07-06T10:18:00Z">
            <w:rPr/>
          </w:rPrChange>
        </w:rPr>
        <w:t>Gunshots/ballistic</w:t>
      </w:r>
      <w:r w:rsidR="00F443FD" w:rsidRPr="003D502B">
        <w:rPr>
          <w:rFonts w:ascii="Calibri" w:hAnsi="Calibri" w:cs="Calibri"/>
          <w:rPrChange w:id="1357" w:author="Jessica Marshall" w:date="2023-07-06T10:18:00Z">
            <w:rPr/>
          </w:rPrChange>
        </w:rPr>
        <w:t>s analysis</w:t>
      </w:r>
    </w:p>
    <w:p w14:paraId="16509879" w14:textId="1268A651" w:rsidR="00D7334E" w:rsidRPr="003D502B" w:rsidRDefault="00F443FD" w:rsidP="003D502B">
      <w:pPr>
        <w:spacing w:after="0" w:line="360" w:lineRule="auto"/>
        <w:rPr>
          <w:rFonts w:ascii="Calibri" w:hAnsi="Calibri" w:cs="Calibri"/>
          <w:rPrChange w:id="1358" w:author="Jessica Marshall" w:date="2023-07-06T10:18:00Z">
            <w:rPr/>
          </w:rPrChange>
        </w:rPr>
        <w:pPrChange w:id="1359" w:author="Jessica Marshall" w:date="2023-07-06T10:18:00Z">
          <w:pPr/>
        </w:pPrChange>
      </w:pPr>
      <w:r w:rsidRPr="003D502B">
        <w:rPr>
          <w:rFonts w:ascii="Calibri" w:hAnsi="Calibri" w:cs="Calibri"/>
          <w:rPrChange w:id="1360" w:author="Jessica Marshall" w:date="2023-07-06T10:18:00Z">
            <w:rPr/>
          </w:rPrChange>
        </w:rPr>
        <w:t>CT</w:t>
      </w:r>
      <w:r w:rsidR="00065F48" w:rsidRPr="003D502B">
        <w:rPr>
          <w:rFonts w:ascii="Calibri" w:hAnsi="Calibri" w:cs="Calibri"/>
          <w:rPrChange w:id="1361" w:author="Jessica Marshall" w:date="2023-07-06T10:18:00Z">
            <w:rPr/>
          </w:rPrChange>
        </w:rPr>
        <w:t xml:space="preserve"> images, whether postmortem or clinical, provide extensive information about gunshot injuries and ballistics, and</w:t>
      </w:r>
      <w:r w:rsidR="00155E31" w:rsidRPr="003D502B">
        <w:rPr>
          <w:rFonts w:ascii="Calibri" w:hAnsi="Calibri" w:cs="Calibri"/>
          <w:rPrChange w:id="1362" w:author="Jessica Marshall" w:date="2023-07-06T10:18:00Z">
            <w:rPr/>
          </w:rPrChange>
        </w:rPr>
        <w:t xml:space="preserve"> used in </w:t>
      </w:r>
      <w:r w:rsidR="00065F48" w:rsidRPr="003D502B">
        <w:rPr>
          <w:rFonts w:ascii="Calibri" w:hAnsi="Calibri" w:cs="Calibri"/>
          <w:rPrChange w:id="1363" w:author="Jessica Marshall" w:date="2023-07-06T10:18:00Z">
            <w:rPr/>
          </w:rPrChange>
        </w:rPr>
        <w:t>medicolegal cases.</w:t>
      </w:r>
      <w:r w:rsidR="007104DC" w:rsidRPr="003D502B">
        <w:rPr>
          <w:rFonts w:ascii="Calibri" w:hAnsi="Calibri" w:cs="Calibri"/>
          <w:rPrChange w:id="1364" w:author="Jessica Marshall" w:date="2023-07-06T10:18:00Z">
            <w:rPr/>
          </w:rPrChange>
        </w:rPr>
        <w:fldChar w:fldCharType="begin"/>
      </w:r>
      <w:r w:rsidR="007104DC" w:rsidRPr="003D502B">
        <w:rPr>
          <w:rFonts w:ascii="Calibri" w:hAnsi="Calibri" w:cs="Calibri"/>
          <w:rPrChange w:id="1365" w:author="Jessica Marshall" w:date="2023-07-06T10:18:00Z">
            <w:rPr/>
          </w:rPrChange>
        </w:rPr>
        <w:instrText xml:space="preserve"> NOTEREF _Ref138851622 \f \h </w:instrText>
      </w:r>
      <w:r w:rsidR="007104DC" w:rsidRPr="003D502B">
        <w:rPr>
          <w:rFonts w:ascii="Calibri" w:hAnsi="Calibri" w:cs="Calibri"/>
          <w:rPrChange w:id="1366" w:author="Jessica Marshall" w:date="2023-07-06T10:18:00Z">
            <w:rPr/>
          </w:rPrChange>
        </w:rPr>
      </w:r>
      <w:r w:rsidR="003D502B" w:rsidRPr="003D502B">
        <w:rPr>
          <w:rFonts w:ascii="Calibri" w:hAnsi="Calibri" w:cs="Calibri"/>
        </w:rPr>
        <w:instrText xml:space="preserve"> \* MERGEFORMAT </w:instrText>
      </w:r>
      <w:r w:rsidR="007104DC" w:rsidRPr="003D502B">
        <w:rPr>
          <w:rFonts w:ascii="Calibri" w:hAnsi="Calibri" w:cs="Calibri"/>
          <w:rPrChange w:id="1367" w:author="Jessica Marshall" w:date="2023-07-06T10:18:00Z">
            <w:rPr/>
          </w:rPrChange>
        </w:rPr>
        <w:fldChar w:fldCharType="separate"/>
      </w:r>
      <w:r w:rsidR="007104DC" w:rsidRPr="003D502B">
        <w:rPr>
          <w:rStyle w:val="EndnoteReference"/>
          <w:rFonts w:ascii="Calibri" w:hAnsi="Calibri" w:cs="Calibri"/>
          <w:rPrChange w:id="1368" w:author="Jessica Marshall" w:date="2023-07-06T10:18:00Z">
            <w:rPr>
              <w:rStyle w:val="EndnoteReference"/>
            </w:rPr>
          </w:rPrChange>
        </w:rPr>
        <w:t>3</w:t>
      </w:r>
      <w:r w:rsidR="007104DC" w:rsidRPr="003D502B">
        <w:rPr>
          <w:rFonts w:ascii="Calibri" w:hAnsi="Calibri" w:cs="Calibri"/>
          <w:rPrChange w:id="1369" w:author="Jessica Marshall" w:date="2023-07-06T10:18:00Z">
            <w:rPr/>
          </w:rPrChange>
        </w:rPr>
        <w:fldChar w:fldCharType="end"/>
      </w:r>
      <w:r w:rsidRPr="003D502B">
        <w:rPr>
          <w:rFonts w:ascii="Calibri" w:hAnsi="Calibri" w:cs="Calibri"/>
          <w:rPrChange w:id="1370" w:author="Jessica Marshall" w:date="2023-07-06T10:18:00Z">
            <w:rPr/>
          </w:rPrChange>
        </w:rPr>
        <w:t xml:space="preserve"> </w:t>
      </w:r>
      <w:r w:rsidR="00065F48" w:rsidRPr="003D502B">
        <w:rPr>
          <w:rFonts w:ascii="Calibri" w:hAnsi="Calibri" w:cs="Calibri"/>
          <w:rPrChange w:id="1371" w:author="Jessica Marshall" w:date="2023-07-06T10:18:00Z">
            <w:rPr/>
          </w:rPrChange>
        </w:rPr>
        <w:t>Some of the types of information that can be determined from a CT scan include:</w:t>
      </w:r>
      <w:r w:rsidR="007104DC" w:rsidRPr="003D502B">
        <w:rPr>
          <w:rFonts w:ascii="Calibri" w:hAnsi="Calibri" w:cs="Calibri"/>
          <w:rPrChange w:id="1372" w:author="Jessica Marshall" w:date="2023-07-06T10:18:00Z">
            <w:rPr/>
          </w:rPrChange>
        </w:rPr>
        <w:fldChar w:fldCharType="begin"/>
      </w:r>
      <w:r w:rsidR="007104DC" w:rsidRPr="003D502B">
        <w:rPr>
          <w:rFonts w:ascii="Calibri" w:hAnsi="Calibri" w:cs="Calibri"/>
          <w:rPrChange w:id="1373" w:author="Jessica Marshall" w:date="2023-07-06T10:18:00Z">
            <w:rPr/>
          </w:rPrChange>
        </w:rPr>
        <w:instrText xml:space="preserve"> NOTEREF _Ref138854256 \f \h </w:instrText>
      </w:r>
      <w:r w:rsidR="007104DC" w:rsidRPr="003D502B">
        <w:rPr>
          <w:rFonts w:ascii="Calibri" w:hAnsi="Calibri" w:cs="Calibri"/>
          <w:rPrChange w:id="1374" w:author="Jessica Marshall" w:date="2023-07-06T10:18:00Z">
            <w:rPr/>
          </w:rPrChange>
        </w:rPr>
      </w:r>
      <w:r w:rsidR="003D502B" w:rsidRPr="003D502B">
        <w:rPr>
          <w:rFonts w:ascii="Calibri" w:hAnsi="Calibri" w:cs="Calibri"/>
        </w:rPr>
        <w:instrText xml:space="preserve"> \* MERGEFORMAT </w:instrText>
      </w:r>
      <w:r w:rsidR="007104DC" w:rsidRPr="003D502B">
        <w:rPr>
          <w:rFonts w:ascii="Calibri" w:hAnsi="Calibri" w:cs="Calibri"/>
          <w:rPrChange w:id="1375" w:author="Jessica Marshall" w:date="2023-07-06T10:18:00Z">
            <w:rPr/>
          </w:rPrChange>
        </w:rPr>
        <w:fldChar w:fldCharType="separate"/>
      </w:r>
      <w:r w:rsidR="007104DC" w:rsidRPr="003D502B">
        <w:rPr>
          <w:rStyle w:val="EndnoteReference"/>
          <w:rFonts w:ascii="Calibri" w:hAnsi="Calibri" w:cs="Calibri"/>
          <w:rPrChange w:id="1376" w:author="Jessica Marshall" w:date="2023-07-06T10:18:00Z">
            <w:rPr>
              <w:rStyle w:val="EndnoteReference"/>
            </w:rPr>
          </w:rPrChange>
        </w:rPr>
        <w:t>12</w:t>
      </w:r>
      <w:r w:rsidR="007104DC" w:rsidRPr="003D502B">
        <w:rPr>
          <w:rFonts w:ascii="Calibri" w:hAnsi="Calibri" w:cs="Calibri"/>
          <w:rPrChange w:id="1377" w:author="Jessica Marshall" w:date="2023-07-06T10:18:00Z">
            <w:rPr/>
          </w:rPrChange>
        </w:rPr>
        <w:fldChar w:fldCharType="end"/>
      </w:r>
      <w:r w:rsidR="00081B15" w:rsidRPr="003D502B">
        <w:rPr>
          <w:rFonts w:ascii="Calibri" w:hAnsi="Calibri" w:cs="Calibri"/>
          <w:rPrChange w:id="1378" w:author="Jessica Marshall" w:date="2023-07-06T10:18:00Z">
            <w:rPr/>
          </w:rPrChange>
        </w:rPr>
        <w:t xml:space="preserve"> </w:t>
      </w:r>
    </w:p>
    <w:p w14:paraId="6D48C9C6" w14:textId="49AD4356" w:rsidR="00C24408" w:rsidRPr="003D502B" w:rsidRDefault="00C24408" w:rsidP="003D502B">
      <w:pPr>
        <w:pStyle w:val="ListParagraph"/>
        <w:numPr>
          <w:ilvl w:val="0"/>
          <w:numId w:val="4"/>
        </w:numPr>
        <w:spacing w:after="0" w:line="360" w:lineRule="auto"/>
        <w:rPr>
          <w:rFonts w:ascii="Calibri" w:hAnsi="Calibri" w:cs="Calibri"/>
          <w:rPrChange w:id="1379" w:author="Jessica Marshall" w:date="2023-07-06T10:18:00Z">
            <w:rPr/>
          </w:rPrChange>
        </w:rPr>
        <w:pPrChange w:id="1380" w:author="Jessica Marshall" w:date="2023-07-06T10:18:00Z">
          <w:pPr>
            <w:pStyle w:val="ListParagraph"/>
            <w:numPr>
              <w:numId w:val="4"/>
            </w:numPr>
            <w:ind w:hanging="360"/>
          </w:pPr>
        </w:pPrChange>
      </w:pPr>
      <w:r w:rsidRPr="003D502B">
        <w:rPr>
          <w:rFonts w:ascii="Calibri" w:hAnsi="Calibri" w:cs="Calibri"/>
          <w:rPrChange w:id="1381" w:author="Jessica Marshall" w:date="2023-07-06T10:18:00Z">
            <w:rPr/>
          </w:rPrChange>
        </w:rPr>
        <w:t xml:space="preserve">Distance of the firearm from the body (especially with shotgun wounds) </w:t>
      </w:r>
    </w:p>
    <w:p w14:paraId="4C7AE79F" w14:textId="150AC3B4" w:rsidR="00081B15" w:rsidRPr="003D502B" w:rsidRDefault="002C5521" w:rsidP="003D502B">
      <w:pPr>
        <w:pStyle w:val="ListParagraph"/>
        <w:numPr>
          <w:ilvl w:val="0"/>
          <w:numId w:val="4"/>
        </w:numPr>
        <w:spacing w:after="0" w:line="360" w:lineRule="auto"/>
        <w:rPr>
          <w:rFonts w:ascii="Calibri" w:hAnsi="Calibri" w:cs="Calibri"/>
          <w:rPrChange w:id="1382" w:author="Jessica Marshall" w:date="2023-07-06T10:18:00Z">
            <w:rPr/>
          </w:rPrChange>
        </w:rPr>
        <w:pPrChange w:id="1383" w:author="Jessica Marshall" w:date="2023-07-06T10:18:00Z">
          <w:pPr>
            <w:pStyle w:val="ListParagraph"/>
            <w:numPr>
              <w:numId w:val="4"/>
            </w:numPr>
            <w:ind w:hanging="360"/>
          </w:pPr>
        </w:pPrChange>
      </w:pPr>
      <w:r w:rsidRPr="003D502B">
        <w:rPr>
          <w:rFonts w:ascii="Calibri" w:hAnsi="Calibri" w:cs="Calibri"/>
          <w:rPrChange w:id="1384" w:author="Jessica Marshall" w:date="2023-07-06T10:18:00Z">
            <w:rPr/>
          </w:rPrChange>
        </w:rPr>
        <w:t xml:space="preserve">Number of shots </w:t>
      </w:r>
    </w:p>
    <w:p w14:paraId="53808B2D" w14:textId="3F7E4966" w:rsidR="002C5521" w:rsidRPr="003D502B" w:rsidRDefault="00DC5FF7" w:rsidP="003D502B">
      <w:pPr>
        <w:pStyle w:val="ListParagraph"/>
        <w:numPr>
          <w:ilvl w:val="0"/>
          <w:numId w:val="4"/>
        </w:numPr>
        <w:spacing w:after="0" w:line="360" w:lineRule="auto"/>
        <w:rPr>
          <w:rFonts w:ascii="Calibri" w:hAnsi="Calibri" w:cs="Calibri"/>
          <w:rPrChange w:id="1385" w:author="Jessica Marshall" w:date="2023-07-06T10:18:00Z">
            <w:rPr/>
          </w:rPrChange>
        </w:rPr>
        <w:pPrChange w:id="1386" w:author="Jessica Marshall" w:date="2023-07-06T10:18:00Z">
          <w:pPr>
            <w:pStyle w:val="ListParagraph"/>
            <w:numPr>
              <w:numId w:val="4"/>
            </w:numPr>
            <w:ind w:hanging="360"/>
          </w:pPr>
        </w:pPrChange>
      </w:pPr>
      <w:r w:rsidRPr="003D502B">
        <w:rPr>
          <w:rFonts w:ascii="Calibri" w:hAnsi="Calibri" w:cs="Calibri"/>
          <w:rPrChange w:id="1387" w:author="Jessica Marshall" w:date="2023-07-06T10:18:00Z">
            <w:rPr/>
          </w:rPrChange>
        </w:rPr>
        <w:t xml:space="preserve">Direction of travel of bullets through the body (penetrating, perforating, tangential) </w:t>
      </w:r>
    </w:p>
    <w:p w14:paraId="2D7479E4" w14:textId="04CCEAC4" w:rsidR="00DC5FF7" w:rsidRPr="003D502B" w:rsidRDefault="00DC5FF7" w:rsidP="003D502B">
      <w:pPr>
        <w:pStyle w:val="ListParagraph"/>
        <w:numPr>
          <w:ilvl w:val="0"/>
          <w:numId w:val="4"/>
        </w:numPr>
        <w:spacing w:after="0" w:line="360" w:lineRule="auto"/>
        <w:rPr>
          <w:rFonts w:ascii="Calibri" w:hAnsi="Calibri" w:cs="Calibri"/>
          <w:rPrChange w:id="1388" w:author="Jessica Marshall" w:date="2023-07-06T10:18:00Z">
            <w:rPr/>
          </w:rPrChange>
        </w:rPr>
        <w:pPrChange w:id="1389" w:author="Jessica Marshall" w:date="2023-07-06T10:18:00Z">
          <w:pPr>
            <w:pStyle w:val="ListParagraph"/>
            <w:numPr>
              <w:numId w:val="4"/>
            </w:numPr>
            <w:ind w:hanging="360"/>
          </w:pPr>
        </w:pPrChange>
      </w:pPr>
      <w:r w:rsidRPr="003D502B">
        <w:rPr>
          <w:rFonts w:ascii="Calibri" w:hAnsi="Calibri" w:cs="Calibri"/>
          <w:rPrChange w:id="1390" w:author="Jessica Marshall" w:date="2023-07-06T10:18:00Z">
            <w:rPr/>
          </w:rPrChange>
        </w:rPr>
        <w:t xml:space="preserve">Entrance and exit wounds </w:t>
      </w:r>
    </w:p>
    <w:p w14:paraId="5E0B8E80" w14:textId="41E17679" w:rsidR="00DC5FF7" w:rsidRPr="003D502B" w:rsidRDefault="000C661F" w:rsidP="003D502B">
      <w:pPr>
        <w:pStyle w:val="ListParagraph"/>
        <w:numPr>
          <w:ilvl w:val="0"/>
          <w:numId w:val="4"/>
        </w:numPr>
        <w:spacing w:after="0" w:line="360" w:lineRule="auto"/>
        <w:rPr>
          <w:rFonts w:ascii="Calibri" w:hAnsi="Calibri" w:cs="Calibri"/>
          <w:rPrChange w:id="1391" w:author="Jessica Marshall" w:date="2023-07-06T10:18:00Z">
            <w:rPr/>
          </w:rPrChange>
        </w:rPr>
        <w:pPrChange w:id="1392" w:author="Jessica Marshall" w:date="2023-07-06T10:18:00Z">
          <w:pPr>
            <w:pStyle w:val="ListParagraph"/>
            <w:numPr>
              <w:numId w:val="4"/>
            </w:numPr>
            <w:ind w:hanging="360"/>
          </w:pPr>
        </w:pPrChange>
      </w:pPr>
      <w:r w:rsidRPr="003D502B">
        <w:rPr>
          <w:rFonts w:ascii="Calibri" w:hAnsi="Calibri" w:cs="Calibri"/>
          <w:rPrChange w:id="1393" w:author="Jessica Marshall" w:date="2023-07-06T10:18:00Z">
            <w:rPr/>
          </w:rPrChange>
        </w:rPr>
        <w:lastRenderedPageBreak/>
        <w:t xml:space="preserve">Bullet tracks and ricochets </w:t>
      </w:r>
    </w:p>
    <w:p w14:paraId="48450819" w14:textId="3872A5F9" w:rsidR="000C661F" w:rsidRPr="003D502B" w:rsidRDefault="000C661F" w:rsidP="003D502B">
      <w:pPr>
        <w:pStyle w:val="ListParagraph"/>
        <w:numPr>
          <w:ilvl w:val="0"/>
          <w:numId w:val="4"/>
        </w:numPr>
        <w:spacing w:after="0" w:line="360" w:lineRule="auto"/>
        <w:rPr>
          <w:rFonts w:ascii="Calibri" w:hAnsi="Calibri" w:cs="Calibri"/>
          <w:rPrChange w:id="1394" w:author="Jessica Marshall" w:date="2023-07-06T10:18:00Z">
            <w:rPr/>
          </w:rPrChange>
        </w:rPr>
        <w:pPrChange w:id="1395" w:author="Jessica Marshall" w:date="2023-07-06T10:18:00Z">
          <w:pPr>
            <w:pStyle w:val="ListParagraph"/>
            <w:numPr>
              <w:numId w:val="4"/>
            </w:numPr>
            <w:ind w:hanging="360"/>
          </w:pPr>
        </w:pPrChange>
      </w:pPr>
      <w:r w:rsidRPr="003D502B">
        <w:rPr>
          <w:rFonts w:ascii="Calibri" w:hAnsi="Calibri" w:cs="Calibri"/>
          <w:rPrChange w:id="1396" w:author="Jessica Marshall" w:date="2023-07-06T10:18:00Z">
            <w:rPr/>
          </w:rPrChange>
        </w:rPr>
        <w:t xml:space="preserve">Bone and soft tissue lesions </w:t>
      </w:r>
    </w:p>
    <w:p w14:paraId="22FE6756" w14:textId="6DFA5338" w:rsidR="00105961" w:rsidRPr="003D502B" w:rsidRDefault="00105961" w:rsidP="003D502B">
      <w:pPr>
        <w:pStyle w:val="ListParagraph"/>
        <w:numPr>
          <w:ilvl w:val="0"/>
          <w:numId w:val="4"/>
        </w:numPr>
        <w:spacing w:after="0" w:line="360" w:lineRule="auto"/>
        <w:rPr>
          <w:rFonts w:ascii="Calibri" w:hAnsi="Calibri" w:cs="Calibri"/>
          <w:rPrChange w:id="1397" w:author="Jessica Marshall" w:date="2023-07-06T10:18:00Z">
            <w:rPr/>
          </w:rPrChange>
        </w:rPr>
        <w:pPrChange w:id="1398" w:author="Jessica Marshall" w:date="2023-07-06T10:18:00Z">
          <w:pPr>
            <w:pStyle w:val="ListParagraph"/>
            <w:numPr>
              <w:numId w:val="4"/>
            </w:numPr>
            <w:ind w:hanging="360"/>
          </w:pPr>
        </w:pPrChange>
      </w:pPr>
      <w:r w:rsidRPr="003D502B">
        <w:rPr>
          <w:rFonts w:ascii="Calibri" w:hAnsi="Calibri" w:cs="Calibri"/>
          <w:rPrChange w:id="1399" w:author="Jessica Marshall" w:date="2023-07-06T10:18:00Z">
            <w:rPr/>
          </w:rPrChange>
        </w:rPr>
        <w:t>Type of ammunition</w:t>
      </w:r>
    </w:p>
    <w:p w14:paraId="011410C2" w14:textId="212EFF21" w:rsidR="000C661F" w:rsidRPr="003D502B" w:rsidRDefault="000C661F" w:rsidP="003D502B">
      <w:pPr>
        <w:pStyle w:val="ListParagraph"/>
        <w:numPr>
          <w:ilvl w:val="0"/>
          <w:numId w:val="4"/>
        </w:numPr>
        <w:spacing w:after="0" w:line="360" w:lineRule="auto"/>
        <w:rPr>
          <w:rFonts w:ascii="Calibri" w:hAnsi="Calibri" w:cs="Calibri"/>
          <w:rPrChange w:id="1400" w:author="Jessica Marshall" w:date="2023-07-06T10:18:00Z">
            <w:rPr/>
          </w:rPrChange>
        </w:rPr>
        <w:pPrChange w:id="1401" w:author="Jessica Marshall" w:date="2023-07-06T10:18:00Z">
          <w:pPr>
            <w:pStyle w:val="ListParagraph"/>
            <w:numPr>
              <w:numId w:val="4"/>
            </w:numPr>
            <w:ind w:hanging="360"/>
          </w:pPr>
        </w:pPrChange>
      </w:pPr>
      <w:r w:rsidRPr="003D502B">
        <w:rPr>
          <w:rFonts w:ascii="Calibri" w:hAnsi="Calibri" w:cs="Calibri"/>
          <w:rPrChange w:id="1402" w:author="Jessica Marshall" w:date="2023-07-06T10:18:00Z">
            <w:rPr/>
          </w:rPrChange>
        </w:rPr>
        <w:t xml:space="preserve">Number of projectiles </w:t>
      </w:r>
    </w:p>
    <w:p w14:paraId="506C7B82" w14:textId="4476ABA8" w:rsidR="00AA7232" w:rsidRPr="003D502B" w:rsidRDefault="00AA7232" w:rsidP="003D502B">
      <w:pPr>
        <w:pStyle w:val="ListParagraph"/>
        <w:numPr>
          <w:ilvl w:val="0"/>
          <w:numId w:val="4"/>
        </w:numPr>
        <w:spacing w:after="0" w:line="360" w:lineRule="auto"/>
        <w:rPr>
          <w:rFonts w:ascii="Calibri" w:hAnsi="Calibri" w:cs="Calibri"/>
          <w:rPrChange w:id="1403" w:author="Jessica Marshall" w:date="2023-07-06T10:18:00Z">
            <w:rPr/>
          </w:rPrChange>
        </w:rPr>
        <w:pPrChange w:id="1404" w:author="Jessica Marshall" w:date="2023-07-06T10:18:00Z">
          <w:pPr>
            <w:pStyle w:val="ListParagraph"/>
            <w:numPr>
              <w:numId w:val="4"/>
            </w:numPr>
            <w:ind w:hanging="360"/>
          </w:pPr>
        </w:pPrChange>
      </w:pPr>
      <w:r w:rsidRPr="003D502B">
        <w:rPr>
          <w:rFonts w:ascii="Calibri" w:hAnsi="Calibri" w:cs="Calibri"/>
          <w:rPrChange w:id="1405" w:author="Jessica Marshall" w:date="2023-07-06T10:18:00Z">
            <w:rPr/>
          </w:rPrChange>
        </w:rPr>
        <w:t xml:space="preserve">Shape, fragmentation, and expansion of projectiles </w:t>
      </w:r>
    </w:p>
    <w:p w14:paraId="4499209F" w14:textId="62D166E0" w:rsidR="002A360C" w:rsidRPr="003D502B" w:rsidRDefault="00065F48" w:rsidP="003D502B">
      <w:pPr>
        <w:pStyle w:val="ListParagraph"/>
        <w:numPr>
          <w:ilvl w:val="0"/>
          <w:numId w:val="4"/>
        </w:numPr>
        <w:spacing w:after="0" w:line="360" w:lineRule="auto"/>
        <w:rPr>
          <w:rFonts w:ascii="Calibri" w:hAnsi="Calibri" w:cs="Calibri"/>
          <w:rPrChange w:id="1406" w:author="Jessica Marshall" w:date="2023-07-06T10:18:00Z">
            <w:rPr/>
          </w:rPrChange>
        </w:rPr>
        <w:pPrChange w:id="1407" w:author="Jessica Marshall" w:date="2023-07-06T10:18:00Z">
          <w:pPr>
            <w:pStyle w:val="ListParagraph"/>
            <w:numPr>
              <w:numId w:val="4"/>
            </w:numPr>
            <w:ind w:hanging="360"/>
          </w:pPr>
        </w:pPrChange>
      </w:pPr>
      <w:r w:rsidRPr="003D502B">
        <w:rPr>
          <w:rFonts w:ascii="Calibri" w:hAnsi="Calibri" w:cs="Calibri"/>
          <w:rPrChange w:id="1408" w:author="Jessica Marshall" w:date="2023-07-06T10:18:00Z">
            <w:rPr/>
          </w:rPrChange>
        </w:rPr>
        <w:t>Projectile c</w:t>
      </w:r>
      <w:r w:rsidR="002A360C" w:rsidRPr="003D502B">
        <w:rPr>
          <w:rFonts w:ascii="Calibri" w:hAnsi="Calibri" w:cs="Calibri"/>
          <w:rPrChange w:id="1409" w:author="Jessica Marshall" w:date="2023-07-06T10:18:00Z">
            <w:rPr/>
          </w:rPrChange>
        </w:rPr>
        <w:t>omposition</w:t>
      </w:r>
      <w:r w:rsidRPr="003D502B">
        <w:rPr>
          <w:rFonts w:ascii="Calibri" w:hAnsi="Calibri" w:cs="Calibri"/>
          <w:rPrChange w:id="1410" w:author="Jessica Marshall" w:date="2023-07-06T10:18:00Z">
            <w:rPr/>
          </w:rPrChange>
        </w:rPr>
        <w:t>, d</w:t>
      </w:r>
      <w:r w:rsidR="002A360C" w:rsidRPr="003D502B">
        <w:rPr>
          <w:rFonts w:ascii="Calibri" w:hAnsi="Calibri" w:cs="Calibri"/>
          <w:rPrChange w:id="1411" w:author="Jessica Marshall" w:date="2023-07-06T10:18:00Z">
            <w:rPr/>
          </w:rPrChange>
        </w:rPr>
        <w:t>imensions</w:t>
      </w:r>
      <w:r w:rsidR="00105961" w:rsidRPr="003D502B">
        <w:rPr>
          <w:rFonts w:ascii="Calibri" w:hAnsi="Calibri" w:cs="Calibri"/>
          <w:rPrChange w:id="1412" w:author="Jessica Marshall" w:date="2023-07-06T10:18:00Z">
            <w:rPr/>
          </w:rPrChange>
        </w:rPr>
        <w:t xml:space="preserve">, </w:t>
      </w:r>
      <w:r w:rsidRPr="003D502B">
        <w:rPr>
          <w:rFonts w:ascii="Calibri" w:hAnsi="Calibri" w:cs="Calibri"/>
          <w:rPrChange w:id="1413" w:author="Jessica Marshall" w:date="2023-07-06T10:18:00Z">
            <w:rPr/>
          </w:rPrChange>
        </w:rPr>
        <w:t xml:space="preserve">and bullet </w:t>
      </w:r>
      <w:r w:rsidR="00105961" w:rsidRPr="003D502B">
        <w:rPr>
          <w:rFonts w:ascii="Calibri" w:hAnsi="Calibri" w:cs="Calibri"/>
          <w:rPrChange w:id="1414" w:author="Jessica Marshall" w:date="2023-07-06T10:18:00Z">
            <w:rPr/>
          </w:rPrChange>
        </w:rPr>
        <w:t xml:space="preserve">caliber </w:t>
      </w:r>
    </w:p>
    <w:p w14:paraId="7041F300" w14:textId="77777777" w:rsidR="007466E5" w:rsidRPr="003D502B" w:rsidRDefault="007466E5" w:rsidP="003D502B">
      <w:pPr>
        <w:spacing w:after="0" w:line="360" w:lineRule="auto"/>
        <w:rPr>
          <w:rFonts w:ascii="Calibri" w:hAnsi="Calibri" w:cs="Calibri"/>
          <w:rPrChange w:id="1415" w:author="Jessica Marshall" w:date="2023-07-06T10:18:00Z">
            <w:rPr/>
          </w:rPrChange>
        </w:rPr>
        <w:pPrChange w:id="1416" w:author="Jessica Marshall" w:date="2023-07-06T10:18:00Z">
          <w:pPr/>
        </w:pPrChange>
      </w:pPr>
    </w:p>
    <w:p w14:paraId="0E325682" w14:textId="00B46837" w:rsidR="008E5E32" w:rsidRPr="003D502B" w:rsidRDefault="008E5E32" w:rsidP="003D502B">
      <w:pPr>
        <w:spacing w:after="0" w:line="360" w:lineRule="auto"/>
        <w:rPr>
          <w:rFonts w:ascii="Calibri" w:hAnsi="Calibri" w:cs="Calibri"/>
          <w:rPrChange w:id="1417" w:author="Jessica Marshall" w:date="2023-07-06T10:18:00Z">
            <w:rPr/>
          </w:rPrChange>
        </w:rPr>
        <w:pPrChange w:id="1418" w:author="Jessica Marshall" w:date="2023-07-06T10:18:00Z">
          <w:pPr/>
        </w:pPrChange>
      </w:pPr>
      <w:r w:rsidRPr="003D502B">
        <w:rPr>
          <w:rFonts w:ascii="Calibri" w:hAnsi="Calibri" w:cs="Calibri"/>
          <w:rPrChange w:id="1419" w:author="Jessica Marshall" w:date="2023-07-06T10:18:00Z">
            <w:rPr/>
          </w:rPrChange>
        </w:rPr>
        <w:t>Gunshot wounds often appear as linear defects that may contain gas and fragments of metal or bone.</w:t>
      </w:r>
      <w:r w:rsidR="00B97022" w:rsidRPr="003D502B">
        <w:rPr>
          <w:rFonts w:ascii="Calibri" w:hAnsi="Calibri" w:cs="Calibri"/>
          <w:rPrChange w:id="1420" w:author="Jessica Marshall" w:date="2023-07-06T10:18:00Z">
            <w:rPr/>
          </w:rPrChange>
        </w:rPr>
        <w:t xml:space="preserve"> </w:t>
      </w:r>
      <w:r w:rsidRPr="003D502B">
        <w:rPr>
          <w:rFonts w:ascii="Calibri" w:hAnsi="Calibri" w:cs="Calibri"/>
          <w:rPrChange w:id="1421" w:author="Jessica Marshall" w:date="2023-07-06T10:18:00Z">
            <w:rPr/>
          </w:rPrChange>
        </w:rPr>
        <w:t>In the brain or lungs, bullet wounds are typically characterized by hemorrhage and gas bubbles; a linear track may or may not be present. Identification of the bullet and bullet fragments also facilitates removal for ballistic analysis.</w:t>
      </w:r>
      <w:bookmarkStart w:id="1422" w:name="_Ref138921152"/>
      <w:r w:rsidR="00282110" w:rsidRPr="003D502B">
        <w:rPr>
          <w:rStyle w:val="EndnoteReference"/>
          <w:rFonts w:ascii="Calibri" w:hAnsi="Calibri" w:cs="Calibri"/>
          <w:rPrChange w:id="1423" w:author="Jessica Marshall" w:date="2023-07-06T10:18:00Z">
            <w:rPr>
              <w:rStyle w:val="EndnoteReference"/>
            </w:rPr>
          </w:rPrChange>
        </w:rPr>
        <w:endnoteReference w:id="24"/>
      </w:r>
      <w:bookmarkEnd w:id="1422"/>
      <w:r w:rsidR="00282110" w:rsidRPr="003D502B">
        <w:rPr>
          <w:rFonts w:ascii="Calibri" w:hAnsi="Calibri" w:cs="Calibri"/>
          <w:rPrChange w:id="1424" w:author="Jessica Marshall" w:date="2023-07-06T10:18:00Z">
            <w:rPr/>
          </w:rPrChange>
        </w:rPr>
        <w:t xml:space="preserve"> </w:t>
      </w:r>
      <w:r w:rsidRPr="003D502B">
        <w:rPr>
          <w:rFonts w:ascii="Calibri" w:hAnsi="Calibri" w:cs="Calibri"/>
          <w:rPrChange w:id="1425" w:author="Jessica Marshall" w:date="2023-07-06T10:18:00Z">
            <w:rPr/>
          </w:rPrChange>
        </w:rPr>
        <w:t xml:space="preserve"> </w:t>
      </w:r>
    </w:p>
    <w:p w14:paraId="0581AA29" w14:textId="77777777" w:rsidR="008E5E32" w:rsidRPr="003D502B" w:rsidRDefault="008E5E32" w:rsidP="003D502B">
      <w:pPr>
        <w:spacing w:after="0" w:line="360" w:lineRule="auto"/>
        <w:rPr>
          <w:rFonts w:ascii="Calibri" w:hAnsi="Calibri" w:cs="Calibri"/>
          <w:rPrChange w:id="1426" w:author="Jessica Marshall" w:date="2023-07-06T10:18:00Z">
            <w:rPr/>
          </w:rPrChange>
        </w:rPr>
        <w:pPrChange w:id="1427" w:author="Jessica Marshall" w:date="2023-07-06T10:18:00Z">
          <w:pPr/>
        </w:pPrChange>
      </w:pPr>
    </w:p>
    <w:p w14:paraId="361AF657" w14:textId="6E3A3A9D" w:rsidR="002A360C" w:rsidRPr="003D502B" w:rsidRDefault="009D55CA" w:rsidP="003D502B">
      <w:pPr>
        <w:spacing w:after="0" w:line="360" w:lineRule="auto"/>
        <w:rPr>
          <w:rFonts w:ascii="Calibri" w:hAnsi="Calibri" w:cs="Calibri"/>
          <w:rPrChange w:id="1428" w:author="Jessica Marshall" w:date="2023-07-06T10:18:00Z">
            <w:rPr/>
          </w:rPrChange>
        </w:rPr>
        <w:pPrChange w:id="1429" w:author="Jessica Marshall" w:date="2023-07-06T10:18:00Z">
          <w:pPr/>
        </w:pPrChange>
      </w:pPr>
      <w:r w:rsidRPr="003D502B">
        <w:rPr>
          <w:rFonts w:ascii="Calibri" w:hAnsi="Calibri" w:cs="Calibri"/>
          <w:rPrChange w:id="1430" w:author="Jessica Marshall" w:date="2023-07-06T10:18:00Z">
            <w:rPr/>
          </w:rPrChange>
        </w:rPr>
        <w:t>Identifying and overcoming metal CT artifacts can be especially</w:t>
      </w:r>
      <w:r w:rsidR="008E5E32" w:rsidRPr="003D502B">
        <w:rPr>
          <w:rFonts w:ascii="Calibri" w:hAnsi="Calibri" w:cs="Calibri"/>
          <w:rPrChange w:id="1431" w:author="Jessica Marshall" w:date="2023-07-06T10:18:00Z">
            <w:rPr/>
          </w:rPrChange>
        </w:rPr>
        <w:t xml:space="preserve"> important</w:t>
      </w:r>
      <w:r w:rsidRPr="003D502B">
        <w:rPr>
          <w:rFonts w:ascii="Calibri" w:hAnsi="Calibri" w:cs="Calibri"/>
          <w:rPrChange w:id="1432" w:author="Jessica Marshall" w:date="2023-07-06T10:18:00Z">
            <w:rPr/>
          </w:rPrChange>
        </w:rPr>
        <w:t xml:space="preserve"> in ballistic analysis</w:t>
      </w:r>
      <w:r w:rsidR="00483B14" w:rsidRPr="003D502B">
        <w:rPr>
          <w:rFonts w:ascii="Calibri" w:hAnsi="Calibri" w:cs="Calibri"/>
          <w:rPrChange w:id="1433" w:author="Jessica Marshall" w:date="2023-07-06T10:18:00Z">
            <w:rPr/>
          </w:rPrChange>
        </w:rPr>
        <w:t>, where the presence of meta</w:t>
      </w:r>
      <w:r w:rsidR="0064051E" w:rsidRPr="003D502B">
        <w:rPr>
          <w:rFonts w:ascii="Calibri" w:hAnsi="Calibri" w:cs="Calibri"/>
          <w:rPrChange w:id="1434" w:author="Jessica Marshall" w:date="2023-07-06T10:18:00Z">
            <w:rPr/>
          </w:rPrChange>
        </w:rPr>
        <w:t xml:space="preserve">l fragments may </w:t>
      </w:r>
      <w:r w:rsidR="009158D6" w:rsidRPr="003D502B">
        <w:rPr>
          <w:rFonts w:ascii="Calibri" w:hAnsi="Calibri" w:cs="Calibri"/>
          <w:rPrChange w:id="1435" w:author="Jessica Marshall" w:date="2023-07-06T10:18:00Z">
            <w:rPr/>
          </w:rPrChange>
        </w:rPr>
        <w:t>interfere</w:t>
      </w:r>
      <w:r w:rsidR="0064051E" w:rsidRPr="003D502B">
        <w:rPr>
          <w:rFonts w:ascii="Calibri" w:hAnsi="Calibri" w:cs="Calibri"/>
          <w:rPrChange w:id="1436" w:author="Jessica Marshall" w:date="2023-07-06T10:18:00Z">
            <w:rPr/>
          </w:rPrChange>
        </w:rPr>
        <w:t xml:space="preserve"> with the ability to </w:t>
      </w:r>
      <w:r w:rsidR="009158D6" w:rsidRPr="003D502B">
        <w:rPr>
          <w:rFonts w:ascii="Calibri" w:hAnsi="Calibri" w:cs="Calibri"/>
          <w:rPrChange w:id="1437" w:author="Jessica Marshall" w:date="2023-07-06T10:18:00Z">
            <w:rPr/>
          </w:rPrChange>
        </w:rPr>
        <w:t>adequately image surrounding tissues</w:t>
      </w:r>
      <w:r w:rsidRPr="003D502B">
        <w:rPr>
          <w:rFonts w:ascii="Calibri" w:hAnsi="Calibri" w:cs="Calibri"/>
          <w:rPrChange w:id="1438" w:author="Jessica Marshall" w:date="2023-07-06T10:18:00Z">
            <w:rPr/>
          </w:rPrChange>
        </w:rPr>
        <w:t>.</w:t>
      </w:r>
      <w:r w:rsidR="00074212" w:rsidRPr="003D502B">
        <w:rPr>
          <w:rFonts w:ascii="Calibri" w:hAnsi="Calibri" w:cs="Calibri"/>
          <w:rPrChange w:id="1439" w:author="Jessica Marshall" w:date="2023-07-06T10:18:00Z">
            <w:rPr/>
          </w:rPrChange>
        </w:rPr>
        <w:t xml:space="preserve"> Metallic items</w:t>
      </w:r>
      <w:r w:rsidR="00463DC6" w:rsidRPr="003D502B">
        <w:rPr>
          <w:rFonts w:ascii="Calibri" w:hAnsi="Calibri" w:cs="Calibri"/>
          <w:rPrChange w:id="1440" w:author="Jessica Marshall" w:date="2023-07-06T10:18:00Z">
            <w:rPr/>
          </w:rPrChange>
        </w:rPr>
        <w:t xml:space="preserve"> such as bullets or pellets produce very high x-ray attenuation</w:t>
      </w:r>
      <w:r w:rsidR="00332AFE" w:rsidRPr="003D502B">
        <w:rPr>
          <w:rFonts w:ascii="Calibri" w:hAnsi="Calibri" w:cs="Calibri"/>
          <w:rPrChange w:id="1441" w:author="Jessica Marshall" w:date="2023-07-06T10:18:00Z">
            <w:rPr/>
          </w:rPrChange>
        </w:rPr>
        <w:t xml:space="preserve"> and</w:t>
      </w:r>
      <w:r w:rsidR="00074212" w:rsidRPr="003D502B">
        <w:rPr>
          <w:rFonts w:ascii="Calibri" w:hAnsi="Calibri" w:cs="Calibri"/>
          <w:rPrChange w:id="1442" w:author="Jessica Marshall" w:date="2023-07-06T10:18:00Z">
            <w:rPr/>
          </w:rPrChange>
        </w:rPr>
        <w:t xml:space="preserve"> are susceptible to several types of CT artifacts, including </w:t>
      </w:r>
      <w:r w:rsidR="006D2FD3" w:rsidRPr="003D502B">
        <w:rPr>
          <w:rFonts w:ascii="Calibri" w:hAnsi="Calibri" w:cs="Calibri"/>
          <w:rPrChange w:id="1443" w:author="Jessica Marshall" w:date="2023-07-06T10:18:00Z">
            <w:rPr/>
          </w:rPrChange>
        </w:rPr>
        <w:t>beam hardening, photon scattering, a</w:t>
      </w:r>
      <w:r w:rsidR="00506A23" w:rsidRPr="003D502B">
        <w:rPr>
          <w:rFonts w:ascii="Calibri" w:hAnsi="Calibri" w:cs="Calibri"/>
          <w:rPrChange w:id="1444" w:author="Jessica Marshall" w:date="2023-07-06T10:18:00Z">
            <w:rPr/>
          </w:rPrChange>
        </w:rPr>
        <w:t xml:space="preserve">nd </w:t>
      </w:r>
      <w:r w:rsidR="00AC7729" w:rsidRPr="003D502B">
        <w:rPr>
          <w:rFonts w:ascii="Calibri" w:hAnsi="Calibri" w:cs="Calibri"/>
          <w:rPrChange w:id="1445" w:author="Jessica Marshall" w:date="2023-07-06T10:18:00Z">
            <w:rPr/>
          </w:rPrChange>
        </w:rPr>
        <w:t>photon starvation</w:t>
      </w:r>
      <w:r w:rsidR="00506A23" w:rsidRPr="003D502B">
        <w:rPr>
          <w:rFonts w:ascii="Calibri" w:hAnsi="Calibri" w:cs="Calibri"/>
          <w:rPrChange w:id="1446" w:author="Jessica Marshall" w:date="2023-07-06T10:18:00Z">
            <w:rPr/>
          </w:rPrChange>
        </w:rPr>
        <w:t>. Together, these effects can</w:t>
      </w:r>
      <w:r w:rsidR="00463DC6" w:rsidRPr="003D502B">
        <w:rPr>
          <w:rFonts w:ascii="Calibri" w:hAnsi="Calibri" w:cs="Calibri"/>
          <w:rPrChange w:id="1447" w:author="Jessica Marshall" w:date="2023-07-06T10:18:00Z">
            <w:rPr/>
          </w:rPrChange>
        </w:rPr>
        <w:t xml:space="preserve"> greatly</w:t>
      </w:r>
      <w:r w:rsidR="00506A23" w:rsidRPr="003D502B">
        <w:rPr>
          <w:rFonts w:ascii="Calibri" w:hAnsi="Calibri" w:cs="Calibri"/>
          <w:rPrChange w:id="1448" w:author="Jessica Marshall" w:date="2023-07-06T10:18:00Z">
            <w:rPr/>
          </w:rPrChange>
        </w:rPr>
        <w:t xml:space="preserve"> increase</w:t>
      </w:r>
      <w:r w:rsidR="00463DC6" w:rsidRPr="003D502B">
        <w:rPr>
          <w:rFonts w:ascii="Calibri" w:hAnsi="Calibri" w:cs="Calibri"/>
          <w:rPrChange w:id="1449" w:author="Jessica Marshall" w:date="2023-07-06T10:18:00Z">
            <w:rPr/>
          </w:rPrChange>
        </w:rPr>
        <w:t xml:space="preserve"> image</w:t>
      </w:r>
      <w:r w:rsidR="00506A23" w:rsidRPr="003D502B">
        <w:rPr>
          <w:rFonts w:ascii="Calibri" w:hAnsi="Calibri" w:cs="Calibri"/>
          <w:rPrChange w:id="1450" w:author="Jessica Marshall" w:date="2023-07-06T10:18:00Z">
            <w:rPr/>
          </w:rPrChange>
        </w:rPr>
        <w:t xml:space="preserve"> noise, create blind spots around metal items, </w:t>
      </w:r>
      <w:r w:rsidR="00AC7729" w:rsidRPr="003D502B">
        <w:rPr>
          <w:rFonts w:ascii="Calibri" w:hAnsi="Calibri" w:cs="Calibri"/>
          <w:rPrChange w:id="1451" w:author="Jessica Marshall" w:date="2023-07-06T10:18:00Z">
            <w:rPr/>
          </w:rPrChange>
        </w:rPr>
        <w:t xml:space="preserve">cause streaking artifacts, </w:t>
      </w:r>
      <w:r w:rsidR="00506A23" w:rsidRPr="003D502B">
        <w:rPr>
          <w:rFonts w:ascii="Calibri" w:hAnsi="Calibri" w:cs="Calibri"/>
          <w:rPrChange w:id="1452" w:author="Jessica Marshall" w:date="2023-07-06T10:18:00Z">
            <w:rPr/>
          </w:rPrChange>
        </w:rPr>
        <w:t xml:space="preserve">and </w:t>
      </w:r>
      <w:r w:rsidR="00554CF6" w:rsidRPr="003D502B">
        <w:rPr>
          <w:rFonts w:ascii="Calibri" w:hAnsi="Calibri" w:cs="Calibri"/>
          <w:rPrChange w:id="1453" w:author="Jessica Marshall" w:date="2023-07-06T10:18:00Z">
            <w:rPr/>
          </w:rPrChange>
        </w:rPr>
        <w:t>alter the representation of size or shape.</w:t>
      </w:r>
      <w:r w:rsidR="008E5E32" w:rsidRPr="003D502B">
        <w:rPr>
          <w:rFonts w:ascii="Calibri" w:hAnsi="Calibri" w:cs="Calibri"/>
          <w:rPrChange w:id="1454" w:author="Jessica Marshall" w:date="2023-07-06T10:18:00Z">
            <w:rPr/>
          </w:rPrChange>
        </w:rPr>
        <w:fldChar w:fldCharType="begin"/>
      </w:r>
      <w:r w:rsidR="008E5E32" w:rsidRPr="003D502B">
        <w:rPr>
          <w:rFonts w:ascii="Calibri" w:hAnsi="Calibri" w:cs="Calibri"/>
          <w:rPrChange w:id="1455" w:author="Jessica Marshall" w:date="2023-07-06T10:18:00Z">
            <w:rPr/>
          </w:rPrChange>
        </w:rPr>
        <w:instrText xml:space="preserve"> NOTEREF _Ref138854256 \f \h </w:instrText>
      </w:r>
      <w:r w:rsidR="00EF5067" w:rsidRPr="003D502B">
        <w:rPr>
          <w:rFonts w:ascii="Calibri" w:hAnsi="Calibri" w:cs="Calibri"/>
          <w:rPrChange w:id="1456" w:author="Jessica Marshall" w:date="2023-07-06T10:18:00Z">
            <w:rPr/>
          </w:rPrChange>
        </w:rPr>
        <w:instrText xml:space="preserve"> \* MERGEFORMAT </w:instrText>
      </w:r>
      <w:r w:rsidR="008E5E32" w:rsidRPr="003D502B">
        <w:rPr>
          <w:rFonts w:ascii="Calibri" w:hAnsi="Calibri" w:cs="Calibri"/>
          <w:rPrChange w:id="1457" w:author="Jessica Marshall" w:date="2023-07-06T10:18:00Z">
            <w:rPr/>
          </w:rPrChange>
        </w:rPr>
      </w:r>
      <w:r w:rsidR="008E5E32" w:rsidRPr="003D502B">
        <w:rPr>
          <w:rFonts w:ascii="Calibri" w:hAnsi="Calibri" w:cs="Calibri"/>
          <w:rPrChange w:id="1458" w:author="Jessica Marshall" w:date="2023-07-06T10:18:00Z">
            <w:rPr/>
          </w:rPrChange>
        </w:rPr>
        <w:fldChar w:fldCharType="separate"/>
      </w:r>
      <w:r w:rsidR="008E5E32" w:rsidRPr="003D502B">
        <w:rPr>
          <w:rStyle w:val="EndnoteReference"/>
          <w:rFonts w:ascii="Calibri" w:hAnsi="Calibri" w:cs="Calibri"/>
          <w:rPrChange w:id="1459" w:author="Jessica Marshall" w:date="2023-07-06T10:18:00Z">
            <w:rPr>
              <w:rStyle w:val="EndnoteReference"/>
            </w:rPr>
          </w:rPrChange>
        </w:rPr>
        <w:t>12</w:t>
      </w:r>
      <w:r w:rsidR="008E5E32" w:rsidRPr="003D502B">
        <w:rPr>
          <w:rFonts w:ascii="Calibri" w:hAnsi="Calibri" w:cs="Calibri"/>
          <w:rPrChange w:id="1460" w:author="Jessica Marshall" w:date="2023-07-06T10:18:00Z">
            <w:rPr/>
          </w:rPrChange>
        </w:rPr>
        <w:fldChar w:fldCharType="end"/>
      </w:r>
      <w:r w:rsidRPr="003D502B">
        <w:rPr>
          <w:rFonts w:ascii="Calibri" w:hAnsi="Calibri" w:cs="Calibri"/>
          <w:rPrChange w:id="1461" w:author="Jessica Marshall" w:date="2023-07-06T10:18:00Z">
            <w:rPr/>
          </w:rPrChange>
        </w:rPr>
        <w:t xml:space="preserve"> Metal artifacts may be reduced by dual-energy CT</w:t>
      </w:r>
      <w:r w:rsidR="00166BEA" w:rsidRPr="003D502B">
        <w:rPr>
          <w:rFonts w:ascii="Calibri" w:hAnsi="Calibri" w:cs="Calibri"/>
          <w:rPrChange w:id="1462" w:author="Jessica Marshall" w:date="2023-07-06T10:18:00Z">
            <w:rPr/>
          </w:rPrChange>
        </w:rPr>
        <w:t xml:space="preserve">, which limits the </w:t>
      </w:r>
      <w:r w:rsidR="00702DEB" w:rsidRPr="003D502B">
        <w:rPr>
          <w:rFonts w:ascii="Calibri" w:hAnsi="Calibri" w:cs="Calibri"/>
          <w:rPrChange w:id="1463" w:author="Jessica Marshall" w:date="2023-07-06T10:18:00Z">
            <w:rPr/>
          </w:rPrChange>
        </w:rPr>
        <w:t>effects of beam hardening but does not overcome photon starvation</w:t>
      </w:r>
      <w:r w:rsidRPr="003D502B">
        <w:rPr>
          <w:rFonts w:ascii="Calibri" w:hAnsi="Calibri" w:cs="Calibri"/>
          <w:rPrChange w:id="1464" w:author="Jessica Marshall" w:date="2023-07-06T10:18:00Z">
            <w:rPr/>
          </w:rPrChange>
        </w:rPr>
        <w:t>.</w:t>
      </w:r>
      <w:r w:rsidR="00AB1320" w:rsidRPr="003D502B">
        <w:rPr>
          <w:rFonts w:ascii="Calibri" w:hAnsi="Calibri" w:cs="Calibri"/>
          <w:rPrChange w:id="1465" w:author="Jessica Marshall" w:date="2023-07-06T10:18:00Z">
            <w:rPr/>
          </w:rPrChange>
        </w:rPr>
        <w:t xml:space="preserve"> </w:t>
      </w:r>
    </w:p>
    <w:p w14:paraId="722C9179" w14:textId="77777777" w:rsidR="009751B3" w:rsidRPr="003D502B" w:rsidRDefault="009751B3" w:rsidP="003D502B">
      <w:pPr>
        <w:spacing w:after="0" w:line="360" w:lineRule="auto"/>
        <w:rPr>
          <w:rFonts w:ascii="Calibri" w:hAnsi="Calibri" w:cs="Calibri"/>
          <w:rPrChange w:id="1466" w:author="Jessica Marshall" w:date="2023-07-06T10:18:00Z">
            <w:rPr/>
          </w:rPrChange>
        </w:rPr>
        <w:pPrChange w:id="1467" w:author="Jessica Marshall" w:date="2023-07-06T10:18:00Z">
          <w:pPr/>
        </w:pPrChange>
      </w:pPr>
    </w:p>
    <w:p w14:paraId="772E3A7D" w14:textId="77D71DD5" w:rsidR="00F20353" w:rsidRPr="003D502B" w:rsidRDefault="00824C99" w:rsidP="003D502B">
      <w:pPr>
        <w:pStyle w:val="Heading2"/>
        <w:spacing w:after="0" w:line="360" w:lineRule="auto"/>
        <w:rPr>
          <w:rFonts w:ascii="Calibri" w:hAnsi="Calibri" w:cs="Calibri"/>
          <w:rPrChange w:id="1468" w:author="Jessica Marshall" w:date="2023-07-06T10:18:00Z">
            <w:rPr/>
          </w:rPrChange>
        </w:rPr>
        <w:pPrChange w:id="1469" w:author="Jessica Marshall" w:date="2023-07-06T10:18:00Z">
          <w:pPr/>
        </w:pPrChange>
      </w:pPr>
      <w:r w:rsidRPr="003D502B">
        <w:rPr>
          <w:rFonts w:ascii="Calibri" w:hAnsi="Calibri" w:cs="Calibri"/>
          <w:rPrChange w:id="1470" w:author="Jessica Marshall" w:date="2023-07-06T10:18:00Z">
            <w:rPr/>
          </w:rPrChange>
        </w:rPr>
        <w:t xml:space="preserve">Other foreign bodies </w:t>
      </w:r>
      <w:r w:rsidR="00F20353" w:rsidRPr="003D502B">
        <w:rPr>
          <w:rFonts w:ascii="Calibri" w:hAnsi="Calibri" w:cs="Calibri"/>
          <w:rPrChange w:id="1471" w:author="Jessica Marshall" w:date="2023-07-06T10:18:00Z">
            <w:rPr/>
          </w:rPrChange>
        </w:rPr>
        <w:t xml:space="preserve">  </w:t>
      </w:r>
    </w:p>
    <w:p w14:paraId="2E7D62B5" w14:textId="33D4020A" w:rsidR="00824C99" w:rsidRPr="003D502B" w:rsidRDefault="00053DB9" w:rsidP="003D502B">
      <w:pPr>
        <w:spacing w:after="0" w:line="360" w:lineRule="auto"/>
        <w:rPr>
          <w:rFonts w:ascii="Calibri" w:hAnsi="Calibri" w:cs="Calibri"/>
          <w:rPrChange w:id="1472" w:author="Jessica Marshall" w:date="2023-07-06T10:18:00Z">
            <w:rPr/>
          </w:rPrChange>
        </w:rPr>
        <w:pPrChange w:id="1473" w:author="Jessica Marshall" w:date="2023-07-06T10:18:00Z">
          <w:pPr/>
        </w:pPrChange>
      </w:pPr>
      <w:r w:rsidRPr="003D502B">
        <w:rPr>
          <w:rFonts w:ascii="Calibri" w:hAnsi="Calibri" w:cs="Calibri"/>
          <w:rPrChange w:id="1474" w:author="Jessica Marshall" w:date="2023-07-06T10:18:00Z">
            <w:rPr/>
          </w:rPrChange>
        </w:rPr>
        <w:t>CT or other radiographic techniques may be used to detect smuggled packages in body cavities or to identify ingested materials or other foreign bodies (eg, knife blades, needles). Smuggled materials may be detected incidentally during clinical examinations of patients who have been assaulted or injured in motor vehicle accidents.</w:t>
      </w:r>
      <w:r w:rsidR="001A089B" w:rsidRPr="003D502B">
        <w:rPr>
          <w:rFonts w:ascii="Calibri" w:hAnsi="Calibri" w:cs="Calibri"/>
          <w:rPrChange w:id="1475" w:author="Jessica Marshall" w:date="2023-07-06T10:18:00Z">
            <w:rPr/>
          </w:rPrChange>
        </w:rPr>
        <w:fldChar w:fldCharType="begin"/>
      </w:r>
      <w:r w:rsidR="001A089B" w:rsidRPr="003D502B">
        <w:rPr>
          <w:rFonts w:ascii="Calibri" w:hAnsi="Calibri" w:cs="Calibri"/>
          <w:rPrChange w:id="1476" w:author="Jessica Marshall" w:date="2023-07-06T10:18:00Z">
            <w:rPr/>
          </w:rPrChange>
        </w:rPr>
        <w:instrText xml:space="preserve"> NOTEREF _Ref138851622 \f \h </w:instrText>
      </w:r>
      <w:r w:rsidR="001A089B" w:rsidRPr="003D502B">
        <w:rPr>
          <w:rFonts w:ascii="Calibri" w:hAnsi="Calibri" w:cs="Calibri"/>
          <w:rPrChange w:id="1477" w:author="Jessica Marshall" w:date="2023-07-06T10:18:00Z">
            <w:rPr/>
          </w:rPrChange>
        </w:rPr>
      </w:r>
      <w:r w:rsidR="003D502B" w:rsidRPr="003D502B">
        <w:rPr>
          <w:rFonts w:ascii="Calibri" w:hAnsi="Calibri" w:cs="Calibri"/>
        </w:rPr>
        <w:instrText xml:space="preserve"> \* MERGEFORMAT </w:instrText>
      </w:r>
      <w:r w:rsidR="001A089B" w:rsidRPr="003D502B">
        <w:rPr>
          <w:rFonts w:ascii="Calibri" w:hAnsi="Calibri" w:cs="Calibri"/>
          <w:rPrChange w:id="1478" w:author="Jessica Marshall" w:date="2023-07-06T10:18:00Z">
            <w:rPr/>
          </w:rPrChange>
        </w:rPr>
        <w:fldChar w:fldCharType="separate"/>
      </w:r>
      <w:r w:rsidR="001A089B" w:rsidRPr="003D502B">
        <w:rPr>
          <w:rStyle w:val="EndnoteReference"/>
          <w:rFonts w:ascii="Calibri" w:hAnsi="Calibri" w:cs="Calibri"/>
          <w:rPrChange w:id="1479" w:author="Jessica Marshall" w:date="2023-07-06T10:18:00Z">
            <w:rPr>
              <w:rStyle w:val="EndnoteReference"/>
            </w:rPr>
          </w:rPrChange>
        </w:rPr>
        <w:t>3</w:t>
      </w:r>
      <w:r w:rsidR="001A089B" w:rsidRPr="003D502B">
        <w:rPr>
          <w:rFonts w:ascii="Calibri" w:hAnsi="Calibri" w:cs="Calibri"/>
          <w:rPrChange w:id="1480" w:author="Jessica Marshall" w:date="2023-07-06T10:18:00Z">
            <w:rPr/>
          </w:rPrChange>
        </w:rPr>
        <w:fldChar w:fldCharType="end"/>
      </w:r>
      <w:r w:rsidRPr="003D502B">
        <w:rPr>
          <w:rFonts w:ascii="Calibri" w:hAnsi="Calibri" w:cs="Calibri"/>
          <w:rPrChange w:id="1481" w:author="Jessica Marshall" w:date="2023-07-06T10:18:00Z">
            <w:rPr/>
          </w:rPrChange>
        </w:rPr>
        <w:t xml:space="preserve"> </w:t>
      </w:r>
      <w:r w:rsidR="00FB4A7C" w:rsidRPr="003D502B">
        <w:rPr>
          <w:rFonts w:ascii="Calibri" w:hAnsi="Calibri" w:cs="Calibri"/>
          <w:rPrChange w:id="1482" w:author="Jessica Marshall" w:date="2023-07-06T10:18:00Z">
            <w:rPr/>
          </w:rPrChange>
        </w:rPr>
        <w:t xml:space="preserve">3D modeling of </w:t>
      </w:r>
      <w:r w:rsidR="0083267B" w:rsidRPr="003D502B">
        <w:rPr>
          <w:rFonts w:ascii="Calibri" w:hAnsi="Calibri" w:cs="Calibri"/>
          <w:rPrChange w:id="1483" w:author="Jessica Marshall" w:date="2023-07-06T10:18:00Z">
            <w:rPr/>
          </w:rPrChange>
        </w:rPr>
        <w:t>an</w:t>
      </w:r>
      <w:r w:rsidR="00FB4A7C" w:rsidRPr="003D502B">
        <w:rPr>
          <w:rFonts w:ascii="Calibri" w:hAnsi="Calibri" w:cs="Calibri"/>
          <w:rPrChange w:id="1484" w:author="Jessica Marshall" w:date="2023-07-06T10:18:00Z">
            <w:rPr/>
          </w:rPrChange>
        </w:rPr>
        <w:t xml:space="preserve"> injury site </w:t>
      </w:r>
      <w:r w:rsidR="00332AFE" w:rsidRPr="003D502B">
        <w:rPr>
          <w:rFonts w:ascii="Calibri" w:hAnsi="Calibri" w:cs="Calibri"/>
          <w:rPrChange w:id="1485" w:author="Jessica Marshall" w:date="2023-07-06T10:18:00Z">
            <w:rPr/>
          </w:rPrChange>
        </w:rPr>
        <w:t>has been</w:t>
      </w:r>
      <w:r w:rsidR="00FB4A7C" w:rsidRPr="003D502B">
        <w:rPr>
          <w:rFonts w:ascii="Calibri" w:hAnsi="Calibri" w:cs="Calibri"/>
          <w:rPrChange w:id="1486" w:author="Jessica Marshall" w:date="2023-07-06T10:18:00Z">
            <w:rPr/>
          </w:rPrChange>
        </w:rPr>
        <w:t xml:space="preserve"> used to identify weapon type</w:t>
      </w:r>
      <w:r w:rsidR="00332AFE" w:rsidRPr="003D502B">
        <w:rPr>
          <w:rFonts w:ascii="Calibri" w:hAnsi="Calibri" w:cs="Calibri"/>
          <w:rPrChange w:id="1487" w:author="Jessica Marshall" w:date="2023-07-06T10:18:00Z">
            <w:rPr/>
          </w:rPrChange>
        </w:rPr>
        <w:t>s</w:t>
      </w:r>
      <w:r w:rsidR="008430D8" w:rsidRPr="003D502B">
        <w:rPr>
          <w:rFonts w:ascii="Calibri" w:hAnsi="Calibri" w:cs="Calibri"/>
          <w:rPrChange w:id="1488" w:author="Jessica Marshall" w:date="2023-07-06T10:18:00Z">
            <w:rPr/>
          </w:rPrChange>
        </w:rPr>
        <w:t xml:space="preserve"> or even to match an injury to a specific weapon</w:t>
      </w:r>
      <w:r w:rsidR="0083267B" w:rsidRPr="003D502B">
        <w:rPr>
          <w:rFonts w:ascii="Calibri" w:hAnsi="Calibri" w:cs="Calibri"/>
          <w:rPrChange w:id="1489" w:author="Jessica Marshall" w:date="2023-07-06T10:18:00Z">
            <w:rPr/>
          </w:rPrChange>
        </w:rPr>
        <w:t>.</w:t>
      </w:r>
      <w:r w:rsidR="001A089B" w:rsidRPr="003D502B">
        <w:rPr>
          <w:rFonts w:ascii="Calibri" w:hAnsi="Calibri" w:cs="Calibri"/>
          <w:rPrChange w:id="1490" w:author="Jessica Marshall" w:date="2023-07-06T10:18:00Z">
            <w:rPr/>
          </w:rPrChange>
        </w:rPr>
        <w:fldChar w:fldCharType="begin"/>
      </w:r>
      <w:r w:rsidR="001A089B" w:rsidRPr="003D502B">
        <w:rPr>
          <w:rFonts w:ascii="Calibri" w:hAnsi="Calibri" w:cs="Calibri"/>
          <w:rPrChange w:id="1491" w:author="Jessica Marshall" w:date="2023-07-06T10:18:00Z">
            <w:rPr/>
          </w:rPrChange>
        </w:rPr>
        <w:instrText xml:space="preserve"> NOTEREF _Ref138853052 \f \h </w:instrText>
      </w:r>
      <w:r w:rsidR="001A089B" w:rsidRPr="003D502B">
        <w:rPr>
          <w:rFonts w:ascii="Calibri" w:hAnsi="Calibri" w:cs="Calibri"/>
          <w:rPrChange w:id="1492" w:author="Jessica Marshall" w:date="2023-07-06T10:18:00Z">
            <w:rPr/>
          </w:rPrChange>
        </w:rPr>
      </w:r>
      <w:r w:rsidR="003D502B" w:rsidRPr="003D502B">
        <w:rPr>
          <w:rFonts w:ascii="Calibri" w:hAnsi="Calibri" w:cs="Calibri"/>
        </w:rPr>
        <w:instrText xml:space="preserve"> \* MERGEFORMAT </w:instrText>
      </w:r>
      <w:r w:rsidR="001A089B" w:rsidRPr="003D502B">
        <w:rPr>
          <w:rFonts w:ascii="Calibri" w:hAnsi="Calibri" w:cs="Calibri"/>
          <w:rPrChange w:id="1493" w:author="Jessica Marshall" w:date="2023-07-06T10:18:00Z">
            <w:rPr/>
          </w:rPrChange>
        </w:rPr>
        <w:fldChar w:fldCharType="separate"/>
      </w:r>
      <w:r w:rsidR="001A089B" w:rsidRPr="003D502B">
        <w:rPr>
          <w:rStyle w:val="EndnoteReference"/>
          <w:rFonts w:ascii="Calibri" w:hAnsi="Calibri" w:cs="Calibri"/>
          <w:rPrChange w:id="1494" w:author="Jessica Marshall" w:date="2023-07-06T10:18:00Z">
            <w:rPr>
              <w:rStyle w:val="EndnoteReference"/>
            </w:rPr>
          </w:rPrChange>
        </w:rPr>
        <w:t>11</w:t>
      </w:r>
      <w:r w:rsidR="001A089B" w:rsidRPr="003D502B">
        <w:rPr>
          <w:rFonts w:ascii="Calibri" w:hAnsi="Calibri" w:cs="Calibri"/>
          <w:rPrChange w:id="1495" w:author="Jessica Marshall" w:date="2023-07-06T10:18:00Z">
            <w:rPr/>
          </w:rPrChange>
        </w:rPr>
        <w:fldChar w:fldCharType="end"/>
      </w:r>
      <w:r w:rsidR="0083267B" w:rsidRPr="003D502B">
        <w:rPr>
          <w:rFonts w:ascii="Calibri" w:hAnsi="Calibri" w:cs="Calibri"/>
          <w:rPrChange w:id="1496" w:author="Jessica Marshall" w:date="2023-07-06T10:18:00Z">
            <w:rPr/>
          </w:rPrChange>
        </w:rPr>
        <w:t xml:space="preserve"> </w:t>
      </w:r>
    </w:p>
    <w:p w14:paraId="47ED963F" w14:textId="77777777" w:rsidR="00053DB9" w:rsidRPr="003D502B" w:rsidRDefault="00053DB9" w:rsidP="003D502B">
      <w:pPr>
        <w:spacing w:after="0" w:line="360" w:lineRule="auto"/>
        <w:rPr>
          <w:rFonts w:ascii="Calibri" w:hAnsi="Calibri" w:cs="Calibri"/>
          <w:rPrChange w:id="1497" w:author="Jessica Marshall" w:date="2023-07-06T10:18:00Z">
            <w:rPr/>
          </w:rPrChange>
        </w:rPr>
        <w:pPrChange w:id="1498" w:author="Jessica Marshall" w:date="2023-07-06T10:18:00Z">
          <w:pPr/>
        </w:pPrChange>
      </w:pPr>
    </w:p>
    <w:p w14:paraId="706B6140" w14:textId="05EB7C16" w:rsidR="00C23B61" w:rsidRPr="003D502B" w:rsidRDefault="00F1586E" w:rsidP="003D502B">
      <w:pPr>
        <w:pStyle w:val="Heading2"/>
        <w:spacing w:after="0" w:line="360" w:lineRule="auto"/>
        <w:rPr>
          <w:rFonts w:ascii="Calibri" w:hAnsi="Calibri" w:cs="Calibri"/>
          <w:rPrChange w:id="1499" w:author="Jessica Marshall" w:date="2023-07-06T10:18:00Z">
            <w:rPr/>
          </w:rPrChange>
        </w:rPr>
        <w:pPrChange w:id="1500" w:author="Jessica Marshall" w:date="2023-07-06T10:18:00Z">
          <w:pPr/>
        </w:pPrChange>
      </w:pPr>
      <w:r w:rsidRPr="003D502B">
        <w:rPr>
          <w:rFonts w:ascii="Calibri" w:hAnsi="Calibri" w:cs="Calibri"/>
          <w:rPrChange w:id="1501" w:author="Jessica Marshall" w:date="2023-07-06T10:18:00Z">
            <w:rPr/>
          </w:rPrChange>
        </w:rPr>
        <w:t>Image-guided Biopsy</w:t>
      </w:r>
    </w:p>
    <w:p w14:paraId="6404D3E4" w14:textId="675F07EE" w:rsidR="000A4DA1" w:rsidRPr="003D502B" w:rsidRDefault="00332AFE" w:rsidP="003D502B">
      <w:pPr>
        <w:spacing w:after="0" w:line="360" w:lineRule="auto"/>
        <w:rPr>
          <w:rFonts w:ascii="Calibri" w:hAnsi="Calibri" w:cs="Calibri"/>
          <w:rPrChange w:id="1502" w:author="Jessica Marshall" w:date="2023-07-06T10:18:00Z">
            <w:rPr/>
          </w:rPrChange>
        </w:rPr>
        <w:pPrChange w:id="1503" w:author="Jessica Marshall" w:date="2023-07-06T10:18:00Z">
          <w:pPr/>
        </w:pPrChange>
      </w:pPr>
      <w:r w:rsidRPr="003D502B">
        <w:rPr>
          <w:rFonts w:ascii="Calibri" w:hAnsi="Calibri" w:cs="Calibri"/>
          <w:rPrChange w:id="1504" w:author="Jessica Marshall" w:date="2023-07-06T10:18:00Z">
            <w:rPr/>
          </w:rPrChange>
        </w:rPr>
        <w:t>PM</w:t>
      </w:r>
      <w:r w:rsidR="00F1586E" w:rsidRPr="003D502B">
        <w:rPr>
          <w:rFonts w:ascii="Calibri" w:hAnsi="Calibri" w:cs="Calibri"/>
          <w:rPrChange w:id="1505" w:author="Jessica Marshall" w:date="2023-07-06T10:18:00Z">
            <w:rPr/>
          </w:rPrChange>
        </w:rPr>
        <w:t xml:space="preserve">CT imagery </w:t>
      </w:r>
      <w:r w:rsidR="00780E37" w:rsidRPr="003D502B">
        <w:rPr>
          <w:rFonts w:ascii="Calibri" w:hAnsi="Calibri" w:cs="Calibri"/>
          <w:rPrChange w:id="1506" w:author="Jessica Marshall" w:date="2023-07-06T10:18:00Z">
            <w:rPr/>
          </w:rPrChange>
        </w:rPr>
        <w:t xml:space="preserve">is often used to guide </w:t>
      </w:r>
      <w:r w:rsidR="000D0646" w:rsidRPr="003D502B">
        <w:rPr>
          <w:rFonts w:ascii="Calibri" w:hAnsi="Calibri" w:cs="Calibri"/>
          <w:rPrChange w:id="1507" w:author="Jessica Marshall" w:date="2023-07-06T10:18:00Z">
            <w:rPr/>
          </w:rPrChange>
        </w:rPr>
        <w:t>biopsy or sample collection, such as urine collection from the bladder</w:t>
      </w:r>
      <w:r w:rsidR="007F28DE" w:rsidRPr="003D502B">
        <w:rPr>
          <w:rFonts w:ascii="Calibri" w:hAnsi="Calibri" w:cs="Calibri"/>
          <w:rPrChange w:id="1508" w:author="Jessica Marshall" w:date="2023-07-06T10:18:00Z">
            <w:rPr/>
          </w:rPrChange>
        </w:rPr>
        <w:t xml:space="preserve">, </w:t>
      </w:r>
      <w:r w:rsidR="000D0646" w:rsidRPr="003D502B">
        <w:rPr>
          <w:rFonts w:ascii="Calibri" w:hAnsi="Calibri" w:cs="Calibri"/>
          <w:rPrChange w:id="1509" w:author="Jessica Marshall" w:date="2023-07-06T10:18:00Z">
            <w:rPr/>
          </w:rPrChange>
        </w:rPr>
        <w:t>blood from the heart and large veins</w:t>
      </w:r>
      <w:r w:rsidR="007F28DE" w:rsidRPr="003D502B">
        <w:rPr>
          <w:rFonts w:ascii="Calibri" w:hAnsi="Calibri" w:cs="Calibri"/>
          <w:rPrChange w:id="1510" w:author="Jessica Marshall" w:date="2023-07-06T10:18:00Z">
            <w:rPr/>
          </w:rPrChange>
        </w:rPr>
        <w:t>, or fluid from pancreatic or hepatic cysts</w:t>
      </w:r>
      <w:r w:rsidR="000D0646" w:rsidRPr="003D502B">
        <w:rPr>
          <w:rFonts w:ascii="Calibri" w:hAnsi="Calibri" w:cs="Calibri"/>
          <w:rPrChange w:id="1511" w:author="Jessica Marshall" w:date="2023-07-06T10:18:00Z">
            <w:rPr/>
          </w:rPrChange>
        </w:rPr>
        <w:t xml:space="preserve">. </w:t>
      </w:r>
      <w:r w:rsidR="00A97AE1" w:rsidRPr="003D502B">
        <w:rPr>
          <w:rFonts w:ascii="Calibri" w:hAnsi="Calibri" w:cs="Calibri"/>
          <w:rPrChange w:id="1512" w:author="Jessica Marshall" w:date="2023-07-06T10:18:00Z">
            <w:rPr/>
          </w:rPrChange>
        </w:rPr>
        <w:t>The ability to obtain these samples without dissecting the surrounding tissues is especially useful when the samples are to</w:t>
      </w:r>
      <w:r w:rsidR="00E65F81" w:rsidRPr="003D502B">
        <w:rPr>
          <w:rFonts w:ascii="Calibri" w:hAnsi="Calibri" w:cs="Calibri"/>
          <w:rPrChange w:id="1513" w:author="Jessica Marshall" w:date="2023-07-06T10:18:00Z">
            <w:rPr/>
          </w:rPrChange>
        </w:rPr>
        <w:t xml:space="preserve"> be used to obtain microbiologic cultures.</w:t>
      </w:r>
      <w:r w:rsidR="001A089B" w:rsidRPr="003D502B">
        <w:rPr>
          <w:rFonts w:ascii="Calibri" w:hAnsi="Calibri" w:cs="Calibri"/>
          <w:rPrChange w:id="1514" w:author="Jessica Marshall" w:date="2023-07-06T10:18:00Z">
            <w:rPr/>
          </w:rPrChange>
        </w:rPr>
        <w:fldChar w:fldCharType="begin"/>
      </w:r>
      <w:r w:rsidR="001A089B" w:rsidRPr="003D502B">
        <w:rPr>
          <w:rFonts w:ascii="Calibri" w:hAnsi="Calibri" w:cs="Calibri"/>
          <w:rPrChange w:id="1515" w:author="Jessica Marshall" w:date="2023-07-06T10:18:00Z">
            <w:rPr/>
          </w:rPrChange>
        </w:rPr>
        <w:instrText xml:space="preserve"> NOTEREF _Ref138853156 \f \h </w:instrText>
      </w:r>
      <w:r w:rsidR="001A089B" w:rsidRPr="003D502B">
        <w:rPr>
          <w:rFonts w:ascii="Calibri" w:hAnsi="Calibri" w:cs="Calibri"/>
          <w:rPrChange w:id="1516" w:author="Jessica Marshall" w:date="2023-07-06T10:18:00Z">
            <w:rPr/>
          </w:rPrChange>
        </w:rPr>
      </w:r>
      <w:r w:rsidR="003D502B" w:rsidRPr="003D502B">
        <w:rPr>
          <w:rFonts w:ascii="Calibri" w:hAnsi="Calibri" w:cs="Calibri"/>
        </w:rPr>
        <w:instrText xml:space="preserve"> \* MERGEFORMAT </w:instrText>
      </w:r>
      <w:r w:rsidR="001A089B" w:rsidRPr="003D502B">
        <w:rPr>
          <w:rFonts w:ascii="Calibri" w:hAnsi="Calibri" w:cs="Calibri"/>
          <w:rPrChange w:id="1517" w:author="Jessica Marshall" w:date="2023-07-06T10:18:00Z">
            <w:rPr/>
          </w:rPrChange>
        </w:rPr>
        <w:fldChar w:fldCharType="separate"/>
      </w:r>
      <w:r w:rsidR="001A089B" w:rsidRPr="003D502B">
        <w:rPr>
          <w:rStyle w:val="EndnoteReference"/>
          <w:rFonts w:ascii="Calibri" w:hAnsi="Calibri" w:cs="Calibri"/>
          <w:rPrChange w:id="1518" w:author="Jessica Marshall" w:date="2023-07-06T10:18:00Z">
            <w:rPr>
              <w:rStyle w:val="EndnoteReference"/>
            </w:rPr>
          </w:rPrChange>
        </w:rPr>
        <w:t>15</w:t>
      </w:r>
      <w:r w:rsidR="001A089B" w:rsidRPr="003D502B">
        <w:rPr>
          <w:rFonts w:ascii="Calibri" w:hAnsi="Calibri" w:cs="Calibri"/>
          <w:rPrChange w:id="1519" w:author="Jessica Marshall" w:date="2023-07-06T10:18:00Z">
            <w:rPr/>
          </w:rPrChange>
        </w:rPr>
        <w:fldChar w:fldCharType="end"/>
      </w:r>
    </w:p>
    <w:p w14:paraId="58F85008" w14:textId="77777777" w:rsidR="00F1586E" w:rsidRPr="003D502B" w:rsidRDefault="00F1586E" w:rsidP="003D502B">
      <w:pPr>
        <w:spacing w:after="0" w:line="360" w:lineRule="auto"/>
        <w:rPr>
          <w:rFonts w:ascii="Calibri" w:hAnsi="Calibri" w:cs="Calibri"/>
          <w:rPrChange w:id="1520" w:author="Jessica Marshall" w:date="2023-07-06T10:18:00Z">
            <w:rPr/>
          </w:rPrChange>
        </w:rPr>
        <w:pPrChange w:id="1521" w:author="Jessica Marshall" w:date="2023-07-06T10:18:00Z">
          <w:pPr/>
        </w:pPrChange>
      </w:pPr>
    </w:p>
    <w:p w14:paraId="35E000F1" w14:textId="3FDF875A" w:rsidR="00C23B61" w:rsidRPr="003D502B" w:rsidRDefault="003051C3" w:rsidP="003D502B">
      <w:pPr>
        <w:pStyle w:val="Heading2"/>
        <w:spacing w:after="0" w:line="360" w:lineRule="auto"/>
        <w:rPr>
          <w:rFonts w:ascii="Calibri" w:hAnsi="Calibri" w:cs="Calibri"/>
          <w:rPrChange w:id="1522" w:author="Jessica Marshall" w:date="2023-07-06T10:18:00Z">
            <w:rPr/>
          </w:rPrChange>
        </w:rPr>
        <w:pPrChange w:id="1523" w:author="Jessica Marshall" w:date="2023-07-06T10:18:00Z">
          <w:pPr/>
        </w:pPrChange>
      </w:pPr>
      <w:r w:rsidRPr="003D502B">
        <w:rPr>
          <w:rFonts w:ascii="Calibri" w:hAnsi="Calibri" w:cs="Calibri"/>
          <w:rPrChange w:id="1524" w:author="Jessica Marshall" w:date="2023-07-06T10:18:00Z">
            <w:rPr/>
          </w:rPrChange>
        </w:rPr>
        <w:t xml:space="preserve">Bleeding </w:t>
      </w:r>
      <w:r w:rsidR="00C23B61" w:rsidRPr="003D502B">
        <w:rPr>
          <w:rFonts w:ascii="Calibri" w:hAnsi="Calibri" w:cs="Calibri"/>
          <w:rPrChange w:id="1525" w:author="Jessica Marshall" w:date="2023-07-06T10:18:00Z">
            <w:rPr/>
          </w:rPrChange>
        </w:rPr>
        <w:t>sites/sources</w:t>
      </w:r>
    </w:p>
    <w:p w14:paraId="7CB81964" w14:textId="43C02E8C" w:rsidR="003051C3" w:rsidRPr="003D502B" w:rsidRDefault="00A30569" w:rsidP="003D502B">
      <w:pPr>
        <w:spacing w:after="0" w:line="360" w:lineRule="auto"/>
        <w:rPr>
          <w:rFonts w:ascii="Calibri" w:hAnsi="Calibri" w:cs="Calibri"/>
          <w:rPrChange w:id="1526" w:author="Jessica Marshall" w:date="2023-07-06T10:18:00Z">
            <w:rPr/>
          </w:rPrChange>
        </w:rPr>
        <w:pPrChange w:id="1527" w:author="Jessica Marshall" w:date="2023-07-06T10:18:00Z">
          <w:pPr/>
        </w:pPrChange>
      </w:pPr>
      <w:r w:rsidRPr="003D502B">
        <w:rPr>
          <w:rFonts w:ascii="Calibri" w:hAnsi="Calibri" w:cs="Calibri"/>
          <w:rPrChange w:id="1528" w:author="Jessica Marshall" w:date="2023-07-06T10:18:00Z">
            <w:rPr/>
          </w:rPrChange>
        </w:rPr>
        <w:t xml:space="preserve">Hemoperitoneum </w:t>
      </w:r>
      <w:r w:rsidR="000B763C" w:rsidRPr="003D502B">
        <w:rPr>
          <w:rFonts w:ascii="Calibri" w:hAnsi="Calibri" w:cs="Calibri"/>
          <w:rPrChange w:id="1529" w:author="Jessica Marshall" w:date="2023-07-06T10:18:00Z">
            <w:rPr/>
          </w:rPrChange>
        </w:rPr>
        <w:t xml:space="preserve">(bleeding within the peritoneal space) can occur </w:t>
      </w:r>
      <w:proofErr w:type="gramStart"/>
      <w:r w:rsidR="000B763C" w:rsidRPr="003D502B">
        <w:rPr>
          <w:rFonts w:ascii="Calibri" w:hAnsi="Calibri" w:cs="Calibri"/>
          <w:rPrChange w:id="1530" w:author="Jessica Marshall" w:date="2023-07-06T10:18:00Z">
            <w:rPr/>
          </w:rPrChange>
        </w:rPr>
        <w:t>as a result of</w:t>
      </w:r>
      <w:proofErr w:type="gramEnd"/>
      <w:r w:rsidR="000B763C" w:rsidRPr="003D502B">
        <w:rPr>
          <w:rFonts w:ascii="Calibri" w:hAnsi="Calibri" w:cs="Calibri"/>
          <w:rPrChange w:id="1531" w:author="Jessica Marshall" w:date="2023-07-06T10:18:00Z">
            <w:rPr/>
          </w:rPrChange>
        </w:rPr>
        <w:t xml:space="preserve"> a number of causes, including trauma, </w:t>
      </w:r>
      <w:r w:rsidR="002C472F" w:rsidRPr="003D502B">
        <w:rPr>
          <w:rFonts w:ascii="Calibri" w:hAnsi="Calibri" w:cs="Calibri"/>
          <w:rPrChange w:id="1532" w:author="Jessica Marshall" w:date="2023-07-06T10:18:00Z">
            <w:rPr/>
          </w:rPrChange>
        </w:rPr>
        <w:t>as a complication of surgery</w:t>
      </w:r>
      <w:r w:rsidR="00D33FDE" w:rsidRPr="003D502B">
        <w:rPr>
          <w:rFonts w:ascii="Calibri" w:hAnsi="Calibri" w:cs="Calibri"/>
          <w:rPrChange w:id="1533" w:author="Jessica Marshall" w:date="2023-07-06T10:18:00Z">
            <w:rPr/>
          </w:rPrChange>
        </w:rPr>
        <w:t xml:space="preserve"> or res</w:t>
      </w:r>
      <w:r w:rsidR="00EB0DA8" w:rsidRPr="003D502B">
        <w:rPr>
          <w:rFonts w:ascii="Calibri" w:hAnsi="Calibri" w:cs="Calibri"/>
          <w:rPrChange w:id="1534" w:author="Jessica Marshall" w:date="2023-07-06T10:18:00Z">
            <w:rPr/>
          </w:rPrChange>
        </w:rPr>
        <w:t>uscitation</w:t>
      </w:r>
      <w:r w:rsidR="002C472F" w:rsidRPr="003D502B">
        <w:rPr>
          <w:rFonts w:ascii="Calibri" w:hAnsi="Calibri" w:cs="Calibri"/>
          <w:rPrChange w:id="1535" w:author="Jessica Marshall" w:date="2023-07-06T10:18:00Z">
            <w:rPr/>
          </w:rPrChange>
        </w:rPr>
        <w:t>, or spontaneously.</w:t>
      </w:r>
      <w:bookmarkStart w:id="1536" w:name="_Ref138862881"/>
      <w:r w:rsidR="0041289F" w:rsidRPr="003D502B">
        <w:rPr>
          <w:rStyle w:val="EndnoteReference"/>
          <w:rFonts w:ascii="Calibri" w:hAnsi="Calibri" w:cs="Calibri"/>
          <w:rPrChange w:id="1537" w:author="Jessica Marshall" w:date="2023-07-06T10:18:00Z">
            <w:rPr>
              <w:rStyle w:val="EndnoteReference"/>
            </w:rPr>
          </w:rPrChange>
        </w:rPr>
        <w:endnoteReference w:id="25"/>
      </w:r>
      <w:bookmarkEnd w:id="1536"/>
      <w:r w:rsidR="00F54A3F" w:rsidRPr="003D502B">
        <w:rPr>
          <w:rFonts w:ascii="Calibri" w:hAnsi="Calibri" w:cs="Calibri"/>
          <w:rPrChange w:id="1538" w:author="Jessica Marshall" w:date="2023-07-06T10:18:00Z">
            <w:rPr/>
          </w:rPrChange>
        </w:rPr>
        <w:t xml:space="preserve"> </w:t>
      </w:r>
      <w:r w:rsidR="00221B13" w:rsidRPr="003D502B">
        <w:rPr>
          <w:rFonts w:ascii="Calibri" w:hAnsi="Calibri" w:cs="Calibri"/>
          <w:rPrChange w:id="1539" w:author="Jessica Marshall" w:date="2023-07-06T10:18:00Z">
            <w:rPr/>
          </w:rPrChange>
        </w:rPr>
        <w:t xml:space="preserve">In cases of trauma, the bleeding may originate from a number of sources, including </w:t>
      </w:r>
      <w:r w:rsidR="006268DC" w:rsidRPr="003D502B">
        <w:rPr>
          <w:rFonts w:ascii="Calibri" w:hAnsi="Calibri" w:cs="Calibri"/>
          <w:rPrChange w:id="1540" w:author="Jessica Marshall" w:date="2023-07-06T10:18:00Z">
            <w:rPr/>
          </w:rPrChange>
        </w:rPr>
        <w:t xml:space="preserve">blood vessels, bladder, bowels, spleen, liver, or others. </w:t>
      </w:r>
      <w:r w:rsidR="00A358B2" w:rsidRPr="003D502B">
        <w:rPr>
          <w:rFonts w:ascii="Calibri" w:hAnsi="Calibri" w:cs="Calibri"/>
          <w:rPrChange w:id="1541" w:author="Jessica Marshall" w:date="2023-07-06T10:18:00Z">
            <w:rPr/>
          </w:rPrChange>
        </w:rPr>
        <w:t xml:space="preserve">PMCT has been used to correctly identify the bleeding source in cases of abdominal bleeding, </w:t>
      </w:r>
      <w:r w:rsidR="00427439" w:rsidRPr="003D502B">
        <w:rPr>
          <w:rFonts w:ascii="Calibri" w:hAnsi="Calibri" w:cs="Calibri"/>
          <w:rPrChange w:id="1542" w:author="Jessica Marshall" w:date="2023-07-06T10:18:00Z">
            <w:rPr/>
          </w:rPrChange>
        </w:rPr>
        <w:t xml:space="preserve">and to identify other </w:t>
      </w:r>
      <w:r w:rsidR="00BC2146" w:rsidRPr="003D502B">
        <w:rPr>
          <w:rFonts w:ascii="Calibri" w:hAnsi="Calibri" w:cs="Calibri"/>
          <w:rPrChange w:id="1543" w:author="Jessica Marshall" w:date="2023-07-06T10:18:00Z">
            <w:rPr/>
          </w:rPrChange>
        </w:rPr>
        <w:t>characteristic</w:t>
      </w:r>
      <w:r w:rsidR="00427439" w:rsidRPr="003D502B">
        <w:rPr>
          <w:rFonts w:ascii="Calibri" w:hAnsi="Calibri" w:cs="Calibri"/>
          <w:rPrChange w:id="1544" w:author="Jessica Marshall" w:date="2023-07-06T10:18:00Z">
            <w:rPr/>
          </w:rPrChange>
        </w:rPr>
        <w:t xml:space="preserve"> signs of </w:t>
      </w:r>
      <w:r w:rsidR="00BC2146" w:rsidRPr="003D502B">
        <w:rPr>
          <w:rFonts w:ascii="Calibri" w:hAnsi="Calibri" w:cs="Calibri"/>
          <w:rPrChange w:id="1545" w:author="Jessica Marshall" w:date="2023-07-06T10:18:00Z">
            <w:rPr/>
          </w:rPrChange>
        </w:rPr>
        <w:t>hemoperitoneum</w:t>
      </w:r>
      <w:r w:rsidR="005748ED" w:rsidRPr="003D502B">
        <w:rPr>
          <w:rFonts w:ascii="Calibri" w:hAnsi="Calibri" w:cs="Calibri"/>
          <w:rPrChange w:id="1546" w:author="Jessica Marshall" w:date="2023-07-06T10:18:00Z">
            <w:rPr/>
          </w:rPrChange>
        </w:rPr>
        <w:t xml:space="preserve">, </w:t>
      </w:r>
      <w:r w:rsidR="00427439" w:rsidRPr="003D502B">
        <w:rPr>
          <w:rFonts w:ascii="Calibri" w:hAnsi="Calibri" w:cs="Calibri"/>
          <w:rPrChange w:id="1547" w:author="Jessica Marshall" w:date="2023-07-06T10:18:00Z">
            <w:rPr/>
          </w:rPrChange>
        </w:rPr>
        <w:t>such as pooling of blood around organs</w:t>
      </w:r>
      <w:r w:rsidR="005748ED" w:rsidRPr="003D502B">
        <w:rPr>
          <w:rFonts w:ascii="Calibri" w:hAnsi="Calibri" w:cs="Calibri"/>
          <w:rPrChange w:id="1548" w:author="Jessica Marshall" w:date="2023-07-06T10:18:00Z">
            <w:rPr/>
          </w:rPrChange>
        </w:rPr>
        <w:t xml:space="preserve"> (typically the liver</w:t>
      </w:r>
      <w:r w:rsidR="00787D56" w:rsidRPr="003D502B">
        <w:rPr>
          <w:rFonts w:ascii="Calibri" w:hAnsi="Calibri" w:cs="Calibri"/>
          <w:rPrChange w:id="1549" w:author="Jessica Marshall" w:date="2023-07-06T10:18:00Z">
            <w:rPr/>
          </w:rPrChange>
        </w:rPr>
        <w:t>, kidney,</w:t>
      </w:r>
      <w:r w:rsidR="005748ED" w:rsidRPr="003D502B">
        <w:rPr>
          <w:rFonts w:ascii="Calibri" w:hAnsi="Calibri" w:cs="Calibri"/>
          <w:rPrChange w:id="1550" w:author="Jessica Marshall" w:date="2023-07-06T10:18:00Z">
            <w:rPr/>
          </w:rPrChange>
        </w:rPr>
        <w:t xml:space="preserve"> or spleen)</w:t>
      </w:r>
      <w:r w:rsidR="00427439" w:rsidRPr="003D502B">
        <w:rPr>
          <w:rFonts w:ascii="Calibri" w:hAnsi="Calibri" w:cs="Calibri"/>
          <w:rPrChange w:id="1551" w:author="Jessica Marshall" w:date="2023-07-06T10:18:00Z">
            <w:rPr/>
          </w:rPrChange>
        </w:rPr>
        <w:t xml:space="preserve">, </w:t>
      </w:r>
      <w:r w:rsidR="001414FA" w:rsidRPr="003D502B">
        <w:rPr>
          <w:rFonts w:ascii="Calibri" w:hAnsi="Calibri" w:cs="Calibri"/>
          <w:rPrChange w:id="1552" w:author="Jessica Marshall" w:date="2023-07-06T10:18:00Z">
            <w:rPr/>
          </w:rPrChange>
        </w:rPr>
        <w:t>and abnormal gas distribution with disruption of parenchymal tissues.</w:t>
      </w:r>
      <w:r w:rsidR="0041289F" w:rsidRPr="003D502B">
        <w:rPr>
          <w:rFonts w:ascii="Calibri" w:hAnsi="Calibri" w:cs="Calibri"/>
          <w:rPrChange w:id="1553" w:author="Jessica Marshall" w:date="2023-07-06T10:18:00Z">
            <w:rPr/>
          </w:rPrChange>
        </w:rPr>
        <w:fldChar w:fldCharType="begin"/>
      </w:r>
      <w:r w:rsidR="0041289F" w:rsidRPr="003D502B">
        <w:rPr>
          <w:rFonts w:ascii="Calibri" w:hAnsi="Calibri" w:cs="Calibri"/>
          <w:rPrChange w:id="1554" w:author="Jessica Marshall" w:date="2023-07-06T10:18:00Z">
            <w:rPr/>
          </w:rPrChange>
        </w:rPr>
        <w:instrText xml:space="preserve"> NOTEREF _Ref138862881 \f \h </w:instrText>
      </w:r>
      <w:r w:rsidR="0041289F" w:rsidRPr="003D502B">
        <w:rPr>
          <w:rFonts w:ascii="Calibri" w:hAnsi="Calibri" w:cs="Calibri"/>
          <w:rPrChange w:id="1555" w:author="Jessica Marshall" w:date="2023-07-06T10:18:00Z">
            <w:rPr/>
          </w:rPrChange>
        </w:rPr>
      </w:r>
      <w:r w:rsidR="003D502B" w:rsidRPr="003D502B">
        <w:rPr>
          <w:rFonts w:ascii="Calibri" w:hAnsi="Calibri" w:cs="Calibri"/>
        </w:rPr>
        <w:instrText xml:space="preserve"> \* MERGEFORMAT </w:instrText>
      </w:r>
      <w:r w:rsidR="0041289F" w:rsidRPr="003D502B">
        <w:rPr>
          <w:rFonts w:ascii="Calibri" w:hAnsi="Calibri" w:cs="Calibri"/>
          <w:rPrChange w:id="1556" w:author="Jessica Marshall" w:date="2023-07-06T10:18:00Z">
            <w:rPr/>
          </w:rPrChange>
        </w:rPr>
        <w:fldChar w:fldCharType="separate"/>
      </w:r>
      <w:r w:rsidR="0041289F" w:rsidRPr="003D502B">
        <w:rPr>
          <w:rStyle w:val="EndnoteReference"/>
          <w:rFonts w:ascii="Calibri" w:hAnsi="Calibri" w:cs="Calibri"/>
          <w:rPrChange w:id="1557" w:author="Jessica Marshall" w:date="2023-07-06T10:18:00Z">
            <w:rPr>
              <w:rStyle w:val="EndnoteReference"/>
            </w:rPr>
          </w:rPrChange>
        </w:rPr>
        <w:t>25</w:t>
      </w:r>
      <w:r w:rsidR="0041289F" w:rsidRPr="003D502B">
        <w:rPr>
          <w:rFonts w:ascii="Calibri" w:hAnsi="Calibri" w:cs="Calibri"/>
          <w:rPrChange w:id="1558" w:author="Jessica Marshall" w:date="2023-07-06T10:18:00Z">
            <w:rPr/>
          </w:rPrChange>
        </w:rPr>
        <w:fldChar w:fldCharType="end"/>
      </w:r>
      <w:r w:rsidR="00C42903" w:rsidRPr="003D502B">
        <w:rPr>
          <w:rFonts w:ascii="Calibri" w:hAnsi="Calibri" w:cs="Calibri"/>
          <w:rPrChange w:id="1559" w:author="Jessica Marshall" w:date="2023-07-06T10:18:00Z">
            <w:rPr/>
          </w:rPrChange>
        </w:rPr>
        <w:t xml:space="preserve"> </w:t>
      </w:r>
      <w:r w:rsidR="001414FA" w:rsidRPr="003D502B">
        <w:rPr>
          <w:rFonts w:ascii="Calibri" w:hAnsi="Calibri" w:cs="Calibri"/>
          <w:rPrChange w:id="1560" w:author="Jessica Marshall" w:date="2023-07-06T10:18:00Z">
            <w:rPr/>
          </w:rPrChange>
        </w:rPr>
        <w:t xml:space="preserve"> </w:t>
      </w:r>
    </w:p>
    <w:p w14:paraId="32E083F6" w14:textId="77777777" w:rsidR="00377265" w:rsidRPr="003D502B" w:rsidRDefault="00377265" w:rsidP="003D502B">
      <w:pPr>
        <w:spacing w:after="0" w:line="360" w:lineRule="auto"/>
        <w:rPr>
          <w:rFonts w:ascii="Calibri" w:hAnsi="Calibri" w:cs="Calibri"/>
          <w:rPrChange w:id="1561" w:author="Jessica Marshall" w:date="2023-07-06T10:18:00Z">
            <w:rPr/>
          </w:rPrChange>
        </w:rPr>
        <w:pPrChange w:id="1562" w:author="Jessica Marshall" w:date="2023-07-06T10:18:00Z">
          <w:pPr/>
        </w:pPrChange>
      </w:pPr>
    </w:p>
    <w:p w14:paraId="2ED80E66" w14:textId="15CE054E" w:rsidR="00EF5067" w:rsidRPr="003D502B" w:rsidDel="005E20AA" w:rsidRDefault="00EF5067" w:rsidP="003D502B">
      <w:pPr>
        <w:spacing w:after="0" w:line="360" w:lineRule="auto"/>
        <w:rPr>
          <w:del w:id="1563" w:author="Jessica Marshall" w:date="2023-07-06T10:11:00Z"/>
          <w:rFonts w:ascii="Calibri" w:hAnsi="Calibri" w:cs="Calibri"/>
          <w:rPrChange w:id="1564" w:author="Jessica Marshall" w:date="2023-07-06T10:18:00Z">
            <w:rPr>
              <w:del w:id="1565" w:author="Jessica Marshall" w:date="2023-07-06T10:11:00Z"/>
            </w:rPr>
          </w:rPrChange>
        </w:rPr>
        <w:pPrChange w:id="1566" w:author="Jessica Marshall" w:date="2023-07-06T10:18:00Z">
          <w:pPr/>
        </w:pPrChange>
      </w:pPr>
    </w:p>
    <w:p w14:paraId="5AB7BA08" w14:textId="1BAE4AEB" w:rsidR="00EF5067" w:rsidRPr="003D502B" w:rsidDel="005E20AA" w:rsidRDefault="00EF5067" w:rsidP="003D502B">
      <w:pPr>
        <w:spacing w:after="0" w:line="360" w:lineRule="auto"/>
        <w:rPr>
          <w:del w:id="1567" w:author="Jessica Marshall" w:date="2023-07-06T10:11:00Z"/>
          <w:rFonts w:ascii="Calibri" w:hAnsi="Calibri" w:cs="Calibri"/>
          <w:rPrChange w:id="1568" w:author="Jessica Marshall" w:date="2023-07-06T10:18:00Z">
            <w:rPr>
              <w:del w:id="1569" w:author="Jessica Marshall" w:date="2023-07-06T10:11:00Z"/>
            </w:rPr>
          </w:rPrChange>
        </w:rPr>
        <w:pPrChange w:id="1570" w:author="Jessica Marshall" w:date="2023-07-06T10:18:00Z">
          <w:pPr/>
        </w:pPrChange>
      </w:pPr>
    </w:p>
    <w:p w14:paraId="42FF294A" w14:textId="087CDB16" w:rsidR="00277BA9" w:rsidRPr="003D502B" w:rsidDel="005E20AA" w:rsidRDefault="00277BA9" w:rsidP="003D502B">
      <w:pPr>
        <w:spacing w:after="0" w:line="360" w:lineRule="auto"/>
        <w:rPr>
          <w:del w:id="1571" w:author="Jessica Marshall" w:date="2023-07-06T10:11:00Z"/>
          <w:rFonts w:ascii="Calibri" w:hAnsi="Calibri" w:cs="Calibri"/>
          <w:rPrChange w:id="1572" w:author="Jessica Marshall" w:date="2023-07-06T10:18:00Z">
            <w:rPr>
              <w:del w:id="1573" w:author="Jessica Marshall" w:date="2023-07-06T10:11:00Z"/>
            </w:rPr>
          </w:rPrChange>
        </w:rPr>
        <w:pPrChange w:id="1574" w:author="Jessica Marshall" w:date="2023-07-06T10:18:00Z">
          <w:pPr/>
        </w:pPrChange>
      </w:pPr>
    </w:p>
    <w:p w14:paraId="45486BFB" w14:textId="77777777" w:rsidR="00C23B61" w:rsidRPr="003D502B" w:rsidRDefault="006C6CE8" w:rsidP="003D502B">
      <w:pPr>
        <w:pStyle w:val="Heading2"/>
        <w:spacing w:after="0" w:line="360" w:lineRule="auto"/>
        <w:rPr>
          <w:rFonts w:ascii="Calibri" w:hAnsi="Calibri" w:cs="Calibri"/>
          <w:rPrChange w:id="1575" w:author="Jessica Marshall" w:date="2023-07-06T10:18:00Z">
            <w:rPr/>
          </w:rPrChange>
        </w:rPr>
        <w:pPrChange w:id="1576" w:author="Jessica Marshall" w:date="2023-07-06T10:18:00Z">
          <w:pPr/>
        </w:pPrChange>
      </w:pPr>
      <w:r w:rsidRPr="003D502B">
        <w:rPr>
          <w:rFonts w:ascii="Calibri" w:hAnsi="Calibri" w:cs="Calibri"/>
          <w:rPrChange w:id="1577" w:author="Jessica Marshall" w:date="2023-07-06T10:18:00Z">
            <w:rPr/>
          </w:rPrChange>
        </w:rPr>
        <w:t>Identification of human remains</w:t>
      </w:r>
      <w:r w:rsidR="008B2D81" w:rsidRPr="003D502B">
        <w:rPr>
          <w:rFonts w:ascii="Calibri" w:hAnsi="Calibri" w:cs="Calibri"/>
          <w:rPrChange w:id="1578" w:author="Jessica Marshall" w:date="2023-07-06T10:18:00Z">
            <w:rPr/>
          </w:rPrChange>
        </w:rPr>
        <w:t>/victim identification</w:t>
      </w:r>
    </w:p>
    <w:p w14:paraId="0E9B8DB5" w14:textId="21D1172D" w:rsidR="006C6CE8" w:rsidRPr="003D502B" w:rsidRDefault="00194037" w:rsidP="003D502B">
      <w:pPr>
        <w:spacing w:after="0" w:line="360" w:lineRule="auto"/>
        <w:rPr>
          <w:rFonts w:ascii="Calibri" w:hAnsi="Calibri" w:cs="Calibri"/>
          <w:rPrChange w:id="1579" w:author="Jessica Marshall" w:date="2023-07-06T10:18:00Z">
            <w:rPr/>
          </w:rPrChange>
        </w:rPr>
        <w:pPrChange w:id="1580" w:author="Jessica Marshall" w:date="2023-07-06T10:18:00Z">
          <w:pPr/>
        </w:pPrChange>
      </w:pPr>
      <w:r w:rsidRPr="003D502B">
        <w:rPr>
          <w:rFonts w:ascii="Calibri" w:hAnsi="Calibri" w:cs="Calibri"/>
          <w:rPrChange w:id="1581" w:author="Jessica Marshall" w:date="2023-07-06T10:18:00Z">
            <w:rPr/>
          </w:rPrChange>
        </w:rPr>
        <w:t xml:space="preserve">Identifying humans or human remains has long been a </w:t>
      </w:r>
      <w:r w:rsidR="00790212" w:rsidRPr="003D502B">
        <w:rPr>
          <w:rFonts w:ascii="Calibri" w:hAnsi="Calibri" w:cs="Calibri"/>
          <w:rPrChange w:id="1582" w:author="Jessica Marshall" w:date="2023-07-06T10:18:00Z">
            <w:rPr/>
          </w:rPrChange>
        </w:rPr>
        <w:t>primary application of forensic radiography.</w:t>
      </w:r>
      <w:r w:rsidR="00576100" w:rsidRPr="003D502B">
        <w:rPr>
          <w:rFonts w:ascii="Calibri" w:hAnsi="Calibri" w:cs="Calibri"/>
          <w:rPrChange w:id="1583" w:author="Jessica Marshall" w:date="2023-07-06T10:18:00Z">
            <w:rPr/>
          </w:rPrChange>
        </w:rPr>
        <w:fldChar w:fldCharType="begin"/>
      </w:r>
      <w:r w:rsidR="00576100" w:rsidRPr="003D502B">
        <w:rPr>
          <w:rFonts w:ascii="Calibri" w:hAnsi="Calibri" w:cs="Calibri"/>
          <w:rPrChange w:id="1584" w:author="Jessica Marshall" w:date="2023-07-06T10:18:00Z">
            <w:rPr/>
          </w:rPrChange>
        </w:rPr>
        <w:instrText xml:space="preserve"> NOTEREF _Ref138851622 \f \h </w:instrText>
      </w:r>
      <w:r w:rsidR="00576100" w:rsidRPr="003D502B">
        <w:rPr>
          <w:rFonts w:ascii="Calibri" w:hAnsi="Calibri" w:cs="Calibri"/>
          <w:rPrChange w:id="1585" w:author="Jessica Marshall" w:date="2023-07-06T10:18:00Z">
            <w:rPr/>
          </w:rPrChange>
        </w:rPr>
      </w:r>
      <w:r w:rsidR="003D502B" w:rsidRPr="003D502B">
        <w:rPr>
          <w:rFonts w:ascii="Calibri" w:hAnsi="Calibri" w:cs="Calibri"/>
        </w:rPr>
        <w:instrText xml:space="preserve"> \* MERGEFORMAT </w:instrText>
      </w:r>
      <w:r w:rsidR="00576100" w:rsidRPr="003D502B">
        <w:rPr>
          <w:rFonts w:ascii="Calibri" w:hAnsi="Calibri" w:cs="Calibri"/>
          <w:rPrChange w:id="1586" w:author="Jessica Marshall" w:date="2023-07-06T10:18:00Z">
            <w:rPr/>
          </w:rPrChange>
        </w:rPr>
        <w:fldChar w:fldCharType="separate"/>
      </w:r>
      <w:r w:rsidR="00576100" w:rsidRPr="003D502B">
        <w:rPr>
          <w:rStyle w:val="EndnoteReference"/>
          <w:rFonts w:ascii="Calibri" w:hAnsi="Calibri" w:cs="Calibri"/>
          <w:rPrChange w:id="1587" w:author="Jessica Marshall" w:date="2023-07-06T10:18:00Z">
            <w:rPr>
              <w:rStyle w:val="EndnoteReference"/>
            </w:rPr>
          </w:rPrChange>
        </w:rPr>
        <w:t>3</w:t>
      </w:r>
      <w:r w:rsidR="00576100" w:rsidRPr="003D502B">
        <w:rPr>
          <w:rFonts w:ascii="Calibri" w:hAnsi="Calibri" w:cs="Calibri"/>
          <w:rPrChange w:id="1588" w:author="Jessica Marshall" w:date="2023-07-06T10:18:00Z">
            <w:rPr/>
          </w:rPrChange>
        </w:rPr>
        <w:fldChar w:fldCharType="end"/>
      </w:r>
      <w:r w:rsidR="00790212" w:rsidRPr="003D502B">
        <w:rPr>
          <w:rFonts w:ascii="Calibri" w:hAnsi="Calibri" w:cs="Calibri"/>
          <w:rPrChange w:id="1589" w:author="Jessica Marshall" w:date="2023-07-06T10:18:00Z">
            <w:rPr/>
          </w:rPrChange>
        </w:rPr>
        <w:t xml:space="preserve"> </w:t>
      </w:r>
      <w:r w:rsidR="006814C2" w:rsidRPr="003D502B">
        <w:rPr>
          <w:rFonts w:ascii="Calibri" w:hAnsi="Calibri" w:cs="Calibri"/>
          <w:rPrChange w:id="1590" w:author="Jessica Marshall" w:date="2023-07-06T10:18:00Z">
            <w:rPr/>
          </w:rPrChange>
        </w:rPr>
        <w:t xml:space="preserve">These techniques rely on comparison </w:t>
      </w:r>
      <w:r w:rsidR="00332AFE" w:rsidRPr="003D502B">
        <w:rPr>
          <w:rFonts w:ascii="Calibri" w:hAnsi="Calibri" w:cs="Calibri"/>
          <w:rPrChange w:id="1591" w:author="Jessica Marshall" w:date="2023-07-06T10:18:00Z">
            <w:rPr/>
          </w:rPrChange>
        </w:rPr>
        <w:t>of</w:t>
      </w:r>
      <w:r w:rsidR="006814C2" w:rsidRPr="003D502B">
        <w:rPr>
          <w:rFonts w:ascii="Calibri" w:hAnsi="Calibri" w:cs="Calibri"/>
          <w:rPrChange w:id="1592" w:author="Jessica Marshall" w:date="2023-07-06T10:18:00Z">
            <w:rPr/>
          </w:rPrChange>
        </w:rPr>
        <w:t xml:space="preserve"> postmortem and antemortem images</w:t>
      </w:r>
      <w:r w:rsidR="00F6083F" w:rsidRPr="003D502B">
        <w:rPr>
          <w:rFonts w:ascii="Calibri" w:hAnsi="Calibri" w:cs="Calibri"/>
          <w:rPrChange w:id="1593" w:author="Jessica Marshall" w:date="2023-07-06T10:18:00Z">
            <w:rPr/>
          </w:rPrChange>
        </w:rPr>
        <w:t xml:space="preserve">, so it is </w:t>
      </w:r>
      <w:r w:rsidR="008B6341" w:rsidRPr="003D502B">
        <w:rPr>
          <w:rFonts w:ascii="Calibri" w:hAnsi="Calibri" w:cs="Calibri"/>
          <w:rPrChange w:id="1594" w:author="Jessica Marshall" w:date="2023-07-06T10:18:00Z">
            <w:rPr/>
          </w:rPrChange>
        </w:rPr>
        <w:t>essential</w:t>
      </w:r>
      <w:r w:rsidR="00F6083F" w:rsidRPr="003D502B">
        <w:rPr>
          <w:rFonts w:ascii="Calibri" w:hAnsi="Calibri" w:cs="Calibri"/>
          <w:rPrChange w:id="1595" w:author="Jessica Marshall" w:date="2023-07-06T10:18:00Z">
            <w:rPr/>
          </w:rPrChange>
        </w:rPr>
        <w:t xml:space="preserve"> that positioning and acquisition tech</w:t>
      </w:r>
      <w:r w:rsidR="00FC7911" w:rsidRPr="003D502B">
        <w:rPr>
          <w:rFonts w:ascii="Calibri" w:hAnsi="Calibri" w:cs="Calibri"/>
          <w:rPrChange w:id="1596" w:author="Jessica Marshall" w:date="2023-07-06T10:18:00Z">
            <w:rPr/>
          </w:rPrChange>
        </w:rPr>
        <w:t>niques are similar enough to standard medical imaging to permit accurate comparison.</w:t>
      </w:r>
      <w:r w:rsidR="00576100" w:rsidRPr="003D502B">
        <w:rPr>
          <w:rFonts w:ascii="Calibri" w:hAnsi="Calibri" w:cs="Calibri"/>
          <w:rPrChange w:id="1597" w:author="Jessica Marshall" w:date="2023-07-06T10:18:00Z">
            <w:rPr/>
          </w:rPrChange>
        </w:rPr>
        <w:fldChar w:fldCharType="begin"/>
      </w:r>
      <w:r w:rsidR="00576100" w:rsidRPr="003D502B">
        <w:rPr>
          <w:rFonts w:ascii="Calibri" w:hAnsi="Calibri" w:cs="Calibri"/>
          <w:rPrChange w:id="1598" w:author="Jessica Marshall" w:date="2023-07-06T10:18:00Z">
            <w:rPr/>
          </w:rPrChange>
        </w:rPr>
        <w:instrText xml:space="preserve"> NOTEREF _Ref138851622 \f \h </w:instrText>
      </w:r>
      <w:r w:rsidR="00576100" w:rsidRPr="003D502B">
        <w:rPr>
          <w:rFonts w:ascii="Calibri" w:hAnsi="Calibri" w:cs="Calibri"/>
          <w:rPrChange w:id="1599" w:author="Jessica Marshall" w:date="2023-07-06T10:18:00Z">
            <w:rPr/>
          </w:rPrChange>
        </w:rPr>
      </w:r>
      <w:r w:rsidR="003D502B" w:rsidRPr="003D502B">
        <w:rPr>
          <w:rFonts w:ascii="Calibri" w:hAnsi="Calibri" w:cs="Calibri"/>
        </w:rPr>
        <w:instrText xml:space="preserve"> \* MERGEFORMAT </w:instrText>
      </w:r>
      <w:r w:rsidR="00576100" w:rsidRPr="003D502B">
        <w:rPr>
          <w:rFonts w:ascii="Calibri" w:hAnsi="Calibri" w:cs="Calibri"/>
          <w:rPrChange w:id="1600" w:author="Jessica Marshall" w:date="2023-07-06T10:18:00Z">
            <w:rPr/>
          </w:rPrChange>
        </w:rPr>
        <w:fldChar w:fldCharType="separate"/>
      </w:r>
      <w:r w:rsidR="00576100" w:rsidRPr="003D502B">
        <w:rPr>
          <w:rStyle w:val="EndnoteReference"/>
          <w:rFonts w:ascii="Calibri" w:hAnsi="Calibri" w:cs="Calibri"/>
          <w:rPrChange w:id="1601" w:author="Jessica Marshall" w:date="2023-07-06T10:18:00Z">
            <w:rPr>
              <w:rStyle w:val="EndnoteReference"/>
            </w:rPr>
          </w:rPrChange>
        </w:rPr>
        <w:t>3</w:t>
      </w:r>
      <w:r w:rsidR="00576100" w:rsidRPr="003D502B">
        <w:rPr>
          <w:rFonts w:ascii="Calibri" w:hAnsi="Calibri" w:cs="Calibri"/>
          <w:rPrChange w:id="1602" w:author="Jessica Marshall" w:date="2023-07-06T10:18:00Z">
            <w:rPr/>
          </w:rPrChange>
        </w:rPr>
        <w:fldChar w:fldCharType="end"/>
      </w:r>
      <w:r w:rsidR="00FC7911" w:rsidRPr="003D502B">
        <w:rPr>
          <w:rFonts w:ascii="Calibri" w:hAnsi="Calibri" w:cs="Calibri"/>
          <w:rPrChange w:id="1603" w:author="Jessica Marshall" w:date="2023-07-06T10:18:00Z">
            <w:rPr/>
          </w:rPrChange>
        </w:rPr>
        <w:t xml:space="preserve"> </w:t>
      </w:r>
      <w:r w:rsidR="00332AFE" w:rsidRPr="003D502B">
        <w:rPr>
          <w:rFonts w:ascii="Calibri" w:hAnsi="Calibri" w:cs="Calibri"/>
          <w:rPrChange w:id="1604" w:author="Jessica Marshall" w:date="2023-07-06T10:18:00Z">
            <w:rPr/>
          </w:rPrChange>
        </w:rPr>
        <w:t>Any unique skeletal features can be used for identification, including healed fractures, skeletal changes due to degenerative disease, orthopedic hardware, or surgically implanted prostheses.</w:t>
      </w:r>
      <w:r w:rsidR="00665DE3" w:rsidRPr="003D502B">
        <w:rPr>
          <w:rFonts w:ascii="Calibri" w:hAnsi="Calibri" w:cs="Calibri"/>
          <w:rPrChange w:id="1605" w:author="Jessica Marshall" w:date="2023-07-06T10:18:00Z">
            <w:rPr/>
          </w:rPrChange>
        </w:rPr>
        <w:fldChar w:fldCharType="begin"/>
      </w:r>
      <w:r w:rsidR="00665DE3" w:rsidRPr="003D502B">
        <w:rPr>
          <w:rFonts w:ascii="Calibri" w:hAnsi="Calibri" w:cs="Calibri"/>
          <w:rPrChange w:id="1606" w:author="Jessica Marshall" w:date="2023-07-06T10:18:00Z">
            <w:rPr/>
          </w:rPrChange>
        </w:rPr>
        <w:instrText xml:space="preserve"> NOTEREF _Ref138853156 \f \h </w:instrText>
      </w:r>
      <w:r w:rsidR="00665DE3" w:rsidRPr="003D502B">
        <w:rPr>
          <w:rFonts w:ascii="Calibri" w:hAnsi="Calibri" w:cs="Calibri"/>
          <w:rPrChange w:id="1607" w:author="Jessica Marshall" w:date="2023-07-06T10:18:00Z">
            <w:rPr/>
          </w:rPrChange>
        </w:rPr>
      </w:r>
      <w:r w:rsidR="003D502B" w:rsidRPr="003D502B">
        <w:rPr>
          <w:rFonts w:ascii="Calibri" w:hAnsi="Calibri" w:cs="Calibri"/>
        </w:rPr>
        <w:instrText xml:space="preserve"> \* MERGEFORMAT </w:instrText>
      </w:r>
      <w:r w:rsidR="00665DE3" w:rsidRPr="003D502B">
        <w:rPr>
          <w:rFonts w:ascii="Calibri" w:hAnsi="Calibri" w:cs="Calibri"/>
          <w:rPrChange w:id="1608" w:author="Jessica Marshall" w:date="2023-07-06T10:18:00Z">
            <w:rPr/>
          </w:rPrChange>
        </w:rPr>
        <w:fldChar w:fldCharType="separate"/>
      </w:r>
      <w:r w:rsidR="00665DE3" w:rsidRPr="003D502B">
        <w:rPr>
          <w:rStyle w:val="EndnoteReference"/>
          <w:rFonts w:ascii="Calibri" w:hAnsi="Calibri" w:cs="Calibri"/>
          <w:rPrChange w:id="1609" w:author="Jessica Marshall" w:date="2023-07-06T10:18:00Z">
            <w:rPr>
              <w:rStyle w:val="EndnoteReference"/>
            </w:rPr>
          </w:rPrChange>
        </w:rPr>
        <w:t>15</w:t>
      </w:r>
      <w:r w:rsidR="00665DE3" w:rsidRPr="003D502B">
        <w:rPr>
          <w:rFonts w:ascii="Calibri" w:hAnsi="Calibri" w:cs="Calibri"/>
          <w:rPrChange w:id="1610" w:author="Jessica Marshall" w:date="2023-07-06T10:18:00Z">
            <w:rPr/>
          </w:rPrChange>
        </w:rPr>
        <w:fldChar w:fldCharType="end"/>
      </w:r>
      <w:r w:rsidR="00332AFE" w:rsidRPr="003D502B">
        <w:rPr>
          <w:rFonts w:ascii="Calibri" w:hAnsi="Calibri" w:cs="Calibri"/>
          <w:rPrChange w:id="1611" w:author="Jessica Marshall" w:date="2023-07-06T10:18:00Z">
            <w:rPr/>
          </w:rPrChange>
        </w:rPr>
        <w:t xml:space="preserve"> Dental findings are often important in identifying individuals</w:t>
      </w:r>
      <w:r w:rsidR="00E55670" w:rsidRPr="003D502B">
        <w:rPr>
          <w:rFonts w:ascii="Calibri" w:hAnsi="Calibri" w:cs="Calibri"/>
          <w:rPrChange w:id="1612" w:author="Jessica Marshall" w:date="2023-07-06T10:18:00Z">
            <w:rPr/>
          </w:rPrChange>
        </w:rPr>
        <w:t>. T</w:t>
      </w:r>
      <w:r w:rsidR="00332AFE" w:rsidRPr="003D502B">
        <w:rPr>
          <w:rFonts w:ascii="Calibri" w:hAnsi="Calibri" w:cs="Calibri"/>
          <w:rPrChange w:id="1613" w:author="Jessica Marshall" w:date="2023-07-06T10:18:00Z">
            <w:rPr/>
          </w:rPrChange>
        </w:rPr>
        <w:t>eeth may be the only surviving recognizable tissue if the cadaver is extensively burned or decomposed, and the combination of tooth shape and restoration is often sufficient to uniquely identify an individual.</w:t>
      </w:r>
      <w:r w:rsidR="00665DE3" w:rsidRPr="003D502B">
        <w:rPr>
          <w:rFonts w:ascii="Calibri" w:hAnsi="Calibri" w:cs="Calibri"/>
          <w:rPrChange w:id="1614" w:author="Jessica Marshall" w:date="2023-07-06T10:18:00Z">
            <w:rPr/>
          </w:rPrChange>
        </w:rPr>
        <w:fldChar w:fldCharType="begin"/>
      </w:r>
      <w:r w:rsidR="00665DE3" w:rsidRPr="003D502B">
        <w:rPr>
          <w:rFonts w:ascii="Calibri" w:hAnsi="Calibri" w:cs="Calibri"/>
          <w:rPrChange w:id="1615" w:author="Jessica Marshall" w:date="2023-07-06T10:18:00Z">
            <w:rPr/>
          </w:rPrChange>
        </w:rPr>
        <w:instrText xml:space="preserve"> NOTEREF _Ref138853156 \f \h </w:instrText>
      </w:r>
      <w:r w:rsidR="00665DE3" w:rsidRPr="003D502B">
        <w:rPr>
          <w:rFonts w:ascii="Calibri" w:hAnsi="Calibri" w:cs="Calibri"/>
          <w:rPrChange w:id="1616" w:author="Jessica Marshall" w:date="2023-07-06T10:18:00Z">
            <w:rPr/>
          </w:rPrChange>
        </w:rPr>
      </w:r>
      <w:r w:rsidR="003D502B" w:rsidRPr="003D502B">
        <w:rPr>
          <w:rFonts w:ascii="Calibri" w:hAnsi="Calibri" w:cs="Calibri"/>
        </w:rPr>
        <w:instrText xml:space="preserve"> \* MERGEFORMAT </w:instrText>
      </w:r>
      <w:r w:rsidR="00665DE3" w:rsidRPr="003D502B">
        <w:rPr>
          <w:rFonts w:ascii="Calibri" w:hAnsi="Calibri" w:cs="Calibri"/>
          <w:rPrChange w:id="1617" w:author="Jessica Marshall" w:date="2023-07-06T10:18:00Z">
            <w:rPr/>
          </w:rPrChange>
        </w:rPr>
        <w:fldChar w:fldCharType="separate"/>
      </w:r>
      <w:r w:rsidR="00665DE3" w:rsidRPr="003D502B">
        <w:rPr>
          <w:rStyle w:val="EndnoteReference"/>
          <w:rFonts w:ascii="Calibri" w:hAnsi="Calibri" w:cs="Calibri"/>
          <w:rPrChange w:id="1618" w:author="Jessica Marshall" w:date="2023-07-06T10:18:00Z">
            <w:rPr>
              <w:rStyle w:val="EndnoteReference"/>
            </w:rPr>
          </w:rPrChange>
        </w:rPr>
        <w:t>15</w:t>
      </w:r>
      <w:r w:rsidR="00665DE3" w:rsidRPr="003D502B">
        <w:rPr>
          <w:rFonts w:ascii="Calibri" w:hAnsi="Calibri" w:cs="Calibri"/>
          <w:rPrChange w:id="1619" w:author="Jessica Marshall" w:date="2023-07-06T10:18:00Z">
            <w:rPr/>
          </w:rPrChange>
        </w:rPr>
        <w:fldChar w:fldCharType="end"/>
      </w:r>
      <w:r w:rsidR="00332AFE" w:rsidRPr="003D502B">
        <w:rPr>
          <w:rFonts w:ascii="Calibri" w:hAnsi="Calibri" w:cs="Calibri"/>
          <w:rPrChange w:id="1620" w:author="Jessica Marshall" w:date="2023-07-06T10:18:00Z">
            <w:rPr/>
          </w:rPrChange>
        </w:rPr>
        <w:t xml:space="preserve"> CT</w:t>
      </w:r>
      <w:r w:rsidR="0099735C" w:rsidRPr="003D502B">
        <w:rPr>
          <w:rFonts w:ascii="Calibri" w:hAnsi="Calibri" w:cs="Calibri"/>
          <w:rPrChange w:id="1621" w:author="Jessica Marshall" w:date="2023-07-06T10:18:00Z">
            <w:rPr/>
          </w:rPrChange>
        </w:rPr>
        <w:t xml:space="preserve"> can</w:t>
      </w:r>
      <w:r w:rsidR="00E55670" w:rsidRPr="003D502B">
        <w:rPr>
          <w:rFonts w:ascii="Calibri" w:hAnsi="Calibri" w:cs="Calibri"/>
          <w:rPrChange w:id="1622" w:author="Jessica Marshall" w:date="2023-07-06T10:18:00Z">
            <w:rPr/>
          </w:rPrChange>
        </w:rPr>
        <w:t xml:space="preserve"> also</w:t>
      </w:r>
      <w:r w:rsidR="0099735C" w:rsidRPr="003D502B">
        <w:rPr>
          <w:rFonts w:ascii="Calibri" w:hAnsi="Calibri" w:cs="Calibri"/>
          <w:rPrChange w:id="1623" w:author="Jessica Marshall" w:date="2023-07-06T10:18:00Z">
            <w:rPr/>
          </w:rPrChange>
        </w:rPr>
        <w:t xml:space="preserve"> provide information about the victim’s age, sex, stature,</w:t>
      </w:r>
      <w:r w:rsidR="00D90146" w:rsidRPr="003D502B">
        <w:rPr>
          <w:rFonts w:ascii="Calibri" w:hAnsi="Calibri" w:cs="Calibri"/>
          <w:rPrChange w:id="1624" w:author="Jessica Marshall" w:date="2023-07-06T10:18:00Z">
            <w:rPr/>
          </w:rPrChange>
        </w:rPr>
        <w:t xml:space="preserve"> personal effects,</w:t>
      </w:r>
      <w:r w:rsidR="00D775DC" w:rsidRPr="003D502B">
        <w:rPr>
          <w:rFonts w:ascii="Calibri" w:hAnsi="Calibri" w:cs="Calibri"/>
          <w:rPrChange w:id="1625" w:author="Jessica Marshall" w:date="2023-07-06T10:18:00Z">
            <w:rPr/>
          </w:rPrChange>
        </w:rPr>
        <w:t xml:space="preserve"> and</w:t>
      </w:r>
      <w:r w:rsidR="0099735C" w:rsidRPr="003D502B">
        <w:rPr>
          <w:rFonts w:ascii="Calibri" w:hAnsi="Calibri" w:cs="Calibri"/>
          <w:rPrChange w:id="1626" w:author="Jessica Marshall" w:date="2023-07-06T10:18:00Z">
            <w:rPr/>
          </w:rPrChange>
        </w:rPr>
        <w:t xml:space="preserve"> </w:t>
      </w:r>
      <w:r w:rsidR="00D775DC" w:rsidRPr="003D502B">
        <w:rPr>
          <w:rFonts w:ascii="Calibri" w:hAnsi="Calibri" w:cs="Calibri"/>
          <w:rPrChange w:id="1627" w:author="Jessica Marshall" w:date="2023-07-06T10:18:00Z">
            <w:rPr/>
          </w:rPrChange>
        </w:rPr>
        <w:t xml:space="preserve">other anatomical </w:t>
      </w:r>
      <w:r w:rsidR="00E55670" w:rsidRPr="003D502B">
        <w:rPr>
          <w:rFonts w:ascii="Calibri" w:hAnsi="Calibri" w:cs="Calibri"/>
          <w:rPrChange w:id="1628" w:author="Jessica Marshall" w:date="2023-07-06T10:18:00Z">
            <w:rPr/>
          </w:rPrChange>
        </w:rPr>
        <w:t xml:space="preserve">characteristics, and it can </w:t>
      </w:r>
      <w:r w:rsidR="00D775DC" w:rsidRPr="003D502B">
        <w:rPr>
          <w:rFonts w:ascii="Calibri" w:hAnsi="Calibri" w:cs="Calibri"/>
          <w:rPrChange w:id="1629" w:author="Jessica Marshall" w:date="2023-07-06T10:18:00Z">
            <w:rPr/>
          </w:rPrChange>
        </w:rPr>
        <w:t xml:space="preserve">provide clues as to trauma or pathological conditions that may have contributed to the person’s death. </w:t>
      </w:r>
      <w:r w:rsidR="002A07AB" w:rsidRPr="003D502B">
        <w:rPr>
          <w:rFonts w:ascii="Calibri" w:hAnsi="Calibri" w:cs="Calibri"/>
          <w:rPrChange w:id="1630" w:author="Jessica Marshall" w:date="2023-07-06T10:18:00Z">
            <w:rPr/>
          </w:rPrChange>
        </w:rPr>
        <w:t xml:space="preserve">3D </w:t>
      </w:r>
      <w:r w:rsidR="003264CC" w:rsidRPr="003D502B">
        <w:rPr>
          <w:rFonts w:ascii="Calibri" w:hAnsi="Calibri" w:cs="Calibri"/>
          <w:rPrChange w:id="1631" w:author="Jessica Marshall" w:date="2023-07-06T10:18:00Z">
            <w:rPr/>
          </w:rPrChange>
        </w:rPr>
        <w:t>facial reconstructions may also be useful in victim identification.</w:t>
      </w:r>
      <w:r w:rsidR="00665DE3" w:rsidRPr="003D502B">
        <w:rPr>
          <w:rFonts w:ascii="Calibri" w:hAnsi="Calibri" w:cs="Calibri"/>
          <w:rPrChange w:id="1632" w:author="Jessica Marshall" w:date="2023-07-06T10:18:00Z">
            <w:rPr/>
          </w:rPrChange>
        </w:rPr>
        <w:fldChar w:fldCharType="begin"/>
      </w:r>
      <w:r w:rsidR="00665DE3" w:rsidRPr="003D502B">
        <w:rPr>
          <w:rFonts w:ascii="Calibri" w:hAnsi="Calibri" w:cs="Calibri"/>
          <w:rPrChange w:id="1633" w:author="Jessica Marshall" w:date="2023-07-06T10:18:00Z">
            <w:rPr/>
          </w:rPrChange>
        </w:rPr>
        <w:instrText xml:space="preserve"> NOTEREF _Ref138862990 \f \h </w:instrText>
      </w:r>
      <w:r w:rsidR="00665DE3" w:rsidRPr="003D502B">
        <w:rPr>
          <w:rFonts w:ascii="Calibri" w:hAnsi="Calibri" w:cs="Calibri"/>
          <w:rPrChange w:id="1634" w:author="Jessica Marshall" w:date="2023-07-06T10:18:00Z">
            <w:rPr/>
          </w:rPrChange>
        </w:rPr>
      </w:r>
      <w:r w:rsidR="003D502B" w:rsidRPr="003D502B">
        <w:rPr>
          <w:rFonts w:ascii="Calibri" w:hAnsi="Calibri" w:cs="Calibri"/>
        </w:rPr>
        <w:instrText xml:space="preserve"> \* MERGEFORMAT </w:instrText>
      </w:r>
      <w:r w:rsidR="00665DE3" w:rsidRPr="003D502B">
        <w:rPr>
          <w:rFonts w:ascii="Calibri" w:hAnsi="Calibri" w:cs="Calibri"/>
          <w:rPrChange w:id="1635" w:author="Jessica Marshall" w:date="2023-07-06T10:18:00Z">
            <w:rPr/>
          </w:rPrChange>
        </w:rPr>
        <w:fldChar w:fldCharType="separate"/>
      </w:r>
      <w:r w:rsidR="00665DE3" w:rsidRPr="003D502B">
        <w:rPr>
          <w:rStyle w:val="EndnoteReference"/>
          <w:rFonts w:ascii="Calibri" w:hAnsi="Calibri" w:cs="Calibri"/>
          <w:rPrChange w:id="1636" w:author="Jessica Marshall" w:date="2023-07-06T10:18:00Z">
            <w:rPr>
              <w:rStyle w:val="EndnoteReference"/>
            </w:rPr>
          </w:rPrChange>
        </w:rPr>
        <w:t>4</w:t>
      </w:r>
      <w:r w:rsidR="00665DE3" w:rsidRPr="003D502B">
        <w:rPr>
          <w:rFonts w:ascii="Calibri" w:hAnsi="Calibri" w:cs="Calibri"/>
          <w:rPrChange w:id="1637" w:author="Jessica Marshall" w:date="2023-07-06T10:18:00Z">
            <w:rPr/>
          </w:rPrChange>
        </w:rPr>
        <w:fldChar w:fldCharType="end"/>
      </w:r>
      <w:r w:rsidR="003264CC" w:rsidRPr="003D502B">
        <w:rPr>
          <w:rFonts w:ascii="Calibri" w:hAnsi="Calibri" w:cs="Calibri"/>
          <w:rPrChange w:id="1638" w:author="Jessica Marshall" w:date="2023-07-06T10:18:00Z">
            <w:rPr/>
          </w:rPrChange>
        </w:rPr>
        <w:t xml:space="preserve"> </w:t>
      </w:r>
      <w:r w:rsidR="00B72B25" w:rsidRPr="003D502B">
        <w:rPr>
          <w:rFonts w:ascii="Calibri" w:hAnsi="Calibri" w:cs="Calibri"/>
          <w:rPrChange w:id="1639" w:author="Jessica Marshall" w:date="2023-07-06T10:18:00Z">
            <w:rPr/>
          </w:rPrChange>
        </w:rPr>
        <w:t xml:space="preserve">Mobile multidetector CT (MDCT) units have been deployed to </w:t>
      </w:r>
      <w:r w:rsidR="00DE09F5" w:rsidRPr="003D502B">
        <w:rPr>
          <w:rFonts w:ascii="Calibri" w:hAnsi="Calibri" w:cs="Calibri"/>
          <w:rPrChange w:id="1640" w:author="Jessica Marshall" w:date="2023-07-06T10:18:00Z">
            <w:rPr/>
          </w:rPrChange>
        </w:rPr>
        <w:t xml:space="preserve">assist with on-site </w:t>
      </w:r>
      <w:r w:rsidR="005A1094" w:rsidRPr="003D502B">
        <w:rPr>
          <w:rFonts w:ascii="Calibri" w:hAnsi="Calibri" w:cs="Calibri"/>
          <w:rPrChange w:id="1641" w:author="Jessica Marshall" w:date="2023-07-06T10:18:00Z">
            <w:rPr/>
          </w:rPrChange>
        </w:rPr>
        <w:t>processing and identification of remains</w:t>
      </w:r>
      <w:r w:rsidR="00E55670" w:rsidRPr="003D502B">
        <w:rPr>
          <w:rFonts w:ascii="Calibri" w:hAnsi="Calibri" w:cs="Calibri"/>
          <w:rPrChange w:id="1642" w:author="Jessica Marshall" w:date="2023-07-06T10:18:00Z">
            <w:rPr/>
          </w:rPrChange>
        </w:rPr>
        <w:t xml:space="preserve"> at</w:t>
      </w:r>
      <w:r w:rsidR="00D33FBE" w:rsidRPr="003D502B">
        <w:rPr>
          <w:rFonts w:ascii="Calibri" w:hAnsi="Calibri" w:cs="Calibri"/>
          <w:rPrChange w:id="1643" w:author="Jessica Marshall" w:date="2023-07-06T10:18:00Z">
            <w:rPr/>
          </w:rPrChange>
        </w:rPr>
        <w:t xml:space="preserve"> </w:t>
      </w:r>
      <w:r w:rsidR="00B72B25" w:rsidRPr="003D502B">
        <w:rPr>
          <w:rFonts w:ascii="Calibri" w:hAnsi="Calibri" w:cs="Calibri"/>
          <w:rPrChange w:id="1644" w:author="Jessica Marshall" w:date="2023-07-06T10:18:00Z">
            <w:rPr/>
          </w:rPrChange>
        </w:rPr>
        <w:t>mass casualty incidents</w:t>
      </w:r>
      <w:r w:rsidR="00D33FBE" w:rsidRPr="003D502B">
        <w:rPr>
          <w:rFonts w:ascii="Calibri" w:hAnsi="Calibri" w:cs="Calibri"/>
          <w:rPrChange w:id="1645" w:author="Jessica Marshall" w:date="2023-07-06T10:18:00Z">
            <w:rPr/>
          </w:rPrChange>
        </w:rPr>
        <w:t xml:space="preserve">, which may </w:t>
      </w:r>
      <w:r w:rsidR="00332AFE" w:rsidRPr="003D502B">
        <w:rPr>
          <w:rFonts w:ascii="Calibri" w:hAnsi="Calibri" w:cs="Calibri"/>
          <w:rPrChange w:id="1646" w:author="Jessica Marshall" w:date="2023-07-06T10:18:00Z">
            <w:rPr/>
          </w:rPrChange>
        </w:rPr>
        <w:t>vary</w:t>
      </w:r>
      <w:r w:rsidR="00D33FBE" w:rsidRPr="003D502B">
        <w:rPr>
          <w:rFonts w:ascii="Calibri" w:hAnsi="Calibri" w:cs="Calibri"/>
          <w:rPrChange w:id="1647" w:author="Jessica Marshall" w:date="2023-07-06T10:18:00Z">
            <w:rPr/>
          </w:rPrChange>
        </w:rPr>
        <w:t xml:space="preserve"> from motor vehicle accidents to natural disasters or acts of terrorism.</w:t>
      </w:r>
      <w:r w:rsidR="005A1094" w:rsidRPr="003D502B">
        <w:rPr>
          <w:rFonts w:ascii="Calibri" w:hAnsi="Calibri" w:cs="Calibri"/>
          <w:rPrChange w:id="1648" w:author="Jessica Marshall" w:date="2023-07-06T10:18:00Z">
            <w:rPr/>
          </w:rPrChange>
        </w:rPr>
        <w:t xml:space="preserve"> </w:t>
      </w:r>
      <w:r w:rsidR="00D33FBE" w:rsidRPr="003D502B">
        <w:rPr>
          <w:rFonts w:ascii="Calibri" w:hAnsi="Calibri" w:cs="Calibri"/>
          <w:rPrChange w:id="1649" w:author="Jessica Marshall" w:date="2023-07-06T10:18:00Z">
            <w:rPr/>
          </w:rPrChange>
        </w:rPr>
        <w:t>In these cases, radiographers may help to identify</w:t>
      </w:r>
      <w:r w:rsidR="00824C99" w:rsidRPr="003D502B">
        <w:rPr>
          <w:rFonts w:ascii="Calibri" w:hAnsi="Calibri" w:cs="Calibri"/>
          <w:rPrChange w:id="1650" w:author="Jessica Marshall" w:date="2023-07-06T10:18:00Z">
            <w:rPr/>
          </w:rPrChange>
        </w:rPr>
        <w:t xml:space="preserve"> and inventory</w:t>
      </w:r>
      <w:r w:rsidR="00D33FBE" w:rsidRPr="003D502B">
        <w:rPr>
          <w:rFonts w:ascii="Calibri" w:hAnsi="Calibri" w:cs="Calibri"/>
          <w:rPrChange w:id="1651" w:author="Jessica Marshall" w:date="2023-07-06T10:18:00Z">
            <w:rPr/>
          </w:rPrChange>
        </w:rPr>
        <w:t xml:space="preserve"> body parts, personal effects, or distinguishing features that may be useful in victim identification</w:t>
      </w:r>
      <w:r w:rsidR="005A1094" w:rsidRPr="003D502B">
        <w:rPr>
          <w:rFonts w:ascii="Calibri" w:hAnsi="Calibri" w:cs="Calibri"/>
          <w:rPrChange w:id="1652" w:author="Jessica Marshall" w:date="2023-07-06T10:18:00Z">
            <w:rPr/>
          </w:rPrChange>
        </w:rPr>
        <w:t>.</w:t>
      </w:r>
      <w:r w:rsidR="00665DE3" w:rsidRPr="003D502B">
        <w:rPr>
          <w:rFonts w:ascii="Calibri" w:hAnsi="Calibri" w:cs="Calibri"/>
          <w:rPrChange w:id="1653" w:author="Jessica Marshall" w:date="2023-07-06T10:18:00Z">
            <w:rPr/>
          </w:rPrChange>
        </w:rPr>
        <w:fldChar w:fldCharType="begin"/>
      </w:r>
      <w:r w:rsidR="00665DE3" w:rsidRPr="003D502B">
        <w:rPr>
          <w:rFonts w:ascii="Calibri" w:hAnsi="Calibri" w:cs="Calibri"/>
          <w:rPrChange w:id="1654" w:author="Jessica Marshall" w:date="2023-07-06T10:18:00Z">
            <w:rPr/>
          </w:rPrChange>
        </w:rPr>
        <w:instrText xml:space="preserve"> NOTEREF _Ref138851622 \f \h </w:instrText>
      </w:r>
      <w:r w:rsidR="00665DE3" w:rsidRPr="003D502B">
        <w:rPr>
          <w:rFonts w:ascii="Calibri" w:hAnsi="Calibri" w:cs="Calibri"/>
          <w:rPrChange w:id="1655" w:author="Jessica Marshall" w:date="2023-07-06T10:18:00Z">
            <w:rPr/>
          </w:rPrChange>
        </w:rPr>
      </w:r>
      <w:r w:rsidR="003D502B" w:rsidRPr="003D502B">
        <w:rPr>
          <w:rFonts w:ascii="Calibri" w:hAnsi="Calibri" w:cs="Calibri"/>
        </w:rPr>
        <w:instrText xml:space="preserve"> \* MERGEFORMAT </w:instrText>
      </w:r>
      <w:r w:rsidR="00665DE3" w:rsidRPr="003D502B">
        <w:rPr>
          <w:rFonts w:ascii="Calibri" w:hAnsi="Calibri" w:cs="Calibri"/>
          <w:rPrChange w:id="1656" w:author="Jessica Marshall" w:date="2023-07-06T10:18:00Z">
            <w:rPr/>
          </w:rPrChange>
        </w:rPr>
        <w:fldChar w:fldCharType="separate"/>
      </w:r>
      <w:r w:rsidR="00665DE3" w:rsidRPr="003D502B">
        <w:rPr>
          <w:rStyle w:val="EndnoteReference"/>
          <w:rFonts w:ascii="Calibri" w:hAnsi="Calibri" w:cs="Calibri"/>
          <w:rPrChange w:id="1657" w:author="Jessica Marshall" w:date="2023-07-06T10:18:00Z">
            <w:rPr>
              <w:rStyle w:val="EndnoteReference"/>
            </w:rPr>
          </w:rPrChange>
        </w:rPr>
        <w:t>3</w:t>
      </w:r>
      <w:r w:rsidR="00665DE3" w:rsidRPr="003D502B">
        <w:rPr>
          <w:rFonts w:ascii="Calibri" w:hAnsi="Calibri" w:cs="Calibri"/>
          <w:rPrChange w:id="1658" w:author="Jessica Marshall" w:date="2023-07-06T10:18:00Z">
            <w:rPr/>
          </w:rPrChange>
        </w:rPr>
        <w:fldChar w:fldCharType="end"/>
      </w:r>
      <w:r w:rsidR="005A1094" w:rsidRPr="003D502B">
        <w:rPr>
          <w:rFonts w:ascii="Calibri" w:hAnsi="Calibri" w:cs="Calibri"/>
          <w:rPrChange w:id="1659" w:author="Jessica Marshall" w:date="2023-07-06T10:18:00Z">
            <w:rPr/>
          </w:rPrChange>
        </w:rPr>
        <w:t xml:space="preserve"> </w:t>
      </w:r>
      <w:r w:rsidR="00824C99" w:rsidRPr="003D502B">
        <w:rPr>
          <w:rFonts w:ascii="Calibri" w:hAnsi="Calibri" w:cs="Calibri"/>
          <w:rPrChange w:id="1660" w:author="Jessica Marshall" w:date="2023-07-06T10:18:00Z">
            <w:rPr/>
          </w:rPrChange>
        </w:rPr>
        <w:t>Single-body or multiple fragment bags may be scanned</w:t>
      </w:r>
      <w:r w:rsidR="00665DE3" w:rsidRPr="003D502B">
        <w:rPr>
          <w:rFonts w:ascii="Calibri" w:hAnsi="Calibri" w:cs="Calibri"/>
          <w:rPrChange w:id="1661" w:author="Jessica Marshall" w:date="2023-07-06T10:18:00Z">
            <w:rPr/>
          </w:rPrChange>
        </w:rPr>
        <w:t xml:space="preserve"> onsite</w:t>
      </w:r>
      <w:r w:rsidR="00824C99" w:rsidRPr="003D502B">
        <w:rPr>
          <w:rFonts w:ascii="Calibri" w:hAnsi="Calibri" w:cs="Calibri"/>
          <w:rPrChange w:id="1662" w:author="Jessica Marshall" w:date="2023-07-06T10:18:00Z">
            <w:rPr/>
          </w:rPrChange>
        </w:rPr>
        <w:t xml:space="preserve"> without opening if necessary. </w:t>
      </w:r>
    </w:p>
    <w:p w14:paraId="12B54D6C" w14:textId="77777777" w:rsidR="00A92E7B" w:rsidRPr="003D502B" w:rsidRDefault="00A92E7B" w:rsidP="003D502B">
      <w:pPr>
        <w:spacing w:after="0" w:line="360" w:lineRule="auto"/>
        <w:rPr>
          <w:rFonts w:ascii="Calibri" w:hAnsi="Calibri" w:cs="Calibri"/>
          <w:rPrChange w:id="1663" w:author="Jessica Marshall" w:date="2023-07-06T10:18:00Z">
            <w:rPr/>
          </w:rPrChange>
        </w:rPr>
        <w:pPrChange w:id="1664" w:author="Jessica Marshall" w:date="2023-07-06T10:18:00Z">
          <w:pPr/>
        </w:pPrChange>
      </w:pPr>
    </w:p>
    <w:p w14:paraId="2130085B" w14:textId="70A0772E" w:rsidR="004961DF" w:rsidRPr="003D502B" w:rsidRDefault="0027630A" w:rsidP="003D502B">
      <w:pPr>
        <w:pStyle w:val="Heading2"/>
        <w:spacing w:after="0" w:line="360" w:lineRule="auto"/>
        <w:rPr>
          <w:rFonts w:ascii="Calibri" w:hAnsi="Calibri" w:cs="Calibri"/>
          <w:rPrChange w:id="1665" w:author="Jessica Marshall" w:date="2023-07-06T10:18:00Z">
            <w:rPr/>
          </w:rPrChange>
        </w:rPr>
        <w:pPrChange w:id="1666" w:author="Jessica Marshall" w:date="2023-07-06T10:18:00Z">
          <w:pPr/>
        </w:pPrChange>
      </w:pPr>
      <w:r w:rsidRPr="003D502B">
        <w:rPr>
          <w:rFonts w:ascii="Calibri" w:hAnsi="Calibri" w:cs="Calibri"/>
          <w:rPrChange w:id="1667" w:author="Jessica Marshall" w:date="2023-07-06T10:18:00Z">
            <w:rPr/>
          </w:rPrChange>
        </w:rPr>
        <w:t xml:space="preserve">Gas </w:t>
      </w:r>
      <w:r w:rsidR="00E55670" w:rsidRPr="003D502B">
        <w:rPr>
          <w:rFonts w:ascii="Calibri" w:hAnsi="Calibri" w:cs="Calibri"/>
          <w:rPrChange w:id="1668" w:author="Jessica Marshall" w:date="2023-07-06T10:18:00Z">
            <w:rPr/>
          </w:rPrChange>
        </w:rPr>
        <w:t>Deposits</w:t>
      </w:r>
      <w:r w:rsidRPr="003D502B">
        <w:rPr>
          <w:rFonts w:ascii="Calibri" w:hAnsi="Calibri" w:cs="Calibri"/>
          <w:rPrChange w:id="1669" w:author="Jessica Marshall" w:date="2023-07-06T10:18:00Z">
            <w:rPr/>
          </w:rPrChange>
        </w:rPr>
        <w:t xml:space="preserve"> </w:t>
      </w:r>
      <w:r w:rsidR="00F443F2" w:rsidRPr="003D502B">
        <w:rPr>
          <w:rFonts w:ascii="Calibri" w:hAnsi="Calibri" w:cs="Calibri"/>
          <w:rPrChange w:id="1670" w:author="Jessica Marshall" w:date="2023-07-06T10:18:00Z">
            <w:rPr/>
          </w:rPrChange>
        </w:rPr>
        <w:t xml:space="preserve">and Body Decomposition </w:t>
      </w:r>
    </w:p>
    <w:p w14:paraId="3FEDC356" w14:textId="7F850FE3" w:rsidR="00E55670" w:rsidRPr="003D502B" w:rsidRDefault="00702376" w:rsidP="003D502B">
      <w:pPr>
        <w:spacing w:after="0" w:line="360" w:lineRule="auto"/>
        <w:rPr>
          <w:rFonts w:ascii="Calibri" w:hAnsi="Calibri" w:cs="Calibri"/>
          <w:rPrChange w:id="1671" w:author="Jessica Marshall" w:date="2023-07-06T10:18:00Z">
            <w:rPr/>
          </w:rPrChange>
        </w:rPr>
        <w:pPrChange w:id="1672" w:author="Jessica Marshall" w:date="2023-07-06T10:18:00Z">
          <w:pPr/>
        </w:pPrChange>
      </w:pPr>
      <w:r w:rsidRPr="003D502B">
        <w:rPr>
          <w:rFonts w:ascii="Calibri" w:hAnsi="Calibri" w:cs="Calibri"/>
          <w:rPrChange w:id="1673" w:author="Jessica Marshall" w:date="2023-07-06T10:18:00Z">
            <w:rPr/>
          </w:rPrChange>
        </w:rPr>
        <w:t xml:space="preserve">Due to its ability to differentiate materials of different densities, CT is effective for </w:t>
      </w:r>
      <w:r w:rsidR="00665DE3" w:rsidRPr="003D502B">
        <w:rPr>
          <w:rFonts w:ascii="Calibri" w:hAnsi="Calibri" w:cs="Calibri"/>
          <w:rPrChange w:id="1674" w:author="Jessica Marshall" w:date="2023-07-06T10:18:00Z">
            <w:rPr/>
          </w:rPrChange>
        </w:rPr>
        <w:t>distinguishing</w:t>
      </w:r>
      <w:r w:rsidRPr="003D502B">
        <w:rPr>
          <w:rFonts w:ascii="Calibri" w:hAnsi="Calibri" w:cs="Calibri"/>
          <w:rPrChange w:id="1675" w:author="Jessica Marshall" w:date="2023-07-06T10:18:00Z">
            <w:rPr/>
          </w:rPrChange>
        </w:rPr>
        <w:t xml:space="preserve"> bone, fat, water, and gases.</w:t>
      </w:r>
      <w:r w:rsidR="00665DE3" w:rsidRPr="003D502B">
        <w:rPr>
          <w:rFonts w:ascii="Calibri" w:hAnsi="Calibri" w:cs="Calibri"/>
          <w:rPrChange w:id="1676" w:author="Jessica Marshall" w:date="2023-07-06T10:18:00Z">
            <w:rPr/>
          </w:rPrChange>
        </w:rPr>
        <w:fldChar w:fldCharType="begin"/>
      </w:r>
      <w:r w:rsidR="00665DE3" w:rsidRPr="003D502B">
        <w:rPr>
          <w:rFonts w:ascii="Calibri" w:hAnsi="Calibri" w:cs="Calibri"/>
          <w:rPrChange w:id="1677" w:author="Jessica Marshall" w:date="2023-07-06T10:18:00Z">
            <w:rPr/>
          </w:rPrChange>
        </w:rPr>
        <w:instrText xml:space="preserve"> NOTEREF _Ref138851950 \f \h </w:instrText>
      </w:r>
      <w:r w:rsidR="00665DE3" w:rsidRPr="003D502B">
        <w:rPr>
          <w:rFonts w:ascii="Calibri" w:hAnsi="Calibri" w:cs="Calibri"/>
          <w:rPrChange w:id="1678" w:author="Jessica Marshall" w:date="2023-07-06T10:18:00Z">
            <w:rPr/>
          </w:rPrChange>
        </w:rPr>
      </w:r>
      <w:r w:rsidR="003D502B" w:rsidRPr="003D502B">
        <w:rPr>
          <w:rFonts w:ascii="Calibri" w:hAnsi="Calibri" w:cs="Calibri"/>
        </w:rPr>
        <w:instrText xml:space="preserve"> \* MERGEFORMAT </w:instrText>
      </w:r>
      <w:r w:rsidR="00665DE3" w:rsidRPr="003D502B">
        <w:rPr>
          <w:rFonts w:ascii="Calibri" w:hAnsi="Calibri" w:cs="Calibri"/>
          <w:rPrChange w:id="1679" w:author="Jessica Marshall" w:date="2023-07-06T10:18:00Z">
            <w:rPr/>
          </w:rPrChange>
        </w:rPr>
        <w:fldChar w:fldCharType="separate"/>
      </w:r>
      <w:r w:rsidR="00665DE3" w:rsidRPr="003D502B">
        <w:rPr>
          <w:rStyle w:val="EndnoteReference"/>
          <w:rFonts w:ascii="Calibri" w:hAnsi="Calibri" w:cs="Calibri"/>
          <w:rPrChange w:id="1680" w:author="Jessica Marshall" w:date="2023-07-06T10:18:00Z">
            <w:rPr>
              <w:rStyle w:val="EndnoteReference"/>
            </w:rPr>
          </w:rPrChange>
        </w:rPr>
        <w:t>7</w:t>
      </w:r>
      <w:r w:rsidR="00665DE3" w:rsidRPr="003D502B">
        <w:rPr>
          <w:rFonts w:ascii="Calibri" w:hAnsi="Calibri" w:cs="Calibri"/>
          <w:rPrChange w:id="1681" w:author="Jessica Marshall" w:date="2023-07-06T10:18:00Z">
            <w:rPr/>
          </w:rPrChange>
        </w:rPr>
        <w:fldChar w:fldCharType="end"/>
      </w:r>
      <w:r w:rsidR="00434366" w:rsidRPr="003D502B">
        <w:rPr>
          <w:rFonts w:ascii="Calibri" w:hAnsi="Calibri" w:cs="Calibri"/>
          <w:rPrChange w:id="1682" w:author="Jessica Marshall" w:date="2023-07-06T10:18:00Z">
            <w:rPr/>
          </w:rPrChange>
        </w:rPr>
        <w:t xml:space="preserve"> </w:t>
      </w:r>
      <w:r w:rsidR="00020429" w:rsidRPr="003D502B">
        <w:rPr>
          <w:rFonts w:ascii="Calibri" w:hAnsi="Calibri" w:cs="Calibri"/>
          <w:rPrChange w:id="1683" w:author="Jessica Marshall" w:date="2023-07-06T10:18:00Z">
            <w:rPr/>
          </w:rPrChange>
        </w:rPr>
        <w:t xml:space="preserve">It is useful for identifying ectopic air or gas deposits (gas deposits outside their usual location in the aerodigestive tract) which might be associated with conditions such as </w:t>
      </w:r>
      <w:del w:id="1684" w:author="Jessica Marshall" w:date="2023-07-06T10:11:00Z">
        <w:r w:rsidR="00020429" w:rsidRPr="003D502B" w:rsidDel="005E20AA">
          <w:rPr>
            <w:rFonts w:ascii="Calibri" w:hAnsi="Calibri" w:cs="Calibri"/>
            <w:rPrChange w:id="1685" w:author="Jessica Marshall" w:date="2023-07-06T10:18:00Z">
              <w:rPr/>
            </w:rPrChange>
          </w:rPr>
          <w:lastRenderedPageBreak/>
          <w:delText>pneuomothorax</w:delText>
        </w:r>
      </w:del>
      <w:ins w:id="1686" w:author="Jessica Marshall" w:date="2023-07-06T10:11:00Z">
        <w:r w:rsidR="005E20AA" w:rsidRPr="003D502B">
          <w:rPr>
            <w:rFonts w:ascii="Calibri" w:hAnsi="Calibri" w:cs="Calibri"/>
            <w:rPrChange w:id="1687" w:author="Jessica Marshall" w:date="2023-07-06T10:18:00Z">
              <w:rPr/>
            </w:rPrChange>
          </w:rPr>
          <w:t>pneumothorax</w:t>
        </w:r>
      </w:ins>
      <w:r w:rsidR="00020429" w:rsidRPr="003D502B">
        <w:rPr>
          <w:rFonts w:ascii="Calibri" w:hAnsi="Calibri" w:cs="Calibri"/>
          <w:rPrChange w:id="1688" w:author="Jessica Marshall" w:date="2023-07-06T10:18:00Z">
            <w:rPr/>
          </w:rPrChange>
        </w:rPr>
        <w:t>, pneumoperitoneum, or gas embolism. These abnormal</w:t>
      </w:r>
      <w:r w:rsidR="00B71C12" w:rsidRPr="003D502B">
        <w:rPr>
          <w:rFonts w:ascii="Calibri" w:hAnsi="Calibri" w:cs="Calibri"/>
          <w:rPrChange w:id="1689" w:author="Jessica Marshall" w:date="2023-07-06T10:18:00Z">
            <w:rPr/>
          </w:rPrChange>
        </w:rPr>
        <w:t xml:space="preserve"> free</w:t>
      </w:r>
      <w:r w:rsidR="00020429" w:rsidRPr="003D502B">
        <w:rPr>
          <w:rFonts w:ascii="Calibri" w:hAnsi="Calibri" w:cs="Calibri"/>
          <w:rPrChange w:id="1690" w:author="Jessica Marshall" w:date="2023-07-06T10:18:00Z">
            <w:rPr/>
          </w:rPrChange>
        </w:rPr>
        <w:t xml:space="preserve"> gas accumulations </w:t>
      </w:r>
      <w:r w:rsidR="00434366" w:rsidRPr="003D502B">
        <w:rPr>
          <w:rFonts w:ascii="Calibri" w:hAnsi="Calibri" w:cs="Calibri"/>
          <w:rPrChange w:id="1691" w:author="Jessica Marshall" w:date="2023-07-06T10:18:00Z">
            <w:rPr/>
          </w:rPrChange>
        </w:rPr>
        <w:t>often</w:t>
      </w:r>
      <w:r w:rsidR="00020429" w:rsidRPr="003D502B">
        <w:rPr>
          <w:rFonts w:ascii="Calibri" w:hAnsi="Calibri" w:cs="Calibri"/>
          <w:rPrChange w:id="1692" w:author="Jessica Marshall" w:date="2023-07-06T10:18:00Z">
            <w:rPr/>
          </w:rPrChange>
        </w:rPr>
        <w:t xml:space="preserve"> go undetected in a traditional autopsy.</w:t>
      </w:r>
      <w:r w:rsidR="00056517" w:rsidRPr="003D502B">
        <w:rPr>
          <w:rFonts w:ascii="Calibri" w:hAnsi="Calibri" w:cs="Calibri"/>
          <w:rPrChange w:id="1693" w:author="Jessica Marshall" w:date="2023-07-06T10:18:00Z">
            <w:rPr/>
          </w:rPrChange>
        </w:rPr>
        <w:fldChar w:fldCharType="begin"/>
      </w:r>
      <w:r w:rsidR="00056517" w:rsidRPr="003D502B">
        <w:rPr>
          <w:rFonts w:ascii="Calibri" w:hAnsi="Calibri" w:cs="Calibri"/>
          <w:rPrChange w:id="1694" w:author="Jessica Marshall" w:date="2023-07-06T10:18:00Z">
            <w:rPr/>
          </w:rPrChange>
        </w:rPr>
        <w:instrText xml:space="preserve"> NOTEREF _Ref138851950 \f \h </w:instrText>
      </w:r>
      <w:r w:rsidR="00056517" w:rsidRPr="003D502B">
        <w:rPr>
          <w:rFonts w:ascii="Calibri" w:hAnsi="Calibri" w:cs="Calibri"/>
          <w:rPrChange w:id="1695" w:author="Jessica Marshall" w:date="2023-07-06T10:18:00Z">
            <w:rPr/>
          </w:rPrChange>
        </w:rPr>
      </w:r>
      <w:r w:rsidR="003D502B" w:rsidRPr="003D502B">
        <w:rPr>
          <w:rFonts w:ascii="Calibri" w:hAnsi="Calibri" w:cs="Calibri"/>
        </w:rPr>
        <w:instrText xml:space="preserve"> \* MERGEFORMAT </w:instrText>
      </w:r>
      <w:r w:rsidR="00056517" w:rsidRPr="003D502B">
        <w:rPr>
          <w:rFonts w:ascii="Calibri" w:hAnsi="Calibri" w:cs="Calibri"/>
          <w:rPrChange w:id="1696" w:author="Jessica Marshall" w:date="2023-07-06T10:18:00Z">
            <w:rPr/>
          </w:rPrChange>
        </w:rPr>
        <w:fldChar w:fldCharType="separate"/>
      </w:r>
      <w:r w:rsidR="00056517" w:rsidRPr="003D502B">
        <w:rPr>
          <w:rStyle w:val="EndnoteReference"/>
          <w:rFonts w:ascii="Calibri" w:hAnsi="Calibri" w:cs="Calibri"/>
          <w:rPrChange w:id="1697" w:author="Jessica Marshall" w:date="2023-07-06T10:18:00Z">
            <w:rPr>
              <w:rStyle w:val="EndnoteReference"/>
            </w:rPr>
          </w:rPrChange>
        </w:rPr>
        <w:t>7</w:t>
      </w:r>
      <w:r w:rsidR="00056517" w:rsidRPr="003D502B">
        <w:rPr>
          <w:rFonts w:ascii="Calibri" w:hAnsi="Calibri" w:cs="Calibri"/>
          <w:rPrChange w:id="1698" w:author="Jessica Marshall" w:date="2023-07-06T10:18:00Z">
            <w:rPr/>
          </w:rPrChange>
        </w:rPr>
        <w:fldChar w:fldCharType="end"/>
      </w:r>
      <w:r w:rsidR="00056517" w:rsidRPr="003D502B">
        <w:rPr>
          <w:rFonts w:ascii="Calibri" w:hAnsi="Calibri" w:cs="Calibri"/>
          <w:rPrChange w:id="1699" w:author="Jessica Marshall" w:date="2023-07-06T10:18:00Z">
            <w:rPr/>
          </w:rPrChange>
        </w:rPr>
        <w:t xml:space="preserve"> The extent of decomposition can be estimated from PMCT </w:t>
      </w:r>
      <w:r w:rsidR="00FF6203" w:rsidRPr="003D502B">
        <w:rPr>
          <w:rFonts w:ascii="Calibri" w:hAnsi="Calibri" w:cs="Calibri"/>
          <w:rPrChange w:id="1700" w:author="Jessica Marshall" w:date="2023-07-06T10:18:00Z">
            <w:rPr/>
          </w:rPrChange>
        </w:rPr>
        <w:t>evidence, including the presence of g</w:t>
      </w:r>
      <w:r w:rsidR="00E55670" w:rsidRPr="003D502B">
        <w:rPr>
          <w:rFonts w:ascii="Calibri" w:hAnsi="Calibri" w:cs="Calibri"/>
          <w:rPrChange w:id="1701" w:author="Jessica Marshall" w:date="2023-07-06T10:18:00Z">
            <w:rPr/>
          </w:rPrChange>
        </w:rPr>
        <w:t>as deposits</w:t>
      </w:r>
      <w:r w:rsidR="00FF6203" w:rsidRPr="003D502B">
        <w:rPr>
          <w:rFonts w:ascii="Calibri" w:hAnsi="Calibri" w:cs="Calibri"/>
          <w:rPrChange w:id="1702" w:author="Jessica Marshall" w:date="2023-07-06T10:18:00Z">
            <w:rPr/>
          </w:rPrChange>
        </w:rPr>
        <w:t xml:space="preserve">, </w:t>
      </w:r>
      <w:r w:rsidR="00062B9E" w:rsidRPr="003D502B">
        <w:rPr>
          <w:rFonts w:ascii="Calibri" w:hAnsi="Calibri" w:cs="Calibri"/>
          <w:rPrChange w:id="1703" w:author="Jessica Marshall" w:date="2023-07-06T10:18:00Z">
            <w:rPr/>
          </w:rPrChange>
        </w:rPr>
        <w:t>body swelling, eye and tongue protrusion, expulsion of body fluids, and liquification of fat.</w:t>
      </w:r>
      <w:r w:rsidR="00FF6203" w:rsidRPr="003D502B">
        <w:rPr>
          <w:rFonts w:ascii="Calibri" w:hAnsi="Calibri" w:cs="Calibri"/>
          <w:rPrChange w:id="1704" w:author="Jessica Marshall" w:date="2023-07-06T10:18:00Z">
            <w:rPr/>
          </w:rPrChange>
        </w:rPr>
        <w:fldChar w:fldCharType="begin"/>
      </w:r>
      <w:r w:rsidR="00FF6203" w:rsidRPr="003D502B">
        <w:rPr>
          <w:rFonts w:ascii="Calibri" w:hAnsi="Calibri" w:cs="Calibri"/>
          <w:rPrChange w:id="1705" w:author="Jessica Marshall" w:date="2023-07-06T10:18:00Z">
            <w:rPr/>
          </w:rPrChange>
        </w:rPr>
        <w:instrText xml:space="preserve"> NOTEREF _Ref138853156 \f \h </w:instrText>
      </w:r>
      <w:r w:rsidR="00FF6203" w:rsidRPr="003D502B">
        <w:rPr>
          <w:rFonts w:ascii="Calibri" w:hAnsi="Calibri" w:cs="Calibri"/>
          <w:rPrChange w:id="1706" w:author="Jessica Marshall" w:date="2023-07-06T10:18:00Z">
            <w:rPr/>
          </w:rPrChange>
        </w:rPr>
      </w:r>
      <w:r w:rsidR="003D502B" w:rsidRPr="003D502B">
        <w:rPr>
          <w:rFonts w:ascii="Calibri" w:hAnsi="Calibri" w:cs="Calibri"/>
        </w:rPr>
        <w:instrText xml:space="preserve"> \* MERGEFORMAT </w:instrText>
      </w:r>
      <w:r w:rsidR="00FF6203" w:rsidRPr="003D502B">
        <w:rPr>
          <w:rFonts w:ascii="Calibri" w:hAnsi="Calibri" w:cs="Calibri"/>
          <w:rPrChange w:id="1707" w:author="Jessica Marshall" w:date="2023-07-06T10:18:00Z">
            <w:rPr/>
          </w:rPrChange>
        </w:rPr>
        <w:fldChar w:fldCharType="separate"/>
      </w:r>
      <w:r w:rsidR="00FF6203" w:rsidRPr="003D502B">
        <w:rPr>
          <w:rStyle w:val="EndnoteReference"/>
          <w:rFonts w:ascii="Calibri" w:hAnsi="Calibri" w:cs="Calibri"/>
          <w:rPrChange w:id="1708" w:author="Jessica Marshall" w:date="2023-07-06T10:18:00Z">
            <w:rPr>
              <w:rStyle w:val="EndnoteReference"/>
            </w:rPr>
          </w:rPrChange>
        </w:rPr>
        <w:t>15</w:t>
      </w:r>
      <w:r w:rsidR="00FF6203" w:rsidRPr="003D502B">
        <w:rPr>
          <w:rFonts w:ascii="Calibri" w:hAnsi="Calibri" w:cs="Calibri"/>
          <w:rPrChange w:id="1709" w:author="Jessica Marshall" w:date="2023-07-06T10:18:00Z">
            <w:rPr/>
          </w:rPrChange>
        </w:rPr>
        <w:fldChar w:fldCharType="end"/>
      </w:r>
      <w:r w:rsidR="00B67FB9" w:rsidRPr="003D502B">
        <w:rPr>
          <w:rFonts w:ascii="Calibri" w:hAnsi="Calibri" w:cs="Calibri"/>
          <w:vertAlign w:val="superscript"/>
          <w:rPrChange w:id="1710" w:author="Jessica Marshall" w:date="2023-07-06T10:18:00Z">
            <w:rPr>
              <w:vertAlign w:val="superscript"/>
            </w:rPr>
          </w:rPrChange>
        </w:rPr>
        <w:t>,</w:t>
      </w:r>
      <w:r w:rsidR="00B67FB9" w:rsidRPr="003D502B">
        <w:rPr>
          <w:rStyle w:val="EndnoteReference"/>
          <w:rFonts w:ascii="Calibri" w:hAnsi="Calibri" w:cs="Calibri"/>
          <w:rPrChange w:id="1711" w:author="Jessica Marshall" w:date="2023-07-06T10:18:00Z">
            <w:rPr>
              <w:rStyle w:val="EndnoteReference"/>
            </w:rPr>
          </w:rPrChange>
        </w:rPr>
        <w:endnoteReference w:id="26"/>
      </w:r>
      <w:r w:rsidR="00F816E0" w:rsidRPr="003D502B">
        <w:rPr>
          <w:rFonts w:ascii="Calibri" w:hAnsi="Calibri" w:cs="Calibri"/>
          <w:rPrChange w:id="1712" w:author="Jessica Marshall" w:date="2023-07-06T10:18:00Z">
            <w:rPr/>
          </w:rPrChange>
        </w:rPr>
        <w:t xml:space="preserve"> </w:t>
      </w:r>
      <w:r w:rsidR="00E55670" w:rsidRPr="003D502B">
        <w:rPr>
          <w:rFonts w:ascii="Calibri" w:hAnsi="Calibri" w:cs="Calibri"/>
          <w:rPrChange w:id="1713" w:author="Jessica Marshall" w:date="2023-07-06T10:18:00Z">
            <w:rPr/>
          </w:rPrChange>
        </w:rPr>
        <w:t xml:space="preserve">  </w:t>
      </w:r>
    </w:p>
    <w:p w14:paraId="7D2DD2DD" w14:textId="77777777" w:rsidR="00702376" w:rsidRPr="003D502B" w:rsidRDefault="00702376" w:rsidP="003D502B">
      <w:pPr>
        <w:spacing w:after="0" w:line="360" w:lineRule="auto"/>
        <w:rPr>
          <w:rFonts w:ascii="Calibri" w:hAnsi="Calibri" w:cs="Calibri"/>
          <w:rPrChange w:id="1714" w:author="Jessica Marshall" w:date="2023-07-06T10:18:00Z">
            <w:rPr/>
          </w:rPrChange>
        </w:rPr>
        <w:pPrChange w:id="1715" w:author="Jessica Marshall" w:date="2023-07-06T10:18:00Z">
          <w:pPr/>
        </w:pPrChange>
      </w:pPr>
    </w:p>
    <w:p w14:paraId="5C8FF759" w14:textId="2DF63C60" w:rsidR="004961DF" w:rsidRPr="003D502B" w:rsidRDefault="004961DF" w:rsidP="003D502B">
      <w:pPr>
        <w:pStyle w:val="Heading2"/>
        <w:spacing w:after="0" w:line="360" w:lineRule="auto"/>
        <w:rPr>
          <w:rFonts w:ascii="Calibri" w:hAnsi="Calibri" w:cs="Calibri"/>
          <w:rPrChange w:id="1716" w:author="Jessica Marshall" w:date="2023-07-06T10:18:00Z">
            <w:rPr/>
          </w:rPrChange>
        </w:rPr>
        <w:pPrChange w:id="1717" w:author="Jessica Marshall" w:date="2023-07-06T10:18:00Z">
          <w:pPr/>
        </w:pPrChange>
      </w:pPr>
      <w:r w:rsidRPr="003D502B">
        <w:rPr>
          <w:rFonts w:ascii="Calibri" w:hAnsi="Calibri" w:cs="Calibri"/>
          <w:rPrChange w:id="1718" w:author="Jessica Marshall" w:date="2023-07-06T10:18:00Z">
            <w:rPr/>
          </w:rPrChange>
        </w:rPr>
        <w:t xml:space="preserve">Microfractures </w:t>
      </w:r>
    </w:p>
    <w:p w14:paraId="060345AD" w14:textId="7AC010CB" w:rsidR="002C0C34" w:rsidRPr="003D502B" w:rsidRDefault="008D72FF" w:rsidP="003D502B">
      <w:pPr>
        <w:spacing w:after="0" w:line="360" w:lineRule="auto"/>
        <w:rPr>
          <w:rFonts w:ascii="Calibri" w:hAnsi="Calibri" w:cs="Calibri"/>
          <w:rPrChange w:id="1719" w:author="Jessica Marshall" w:date="2023-07-06T10:18:00Z">
            <w:rPr/>
          </w:rPrChange>
        </w:rPr>
        <w:pPrChange w:id="1720" w:author="Jessica Marshall" w:date="2023-07-06T10:18:00Z">
          <w:pPr/>
        </w:pPrChange>
      </w:pPr>
      <w:r w:rsidRPr="003D502B">
        <w:rPr>
          <w:rFonts w:ascii="Calibri" w:hAnsi="Calibri" w:cs="Calibri"/>
          <w:rPrChange w:id="1721" w:author="Jessica Marshall" w:date="2023-07-06T10:18:00Z">
            <w:rPr/>
          </w:rPrChange>
        </w:rPr>
        <w:t>Strangulation is a common cause of</w:t>
      </w:r>
      <w:r w:rsidR="007E10DB" w:rsidRPr="003D502B">
        <w:rPr>
          <w:rFonts w:ascii="Calibri" w:hAnsi="Calibri" w:cs="Calibri"/>
          <w:rPrChange w:id="1722" w:author="Jessica Marshall" w:date="2023-07-06T10:18:00Z">
            <w:rPr/>
          </w:rPrChange>
        </w:rPr>
        <w:t xml:space="preserve"> </w:t>
      </w:r>
      <w:proofErr w:type="gramStart"/>
      <w:r w:rsidR="007E10DB" w:rsidRPr="003D502B">
        <w:rPr>
          <w:rFonts w:ascii="Calibri" w:hAnsi="Calibri" w:cs="Calibri"/>
          <w:rPrChange w:id="1723" w:author="Jessica Marshall" w:date="2023-07-06T10:18:00Z">
            <w:rPr/>
          </w:rPrChange>
        </w:rPr>
        <w:t>homicide</w:t>
      </w:r>
      <w:r w:rsidR="00D044F8" w:rsidRPr="003D502B">
        <w:rPr>
          <w:rFonts w:ascii="Calibri" w:hAnsi="Calibri" w:cs="Calibri"/>
          <w:rPrChange w:id="1724" w:author="Jessica Marshall" w:date="2023-07-06T10:18:00Z">
            <w:rPr/>
          </w:rPrChange>
        </w:rPr>
        <w:t>, and</w:t>
      </w:r>
      <w:proofErr w:type="gramEnd"/>
      <w:r w:rsidR="00D044F8" w:rsidRPr="003D502B">
        <w:rPr>
          <w:rFonts w:ascii="Calibri" w:hAnsi="Calibri" w:cs="Calibri"/>
          <w:rPrChange w:id="1725" w:author="Jessica Marshall" w:date="2023-07-06T10:18:00Z">
            <w:rPr/>
          </w:rPrChange>
        </w:rPr>
        <w:t xml:space="preserve"> is also seen in cases of</w:t>
      </w:r>
      <w:r w:rsidR="007E10DB" w:rsidRPr="003D502B">
        <w:rPr>
          <w:rFonts w:ascii="Calibri" w:hAnsi="Calibri" w:cs="Calibri"/>
          <w:rPrChange w:id="1726" w:author="Jessica Marshall" w:date="2023-07-06T10:18:00Z">
            <w:rPr/>
          </w:rPrChange>
        </w:rPr>
        <w:t xml:space="preserve"> suicide and accidental</w:t>
      </w:r>
      <w:r w:rsidRPr="003D502B">
        <w:rPr>
          <w:rFonts w:ascii="Calibri" w:hAnsi="Calibri" w:cs="Calibri"/>
          <w:rPrChange w:id="1727" w:author="Jessica Marshall" w:date="2023-07-06T10:18:00Z">
            <w:rPr/>
          </w:rPrChange>
        </w:rPr>
        <w:t xml:space="preserve"> death</w:t>
      </w:r>
      <w:r w:rsidR="00D044F8" w:rsidRPr="003D502B">
        <w:rPr>
          <w:rFonts w:ascii="Calibri" w:hAnsi="Calibri" w:cs="Calibri"/>
          <w:rPrChange w:id="1728" w:author="Jessica Marshall" w:date="2023-07-06T10:18:00Z">
            <w:rPr/>
          </w:rPrChange>
        </w:rPr>
        <w:t>. It c</w:t>
      </w:r>
      <w:r w:rsidRPr="003D502B">
        <w:rPr>
          <w:rFonts w:ascii="Calibri" w:hAnsi="Calibri" w:cs="Calibri"/>
          <w:rPrChange w:id="1729" w:author="Jessica Marshall" w:date="2023-07-06T10:18:00Z">
            <w:rPr/>
          </w:rPrChange>
        </w:rPr>
        <w:t>an be challenging to detect using traditional autopsy, especially when there are no clear</w:t>
      </w:r>
      <w:r w:rsidR="005338D0" w:rsidRPr="003D502B">
        <w:rPr>
          <w:rFonts w:ascii="Calibri" w:hAnsi="Calibri" w:cs="Calibri"/>
          <w:rPrChange w:id="1730" w:author="Jessica Marshall" w:date="2023-07-06T10:18:00Z">
            <w:rPr/>
          </w:rPrChange>
        </w:rPr>
        <w:t xml:space="preserve"> bruises, other</w:t>
      </w:r>
      <w:r w:rsidRPr="003D502B">
        <w:rPr>
          <w:rFonts w:ascii="Calibri" w:hAnsi="Calibri" w:cs="Calibri"/>
          <w:rPrChange w:id="1731" w:author="Jessica Marshall" w:date="2023-07-06T10:18:00Z">
            <w:rPr/>
          </w:rPrChange>
        </w:rPr>
        <w:t xml:space="preserve"> surface wounds</w:t>
      </w:r>
      <w:r w:rsidR="005338D0" w:rsidRPr="003D502B">
        <w:rPr>
          <w:rFonts w:ascii="Calibri" w:hAnsi="Calibri" w:cs="Calibri"/>
          <w:rPrChange w:id="1732" w:author="Jessica Marshall" w:date="2023-07-06T10:18:00Z">
            <w:rPr/>
          </w:rPrChange>
        </w:rPr>
        <w:t>, or underlying soft tissue injury</w:t>
      </w:r>
      <w:r w:rsidRPr="003D502B">
        <w:rPr>
          <w:rFonts w:ascii="Calibri" w:hAnsi="Calibri" w:cs="Calibri"/>
          <w:rPrChange w:id="1733" w:author="Jessica Marshall" w:date="2023-07-06T10:18:00Z">
            <w:rPr/>
          </w:rPrChange>
        </w:rPr>
        <w:t>.</w:t>
      </w:r>
      <w:r w:rsidR="00203A3E" w:rsidRPr="003D502B">
        <w:rPr>
          <w:rFonts w:ascii="Calibri" w:hAnsi="Calibri" w:cs="Calibri"/>
          <w:rPrChange w:id="1734" w:author="Jessica Marshall" w:date="2023-07-06T10:18:00Z">
            <w:rPr/>
          </w:rPrChange>
        </w:rPr>
        <w:t xml:space="preserve"> In addition, </w:t>
      </w:r>
      <w:r w:rsidR="00663455" w:rsidRPr="003D502B">
        <w:rPr>
          <w:rFonts w:ascii="Calibri" w:hAnsi="Calibri" w:cs="Calibri"/>
          <w:rPrChange w:id="1735" w:author="Jessica Marshall" w:date="2023-07-06T10:18:00Z">
            <w:rPr/>
          </w:rPrChange>
        </w:rPr>
        <w:t>small laryngeal fractures can also occur from a variety of other causes, such as motor vehicle accidents</w:t>
      </w:r>
      <w:r w:rsidR="00CF04B0" w:rsidRPr="003D502B">
        <w:rPr>
          <w:rFonts w:ascii="Calibri" w:hAnsi="Calibri" w:cs="Calibri"/>
          <w:rPrChange w:id="1736" w:author="Jessica Marshall" w:date="2023-07-06T10:18:00Z">
            <w:rPr/>
          </w:rPrChange>
        </w:rPr>
        <w:t xml:space="preserve">, sports injuries, or falls. </w:t>
      </w:r>
      <w:r w:rsidR="005338D0" w:rsidRPr="003D502B">
        <w:rPr>
          <w:rFonts w:ascii="Calibri" w:hAnsi="Calibri" w:cs="Calibri"/>
          <w:rPrChange w:id="1737" w:author="Jessica Marshall" w:date="2023-07-06T10:18:00Z">
            <w:rPr/>
          </w:rPrChange>
        </w:rPr>
        <w:t xml:space="preserve">Therefore, </w:t>
      </w:r>
      <w:r w:rsidR="00BD532A" w:rsidRPr="003D502B">
        <w:rPr>
          <w:rFonts w:ascii="Calibri" w:hAnsi="Calibri" w:cs="Calibri"/>
          <w:rPrChange w:id="1738" w:author="Jessica Marshall" w:date="2023-07-06T10:18:00Z">
            <w:rPr/>
          </w:rPrChange>
        </w:rPr>
        <w:t>accurately characterizing damage to larynx is often a critical medicolegal issue.</w:t>
      </w:r>
      <w:r w:rsidR="004C6452" w:rsidRPr="003D502B">
        <w:rPr>
          <w:rStyle w:val="EndnoteReference"/>
          <w:rFonts w:ascii="Calibri" w:hAnsi="Calibri" w:cs="Calibri"/>
          <w:rPrChange w:id="1739" w:author="Jessica Marshall" w:date="2023-07-06T10:18:00Z">
            <w:rPr>
              <w:rStyle w:val="EndnoteReference"/>
            </w:rPr>
          </w:rPrChange>
        </w:rPr>
        <w:t xml:space="preserve"> </w:t>
      </w:r>
      <w:bookmarkStart w:id="1740" w:name="_Ref138863297"/>
      <w:r w:rsidR="004C6452" w:rsidRPr="003D502B">
        <w:rPr>
          <w:rStyle w:val="EndnoteReference"/>
          <w:rFonts w:ascii="Calibri" w:hAnsi="Calibri" w:cs="Calibri"/>
          <w:rPrChange w:id="1741" w:author="Jessica Marshall" w:date="2023-07-06T10:18:00Z">
            <w:rPr>
              <w:rStyle w:val="EndnoteReference"/>
            </w:rPr>
          </w:rPrChange>
        </w:rPr>
        <w:endnoteReference w:id="27"/>
      </w:r>
      <w:bookmarkEnd w:id="1740"/>
      <w:r w:rsidR="005E343B" w:rsidRPr="003D502B">
        <w:rPr>
          <w:rFonts w:ascii="Calibri" w:hAnsi="Calibri" w:cs="Calibri"/>
          <w:rPrChange w:id="1742" w:author="Jessica Marshall" w:date="2023-07-06T10:18:00Z">
            <w:rPr/>
          </w:rPrChange>
        </w:rPr>
        <w:t xml:space="preserve"> Histologic examination of laryngeal tissue is time-consuming, costly, and technically </w:t>
      </w:r>
      <w:commentRangeStart w:id="1743"/>
      <w:r w:rsidR="005E343B" w:rsidRPr="003D502B">
        <w:rPr>
          <w:rFonts w:ascii="Calibri" w:hAnsi="Calibri" w:cs="Calibri"/>
          <w:highlight w:val="green"/>
          <w:rPrChange w:id="1744" w:author="Jessica Marshall" w:date="2023-07-06T10:18:00Z">
            <w:rPr>
              <w:highlight w:val="green"/>
            </w:rPr>
          </w:rPrChange>
        </w:rPr>
        <w:t>challenging</w:t>
      </w:r>
      <w:commentRangeEnd w:id="1743"/>
      <w:r w:rsidR="002E66AF" w:rsidRPr="003D502B">
        <w:rPr>
          <w:rStyle w:val="CommentReference"/>
          <w:rFonts w:ascii="Calibri" w:hAnsi="Calibri" w:cs="Calibri"/>
          <w:sz w:val="22"/>
          <w:szCs w:val="22"/>
          <w:rPrChange w:id="1745" w:author="Jessica Marshall" w:date="2023-07-06T10:18:00Z">
            <w:rPr>
              <w:rStyle w:val="CommentReference"/>
            </w:rPr>
          </w:rPrChange>
        </w:rPr>
        <w:commentReference w:id="1743"/>
      </w:r>
      <w:r w:rsidR="005E343B" w:rsidRPr="003D502B">
        <w:rPr>
          <w:rFonts w:ascii="Calibri" w:hAnsi="Calibri" w:cs="Calibri"/>
          <w:highlight w:val="green"/>
          <w:rPrChange w:id="1747" w:author="Jessica Marshall" w:date="2023-07-06T10:18:00Z">
            <w:rPr>
              <w:highlight w:val="green"/>
            </w:rPr>
          </w:rPrChange>
        </w:rPr>
        <w:t>.</w:t>
      </w:r>
      <w:r w:rsidRPr="003D502B">
        <w:rPr>
          <w:rFonts w:ascii="Calibri" w:hAnsi="Calibri" w:cs="Calibri"/>
          <w:highlight w:val="green"/>
          <w:rPrChange w:id="1748" w:author="Jessica Marshall" w:date="2023-07-06T10:18:00Z">
            <w:rPr>
              <w:highlight w:val="green"/>
            </w:rPr>
          </w:rPrChange>
        </w:rPr>
        <w:t xml:space="preserve"> </w:t>
      </w:r>
      <w:r w:rsidR="00905D3E" w:rsidRPr="003D502B">
        <w:rPr>
          <w:rFonts w:ascii="Calibri" w:hAnsi="Calibri" w:cs="Calibri"/>
          <w:highlight w:val="green"/>
          <w:rPrChange w:id="1749" w:author="Jessica Marshall" w:date="2023-07-06T10:18:00Z">
            <w:rPr>
              <w:highlight w:val="green"/>
            </w:rPr>
          </w:rPrChange>
        </w:rPr>
        <w:t>Micro-CT</w:t>
      </w:r>
      <w:r w:rsidR="00B05A81" w:rsidRPr="003D502B">
        <w:rPr>
          <w:rFonts w:ascii="Calibri" w:hAnsi="Calibri" w:cs="Calibri"/>
          <w:highlight w:val="green"/>
          <w:rPrChange w:id="1750" w:author="Jessica Marshall" w:date="2023-07-06T10:18:00Z">
            <w:rPr>
              <w:highlight w:val="green"/>
            </w:rPr>
          </w:rPrChange>
        </w:rPr>
        <w:t xml:space="preserve"> </w:t>
      </w:r>
      <w:r w:rsidR="0077121E" w:rsidRPr="003D502B">
        <w:rPr>
          <w:rFonts w:ascii="Calibri" w:hAnsi="Calibri" w:cs="Calibri"/>
          <w:highlight w:val="green"/>
          <w:rPrChange w:id="1751" w:author="Jessica Marshall" w:date="2023-07-06T10:18:00Z">
            <w:rPr>
              <w:highlight w:val="green"/>
            </w:rPr>
          </w:rPrChange>
        </w:rPr>
        <w:t xml:space="preserve">is a high-resolution CT </w:t>
      </w:r>
      <w:r w:rsidR="00756D78" w:rsidRPr="003D502B">
        <w:rPr>
          <w:rFonts w:ascii="Calibri" w:hAnsi="Calibri" w:cs="Calibri"/>
          <w:highlight w:val="green"/>
          <w:rPrChange w:id="1752" w:author="Jessica Marshall" w:date="2023-07-06T10:18:00Z">
            <w:rPr>
              <w:highlight w:val="green"/>
            </w:rPr>
          </w:rPrChange>
        </w:rPr>
        <w:t>technique</w:t>
      </w:r>
      <w:r w:rsidR="0077121E" w:rsidRPr="003D502B">
        <w:rPr>
          <w:rFonts w:ascii="Calibri" w:hAnsi="Calibri" w:cs="Calibri"/>
          <w:highlight w:val="green"/>
          <w:rPrChange w:id="1753" w:author="Jessica Marshall" w:date="2023-07-06T10:18:00Z">
            <w:rPr>
              <w:highlight w:val="green"/>
            </w:rPr>
          </w:rPrChange>
        </w:rPr>
        <w:t xml:space="preserve"> that provides</w:t>
      </w:r>
      <w:r w:rsidR="004315F7" w:rsidRPr="003D502B">
        <w:rPr>
          <w:rFonts w:ascii="Calibri" w:hAnsi="Calibri" w:cs="Calibri"/>
          <w:highlight w:val="green"/>
          <w:rPrChange w:id="1754" w:author="Jessica Marshall" w:date="2023-07-06T10:18:00Z">
            <w:rPr>
              <w:highlight w:val="green"/>
            </w:rPr>
          </w:rPrChange>
        </w:rPr>
        <w:t xml:space="preserve"> a</w:t>
      </w:r>
      <w:r w:rsidR="00A17399" w:rsidRPr="003D502B">
        <w:rPr>
          <w:rFonts w:ascii="Calibri" w:hAnsi="Calibri" w:cs="Calibri"/>
          <w:highlight w:val="green"/>
          <w:rPrChange w:id="1755" w:author="Jessica Marshall" w:date="2023-07-06T10:18:00Z">
            <w:rPr>
              <w:highlight w:val="green"/>
            </w:rPr>
          </w:rPrChange>
        </w:rPr>
        <w:t xml:space="preserve"> 3D, high-resolution </w:t>
      </w:r>
      <w:r w:rsidR="003201E0" w:rsidRPr="003D502B">
        <w:rPr>
          <w:rFonts w:ascii="Calibri" w:hAnsi="Calibri" w:cs="Calibri"/>
          <w:highlight w:val="green"/>
          <w:rPrChange w:id="1756" w:author="Jessica Marshall" w:date="2023-07-06T10:18:00Z">
            <w:rPr>
              <w:highlight w:val="green"/>
            </w:rPr>
          </w:rPrChange>
        </w:rPr>
        <w:t>reconstruction with</w:t>
      </w:r>
      <w:r w:rsidR="003E4E85" w:rsidRPr="003D502B">
        <w:rPr>
          <w:rFonts w:ascii="Calibri" w:hAnsi="Calibri" w:cs="Calibri"/>
          <w:highlight w:val="green"/>
          <w:rPrChange w:id="1757" w:author="Jessica Marshall" w:date="2023-07-06T10:18:00Z">
            <w:rPr>
              <w:highlight w:val="green"/>
            </w:rPr>
          </w:rPrChange>
        </w:rPr>
        <w:t xml:space="preserve"> a </w:t>
      </w:r>
      <w:r w:rsidR="004C6452" w:rsidRPr="003D502B">
        <w:rPr>
          <w:rFonts w:ascii="Calibri" w:hAnsi="Calibri" w:cs="Calibri"/>
          <w:highlight w:val="green"/>
          <w:rPrChange w:id="1758" w:author="Jessica Marshall" w:date="2023-07-06T10:18:00Z">
            <w:rPr>
              <w:highlight w:val="green"/>
            </w:rPr>
          </w:rPrChange>
        </w:rPr>
        <w:t>resolution</w:t>
      </w:r>
      <w:r w:rsidR="003E4E85" w:rsidRPr="003D502B">
        <w:rPr>
          <w:rFonts w:ascii="Calibri" w:hAnsi="Calibri" w:cs="Calibri"/>
          <w:highlight w:val="green"/>
          <w:rPrChange w:id="1759" w:author="Jessica Marshall" w:date="2023-07-06T10:18:00Z">
            <w:rPr>
              <w:highlight w:val="green"/>
            </w:rPr>
          </w:rPrChange>
        </w:rPr>
        <w:t xml:space="preserve"> of 1 micrometer or less.</w:t>
      </w:r>
      <w:r w:rsidR="004C6452" w:rsidRPr="003D502B">
        <w:rPr>
          <w:rFonts w:ascii="Calibri" w:hAnsi="Calibri" w:cs="Calibri"/>
          <w:highlight w:val="green"/>
          <w:rPrChange w:id="1760" w:author="Jessica Marshall" w:date="2023-07-06T10:18:00Z">
            <w:rPr>
              <w:highlight w:val="green"/>
            </w:rPr>
          </w:rPrChange>
        </w:rPr>
        <w:fldChar w:fldCharType="begin"/>
      </w:r>
      <w:r w:rsidR="004C6452" w:rsidRPr="003D502B">
        <w:rPr>
          <w:rFonts w:ascii="Calibri" w:hAnsi="Calibri" w:cs="Calibri"/>
          <w:highlight w:val="green"/>
          <w:rPrChange w:id="1761" w:author="Jessica Marshall" w:date="2023-07-06T10:18:00Z">
            <w:rPr>
              <w:highlight w:val="green"/>
            </w:rPr>
          </w:rPrChange>
        </w:rPr>
        <w:instrText xml:space="preserve"> NOTEREF _Ref138863297 \f \h </w:instrText>
      </w:r>
      <w:r w:rsidR="00665FBF" w:rsidRPr="003D502B">
        <w:rPr>
          <w:rFonts w:ascii="Calibri" w:hAnsi="Calibri" w:cs="Calibri"/>
          <w:highlight w:val="green"/>
          <w:rPrChange w:id="1762" w:author="Jessica Marshall" w:date="2023-07-06T10:18:00Z">
            <w:rPr>
              <w:highlight w:val="green"/>
            </w:rPr>
          </w:rPrChange>
        </w:rPr>
        <w:instrText xml:space="preserve"> \* MERGEFORMAT </w:instrText>
      </w:r>
      <w:r w:rsidR="004C6452" w:rsidRPr="003D502B">
        <w:rPr>
          <w:rFonts w:ascii="Calibri" w:hAnsi="Calibri" w:cs="Calibri"/>
          <w:highlight w:val="green"/>
          <w:rPrChange w:id="1763" w:author="Jessica Marshall" w:date="2023-07-06T10:18:00Z">
            <w:rPr>
              <w:highlight w:val="green"/>
            </w:rPr>
          </w:rPrChange>
        </w:rPr>
      </w:r>
      <w:r w:rsidR="004C6452" w:rsidRPr="003D502B">
        <w:rPr>
          <w:rFonts w:ascii="Calibri" w:hAnsi="Calibri" w:cs="Calibri"/>
          <w:highlight w:val="green"/>
          <w:rPrChange w:id="1764" w:author="Jessica Marshall" w:date="2023-07-06T10:18:00Z">
            <w:rPr>
              <w:highlight w:val="green"/>
            </w:rPr>
          </w:rPrChange>
        </w:rPr>
        <w:fldChar w:fldCharType="separate"/>
      </w:r>
      <w:r w:rsidR="004C6452" w:rsidRPr="003D502B">
        <w:rPr>
          <w:rStyle w:val="EndnoteReference"/>
          <w:rFonts w:ascii="Calibri" w:hAnsi="Calibri" w:cs="Calibri"/>
          <w:highlight w:val="green"/>
          <w:rPrChange w:id="1765" w:author="Jessica Marshall" w:date="2023-07-06T10:18:00Z">
            <w:rPr>
              <w:rStyle w:val="EndnoteReference"/>
              <w:highlight w:val="green"/>
            </w:rPr>
          </w:rPrChange>
        </w:rPr>
        <w:t>27</w:t>
      </w:r>
      <w:r w:rsidR="004C6452" w:rsidRPr="003D502B">
        <w:rPr>
          <w:rFonts w:ascii="Calibri" w:hAnsi="Calibri" w:cs="Calibri"/>
          <w:highlight w:val="green"/>
          <w:rPrChange w:id="1766" w:author="Jessica Marshall" w:date="2023-07-06T10:18:00Z">
            <w:rPr>
              <w:highlight w:val="green"/>
            </w:rPr>
          </w:rPrChange>
        </w:rPr>
        <w:fldChar w:fldCharType="end"/>
      </w:r>
      <w:r w:rsidR="00B33CAD" w:rsidRPr="003D502B">
        <w:rPr>
          <w:rFonts w:ascii="Calibri" w:hAnsi="Calibri" w:cs="Calibri"/>
          <w:highlight w:val="green"/>
          <w:rPrChange w:id="1767" w:author="Jessica Marshall" w:date="2023-07-06T10:18:00Z">
            <w:rPr>
              <w:highlight w:val="green"/>
            </w:rPr>
          </w:rPrChange>
        </w:rPr>
        <w:t xml:space="preserve"> This</w:t>
      </w:r>
      <w:r w:rsidR="003201E0" w:rsidRPr="003D502B">
        <w:rPr>
          <w:rFonts w:ascii="Calibri" w:hAnsi="Calibri" w:cs="Calibri"/>
          <w:highlight w:val="green"/>
          <w:rPrChange w:id="1768" w:author="Jessica Marshall" w:date="2023-07-06T10:18:00Z">
            <w:rPr>
              <w:highlight w:val="green"/>
            </w:rPr>
          </w:rPrChange>
        </w:rPr>
        <w:t xml:space="preserve"> level of detail</w:t>
      </w:r>
      <w:r w:rsidR="00B33CAD" w:rsidRPr="003D502B">
        <w:rPr>
          <w:rFonts w:ascii="Calibri" w:hAnsi="Calibri" w:cs="Calibri"/>
          <w:highlight w:val="green"/>
          <w:rPrChange w:id="1769" w:author="Jessica Marshall" w:date="2023-07-06T10:18:00Z">
            <w:rPr>
              <w:highlight w:val="green"/>
            </w:rPr>
          </w:rPrChange>
        </w:rPr>
        <w:t>, which is</w:t>
      </w:r>
      <w:r w:rsidR="003201E0" w:rsidRPr="003D502B">
        <w:rPr>
          <w:rFonts w:ascii="Calibri" w:hAnsi="Calibri" w:cs="Calibri"/>
          <w:highlight w:val="green"/>
          <w:rPrChange w:id="1770" w:author="Jessica Marshall" w:date="2023-07-06T10:18:00Z">
            <w:rPr>
              <w:highlight w:val="green"/>
            </w:rPr>
          </w:rPrChange>
        </w:rPr>
        <w:t xml:space="preserve"> similar to that of a microscope</w:t>
      </w:r>
      <w:r w:rsidR="001D7DF8" w:rsidRPr="003D502B">
        <w:rPr>
          <w:rFonts w:ascii="Calibri" w:hAnsi="Calibri" w:cs="Calibri"/>
          <w:highlight w:val="green"/>
          <w:rPrChange w:id="1771" w:author="Jessica Marshall" w:date="2023-07-06T10:18:00Z">
            <w:rPr>
              <w:highlight w:val="green"/>
            </w:rPr>
          </w:rPrChange>
        </w:rPr>
        <w:t xml:space="preserve">, </w:t>
      </w:r>
      <w:r w:rsidR="00B33CAD" w:rsidRPr="003D502B">
        <w:rPr>
          <w:rFonts w:ascii="Calibri" w:hAnsi="Calibri" w:cs="Calibri"/>
          <w:highlight w:val="green"/>
          <w:rPrChange w:id="1772" w:author="Jessica Marshall" w:date="2023-07-06T10:18:00Z">
            <w:rPr>
              <w:highlight w:val="green"/>
            </w:rPr>
          </w:rPrChange>
        </w:rPr>
        <w:t xml:space="preserve">can reveal microscopic lesions </w:t>
      </w:r>
      <w:r w:rsidR="00CD4E33" w:rsidRPr="003D502B">
        <w:rPr>
          <w:rFonts w:ascii="Calibri" w:hAnsi="Calibri" w:cs="Calibri"/>
          <w:highlight w:val="green"/>
          <w:rPrChange w:id="1773" w:author="Jessica Marshall" w:date="2023-07-06T10:18:00Z">
            <w:rPr>
              <w:highlight w:val="green"/>
            </w:rPr>
          </w:rPrChange>
        </w:rPr>
        <w:t xml:space="preserve">without </w:t>
      </w:r>
      <w:r w:rsidR="004C6452" w:rsidRPr="003D502B">
        <w:rPr>
          <w:rFonts w:ascii="Calibri" w:hAnsi="Calibri" w:cs="Calibri"/>
          <w:highlight w:val="green"/>
          <w:rPrChange w:id="1774" w:author="Jessica Marshall" w:date="2023-07-06T10:18:00Z">
            <w:rPr>
              <w:highlight w:val="green"/>
            </w:rPr>
          </w:rPrChange>
        </w:rPr>
        <w:t xml:space="preserve">physical </w:t>
      </w:r>
      <w:r w:rsidR="00CD4E33" w:rsidRPr="003D502B">
        <w:rPr>
          <w:rFonts w:ascii="Calibri" w:hAnsi="Calibri" w:cs="Calibri"/>
          <w:highlight w:val="green"/>
          <w:rPrChange w:id="1775" w:author="Jessica Marshall" w:date="2023-07-06T10:18:00Z">
            <w:rPr>
              <w:highlight w:val="green"/>
            </w:rPr>
          </w:rPrChange>
        </w:rPr>
        <w:t>dissection of the specimen</w:t>
      </w:r>
      <w:r w:rsidR="00B00AE8" w:rsidRPr="003D502B">
        <w:rPr>
          <w:rFonts w:ascii="Calibri" w:hAnsi="Calibri" w:cs="Calibri"/>
          <w:highlight w:val="green"/>
          <w:rPrChange w:id="1776" w:author="Jessica Marshall" w:date="2023-07-06T10:18:00Z">
            <w:rPr>
              <w:highlight w:val="green"/>
            </w:rPr>
          </w:rPrChange>
        </w:rPr>
        <w:t>.</w:t>
      </w:r>
      <w:r w:rsidR="004C6452" w:rsidRPr="003D502B">
        <w:rPr>
          <w:rFonts w:ascii="Calibri" w:hAnsi="Calibri" w:cs="Calibri"/>
          <w:highlight w:val="green"/>
          <w:rPrChange w:id="1777" w:author="Jessica Marshall" w:date="2023-07-06T10:18:00Z">
            <w:rPr>
              <w:highlight w:val="green"/>
            </w:rPr>
          </w:rPrChange>
        </w:rPr>
        <w:fldChar w:fldCharType="begin"/>
      </w:r>
      <w:r w:rsidR="004C6452" w:rsidRPr="003D502B">
        <w:rPr>
          <w:rFonts w:ascii="Calibri" w:hAnsi="Calibri" w:cs="Calibri"/>
          <w:highlight w:val="green"/>
          <w:rPrChange w:id="1778" w:author="Jessica Marshall" w:date="2023-07-06T10:18:00Z">
            <w:rPr>
              <w:highlight w:val="green"/>
            </w:rPr>
          </w:rPrChange>
        </w:rPr>
        <w:instrText xml:space="preserve"> NOTEREF _Ref138863337 \f \h </w:instrText>
      </w:r>
      <w:r w:rsidR="00665FBF" w:rsidRPr="003D502B">
        <w:rPr>
          <w:rFonts w:ascii="Calibri" w:hAnsi="Calibri" w:cs="Calibri"/>
          <w:highlight w:val="green"/>
          <w:rPrChange w:id="1779" w:author="Jessica Marshall" w:date="2023-07-06T10:18:00Z">
            <w:rPr>
              <w:highlight w:val="green"/>
            </w:rPr>
          </w:rPrChange>
        </w:rPr>
        <w:instrText xml:space="preserve"> \* MERGEFORMAT </w:instrText>
      </w:r>
      <w:r w:rsidR="004C6452" w:rsidRPr="003D502B">
        <w:rPr>
          <w:rFonts w:ascii="Calibri" w:hAnsi="Calibri" w:cs="Calibri"/>
          <w:highlight w:val="green"/>
          <w:rPrChange w:id="1780" w:author="Jessica Marshall" w:date="2023-07-06T10:18:00Z">
            <w:rPr>
              <w:highlight w:val="green"/>
            </w:rPr>
          </w:rPrChange>
        </w:rPr>
      </w:r>
      <w:r w:rsidR="004C6452" w:rsidRPr="003D502B">
        <w:rPr>
          <w:rFonts w:ascii="Calibri" w:hAnsi="Calibri" w:cs="Calibri"/>
          <w:highlight w:val="green"/>
          <w:rPrChange w:id="1781" w:author="Jessica Marshall" w:date="2023-07-06T10:18:00Z">
            <w:rPr>
              <w:highlight w:val="green"/>
            </w:rPr>
          </w:rPrChange>
        </w:rPr>
        <w:fldChar w:fldCharType="separate"/>
      </w:r>
      <w:r w:rsidR="004C6452" w:rsidRPr="003D502B">
        <w:rPr>
          <w:rStyle w:val="EndnoteReference"/>
          <w:rFonts w:ascii="Calibri" w:hAnsi="Calibri" w:cs="Calibri"/>
          <w:highlight w:val="green"/>
          <w:rPrChange w:id="1782" w:author="Jessica Marshall" w:date="2023-07-06T10:18:00Z">
            <w:rPr>
              <w:rStyle w:val="EndnoteReference"/>
              <w:highlight w:val="green"/>
            </w:rPr>
          </w:rPrChange>
        </w:rPr>
        <w:t>13</w:t>
      </w:r>
      <w:r w:rsidR="004C6452" w:rsidRPr="003D502B">
        <w:rPr>
          <w:rFonts w:ascii="Calibri" w:hAnsi="Calibri" w:cs="Calibri"/>
          <w:highlight w:val="green"/>
          <w:rPrChange w:id="1783" w:author="Jessica Marshall" w:date="2023-07-06T10:18:00Z">
            <w:rPr>
              <w:highlight w:val="green"/>
            </w:rPr>
          </w:rPrChange>
        </w:rPr>
        <w:fldChar w:fldCharType="end"/>
      </w:r>
      <w:r w:rsidR="00CE2773" w:rsidRPr="003D502B">
        <w:rPr>
          <w:rFonts w:ascii="Calibri" w:hAnsi="Calibri" w:cs="Calibri"/>
          <w:highlight w:val="green"/>
          <w:rPrChange w:id="1784" w:author="Jessica Marshall" w:date="2023-07-06T10:18:00Z">
            <w:rPr>
              <w:highlight w:val="green"/>
            </w:rPr>
          </w:rPrChange>
        </w:rPr>
        <w:t xml:space="preserve"> </w:t>
      </w:r>
      <w:r w:rsidR="004B02F0" w:rsidRPr="003D502B">
        <w:rPr>
          <w:rFonts w:ascii="Calibri" w:hAnsi="Calibri" w:cs="Calibri"/>
          <w:highlight w:val="green"/>
          <w:rPrChange w:id="1785" w:author="Jessica Marshall" w:date="2023-07-06T10:18:00Z">
            <w:rPr>
              <w:highlight w:val="green"/>
            </w:rPr>
          </w:rPrChange>
        </w:rPr>
        <w:t xml:space="preserve">This approach can provide </w:t>
      </w:r>
      <w:r w:rsidR="00DB4959" w:rsidRPr="003D502B">
        <w:rPr>
          <w:rFonts w:ascii="Calibri" w:hAnsi="Calibri" w:cs="Calibri"/>
          <w:highlight w:val="green"/>
          <w:rPrChange w:id="1786" w:author="Jessica Marshall" w:date="2023-07-06T10:18:00Z">
            <w:rPr>
              <w:highlight w:val="green"/>
            </w:rPr>
          </w:rPrChange>
        </w:rPr>
        <w:t xml:space="preserve">detailed analysis of subtle lesions of bone and </w:t>
      </w:r>
      <w:r w:rsidR="004315F7" w:rsidRPr="003D502B">
        <w:rPr>
          <w:rFonts w:ascii="Calibri" w:hAnsi="Calibri" w:cs="Calibri"/>
          <w:highlight w:val="green"/>
          <w:rPrChange w:id="1787" w:author="Jessica Marshall" w:date="2023-07-06T10:18:00Z">
            <w:rPr>
              <w:highlight w:val="green"/>
            </w:rPr>
          </w:rPrChange>
        </w:rPr>
        <w:t xml:space="preserve">cartilage </w:t>
      </w:r>
      <w:r w:rsidR="00905D3E" w:rsidRPr="003D502B">
        <w:rPr>
          <w:rFonts w:ascii="Calibri" w:hAnsi="Calibri" w:cs="Calibri"/>
          <w:highlight w:val="green"/>
          <w:rPrChange w:id="1788" w:author="Jessica Marshall" w:date="2023-07-06T10:18:00Z">
            <w:rPr>
              <w:highlight w:val="green"/>
            </w:rPr>
          </w:rPrChange>
        </w:rPr>
        <w:t xml:space="preserve"> provides</w:t>
      </w:r>
      <w:r w:rsidR="004315F7" w:rsidRPr="003D502B">
        <w:rPr>
          <w:rFonts w:ascii="Calibri" w:hAnsi="Calibri" w:cs="Calibri"/>
          <w:highlight w:val="green"/>
          <w:rPrChange w:id="1789" w:author="Jessica Marshall" w:date="2023-07-06T10:18:00Z">
            <w:rPr>
              <w:highlight w:val="green"/>
            </w:rPr>
          </w:rPrChange>
        </w:rPr>
        <w:t xml:space="preserve">, and has been used to </w:t>
      </w:r>
      <w:r w:rsidR="002C0C34" w:rsidRPr="003D502B">
        <w:rPr>
          <w:rFonts w:ascii="Calibri" w:hAnsi="Calibri" w:cs="Calibri"/>
          <w:highlight w:val="green"/>
          <w:rPrChange w:id="1790" w:author="Jessica Marshall" w:date="2023-07-06T10:18:00Z">
            <w:rPr>
              <w:highlight w:val="green"/>
            </w:rPr>
          </w:rPrChange>
        </w:rPr>
        <w:t>identify microfractures</w:t>
      </w:r>
      <w:r w:rsidR="00B91917" w:rsidRPr="003D502B">
        <w:rPr>
          <w:rFonts w:ascii="Calibri" w:hAnsi="Calibri" w:cs="Calibri"/>
          <w:highlight w:val="green"/>
          <w:rPrChange w:id="1791" w:author="Jessica Marshall" w:date="2023-07-06T10:18:00Z">
            <w:rPr>
              <w:highlight w:val="green"/>
            </w:rPr>
          </w:rPrChange>
        </w:rPr>
        <w:t xml:space="preserve"> of the </w:t>
      </w:r>
      <w:r w:rsidR="004C6452" w:rsidRPr="003D502B">
        <w:rPr>
          <w:rFonts w:ascii="Calibri" w:hAnsi="Calibri" w:cs="Calibri"/>
          <w:highlight w:val="green"/>
          <w:rPrChange w:id="1792" w:author="Jessica Marshall" w:date="2023-07-06T10:18:00Z">
            <w:rPr>
              <w:highlight w:val="green"/>
            </w:rPr>
          </w:rPrChange>
        </w:rPr>
        <w:t>laryngeal</w:t>
      </w:r>
      <w:r w:rsidR="00B91917" w:rsidRPr="003D502B">
        <w:rPr>
          <w:rFonts w:ascii="Calibri" w:hAnsi="Calibri" w:cs="Calibri"/>
          <w:highlight w:val="green"/>
          <w:rPrChange w:id="1793" w:author="Jessica Marshall" w:date="2023-07-06T10:18:00Z">
            <w:rPr>
              <w:highlight w:val="green"/>
            </w:rPr>
          </w:rPrChange>
        </w:rPr>
        <w:t xml:space="preserve"> skeleton</w:t>
      </w:r>
      <w:r w:rsidR="002C0C34" w:rsidRPr="003D502B">
        <w:rPr>
          <w:rFonts w:ascii="Calibri" w:hAnsi="Calibri" w:cs="Calibri"/>
          <w:highlight w:val="green"/>
          <w:rPrChange w:id="1794" w:author="Jessica Marshall" w:date="2023-07-06T10:18:00Z">
            <w:rPr>
              <w:highlight w:val="green"/>
            </w:rPr>
          </w:rPrChange>
        </w:rPr>
        <w:t xml:space="preserve"> associated with strangulation</w:t>
      </w:r>
      <w:r w:rsidR="00A54BF7" w:rsidRPr="003D502B">
        <w:rPr>
          <w:rFonts w:ascii="Calibri" w:hAnsi="Calibri" w:cs="Calibri"/>
          <w:highlight w:val="green"/>
          <w:rPrChange w:id="1795" w:author="Jessica Marshall" w:date="2023-07-06T10:18:00Z">
            <w:rPr>
              <w:highlight w:val="green"/>
            </w:rPr>
          </w:rPrChange>
        </w:rPr>
        <w:t xml:space="preserve"> (</w:t>
      </w:r>
      <w:del w:id="1796" w:author="Jessica Marshall" w:date="2023-07-06T10:12:00Z">
        <w:r w:rsidR="00A54BF7" w:rsidRPr="003D502B" w:rsidDel="005E20AA">
          <w:rPr>
            <w:rFonts w:ascii="Calibri" w:hAnsi="Calibri" w:cs="Calibri"/>
            <w:highlight w:val="green"/>
            <w:rPrChange w:id="1797" w:author="Jessica Marshall" w:date="2023-07-06T10:18:00Z">
              <w:rPr>
                <w:highlight w:val="green"/>
              </w:rPr>
            </w:rPrChange>
          </w:rPr>
          <w:delText xml:space="preserve">see </w:delText>
        </w:r>
      </w:del>
      <w:r w:rsidR="00A54BF7" w:rsidRPr="003D502B">
        <w:rPr>
          <w:rFonts w:ascii="Calibri" w:hAnsi="Calibri" w:cs="Calibri"/>
          <w:highlight w:val="green"/>
          <w:rPrChange w:id="1798" w:author="Jessica Marshall" w:date="2023-07-06T10:18:00Z">
            <w:rPr>
              <w:highlight w:val="green"/>
            </w:rPr>
          </w:rPrChange>
        </w:rPr>
        <w:t xml:space="preserve">Figure </w:t>
      </w:r>
      <w:r w:rsidR="004C6452" w:rsidRPr="003D502B">
        <w:rPr>
          <w:rFonts w:ascii="Calibri" w:hAnsi="Calibri" w:cs="Calibri"/>
          <w:highlight w:val="green"/>
          <w:rPrChange w:id="1799" w:author="Jessica Marshall" w:date="2023-07-06T10:18:00Z">
            <w:rPr>
              <w:highlight w:val="green"/>
            </w:rPr>
          </w:rPrChange>
        </w:rPr>
        <w:t>5</w:t>
      </w:r>
      <w:r w:rsidR="00A54BF7" w:rsidRPr="003D502B">
        <w:rPr>
          <w:rFonts w:ascii="Calibri" w:hAnsi="Calibri" w:cs="Calibri"/>
          <w:highlight w:val="green"/>
          <w:rPrChange w:id="1800" w:author="Jessica Marshall" w:date="2023-07-06T10:18:00Z">
            <w:rPr>
              <w:highlight w:val="green"/>
            </w:rPr>
          </w:rPrChange>
        </w:rPr>
        <w:t>)</w:t>
      </w:r>
      <w:r w:rsidR="002C0C34" w:rsidRPr="003D502B">
        <w:rPr>
          <w:rFonts w:ascii="Calibri" w:hAnsi="Calibri" w:cs="Calibri"/>
          <w:highlight w:val="green"/>
          <w:rPrChange w:id="1801" w:author="Jessica Marshall" w:date="2023-07-06T10:18:00Z">
            <w:rPr>
              <w:highlight w:val="green"/>
            </w:rPr>
          </w:rPrChange>
        </w:rPr>
        <w:t>.</w:t>
      </w:r>
      <w:r w:rsidR="002B74A2" w:rsidRPr="003D502B">
        <w:rPr>
          <w:rFonts w:ascii="Calibri" w:hAnsi="Calibri" w:cs="Calibri"/>
          <w:highlight w:val="green"/>
          <w:rPrChange w:id="1802" w:author="Jessica Marshall" w:date="2023-07-06T10:18:00Z">
            <w:rPr>
              <w:highlight w:val="green"/>
            </w:rPr>
          </w:rPrChange>
        </w:rPr>
        <w:fldChar w:fldCharType="begin"/>
      </w:r>
      <w:r w:rsidR="002B74A2" w:rsidRPr="003D502B">
        <w:rPr>
          <w:rFonts w:ascii="Calibri" w:hAnsi="Calibri" w:cs="Calibri"/>
          <w:highlight w:val="green"/>
          <w:rPrChange w:id="1803" w:author="Jessica Marshall" w:date="2023-07-06T10:18:00Z">
            <w:rPr>
              <w:highlight w:val="green"/>
            </w:rPr>
          </w:rPrChange>
        </w:rPr>
        <w:instrText xml:space="preserve"> NOTEREF _Ref138863297 \f \h </w:instrText>
      </w:r>
      <w:r w:rsidR="00665FBF" w:rsidRPr="003D502B">
        <w:rPr>
          <w:rFonts w:ascii="Calibri" w:hAnsi="Calibri" w:cs="Calibri"/>
          <w:highlight w:val="green"/>
          <w:rPrChange w:id="1804" w:author="Jessica Marshall" w:date="2023-07-06T10:18:00Z">
            <w:rPr>
              <w:highlight w:val="green"/>
            </w:rPr>
          </w:rPrChange>
        </w:rPr>
        <w:instrText xml:space="preserve"> \* MERGEFORMAT </w:instrText>
      </w:r>
      <w:r w:rsidR="002B74A2" w:rsidRPr="003D502B">
        <w:rPr>
          <w:rFonts w:ascii="Calibri" w:hAnsi="Calibri" w:cs="Calibri"/>
          <w:highlight w:val="green"/>
          <w:rPrChange w:id="1805" w:author="Jessica Marshall" w:date="2023-07-06T10:18:00Z">
            <w:rPr>
              <w:highlight w:val="green"/>
            </w:rPr>
          </w:rPrChange>
        </w:rPr>
      </w:r>
      <w:r w:rsidR="002B74A2" w:rsidRPr="003D502B">
        <w:rPr>
          <w:rFonts w:ascii="Calibri" w:hAnsi="Calibri" w:cs="Calibri"/>
          <w:highlight w:val="green"/>
          <w:rPrChange w:id="1806" w:author="Jessica Marshall" w:date="2023-07-06T10:18:00Z">
            <w:rPr>
              <w:highlight w:val="green"/>
            </w:rPr>
          </w:rPrChange>
        </w:rPr>
        <w:fldChar w:fldCharType="separate"/>
      </w:r>
      <w:r w:rsidR="002B74A2" w:rsidRPr="003D502B">
        <w:rPr>
          <w:rStyle w:val="EndnoteReference"/>
          <w:rFonts w:ascii="Calibri" w:hAnsi="Calibri" w:cs="Calibri"/>
          <w:highlight w:val="green"/>
          <w:rPrChange w:id="1807" w:author="Jessica Marshall" w:date="2023-07-06T10:18:00Z">
            <w:rPr>
              <w:rStyle w:val="EndnoteReference"/>
              <w:highlight w:val="green"/>
            </w:rPr>
          </w:rPrChange>
        </w:rPr>
        <w:t>27</w:t>
      </w:r>
      <w:r w:rsidR="002B74A2" w:rsidRPr="003D502B">
        <w:rPr>
          <w:rFonts w:ascii="Calibri" w:hAnsi="Calibri" w:cs="Calibri"/>
          <w:highlight w:val="green"/>
          <w:rPrChange w:id="1808" w:author="Jessica Marshall" w:date="2023-07-06T10:18:00Z">
            <w:rPr>
              <w:highlight w:val="green"/>
            </w:rPr>
          </w:rPrChange>
        </w:rPr>
        <w:fldChar w:fldCharType="end"/>
      </w:r>
      <w:r w:rsidR="002C0C34" w:rsidRPr="003D502B">
        <w:rPr>
          <w:rFonts w:ascii="Calibri" w:hAnsi="Calibri" w:cs="Calibri"/>
          <w:rPrChange w:id="1809" w:author="Jessica Marshall" w:date="2023-07-06T10:18:00Z">
            <w:rPr/>
          </w:rPrChange>
        </w:rPr>
        <w:t xml:space="preserve"> </w:t>
      </w:r>
    </w:p>
    <w:p w14:paraId="74D282CD" w14:textId="77777777" w:rsidR="005E20AA" w:rsidRPr="003D502B" w:rsidRDefault="005E20AA" w:rsidP="003D502B">
      <w:pPr>
        <w:spacing w:after="0" w:line="360" w:lineRule="auto"/>
        <w:rPr>
          <w:ins w:id="1810" w:author="Jessica Marshall" w:date="2023-07-06T10:12:00Z"/>
          <w:rFonts w:ascii="Calibri" w:hAnsi="Calibri" w:cs="Calibri"/>
          <w:rPrChange w:id="1811" w:author="Jessica Marshall" w:date="2023-07-06T10:18:00Z">
            <w:rPr>
              <w:ins w:id="1812" w:author="Jessica Marshall" w:date="2023-07-06T10:12:00Z"/>
            </w:rPr>
          </w:rPrChange>
        </w:rPr>
        <w:sectPr w:rsidR="005E20AA" w:rsidRPr="003D502B" w:rsidSect="0056036D">
          <w:endnotePr>
            <w:numFmt w:val="decimal"/>
          </w:endnotePr>
          <w:type w:val="continuous"/>
          <w:pgSz w:w="12240" w:h="15840"/>
          <w:pgMar w:top="1440" w:right="1440" w:bottom="1440" w:left="1440" w:header="720" w:footer="720" w:gutter="0"/>
          <w:cols w:space="720"/>
          <w:docGrid w:linePitch="360"/>
        </w:sectPr>
        <w:pPrChange w:id="1813" w:author="Jessica Marshall" w:date="2023-07-06T10:18:00Z">
          <w:pPr/>
        </w:pPrChange>
      </w:pPr>
    </w:p>
    <w:p w14:paraId="5AD0675D" w14:textId="77777777" w:rsidR="00A54BF7" w:rsidRPr="003D502B" w:rsidRDefault="00A54BF7" w:rsidP="003D502B">
      <w:pPr>
        <w:spacing w:after="0" w:line="360" w:lineRule="auto"/>
        <w:rPr>
          <w:rFonts w:ascii="Calibri" w:hAnsi="Calibri" w:cs="Calibri"/>
          <w:rPrChange w:id="1814" w:author="Jessica Marshall" w:date="2023-07-06T10:18:00Z">
            <w:rPr/>
          </w:rPrChange>
        </w:rPr>
        <w:pPrChange w:id="1815" w:author="Jessica Marshall" w:date="2023-07-06T10:18:00Z">
          <w:pPr/>
        </w:pPrChange>
      </w:pPr>
    </w:p>
    <w:p w14:paraId="0D12B957" w14:textId="3EBF9478" w:rsidR="00A54BF7" w:rsidRPr="003D502B" w:rsidRDefault="00A54BF7" w:rsidP="003D502B">
      <w:pPr>
        <w:spacing w:after="0" w:line="360" w:lineRule="auto"/>
        <w:rPr>
          <w:rFonts w:ascii="Calibri" w:hAnsi="Calibri" w:cs="Calibri"/>
          <w:rPrChange w:id="1816" w:author="Jessica Marshall" w:date="2023-07-06T10:18:00Z">
            <w:rPr/>
          </w:rPrChange>
        </w:rPr>
        <w:pPrChange w:id="1817" w:author="Jessica Marshall" w:date="2023-07-06T10:18:00Z">
          <w:pPr/>
        </w:pPrChange>
      </w:pPr>
      <w:r w:rsidRPr="003D502B">
        <w:rPr>
          <w:rFonts w:ascii="Calibri" w:hAnsi="Calibri" w:cs="Calibri"/>
          <w:rPrChange w:id="1818" w:author="Jessica Marshall" w:date="2023-07-06T10:18:00Z">
            <w:rPr/>
          </w:rPrChange>
        </w:rPr>
        <w:t xml:space="preserve">Figure </w:t>
      </w:r>
      <w:r w:rsidR="002B74A2" w:rsidRPr="003D502B">
        <w:rPr>
          <w:rFonts w:ascii="Calibri" w:hAnsi="Calibri" w:cs="Calibri"/>
          <w:rPrChange w:id="1819" w:author="Jessica Marshall" w:date="2023-07-06T10:18:00Z">
            <w:rPr/>
          </w:rPrChange>
        </w:rPr>
        <w:t>5</w:t>
      </w:r>
      <w:r w:rsidRPr="003D502B">
        <w:rPr>
          <w:rFonts w:ascii="Calibri" w:hAnsi="Calibri" w:cs="Calibri"/>
          <w:rPrChange w:id="1820" w:author="Jessica Marshall" w:date="2023-07-06T10:18:00Z">
            <w:rPr/>
          </w:rPrChange>
        </w:rPr>
        <w:t>. Typical discontinuities of laryngeal bones identified in a study of postmortem micro-CT in strangulation victims versus control postmortem</w:t>
      </w:r>
      <w:r w:rsidR="002B74A2" w:rsidRPr="003D502B">
        <w:rPr>
          <w:rFonts w:ascii="Calibri" w:hAnsi="Calibri" w:cs="Calibri"/>
          <w:rPrChange w:id="1821" w:author="Jessica Marshall" w:date="2023-07-06T10:18:00Z">
            <w:rPr/>
          </w:rPrChange>
        </w:rPr>
        <w:t xml:space="preserve"> control</w:t>
      </w:r>
      <w:r w:rsidRPr="003D502B">
        <w:rPr>
          <w:rFonts w:ascii="Calibri" w:hAnsi="Calibri" w:cs="Calibri"/>
          <w:rPrChange w:id="1822" w:author="Jessica Marshall" w:date="2023-07-06T10:18:00Z">
            <w:rPr/>
          </w:rPrChange>
        </w:rPr>
        <w:t xml:space="preserve"> subjects. (a) Discontinuity of the inferior thyroid margin, observed in a control subject (arrow). (b) Fracture at the base of the superior thyroid horns, in a forensic case (arrow).</w:t>
      </w:r>
      <w:r w:rsidR="002B74A2" w:rsidRPr="003D502B">
        <w:rPr>
          <w:rFonts w:ascii="Calibri" w:hAnsi="Calibri" w:cs="Calibri"/>
          <w:rPrChange w:id="1823" w:author="Jessica Marshall" w:date="2023-07-06T10:18:00Z">
            <w:rPr/>
          </w:rPrChange>
        </w:rPr>
        <w:t xml:space="preserve"> [Baier 2020]</w:t>
      </w:r>
      <w:r w:rsidRPr="003D502B">
        <w:rPr>
          <w:rFonts w:ascii="Calibri" w:hAnsi="Calibri" w:cs="Calibri"/>
          <w:rPrChange w:id="1824" w:author="Jessica Marshall" w:date="2023-07-06T10:18:00Z">
            <w:rPr/>
          </w:rPrChange>
        </w:rPr>
        <w:t xml:space="preserve"> Licensed under Creative Commons Attribution. </w:t>
      </w:r>
      <w:r w:rsidR="00423C37" w:rsidRPr="003D502B">
        <w:rPr>
          <w:rFonts w:ascii="Calibri" w:hAnsi="Calibri" w:cs="Calibri"/>
          <w:rPrChange w:id="1825" w:author="Jessica Marshall" w:date="2023-07-06T10:18:00Z">
            <w:rPr/>
          </w:rPrChange>
        </w:rPr>
        <w:fldChar w:fldCharType="begin"/>
      </w:r>
      <w:r w:rsidR="00423C37" w:rsidRPr="003D502B">
        <w:rPr>
          <w:rFonts w:ascii="Calibri" w:hAnsi="Calibri" w:cs="Calibri"/>
          <w:rPrChange w:id="1826" w:author="Jessica Marshall" w:date="2023-07-06T10:18:00Z">
            <w:rPr/>
          </w:rPrChange>
        </w:rPr>
        <w:instrText>HYPERLINK "https://creativecommons.org/licenses/by/4.0/"</w:instrText>
      </w:r>
      <w:r w:rsidR="00423C37" w:rsidRPr="003D502B">
        <w:rPr>
          <w:rFonts w:ascii="Calibri" w:hAnsi="Calibri" w:cs="Calibri"/>
          <w:rPrChange w:id="1827" w:author="Jessica Marshall" w:date="2023-07-06T10:18:00Z">
            <w:rPr/>
          </w:rPrChange>
        </w:rPr>
      </w:r>
      <w:r w:rsidR="00423C37" w:rsidRPr="003D502B">
        <w:rPr>
          <w:rFonts w:ascii="Calibri" w:hAnsi="Calibri" w:cs="Calibri"/>
          <w:rPrChange w:id="1828" w:author="Jessica Marshall" w:date="2023-07-06T10:18:00Z">
            <w:rPr/>
          </w:rPrChange>
        </w:rPr>
        <w:fldChar w:fldCharType="separate"/>
      </w:r>
      <w:r w:rsidRPr="003D502B">
        <w:rPr>
          <w:rStyle w:val="Hyperlink"/>
          <w:rFonts w:ascii="Calibri" w:hAnsi="Calibri" w:cs="Calibri"/>
          <w:rPrChange w:id="1829" w:author="Jessica Marshall" w:date="2023-07-06T10:18:00Z">
            <w:rPr>
              <w:rStyle w:val="Hyperlink"/>
            </w:rPr>
          </w:rPrChange>
        </w:rPr>
        <w:t>https://creativecommons.org/licenses/by/4.0/</w:t>
      </w:r>
      <w:r w:rsidR="00423C37" w:rsidRPr="003D502B">
        <w:rPr>
          <w:rStyle w:val="Hyperlink"/>
          <w:rFonts w:ascii="Calibri" w:hAnsi="Calibri" w:cs="Calibri"/>
          <w:rPrChange w:id="1830" w:author="Jessica Marshall" w:date="2023-07-06T10:18:00Z">
            <w:rPr>
              <w:rStyle w:val="Hyperlink"/>
            </w:rPr>
          </w:rPrChange>
        </w:rPr>
        <w:fldChar w:fldCharType="end"/>
      </w:r>
      <w:r w:rsidRPr="003D502B">
        <w:rPr>
          <w:rFonts w:ascii="Calibri" w:hAnsi="Calibri" w:cs="Calibri"/>
          <w:rPrChange w:id="1831" w:author="Jessica Marshall" w:date="2023-07-06T10:18:00Z">
            <w:rPr/>
          </w:rPrChange>
        </w:rPr>
        <w:t xml:space="preserve">  </w:t>
      </w:r>
    </w:p>
    <w:p w14:paraId="73DFA793" w14:textId="225CE8CB" w:rsidR="00A54BF7" w:rsidRPr="003D502B" w:rsidRDefault="00A54BF7" w:rsidP="003D502B">
      <w:pPr>
        <w:spacing w:after="0" w:line="360" w:lineRule="auto"/>
        <w:rPr>
          <w:rFonts w:ascii="Calibri" w:hAnsi="Calibri" w:cs="Calibri"/>
          <w:rPrChange w:id="1832" w:author="Jessica Marshall" w:date="2023-07-06T10:18:00Z">
            <w:rPr/>
          </w:rPrChange>
        </w:rPr>
        <w:pPrChange w:id="1833" w:author="Jessica Marshall" w:date="2023-07-06T10:18:00Z">
          <w:pPr/>
        </w:pPrChange>
      </w:pPr>
    </w:p>
    <w:p w14:paraId="129DC793" w14:textId="17E0F413" w:rsidR="00A54BF7" w:rsidRPr="003D502B" w:rsidRDefault="00A54BF7" w:rsidP="003D502B">
      <w:pPr>
        <w:spacing w:after="0" w:line="360" w:lineRule="auto"/>
        <w:rPr>
          <w:rFonts w:ascii="Calibri" w:hAnsi="Calibri" w:cs="Calibri"/>
          <w:rPrChange w:id="1834" w:author="Jessica Marshall" w:date="2023-07-06T10:18:00Z">
            <w:rPr/>
          </w:rPrChange>
        </w:rPr>
        <w:pPrChange w:id="1835" w:author="Jessica Marshall" w:date="2023-07-06T10:18:00Z">
          <w:pPr/>
        </w:pPrChange>
      </w:pPr>
      <w:r w:rsidRPr="003D502B">
        <w:rPr>
          <w:rFonts w:ascii="Calibri" w:hAnsi="Calibri" w:cs="Calibri"/>
          <w:noProof/>
          <w:rPrChange w:id="1836" w:author="Jessica Marshall" w:date="2023-07-06T10:18:00Z">
            <w:rPr>
              <w:noProof/>
            </w:rPr>
          </w:rPrChange>
        </w:rPr>
        <w:lastRenderedPageBreak/>
        <w:drawing>
          <wp:inline distT="0" distB="0" distL="0" distR="0" wp14:anchorId="2C004150" wp14:editId="495F024F">
            <wp:extent cx="5943600" cy="3298190"/>
            <wp:effectExtent l="0" t="0" r="0" b="0"/>
            <wp:docPr id="59533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33601" name=""/>
                    <pic:cNvPicPr/>
                  </pic:nvPicPr>
                  <pic:blipFill>
                    <a:blip r:embed="rId16"/>
                    <a:stretch>
                      <a:fillRect/>
                    </a:stretch>
                  </pic:blipFill>
                  <pic:spPr>
                    <a:xfrm>
                      <a:off x="0" y="0"/>
                      <a:ext cx="5943600" cy="3298190"/>
                    </a:xfrm>
                    <a:prstGeom prst="rect">
                      <a:avLst/>
                    </a:prstGeom>
                  </pic:spPr>
                </pic:pic>
              </a:graphicData>
            </a:graphic>
          </wp:inline>
        </w:drawing>
      </w:r>
    </w:p>
    <w:p w14:paraId="24A732EC" w14:textId="77777777" w:rsidR="00A54BF7" w:rsidRPr="003D502B" w:rsidRDefault="00A54BF7" w:rsidP="003D502B">
      <w:pPr>
        <w:spacing w:after="0" w:line="360" w:lineRule="auto"/>
        <w:rPr>
          <w:ins w:id="1837" w:author="Jessica Marshall" w:date="2023-07-06T10:12:00Z"/>
          <w:rFonts w:ascii="Calibri" w:hAnsi="Calibri" w:cs="Calibri"/>
          <w:rPrChange w:id="1838" w:author="Jessica Marshall" w:date="2023-07-06T10:18:00Z">
            <w:rPr>
              <w:ins w:id="1839" w:author="Jessica Marshall" w:date="2023-07-06T10:12:00Z"/>
            </w:rPr>
          </w:rPrChange>
        </w:rPr>
        <w:pPrChange w:id="1840" w:author="Jessica Marshall" w:date="2023-07-06T10:18:00Z">
          <w:pPr/>
        </w:pPrChange>
      </w:pPr>
    </w:p>
    <w:p w14:paraId="49050B3E" w14:textId="77777777" w:rsidR="005E20AA" w:rsidRPr="003D502B" w:rsidRDefault="005E20AA" w:rsidP="003D502B">
      <w:pPr>
        <w:spacing w:after="0" w:line="360" w:lineRule="auto"/>
        <w:rPr>
          <w:ins w:id="1841" w:author="Jessica Marshall" w:date="2023-07-06T10:12:00Z"/>
          <w:rFonts w:ascii="Calibri" w:hAnsi="Calibri" w:cs="Calibri"/>
          <w:rPrChange w:id="1842" w:author="Jessica Marshall" w:date="2023-07-06T10:18:00Z">
            <w:rPr>
              <w:ins w:id="1843" w:author="Jessica Marshall" w:date="2023-07-06T10:12:00Z"/>
            </w:rPr>
          </w:rPrChange>
        </w:rPr>
        <w:sectPr w:rsidR="005E20AA" w:rsidRPr="003D502B" w:rsidSect="0056036D">
          <w:endnotePr>
            <w:numFmt w:val="decimal"/>
          </w:endnotePr>
          <w:type w:val="continuous"/>
          <w:pgSz w:w="12240" w:h="15840"/>
          <w:pgMar w:top="1440" w:right="1440" w:bottom="1440" w:left="1440" w:header="720" w:footer="720" w:gutter="0"/>
          <w:cols w:space="720"/>
          <w:docGrid w:linePitch="360"/>
        </w:sectPr>
        <w:pPrChange w:id="1844" w:author="Jessica Marshall" w:date="2023-07-06T10:18:00Z">
          <w:pPr/>
        </w:pPrChange>
      </w:pPr>
    </w:p>
    <w:p w14:paraId="57E64AD8" w14:textId="77777777" w:rsidR="005E20AA" w:rsidRPr="003D502B" w:rsidRDefault="005E20AA" w:rsidP="003D502B">
      <w:pPr>
        <w:spacing w:after="0" w:line="360" w:lineRule="auto"/>
        <w:rPr>
          <w:rFonts w:ascii="Calibri" w:hAnsi="Calibri" w:cs="Calibri"/>
          <w:rPrChange w:id="1845" w:author="Jessica Marshall" w:date="2023-07-06T10:18:00Z">
            <w:rPr/>
          </w:rPrChange>
        </w:rPr>
        <w:pPrChange w:id="1846" w:author="Jessica Marshall" w:date="2023-07-06T10:18:00Z">
          <w:pPr/>
        </w:pPrChange>
      </w:pPr>
    </w:p>
    <w:p w14:paraId="6C430F5F" w14:textId="79287093" w:rsidR="00F22E84" w:rsidRPr="003D502B" w:rsidRDefault="004961DF" w:rsidP="003D502B">
      <w:pPr>
        <w:pStyle w:val="Heading2"/>
        <w:spacing w:after="0" w:line="360" w:lineRule="auto"/>
        <w:rPr>
          <w:rFonts w:ascii="Calibri" w:hAnsi="Calibri" w:cs="Calibri"/>
          <w:rPrChange w:id="1847" w:author="Jessica Marshall" w:date="2023-07-06T10:18:00Z">
            <w:rPr/>
          </w:rPrChange>
        </w:rPr>
        <w:pPrChange w:id="1848" w:author="Jessica Marshall" w:date="2023-07-06T10:18:00Z">
          <w:pPr/>
        </w:pPrChange>
      </w:pPr>
      <w:r w:rsidRPr="003D502B">
        <w:rPr>
          <w:rFonts w:ascii="Calibri" w:hAnsi="Calibri" w:cs="Calibri"/>
          <w:rPrChange w:id="1849" w:author="Jessica Marshall" w:date="2023-07-06T10:18:00Z">
            <w:rPr/>
          </w:rPrChange>
        </w:rPr>
        <w:t>Cardiovascular analysis</w:t>
      </w:r>
    </w:p>
    <w:p w14:paraId="75B381BB" w14:textId="56B35AB3" w:rsidR="004E4649" w:rsidRPr="003D502B" w:rsidRDefault="00531861" w:rsidP="003D502B">
      <w:pPr>
        <w:spacing w:after="0" w:line="360" w:lineRule="auto"/>
        <w:rPr>
          <w:rFonts w:ascii="Calibri" w:hAnsi="Calibri" w:cs="Calibri"/>
          <w:rPrChange w:id="1850" w:author="Jessica Marshall" w:date="2023-07-06T10:18:00Z">
            <w:rPr/>
          </w:rPrChange>
        </w:rPr>
        <w:pPrChange w:id="1851" w:author="Jessica Marshall" w:date="2023-07-06T10:18:00Z">
          <w:pPr/>
        </w:pPrChange>
      </w:pPr>
      <w:r w:rsidRPr="003D502B">
        <w:rPr>
          <w:rFonts w:ascii="Calibri" w:hAnsi="Calibri" w:cs="Calibri"/>
          <w:rPrChange w:id="1852" w:author="Jessica Marshall" w:date="2023-07-06T10:18:00Z">
            <w:rPr/>
          </w:rPrChange>
        </w:rPr>
        <w:t xml:space="preserve">Postmortem </w:t>
      </w:r>
      <w:r w:rsidR="00101041" w:rsidRPr="003D502B">
        <w:rPr>
          <w:rFonts w:ascii="Calibri" w:hAnsi="Calibri" w:cs="Calibri"/>
          <w:rPrChange w:id="1853" w:author="Jessica Marshall" w:date="2023-07-06T10:18:00Z">
            <w:rPr/>
          </w:rPrChange>
        </w:rPr>
        <w:t>CT a</w:t>
      </w:r>
      <w:r w:rsidR="00A42071" w:rsidRPr="003D502B">
        <w:rPr>
          <w:rFonts w:ascii="Calibri" w:hAnsi="Calibri" w:cs="Calibri"/>
          <w:rPrChange w:id="1854" w:author="Jessica Marshall" w:date="2023-07-06T10:18:00Z">
            <w:rPr/>
          </w:rPrChange>
        </w:rPr>
        <w:t>ngiography</w:t>
      </w:r>
      <w:r w:rsidR="00021317" w:rsidRPr="003D502B">
        <w:rPr>
          <w:rFonts w:ascii="Calibri" w:hAnsi="Calibri" w:cs="Calibri"/>
          <w:rPrChange w:id="1855" w:author="Jessica Marshall" w:date="2023-07-06T10:18:00Z">
            <w:rPr/>
          </w:rPrChange>
        </w:rPr>
        <w:t xml:space="preserve"> (PMCTA)</w:t>
      </w:r>
      <w:r w:rsidR="00101041" w:rsidRPr="003D502B">
        <w:rPr>
          <w:rFonts w:ascii="Calibri" w:hAnsi="Calibri" w:cs="Calibri"/>
          <w:rPrChange w:id="1856" w:author="Jessica Marshall" w:date="2023-07-06T10:18:00Z">
            <w:rPr/>
          </w:rPrChange>
        </w:rPr>
        <w:t xml:space="preserve"> </w:t>
      </w:r>
      <w:r w:rsidR="00726D12" w:rsidRPr="003D502B">
        <w:rPr>
          <w:rFonts w:ascii="Calibri" w:hAnsi="Calibri" w:cs="Calibri"/>
          <w:rPrChange w:id="1857" w:author="Jessica Marshall" w:date="2023-07-06T10:18:00Z">
            <w:rPr/>
          </w:rPrChange>
        </w:rPr>
        <w:t xml:space="preserve">techniques </w:t>
      </w:r>
      <w:r w:rsidR="00021317" w:rsidRPr="003D502B">
        <w:rPr>
          <w:rFonts w:ascii="Calibri" w:hAnsi="Calibri" w:cs="Calibri"/>
          <w:rPrChange w:id="1858" w:author="Jessica Marshall" w:date="2023-07-06T10:18:00Z">
            <w:rPr/>
          </w:rPrChange>
        </w:rPr>
        <w:t>can reveal</w:t>
      </w:r>
      <w:r w:rsidR="00726D12" w:rsidRPr="003D502B">
        <w:rPr>
          <w:rFonts w:ascii="Calibri" w:hAnsi="Calibri" w:cs="Calibri"/>
          <w:rPrChange w:id="1859" w:author="Jessica Marshall" w:date="2023-07-06T10:18:00Z">
            <w:rPr/>
          </w:rPrChange>
        </w:rPr>
        <w:t xml:space="preserve"> cardiovascular </w:t>
      </w:r>
      <w:r w:rsidRPr="003D502B">
        <w:rPr>
          <w:rFonts w:ascii="Calibri" w:hAnsi="Calibri" w:cs="Calibri"/>
          <w:rPrChange w:id="1860" w:author="Jessica Marshall" w:date="2023-07-06T10:18:00Z">
            <w:rPr/>
          </w:rPrChange>
        </w:rPr>
        <w:t>changes</w:t>
      </w:r>
      <w:r w:rsidR="00CD054B" w:rsidRPr="003D502B">
        <w:rPr>
          <w:rFonts w:ascii="Calibri" w:hAnsi="Calibri" w:cs="Calibri"/>
          <w:rPrChange w:id="1861" w:author="Jessica Marshall" w:date="2023-07-06T10:18:00Z">
            <w:rPr/>
          </w:rPrChange>
        </w:rPr>
        <w:t xml:space="preserve"> </w:t>
      </w:r>
      <w:r w:rsidR="00021317" w:rsidRPr="003D502B">
        <w:rPr>
          <w:rFonts w:ascii="Calibri" w:hAnsi="Calibri" w:cs="Calibri"/>
          <w:rPrChange w:id="1862" w:author="Jessica Marshall" w:date="2023-07-06T10:18:00Z">
            <w:rPr/>
          </w:rPrChange>
        </w:rPr>
        <w:t>such as</w:t>
      </w:r>
      <w:r w:rsidR="00CD054B" w:rsidRPr="003D502B">
        <w:rPr>
          <w:rFonts w:ascii="Calibri" w:hAnsi="Calibri" w:cs="Calibri"/>
          <w:rPrChange w:id="1863" w:author="Jessica Marshall" w:date="2023-07-06T10:18:00Z">
            <w:rPr/>
          </w:rPrChange>
        </w:rPr>
        <w:t xml:space="preserve"> trauma</w:t>
      </w:r>
      <w:r w:rsidR="00021317" w:rsidRPr="003D502B">
        <w:rPr>
          <w:rFonts w:ascii="Calibri" w:hAnsi="Calibri" w:cs="Calibri"/>
          <w:rPrChange w:id="1864" w:author="Jessica Marshall" w:date="2023-07-06T10:18:00Z">
            <w:rPr/>
          </w:rPrChange>
        </w:rPr>
        <w:t xml:space="preserve"> or </w:t>
      </w:r>
      <w:r w:rsidR="00CD054B" w:rsidRPr="003D502B">
        <w:rPr>
          <w:rFonts w:ascii="Calibri" w:hAnsi="Calibri" w:cs="Calibri"/>
          <w:rPrChange w:id="1865" w:author="Jessica Marshall" w:date="2023-07-06T10:18:00Z">
            <w:rPr/>
          </w:rPrChange>
        </w:rPr>
        <w:t>sudden cardiac death</w:t>
      </w:r>
      <w:r w:rsidR="00955A38" w:rsidRPr="003D502B">
        <w:rPr>
          <w:rFonts w:ascii="Calibri" w:hAnsi="Calibri" w:cs="Calibri"/>
          <w:rPrChange w:id="1866" w:author="Jessica Marshall" w:date="2023-07-06T10:18:00Z">
            <w:rPr/>
          </w:rPrChange>
        </w:rPr>
        <w:t xml:space="preserve"> when decomposition is still in the early stages.</w:t>
      </w:r>
      <w:r w:rsidR="000A7740" w:rsidRPr="003D502B">
        <w:rPr>
          <w:rFonts w:ascii="Calibri" w:hAnsi="Calibri" w:cs="Calibri"/>
          <w:rPrChange w:id="1867" w:author="Jessica Marshall" w:date="2023-07-06T10:18:00Z">
            <w:rPr/>
          </w:rPrChange>
        </w:rPr>
        <w:fldChar w:fldCharType="begin"/>
      </w:r>
      <w:r w:rsidR="000A7740" w:rsidRPr="003D502B">
        <w:rPr>
          <w:rFonts w:ascii="Calibri" w:hAnsi="Calibri" w:cs="Calibri"/>
          <w:rPrChange w:id="1868" w:author="Jessica Marshall" w:date="2023-07-06T10:18:00Z">
            <w:rPr/>
          </w:rPrChange>
        </w:rPr>
        <w:instrText xml:space="preserve"> NOTEREF _Ref138863766 \f \h </w:instrText>
      </w:r>
      <w:r w:rsidR="000A7740" w:rsidRPr="003D502B">
        <w:rPr>
          <w:rFonts w:ascii="Calibri" w:hAnsi="Calibri" w:cs="Calibri"/>
          <w:rPrChange w:id="1869" w:author="Jessica Marshall" w:date="2023-07-06T10:18:00Z">
            <w:rPr/>
          </w:rPrChange>
        </w:rPr>
      </w:r>
      <w:r w:rsidR="003D502B" w:rsidRPr="003D502B">
        <w:rPr>
          <w:rFonts w:ascii="Calibri" w:hAnsi="Calibri" w:cs="Calibri"/>
        </w:rPr>
        <w:instrText xml:space="preserve"> \* MERGEFORMAT </w:instrText>
      </w:r>
      <w:r w:rsidR="000A7740" w:rsidRPr="003D502B">
        <w:rPr>
          <w:rFonts w:ascii="Calibri" w:hAnsi="Calibri" w:cs="Calibri"/>
          <w:rPrChange w:id="1870" w:author="Jessica Marshall" w:date="2023-07-06T10:18:00Z">
            <w:rPr/>
          </w:rPrChange>
        </w:rPr>
        <w:fldChar w:fldCharType="separate"/>
      </w:r>
      <w:r w:rsidR="000A7740" w:rsidRPr="003D502B">
        <w:rPr>
          <w:rStyle w:val="EndnoteReference"/>
          <w:rFonts w:ascii="Calibri" w:hAnsi="Calibri" w:cs="Calibri"/>
          <w:rPrChange w:id="1871" w:author="Jessica Marshall" w:date="2023-07-06T10:18:00Z">
            <w:rPr>
              <w:rStyle w:val="EndnoteReference"/>
            </w:rPr>
          </w:rPrChange>
        </w:rPr>
        <w:t>20</w:t>
      </w:r>
      <w:r w:rsidR="000A7740" w:rsidRPr="003D502B">
        <w:rPr>
          <w:rFonts w:ascii="Calibri" w:hAnsi="Calibri" w:cs="Calibri"/>
          <w:rPrChange w:id="1872" w:author="Jessica Marshall" w:date="2023-07-06T10:18:00Z">
            <w:rPr/>
          </w:rPrChange>
        </w:rPr>
        <w:fldChar w:fldCharType="end"/>
      </w:r>
      <w:r w:rsidR="00955A38" w:rsidRPr="003D502B">
        <w:rPr>
          <w:rFonts w:ascii="Calibri" w:hAnsi="Calibri" w:cs="Calibri"/>
          <w:rPrChange w:id="1873" w:author="Jessica Marshall" w:date="2023-07-06T10:18:00Z">
            <w:rPr/>
          </w:rPrChange>
        </w:rPr>
        <w:t xml:space="preserve"> </w:t>
      </w:r>
      <w:r w:rsidR="00021317" w:rsidRPr="003D502B">
        <w:rPr>
          <w:rFonts w:ascii="Calibri" w:hAnsi="Calibri" w:cs="Calibri"/>
          <w:rPrChange w:id="1874" w:author="Jessica Marshall" w:date="2023-07-06T10:18:00Z">
            <w:rPr/>
          </w:rPrChange>
        </w:rPr>
        <w:t>Infusing</w:t>
      </w:r>
      <w:r w:rsidR="008825F2" w:rsidRPr="003D502B">
        <w:rPr>
          <w:rFonts w:ascii="Calibri" w:hAnsi="Calibri" w:cs="Calibri"/>
          <w:rPrChange w:id="1875" w:author="Jessica Marshall" w:date="2023-07-06T10:18:00Z">
            <w:rPr/>
          </w:rPrChange>
        </w:rPr>
        <w:t xml:space="preserve"> a</w:t>
      </w:r>
      <w:r w:rsidR="00021317" w:rsidRPr="003D502B">
        <w:rPr>
          <w:rFonts w:ascii="Calibri" w:hAnsi="Calibri" w:cs="Calibri"/>
          <w:rPrChange w:id="1876" w:author="Jessica Marshall" w:date="2023-07-06T10:18:00Z">
            <w:rPr/>
          </w:rPrChange>
        </w:rPr>
        <w:t xml:space="preserve"> CT</w:t>
      </w:r>
      <w:r w:rsidR="008825F2" w:rsidRPr="003D502B">
        <w:rPr>
          <w:rFonts w:ascii="Calibri" w:hAnsi="Calibri" w:cs="Calibri"/>
          <w:rPrChange w:id="1877" w:author="Jessica Marshall" w:date="2023-07-06T10:18:00Z">
            <w:rPr/>
          </w:rPrChange>
        </w:rPr>
        <w:t xml:space="preserve"> contrast agent </w:t>
      </w:r>
      <w:r w:rsidR="00D32CB4" w:rsidRPr="003D502B">
        <w:rPr>
          <w:rFonts w:ascii="Calibri" w:hAnsi="Calibri" w:cs="Calibri"/>
          <w:rPrChange w:id="1878" w:author="Jessica Marshall" w:date="2023-07-06T10:18:00Z">
            <w:rPr/>
          </w:rPrChange>
        </w:rPr>
        <w:t>into the vascular system</w:t>
      </w:r>
      <w:r w:rsidR="00CC27B9" w:rsidRPr="003D502B">
        <w:rPr>
          <w:rFonts w:ascii="Calibri" w:hAnsi="Calibri" w:cs="Calibri"/>
          <w:rPrChange w:id="1879" w:author="Jessica Marshall" w:date="2023-07-06T10:18:00Z">
            <w:rPr/>
          </w:rPrChange>
        </w:rPr>
        <w:t xml:space="preserve"> using a mechanical pump</w:t>
      </w:r>
      <w:r w:rsidR="00021317" w:rsidRPr="003D502B">
        <w:rPr>
          <w:rFonts w:ascii="Calibri" w:hAnsi="Calibri" w:cs="Calibri"/>
          <w:rPrChange w:id="1880" w:author="Jessica Marshall" w:date="2023-07-06T10:18:00Z">
            <w:rPr/>
          </w:rPrChange>
        </w:rPr>
        <w:t xml:space="preserve"> allows detailed visualization of the vascular system and vascular lesions without dissection of the cadaver.</w:t>
      </w:r>
      <w:r w:rsidR="00CC27B9" w:rsidRPr="003D502B">
        <w:rPr>
          <w:rFonts w:ascii="Calibri" w:hAnsi="Calibri" w:cs="Calibri"/>
          <w:rPrChange w:id="1881" w:author="Jessica Marshall" w:date="2023-07-06T10:18:00Z">
            <w:rPr/>
          </w:rPrChange>
        </w:rPr>
        <w:t xml:space="preserve"> </w:t>
      </w:r>
      <w:r w:rsidR="00021317" w:rsidRPr="003D502B">
        <w:rPr>
          <w:rFonts w:ascii="Calibri" w:hAnsi="Calibri" w:cs="Calibri"/>
          <w:rPrChange w:id="1882" w:author="Jessica Marshall" w:date="2023-07-06T10:18:00Z">
            <w:rPr/>
          </w:rPrChange>
        </w:rPr>
        <w:t>These techniques can be used to assess pathology involving the heart and coronary arteries, systemic circulation, airway/lung, and pulmonary artery, as well as the abdomen, head, and extremeties.</w:t>
      </w:r>
      <w:r w:rsidR="000A7740" w:rsidRPr="003D502B">
        <w:rPr>
          <w:rFonts w:ascii="Calibri" w:hAnsi="Calibri" w:cs="Calibri"/>
          <w:rPrChange w:id="1883" w:author="Jessica Marshall" w:date="2023-07-06T10:18:00Z">
            <w:rPr/>
          </w:rPrChange>
        </w:rPr>
        <w:fldChar w:fldCharType="begin"/>
      </w:r>
      <w:r w:rsidR="000A7740" w:rsidRPr="003D502B">
        <w:rPr>
          <w:rFonts w:ascii="Calibri" w:hAnsi="Calibri" w:cs="Calibri"/>
          <w:rPrChange w:id="1884" w:author="Jessica Marshall" w:date="2023-07-06T10:18:00Z">
            <w:rPr/>
          </w:rPrChange>
        </w:rPr>
        <w:instrText xml:space="preserve"> NOTEREF _Ref138851950 \f \h </w:instrText>
      </w:r>
      <w:r w:rsidR="000A7740" w:rsidRPr="003D502B">
        <w:rPr>
          <w:rFonts w:ascii="Calibri" w:hAnsi="Calibri" w:cs="Calibri"/>
          <w:rPrChange w:id="1885" w:author="Jessica Marshall" w:date="2023-07-06T10:18:00Z">
            <w:rPr/>
          </w:rPrChange>
        </w:rPr>
      </w:r>
      <w:r w:rsidR="003D502B" w:rsidRPr="003D502B">
        <w:rPr>
          <w:rFonts w:ascii="Calibri" w:hAnsi="Calibri" w:cs="Calibri"/>
        </w:rPr>
        <w:instrText xml:space="preserve"> \* MERGEFORMAT </w:instrText>
      </w:r>
      <w:r w:rsidR="000A7740" w:rsidRPr="003D502B">
        <w:rPr>
          <w:rFonts w:ascii="Calibri" w:hAnsi="Calibri" w:cs="Calibri"/>
          <w:rPrChange w:id="1886" w:author="Jessica Marshall" w:date="2023-07-06T10:18:00Z">
            <w:rPr/>
          </w:rPrChange>
        </w:rPr>
        <w:fldChar w:fldCharType="separate"/>
      </w:r>
      <w:r w:rsidR="000A7740" w:rsidRPr="003D502B">
        <w:rPr>
          <w:rStyle w:val="EndnoteReference"/>
          <w:rFonts w:ascii="Calibri" w:hAnsi="Calibri" w:cs="Calibri"/>
          <w:rPrChange w:id="1887" w:author="Jessica Marshall" w:date="2023-07-06T10:18:00Z">
            <w:rPr>
              <w:rStyle w:val="EndnoteReference"/>
            </w:rPr>
          </w:rPrChange>
        </w:rPr>
        <w:t>7</w:t>
      </w:r>
      <w:r w:rsidR="000A7740" w:rsidRPr="003D502B">
        <w:rPr>
          <w:rFonts w:ascii="Calibri" w:hAnsi="Calibri" w:cs="Calibri"/>
          <w:rPrChange w:id="1888" w:author="Jessica Marshall" w:date="2023-07-06T10:18:00Z">
            <w:rPr/>
          </w:rPrChange>
        </w:rPr>
        <w:fldChar w:fldCharType="end"/>
      </w:r>
      <w:r w:rsidR="000A7740" w:rsidRPr="003D502B">
        <w:rPr>
          <w:rFonts w:ascii="Calibri" w:hAnsi="Calibri" w:cs="Calibri"/>
          <w:vertAlign w:val="superscript"/>
          <w:rPrChange w:id="1889" w:author="Jessica Marshall" w:date="2023-07-06T10:18:00Z">
            <w:rPr>
              <w:vertAlign w:val="superscript"/>
            </w:rPr>
          </w:rPrChange>
        </w:rPr>
        <w:t>,</w:t>
      </w:r>
      <w:r w:rsidR="000A7740" w:rsidRPr="003D502B">
        <w:rPr>
          <w:rFonts w:ascii="Calibri" w:hAnsi="Calibri" w:cs="Calibri"/>
          <w:rPrChange w:id="1890" w:author="Jessica Marshall" w:date="2023-07-06T10:18:00Z">
            <w:rPr/>
          </w:rPrChange>
        </w:rPr>
        <w:fldChar w:fldCharType="begin"/>
      </w:r>
      <w:r w:rsidR="000A7740" w:rsidRPr="003D502B">
        <w:rPr>
          <w:rFonts w:ascii="Calibri" w:hAnsi="Calibri" w:cs="Calibri"/>
          <w:rPrChange w:id="1891" w:author="Jessica Marshall" w:date="2023-07-06T10:18:00Z">
            <w:rPr/>
          </w:rPrChange>
        </w:rPr>
        <w:instrText xml:space="preserve"> NOTEREF _Ref138863337 \f \h </w:instrText>
      </w:r>
      <w:r w:rsidR="000A7740" w:rsidRPr="003D502B">
        <w:rPr>
          <w:rFonts w:ascii="Calibri" w:hAnsi="Calibri" w:cs="Calibri"/>
          <w:rPrChange w:id="1892" w:author="Jessica Marshall" w:date="2023-07-06T10:18:00Z">
            <w:rPr/>
          </w:rPrChange>
        </w:rPr>
      </w:r>
      <w:r w:rsidR="003D502B" w:rsidRPr="003D502B">
        <w:rPr>
          <w:rFonts w:ascii="Calibri" w:hAnsi="Calibri" w:cs="Calibri"/>
        </w:rPr>
        <w:instrText xml:space="preserve"> \* MERGEFORMAT </w:instrText>
      </w:r>
      <w:r w:rsidR="000A7740" w:rsidRPr="003D502B">
        <w:rPr>
          <w:rFonts w:ascii="Calibri" w:hAnsi="Calibri" w:cs="Calibri"/>
          <w:rPrChange w:id="1893" w:author="Jessica Marshall" w:date="2023-07-06T10:18:00Z">
            <w:rPr/>
          </w:rPrChange>
        </w:rPr>
        <w:fldChar w:fldCharType="separate"/>
      </w:r>
      <w:r w:rsidR="000A7740" w:rsidRPr="003D502B">
        <w:rPr>
          <w:rStyle w:val="EndnoteReference"/>
          <w:rFonts w:ascii="Calibri" w:hAnsi="Calibri" w:cs="Calibri"/>
          <w:rPrChange w:id="1894" w:author="Jessica Marshall" w:date="2023-07-06T10:18:00Z">
            <w:rPr>
              <w:rStyle w:val="EndnoteReference"/>
            </w:rPr>
          </w:rPrChange>
        </w:rPr>
        <w:t>13</w:t>
      </w:r>
      <w:r w:rsidR="000A7740" w:rsidRPr="003D502B">
        <w:rPr>
          <w:rFonts w:ascii="Calibri" w:hAnsi="Calibri" w:cs="Calibri"/>
          <w:rPrChange w:id="1895" w:author="Jessica Marshall" w:date="2023-07-06T10:18:00Z">
            <w:rPr/>
          </w:rPrChange>
        </w:rPr>
        <w:fldChar w:fldCharType="end"/>
      </w:r>
      <w:r w:rsidR="000A7740" w:rsidRPr="003D502B">
        <w:rPr>
          <w:rFonts w:ascii="Calibri" w:hAnsi="Calibri" w:cs="Calibri"/>
          <w:vertAlign w:val="superscript"/>
          <w:rPrChange w:id="1896" w:author="Jessica Marshall" w:date="2023-07-06T10:18:00Z">
            <w:rPr>
              <w:vertAlign w:val="superscript"/>
            </w:rPr>
          </w:rPrChange>
        </w:rPr>
        <w:t xml:space="preserve">, </w:t>
      </w:r>
      <w:bookmarkStart w:id="1897" w:name="_Ref138921870"/>
      <w:r w:rsidR="000A7740" w:rsidRPr="003D502B">
        <w:rPr>
          <w:rStyle w:val="EndnoteReference"/>
          <w:rFonts w:ascii="Calibri" w:hAnsi="Calibri" w:cs="Calibri"/>
          <w:rPrChange w:id="1898" w:author="Jessica Marshall" w:date="2023-07-06T10:18:00Z">
            <w:rPr>
              <w:rStyle w:val="EndnoteReference"/>
            </w:rPr>
          </w:rPrChange>
        </w:rPr>
        <w:endnoteReference w:id="28"/>
      </w:r>
      <w:bookmarkEnd w:id="1897"/>
      <w:r w:rsidR="000A7740" w:rsidRPr="003D502B">
        <w:rPr>
          <w:rFonts w:ascii="Calibri" w:hAnsi="Calibri" w:cs="Calibri"/>
          <w:rPrChange w:id="1899" w:author="Jessica Marshall" w:date="2023-07-06T10:18:00Z">
            <w:rPr/>
          </w:rPrChange>
        </w:rPr>
        <w:t xml:space="preserve"> </w:t>
      </w:r>
      <w:r w:rsidR="007B2FE5" w:rsidRPr="003D502B">
        <w:rPr>
          <w:rFonts w:ascii="Calibri" w:hAnsi="Calibri" w:cs="Calibri"/>
          <w:rPrChange w:id="1900" w:author="Jessica Marshall" w:date="2023-07-06T10:18:00Z">
            <w:rPr/>
          </w:rPrChange>
        </w:rPr>
        <w:t>Infusion of contrast through the femoral artery and vein is used to visualize the entire arterial tree, including</w:t>
      </w:r>
      <w:r w:rsidR="000A7740" w:rsidRPr="003D502B">
        <w:rPr>
          <w:rFonts w:ascii="Calibri" w:hAnsi="Calibri" w:cs="Calibri"/>
          <w:rPrChange w:id="1901" w:author="Jessica Marshall" w:date="2023-07-06T10:18:00Z">
            <w:rPr/>
          </w:rPrChange>
        </w:rPr>
        <w:t xml:space="preserve"> the</w:t>
      </w:r>
      <w:r w:rsidR="007B2FE5" w:rsidRPr="003D502B">
        <w:rPr>
          <w:rFonts w:ascii="Calibri" w:hAnsi="Calibri" w:cs="Calibri"/>
          <w:rPrChange w:id="1902" w:author="Jessica Marshall" w:date="2023-07-06T10:18:00Z">
            <w:rPr/>
          </w:rPrChange>
        </w:rPr>
        <w:t xml:space="preserve"> aorta, intracranial, and coronary arteries.</w:t>
      </w:r>
      <w:r w:rsidR="000A7740" w:rsidRPr="003D502B">
        <w:rPr>
          <w:rFonts w:ascii="Calibri" w:hAnsi="Calibri" w:cs="Calibri"/>
          <w:rPrChange w:id="1903" w:author="Jessica Marshall" w:date="2023-07-06T10:18:00Z">
            <w:rPr/>
          </w:rPrChange>
        </w:rPr>
        <w:fldChar w:fldCharType="begin"/>
      </w:r>
      <w:r w:rsidR="000A7740" w:rsidRPr="003D502B">
        <w:rPr>
          <w:rFonts w:ascii="Calibri" w:hAnsi="Calibri" w:cs="Calibri"/>
          <w:rPrChange w:id="1904" w:author="Jessica Marshall" w:date="2023-07-06T10:18:00Z">
            <w:rPr/>
          </w:rPrChange>
        </w:rPr>
        <w:instrText xml:space="preserve"> NOTEREF _Ref138853156 \f \h </w:instrText>
      </w:r>
      <w:r w:rsidR="000A7740" w:rsidRPr="003D502B">
        <w:rPr>
          <w:rFonts w:ascii="Calibri" w:hAnsi="Calibri" w:cs="Calibri"/>
          <w:rPrChange w:id="1905" w:author="Jessica Marshall" w:date="2023-07-06T10:18:00Z">
            <w:rPr/>
          </w:rPrChange>
        </w:rPr>
      </w:r>
      <w:r w:rsidR="003D502B" w:rsidRPr="003D502B">
        <w:rPr>
          <w:rFonts w:ascii="Calibri" w:hAnsi="Calibri" w:cs="Calibri"/>
        </w:rPr>
        <w:instrText xml:space="preserve"> \* MERGEFORMAT </w:instrText>
      </w:r>
      <w:r w:rsidR="000A7740" w:rsidRPr="003D502B">
        <w:rPr>
          <w:rFonts w:ascii="Calibri" w:hAnsi="Calibri" w:cs="Calibri"/>
          <w:rPrChange w:id="1906" w:author="Jessica Marshall" w:date="2023-07-06T10:18:00Z">
            <w:rPr/>
          </w:rPrChange>
        </w:rPr>
        <w:fldChar w:fldCharType="separate"/>
      </w:r>
      <w:r w:rsidR="000A7740" w:rsidRPr="003D502B">
        <w:rPr>
          <w:rStyle w:val="EndnoteReference"/>
          <w:rFonts w:ascii="Calibri" w:hAnsi="Calibri" w:cs="Calibri"/>
          <w:rPrChange w:id="1907" w:author="Jessica Marshall" w:date="2023-07-06T10:18:00Z">
            <w:rPr>
              <w:rStyle w:val="EndnoteReference"/>
            </w:rPr>
          </w:rPrChange>
        </w:rPr>
        <w:t>15</w:t>
      </w:r>
      <w:r w:rsidR="000A7740" w:rsidRPr="003D502B">
        <w:rPr>
          <w:rFonts w:ascii="Calibri" w:hAnsi="Calibri" w:cs="Calibri"/>
          <w:rPrChange w:id="1908" w:author="Jessica Marshall" w:date="2023-07-06T10:18:00Z">
            <w:rPr/>
          </w:rPrChange>
        </w:rPr>
        <w:fldChar w:fldCharType="end"/>
      </w:r>
      <w:r w:rsidR="000A7740" w:rsidRPr="003D502B">
        <w:rPr>
          <w:rFonts w:ascii="Calibri" w:hAnsi="Calibri" w:cs="Calibri"/>
          <w:rPrChange w:id="1909" w:author="Jessica Marshall" w:date="2023-07-06T10:18:00Z">
            <w:rPr/>
          </w:rPrChange>
        </w:rPr>
        <w:t xml:space="preserve"> </w:t>
      </w:r>
      <w:r w:rsidR="007B2FE5" w:rsidRPr="003D502B">
        <w:rPr>
          <w:rFonts w:ascii="Calibri" w:hAnsi="Calibri" w:cs="Calibri"/>
          <w:rPrChange w:id="1910" w:author="Jessica Marshall" w:date="2023-07-06T10:18:00Z">
            <w:rPr/>
          </w:rPrChange>
        </w:rPr>
        <w:t>It is also possible to target specific regions</w:t>
      </w:r>
      <w:r w:rsidR="000A7740" w:rsidRPr="003D502B">
        <w:rPr>
          <w:rFonts w:ascii="Calibri" w:hAnsi="Calibri" w:cs="Calibri"/>
          <w:rPrChange w:id="1911" w:author="Jessica Marshall" w:date="2023-07-06T10:18:00Z">
            <w:rPr/>
          </w:rPrChange>
        </w:rPr>
        <w:t xml:space="preserve">, such as the heart or lungs. </w:t>
      </w:r>
      <w:r w:rsidR="007B2FE5" w:rsidRPr="003D502B">
        <w:rPr>
          <w:rFonts w:ascii="Calibri" w:hAnsi="Calibri" w:cs="Calibri"/>
          <w:rPrChange w:id="1912" w:author="Jessica Marshall" w:date="2023-07-06T10:18:00Z">
            <w:rPr/>
          </w:rPrChange>
        </w:rPr>
        <w:t>It may be necessary to turn the cadaver several times to dislodge postmortem clots that obstruct the flow of contrast</w:t>
      </w:r>
      <w:r w:rsidR="000A7740" w:rsidRPr="003D502B">
        <w:rPr>
          <w:rFonts w:ascii="Calibri" w:hAnsi="Calibri" w:cs="Calibri"/>
          <w:rPrChange w:id="1913" w:author="Jessica Marshall" w:date="2023-07-06T10:18:00Z">
            <w:rPr/>
          </w:rPrChange>
        </w:rPr>
        <w:t xml:space="preserve"> through the blood vessels</w:t>
      </w:r>
      <w:r w:rsidR="007B2FE5" w:rsidRPr="003D502B">
        <w:rPr>
          <w:rFonts w:ascii="Calibri" w:hAnsi="Calibri" w:cs="Calibri"/>
          <w:rPrChange w:id="1914" w:author="Jessica Marshall" w:date="2023-07-06T10:18:00Z">
            <w:rPr/>
          </w:rPrChange>
        </w:rPr>
        <w:t>.</w:t>
      </w:r>
      <w:r w:rsidR="000A7740" w:rsidRPr="003D502B">
        <w:rPr>
          <w:rFonts w:ascii="Calibri" w:hAnsi="Calibri" w:cs="Calibri"/>
          <w:rPrChange w:id="1915" w:author="Jessica Marshall" w:date="2023-07-06T10:18:00Z">
            <w:rPr/>
          </w:rPrChange>
        </w:rPr>
        <w:fldChar w:fldCharType="begin"/>
      </w:r>
      <w:r w:rsidR="000A7740" w:rsidRPr="003D502B">
        <w:rPr>
          <w:rFonts w:ascii="Calibri" w:hAnsi="Calibri" w:cs="Calibri"/>
          <w:rPrChange w:id="1916" w:author="Jessica Marshall" w:date="2023-07-06T10:18:00Z">
            <w:rPr/>
          </w:rPrChange>
        </w:rPr>
        <w:instrText xml:space="preserve"> NOTEREF _Ref138863766 \f \h </w:instrText>
      </w:r>
      <w:r w:rsidR="000A7740" w:rsidRPr="003D502B">
        <w:rPr>
          <w:rFonts w:ascii="Calibri" w:hAnsi="Calibri" w:cs="Calibri"/>
          <w:rPrChange w:id="1917" w:author="Jessica Marshall" w:date="2023-07-06T10:18:00Z">
            <w:rPr/>
          </w:rPrChange>
        </w:rPr>
      </w:r>
      <w:r w:rsidR="003D502B" w:rsidRPr="003D502B">
        <w:rPr>
          <w:rFonts w:ascii="Calibri" w:hAnsi="Calibri" w:cs="Calibri"/>
        </w:rPr>
        <w:instrText xml:space="preserve"> \* MERGEFORMAT </w:instrText>
      </w:r>
      <w:r w:rsidR="000A7740" w:rsidRPr="003D502B">
        <w:rPr>
          <w:rFonts w:ascii="Calibri" w:hAnsi="Calibri" w:cs="Calibri"/>
          <w:rPrChange w:id="1918" w:author="Jessica Marshall" w:date="2023-07-06T10:18:00Z">
            <w:rPr/>
          </w:rPrChange>
        </w:rPr>
        <w:fldChar w:fldCharType="separate"/>
      </w:r>
      <w:r w:rsidR="000A7740" w:rsidRPr="003D502B">
        <w:rPr>
          <w:rStyle w:val="EndnoteReference"/>
          <w:rFonts w:ascii="Calibri" w:hAnsi="Calibri" w:cs="Calibri"/>
          <w:rPrChange w:id="1919" w:author="Jessica Marshall" w:date="2023-07-06T10:18:00Z">
            <w:rPr>
              <w:rStyle w:val="EndnoteReference"/>
            </w:rPr>
          </w:rPrChange>
        </w:rPr>
        <w:t>20</w:t>
      </w:r>
      <w:r w:rsidR="000A7740" w:rsidRPr="003D502B">
        <w:rPr>
          <w:rFonts w:ascii="Calibri" w:hAnsi="Calibri" w:cs="Calibri"/>
          <w:rPrChange w:id="1920" w:author="Jessica Marshall" w:date="2023-07-06T10:18:00Z">
            <w:rPr/>
          </w:rPrChange>
        </w:rPr>
        <w:fldChar w:fldCharType="end"/>
      </w:r>
      <w:ins w:id="1921" w:author="Jessica Marshall" w:date="2023-07-06T10:12:00Z">
        <w:r w:rsidR="005E20AA" w:rsidRPr="003D502B">
          <w:rPr>
            <w:rFonts w:ascii="Calibri" w:hAnsi="Calibri" w:cs="Calibri"/>
            <w:rPrChange w:id="1922" w:author="Jessica Marshall" w:date="2023-07-06T10:18:00Z">
              <w:rPr/>
            </w:rPrChange>
          </w:rPr>
          <w:t xml:space="preserve"> </w:t>
        </w:r>
      </w:ins>
      <w:r w:rsidR="00DF76A0" w:rsidRPr="003D502B">
        <w:rPr>
          <w:rFonts w:ascii="Calibri" w:hAnsi="Calibri" w:cs="Calibri"/>
          <w:rPrChange w:id="1923" w:author="Jessica Marshall" w:date="2023-07-06T10:18:00Z">
            <w:rPr/>
          </w:rPrChange>
        </w:rPr>
        <w:t>This technique has been used</w:t>
      </w:r>
      <w:r w:rsidR="00021317" w:rsidRPr="003D502B">
        <w:rPr>
          <w:rFonts w:ascii="Calibri" w:hAnsi="Calibri" w:cs="Calibri"/>
          <w:rPrChange w:id="1924" w:author="Jessica Marshall" w:date="2023-07-06T10:18:00Z">
            <w:rPr/>
          </w:rPrChange>
        </w:rPr>
        <w:t xml:space="preserve"> in the assessment of patients with sudden cardiac death, where it can has been used</w:t>
      </w:r>
      <w:r w:rsidR="00DF76A0" w:rsidRPr="003D502B">
        <w:rPr>
          <w:rFonts w:ascii="Calibri" w:hAnsi="Calibri" w:cs="Calibri"/>
          <w:rPrChange w:id="1925" w:author="Jessica Marshall" w:date="2023-07-06T10:18:00Z">
            <w:rPr/>
          </w:rPrChange>
        </w:rPr>
        <w:t xml:space="preserve"> to demonstrate a number of pathologic conditions involving the coronary arteries, vascular obstruction, or hemorrhage. </w:t>
      </w:r>
      <w:r w:rsidR="008E5D14" w:rsidRPr="003D502B">
        <w:rPr>
          <w:rFonts w:ascii="Calibri" w:hAnsi="Calibri" w:cs="Calibri"/>
          <w:rPrChange w:id="1926" w:author="Jessica Marshall" w:date="2023-07-06T10:18:00Z">
            <w:rPr/>
          </w:rPrChange>
        </w:rPr>
        <w:t>Abnormal pooling of the contrast agent outside the vascular system can also identify bleeding sites or other vascular lesions</w:t>
      </w:r>
      <w:r w:rsidR="00D03FB6" w:rsidRPr="003D502B">
        <w:rPr>
          <w:rFonts w:ascii="Calibri" w:hAnsi="Calibri" w:cs="Calibri"/>
          <w:rPrChange w:id="1927" w:author="Jessica Marshall" w:date="2023-07-06T10:18:00Z">
            <w:rPr/>
          </w:rPrChange>
        </w:rPr>
        <w:t>, which can be difficult to identify in traditional autopsy</w:t>
      </w:r>
      <w:r w:rsidR="00DD58C6" w:rsidRPr="003D502B">
        <w:rPr>
          <w:rFonts w:ascii="Calibri" w:hAnsi="Calibri" w:cs="Calibri"/>
          <w:rPrChange w:id="1928" w:author="Jessica Marshall" w:date="2023-07-06T10:18:00Z">
            <w:rPr/>
          </w:rPrChange>
        </w:rPr>
        <w:t xml:space="preserve">. </w:t>
      </w:r>
      <w:r w:rsidR="00950EC3" w:rsidRPr="003D502B">
        <w:rPr>
          <w:rFonts w:ascii="Calibri" w:hAnsi="Calibri" w:cs="Calibri"/>
          <w:rPrChange w:id="1929" w:author="Jessica Marshall" w:date="2023-07-06T10:18:00Z">
            <w:rPr/>
          </w:rPrChange>
        </w:rPr>
        <w:t xml:space="preserve">For example, postmortem infusion of contrast in a car accident </w:t>
      </w:r>
      <w:r w:rsidR="000A7740" w:rsidRPr="003D502B">
        <w:rPr>
          <w:rFonts w:ascii="Calibri" w:hAnsi="Calibri" w:cs="Calibri"/>
          <w:rPrChange w:id="1930" w:author="Jessica Marshall" w:date="2023-07-06T10:18:00Z">
            <w:rPr/>
          </w:rPrChange>
        </w:rPr>
        <w:t>victim</w:t>
      </w:r>
      <w:r w:rsidR="00950EC3" w:rsidRPr="003D502B">
        <w:rPr>
          <w:rFonts w:ascii="Calibri" w:hAnsi="Calibri" w:cs="Calibri"/>
          <w:rPrChange w:id="1931" w:author="Jessica Marshall" w:date="2023-07-06T10:18:00Z">
            <w:rPr/>
          </w:rPrChange>
        </w:rPr>
        <w:t xml:space="preserve"> </w:t>
      </w:r>
      <w:r w:rsidR="005A6311" w:rsidRPr="003D502B">
        <w:rPr>
          <w:rFonts w:ascii="Calibri" w:hAnsi="Calibri" w:cs="Calibri"/>
          <w:rPrChange w:id="1932" w:author="Jessica Marshall" w:date="2023-07-06T10:18:00Z">
            <w:rPr/>
          </w:rPrChange>
        </w:rPr>
        <w:t>demonstrated presence of contrast within the pericardial sac, indicating a fatal aortic rupture.</w:t>
      </w:r>
      <w:r w:rsidR="00E62704" w:rsidRPr="003D502B">
        <w:rPr>
          <w:rFonts w:ascii="Calibri" w:hAnsi="Calibri" w:cs="Calibri"/>
          <w:rPrChange w:id="1933" w:author="Jessica Marshall" w:date="2023-07-06T10:18:00Z">
            <w:rPr/>
          </w:rPrChange>
        </w:rPr>
        <w:t xml:space="preserve"> It is also superior to </w:t>
      </w:r>
      <w:r w:rsidR="00E62704" w:rsidRPr="003D502B">
        <w:rPr>
          <w:rFonts w:ascii="Calibri" w:hAnsi="Calibri" w:cs="Calibri"/>
          <w:rPrChange w:id="1934" w:author="Jessica Marshall" w:date="2023-07-06T10:18:00Z">
            <w:rPr/>
          </w:rPrChange>
        </w:rPr>
        <w:lastRenderedPageBreak/>
        <w:t>conventional CT for the identification of pulmonary embolism, which is often difficult to detect without contrast.</w:t>
      </w:r>
      <w:r w:rsidR="000A7740" w:rsidRPr="003D502B">
        <w:rPr>
          <w:rFonts w:ascii="Calibri" w:hAnsi="Calibri" w:cs="Calibri"/>
          <w:rPrChange w:id="1935" w:author="Jessica Marshall" w:date="2023-07-06T10:18:00Z">
            <w:rPr/>
          </w:rPrChange>
        </w:rPr>
        <w:fldChar w:fldCharType="begin"/>
      </w:r>
      <w:r w:rsidR="000A7740" w:rsidRPr="003D502B">
        <w:rPr>
          <w:rFonts w:ascii="Calibri" w:hAnsi="Calibri" w:cs="Calibri"/>
          <w:rPrChange w:id="1936" w:author="Jessica Marshall" w:date="2023-07-06T10:18:00Z">
            <w:rPr/>
          </w:rPrChange>
        </w:rPr>
        <w:instrText xml:space="preserve"> NOTEREF _Ref138863337 \f \h </w:instrText>
      </w:r>
      <w:r w:rsidR="000A7740" w:rsidRPr="003D502B">
        <w:rPr>
          <w:rFonts w:ascii="Calibri" w:hAnsi="Calibri" w:cs="Calibri"/>
          <w:rPrChange w:id="1937" w:author="Jessica Marshall" w:date="2023-07-06T10:18:00Z">
            <w:rPr/>
          </w:rPrChange>
        </w:rPr>
      </w:r>
      <w:r w:rsidR="003D502B" w:rsidRPr="003D502B">
        <w:rPr>
          <w:rFonts w:ascii="Calibri" w:hAnsi="Calibri" w:cs="Calibri"/>
        </w:rPr>
        <w:instrText xml:space="preserve"> \* MERGEFORMAT </w:instrText>
      </w:r>
      <w:r w:rsidR="000A7740" w:rsidRPr="003D502B">
        <w:rPr>
          <w:rFonts w:ascii="Calibri" w:hAnsi="Calibri" w:cs="Calibri"/>
          <w:rPrChange w:id="1938" w:author="Jessica Marshall" w:date="2023-07-06T10:18:00Z">
            <w:rPr/>
          </w:rPrChange>
        </w:rPr>
        <w:fldChar w:fldCharType="separate"/>
      </w:r>
      <w:r w:rsidR="000A7740" w:rsidRPr="003D502B">
        <w:rPr>
          <w:rStyle w:val="EndnoteReference"/>
          <w:rFonts w:ascii="Calibri" w:hAnsi="Calibri" w:cs="Calibri"/>
          <w:rPrChange w:id="1939" w:author="Jessica Marshall" w:date="2023-07-06T10:18:00Z">
            <w:rPr>
              <w:rStyle w:val="EndnoteReference"/>
            </w:rPr>
          </w:rPrChange>
        </w:rPr>
        <w:t>13</w:t>
      </w:r>
      <w:r w:rsidR="000A7740" w:rsidRPr="003D502B">
        <w:rPr>
          <w:rFonts w:ascii="Calibri" w:hAnsi="Calibri" w:cs="Calibri"/>
          <w:rPrChange w:id="1940" w:author="Jessica Marshall" w:date="2023-07-06T10:18:00Z">
            <w:rPr/>
          </w:rPrChange>
        </w:rPr>
        <w:fldChar w:fldCharType="end"/>
      </w:r>
    </w:p>
    <w:p w14:paraId="7A263983" w14:textId="66CACABB" w:rsidR="0056563E" w:rsidRPr="003D502B" w:rsidRDefault="000C56EC" w:rsidP="003D502B">
      <w:pPr>
        <w:spacing w:after="0" w:line="360" w:lineRule="auto"/>
        <w:rPr>
          <w:rFonts w:ascii="Calibri" w:hAnsi="Calibri" w:cs="Calibri"/>
          <w:rPrChange w:id="1941" w:author="Jessica Marshall" w:date="2023-07-06T10:18:00Z">
            <w:rPr/>
          </w:rPrChange>
        </w:rPr>
        <w:pPrChange w:id="1942" w:author="Jessica Marshall" w:date="2023-07-06T10:18:00Z">
          <w:pPr/>
        </w:pPrChange>
      </w:pPr>
      <w:r w:rsidRPr="003D502B">
        <w:rPr>
          <w:rFonts w:ascii="Calibri" w:hAnsi="Calibri" w:cs="Calibri"/>
          <w:rPrChange w:id="1943" w:author="Jessica Marshall" w:date="2023-07-06T10:18:00Z">
            <w:rPr/>
          </w:rPrChange>
        </w:rPr>
        <w:t xml:space="preserve">A variety of contrast agents are available for PMCT, including water-based and oil-based solutions, or air. </w:t>
      </w:r>
      <w:r w:rsidRPr="003D502B">
        <w:rPr>
          <w:rFonts w:ascii="Calibri" w:hAnsi="Calibri" w:cs="Calibri"/>
          <w:highlight w:val="green"/>
          <w:rPrChange w:id="1944" w:author="Jessica Marshall" w:date="2023-07-06T10:18:00Z">
            <w:rPr>
              <w:highlight w:val="green"/>
            </w:rPr>
          </w:rPrChange>
        </w:rPr>
        <w:t xml:space="preserve">A potential disadvantage of water-based contrast agents is that </w:t>
      </w:r>
      <w:commentRangeStart w:id="1945"/>
      <w:r w:rsidRPr="003D502B">
        <w:rPr>
          <w:rFonts w:ascii="Calibri" w:hAnsi="Calibri" w:cs="Calibri"/>
          <w:highlight w:val="green"/>
          <w:rPrChange w:id="1946" w:author="Jessica Marshall" w:date="2023-07-06T10:18:00Z">
            <w:rPr>
              <w:highlight w:val="green"/>
            </w:rPr>
          </w:rPrChange>
        </w:rPr>
        <w:t>vascular</w:t>
      </w:r>
      <w:commentRangeEnd w:id="1945"/>
      <w:r w:rsidR="006821E1" w:rsidRPr="003D502B">
        <w:rPr>
          <w:rStyle w:val="CommentReference"/>
          <w:rFonts w:ascii="Calibri" w:hAnsi="Calibri" w:cs="Calibri"/>
          <w:sz w:val="22"/>
          <w:szCs w:val="22"/>
          <w:rPrChange w:id="1947" w:author="Jessica Marshall" w:date="2023-07-06T10:18:00Z">
            <w:rPr>
              <w:rStyle w:val="CommentReference"/>
            </w:rPr>
          </w:rPrChange>
        </w:rPr>
        <w:commentReference w:id="1945"/>
      </w:r>
      <w:r w:rsidRPr="003D502B">
        <w:rPr>
          <w:rFonts w:ascii="Calibri" w:hAnsi="Calibri" w:cs="Calibri"/>
          <w:highlight w:val="green"/>
          <w:rPrChange w:id="1949" w:author="Jessica Marshall" w:date="2023-07-06T10:18:00Z">
            <w:rPr>
              <w:highlight w:val="green"/>
            </w:rPr>
          </w:rPrChange>
        </w:rPr>
        <w:t xml:space="preserve"> permeability increases after death, and the contrast may leak from the blood vessels into the surrounding tissues.</w:t>
      </w:r>
      <w:r w:rsidR="000A7740" w:rsidRPr="003D502B">
        <w:rPr>
          <w:rFonts w:ascii="Calibri" w:hAnsi="Calibri" w:cs="Calibri"/>
          <w:highlight w:val="green"/>
          <w:rPrChange w:id="1950" w:author="Jessica Marshall" w:date="2023-07-06T10:18:00Z">
            <w:rPr>
              <w:highlight w:val="green"/>
            </w:rPr>
          </w:rPrChange>
        </w:rPr>
        <w:fldChar w:fldCharType="begin"/>
      </w:r>
      <w:r w:rsidR="000A7740" w:rsidRPr="003D502B">
        <w:rPr>
          <w:rFonts w:ascii="Calibri" w:hAnsi="Calibri" w:cs="Calibri"/>
          <w:highlight w:val="green"/>
          <w:rPrChange w:id="1951" w:author="Jessica Marshall" w:date="2023-07-06T10:18:00Z">
            <w:rPr>
              <w:highlight w:val="green"/>
            </w:rPr>
          </w:rPrChange>
        </w:rPr>
        <w:instrText xml:space="preserve"> NOTEREF _Ref138921870 \f \h </w:instrText>
      </w:r>
      <w:r w:rsidR="00665FBF" w:rsidRPr="003D502B">
        <w:rPr>
          <w:rFonts w:ascii="Calibri" w:hAnsi="Calibri" w:cs="Calibri"/>
          <w:highlight w:val="green"/>
          <w:rPrChange w:id="1952" w:author="Jessica Marshall" w:date="2023-07-06T10:18:00Z">
            <w:rPr>
              <w:highlight w:val="green"/>
            </w:rPr>
          </w:rPrChange>
        </w:rPr>
        <w:instrText xml:space="preserve"> \* MERGEFORMAT </w:instrText>
      </w:r>
      <w:r w:rsidR="000A7740" w:rsidRPr="003D502B">
        <w:rPr>
          <w:rFonts w:ascii="Calibri" w:hAnsi="Calibri" w:cs="Calibri"/>
          <w:highlight w:val="green"/>
          <w:rPrChange w:id="1953" w:author="Jessica Marshall" w:date="2023-07-06T10:18:00Z">
            <w:rPr>
              <w:highlight w:val="green"/>
            </w:rPr>
          </w:rPrChange>
        </w:rPr>
      </w:r>
      <w:r w:rsidR="000A7740" w:rsidRPr="003D502B">
        <w:rPr>
          <w:rFonts w:ascii="Calibri" w:hAnsi="Calibri" w:cs="Calibri"/>
          <w:highlight w:val="green"/>
          <w:rPrChange w:id="1954" w:author="Jessica Marshall" w:date="2023-07-06T10:18:00Z">
            <w:rPr>
              <w:highlight w:val="green"/>
            </w:rPr>
          </w:rPrChange>
        </w:rPr>
        <w:fldChar w:fldCharType="separate"/>
      </w:r>
      <w:r w:rsidR="000A7740" w:rsidRPr="003D502B">
        <w:rPr>
          <w:rStyle w:val="EndnoteReference"/>
          <w:rFonts w:ascii="Calibri" w:hAnsi="Calibri" w:cs="Calibri"/>
          <w:highlight w:val="green"/>
          <w:rPrChange w:id="1955" w:author="Jessica Marshall" w:date="2023-07-06T10:18:00Z">
            <w:rPr>
              <w:rStyle w:val="EndnoteReference"/>
              <w:highlight w:val="green"/>
            </w:rPr>
          </w:rPrChange>
        </w:rPr>
        <w:t>28</w:t>
      </w:r>
      <w:r w:rsidR="000A7740" w:rsidRPr="003D502B">
        <w:rPr>
          <w:rFonts w:ascii="Calibri" w:hAnsi="Calibri" w:cs="Calibri"/>
          <w:highlight w:val="green"/>
          <w:rPrChange w:id="1956" w:author="Jessica Marshall" w:date="2023-07-06T10:18:00Z">
            <w:rPr>
              <w:highlight w:val="green"/>
            </w:rPr>
          </w:rPrChange>
        </w:rPr>
        <w:fldChar w:fldCharType="end"/>
      </w:r>
      <w:r w:rsidR="000A7740" w:rsidRPr="003D502B">
        <w:rPr>
          <w:rFonts w:ascii="Calibri" w:hAnsi="Calibri" w:cs="Calibri"/>
          <w:highlight w:val="green"/>
          <w:rPrChange w:id="1957" w:author="Jessica Marshall" w:date="2023-07-06T10:18:00Z">
            <w:rPr>
              <w:highlight w:val="green"/>
            </w:rPr>
          </w:rPrChange>
        </w:rPr>
        <w:t xml:space="preserve"> </w:t>
      </w:r>
      <w:r w:rsidR="00964CD7" w:rsidRPr="003D502B">
        <w:rPr>
          <w:rFonts w:ascii="Calibri" w:hAnsi="Calibri" w:cs="Calibri"/>
          <w:highlight w:val="green"/>
          <w:rPrChange w:id="1958" w:author="Jessica Marshall" w:date="2023-07-06T10:18:00Z">
            <w:rPr>
              <w:highlight w:val="green"/>
            </w:rPr>
          </w:rPrChange>
        </w:rPr>
        <w:t>The</w:t>
      </w:r>
      <w:r w:rsidR="00964CD7" w:rsidRPr="003D502B">
        <w:rPr>
          <w:rFonts w:ascii="Calibri" w:hAnsi="Calibri" w:cs="Calibri"/>
          <w:rPrChange w:id="1959" w:author="Jessica Marshall" w:date="2023-07-06T10:18:00Z">
            <w:rPr/>
          </w:rPrChange>
        </w:rPr>
        <w:t xml:space="preserve"> infusion of contrast agents in PMCTA</w:t>
      </w:r>
      <w:r w:rsidR="00B673C5" w:rsidRPr="003D502B">
        <w:rPr>
          <w:rFonts w:ascii="Calibri" w:hAnsi="Calibri" w:cs="Calibri"/>
          <w:rPrChange w:id="1960" w:author="Jessica Marshall" w:date="2023-07-06T10:18:00Z">
            <w:rPr/>
          </w:rPrChange>
        </w:rPr>
        <w:t xml:space="preserve"> may interfere with toxicologic analysis of </w:t>
      </w:r>
      <w:r w:rsidR="00CF17A5" w:rsidRPr="003D502B">
        <w:rPr>
          <w:rFonts w:ascii="Calibri" w:hAnsi="Calibri" w:cs="Calibri"/>
          <w:rPrChange w:id="1961" w:author="Jessica Marshall" w:date="2023-07-06T10:18:00Z">
            <w:rPr/>
          </w:rPrChange>
        </w:rPr>
        <w:t xml:space="preserve">blood and urine samples. Therefore, samples for toxicology screening should be collected before PMCTA is performed. </w:t>
      </w:r>
    </w:p>
    <w:p w14:paraId="67F25A7E" w14:textId="77777777" w:rsidR="00B82A68" w:rsidRPr="003D502B" w:rsidRDefault="00B82A68" w:rsidP="003D502B">
      <w:pPr>
        <w:spacing w:after="0" w:line="360" w:lineRule="auto"/>
        <w:rPr>
          <w:rFonts w:ascii="Calibri" w:hAnsi="Calibri" w:cs="Calibri"/>
          <w:rPrChange w:id="1962" w:author="Jessica Marshall" w:date="2023-07-06T10:18:00Z">
            <w:rPr/>
          </w:rPrChange>
        </w:rPr>
        <w:pPrChange w:id="1963" w:author="Jessica Marshall" w:date="2023-07-06T10:18:00Z">
          <w:pPr/>
        </w:pPrChange>
      </w:pPr>
    </w:p>
    <w:p w14:paraId="703C119E" w14:textId="65212640" w:rsidR="0044540D" w:rsidRPr="003D502B" w:rsidRDefault="007107FB" w:rsidP="003D502B">
      <w:pPr>
        <w:pStyle w:val="Heading2"/>
        <w:spacing w:after="0" w:line="360" w:lineRule="auto"/>
        <w:rPr>
          <w:rFonts w:ascii="Calibri" w:hAnsi="Calibri" w:cs="Calibri"/>
          <w:rPrChange w:id="1964" w:author="Jessica Marshall" w:date="2023-07-06T10:18:00Z">
            <w:rPr/>
          </w:rPrChange>
        </w:rPr>
        <w:pPrChange w:id="1965" w:author="Jessica Marshall" w:date="2023-07-06T10:18:00Z">
          <w:pPr/>
        </w:pPrChange>
      </w:pPr>
      <w:r w:rsidRPr="003D502B">
        <w:rPr>
          <w:rFonts w:ascii="Calibri" w:hAnsi="Calibri" w:cs="Calibri"/>
          <w:rPrChange w:id="1966" w:author="Jessica Marshall" w:date="2023-07-06T10:18:00Z">
            <w:rPr/>
          </w:rPrChange>
        </w:rPr>
        <w:t>Limitations</w:t>
      </w:r>
      <w:r w:rsidR="0044540D" w:rsidRPr="003D502B">
        <w:rPr>
          <w:rFonts w:ascii="Calibri" w:hAnsi="Calibri" w:cs="Calibri"/>
          <w:rPrChange w:id="1967" w:author="Jessica Marshall" w:date="2023-07-06T10:18:00Z">
            <w:rPr/>
          </w:rPrChange>
        </w:rPr>
        <w:t xml:space="preserve"> of PMCT</w:t>
      </w:r>
      <w:r w:rsidRPr="003D502B">
        <w:rPr>
          <w:rFonts w:ascii="Calibri" w:hAnsi="Calibri" w:cs="Calibri"/>
          <w:rPrChange w:id="1968" w:author="Jessica Marshall" w:date="2023-07-06T10:18:00Z">
            <w:rPr/>
          </w:rPrChange>
        </w:rPr>
        <w:t xml:space="preserve"> </w:t>
      </w:r>
    </w:p>
    <w:p w14:paraId="2C3409F3" w14:textId="489E1B19" w:rsidR="007107FB" w:rsidRPr="003D502B" w:rsidRDefault="008C3995" w:rsidP="003D502B">
      <w:pPr>
        <w:spacing w:after="0" w:line="360" w:lineRule="auto"/>
        <w:rPr>
          <w:rFonts w:ascii="Calibri" w:hAnsi="Calibri" w:cs="Calibri"/>
          <w:rPrChange w:id="1969" w:author="Jessica Marshall" w:date="2023-07-06T10:18:00Z">
            <w:rPr/>
          </w:rPrChange>
        </w:rPr>
        <w:pPrChange w:id="1970" w:author="Jessica Marshall" w:date="2023-07-06T10:18:00Z">
          <w:pPr/>
        </w:pPrChange>
      </w:pPr>
      <w:r w:rsidRPr="003D502B">
        <w:rPr>
          <w:rFonts w:ascii="Calibri" w:hAnsi="Calibri" w:cs="Calibri"/>
          <w:rPrChange w:id="1971" w:author="Jessica Marshall" w:date="2023-07-06T10:18:00Z">
            <w:rPr/>
          </w:rPrChange>
        </w:rPr>
        <w:t xml:space="preserve">PMCT is also associated with potential limitations. </w:t>
      </w:r>
      <w:r w:rsidRPr="003D502B">
        <w:rPr>
          <w:rFonts w:ascii="Calibri" w:hAnsi="Calibri" w:cs="Calibri"/>
          <w:highlight w:val="yellow"/>
          <w:rPrChange w:id="1972" w:author="Jessica Marshall" w:date="2023-07-06T10:18:00Z">
            <w:rPr>
              <w:highlight w:val="yellow"/>
            </w:rPr>
          </w:rPrChange>
        </w:rPr>
        <w:t xml:space="preserve">Although CT is very effective for identifying bone lesions and metallic foreign bodies, it is </w:t>
      </w:r>
      <w:r w:rsidR="007B2FE5" w:rsidRPr="003D502B">
        <w:rPr>
          <w:rFonts w:ascii="Calibri" w:hAnsi="Calibri" w:cs="Calibri"/>
          <w:highlight w:val="yellow"/>
          <w:rPrChange w:id="1973" w:author="Jessica Marshall" w:date="2023-07-06T10:18:00Z">
            <w:rPr>
              <w:highlight w:val="yellow"/>
            </w:rPr>
          </w:rPrChange>
        </w:rPr>
        <w:t>generally</w:t>
      </w:r>
      <w:r w:rsidR="00C46E6E" w:rsidRPr="003D502B">
        <w:rPr>
          <w:rFonts w:ascii="Calibri" w:hAnsi="Calibri" w:cs="Calibri"/>
          <w:highlight w:val="yellow"/>
          <w:rPrChange w:id="1974" w:author="Jessica Marshall" w:date="2023-07-06T10:18:00Z">
            <w:rPr>
              <w:highlight w:val="yellow"/>
            </w:rPr>
          </w:rPrChange>
        </w:rPr>
        <w:t xml:space="preserve"> less sensitive for the detection of some common pathologies that are encountered during autopsy, </w:t>
      </w:r>
      <w:r w:rsidR="002D448B" w:rsidRPr="003D502B">
        <w:rPr>
          <w:rFonts w:ascii="Calibri" w:hAnsi="Calibri" w:cs="Calibri"/>
          <w:highlight w:val="yellow"/>
          <w:rPrChange w:id="1975" w:author="Jessica Marshall" w:date="2023-07-06T10:18:00Z">
            <w:rPr>
              <w:highlight w:val="yellow"/>
            </w:rPr>
          </w:rPrChange>
        </w:rPr>
        <w:t>including</w:t>
      </w:r>
      <w:r w:rsidRPr="003D502B">
        <w:rPr>
          <w:rFonts w:ascii="Calibri" w:hAnsi="Calibri" w:cs="Calibri"/>
          <w:highlight w:val="yellow"/>
          <w:rPrChange w:id="1976" w:author="Jessica Marshall" w:date="2023-07-06T10:18:00Z">
            <w:rPr>
              <w:highlight w:val="yellow"/>
            </w:rPr>
          </w:rPrChange>
        </w:rPr>
        <w:t xml:space="preserve"> tissue decomposition,</w:t>
      </w:r>
      <w:r w:rsidR="002D448B" w:rsidRPr="003D502B">
        <w:rPr>
          <w:rFonts w:ascii="Calibri" w:hAnsi="Calibri" w:cs="Calibri"/>
          <w:highlight w:val="yellow"/>
          <w:rPrChange w:id="1977" w:author="Jessica Marshall" w:date="2023-07-06T10:18:00Z">
            <w:rPr>
              <w:highlight w:val="yellow"/>
            </w:rPr>
          </w:rPrChange>
        </w:rPr>
        <w:t xml:space="preserve"> pulmonary embolism, visceral and soft-tissue lesions, and</w:t>
      </w:r>
      <w:r w:rsidR="004B3F34" w:rsidRPr="003D502B">
        <w:rPr>
          <w:rFonts w:ascii="Calibri" w:hAnsi="Calibri" w:cs="Calibri"/>
          <w:highlight w:val="yellow"/>
          <w:rPrChange w:id="1978" w:author="Jessica Marshall" w:date="2023-07-06T10:18:00Z">
            <w:rPr>
              <w:highlight w:val="yellow"/>
            </w:rPr>
          </w:rPrChange>
        </w:rPr>
        <w:t xml:space="preserve"> some</w:t>
      </w:r>
      <w:r w:rsidR="002D448B" w:rsidRPr="003D502B">
        <w:rPr>
          <w:rFonts w:ascii="Calibri" w:hAnsi="Calibri" w:cs="Calibri"/>
          <w:highlight w:val="yellow"/>
          <w:rPrChange w:id="1979" w:author="Jessica Marshall" w:date="2023-07-06T10:18:00Z">
            <w:rPr>
              <w:highlight w:val="yellow"/>
            </w:rPr>
          </w:rPrChange>
        </w:rPr>
        <w:t xml:space="preserve"> cardiac </w:t>
      </w:r>
      <w:commentRangeStart w:id="1980"/>
      <w:r w:rsidR="002D448B" w:rsidRPr="003D502B">
        <w:rPr>
          <w:rFonts w:ascii="Calibri" w:hAnsi="Calibri" w:cs="Calibri"/>
          <w:highlight w:val="yellow"/>
          <w:rPrChange w:id="1981" w:author="Jessica Marshall" w:date="2023-07-06T10:18:00Z">
            <w:rPr>
              <w:highlight w:val="yellow"/>
            </w:rPr>
          </w:rPrChange>
        </w:rPr>
        <w:t>patholog</w:t>
      </w:r>
      <w:r w:rsidR="004B3F34" w:rsidRPr="003D502B">
        <w:rPr>
          <w:rFonts w:ascii="Calibri" w:hAnsi="Calibri" w:cs="Calibri"/>
          <w:highlight w:val="yellow"/>
          <w:rPrChange w:id="1982" w:author="Jessica Marshall" w:date="2023-07-06T10:18:00Z">
            <w:rPr>
              <w:highlight w:val="yellow"/>
            </w:rPr>
          </w:rPrChange>
        </w:rPr>
        <w:t>ies</w:t>
      </w:r>
      <w:commentRangeEnd w:id="1980"/>
      <w:r w:rsidR="00277BA9" w:rsidRPr="003D502B">
        <w:rPr>
          <w:rStyle w:val="CommentReference"/>
          <w:rFonts w:ascii="Calibri" w:hAnsi="Calibri" w:cs="Calibri"/>
          <w:sz w:val="22"/>
          <w:szCs w:val="22"/>
          <w:rPrChange w:id="1983" w:author="Jessica Marshall" w:date="2023-07-06T10:18:00Z">
            <w:rPr>
              <w:rStyle w:val="CommentReference"/>
            </w:rPr>
          </w:rPrChange>
        </w:rPr>
        <w:commentReference w:id="1980"/>
      </w:r>
      <w:r w:rsidR="0044742F" w:rsidRPr="003D502B">
        <w:rPr>
          <w:rFonts w:ascii="Calibri" w:hAnsi="Calibri" w:cs="Calibri"/>
          <w:rPrChange w:id="1984" w:author="Jessica Marshall" w:date="2023-07-06T10:18:00Z">
            <w:rPr/>
          </w:rPrChange>
        </w:rPr>
        <w:t>.</w:t>
      </w:r>
      <w:r w:rsidR="002D448B" w:rsidRPr="003D502B">
        <w:rPr>
          <w:rFonts w:ascii="Calibri" w:hAnsi="Calibri" w:cs="Calibri"/>
          <w:rPrChange w:id="1985" w:author="Jessica Marshall" w:date="2023-07-06T10:18:00Z">
            <w:rPr/>
          </w:rPrChange>
        </w:rPr>
        <w:t xml:space="preserve"> </w:t>
      </w:r>
      <w:r w:rsidR="007B2FE5" w:rsidRPr="003D502B">
        <w:rPr>
          <w:rFonts w:ascii="Calibri" w:hAnsi="Calibri" w:cs="Calibri"/>
          <w:rPrChange w:id="1986" w:author="Jessica Marshall" w:date="2023-07-06T10:18:00Z">
            <w:rPr/>
          </w:rPrChange>
        </w:rPr>
        <w:t>It</w:t>
      </w:r>
      <w:r w:rsidR="00B27CE0" w:rsidRPr="003D502B">
        <w:rPr>
          <w:rFonts w:ascii="Calibri" w:hAnsi="Calibri" w:cs="Calibri"/>
          <w:rPrChange w:id="1987" w:author="Jessica Marshall" w:date="2023-07-06T10:18:00Z">
            <w:rPr/>
          </w:rPrChange>
        </w:rPr>
        <w:t xml:space="preserve"> is</w:t>
      </w:r>
      <w:r w:rsidR="001E7EE1" w:rsidRPr="003D502B">
        <w:rPr>
          <w:rFonts w:ascii="Calibri" w:hAnsi="Calibri" w:cs="Calibri"/>
          <w:rPrChange w:id="1988" w:author="Jessica Marshall" w:date="2023-07-06T10:18:00Z">
            <w:rPr/>
          </w:rPrChange>
        </w:rPr>
        <w:t xml:space="preserve"> also less useful for identification of conditions such as sepsis, metabolic disorders, </w:t>
      </w:r>
      <w:r w:rsidR="00136371" w:rsidRPr="003D502B">
        <w:rPr>
          <w:rFonts w:ascii="Calibri" w:hAnsi="Calibri" w:cs="Calibri"/>
          <w:rPrChange w:id="1989" w:author="Jessica Marshall" w:date="2023-07-06T10:18:00Z">
            <w:rPr/>
          </w:rPrChange>
        </w:rPr>
        <w:t>intoxication, meningitis</w:t>
      </w:r>
      <w:r w:rsidR="007B2FE5" w:rsidRPr="003D502B">
        <w:rPr>
          <w:rFonts w:ascii="Calibri" w:hAnsi="Calibri" w:cs="Calibri"/>
          <w:rPrChange w:id="1990" w:author="Jessica Marshall" w:date="2023-07-06T10:18:00Z">
            <w:rPr/>
          </w:rPrChange>
        </w:rPr>
        <w:t xml:space="preserve"> or other subtle changes to the central nervous system</w:t>
      </w:r>
      <w:r w:rsidR="00136371" w:rsidRPr="003D502B">
        <w:rPr>
          <w:rFonts w:ascii="Calibri" w:hAnsi="Calibri" w:cs="Calibri"/>
          <w:rPrChange w:id="1991" w:author="Jessica Marshall" w:date="2023-07-06T10:18:00Z">
            <w:rPr/>
          </w:rPrChange>
        </w:rPr>
        <w:t>, or pancreatitis.</w:t>
      </w:r>
      <w:r w:rsidR="0044742F" w:rsidRPr="003D502B">
        <w:rPr>
          <w:rFonts w:ascii="Calibri" w:hAnsi="Calibri" w:cs="Calibri"/>
          <w:rPrChange w:id="1992" w:author="Jessica Marshall" w:date="2023-07-06T10:18:00Z">
            <w:rPr/>
          </w:rPrChange>
        </w:rPr>
        <w:fldChar w:fldCharType="begin"/>
      </w:r>
      <w:r w:rsidR="0044742F" w:rsidRPr="003D502B">
        <w:rPr>
          <w:rFonts w:ascii="Calibri" w:hAnsi="Calibri" w:cs="Calibri"/>
          <w:rPrChange w:id="1993" w:author="Jessica Marshall" w:date="2023-07-06T10:18:00Z">
            <w:rPr/>
          </w:rPrChange>
        </w:rPr>
        <w:instrText xml:space="preserve"> NOTEREF _Ref138851950 \f \h </w:instrText>
      </w:r>
      <w:r w:rsidR="00EF5067" w:rsidRPr="003D502B">
        <w:rPr>
          <w:rFonts w:ascii="Calibri" w:hAnsi="Calibri" w:cs="Calibri"/>
          <w:rPrChange w:id="1994" w:author="Jessica Marshall" w:date="2023-07-06T10:18:00Z">
            <w:rPr/>
          </w:rPrChange>
        </w:rPr>
        <w:instrText xml:space="preserve"> \* MERGEFORMAT </w:instrText>
      </w:r>
      <w:r w:rsidR="0044742F" w:rsidRPr="003D502B">
        <w:rPr>
          <w:rFonts w:ascii="Calibri" w:hAnsi="Calibri" w:cs="Calibri"/>
          <w:rPrChange w:id="1995" w:author="Jessica Marshall" w:date="2023-07-06T10:18:00Z">
            <w:rPr/>
          </w:rPrChange>
        </w:rPr>
      </w:r>
      <w:r w:rsidR="0044742F" w:rsidRPr="003D502B">
        <w:rPr>
          <w:rFonts w:ascii="Calibri" w:hAnsi="Calibri" w:cs="Calibri"/>
          <w:rPrChange w:id="1996" w:author="Jessica Marshall" w:date="2023-07-06T10:18:00Z">
            <w:rPr/>
          </w:rPrChange>
        </w:rPr>
        <w:fldChar w:fldCharType="separate"/>
      </w:r>
      <w:r w:rsidR="0044742F" w:rsidRPr="003D502B">
        <w:rPr>
          <w:rStyle w:val="EndnoteReference"/>
          <w:rFonts w:ascii="Calibri" w:hAnsi="Calibri" w:cs="Calibri"/>
          <w:rPrChange w:id="1997" w:author="Jessica Marshall" w:date="2023-07-06T10:18:00Z">
            <w:rPr>
              <w:rStyle w:val="EndnoteReference"/>
            </w:rPr>
          </w:rPrChange>
        </w:rPr>
        <w:t>7</w:t>
      </w:r>
      <w:r w:rsidR="0044742F" w:rsidRPr="003D502B">
        <w:rPr>
          <w:rFonts w:ascii="Calibri" w:hAnsi="Calibri" w:cs="Calibri"/>
          <w:rPrChange w:id="1998" w:author="Jessica Marshall" w:date="2023-07-06T10:18:00Z">
            <w:rPr/>
          </w:rPrChange>
        </w:rPr>
        <w:fldChar w:fldCharType="end"/>
      </w:r>
      <w:r w:rsidR="0044742F" w:rsidRPr="003D502B">
        <w:rPr>
          <w:rFonts w:ascii="Calibri" w:hAnsi="Calibri" w:cs="Calibri"/>
          <w:vertAlign w:val="superscript"/>
          <w:rPrChange w:id="1999" w:author="Jessica Marshall" w:date="2023-07-06T10:18:00Z">
            <w:rPr>
              <w:vertAlign w:val="superscript"/>
            </w:rPr>
          </w:rPrChange>
        </w:rPr>
        <w:t>,</w:t>
      </w:r>
      <w:r w:rsidR="0044742F" w:rsidRPr="003D502B">
        <w:rPr>
          <w:rFonts w:ascii="Calibri" w:hAnsi="Calibri" w:cs="Calibri"/>
          <w:rPrChange w:id="2000" w:author="Jessica Marshall" w:date="2023-07-06T10:18:00Z">
            <w:rPr/>
          </w:rPrChange>
        </w:rPr>
        <w:fldChar w:fldCharType="begin"/>
      </w:r>
      <w:r w:rsidR="0044742F" w:rsidRPr="003D502B">
        <w:rPr>
          <w:rFonts w:ascii="Calibri" w:hAnsi="Calibri" w:cs="Calibri"/>
          <w:rPrChange w:id="2001" w:author="Jessica Marshall" w:date="2023-07-06T10:18:00Z">
            <w:rPr/>
          </w:rPrChange>
        </w:rPr>
        <w:instrText xml:space="preserve"> NOTEREF _Ref138863766 \f \h </w:instrText>
      </w:r>
      <w:r w:rsidR="00EF5067" w:rsidRPr="003D502B">
        <w:rPr>
          <w:rFonts w:ascii="Calibri" w:hAnsi="Calibri" w:cs="Calibri"/>
          <w:rPrChange w:id="2002" w:author="Jessica Marshall" w:date="2023-07-06T10:18:00Z">
            <w:rPr/>
          </w:rPrChange>
        </w:rPr>
        <w:instrText xml:space="preserve"> \* MERGEFORMAT </w:instrText>
      </w:r>
      <w:r w:rsidR="0044742F" w:rsidRPr="003D502B">
        <w:rPr>
          <w:rFonts w:ascii="Calibri" w:hAnsi="Calibri" w:cs="Calibri"/>
          <w:rPrChange w:id="2003" w:author="Jessica Marshall" w:date="2023-07-06T10:18:00Z">
            <w:rPr/>
          </w:rPrChange>
        </w:rPr>
      </w:r>
      <w:r w:rsidR="0044742F" w:rsidRPr="003D502B">
        <w:rPr>
          <w:rFonts w:ascii="Calibri" w:hAnsi="Calibri" w:cs="Calibri"/>
          <w:rPrChange w:id="2004" w:author="Jessica Marshall" w:date="2023-07-06T10:18:00Z">
            <w:rPr/>
          </w:rPrChange>
        </w:rPr>
        <w:fldChar w:fldCharType="separate"/>
      </w:r>
      <w:r w:rsidR="0044742F" w:rsidRPr="003D502B">
        <w:rPr>
          <w:rStyle w:val="EndnoteReference"/>
          <w:rFonts w:ascii="Calibri" w:hAnsi="Calibri" w:cs="Calibri"/>
          <w:rPrChange w:id="2005" w:author="Jessica Marshall" w:date="2023-07-06T10:18:00Z">
            <w:rPr>
              <w:rStyle w:val="EndnoteReference"/>
            </w:rPr>
          </w:rPrChange>
        </w:rPr>
        <w:t>20</w:t>
      </w:r>
      <w:r w:rsidR="0044742F" w:rsidRPr="003D502B">
        <w:rPr>
          <w:rFonts w:ascii="Calibri" w:hAnsi="Calibri" w:cs="Calibri"/>
          <w:rPrChange w:id="2006" w:author="Jessica Marshall" w:date="2023-07-06T10:18:00Z">
            <w:rPr/>
          </w:rPrChange>
        </w:rPr>
        <w:fldChar w:fldCharType="end"/>
      </w:r>
      <w:del w:id="2007" w:author="Jessica Marshall" w:date="2023-07-06T10:13:00Z">
        <w:r w:rsidR="0044742F" w:rsidRPr="003D502B" w:rsidDel="00065487">
          <w:rPr>
            <w:rFonts w:ascii="Calibri" w:hAnsi="Calibri" w:cs="Calibri"/>
            <w:rPrChange w:id="2008" w:author="Jessica Marshall" w:date="2023-07-06T10:18:00Z">
              <w:rPr/>
            </w:rPrChange>
          </w:rPr>
          <w:delText xml:space="preserve"> </w:delText>
        </w:r>
      </w:del>
      <w:r w:rsidR="00136371" w:rsidRPr="003D502B">
        <w:rPr>
          <w:rFonts w:ascii="Calibri" w:hAnsi="Calibri" w:cs="Calibri"/>
          <w:rPrChange w:id="2009" w:author="Jessica Marshall" w:date="2023-07-06T10:18:00Z">
            <w:rPr/>
          </w:rPrChange>
        </w:rPr>
        <w:t xml:space="preserve"> </w:t>
      </w:r>
      <w:r w:rsidR="0067651C" w:rsidRPr="003D502B">
        <w:rPr>
          <w:rFonts w:ascii="Calibri" w:hAnsi="Calibri" w:cs="Calibri"/>
          <w:rPrChange w:id="2010" w:author="Jessica Marshall" w:date="2023-07-06T10:18:00Z">
            <w:rPr/>
          </w:rPrChange>
        </w:rPr>
        <w:t xml:space="preserve">In some cases, </w:t>
      </w:r>
      <w:r w:rsidR="001C394D" w:rsidRPr="003D502B">
        <w:rPr>
          <w:rFonts w:ascii="Calibri" w:hAnsi="Calibri" w:cs="Calibri"/>
          <w:rPrChange w:id="2011" w:author="Jessica Marshall" w:date="2023-07-06T10:18:00Z">
            <w:rPr/>
          </w:rPrChange>
        </w:rPr>
        <w:t>PMCT may identify certain pathologic findings</w:t>
      </w:r>
      <w:r w:rsidR="007B2FE5" w:rsidRPr="003D502B">
        <w:rPr>
          <w:rFonts w:ascii="Calibri" w:hAnsi="Calibri" w:cs="Calibri"/>
          <w:rPrChange w:id="2012" w:author="Jessica Marshall" w:date="2023-07-06T10:18:00Z">
            <w:rPr/>
          </w:rPrChange>
        </w:rPr>
        <w:t>, but</w:t>
      </w:r>
      <w:r w:rsidR="001C394D" w:rsidRPr="003D502B">
        <w:rPr>
          <w:rFonts w:ascii="Calibri" w:hAnsi="Calibri" w:cs="Calibri"/>
          <w:rPrChange w:id="2013" w:author="Jessica Marshall" w:date="2023-07-06T10:18:00Z">
            <w:rPr/>
          </w:rPrChange>
        </w:rPr>
        <w:t xml:space="preserve"> not the underlying causes. For example,</w:t>
      </w:r>
      <w:r w:rsidR="000E31A3" w:rsidRPr="003D502B">
        <w:rPr>
          <w:rFonts w:ascii="Calibri" w:hAnsi="Calibri" w:cs="Calibri"/>
          <w:rPrChange w:id="2014" w:author="Jessica Marshall" w:date="2023-07-06T10:18:00Z">
            <w:rPr/>
          </w:rPrChange>
        </w:rPr>
        <w:t xml:space="preserve"> </w:t>
      </w:r>
      <w:r w:rsidR="007B2FE5" w:rsidRPr="003D502B">
        <w:rPr>
          <w:rFonts w:ascii="Calibri" w:hAnsi="Calibri" w:cs="Calibri"/>
          <w:rPrChange w:id="2015" w:author="Jessica Marshall" w:date="2023-07-06T10:18:00Z">
            <w:rPr/>
          </w:rPrChange>
        </w:rPr>
        <w:t xml:space="preserve">PMCT has </w:t>
      </w:r>
      <w:r w:rsidR="00EE0054" w:rsidRPr="003D502B">
        <w:rPr>
          <w:rFonts w:ascii="Calibri" w:hAnsi="Calibri" w:cs="Calibri"/>
          <w:rPrChange w:id="2016" w:author="Jessica Marshall" w:date="2023-07-06T10:18:00Z">
            <w:rPr/>
          </w:rPrChange>
        </w:rPr>
        <w:t xml:space="preserve">high sensitivity for ectopic air accumulation but low sensitivity for soft tissue </w:t>
      </w:r>
      <w:proofErr w:type="gramStart"/>
      <w:r w:rsidR="00EE0054" w:rsidRPr="003D502B">
        <w:rPr>
          <w:rFonts w:ascii="Calibri" w:hAnsi="Calibri" w:cs="Calibri"/>
          <w:rPrChange w:id="2017" w:author="Jessica Marshall" w:date="2023-07-06T10:18:00Z">
            <w:rPr/>
          </w:rPrChange>
        </w:rPr>
        <w:t xml:space="preserve">damage, </w:t>
      </w:r>
      <w:r w:rsidR="007B2FE5" w:rsidRPr="003D502B">
        <w:rPr>
          <w:rFonts w:ascii="Calibri" w:hAnsi="Calibri" w:cs="Calibri"/>
          <w:rPrChange w:id="2018" w:author="Jessica Marshall" w:date="2023-07-06T10:18:00Z">
            <w:rPr/>
          </w:rPrChange>
        </w:rPr>
        <w:t>and</w:t>
      </w:r>
      <w:proofErr w:type="gramEnd"/>
      <w:r w:rsidR="007B2FE5" w:rsidRPr="003D502B">
        <w:rPr>
          <w:rFonts w:ascii="Calibri" w:hAnsi="Calibri" w:cs="Calibri"/>
          <w:rPrChange w:id="2019" w:author="Jessica Marshall" w:date="2023-07-06T10:18:00Z">
            <w:rPr/>
          </w:rPrChange>
        </w:rPr>
        <w:t xml:space="preserve"> may therefore</w:t>
      </w:r>
      <w:r w:rsidR="00E83776" w:rsidRPr="003D502B">
        <w:rPr>
          <w:rFonts w:ascii="Calibri" w:hAnsi="Calibri" w:cs="Calibri"/>
          <w:rPrChange w:id="2020" w:author="Jessica Marshall" w:date="2023-07-06T10:18:00Z">
            <w:rPr/>
          </w:rPrChange>
        </w:rPr>
        <w:t xml:space="preserve"> detect a pneumoperitoneum but not the underlying perforation. </w:t>
      </w:r>
      <w:r w:rsidR="009950AC" w:rsidRPr="003D502B">
        <w:rPr>
          <w:rFonts w:ascii="Calibri" w:hAnsi="Calibri" w:cs="Calibri"/>
          <w:rPrChange w:id="2021" w:author="Jessica Marshall" w:date="2023-07-06T10:18:00Z">
            <w:rPr/>
          </w:rPrChange>
        </w:rPr>
        <w:t>However, this information</w:t>
      </w:r>
      <w:r w:rsidR="00E06678" w:rsidRPr="003D502B">
        <w:rPr>
          <w:rFonts w:ascii="Calibri" w:hAnsi="Calibri" w:cs="Calibri"/>
          <w:rPrChange w:id="2022" w:author="Jessica Marshall" w:date="2023-07-06T10:18:00Z">
            <w:rPr/>
          </w:rPrChange>
        </w:rPr>
        <w:t xml:space="preserve"> that </w:t>
      </w:r>
      <w:r w:rsidR="003F70D2" w:rsidRPr="003D502B">
        <w:rPr>
          <w:rFonts w:ascii="Calibri" w:hAnsi="Calibri" w:cs="Calibri"/>
          <w:rPrChange w:id="2023" w:author="Jessica Marshall" w:date="2023-07-06T10:18:00Z">
            <w:rPr/>
          </w:rPrChange>
        </w:rPr>
        <w:t>ectopic</w:t>
      </w:r>
      <w:r w:rsidR="00E06678" w:rsidRPr="003D502B">
        <w:rPr>
          <w:rFonts w:ascii="Calibri" w:hAnsi="Calibri" w:cs="Calibri"/>
          <w:rPrChange w:id="2024" w:author="Jessica Marshall" w:date="2023-07-06T10:18:00Z">
            <w:rPr/>
          </w:rPrChange>
        </w:rPr>
        <w:t xml:space="preserve"> air is present may still provide useful guidance to the pathologist</w:t>
      </w:r>
      <w:r w:rsidR="007B2FE5" w:rsidRPr="003D502B">
        <w:rPr>
          <w:rFonts w:ascii="Calibri" w:hAnsi="Calibri" w:cs="Calibri"/>
          <w:rPrChange w:id="2025" w:author="Jessica Marshall" w:date="2023-07-06T10:18:00Z">
            <w:rPr/>
          </w:rPrChange>
        </w:rPr>
        <w:t>.</w:t>
      </w:r>
      <w:r w:rsidR="003F70D2" w:rsidRPr="003D502B">
        <w:rPr>
          <w:rFonts w:ascii="Calibri" w:hAnsi="Calibri" w:cs="Calibri"/>
          <w:rPrChange w:id="2026" w:author="Jessica Marshall" w:date="2023-07-06T10:18:00Z">
            <w:rPr/>
          </w:rPrChange>
        </w:rPr>
        <w:fldChar w:fldCharType="begin"/>
      </w:r>
      <w:r w:rsidR="003F70D2" w:rsidRPr="003D502B">
        <w:rPr>
          <w:rFonts w:ascii="Calibri" w:hAnsi="Calibri" w:cs="Calibri"/>
          <w:rPrChange w:id="2027" w:author="Jessica Marshall" w:date="2023-07-06T10:18:00Z">
            <w:rPr/>
          </w:rPrChange>
        </w:rPr>
        <w:instrText xml:space="preserve"> NOTEREF _Ref138851950 \f \h </w:instrText>
      </w:r>
      <w:r w:rsidR="003F70D2" w:rsidRPr="003D502B">
        <w:rPr>
          <w:rFonts w:ascii="Calibri" w:hAnsi="Calibri" w:cs="Calibri"/>
          <w:rPrChange w:id="2028" w:author="Jessica Marshall" w:date="2023-07-06T10:18:00Z">
            <w:rPr/>
          </w:rPrChange>
        </w:rPr>
      </w:r>
      <w:r w:rsidR="003D502B" w:rsidRPr="003D502B">
        <w:rPr>
          <w:rFonts w:ascii="Calibri" w:hAnsi="Calibri" w:cs="Calibri"/>
        </w:rPr>
        <w:instrText xml:space="preserve"> \* MERGEFORMAT </w:instrText>
      </w:r>
      <w:r w:rsidR="003F70D2" w:rsidRPr="003D502B">
        <w:rPr>
          <w:rFonts w:ascii="Calibri" w:hAnsi="Calibri" w:cs="Calibri"/>
          <w:rPrChange w:id="2029" w:author="Jessica Marshall" w:date="2023-07-06T10:18:00Z">
            <w:rPr/>
          </w:rPrChange>
        </w:rPr>
        <w:fldChar w:fldCharType="separate"/>
      </w:r>
      <w:r w:rsidR="003F70D2" w:rsidRPr="003D502B">
        <w:rPr>
          <w:rStyle w:val="EndnoteReference"/>
          <w:rFonts w:ascii="Calibri" w:hAnsi="Calibri" w:cs="Calibri"/>
          <w:rPrChange w:id="2030" w:author="Jessica Marshall" w:date="2023-07-06T10:18:00Z">
            <w:rPr>
              <w:rStyle w:val="EndnoteReference"/>
            </w:rPr>
          </w:rPrChange>
        </w:rPr>
        <w:t>7</w:t>
      </w:r>
      <w:r w:rsidR="003F70D2" w:rsidRPr="003D502B">
        <w:rPr>
          <w:rFonts w:ascii="Calibri" w:hAnsi="Calibri" w:cs="Calibri"/>
          <w:rPrChange w:id="2031" w:author="Jessica Marshall" w:date="2023-07-06T10:18:00Z">
            <w:rPr/>
          </w:rPrChange>
        </w:rPr>
        <w:fldChar w:fldCharType="end"/>
      </w:r>
      <w:r w:rsidR="007469F8" w:rsidRPr="003D502B">
        <w:rPr>
          <w:rFonts w:ascii="Calibri" w:hAnsi="Calibri" w:cs="Calibri"/>
          <w:rPrChange w:id="2032" w:author="Jessica Marshall" w:date="2023-07-06T10:18:00Z">
            <w:rPr/>
          </w:rPrChange>
        </w:rPr>
        <w:t xml:space="preserve"> </w:t>
      </w:r>
      <w:r w:rsidR="00B15481" w:rsidRPr="003D502B">
        <w:rPr>
          <w:rFonts w:ascii="Calibri" w:hAnsi="Calibri" w:cs="Calibri"/>
          <w:rPrChange w:id="2033" w:author="Jessica Marshall" w:date="2023-07-06T10:18:00Z">
            <w:rPr/>
          </w:rPrChange>
        </w:rPr>
        <w:t xml:space="preserve">In addition, physiologic changes that occur postmortem mean that </w:t>
      </w:r>
      <w:r w:rsidR="00586568" w:rsidRPr="003D502B">
        <w:rPr>
          <w:rFonts w:ascii="Calibri" w:hAnsi="Calibri" w:cs="Calibri"/>
          <w:rPrChange w:id="2034" w:author="Jessica Marshall" w:date="2023-07-06T10:18:00Z">
            <w:rPr/>
          </w:rPrChange>
        </w:rPr>
        <w:t>the CT appearance of many body structures may appear different than on a medical or antemortem scan.</w:t>
      </w:r>
      <w:del w:id="2035" w:author="Jessica Marshall" w:date="2023-07-06T10:13:00Z">
        <w:r w:rsidR="00586568" w:rsidRPr="003D502B" w:rsidDel="00065487">
          <w:rPr>
            <w:rFonts w:ascii="Calibri" w:hAnsi="Calibri" w:cs="Calibri"/>
            <w:rPrChange w:id="2036" w:author="Jessica Marshall" w:date="2023-07-06T10:18:00Z">
              <w:rPr/>
            </w:rPrChange>
          </w:rPr>
          <w:delText xml:space="preserve"> </w:delText>
        </w:r>
      </w:del>
      <w:r w:rsidRPr="003D502B">
        <w:rPr>
          <w:rFonts w:ascii="Calibri" w:hAnsi="Calibri" w:cs="Calibri"/>
          <w:rPrChange w:id="2037" w:author="Jessica Marshall" w:date="2023-07-06T10:18:00Z">
            <w:rPr/>
          </w:rPrChange>
        </w:rPr>
        <w:fldChar w:fldCharType="begin"/>
      </w:r>
      <w:r w:rsidRPr="003D502B">
        <w:rPr>
          <w:rFonts w:ascii="Calibri" w:hAnsi="Calibri" w:cs="Calibri"/>
          <w:rPrChange w:id="2038" w:author="Jessica Marshall" w:date="2023-07-06T10:18:00Z">
            <w:rPr/>
          </w:rPrChange>
        </w:rPr>
        <w:instrText xml:space="preserve"> NOTEREF _Ref138851950 \f \h </w:instrText>
      </w:r>
      <w:r w:rsidRPr="003D502B">
        <w:rPr>
          <w:rFonts w:ascii="Calibri" w:hAnsi="Calibri" w:cs="Calibri"/>
          <w:rPrChange w:id="2039" w:author="Jessica Marshall" w:date="2023-07-06T10:18:00Z">
            <w:rPr/>
          </w:rPrChange>
        </w:rPr>
      </w:r>
      <w:r w:rsidR="003D502B" w:rsidRPr="003D502B">
        <w:rPr>
          <w:rFonts w:ascii="Calibri" w:hAnsi="Calibri" w:cs="Calibri"/>
        </w:rPr>
        <w:instrText xml:space="preserve"> \* MERGEFORMAT </w:instrText>
      </w:r>
      <w:r w:rsidRPr="003D502B">
        <w:rPr>
          <w:rFonts w:ascii="Calibri" w:hAnsi="Calibri" w:cs="Calibri"/>
          <w:rPrChange w:id="2040" w:author="Jessica Marshall" w:date="2023-07-06T10:18:00Z">
            <w:rPr/>
          </w:rPrChange>
        </w:rPr>
        <w:fldChar w:fldCharType="separate"/>
      </w:r>
      <w:r w:rsidRPr="003D502B">
        <w:rPr>
          <w:rStyle w:val="EndnoteReference"/>
          <w:rFonts w:ascii="Calibri" w:hAnsi="Calibri" w:cs="Calibri"/>
          <w:rPrChange w:id="2041" w:author="Jessica Marshall" w:date="2023-07-06T10:18:00Z">
            <w:rPr>
              <w:rStyle w:val="EndnoteReference"/>
            </w:rPr>
          </w:rPrChange>
        </w:rPr>
        <w:t>7</w:t>
      </w:r>
      <w:r w:rsidRPr="003D502B">
        <w:rPr>
          <w:rFonts w:ascii="Calibri" w:hAnsi="Calibri" w:cs="Calibri"/>
          <w:rPrChange w:id="2042" w:author="Jessica Marshall" w:date="2023-07-06T10:18:00Z">
            <w:rPr/>
          </w:rPrChange>
        </w:rPr>
        <w:fldChar w:fldCharType="end"/>
      </w:r>
      <w:r w:rsidRPr="003D502B">
        <w:rPr>
          <w:rFonts w:ascii="Calibri" w:hAnsi="Calibri" w:cs="Calibri"/>
          <w:rPrChange w:id="2043" w:author="Jessica Marshall" w:date="2023-07-06T10:18:00Z">
            <w:rPr/>
          </w:rPrChange>
        </w:rPr>
        <w:t xml:space="preserve"> Because of postmortem changes to the blood vessels, administering IV contrast agents may be more difficult or even impossible, which may limit the ability to conduct some types of analyses.</w:t>
      </w:r>
      <w:r w:rsidRPr="003D502B">
        <w:rPr>
          <w:rFonts w:ascii="Calibri" w:hAnsi="Calibri" w:cs="Calibri"/>
          <w:rPrChange w:id="2044" w:author="Jessica Marshall" w:date="2023-07-06T10:18:00Z">
            <w:rPr/>
          </w:rPrChange>
        </w:rPr>
        <w:fldChar w:fldCharType="begin"/>
      </w:r>
      <w:r w:rsidRPr="003D502B">
        <w:rPr>
          <w:rFonts w:ascii="Calibri" w:hAnsi="Calibri" w:cs="Calibri"/>
          <w:rPrChange w:id="2045" w:author="Jessica Marshall" w:date="2023-07-06T10:18:00Z">
            <w:rPr/>
          </w:rPrChange>
        </w:rPr>
        <w:instrText xml:space="preserve"> NOTEREF _Ref138854256 \f \h </w:instrText>
      </w:r>
      <w:r w:rsidRPr="003D502B">
        <w:rPr>
          <w:rFonts w:ascii="Calibri" w:hAnsi="Calibri" w:cs="Calibri"/>
          <w:rPrChange w:id="2046" w:author="Jessica Marshall" w:date="2023-07-06T10:18:00Z">
            <w:rPr/>
          </w:rPrChange>
        </w:rPr>
      </w:r>
      <w:r w:rsidR="003D502B" w:rsidRPr="003D502B">
        <w:rPr>
          <w:rFonts w:ascii="Calibri" w:hAnsi="Calibri" w:cs="Calibri"/>
        </w:rPr>
        <w:instrText xml:space="preserve"> \* MERGEFORMAT </w:instrText>
      </w:r>
      <w:r w:rsidRPr="003D502B">
        <w:rPr>
          <w:rFonts w:ascii="Calibri" w:hAnsi="Calibri" w:cs="Calibri"/>
          <w:rPrChange w:id="2047" w:author="Jessica Marshall" w:date="2023-07-06T10:18:00Z">
            <w:rPr/>
          </w:rPrChange>
        </w:rPr>
        <w:fldChar w:fldCharType="separate"/>
      </w:r>
      <w:r w:rsidRPr="003D502B">
        <w:rPr>
          <w:rStyle w:val="EndnoteReference"/>
          <w:rFonts w:ascii="Calibri" w:hAnsi="Calibri" w:cs="Calibri"/>
          <w:rPrChange w:id="2048" w:author="Jessica Marshall" w:date="2023-07-06T10:18:00Z">
            <w:rPr>
              <w:rStyle w:val="EndnoteReference"/>
            </w:rPr>
          </w:rPrChange>
        </w:rPr>
        <w:t>12</w:t>
      </w:r>
      <w:r w:rsidRPr="003D502B">
        <w:rPr>
          <w:rFonts w:ascii="Calibri" w:hAnsi="Calibri" w:cs="Calibri"/>
          <w:rPrChange w:id="2049" w:author="Jessica Marshall" w:date="2023-07-06T10:18:00Z">
            <w:rPr/>
          </w:rPrChange>
        </w:rPr>
        <w:fldChar w:fldCharType="end"/>
      </w:r>
      <w:r w:rsidRPr="003D502B">
        <w:rPr>
          <w:rFonts w:ascii="Calibri" w:hAnsi="Calibri" w:cs="Calibri"/>
          <w:rPrChange w:id="2050" w:author="Jessica Marshall" w:date="2023-07-06T10:18:00Z">
            <w:rPr/>
          </w:rPrChange>
        </w:rPr>
        <w:t xml:space="preserve"> The equipment is more costly and complex than conventional radiography and requires more specialized operator training.</w:t>
      </w:r>
      <w:r w:rsidRPr="003D502B">
        <w:rPr>
          <w:rFonts w:ascii="Calibri" w:hAnsi="Calibri" w:cs="Calibri"/>
          <w:rPrChange w:id="2051" w:author="Jessica Marshall" w:date="2023-07-06T10:18:00Z">
            <w:rPr/>
          </w:rPrChange>
        </w:rPr>
        <w:fldChar w:fldCharType="begin"/>
      </w:r>
      <w:r w:rsidRPr="003D502B">
        <w:rPr>
          <w:rFonts w:ascii="Calibri" w:hAnsi="Calibri" w:cs="Calibri"/>
          <w:rPrChange w:id="2052" w:author="Jessica Marshall" w:date="2023-07-06T10:18:00Z">
            <w:rPr/>
          </w:rPrChange>
        </w:rPr>
        <w:instrText xml:space="preserve"> NOTEREF _Ref138853052 \f \h </w:instrText>
      </w:r>
      <w:r w:rsidRPr="003D502B">
        <w:rPr>
          <w:rFonts w:ascii="Calibri" w:hAnsi="Calibri" w:cs="Calibri"/>
          <w:rPrChange w:id="2053" w:author="Jessica Marshall" w:date="2023-07-06T10:18:00Z">
            <w:rPr/>
          </w:rPrChange>
        </w:rPr>
      </w:r>
      <w:r w:rsidR="003D502B" w:rsidRPr="003D502B">
        <w:rPr>
          <w:rFonts w:ascii="Calibri" w:hAnsi="Calibri" w:cs="Calibri"/>
        </w:rPr>
        <w:instrText xml:space="preserve"> \* MERGEFORMAT </w:instrText>
      </w:r>
      <w:r w:rsidRPr="003D502B">
        <w:rPr>
          <w:rFonts w:ascii="Calibri" w:hAnsi="Calibri" w:cs="Calibri"/>
          <w:rPrChange w:id="2054" w:author="Jessica Marshall" w:date="2023-07-06T10:18:00Z">
            <w:rPr/>
          </w:rPrChange>
        </w:rPr>
        <w:fldChar w:fldCharType="separate"/>
      </w:r>
      <w:r w:rsidRPr="003D502B">
        <w:rPr>
          <w:rStyle w:val="EndnoteReference"/>
          <w:rFonts w:ascii="Calibri" w:hAnsi="Calibri" w:cs="Calibri"/>
          <w:rPrChange w:id="2055" w:author="Jessica Marshall" w:date="2023-07-06T10:18:00Z">
            <w:rPr>
              <w:rStyle w:val="EndnoteReference"/>
            </w:rPr>
          </w:rPrChange>
        </w:rPr>
        <w:t>11</w:t>
      </w:r>
      <w:r w:rsidRPr="003D502B">
        <w:rPr>
          <w:rFonts w:ascii="Calibri" w:hAnsi="Calibri" w:cs="Calibri"/>
          <w:rPrChange w:id="2056" w:author="Jessica Marshall" w:date="2023-07-06T10:18:00Z">
            <w:rPr/>
          </w:rPrChange>
        </w:rPr>
        <w:fldChar w:fldCharType="end"/>
      </w:r>
      <w:r w:rsidRPr="003D502B">
        <w:rPr>
          <w:rFonts w:ascii="Calibri" w:hAnsi="Calibri" w:cs="Calibri"/>
          <w:rPrChange w:id="2057" w:author="Jessica Marshall" w:date="2023-07-06T10:18:00Z">
            <w:rPr/>
          </w:rPrChange>
        </w:rPr>
        <w:t xml:space="preserve"> </w:t>
      </w:r>
      <w:r w:rsidR="00BF2AFC" w:rsidRPr="003D502B">
        <w:rPr>
          <w:rFonts w:ascii="Calibri" w:hAnsi="Calibri" w:cs="Calibri"/>
          <w:rPrChange w:id="2058" w:author="Jessica Marshall" w:date="2023-07-06T10:18:00Z">
            <w:rPr/>
          </w:rPrChange>
        </w:rPr>
        <w:t>D</w:t>
      </w:r>
      <w:r w:rsidR="00122A51" w:rsidRPr="003D502B">
        <w:rPr>
          <w:rFonts w:ascii="Calibri" w:hAnsi="Calibri" w:cs="Calibri"/>
          <w:rPrChange w:id="2059" w:author="Jessica Marshall" w:date="2023-07-06T10:18:00Z">
            <w:rPr/>
          </w:rPrChange>
        </w:rPr>
        <w:t>ual-energy devices</w:t>
      </w:r>
      <w:r w:rsidR="00BA74AD" w:rsidRPr="003D502B">
        <w:rPr>
          <w:rFonts w:ascii="Calibri" w:hAnsi="Calibri" w:cs="Calibri"/>
          <w:rPrChange w:id="2060" w:author="Jessica Marshall" w:date="2023-07-06T10:18:00Z">
            <w:rPr/>
          </w:rPrChange>
        </w:rPr>
        <w:t xml:space="preserve"> can overcome some of the limitations</w:t>
      </w:r>
      <w:r w:rsidRPr="003D502B">
        <w:rPr>
          <w:rFonts w:ascii="Calibri" w:hAnsi="Calibri" w:cs="Calibri"/>
          <w:rPrChange w:id="2061" w:author="Jessica Marshall" w:date="2023-07-06T10:18:00Z">
            <w:rPr/>
          </w:rPrChange>
        </w:rPr>
        <w:t xml:space="preserve"> of PMCT</w:t>
      </w:r>
      <w:r w:rsidR="00BA74AD" w:rsidRPr="003D502B">
        <w:rPr>
          <w:rFonts w:ascii="Calibri" w:hAnsi="Calibri" w:cs="Calibri"/>
          <w:rPrChange w:id="2062" w:author="Jessica Marshall" w:date="2023-07-06T10:18:00Z">
            <w:rPr/>
          </w:rPrChange>
        </w:rPr>
        <w:t xml:space="preserve">, offering better soft-tissue resolution and reduction of metallic artifacts. However, they are also more </w:t>
      </w:r>
      <w:r w:rsidR="00122A51" w:rsidRPr="003D502B">
        <w:rPr>
          <w:rFonts w:ascii="Calibri" w:hAnsi="Calibri" w:cs="Calibri"/>
          <w:rPrChange w:id="2063" w:author="Jessica Marshall" w:date="2023-07-06T10:18:00Z">
            <w:rPr/>
          </w:rPrChange>
        </w:rPr>
        <w:t>expensive</w:t>
      </w:r>
      <w:r w:rsidR="007D6336" w:rsidRPr="003D502B">
        <w:rPr>
          <w:rFonts w:ascii="Calibri" w:hAnsi="Calibri" w:cs="Calibri"/>
          <w:rPrChange w:id="2064" w:author="Jessica Marshall" w:date="2023-07-06T10:18:00Z">
            <w:rPr/>
          </w:rPrChange>
        </w:rPr>
        <w:t xml:space="preserve"> than conventional CT</w:t>
      </w:r>
      <w:r w:rsidR="00F31B5E" w:rsidRPr="003D502B">
        <w:rPr>
          <w:rFonts w:ascii="Calibri" w:hAnsi="Calibri" w:cs="Calibri"/>
          <w:rPrChange w:id="2065" w:author="Jessica Marshall" w:date="2023-07-06T10:18:00Z">
            <w:rPr/>
          </w:rPrChange>
        </w:rPr>
        <w:t>, both to purchase and to maintain.</w:t>
      </w:r>
      <w:r w:rsidR="007D6336" w:rsidRPr="003D502B">
        <w:rPr>
          <w:rStyle w:val="EndnoteReference"/>
          <w:rFonts w:ascii="Calibri" w:hAnsi="Calibri" w:cs="Calibri"/>
          <w:rPrChange w:id="2066" w:author="Jessica Marshall" w:date="2023-07-06T10:18:00Z">
            <w:rPr>
              <w:rStyle w:val="EndnoteReference"/>
            </w:rPr>
          </w:rPrChange>
        </w:rPr>
        <w:endnoteReference w:id="29"/>
      </w:r>
      <w:r w:rsidR="007D6336" w:rsidRPr="003D502B">
        <w:rPr>
          <w:rFonts w:ascii="Calibri" w:hAnsi="Calibri" w:cs="Calibri"/>
          <w:rPrChange w:id="2067" w:author="Jessica Marshall" w:date="2023-07-06T10:18:00Z">
            <w:rPr/>
          </w:rPrChange>
        </w:rPr>
        <w:t xml:space="preserve"> </w:t>
      </w:r>
    </w:p>
    <w:p w14:paraId="5071329B" w14:textId="00BD9DB7" w:rsidR="008A1F3F" w:rsidRPr="003D502B" w:rsidRDefault="008A1F3F" w:rsidP="003D502B">
      <w:pPr>
        <w:spacing w:after="0" w:line="360" w:lineRule="auto"/>
        <w:rPr>
          <w:rFonts w:ascii="Calibri" w:hAnsi="Calibri" w:cs="Calibri"/>
          <w:rPrChange w:id="2068" w:author="Jessica Marshall" w:date="2023-07-06T10:18:00Z">
            <w:rPr/>
          </w:rPrChange>
        </w:rPr>
        <w:pPrChange w:id="2069" w:author="Jessica Marshall" w:date="2023-07-06T10:18:00Z">
          <w:pPr/>
        </w:pPrChange>
      </w:pPr>
    </w:p>
    <w:p w14:paraId="318B9B11" w14:textId="4A01AF72" w:rsidR="0079275C" w:rsidRPr="003D502B" w:rsidRDefault="009D5A7C" w:rsidP="003D502B">
      <w:pPr>
        <w:pStyle w:val="Heading1"/>
        <w:spacing w:after="0" w:line="360" w:lineRule="auto"/>
        <w:rPr>
          <w:rFonts w:ascii="Calibri" w:hAnsi="Calibri" w:cs="Calibri"/>
          <w:rPrChange w:id="2070" w:author="Jessica Marshall" w:date="2023-07-06T10:18:00Z">
            <w:rPr>
              <w:b/>
              <w:bCs/>
            </w:rPr>
          </w:rPrChange>
        </w:rPr>
        <w:pPrChange w:id="2071" w:author="Jessica Marshall" w:date="2023-07-06T10:18:00Z">
          <w:pPr/>
        </w:pPrChange>
      </w:pPr>
      <w:r w:rsidRPr="003D502B">
        <w:rPr>
          <w:rFonts w:ascii="Calibri" w:hAnsi="Calibri" w:cs="Calibri"/>
          <w:rPrChange w:id="2072" w:author="Jessica Marshall" w:date="2023-07-06T10:18:00Z">
            <w:rPr>
              <w:b/>
              <w:bCs/>
            </w:rPr>
          </w:rPrChange>
        </w:rPr>
        <w:t xml:space="preserve">Forensic Radiography </w:t>
      </w:r>
      <w:r w:rsidR="001F2CF7" w:rsidRPr="003D502B">
        <w:rPr>
          <w:rFonts w:ascii="Calibri" w:hAnsi="Calibri" w:cs="Calibri"/>
          <w:rPrChange w:id="2073" w:author="Jessica Marshall" w:date="2023-07-06T10:18:00Z">
            <w:rPr>
              <w:b/>
              <w:bCs/>
            </w:rPr>
          </w:rPrChange>
        </w:rPr>
        <w:t xml:space="preserve">Training and Careers </w:t>
      </w:r>
      <w:r w:rsidRPr="003D502B">
        <w:rPr>
          <w:rFonts w:ascii="Calibri" w:hAnsi="Calibri" w:cs="Calibri"/>
          <w:rPrChange w:id="2074" w:author="Jessica Marshall" w:date="2023-07-06T10:18:00Z">
            <w:rPr>
              <w:b/>
              <w:bCs/>
            </w:rPr>
          </w:rPrChange>
        </w:rPr>
        <w:t xml:space="preserve"> </w:t>
      </w:r>
    </w:p>
    <w:p w14:paraId="5E86A8F2" w14:textId="4B6368B0" w:rsidR="001D6551" w:rsidRPr="003D502B" w:rsidRDefault="003165A2" w:rsidP="003D502B">
      <w:pPr>
        <w:spacing w:after="0" w:line="360" w:lineRule="auto"/>
        <w:rPr>
          <w:rFonts w:ascii="Calibri" w:hAnsi="Calibri" w:cs="Calibri"/>
          <w:rPrChange w:id="2075" w:author="Jessica Marshall" w:date="2023-07-06T10:18:00Z">
            <w:rPr/>
          </w:rPrChange>
        </w:rPr>
        <w:pPrChange w:id="2076" w:author="Jessica Marshall" w:date="2023-07-06T10:18:00Z">
          <w:pPr/>
        </w:pPrChange>
      </w:pPr>
      <w:r w:rsidRPr="003D502B">
        <w:rPr>
          <w:rFonts w:ascii="Calibri" w:hAnsi="Calibri" w:cs="Calibri"/>
          <w:rPrChange w:id="2077" w:author="Jessica Marshall" w:date="2023-07-06T10:18:00Z">
            <w:rPr/>
          </w:rPrChange>
        </w:rPr>
        <w:t>Forensic radiography</w:t>
      </w:r>
      <w:r w:rsidR="002F408E" w:rsidRPr="003D502B">
        <w:rPr>
          <w:rFonts w:ascii="Calibri" w:hAnsi="Calibri" w:cs="Calibri"/>
          <w:rPrChange w:id="2078" w:author="Jessica Marshall" w:date="2023-07-06T10:18:00Z">
            <w:rPr/>
          </w:rPrChange>
        </w:rPr>
        <w:t xml:space="preserve"> is not used as widely</w:t>
      </w:r>
      <w:r w:rsidRPr="003D502B">
        <w:rPr>
          <w:rFonts w:ascii="Calibri" w:hAnsi="Calibri" w:cs="Calibri"/>
          <w:rPrChange w:id="2079" w:author="Jessica Marshall" w:date="2023-07-06T10:18:00Z">
            <w:rPr/>
          </w:rPrChange>
        </w:rPr>
        <w:t xml:space="preserve"> in the US</w:t>
      </w:r>
      <w:r w:rsidR="002F408E" w:rsidRPr="003D502B">
        <w:rPr>
          <w:rFonts w:ascii="Calibri" w:hAnsi="Calibri" w:cs="Calibri"/>
          <w:rPrChange w:id="2080" w:author="Jessica Marshall" w:date="2023-07-06T10:18:00Z">
            <w:rPr/>
          </w:rPrChange>
        </w:rPr>
        <w:t xml:space="preserve"> as it is in many other parts of the world</w:t>
      </w:r>
      <w:r w:rsidRPr="003D502B">
        <w:rPr>
          <w:rFonts w:ascii="Calibri" w:hAnsi="Calibri" w:cs="Calibri"/>
          <w:rPrChange w:id="2081" w:author="Jessica Marshall" w:date="2023-07-06T10:18:00Z">
            <w:rPr/>
          </w:rPrChange>
        </w:rPr>
        <w:t>, and only a small number of medical examiner officers routinely use PMCT. T</w:t>
      </w:r>
      <w:r w:rsidR="002F408E" w:rsidRPr="003D502B">
        <w:rPr>
          <w:rFonts w:ascii="Calibri" w:hAnsi="Calibri" w:cs="Calibri"/>
          <w:rPrChange w:id="2082" w:author="Jessica Marshall" w:date="2023-07-06T10:18:00Z">
            <w:rPr/>
          </w:rPrChange>
        </w:rPr>
        <w:t>here is considerable variability in the medical examiner system from state to state</w:t>
      </w:r>
      <w:r w:rsidRPr="003D502B">
        <w:rPr>
          <w:rFonts w:ascii="Calibri" w:hAnsi="Calibri" w:cs="Calibri"/>
          <w:rPrChange w:id="2083" w:author="Jessica Marshall" w:date="2023-07-06T10:18:00Z">
            <w:rPr/>
          </w:rPrChange>
        </w:rPr>
        <w:t>, and pathology services might be provided by a variety of state, county, or city government services or by private contractors.</w:t>
      </w:r>
      <w:r w:rsidRPr="003D502B">
        <w:rPr>
          <w:rStyle w:val="EndnoteReference"/>
          <w:rFonts w:ascii="Calibri" w:hAnsi="Calibri" w:cs="Calibri"/>
          <w:rPrChange w:id="2084" w:author="Jessica Marshall" w:date="2023-07-06T10:18:00Z">
            <w:rPr>
              <w:rStyle w:val="EndnoteReference"/>
            </w:rPr>
          </w:rPrChange>
        </w:rPr>
        <w:endnoteReference w:id="30"/>
      </w:r>
      <w:r w:rsidRPr="003D502B">
        <w:rPr>
          <w:rFonts w:ascii="Calibri" w:hAnsi="Calibri" w:cs="Calibri"/>
          <w:rPrChange w:id="2085" w:author="Jessica Marshall" w:date="2023-07-06T10:18:00Z">
            <w:rPr/>
          </w:rPrChange>
        </w:rPr>
        <w:t xml:space="preserve"> </w:t>
      </w:r>
      <w:r w:rsidR="002F5C51" w:rsidRPr="003D502B">
        <w:rPr>
          <w:rFonts w:ascii="Calibri" w:hAnsi="Calibri" w:cs="Calibri"/>
          <w:rPrChange w:id="2086" w:author="Jessica Marshall" w:date="2023-07-06T10:18:00Z">
            <w:rPr/>
          </w:rPrChange>
        </w:rPr>
        <w:t xml:space="preserve">There is no single </w:t>
      </w:r>
      <w:r w:rsidR="0082638C" w:rsidRPr="003D502B">
        <w:rPr>
          <w:rFonts w:ascii="Calibri" w:hAnsi="Calibri" w:cs="Calibri"/>
          <w:rPrChange w:id="2087" w:author="Jessica Marshall" w:date="2023-07-06T10:18:00Z">
            <w:rPr/>
          </w:rPrChange>
        </w:rPr>
        <w:t xml:space="preserve">“forensic </w:t>
      </w:r>
      <w:r w:rsidR="0082638C" w:rsidRPr="003D502B">
        <w:rPr>
          <w:rFonts w:ascii="Calibri" w:hAnsi="Calibri" w:cs="Calibri"/>
          <w:rPrChange w:id="2088" w:author="Jessica Marshall" w:date="2023-07-06T10:18:00Z">
            <w:rPr/>
          </w:rPrChange>
        </w:rPr>
        <w:lastRenderedPageBreak/>
        <w:t xml:space="preserve">radiography” career in which a technologist focuses exclusively on </w:t>
      </w:r>
      <w:r w:rsidR="00142516" w:rsidRPr="003D502B">
        <w:rPr>
          <w:rFonts w:ascii="Calibri" w:hAnsi="Calibri" w:cs="Calibri"/>
          <w:rPrChange w:id="2089" w:author="Jessica Marshall" w:date="2023-07-06T10:18:00Z">
            <w:rPr/>
          </w:rPrChange>
        </w:rPr>
        <w:t xml:space="preserve">forensic </w:t>
      </w:r>
      <w:r w:rsidR="00FB128A" w:rsidRPr="003D502B">
        <w:rPr>
          <w:rFonts w:ascii="Calibri" w:hAnsi="Calibri" w:cs="Calibri"/>
          <w:rPrChange w:id="2090" w:author="Jessica Marshall" w:date="2023-07-06T10:18:00Z">
            <w:rPr/>
          </w:rPrChange>
        </w:rPr>
        <w:t>imaging</w:t>
      </w:r>
      <w:r w:rsidR="00142516" w:rsidRPr="003D502B">
        <w:rPr>
          <w:rFonts w:ascii="Calibri" w:hAnsi="Calibri" w:cs="Calibri"/>
          <w:rPrChange w:id="2091" w:author="Jessica Marshall" w:date="2023-07-06T10:18:00Z">
            <w:rPr/>
          </w:rPrChange>
        </w:rPr>
        <w:t>.</w:t>
      </w:r>
      <w:r w:rsidR="00520003" w:rsidRPr="003D502B">
        <w:rPr>
          <w:rFonts w:ascii="Calibri" w:hAnsi="Calibri" w:cs="Calibri"/>
          <w:rPrChange w:id="2092" w:author="Jessica Marshall" w:date="2023-07-06T10:18:00Z">
            <w:rPr/>
          </w:rPrChange>
        </w:rPr>
        <w:t xml:space="preserve"> Any radiographer may be called upon to </w:t>
      </w:r>
      <w:r w:rsidR="00E44D78" w:rsidRPr="003D502B">
        <w:rPr>
          <w:rFonts w:ascii="Calibri" w:hAnsi="Calibri" w:cs="Calibri"/>
          <w:rPrChange w:id="2093" w:author="Jessica Marshall" w:date="2023-07-06T10:18:00Z">
            <w:rPr/>
          </w:rPrChange>
        </w:rPr>
        <w:t xml:space="preserve">perform imaging that </w:t>
      </w:r>
      <w:r w:rsidRPr="003D502B">
        <w:rPr>
          <w:rFonts w:ascii="Calibri" w:hAnsi="Calibri" w:cs="Calibri"/>
          <w:rPrChange w:id="2094" w:author="Jessica Marshall" w:date="2023-07-06T10:18:00Z">
            <w:rPr/>
          </w:rPrChange>
        </w:rPr>
        <w:t>has</w:t>
      </w:r>
      <w:r w:rsidR="00E44D78" w:rsidRPr="003D502B">
        <w:rPr>
          <w:rFonts w:ascii="Calibri" w:hAnsi="Calibri" w:cs="Calibri"/>
          <w:rPrChange w:id="2095" w:author="Jessica Marshall" w:date="2023-07-06T10:18:00Z">
            <w:rPr/>
          </w:rPrChange>
        </w:rPr>
        <w:t xml:space="preserve"> medicolegal implications, either on living patients or on cadavers.</w:t>
      </w:r>
      <w:r w:rsidR="00B77E6E" w:rsidRPr="003D502B">
        <w:rPr>
          <w:rFonts w:ascii="Calibri" w:hAnsi="Calibri" w:cs="Calibri"/>
          <w:rPrChange w:id="2096" w:author="Jessica Marshall" w:date="2023-07-06T10:18:00Z">
            <w:rPr/>
          </w:rPrChange>
        </w:rPr>
        <w:fldChar w:fldCharType="begin"/>
      </w:r>
      <w:r w:rsidR="00B77E6E" w:rsidRPr="003D502B">
        <w:rPr>
          <w:rFonts w:ascii="Calibri" w:hAnsi="Calibri" w:cs="Calibri"/>
          <w:rPrChange w:id="2097" w:author="Jessica Marshall" w:date="2023-07-06T10:18:00Z">
            <w:rPr/>
          </w:rPrChange>
        </w:rPr>
        <w:instrText xml:space="preserve"> NOTEREF _Ref138863947 \f \h </w:instrText>
      </w:r>
      <w:r w:rsidR="00B77E6E" w:rsidRPr="003D502B">
        <w:rPr>
          <w:rFonts w:ascii="Calibri" w:hAnsi="Calibri" w:cs="Calibri"/>
          <w:rPrChange w:id="2098" w:author="Jessica Marshall" w:date="2023-07-06T10:18:00Z">
            <w:rPr/>
          </w:rPrChange>
        </w:rPr>
      </w:r>
      <w:r w:rsidR="003D502B" w:rsidRPr="003D502B">
        <w:rPr>
          <w:rFonts w:ascii="Calibri" w:hAnsi="Calibri" w:cs="Calibri"/>
        </w:rPr>
        <w:instrText xml:space="preserve"> \* MERGEFORMAT </w:instrText>
      </w:r>
      <w:r w:rsidR="00B77E6E" w:rsidRPr="003D502B">
        <w:rPr>
          <w:rFonts w:ascii="Calibri" w:hAnsi="Calibri" w:cs="Calibri"/>
          <w:rPrChange w:id="2099" w:author="Jessica Marshall" w:date="2023-07-06T10:18:00Z">
            <w:rPr/>
          </w:rPrChange>
        </w:rPr>
        <w:fldChar w:fldCharType="separate"/>
      </w:r>
      <w:r w:rsidR="00B77E6E" w:rsidRPr="003D502B">
        <w:rPr>
          <w:rStyle w:val="EndnoteReference"/>
          <w:rFonts w:ascii="Calibri" w:hAnsi="Calibri" w:cs="Calibri"/>
          <w:rPrChange w:id="2100" w:author="Jessica Marshall" w:date="2023-07-06T10:18:00Z">
            <w:rPr>
              <w:rStyle w:val="EndnoteReference"/>
            </w:rPr>
          </w:rPrChange>
        </w:rPr>
        <w:t>6</w:t>
      </w:r>
      <w:r w:rsidR="00B77E6E" w:rsidRPr="003D502B">
        <w:rPr>
          <w:rFonts w:ascii="Calibri" w:hAnsi="Calibri" w:cs="Calibri"/>
          <w:rPrChange w:id="2101" w:author="Jessica Marshall" w:date="2023-07-06T10:18:00Z">
            <w:rPr/>
          </w:rPrChange>
        </w:rPr>
        <w:fldChar w:fldCharType="end"/>
      </w:r>
      <w:r w:rsidR="00142516" w:rsidRPr="003D502B">
        <w:rPr>
          <w:rFonts w:ascii="Calibri" w:hAnsi="Calibri" w:cs="Calibri"/>
          <w:rPrChange w:id="2102" w:author="Jessica Marshall" w:date="2023-07-06T10:18:00Z">
            <w:rPr/>
          </w:rPrChange>
        </w:rPr>
        <w:t xml:space="preserve"> </w:t>
      </w:r>
      <w:r w:rsidR="009D5A7C" w:rsidRPr="003D502B">
        <w:rPr>
          <w:rFonts w:ascii="Calibri" w:hAnsi="Calibri" w:cs="Calibri"/>
          <w:rPrChange w:id="2103" w:author="Jessica Marshall" w:date="2023-07-06T10:18:00Z">
            <w:rPr/>
          </w:rPrChange>
        </w:rPr>
        <w:t>Forensic radiography w</w:t>
      </w:r>
      <w:r w:rsidR="00154262" w:rsidRPr="003D502B">
        <w:rPr>
          <w:rFonts w:ascii="Calibri" w:hAnsi="Calibri" w:cs="Calibri"/>
          <w:rPrChange w:id="2104" w:author="Jessica Marshall" w:date="2023-07-06T10:18:00Z">
            <w:rPr/>
          </w:rPrChange>
        </w:rPr>
        <w:t xml:space="preserve">ork settings can be </w:t>
      </w:r>
      <w:r w:rsidRPr="003D502B">
        <w:rPr>
          <w:rFonts w:ascii="Calibri" w:hAnsi="Calibri" w:cs="Calibri"/>
          <w:rPrChange w:id="2105" w:author="Jessica Marshall" w:date="2023-07-06T10:18:00Z">
            <w:rPr/>
          </w:rPrChange>
        </w:rPr>
        <w:t>varied</w:t>
      </w:r>
      <w:r w:rsidR="00154262" w:rsidRPr="003D502B">
        <w:rPr>
          <w:rFonts w:ascii="Calibri" w:hAnsi="Calibri" w:cs="Calibri"/>
          <w:rPrChange w:id="2106" w:author="Jessica Marshall" w:date="2023-07-06T10:18:00Z">
            <w:rPr/>
          </w:rPrChange>
        </w:rPr>
        <w:t xml:space="preserve"> than</w:t>
      </w:r>
      <w:r w:rsidR="009D5A7C" w:rsidRPr="003D502B">
        <w:rPr>
          <w:rFonts w:ascii="Calibri" w:hAnsi="Calibri" w:cs="Calibri"/>
          <w:rPrChange w:id="2107" w:author="Jessica Marshall" w:date="2023-07-06T10:18:00Z">
            <w:rPr/>
          </w:rPrChange>
        </w:rPr>
        <w:t xml:space="preserve"> the</w:t>
      </w:r>
      <w:r w:rsidR="00154262" w:rsidRPr="003D502B">
        <w:rPr>
          <w:rFonts w:ascii="Calibri" w:hAnsi="Calibri" w:cs="Calibri"/>
          <w:rPrChange w:id="2108" w:author="Jessica Marshall" w:date="2023-07-06T10:18:00Z">
            <w:rPr/>
          </w:rPrChange>
        </w:rPr>
        <w:t xml:space="preserve"> clinical settings</w:t>
      </w:r>
      <w:r w:rsidR="009D5A7C" w:rsidRPr="003D502B">
        <w:rPr>
          <w:rFonts w:ascii="Calibri" w:hAnsi="Calibri" w:cs="Calibri"/>
          <w:rPrChange w:id="2109" w:author="Jessica Marshall" w:date="2023-07-06T10:18:00Z">
            <w:rPr/>
          </w:rPrChange>
        </w:rPr>
        <w:t xml:space="preserve"> that are</w:t>
      </w:r>
      <w:r w:rsidR="00154262" w:rsidRPr="003D502B">
        <w:rPr>
          <w:rFonts w:ascii="Calibri" w:hAnsi="Calibri" w:cs="Calibri"/>
          <w:rPrChange w:id="2110" w:author="Jessica Marshall" w:date="2023-07-06T10:18:00Z">
            <w:rPr/>
          </w:rPrChange>
        </w:rPr>
        <w:t xml:space="preserve"> typical of RT practice</w:t>
      </w:r>
      <w:r w:rsidR="00497E97" w:rsidRPr="003D502B">
        <w:rPr>
          <w:rFonts w:ascii="Calibri" w:hAnsi="Calibri" w:cs="Calibri"/>
          <w:rPrChange w:id="2111" w:author="Jessica Marshall" w:date="2023-07-06T10:18:00Z">
            <w:rPr/>
          </w:rPrChange>
        </w:rPr>
        <w:t>.</w:t>
      </w:r>
      <w:r w:rsidR="00154262" w:rsidRPr="003D502B">
        <w:rPr>
          <w:rFonts w:ascii="Calibri" w:hAnsi="Calibri" w:cs="Calibri"/>
          <w:rPrChange w:id="2112" w:author="Jessica Marshall" w:date="2023-07-06T10:18:00Z">
            <w:rPr/>
          </w:rPrChange>
        </w:rPr>
        <w:t xml:space="preserve"> </w:t>
      </w:r>
      <w:r w:rsidRPr="003D502B">
        <w:rPr>
          <w:rFonts w:ascii="Calibri" w:hAnsi="Calibri" w:cs="Calibri"/>
          <w:rPrChange w:id="2113" w:author="Jessica Marshall" w:date="2023-07-06T10:18:00Z">
            <w:rPr/>
          </w:rPrChange>
        </w:rPr>
        <w:t>P</w:t>
      </w:r>
      <w:r w:rsidR="00F46D50" w:rsidRPr="003D502B">
        <w:rPr>
          <w:rFonts w:ascii="Calibri" w:hAnsi="Calibri" w:cs="Calibri"/>
          <w:rPrChange w:id="2114" w:author="Jessica Marshall" w:date="2023-07-06T10:18:00Z">
            <w:rPr/>
          </w:rPrChange>
        </w:rPr>
        <w:t>ostmortem r</w:t>
      </w:r>
      <w:r w:rsidR="00154262" w:rsidRPr="003D502B">
        <w:rPr>
          <w:rFonts w:ascii="Calibri" w:hAnsi="Calibri" w:cs="Calibri"/>
          <w:rPrChange w:id="2115" w:author="Jessica Marshall" w:date="2023-07-06T10:18:00Z">
            <w:rPr/>
          </w:rPrChange>
        </w:rPr>
        <w:t>adiography</w:t>
      </w:r>
      <w:r w:rsidR="00F46D50" w:rsidRPr="003D502B">
        <w:rPr>
          <w:rFonts w:ascii="Calibri" w:hAnsi="Calibri" w:cs="Calibri"/>
          <w:rPrChange w:id="2116" w:author="Jessica Marshall" w:date="2023-07-06T10:18:00Z">
            <w:rPr/>
          </w:rPrChange>
        </w:rPr>
        <w:t xml:space="preserve"> assessments</w:t>
      </w:r>
      <w:r w:rsidR="00154262" w:rsidRPr="003D502B">
        <w:rPr>
          <w:rFonts w:ascii="Calibri" w:hAnsi="Calibri" w:cs="Calibri"/>
          <w:rPrChange w:id="2117" w:author="Jessica Marshall" w:date="2023-07-06T10:18:00Z">
            <w:rPr/>
          </w:rPrChange>
        </w:rPr>
        <w:t xml:space="preserve"> may include evaluation of human remains at a medical </w:t>
      </w:r>
      <w:r w:rsidR="0077502C" w:rsidRPr="003D502B">
        <w:rPr>
          <w:rFonts w:ascii="Calibri" w:hAnsi="Calibri" w:cs="Calibri"/>
          <w:rPrChange w:id="2118" w:author="Jessica Marshall" w:date="2023-07-06T10:18:00Z">
            <w:rPr/>
          </w:rPrChange>
        </w:rPr>
        <w:t>e</w:t>
      </w:r>
      <w:r w:rsidR="00154262" w:rsidRPr="003D502B">
        <w:rPr>
          <w:rFonts w:ascii="Calibri" w:hAnsi="Calibri" w:cs="Calibri"/>
          <w:rPrChange w:id="2119" w:author="Jessica Marshall" w:date="2023-07-06T10:18:00Z">
            <w:rPr/>
          </w:rPrChange>
        </w:rPr>
        <w:t>xaminer</w:t>
      </w:r>
      <w:r w:rsidR="00F46D50" w:rsidRPr="003D502B">
        <w:rPr>
          <w:rFonts w:ascii="Calibri" w:hAnsi="Calibri" w:cs="Calibri"/>
          <w:rPrChange w:id="2120" w:author="Jessica Marshall" w:date="2023-07-06T10:18:00Z">
            <w:rPr/>
          </w:rPrChange>
        </w:rPr>
        <w:t xml:space="preserve"> or coroner</w:t>
      </w:r>
      <w:r w:rsidR="00154262" w:rsidRPr="003D502B">
        <w:rPr>
          <w:rFonts w:ascii="Calibri" w:hAnsi="Calibri" w:cs="Calibri"/>
          <w:rPrChange w:id="2121" w:author="Jessica Marshall" w:date="2023-07-06T10:18:00Z">
            <w:rPr/>
          </w:rPrChange>
        </w:rPr>
        <w:t xml:space="preserve"> office</w:t>
      </w:r>
      <w:r w:rsidR="00F46D50" w:rsidRPr="003D502B">
        <w:rPr>
          <w:rFonts w:ascii="Calibri" w:hAnsi="Calibri" w:cs="Calibri"/>
          <w:rPrChange w:id="2122" w:author="Jessica Marshall" w:date="2023-07-06T10:18:00Z">
            <w:rPr/>
          </w:rPrChange>
        </w:rPr>
        <w:t>,</w:t>
      </w:r>
      <w:r w:rsidR="00154262" w:rsidRPr="003D502B">
        <w:rPr>
          <w:rFonts w:ascii="Calibri" w:hAnsi="Calibri" w:cs="Calibri"/>
          <w:rPrChange w:id="2123" w:author="Jessica Marshall" w:date="2023-07-06T10:18:00Z">
            <w:rPr/>
          </w:rPrChange>
        </w:rPr>
        <w:t xml:space="preserve"> </w:t>
      </w:r>
      <w:r w:rsidR="00F46D50" w:rsidRPr="003D502B">
        <w:rPr>
          <w:rFonts w:ascii="Calibri" w:hAnsi="Calibri" w:cs="Calibri"/>
          <w:rPrChange w:id="2124" w:author="Jessica Marshall" w:date="2023-07-06T10:18:00Z">
            <w:rPr/>
          </w:rPrChange>
        </w:rPr>
        <w:t>at</w:t>
      </w:r>
      <w:r w:rsidR="00154262" w:rsidRPr="003D502B">
        <w:rPr>
          <w:rFonts w:ascii="Calibri" w:hAnsi="Calibri" w:cs="Calibri"/>
          <w:rPrChange w:id="2125" w:author="Jessica Marshall" w:date="2023-07-06T10:18:00Z">
            <w:rPr/>
          </w:rPrChange>
        </w:rPr>
        <w:t xml:space="preserve"> a </w:t>
      </w:r>
      <w:r w:rsidR="00F46D50" w:rsidRPr="003D502B">
        <w:rPr>
          <w:rFonts w:ascii="Calibri" w:hAnsi="Calibri" w:cs="Calibri"/>
          <w:rPrChange w:id="2126" w:author="Jessica Marshall" w:date="2023-07-06T10:18:00Z">
            <w:rPr/>
          </w:rPrChange>
        </w:rPr>
        <w:t>funeral home</w:t>
      </w:r>
      <w:r w:rsidRPr="003D502B">
        <w:rPr>
          <w:rFonts w:ascii="Calibri" w:hAnsi="Calibri" w:cs="Calibri"/>
          <w:rPrChange w:id="2127" w:author="Jessica Marshall" w:date="2023-07-06T10:18:00Z">
            <w:rPr/>
          </w:rPrChange>
        </w:rPr>
        <w:t>, in a clinical setting after hours, or even at</w:t>
      </w:r>
      <w:r w:rsidR="00F46D50" w:rsidRPr="003D502B">
        <w:rPr>
          <w:rFonts w:ascii="Calibri" w:hAnsi="Calibri" w:cs="Calibri"/>
          <w:rPrChange w:id="2128" w:author="Jessica Marshall" w:date="2023-07-06T10:18:00Z">
            <w:rPr/>
          </w:rPrChange>
        </w:rPr>
        <w:t xml:space="preserve"> mass casualt</w:t>
      </w:r>
      <w:r w:rsidRPr="003D502B">
        <w:rPr>
          <w:rFonts w:ascii="Calibri" w:hAnsi="Calibri" w:cs="Calibri"/>
          <w:rPrChange w:id="2129" w:author="Jessica Marshall" w:date="2023-07-06T10:18:00Z">
            <w:rPr/>
          </w:rPrChange>
        </w:rPr>
        <w:t>y sites</w:t>
      </w:r>
      <w:r w:rsidR="00F46D50" w:rsidRPr="003D502B">
        <w:rPr>
          <w:rFonts w:ascii="Calibri" w:hAnsi="Calibri" w:cs="Calibri"/>
          <w:rPrChange w:id="2130" w:author="Jessica Marshall" w:date="2023-07-06T10:18:00Z">
            <w:rPr/>
          </w:rPrChange>
        </w:rPr>
        <w:t>.</w:t>
      </w:r>
      <w:r w:rsidR="00497E97" w:rsidRPr="003D502B">
        <w:rPr>
          <w:rFonts w:ascii="Calibri" w:hAnsi="Calibri" w:cs="Calibri"/>
          <w:rPrChange w:id="2131" w:author="Jessica Marshall" w:date="2023-07-06T10:18:00Z">
            <w:rPr/>
          </w:rPrChange>
        </w:rPr>
        <w:fldChar w:fldCharType="begin"/>
      </w:r>
      <w:r w:rsidR="00497E97" w:rsidRPr="003D502B">
        <w:rPr>
          <w:rFonts w:ascii="Calibri" w:hAnsi="Calibri" w:cs="Calibri"/>
          <w:rPrChange w:id="2132" w:author="Jessica Marshall" w:date="2023-07-06T10:18:00Z">
            <w:rPr/>
          </w:rPrChange>
        </w:rPr>
        <w:instrText xml:space="preserve"> NOTEREF _Ref138851622 \f \h </w:instrText>
      </w:r>
      <w:r w:rsidR="00497E97" w:rsidRPr="003D502B">
        <w:rPr>
          <w:rFonts w:ascii="Calibri" w:hAnsi="Calibri" w:cs="Calibri"/>
          <w:rPrChange w:id="2133" w:author="Jessica Marshall" w:date="2023-07-06T10:18:00Z">
            <w:rPr/>
          </w:rPrChange>
        </w:rPr>
      </w:r>
      <w:r w:rsidR="003D502B" w:rsidRPr="003D502B">
        <w:rPr>
          <w:rFonts w:ascii="Calibri" w:hAnsi="Calibri" w:cs="Calibri"/>
        </w:rPr>
        <w:instrText xml:space="preserve"> \* MERGEFORMAT </w:instrText>
      </w:r>
      <w:r w:rsidR="00497E97" w:rsidRPr="003D502B">
        <w:rPr>
          <w:rFonts w:ascii="Calibri" w:hAnsi="Calibri" w:cs="Calibri"/>
          <w:rPrChange w:id="2134" w:author="Jessica Marshall" w:date="2023-07-06T10:18:00Z">
            <w:rPr/>
          </w:rPrChange>
        </w:rPr>
        <w:fldChar w:fldCharType="separate"/>
      </w:r>
      <w:r w:rsidR="00497E97" w:rsidRPr="003D502B">
        <w:rPr>
          <w:rStyle w:val="EndnoteReference"/>
          <w:rFonts w:ascii="Calibri" w:hAnsi="Calibri" w:cs="Calibri"/>
          <w:rPrChange w:id="2135" w:author="Jessica Marshall" w:date="2023-07-06T10:18:00Z">
            <w:rPr>
              <w:rStyle w:val="EndnoteReference"/>
            </w:rPr>
          </w:rPrChange>
        </w:rPr>
        <w:t>3</w:t>
      </w:r>
      <w:r w:rsidR="00497E97" w:rsidRPr="003D502B">
        <w:rPr>
          <w:rFonts w:ascii="Calibri" w:hAnsi="Calibri" w:cs="Calibri"/>
          <w:rPrChange w:id="2136" w:author="Jessica Marshall" w:date="2023-07-06T10:18:00Z">
            <w:rPr/>
          </w:rPrChange>
        </w:rPr>
        <w:fldChar w:fldCharType="end"/>
      </w:r>
      <w:r w:rsidR="00F46D50" w:rsidRPr="003D502B">
        <w:rPr>
          <w:rFonts w:ascii="Calibri" w:hAnsi="Calibri" w:cs="Calibri"/>
          <w:rPrChange w:id="2137" w:author="Jessica Marshall" w:date="2023-07-06T10:18:00Z">
            <w:rPr/>
          </w:rPrChange>
        </w:rPr>
        <w:t xml:space="preserve"> </w:t>
      </w:r>
    </w:p>
    <w:p w14:paraId="4158E00B" w14:textId="77777777" w:rsidR="001D6551" w:rsidRPr="003D502B" w:rsidRDefault="001D6551" w:rsidP="003D502B">
      <w:pPr>
        <w:spacing w:after="0" w:line="360" w:lineRule="auto"/>
        <w:rPr>
          <w:rFonts w:ascii="Calibri" w:hAnsi="Calibri" w:cs="Calibri"/>
          <w:rPrChange w:id="2138" w:author="Jessica Marshall" w:date="2023-07-06T10:18:00Z">
            <w:rPr/>
          </w:rPrChange>
        </w:rPr>
        <w:pPrChange w:id="2139" w:author="Jessica Marshall" w:date="2023-07-06T10:18:00Z">
          <w:pPr/>
        </w:pPrChange>
      </w:pPr>
    </w:p>
    <w:p w14:paraId="1DA21A29" w14:textId="79476EDB" w:rsidR="002F53DF" w:rsidRPr="003D502B" w:rsidRDefault="003165A2" w:rsidP="003D502B">
      <w:pPr>
        <w:spacing w:after="0" w:line="360" w:lineRule="auto"/>
        <w:rPr>
          <w:rFonts w:ascii="Calibri" w:hAnsi="Calibri" w:cs="Calibri"/>
          <w:rPrChange w:id="2140" w:author="Jessica Marshall" w:date="2023-07-06T10:18:00Z">
            <w:rPr/>
          </w:rPrChange>
        </w:rPr>
        <w:pPrChange w:id="2141" w:author="Jessica Marshall" w:date="2023-07-06T10:18:00Z">
          <w:pPr/>
        </w:pPrChange>
      </w:pPr>
      <w:r w:rsidRPr="003D502B">
        <w:rPr>
          <w:rFonts w:ascii="Calibri" w:hAnsi="Calibri" w:cs="Calibri"/>
          <w:rPrChange w:id="2142" w:author="Jessica Marshall" w:date="2023-07-06T10:18:00Z">
            <w:rPr/>
          </w:rPrChange>
        </w:rPr>
        <w:t xml:space="preserve">Most people who conduct forensic radiography examinations are trained on the job, and there is little standardization of forensic imaging training. </w:t>
      </w:r>
      <w:r w:rsidR="00FA29AD" w:rsidRPr="003D502B">
        <w:rPr>
          <w:rFonts w:ascii="Calibri" w:hAnsi="Calibri" w:cs="Calibri"/>
          <w:rPrChange w:id="2143" w:author="Jessica Marshall" w:date="2023-07-06T10:18:00Z">
            <w:rPr/>
          </w:rPrChange>
        </w:rPr>
        <w:t xml:space="preserve">Although </w:t>
      </w:r>
      <w:r w:rsidR="001F2CF7" w:rsidRPr="003D502B">
        <w:rPr>
          <w:rFonts w:ascii="Calibri" w:hAnsi="Calibri" w:cs="Calibri"/>
          <w:rPrChange w:id="2144" w:author="Jessica Marshall" w:date="2023-07-06T10:18:00Z">
            <w:rPr/>
          </w:rPrChange>
        </w:rPr>
        <w:t>licensing</w:t>
      </w:r>
      <w:r w:rsidRPr="003D502B">
        <w:rPr>
          <w:rFonts w:ascii="Calibri" w:hAnsi="Calibri" w:cs="Calibri"/>
          <w:rPrChange w:id="2145" w:author="Jessica Marshall" w:date="2023-07-06T10:18:00Z">
            <w:rPr/>
          </w:rPrChange>
        </w:rPr>
        <w:t xml:space="preserve"> and training</w:t>
      </w:r>
      <w:r w:rsidR="00FA29AD" w:rsidRPr="003D502B">
        <w:rPr>
          <w:rFonts w:ascii="Calibri" w:hAnsi="Calibri" w:cs="Calibri"/>
          <w:rPrChange w:id="2146" w:author="Jessica Marshall" w:date="2023-07-06T10:18:00Z">
            <w:rPr/>
          </w:rPrChange>
        </w:rPr>
        <w:t xml:space="preserve"> may be</w:t>
      </w:r>
      <w:r w:rsidR="001F2CF7" w:rsidRPr="003D502B">
        <w:rPr>
          <w:rFonts w:ascii="Calibri" w:hAnsi="Calibri" w:cs="Calibri"/>
          <w:rPrChange w:id="2147" w:author="Jessica Marshall" w:date="2023-07-06T10:18:00Z">
            <w:rPr/>
          </w:rPrChange>
        </w:rPr>
        <w:t xml:space="preserve"> less of a concern </w:t>
      </w:r>
      <w:r w:rsidR="00914CA9" w:rsidRPr="003D502B">
        <w:rPr>
          <w:rFonts w:ascii="Calibri" w:hAnsi="Calibri" w:cs="Calibri"/>
          <w:rPrChange w:id="2148" w:author="Jessica Marshall" w:date="2023-07-06T10:18:00Z">
            <w:rPr/>
          </w:rPrChange>
        </w:rPr>
        <w:t>in the postmortem setting than in</w:t>
      </w:r>
      <w:r w:rsidR="00FA29AD" w:rsidRPr="003D502B">
        <w:rPr>
          <w:rFonts w:ascii="Calibri" w:hAnsi="Calibri" w:cs="Calibri"/>
          <w:rPrChange w:id="2149" w:author="Jessica Marshall" w:date="2023-07-06T10:18:00Z">
            <w:rPr/>
          </w:rPrChange>
        </w:rPr>
        <w:t xml:space="preserve"> clinical imaging</w:t>
      </w:r>
      <w:r w:rsidR="001F2CF7" w:rsidRPr="003D502B">
        <w:rPr>
          <w:rFonts w:ascii="Calibri" w:hAnsi="Calibri" w:cs="Calibri"/>
          <w:rPrChange w:id="2150" w:author="Jessica Marshall" w:date="2023-07-06T10:18:00Z">
            <w:rPr/>
          </w:rPrChange>
        </w:rPr>
        <w:t>,</w:t>
      </w:r>
      <w:r w:rsidR="00FA29AD" w:rsidRPr="003D502B">
        <w:rPr>
          <w:rFonts w:ascii="Calibri" w:hAnsi="Calibri" w:cs="Calibri"/>
          <w:rPrChange w:id="2151" w:author="Jessica Marshall" w:date="2023-07-06T10:18:00Z">
            <w:rPr/>
          </w:rPrChange>
        </w:rPr>
        <w:t xml:space="preserve"> there are</w:t>
      </w:r>
      <w:r w:rsidR="00914CA9" w:rsidRPr="003D502B">
        <w:rPr>
          <w:rFonts w:ascii="Calibri" w:hAnsi="Calibri" w:cs="Calibri"/>
          <w:rPrChange w:id="2152" w:author="Jessica Marshall" w:date="2023-07-06T10:18:00Z">
            <w:rPr/>
          </w:rPrChange>
        </w:rPr>
        <w:t xml:space="preserve"> still</w:t>
      </w:r>
      <w:r w:rsidR="00FA29AD" w:rsidRPr="003D502B">
        <w:rPr>
          <w:rFonts w:ascii="Calibri" w:hAnsi="Calibri" w:cs="Calibri"/>
          <w:rPrChange w:id="2153" w:author="Jessica Marshall" w:date="2023-07-06T10:18:00Z">
            <w:rPr/>
          </w:rPrChange>
        </w:rPr>
        <w:t xml:space="preserve"> several reasons to ensure that personnel are adequately trained.</w:t>
      </w:r>
      <w:r w:rsidR="00914CA9" w:rsidRPr="003D502B">
        <w:rPr>
          <w:rFonts w:ascii="Calibri" w:hAnsi="Calibri" w:cs="Calibri"/>
          <w:rPrChange w:id="2154" w:author="Jessica Marshall" w:date="2023-07-06T10:18:00Z">
            <w:rPr/>
          </w:rPrChange>
        </w:rPr>
        <w:fldChar w:fldCharType="begin"/>
      </w:r>
      <w:r w:rsidR="00914CA9" w:rsidRPr="003D502B">
        <w:rPr>
          <w:rFonts w:ascii="Calibri" w:hAnsi="Calibri" w:cs="Calibri"/>
          <w:rPrChange w:id="2155" w:author="Jessica Marshall" w:date="2023-07-06T10:18:00Z">
            <w:rPr/>
          </w:rPrChange>
        </w:rPr>
        <w:instrText xml:space="preserve"> NOTEREF _Ref138851622 \f \h </w:instrText>
      </w:r>
      <w:r w:rsidR="00914CA9" w:rsidRPr="003D502B">
        <w:rPr>
          <w:rFonts w:ascii="Calibri" w:hAnsi="Calibri" w:cs="Calibri"/>
          <w:rPrChange w:id="2156" w:author="Jessica Marshall" w:date="2023-07-06T10:18:00Z">
            <w:rPr/>
          </w:rPrChange>
        </w:rPr>
      </w:r>
      <w:r w:rsidR="003D502B" w:rsidRPr="003D502B">
        <w:rPr>
          <w:rFonts w:ascii="Calibri" w:hAnsi="Calibri" w:cs="Calibri"/>
        </w:rPr>
        <w:instrText xml:space="preserve"> \* MERGEFORMAT </w:instrText>
      </w:r>
      <w:r w:rsidR="00914CA9" w:rsidRPr="003D502B">
        <w:rPr>
          <w:rFonts w:ascii="Calibri" w:hAnsi="Calibri" w:cs="Calibri"/>
          <w:rPrChange w:id="2157" w:author="Jessica Marshall" w:date="2023-07-06T10:18:00Z">
            <w:rPr/>
          </w:rPrChange>
        </w:rPr>
        <w:fldChar w:fldCharType="separate"/>
      </w:r>
      <w:r w:rsidR="00914CA9" w:rsidRPr="003D502B">
        <w:rPr>
          <w:rStyle w:val="EndnoteReference"/>
          <w:rFonts w:ascii="Calibri" w:hAnsi="Calibri" w:cs="Calibri"/>
          <w:rPrChange w:id="2158" w:author="Jessica Marshall" w:date="2023-07-06T10:18:00Z">
            <w:rPr>
              <w:rStyle w:val="EndnoteReference"/>
            </w:rPr>
          </w:rPrChange>
        </w:rPr>
        <w:t>3</w:t>
      </w:r>
      <w:r w:rsidR="00914CA9" w:rsidRPr="003D502B">
        <w:rPr>
          <w:rFonts w:ascii="Calibri" w:hAnsi="Calibri" w:cs="Calibri"/>
          <w:rPrChange w:id="2159" w:author="Jessica Marshall" w:date="2023-07-06T10:18:00Z">
            <w:rPr/>
          </w:rPrChange>
        </w:rPr>
        <w:fldChar w:fldCharType="end"/>
      </w:r>
      <w:r w:rsidR="00FA29AD" w:rsidRPr="003D502B">
        <w:rPr>
          <w:rFonts w:ascii="Calibri" w:hAnsi="Calibri" w:cs="Calibri"/>
          <w:rPrChange w:id="2160" w:author="Jessica Marshall" w:date="2023-07-06T10:18:00Z">
            <w:rPr/>
          </w:rPrChange>
        </w:rPr>
        <w:t xml:space="preserve"> </w:t>
      </w:r>
      <w:r w:rsidR="00681D2F" w:rsidRPr="003D502B">
        <w:rPr>
          <w:rFonts w:ascii="Calibri" w:hAnsi="Calibri" w:cs="Calibri"/>
          <w:rPrChange w:id="2161" w:author="Jessica Marshall" w:date="2023-07-06T10:18:00Z">
            <w:rPr/>
          </w:rPrChange>
        </w:rPr>
        <w:t>Forensic radiography often involves comparing postmortem images</w:t>
      </w:r>
      <w:r w:rsidR="00FB128A" w:rsidRPr="003D502B">
        <w:rPr>
          <w:rFonts w:ascii="Calibri" w:hAnsi="Calibri" w:cs="Calibri"/>
          <w:rPrChange w:id="2162" w:author="Jessica Marshall" w:date="2023-07-06T10:18:00Z">
            <w:rPr/>
          </w:rPrChange>
        </w:rPr>
        <w:t xml:space="preserve"> with one another or with antemortem images</w:t>
      </w:r>
      <w:r w:rsidR="00681D2F" w:rsidRPr="003D502B">
        <w:rPr>
          <w:rFonts w:ascii="Calibri" w:hAnsi="Calibri" w:cs="Calibri"/>
          <w:rPrChange w:id="2163" w:author="Jessica Marshall" w:date="2023-07-06T10:18:00Z">
            <w:rPr/>
          </w:rPrChange>
        </w:rPr>
        <w:t>, which</w:t>
      </w:r>
      <w:r w:rsidR="00FB128A" w:rsidRPr="003D502B">
        <w:rPr>
          <w:rFonts w:ascii="Calibri" w:hAnsi="Calibri" w:cs="Calibri"/>
          <w:rPrChange w:id="2164" w:author="Jessica Marshall" w:date="2023-07-06T10:18:00Z">
            <w:rPr/>
          </w:rPrChange>
        </w:rPr>
        <w:t xml:space="preserve"> means that all images must be obtained as consistently as possible. </w:t>
      </w:r>
      <w:r w:rsidR="00681D2F" w:rsidRPr="003D502B">
        <w:rPr>
          <w:rFonts w:ascii="Calibri" w:hAnsi="Calibri" w:cs="Calibri"/>
          <w:rPrChange w:id="2165" w:author="Jessica Marshall" w:date="2023-07-06T10:18:00Z">
            <w:rPr/>
          </w:rPrChange>
        </w:rPr>
        <w:t>Images must be of high quality, both for comparing with previous imaging and to provide convincing evidence if used in court. The person conducting the examination also must be able to evaluate</w:t>
      </w:r>
      <w:r w:rsidRPr="003D502B">
        <w:rPr>
          <w:rFonts w:ascii="Calibri" w:hAnsi="Calibri" w:cs="Calibri"/>
          <w:rPrChange w:id="2166" w:author="Jessica Marshall" w:date="2023-07-06T10:18:00Z">
            <w:rPr/>
          </w:rPrChange>
        </w:rPr>
        <w:t xml:space="preserve"> and ensure</w:t>
      </w:r>
      <w:r w:rsidR="00681D2F" w:rsidRPr="003D502B">
        <w:rPr>
          <w:rFonts w:ascii="Calibri" w:hAnsi="Calibri" w:cs="Calibri"/>
          <w:rPrChange w:id="2167" w:author="Jessica Marshall" w:date="2023-07-06T10:18:00Z">
            <w:rPr/>
          </w:rPrChange>
        </w:rPr>
        <w:t xml:space="preserve"> image quality. </w:t>
      </w:r>
      <w:r w:rsidR="00A86ACF" w:rsidRPr="003D502B">
        <w:rPr>
          <w:rFonts w:ascii="Calibri" w:hAnsi="Calibri" w:cs="Calibri"/>
          <w:rPrChange w:id="2168" w:author="Jessica Marshall" w:date="2023-07-06T10:18:00Z">
            <w:rPr/>
          </w:rPrChange>
        </w:rPr>
        <w:t>In addition,</w:t>
      </w:r>
      <w:r w:rsidR="00681D2F" w:rsidRPr="003D502B">
        <w:rPr>
          <w:rFonts w:ascii="Calibri" w:hAnsi="Calibri" w:cs="Calibri"/>
          <w:rPrChange w:id="2169" w:author="Jessica Marshall" w:date="2023-07-06T10:18:00Z">
            <w:rPr/>
          </w:rPrChange>
        </w:rPr>
        <w:t xml:space="preserve"> although patient radiation safety is not a concern for postmortem radiography, it is still important to be able to appropriately manage radiation exposure for the operator. </w:t>
      </w:r>
      <w:r w:rsidR="00A86ACF" w:rsidRPr="003D502B">
        <w:rPr>
          <w:rFonts w:ascii="Calibri" w:hAnsi="Calibri" w:cs="Calibri"/>
          <w:rPrChange w:id="2170" w:author="Jessica Marshall" w:date="2023-07-06T10:18:00Z">
            <w:rPr/>
          </w:rPrChange>
        </w:rPr>
        <w:t xml:space="preserve">Contemporary forensic radiography technology has increasingly relied on complex technology such as CT or mobile CT scanners, which are </w:t>
      </w:r>
      <w:r w:rsidRPr="003D502B">
        <w:rPr>
          <w:rFonts w:ascii="Calibri" w:hAnsi="Calibri" w:cs="Calibri"/>
          <w:rPrChange w:id="2171" w:author="Jessica Marshall" w:date="2023-07-06T10:18:00Z">
            <w:rPr/>
          </w:rPrChange>
        </w:rPr>
        <w:t>technologically</w:t>
      </w:r>
      <w:r w:rsidR="00A86ACF" w:rsidRPr="003D502B">
        <w:rPr>
          <w:rFonts w:ascii="Calibri" w:hAnsi="Calibri" w:cs="Calibri"/>
          <w:rPrChange w:id="2172" w:author="Jessica Marshall" w:date="2023-07-06T10:18:00Z">
            <w:rPr/>
          </w:rPrChange>
        </w:rPr>
        <w:t xml:space="preserve"> complex </w:t>
      </w:r>
      <w:r w:rsidRPr="003D502B">
        <w:rPr>
          <w:rFonts w:ascii="Calibri" w:hAnsi="Calibri" w:cs="Calibri"/>
          <w:rPrChange w:id="2173" w:author="Jessica Marshall" w:date="2023-07-06T10:18:00Z">
            <w:rPr/>
          </w:rPrChange>
        </w:rPr>
        <w:t>and</w:t>
      </w:r>
      <w:r w:rsidR="00A86ACF" w:rsidRPr="003D502B">
        <w:rPr>
          <w:rFonts w:ascii="Calibri" w:hAnsi="Calibri" w:cs="Calibri"/>
          <w:rPrChange w:id="2174" w:author="Jessica Marshall" w:date="2023-07-06T10:18:00Z">
            <w:rPr/>
          </w:rPrChange>
        </w:rPr>
        <w:t xml:space="preserve"> require more training to operate. Finally, r</w:t>
      </w:r>
      <w:r w:rsidR="00681D2F" w:rsidRPr="003D502B">
        <w:rPr>
          <w:rFonts w:ascii="Calibri" w:hAnsi="Calibri" w:cs="Calibri"/>
          <w:rPrChange w:id="2175" w:author="Jessica Marshall" w:date="2023-07-06T10:18:00Z">
            <w:rPr/>
          </w:rPrChange>
        </w:rPr>
        <w:t>adiologic technologists provide a high level of expertise and training about radiation exposure monitoring, mitigation, and reporting.</w:t>
      </w:r>
      <w:r w:rsidR="00A86ACF" w:rsidRPr="003D502B">
        <w:rPr>
          <w:rFonts w:ascii="Calibri" w:hAnsi="Calibri" w:cs="Calibri"/>
          <w:rPrChange w:id="2176" w:author="Jessica Marshall" w:date="2023-07-06T10:18:00Z">
            <w:rPr/>
          </w:rPrChange>
        </w:rPr>
        <w:t xml:space="preserve"> Radiologic technologists understand how the radiation beam travels when positioning a C-arm, as well as requirements and techniques for effective radiation shielding.</w:t>
      </w:r>
      <w:r w:rsidR="0044710B" w:rsidRPr="003D502B">
        <w:rPr>
          <w:rFonts w:ascii="Calibri" w:hAnsi="Calibri" w:cs="Calibri"/>
          <w:rPrChange w:id="2177" w:author="Jessica Marshall" w:date="2023-07-06T10:18:00Z">
            <w:rPr/>
          </w:rPrChange>
        </w:rPr>
        <w:fldChar w:fldCharType="begin"/>
      </w:r>
      <w:r w:rsidR="0044710B" w:rsidRPr="003D502B">
        <w:rPr>
          <w:rFonts w:ascii="Calibri" w:hAnsi="Calibri" w:cs="Calibri"/>
          <w:rPrChange w:id="2178" w:author="Jessica Marshall" w:date="2023-07-06T10:18:00Z">
            <w:rPr/>
          </w:rPrChange>
        </w:rPr>
        <w:instrText xml:space="preserve"> NOTEREF _Ref138851622 \f \h </w:instrText>
      </w:r>
      <w:r w:rsidR="0044710B" w:rsidRPr="003D502B">
        <w:rPr>
          <w:rFonts w:ascii="Calibri" w:hAnsi="Calibri" w:cs="Calibri"/>
          <w:rPrChange w:id="2179" w:author="Jessica Marshall" w:date="2023-07-06T10:18:00Z">
            <w:rPr/>
          </w:rPrChange>
        </w:rPr>
      </w:r>
      <w:r w:rsidR="003D502B" w:rsidRPr="003D502B">
        <w:rPr>
          <w:rFonts w:ascii="Calibri" w:hAnsi="Calibri" w:cs="Calibri"/>
        </w:rPr>
        <w:instrText xml:space="preserve"> \* MERGEFORMAT </w:instrText>
      </w:r>
      <w:r w:rsidR="0044710B" w:rsidRPr="003D502B">
        <w:rPr>
          <w:rFonts w:ascii="Calibri" w:hAnsi="Calibri" w:cs="Calibri"/>
          <w:rPrChange w:id="2180" w:author="Jessica Marshall" w:date="2023-07-06T10:18:00Z">
            <w:rPr/>
          </w:rPrChange>
        </w:rPr>
        <w:fldChar w:fldCharType="separate"/>
      </w:r>
      <w:r w:rsidR="0044710B" w:rsidRPr="003D502B">
        <w:rPr>
          <w:rStyle w:val="EndnoteReference"/>
          <w:rFonts w:ascii="Calibri" w:hAnsi="Calibri" w:cs="Calibri"/>
          <w:rPrChange w:id="2181" w:author="Jessica Marshall" w:date="2023-07-06T10:18:00Z">
            <w:rPr>
              <w:rStyle w:val="EndnoteReference"/>
            </w:rPr>
          </w:rPrChange>
        </w:rPr>
        <w:t>3</w:t>
      </w:r>
      <w:r w:rsidR="0044710B" w:rsidRPr="003D502B">
        <w:rPr>
          <w:rFonts w:ascii="Calibri" w:hAnsi="Calibri" w:cs="Calibri"/>
          <w:rPrChange w:id="2182" w:author="Jessica Marshall" w:date="2023-07-06T10:18:00Z">
            <w:rPr/>
          </w:rPrChange>
        </w:rPr>
        <w:fldChar w:fldCharType="end"/>
      </w:r>
      <w:r w:rsidR="001D6551" w:rsidRPr="003D502B">
        <w:rPr>
          <w:rFonts w:ascii="Calibri" w:hAnsi="Calibri" w:cs="Calibri"/>
          <w:rPrChange w:id="2183" w:author="Jessica Marshall" w:date="2023-07-06T10:18:00Z">
            <w:rPr/>
          </w:rPrChange>
        </w:rPr>
        <w:t xml:space="preserve"> </w:t>
      </w:r>
      <w:r w:rsidR="00681D2F" w:rsidRPr="003D502B">
        <w:rPr>
          <w:rFonts w:ascii="Calibri" w:hAnsi="Calibri" w:cs="Calibri"/>
          <w:rPrChange w:id="2184" w:author="Jessica Marshall" w:date="2023-07-06T10:18:00Z">
            <w:rPr/>
          </w:rPrChange>
        </w:rPr>
        <w:t xml:space="preserve"> </w:t>
      </w:r>
    </w:p>
    <w:p w14:paraId="20F7777D" w14:textId="77777777" w:rsidR="001D6551" w:rsidRPr="003D502B" w:rsidRDefault="001D6551" w:rsidP="003D502B">
      <w:pPr>
        <w:spacing w:after="0" w:line="360" w:lineRule="auto"/>
        <w:rPr>
          <w:rFonts w:ascii="Calibri" w:hAnsi="Calibri" w:cs="Calibri"/>
          <w:rPrChange w:id="2185" w:author="Jessica Marshall" w:date="2023-07-06T10:18:00Z">
            <w:rPr/>
          </w:rPrChange>
        </w:rPr>
        <w:pPrChange w:id="2186" w:author="Jessica Marshall" w:date="2023-07-06T10:18:00Z">
          <w:pPr/>
        </w:pPrChange>
      </w:pPr>
    </w:p>
    <w:p w14:paraId="1BCEE61F" w14:textId="4474C5D0" w:rsidR="0067475A" w:rsidRPr="003D502B" w:rsidRDefault="003165A2" w:rsidP="003D502B">
      <w:pPr>
        <w:spacing w:after="0" w:line="360" w:lineRule="auto"/>
        <w:rPr>
          <w:rFonts w:ascii="Calibri" w:hAnsi="Calibri" w:cs="Calibri"/>
          <w:rPrChange w:id="2187" w:author="Jessica Marshall" w:date="2023-07-06T10:18:00Z">
            <w:rPr/>
          </w:rPrChange>
        </w:rPr>
        <w:pPrChange w:id="2188" w:author="Jessica Marshall" w:date="2023-07-06T10:18:00Z">
          <w:pPr/>
        </w:pPrChange>
      </w:pPr>
      <w:r w:rsidRPr="003D502B">
        <w:rPr>
          <w:rFonts w:ascii="Calibri" w:hAnsi="Calibri" w:cs="Calibri"/>
          <w:rPrChange w:id="2189" w:author="Jessica Marshall" w:date="2023-07-06T10:18:00Z">
            <w:rPr/>
          </w:rPrChange>
        </w:rPr>
        <w:t>Although t</w:t>
      </w:r>
      <w:r w:rsidR="008603AD" w:rsidRPr="003D502B">
        <w:rPr>
          <w:rFonts w:ascii="Calibri" w:hAnsi="Calibri" w:cs="Calibri"/>
          <w:rPrChange w:id="2190" w:author="Jessica Marshall" w:date="2023-07-06T10:18:00Z">
            <w:rPr/>
          </w:rPrChange>
        </w:rPr>
        <w:t xml:space="preserve">here are also no generally </w:t>
      </w:r>
      <w:r w:rsidR="00284859" w:rsidRPr="003D502B">
        <w:rPr>
          <w:rFonts w:ascii="Calibri" w:hAnsi="Calibri" w:cs="Calibri"/>
          <w:rPrChange w:id="2191" w:author="Jessica Marshall" w:date="2023-07-06T10:18:00Z">
            <w:rPr/>
          </w:rPrChange>
        </w:rPr>
        <w:t>accepted standards or guidelines regarding PMCT in the US</w:t>
      </w:r>
      <w:r w:rsidRPr="003D502B">
        <w:rPr>
          <w:rFonts w:ascii="Calibri" w:hAnsi="Calibri" w:cs="Calibri"/>
          <w:rPrChange w:id="2192" w:author="Jessica Marshall" w:date="2023-07-06T10:18:00Z">
            <w:rPr/>
          </w:rPrChange>
        </w:rPr>
        <w:t>, t</w:t>
      </w:r>
      <w:r w:rsidR="007B79CB" w:rsidRPr="003D502B">
        <w:rPr>
          <w:rFonts w:ascii="Calibri" w:hAnsi="Calibri" w:cs="Calibri"/>
          <w:rPrChange w:id="2193" w:author="Jessica Marshall" w:date="2023-07-06T10:18:00Z">
            <w:rPr/>
          </w:rPrChange>
        </w:rPr>
        <w:t xml:space="preserve">he American Society of Radiologic Technologists (ASRT) has developed an educational framework that outlines </w:t>
      </w:r>
      <w:r w:rsidR="00C918B8" w:rsidRPr="003D502B">
        <w:rPr>
          <w:rFonts w:ascii="Calibri" w:hAnsi="Calibri" w:cs="Calibri"/>
          <w:rPrChange w:id="2194" w:author="Jessica Marshall" w:date="2023-07-06T10:18:00Z">
            <w:rPr/>
          </w:rPrChange>
        </w:rPr>
        <w:t>the key information needed by the 3 main groups of forensic imaging professionals (</w:t>
      </w:r>
      <w:r w:rsidRPr="003D502B">
        <w:rPr>
          <w:rFonts w:ascii="Calibri" w:hAnsi="Calibri" w:cs="Calibri"/>
          <w:rPrChange w:id="2195" w:author="Jessica Marshall" w:date="2023-07-06T10:18:00Z">
            <w:rPr/>
          </w:rPrChange>
        </w:rPr>
        <w:t>radiologic technologists, limited x-ray machine operators, and forensic assistants</w:t>
      </w:r>
      <w:r w:rsidR="00DC6D94" w:rsidRPr="003D502B">
        <w:rPr>
          <w:rFonts w:ascii="Calibri" w:hAnsi="Calibri" w:cs="Calibri"/>
          <w:rPrChange w:id="2196" w:author="Jessica Marshall" w:date="2023-07-06T10:18:00Z">
            <w:rPr/>
          </w:rPrChange>
        </w:rPr>
        <w:t>).</w:t>
      </w:r>
      <w:r w:rsidR="0044710B" w:rsidRPr="003D502B">
        <w:rPr>
          <w:rFonts w:ascii="Calibri" w:hAnsi="Calibri" w:cs="Calibri"/>
          <w:rPrChange w:id="2197" w:author="Jessica Marshall" w:date="2023-07-06T10:18:00Z">
            <w:rPr/>
          </w:rPrChange>
        </w:rPr>
        <w:fldChar w:fldCharType="begin"/>
      </w:r>
      <w:r w:rsidR="0044710B" w:rsidRPr="003D502B">
        <w:rPr>
          <w:rFonts w:ascii="Calibri" w:hAnsi="Calibri" w:cs="Calibri"/>
          <w:rPrChange w:id="2198" w:author="Jessica Marshall" w:date="2023-07-06T10:18:00Z">
            <w:rPr/>
          </w:rPrChange>
        </w:rPr>
        <w:instrText xml:space="preserve"> NOTEREF _Ref138856995 \f \h </w:instrText>
      </w:r>
      <w:r w:rsidR="0044710B" w:rsidRPr="003D502B">
        <w:rPr>
          <w:rFonts w:ascii="Calibri" w:hAnsi="Calibri" w:cs="Calibri"/>
          <w:rPrChange w:id="2199" w:author="Jessica Marshall" w:date="2023-07-06T10:18:00Z">
            <w:rPr/>
          </w:rPrChange>
        </w:rPr>
      </w:r>
      <w:r w:rsidR="003D502B" w:rsidRPr="003D502B">
        <w:rPr>
          <w:rFonts w:ascii="Calibri" w:hAnsi="Calibri" w:cs="Calibri"/>
        </w:rPr>
        <w:instrText xml:space="preserve"> \* MERGEFORMAT </w:instrText>
      </w:r>
      <w:r w:rsidR="0044710B" w:rsidRPr="003D502B">
        <w:rPr>
          <w:rFonts w:ascii="Calibri" w:hAnsi="Calibri" w:cs="Calibri"/>
          <w:rPrChange w:id="2200" w:author="Jessica Marshall" w:date="2023-07-06T10:18:00Z">
            <w:rPr/>
          </w:rPrChange>
        </w:rPr>
        <w:fldChar w:fldCharType="separate"/>
      </w:r>
      <w:r w:rsidR="0044710B" w:rsidRPr="003D502B">
        <w:rPr>
          <w:rStyle w:val="EndnoteReference"/>
          <w:rFonts w:ascii="Calibri" w:hAnsi="Calibri" w:cs="Calibri"/>
          <w:rPrChange w:id="2201" w:author="Jessica Marshall" w:date="2023-07-06T10:18:00Z">
            <w:rPr>
              <w:rStyle w:val="EndnoteReference"/>
            </w:rPr>
          </w:rPrChange>
        </w:rPr>
        <w:t>1</w:t>
      </w:r>
      <w:r w:rsidR="0044710B" w:rsidRPr="003D502B">
        <w:rPr>
          <w:rFonts w:ascii="Calibri" w:hAnsi="Calibri" w:cs="Calibri"/>
          <w:rPrChange w:id="2202" w:author="Jessica Marshall" w:date="2023-07-06T10:18:00Z">
            <w:rPr/>
          </w:rPrChange>
        </w:rPr>
        <w:fldChar w:fldCharType="end"/>
      </w:r>
      <w:r w:rsidR="0067475A" w:rsidRPr="003D502B">
        <w:rPr>
          <w:rFonts w:ascii="Calibri" w:hAnsi="Calibri" w:cs="Calibri"/>
          <w:rPrChange w:id="2203" w:author="Jessica Marshall" w:date="2023-07-06T10:18:00Z">
            <w:rPr/>
          </w:rPrChange>
        </w:rPr>
        <w:t xml:space="preserve"> This framework was published in 2010 </w:t>
      </w:r>
      <w:r w:rsidR="002F408E" w:rsidRPr="003D502B">
        <w:rPr>
          <w:rFonts w:ascii="Calibri" w:hAnsi="Calibri" w:cs="Calibri"/>
          <w:rPrChange w:id="2204" w:author="Jessica Marshall" w:date="2023-07-06T10:18:00Z">
            <w:rPr/>
          </w:rPrChange>
        </w:rPr>
        <w:t>but</w:t>
      </w:r>
      <w:r w:rsidR="0067475A" w:rsidRPr="003D502B">
        <w:rPr>
          <w:rFonts w:ascii="Calibri" w:hAnsi="Calibri" w:cs="Calibri"/>
          <w:rPrChange w:id="2205" w:author="Jessica Marshall" w:date="2023-07-06T10:18:00Z">
            <w:rPr/>
          </w:rPrChange>
        </w:rPr>
        <w:t xml:space="preserve"> has not been recently updated. </w:t>
      </w:r>
    </w:p>
    <w:p w14:paraId="0B0B78F3" w14:textId="77777777" w:rsidR="002F408E" w:rsidRPr="003D502B" w:rsidRDefault="002F408E" w:rsidP="003D502B">
      <w:pPr>
        <w:spacing w:after="0" w:line="360" w:lineRule="auto"/>
        <w:rPr>
          <w:rFonts w:ascii="Calibri" w:hAnsi="Calibri" w:cs="Calibri"/>
          <w:rPrChange w:id="2206" w:author="Jessica Marshall" w:date="2023-07-06T10:18:00Z">
            <w:rPr/>
          </w:rPrChange>
        </w:rPr>
        <w:pPrChange w:id="2207" w:author="Jessica Marshall" w:date="2023-07-06T10:18:00Z">
          <w:pPr/>
        </w:pPrChange>
      </w:pPr>
    </w:p>
    <w:p w14:paraId="7C3DE949" w14:textId="70D64643" w:rsidR="00F2223E" w:rsidRPr="003D502B" w:rsidRDefault="00905D3E" w:rsidP="003D502B">
      <w:pPr>
        <w:pStyle w:val="Heading1"/>
        <w:spacing w:after="0" w:line="360" w:lineRule="auto"/>
        <w:rPr>
          <w:rFonts w:ascii="Calibri" w:hAnsi="Calibri" w:cs="Calibri"/>
          <w:rPrChange w:id="2208" w:author="Jessica Marshall" w:date="2023-07-06T10:18:00Z">
            <w:rPr>
              <w:b/>
              <w:bCs/>
            </w:rPr>
          </w:rPrChange>
        </w:rPr>
        <w:pPrChange w:id="2209" w:author="Jessica Marshall" w:date="2023-07-06T10:18:00Z">
          <w:pPr/>
        </w:pPrChange>
      </w:pPr>
      <w:commentRangeStart w:id="2210"/>
      <w:del w:id="2211" w:author="Jessica Marshall" w:date="2023-07-06T10:14:00Z">
        <w:r w:rsidRPr="003D502B" w:rsidDel="00984AD4">
          <w:rPr>
            <w:rFonts w:ascii="Calibri" w:hAnsi="Calibri" w:cs="Calibri"/>
            <w:rPrChange w:id="2212" w:author="Jessica Marshall" w:date="2023-07-06T10:18:00Z">
              <w:rPr>
                <w:b/>
                <w:bCs/>
              </w:rPr>
            </w:rPrChange>
          </w:rPr>
          <w:delText xml:space="preserve">Summary and </w:delText>
        </w:r>
      </w:del>
      <w:r w:rsidR="003051BD" w:rsidRPr="003D502B">
        <w:rPr>
          <w:rFonts w:ascii="Calibri" w:hAnsi="Calibri" w:cs="Calibri"/>
          <w:rPrChange w:id="2213" w:author="Jessica Marshall" w:date="2023-07-06T10:18:00Z">
            <w:rPr>
              <w:b/>
              <w:bCs/>
            </w:rPr>
          </w:rPrChange>
        </w:rPr>
        <w:t>C</w:t>
      </w:r>
      <w:r w:rsidRPr="003D502B">
        <w:rPr>
          <w:rFonts w:ascii="Calibri" w:hAnsi="Calibri" w:cs="Calibri"/>
          <w:rPrChange w:id="2214" w:author="Jessica Marshall" w:date="2023-07-06T10:18:00Z">
            <w:rPr>
              <w:b/>
              <w:bCs/>
            </w:rPr>
          </w:rPrChange>
        </w:rPr>
        <w:t xml:space="preserve">onclusions </w:t>
      </w:r>
      <w:commentRangeEnd w:id="2210"/>
      <w:r w:rsidR="003D502B" w:rsidRPr="003D502B">
        <w:rPr>
          <w:rStyle w:val="CommentReference"/>
          <w:rFonts w:ascii="Calibri" w:hAnsi="Calibri" w:cs="Calibri"/>
          <w:b w:val="0"/>
          <w:bCs w:val="0"/>
          <w:sz w:val="22"/>
          <w:szCs w:val="22"/>
          <w:rPrChange w:id="2215" w:author="Jessica Marshall" w:date="2023-07-06T10:18:00Z">
            <w:rPr>
              <w:rStyle w:val="CommentReference"/>
              <w:b/>
              <w:bCs/>
            </w:rPr>
          </w:rPrChange>
        </w:rPr>
        <w:commentReference w:id="2210"/>
      </w:r>
    </w:p>
    <w:p w14:paraId="7684D0CE" w14:textId="45E6BD56" w:rsidR="00FB128A" w:rsidRPr="003D502B" w:rsidRDefault="00640E0B" w:rsidP="003D502B">
      <w:pPr>
        <w:spacing w:after="0" w:line="360" w:lineRule="auto"/>
        <w:rPr>
          <w:rFonts w:ascii="Calibri" w:hAnsi="Calibri" w:cs="Calibri"/>
          <w:rPrChange w:id="2216" w:author="Jessica Marshall" w:date="2023-07-06T10:18:00Z">
            <w:rPr/>
          </w:rPrChange>
        </w:rPr>
        <w:pPrChange w:id="2217" w:author="Jessica Marshall" w:date="2023-07-06T10:18:00Z">
          <w:pPr/>
        </w:pPrChange>
      </w:pPr>
      <w:r w:rsidRPr="003D502B">
        <w:rPr>
          <w:rFonts w:ascii="Calibri" w:hAnsi="Calibri" w:cs="Calibri"/>
          <w:rPrChange w:id="2218" w:author="Jessica Marshall" w:date="2023-07-06T10:18:00Z">
            <w:rPr/>
          </w:rPrChange>
        </w:rPr>
        <w:t>Over the last decade, PMCT and postmortem CT angiography have emerged as important sources of information that go beyond traditional autopsy or conventional radiography in forensic examination.</w:t>
      </w:r>
      <w:r w:rsidR="00C01472" w:rsidRPr="003D502B">
        <w:rPr>
          <w:rFonts w:ascii="Calibri" w:hAnsi="Calibri" w:cs="Calibri"/>
          <w:rPrChange w:id="2219" w:author="Jessica Marshall" w:date="2023-07-06T10:18:00Z">
            <w:rPr/>
          </w:rPrChange>
        </w:rPr>
        <w:t xml:space="preserve"> </w:t>
      </w:r>
      <w:r w:rsidR="00C01472" w:rsidRPr="003D502B">
        <w:rPr>
          <w:rFonts w:ascii="Calibri" w:hAnsi="Calibri" w:cs="Calibri"/>
          <w:rPrChange w:id="2220" w:author="Jessica Marshall" w:date="2023-07-06T10:18:00Z">
            <w:rPr/>
          </w:rPrChange>
        </w:rPr>
        <w:lastRenderedPageBreak/>
        <w:t xml:space="preserve">PMCT is relatively rapid, noninvasive, and highly accurate for identifying cause of death. </w:t>
      </w:r>
      <w:r w:rsidRPr="003D502B">
        <w:rPr>
          <w:rFonts w:ascii="Calibri" w:hAnsi="Calibri" w:cs="Calibri"/>
          <w:rPrChange w:id="2221" w:author="Jessica Marshall" w:date="2023-07-06T10:18:00Z">
            <w:rPr/>
          </w:rPrChange>
        </w:rPr>
        <w:t xml:space="preserve">Research suggests that PMCT may be more sensitive than traditional autopsy for detecting bony injuries, </w:t>
      </w:r>
      <w:proofErr w:type="gramStart"/>
      <w:r w:rsidRPr="003D502B">
        <w:rPr>
          <w:rFonts w:ascii="Calibri" w:hAnsi="Calibri" w:cs="Calibri"/>
          <w:rPrChange w:id="2222" w:author="Jessica Marshall" w:date="2023-07-06T10:18:00Z">
            <w:rPr/>
          </w:rPrChange>
        </w:rPr>
        <w:t>with the exception of</w:t>
      </w:r>
      <w:proofErr w:type="gramEnd"/>
      <w:r w:rsidRPr="003D502B">
        <w:rPr>
          <w:rFonts w:ascii="Calibri" w:hAnsi="Calibri" w:cs="Calibri"/>
          <w:rPrChange w:id="2223" w:author="Jessica Marshall" w:date="2023-07-06T10:18:00Z">
            <w:rPr/>
          </w:rPrChange>
        </w:rPr>
        <w:t xml:space="preserve"> rib fractures, where autopsy may be superior.</w:t>
      </w:r>
      <w:r w:rsidR="00C01472" w:rsidRPr="003D502B">
        <w:rPr>
          <w:rFonts w:ascii="Calibri" w:hAnsi="Calibri" w:cs="Calibri"/>
          <w:rPrChange w:id="2224" w:author="Jessica Marshall" w:date="2023-07-06T10:18:00Z">
            <w:rPr/>
          </w:rPrChange>
        </w:rPr>
        <w:t xml:space="preserve"> Other applications of PMCT include evaluations of gunshot wounds/ballistics, foreign bodies, image-guided biopsy, internal bleeding, gas deposits/body decomposition, microfractures, and cardiovascular pathology.</w:t>
      </w:r>
      <w:r w:rsidRPr="003D502B">
        <w:rPr>
          <w:rFonts w:ascii="Calibri" w:hAnsi="Calibri" w:cs="Calibri"/>
          <w:rPrChange w:id="2225" w:author="Jessica Marshall" w:date="2023-07-06T10:18:00Z">
            <w:rPr/>
          </w:rPrChange>
        </w:rPr>
        <w:t xml:space="preserve"> CT is generally less sensitive for the detection of some common pathologies that are encountered during autopsy, including tissue decomposition, pulmonary embolism, visceral and soft-tissue lesions, and some cardiac pathologies. PMCT images must be of the highest quality possible </w:t>
      </w:r>
      <w:proofErr w:type="gramStart"/>
      <w:r w:rsidRPr="003D502B">
        <w:rPr>
          <w:rFonts w:ascii="Calibri" w:hAnsi="Calibri" w:cs="Calibri"/>
          <w:rPrChange w:id="2226" w:author="Jessica Marshall" w:date="2023-07-06T10:18:00Z">
            <w:rPr/>
          </w:rPrChange>
        </w:rPr>
        <w:t>in order to</w:t>
      </w:r>
      <w:proofErr w:type="gramEnd"/>
      <w:r w:rsidRPr="003D502B">
        <w:rPr>
          <w:rFonts w:ascii="Calibri" w:hAnsi="Calibri" w:cs="Calibri"/>
          <w:rPrChange w:id="2227" w:author="Jessica Marshall" w:date="2023-07-06T10:18:00Z">
            <w:rPr/>
          </w:rPrChange>
        </w:rPr>
        <w:t xml:space="preserve"> produce credible evidence for criminal and civil cases, and for comparing postmortem images with antemortem images for establishing identity. </w:t>
      </w:r>
    </w:p>
    <w:p w14:paraId="2DF38988" w14:textId="77777777" w:rsidR="00665FBF" w:rsidRPr="003D502B" w:rsidRDefault="00665FBF" w:rsidP="003D502B">
      <w:pPr>
        <w:spacing w:after="0" w:line="360" w:lineRule="auto"/>
        <w:rPr>
          <w:rFonts w:ascii="Calibri" w:hAnsi="Calibri" w:cs="Calibri"/>
          <w:rPrChange w:id="2228" w:author="Jessica Marshall" w:date="2023-07-06T10:18:00Z">
            <w:rPr/>
          </w:rPrChange>
        </w:rPr>
        <w:pPrChange w:id="2229" w:author="Jessica Marshall" w:date="2023-07-06T10:18:00Z">
          <w:pPr/>
        </w:pPrChange>
      </w:pPr>
    </w:p>
    <w:sectPr w:rsidR="00665FBF" w:rsidRPr="003D502B" w:rsidSect="0056036D">
      <w:endnotePr>
        <w:numFmt w:val="decimal"/>
      </w:endnotePr>
      <w:type w:val="continuous"/>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2" w:author="Jessica Marshall" w:date="2023-07-06T09:53:00Z" w:initials="JM">
    <w:p w14:paraId="11818B1A" w14:textId="77777777" w:rsidR="003D502B" w:rsidRDefault="00BF7479" w:rsidP="001E6EEE">
      <w:r>
        <w:rPr>
          <w:rStyle w:val="CommentReference"/>
        </w:rPr>
        <w:annotationRef/>
      </w:r>
      <w:r w:rsidR="003D502B">
        <w:rPr>
          <w:sz w:val="20"/>
          <w:szCs w:val="20"/>
        </w:rPr>
        <w:t xml:space="preserve">For the finalized article, we can keep this to headings and sub-headings that you specifically include in the article. Could you update? I called out the different heading settings from a formatting standpoint. </w:t>
      </w:r>
    </w:p>
  </w:comment>
  <w:comment w:id="57" w:author="Jessica Marshall" w:date="2023-07-06T10:19:00Z" w:initials="JM">
    <w:p w14:paraId="4DFC44CC" w14:textId="378E6A9D" w:rsidR="003D502B" w:rsidRDefault="003D502B" w:rsidP="00EC3E51">
      <w:r>
        <w:rPr>
          <w:rStyle w:val="CommentReference"/>
        </w:rPr>
        <w:annotationRef/>
      </w:r>
      <w:r>
        <w:rPr>
          <w:color w:val="000000"/>
          <w:sz w:val="20"/>
          <w:szCs w:val="20"/>
        </w:rPr>
        <w:t>Heading 1</w:t>
      </w:r>
    </w:p>
  </w:comment>
  <w:comment w:id="73" w:author="Jessica Marshall" w:date="2023-07-06T10:19:00Z" w:initials="JM">
    <w:p w14:paraId="2E2E3004" w14:textId="77777777" w:rsidR="003D502B" w:rsidRDefault="003D502B" w:rsidP="00D829E8">
      <w:r>
        <w:rPr>
          <w:rStyle w:val="CommentReference"/>
        </w:rPr>
        <w:annotationRef/>
      </w:r>
      <w:r>
        <w:rPr>
          <w:color w:val="000000"/>
          <w:sz w:val="20"/>
          <w:szCs w:val="20"/>
        </w:rPr>
        <w:t>Heading 1</w:t>
      </w:r>
    </w:p>
  </w:comment>
  <w:comment w:id="77" w:author="Jessica Marshall" w:date="2023-07-06T10:19:00Z" w:initials="JM">
    <w:p w14:paraId="069586BF" w14:textId="77777777" w:rsidR="003D502B" w:rsidRDefault="003D502B" w:rsidP="00C74226">
      <w:r>
        <w:rPr>
          <w:rStyle w:val="CommentReference"/>
        </w:rPr>
        <w:annotationRef/>
      </w:r>
      <w:r>
        <w:rPr>
          <w:color w:val="000000"/>
          <w:sz w:val="20"/>
          <w:szCs w:val="20"/>
        </w:rPr>
        <w:t>Heading 2</w:t>
      </w:r>
    </w:p>
  </w:comment>
  <w:comment w:id="87" w:author="Jessica Marshall" w:date="2023-07-06T10:19:00Z" w:initials="JM">
    <w:p w14:paraId="636D1DE0" w14:textId="77777777" w:rsidR="003D502B" w:rsidRDefault="003D502B" w:rsidP="00291E1B">
      <w:r>
        <w:rPr>
          <w:rStyle w:val="CommentReference"/>
        </w:rPr>
        <w:annotationRef/>
      </w:r>
      <w:r>
        <w:rPr>
          <w:color w:val="000000"/>
          <w:sz w:val="20"/>
          <w:szCs w:val="20"/>
        </w:rPr>
        <w:t>Heading 2</w:t>
      </w:r>
    </w:p>
  </w:comment>
  <w:comment w:id="108" w:author="Jessica Marshall" w:date="2023-07-06T10:19:00Z" w:initials="JM">
    <w:p w14:paraId="627BB8BE" w14:textId="77777777" w:rsidR="003D502B" w:rsidRDefault="003D502B" w:rsidP="0079508A">
      <w:r>
        <w:rPr>
          <w:rStyle w:val="CommentReference"/>
        </w:rPr>
        <w:annotationRef/>
      </w:r>
      <w:r>
        <w:rPr>
          <w:color w:val="000000"/>
          <w:sz w:val="20"/>
          <w:szCs w:val="20"/>
        </w:rPr>
        <w:t>Heading 1</w:t>
      </w:r>
    </w:p>
  </w:comment>
  <w:comment w:id="117" w:author="Jessica Marshall" w:date="2023-07-06T10:20:00Z" w:initials="JM">
    <w:p w14:paraId="3F4EC3C2" w14:textId="77777777" w:rsidR="003D502B" w:rsidRDefault="003D502B" w:rsidP="00122633">
      <w:r>
        <w:rPr>
          <w:rStyle w:val="CommentReference"/>
        </w:rPr>
        <w:annotationRef/>
      </w:r>
      <w:r>
        <w:rPr>
          <w:color w:val="000000"/>
          <w:sz w:val="20"/>
          <w:szCs w:val="20"/>
        </w:rPr>
        <w:t xml:space="preserve">Heading 2 (not sure if 3.3 is a subheading) </w:t>
      </w:r>
    </w:p>
  </w:comment>
  <w:comment w:id="127" w:author="Jessica Marshall" w:date="2023-07-06T10:20:00Z" w:initials="JM">
    <w:p w14:paraId="3802346B" w14:textId="77777777" w:rsidR="003D502B" w:rsidRDefault="003D502B" w:rsidP="001A5925">
      <w:r>
        <w:rPr>
          <w:rStyle w:val="CommentReference"/>
        </w:rPr>
        <w:annotationRef/>
      </w:r>
      <w:r>
        <w:rPr>
          <w:color w:val="000000"/>
          <w:sz w:val="20"/>
          <w:szCs w:val="20"/>
        </w:rPr>
        <w:t>Heading 1</w:t>
      </w:r>
    </w:p>
  </w:comment>
  <w:comment w:id="131" w:author="Jessica Marshall" w:date="2023-07-06T10:20:00Z" w:initials="JM">
    <w:p w14:paraId="4CFF8653" w14:textId="77777777" w:rsidR="003D502B" w:rsidRDefault="003D502B" w:rsidP="001B0316">
      <w:r>
        <w:rPr>
          <w:rStyle w:val="CommentReference"/>
        </w:rPr>
        <w:annotationRef/>
      </w:r>
      <w:r>
        <w:rPr>
          <w:color w:val="000000"/>
          <w:sz w:val="20"/>
          <w:szCs w:val="20"/>
        </w:rPr>
        <w:t>Heading 2</w:t>
      </w:r>
    </w:p>
  </w:comment>
  <w:comment w:id="167" w:author="Jessica Marshall" w:date="2023-07-06T10:20:00Z" w:initials="JM">
    <w:p w14:paraId="61F69B03" w14:textId="77777777" w:rsidR="003D502B" w:rsidRDefault="003D502B" w:rsidP="00BA29EB">
      <w:r>
        <w:rPr>
          <w:rStyle w:val="CommentReference"/>
        </w:rPr>
        <w:annotationRef/>
      </w:r>
      <w:r>
        <w:rPr>
          <w:color w:val="000000"/>
          <w:sz w:val="20"/>
          <w:szCs w:val="20"/>
        </w:rPr>
        <w:t>Heading 1</w:t>
      </w:r>
    </w:p>
  </w:comment>
  <w:comment w:id="183" w:author="Jessica Marshall" w:date="2023-07-06T10:20:00Z" w:initials="JM">
    <w:p w14:paraId="463400E9" w14:textId="77777777" w:rsidR="003D502B" w:rsidRDefault="003D502B" w:rsidP="002E28F6">
      <w:r>
        <w:rPr>
          <w:rStyle w:val="CommentReference"/>
        </w:rPr>
        <w:annotationRef/>
      </w:r>
      <w:r>
        <w:rPr>
          <w:color w:val="000000"/>
          <w:sz w:val="20"/>
          <w:szCs w:val="20"/>
        </w:rPr>
        <w:t>Heading 1</w:t>
      </w:r>
    </w:p>
  </w:comment>
  <w:comment w:id="211" w:author="Mark Bowes" w:date="2023-06-29T15:37:00Z" w:initials="MB">
    <w:p w14:paraId="3977295B" w14:textId="0A9108E0" w:rsidR="00B5442C" w:rsidRDefault="00B5442C" w:rsidP="00B5442C">
      <w:pPr>
        <w:pStyle w:val="CommentText"/>
      </w:pPr>
      <w:r>
        <w:rPr>
          <w:rStyle w:val="CommentReference"/>
        </w:rPr>
        <w:annotationRef/>
      </w:r>
      <w:r>
        <w:rPr>
          <w:rStyle w:val="CommentReference"/>
        </w:rPr>
        <w:annotationRef/>
      </w:r>
      <w:bookmarkStart w:id="215" w:name="_Hlk138946622"/>
      <w:r>
        <w:t xml:space="preserve">Forensic radiography is defined as the use of ionizing radiation to: </w:t>
      </w:r>
    </w:p>
    <w:p w14:paraId="2B7A6486" w14:textId="77777777" w:rsidR="00B5442C" w:rsidRDefault="00B5442C" w:rsidP="00B5442C">
      <w:pPr>
        <w:pStyle w:val="CommentText"/>
        <w:numPr>
          <w:ilvl w:val="0"/>
          <w:numId w:val="5"/>
        </w:numPr>
      </w:pPr>
      <w:r>
        <w:t xml:space="preserve">Determine the cause of death </w:t>
      </w:r>
    </w:p>
    <w:p w14:paraId="116F21B4" w14:textId="77777777" w:rsidR="00B5442C" w:rsidRDefault="00B5442C" w:rsidP="00B5442C">
      <w:pPr>
        <w:pStyle w:val="CommentText"/>
        <w:numPr>
          <w:ilvl w:val="0"/>
          <w:numId w:val="5"/>
        </w:numPr>
      </w:pPr>
      <w:r>
        <w:t xml:space="preserve">Determine the time of death </w:t>
      </w:r>
    </w:p>
    <w:p w14:paraId="6F6CB2A1" w14:textId="77777777" w:rsidR="00B5442C" w:rsidRDefault="00B5442C" w:rsidP="00B5442C">
      <w:pPr>
        <w:pStyle w:val="CommentText"/>
        <w:numPr>
          <w:ilvl w:val="0"/>
          <w:numId w:val="5"/>
        </w:numPr>
      </w:pPr>
      <w:r>
        <w:t xml:space="preserve">Avoid potential disfigurement of a cadaver </w:t>
      </w:r>
    </w:p>
    <w:p w14:paraId="380DCC31" w14:textId="0FFCD82A" w:rsidR="00B5442C" w:rsidRDefault="00B5442C" w:rsidP="00B5442C">
      <w:pPr>
        <w:pStyle w:val="CommentText"/>
        <w:numPr>
          <w:ilvl w:val="0"/>
          <w:numId w:val="5"/>
        </w:numPr>
      </w:pPr>
      <w:r>
        <w:t xml:space="preserve">Gather, analyze, and interpret evidence that may be used in courts or legal matters  </w:t>
      </w:r>
    </w:p>
    <w:p w14:paraId="045F3777" w14:textId="77777777" w:rsidR="00B5442C" w:rsidRDefault="00B5442C" w:rsidP="00B5442C">
      <w:pPr>
        <w:pStyle w:val="CommentText"/>
      </w:pPr>
    </w:p>
    <w:p w14:paraId="53DF8488" w14:textId="77777777" w:rsidR="00B5442C" w:rsidRDefault="00B5442C" w:rsidP="00B5442C">
      <w:pPr>
        <w:pStyle w:val="CommentText"/>
      </w:pPr>
      <w:r>
        <w:t xml:space="preserve">[LO1, correct answer d] </w:t>
      </w:r>
    </w:p>
    <w:bookmarkEnd w:id="215"/>
    <w:p w14:paraId="1B7E57E4" w14:textId="40EC2701" w:rsidR="00B5442C" w:rsidRDefault="00B5442C">
      <w:pPr>
        <w:pStyle w:val="CommentText"/>
      </w:pPr>
    </w:p>
  </w:comment>
  <w:comment w:id="212" w:author="Jessica Marshall" w:date="2023-07-06T09:54:00Z" w:initials="JM">
    <w:p w14:paraId="5A6F61F5" w14:textId="77777777" w:rsidR="00C812FE" w:rsidRDefault="00C812FE" w:rsidP="008F468E">
      <w:r>
        <w:rPr>
          <w:rStyle w:val="CommentReference"/>
        </w:rPr>
        <w:annotationRef/>
      </w:r>
      <w:r>
        <w:rPr>
          <w:color w:val="000000"/>
          <w:sz w:val="20"/>
          <w:szCs w:val="20"/>
        </w:rPr>
        <w:t xml:space="preserve">You can remove the whole question from the comment and just indicated which question number this corresponds to in the post-test document - can do that for all the questions. </w:t>
      </w:r>
    </w:p>
  </w:comment>
  <w:comment w:id="271" w:author="Mark Bowes" w:date="2023-06-29T15:46:00Z" w:initials="MB">
    <w:p w14:paraId="70063DE1" w14:textId="6FDBFB1B" w:rsidR="00B5442C" w:rsidRDefault="00B5442C">
      <w:pPr>
        <w:pStyle w:val="CommentText"/>
      </w:pPr>
      <w:r>
        <w:rPr>
          <w:rStyle w:val="CommentReference"/>
        </w:rPr>
        <w:annotationRef/>
      </w:r>
      <w:bookmarkStart w:id="274" w:name="_Hlk138946688"/>
      <w:r>
        <w:t>Which of the following would NOT be considered a</w:t>
      </w:r>
      <w:r w:rsidR="00EF5067">
        <w:t xml:space="preserve"> use of </w:t>
      </w:r>
      <w:r>
        <w:t xml:space="preserve">forensic radiography? </w:t>
      </w:r>
    </w:p>
    <w:p w14:paraId="7124D6DE" w14:textId="7EFFBC7D" w:rsidR="00B5442C" w:rsidRDefault="00EF5067" w:rsidP="00B5442C">
      <w:pPr>
        <w:pStyle w:val="CommentText"/>
        <w:numPr>
          <w:ilvl w:val="0"/>
          <w:numId w:val="12"/>
        </w:numPr>
      </w:pPr>
      <w:r>
        <w:t xml:space="preserve">A photographic or videotaped recording of a cadaver dissection </w:t>
      </w:r>
    </w:p>
    <w:p w14:paraId="712E3CB0" w14:textId="77777777" w:rsidR="00EF5067" w:rsidRDefault="00EF5067" w:rsidP="00B5442C">
      <w:pPr>
        <w:pStyle w:val="CommentText"/>
        <w:numPr>
          <w:ilvl w:val="0"/>
          <w:numId w:val="12"/>
        </w:numPr>
      </w:pPr>
      <w:r>
        <w:t xml:space="preserve">Investigation of nonfatal injuries in a case of suspected child abuse </w:t>
      </w:r>
    </w:p>
    <w:p w14:paraId="3CBF37F9" w14:textId="321DFADE" w:rsidR="00EF5067" w:rsidRDefault="00EF5067" w:rsidP="00B5442C">
      <w:pPr>
        <w:pStyle w:val="CommentText"/>
        <w:numPr>
          <w:ilvl w:val="0"/>
          <w:numId w:val="12"/>
        </w:numPr>
      </w:pPr>
      <w:r>
        <w:t xml:space="preserve">Detecting a forged document </w:t>
      </w:r>
    </w:p>
    <w:p w14:paraId="71E134A5" w14:textId="77777777" w:rsidR="00EF5067" w:rsidRDefault="00EF5067" w:rsidP="00B5442C">
      <w:pPr>
        <w:pStyle w:val="CommentText"/>
        <w:numPr>
          <w:ilvl w:val="0"/>
          <w:numId w:val="12"/>
        </w:numPr>
      </w:pPr>
      <w:r>
        <w:t xml:space="preserve">Identifying an art forgery </w:t>
      </w:r>
    </w:p>
    <w:p w14:paraId="2F83BDDB" w14:textId="730E4074" w:rsidR="00EF5067" w:rsidRDefault="00EF5067" w:rsidP="00EF5067">
      <w:pPr>
        <w:pStyle w:val="CommentText"/>
      </w:pPr>
      <w:bookmarkStart w:id="275" w:name="_Hlk138946780"/>
      <w:bookmarkEnd w:id="274"/>
      <w:r>
        <w:t xml:space="preserve">[LO1, correct answer, a[ </w:t>
      </w:r>
    </w:p>
    <w:bookmarkEnd w:id="275"/>
  </w:comment>
  <w:comment w:id="480" w:author="Mark Bowes" w:date="2023-06-29T11:16:00Z" w:initials="MB">
    <w:p w14:paraId="3C4098E9" w14:textId="74737A47" w:rsidR="00277BA9" w:rsidRDefault="00277BA9">
      <w:pPr>
        <w:pStyle w:val="CommentText"/>
      </w:pPr>
      <w:r>
        <w:rPr>
          <w:rStyle w:val="CommentReference"/>
        </w:rPr>
        <w:annotationRef/>
      </w:r>
      <w:r>
        <w:t xml:space="preserve">Key takeaway </w:t>
      </w:r>
    </w:p>
  </w:comment>
  <w:comment w:id="621" w:author="Mark Bowes" w:date="2023-06-29T13:39:00Z" w:initials="MB">
    <w:p w14:paraId="55823351" w14:textId="77777777" w:rsidR="002E66AF" w:rsidRDefault="002E66AF">
      <w:pPr>
        <w:pStyle w:val="CommentText"/>
      </w:pPr>
      <w:r>
        <w:rPr>
          <w:rStyle w:val="CommentReference"/>
        </w:rPr>
        <w:annotationRef/>
      </w:r>
      <w:bookmarkStart w:id="625" w:name="_Hlk138946806"/>
      <w:r>
        <w:t xml:space="preserve">In a PMCT scan, different types of tissues (eg, soft tissue, lung, bone, brain) can be distinguished by adjusting </w:t>
      </w:r>
    </w:p>
    <w:p w14:paraId="43D35E6C" w14:textId="77777777" w:rsidR="002E66AF" w:rsidRDefault="002E66AF" w:rsidP="002E66AF">
      <w:pPr>
        <w:pStyle w:val="CommentText"/>
        <w:numPr>
          <w:ilvl w:val="0"/>
          <w:numId w:val="6"/>
        </w:numPr>
      </w:pPr>
      <w:r>
        <w:t xml:space="preserve">X-ray attenuation windows </w:t>
      </w:r>
    </w:p>
    <w:p w14:paraId="61C3CA75" w14:textId="77777777" w:rsidR="002E66AF" w:rsidRDefault="002E66AF" w:rsidP="002E66AF">
      <w:pPr>
        <w:pStyle w:val="CommentText"/>
        <w:numPr>
          <w:ilvl w:val="0"/>
          <w:numId w:val="6"/>
        </w:numPr>
      </w:pPr>
      <w:r>
        <w:t>kVp</w:t>
      </w:r>
    </w:p>
    <w:p w14:paraId="0346BDBD" w14:textId="77777777" w:rsidR="002E66AF" w:rsidRDefault="002E66AF" w:rsidP="002E66AF">
      <w:pPr>
        <w:pStyle w:val="CommentText"/>
        <w:numPr>
          <w:ilvl w:val="0"/>
          <w:numId w:val="6"/>
        </w:numPr>
      </w:pPr>
      <w:r>
        <w:t xml:space="preserve">mAs </w:t>
      </w:r>
    </w:p>
    <w:p w14:paraId="424D96C7" w14:textId="5461B167" w:rsidR="002E66AF" w:rsidRDefault="006821E1" w:rsidP="002E66AF">
      <w:pPr>
        <w:pStyle w:val="CommentText"/>
        <w:numPr>
          <w:ilvl w:val="0"/>
          <w:numId w:val="6"/>
        </w:numPr>
      </w:pPr>
      <w:r>
        <w:t xml:space="preserve">Tube aperture  </w:t>
      </w:r>
      <w:r w:rsidR="002E66AF">
        <w:t xml:space="preserve"> </w:t>
      </w:r>
    </w:p>
    <w:bookmarkEnd w:id="625"/>
    <w:p w14:paraId="0F758F85" w14:textId="77777777" w:rsidR="002E66AF" w:rsidRDefault="002E66AF" w:rsidP="002E66AF">
      <w:pPr>
        <w:pStyle w:val="CommentText"/>
      </w:pPr>
    </w:p>
    <w:p w14:paraId="22C96FEA" w14:textId="7433BFBE" w:rsidR="002E66AF" w:rsidRDefault="002E66AF" w:rsidP="002E66AF">
      <w:pPr>
        <w:pStyle w:val="CommentText"/>
      </w:pPr>
      <w:r>
        <w:t xml:space="preserve">Correct answer, a. </w:t>
      </w:r>
    </w:p>
  </w:comment>
  <w:comment w:id="700" w:author="Mark Bowes" w:date="2023-06-29T14:13:00Z" w:initials="MB">
    <w:p w14:paraId="451D70BE" w14:textId="77777777" w:rsidR="006821E1" w:rsidRDefault="006821E1">
      <w:pPr>
        <w:pStyle w:val="CommentText"/>
      </w:pPr>
      <w:r>
        <w:rPr>
          <w:rStyle w:val="CommentReference"/>
        </w:rPr>
        <w:annotationRef/>
      </w:r>
      <w:bookmarkStart w:id="703" w:name="_Hlk138946875"/>
      <w:r>
        <w:t xml:space="preserve">A polygon mesh displays information the _________ of an object. </w:t>
      </w:r>
    </w:p>
    <w:p w14:paraId="4743B9F8" w14:textId="77777777" w:rsidR="006821E1" w:rsidRDefault="006821E1" w:rsidP="006821E1">
      <w:pPr>
        <w:pStyle w:val="CommentText"/>
        <w:numPr>
          <w:ilvl w:val="0"/>
          <w:numId w:val="10"/>
        </w:numPr>
      </w:pPr>
      <w:r>
        <w:t xml:space="preserve">Surface </w:t>
      </w:r>
    </w:p>
    <w:p w14:paraId="0133D023" w14:textId="77777777" w:rsidR="006821E1" w:rsidRDefault="006821E1" w:rsidP="006821E1">
      <w:pPr>
        <w:pStyle w:val="CommentText"/>
        <w:numPr>
          <w:ilvl w:val="0"/>
          <w:numId w:val="10"/>
        </w:numPr>
      </w:pPr>
      <w:r>
        <w:t xml:space="preserve">Volume </w:t>
      </w:r>
    </w:p>
    <w:p w14:paraId="7A26A134" w14:textId="77777777" w:rsidR="006821E1" w:rsidRDefault="006821E1" w:rsidP="006821E1">
      <w:pPr>
        <w:pStyle w:val="CommentText"/>
        <w:numPr>
          <w:ilvl w:val="0"/>
          <w:numId w:val="10"/>
        </w:numPr>
      </w:pPr>
      <w:r>
        <w:t xml:space="preserve">Density </w:t>
      </w:r>
    </w:p>
    <w:p w14:paraId="55D2CA98" w14:textId="77777777" w:rsidR="006821E1" w:rsidRDefault="006821E1" w:rsidP="006821E1">
      <w:pPr>
        <w:pStyle w:val="CommentText"/>
        <w:numPr>
          <w:ilvl w:val="0"/>
          <w:numId w:val="10"/>
        </w:numPr>
      </w:pPr>
      <w:r>
        <w:t xml:space="preserve">Temperature </w:t>
      </w:r>
      <w:bookmarkEnd w:id="703"/>
    </w:p>
    <w:p w14:paraId="42DF9A61" w14:textId="0D2E5923" w:rsidR="006821E1" w:rsidRDefault="006821E1" w:rsidP="006821E1">
      <w:pPr>
        <w:pStyle w:val="CommentText"/>
      </w:pPr>
      <w:r>
        <w:t xml:space="preserve">Correct answer, a </w:t>
      </w:r>
    </w:p>
  </w:comment>
  <w:comment w:id="854" w:author="Mark Bowes" w:date="2023-06-29T15:51:00Z" w:initials="MB">
    <w:p w14:paraId="4253705D" w14:textId="77777777" w:rsidR="00EF5067" w:rsidRDefault="00EF5067">
      <w:pPr>
        <w:pStyle w:val="CommentText"/>
      </w:pPr>
      <w:r>
        <w:rPr>
          <w:rStyle w:val="CommentReference"/>
        </w:rPr>
        <w:annotationRef/>
      </w:r>
      <w:bookmarkStart w:id="857" w:name="_Hlk138946969"/>
      <w:r>
        <w:t xml:space="preserve">A study that examined the accuracy of PMCT found that it was able to correctly identify the cause of death 100% of the time for several types of common pathologies. The accuracy of PMCT was lowest for deaths involving: </w:t>
      </w:r>
    </w:p>
    <w:p w14:paraId="68F3F997" w14:textId="77777777" w:rsidR="00EF5067" w:rsidRDefault="00EF5067" w:rsidP="00EF5067">
      <w:pPr>
        <w:pStyle w:val="CommentText"/>
        <w:numPr>
          <w:ilvl w:val="0"/>
          <w:numId w:val="13"/>
        </w:numPr>
      </w:pPr>
      <w:r>
        <w:t xml:space="preserve">Acute heart failure </w:t>
      </w:r>
    </w:p>
    <w:p w14:paraId="416E0066" w14:textId="19673C9F" w:rsidR="00EF5067" w:rsidRDefault="00EF5067" w:rsidP="00EF5067">
      <w:pPr>
        <w:pStyle w:val="CommentText"/>
        <w:numPr>
          <w:ilvl w:val="0"/>
          <w:numId w:val="13"/>
        </w:numPr>
      </w:pPr>
      <w:r>
        <w:t xml:space="preserve">Intracranial bleeding </w:t>
      </w:r>
    </w:p>
    <w:p w14:paraId="370A532D" w14:textId="77777777" w:rsidR="00EF5067" w:rsidRDefault="00EF5067" w:rsidP="00EF5067">
      <w:pPr>
        <w:pStyle w:val="CommentText"/>
        <w:numPr>
          <w:ilvl w:val="0"/>
          <w:numId w:val="13"/>
        </w:numPr>
      </w:pPr>
      <w:r>
        <w:t xml:space="preserve">Gunshot wounds </w:t>
      </w:r>
    </w:p>
    <w:p w14:paraId="52AD8696" w14:textId="77777777" w:rsidR="00EF5067" w:rsidRDefault="00EF5067" w:rsidP="00EF5067">
      <w:pPr>
        <w:pStyle w:val="CommentText"/>
        <w:numPr>
          <w:ilvl w:val="0"/>
          <w:numId w:val="13"/>
        </w:numPr>
      </w:pPr>
      <w:r>
        <w:t xml:space="preserve">Pneumonia </w:t>
      </w:r>
    </w:p>
    <w:bookmarkEnd w:id="857"/>
    <w:p w14:paraId="4920956B" w14:textId="26CD9585" w:rsidR="00EF5067" w:rsidRDefault="00EF5067" w:rsidP="00EF5067">
      <w:pPr>
        <w:pStyle w:val="CommentText"/>
      </w:pPr>
      <w:r>
        <w:t>[Correct answer, d]</w:t>
      </w:r>
    </w:p>
  </w:comment>
  <w:comment w:id="927" w:author="Mark Bowes" w:date="2023-06-29T13:41:00Z" w:initials="MB">
    <w:p w14:paraId="2E80A381" w14:textId="77777777" w:rsidR="002E66AF" w:rsidRDefault="002E66AF">
      <w:pPr>
        <w:pStyle w:val="CommentText"/>
      </w:pPr>
      <w:r>
        <w:rPr>
          <w:rStyle w:val="CommentReference"/>
        </w:rPr>
        <w:annotationRef/>
      </w:r>
      <w:bookmarkStart w:id="930" w:name="_Hlk138947076"/>
      <w:r>
        <w:t xml:space="preserve">The use of _______________ can distinguish ferromagnetic objects from nonferromagnetic objects. </w:t>
      </w:r>
    </w:p>
    <w:p w14:paraId="54FF2C41" w14:textId="77777777" w:rsidR="002E66AF" w:rsidRDefault="002E66AF">
      <w:pPr>
        <w:pStyle w:val="CommentText"/>
      </w:pPr>
    </w:p>
    <w:p w14:paraId="46D5BCBE" w14:textId="77777777" w:rsidR="002E66AF" w:rsidRDefault="002E66AF" w:rsidP="002E66AF">
      <w:pPr>
        <w:pStyle w:val="CommentText"/>
        <w:numPr>
          <w:ilvl w:val="0"/>
          <w:numId w:val="7"/>
        </w:numPr>
      </w:pPr>
      <w:r>
        <w:t xml:space="preserve">IV contrast </w:t>
      </w:r>
    </w:p>
    <w:p w14:paraId="25F2D822" w14:textId="77777777" w:rsidR="002E66AF" w:rsidRDefault="002E66AF" w:rsidP="002E66AF">
      <w:pPr>
        <w:pStyle w:val="CommentText"/>
        <w:numPr>
          <w:ilvl w:val="0"/>
          <w:numId w:val="7"/>
        </w:numPr>
      </w:pPr>
      <w:r>
        <w:t xml:space="preserve">Attenuation window </w:t>
      </w:r>
    </w:p>
    <w:p w14:paraId="3C96D474" w14:textId="77777777" w:rsidR="002E66AF" w:rsidRDefault="002E66AF" w:rsidP="002E66AF">
      <w:pPr>
        <w:pStyle w:val="CommentText"/>
        <w:numPr>
          <w:ilvl w:val="0"/>
          <w:numId w:val="7"/>
        </w:numPr>
      </w:pPr>
      <w:r>
        <w:t xml:space="preserve">Dual-energy CT </w:t>
      </w:r>
    </w:p>
    <w:p w14:paraId="598C412E" w14:textId="77777777" w:rsidR="002E66AF" w:rsidRDefault="002E66AF" w:rsidP="002E66AF">
      <w:pPr>
        <w:pStyle w:val="CommentText"/>
        <w:numPr>
          <w:ilvl w:val="0"/>
          <w:numId w:val="7"/>
        </w:numPr>
      </w:pPr>
      <w:r>
        <w:t xml:space="preserve">Multiplanar formatting </w:t>
      </w:r>
      <w:bookmarkEnd w:id="930"/>
    </w:p>
    <w:p w14:paraId="3B7E0C4C" w14:textId="77777777" w:rsidR="002E66AF" w:rsidRDefault="002E66AF" w:rsidP="002E66AF">
      <w:pPr>
        <w:pStyle w:val="CommentText"/>
      </w:pPr>
    </w:p>
    <w:p w14:paraId="330675CB" w14:textId="58606919" w:rsidR="002E66AF" w:rsidRDefault="002E66AF" w:rsidP="002E66AF">
      <w:pPr>
        <w:pStyle w:val="CommentText"/>
      </w:pPr>
      <w:r>
        <w:t xml:space="preserve">Correct answer, c </w:t>
      </w:r>
    </w:p>
  </w:comment>
  <w:comment w:id="950" w:author="Mark Bowes" w:date="2023-06-29T11:17:00Z" w:initials="MB">
    <w:p w14:paraId="22EE1B82" w14:textId="5B333972" w:rsidR="00277BA9" w:rsidRDefault="00277BA9">
      <w:pPr>
        <w:pStyle w:val="CommentText"/>
      </w:pPr>
      <w:r>
        <w:rPr>
          <w:rStyle w:val="CommentReference"/>
        </w:rPr>
        <w:annotationRef/>
      </w:r>
      <w:r>
        <w:t xml:space="preserve">Key takeaway </w:t>
      </w:r>
    </w:p>
  </w:comment>
  <w:comment w:id="1245" w:author="Mark Bowes" w:date="2023-06-29T13:43:00Z" w:initials="MB">
    <w:p w14:paraId="709C4C17" w14:textId="77777777" w:rsidR="002E66AF" w:rsidRDefault="002E66AF">
      <w:pPr>
        <w:pStyle w:val="CommentText"/>
      </w:pPr>
      <w:r>
        <w:rPr>
          <w:rStyle w:val="CommentReference"/>
        </w:rPr>
        <w:annotationRef/>
      </w:r>
      <w:bookmarkStart w:id="1248" w:name="_Hlk138947145"/>
      <w:r>
        <w:t xml:space="preserve">Research suggests that PMCT may be more sensitive than traditional autopsy for detecting bony injuries, </w:t>
      </w:r>
      <w:r>
        <w:t xml:space="preserve">with the exception of the: </w:t>
      </w:r>
    </w:p>
    <w:p w14:paraId="21471485" w14:textId="77777777" w:rsidR="002E66AF" w:rsidRDefault="002E66AF" w:rsidP="002E66AF">
      <w:pPr>
        <w:pStyle w:val="CommentText"/>
        <w:numPr>
          <w:ilvl w:val="0"/>
          <w:numId w:val="8"/>
        </w:numPr>
      </w:pPr>
      <w:r>
        <w:t xml:space="preserve">Ribs </w:t>
      </w:r>
    </w:p>
    <w:p w14:paraId="0F3188FF" w14:textId="77777777" w:rsidR="002E66AF" w:rsidRDefault="002E66AF" w:rsidP="002E66AF">
      <w:pPr>
        <w:pStyle w:val="CommentText"/>
        <w:numPr>
          <w:ilvl w:val="0"/>
          <w:numId w:val="8"/>
        </w:numPr>
      </w:pPr>
      <w:r>
        <w:t xml:space="preserve">Skull </w:t>
      </w:r>
    </w:p>
    <w:p w14:paraId="6015578D" w14:textId="77777777" w:rsidR="002E66AF" w:rsidRDefault="002E66AF" w:rsidP="002E66AF">
      <w:pPr>
        <w:pStyle w:val="CommentText"/>
        <w:numPr>
          <w:ilvl w:val="0"/>
          <w:numId w:val="8"/>
        </w:numPr>
      </w:pPr>
      <w:r>
        <w:t xml:space="preserve">Larynx </w:t>
      </w:r>
    </w:p>
    <w:p w14:paraId="67A570D1" w14:textId="77777777" w:rsidR="002E66AF" w:rsidRDefault="002E66AF" w:rsidP="002E66AF">
      <w:pPr>
        <w:pStyle w:val="CommentText"/>
        <w:numPr>
          <w:ilvl w:val="0"/>
          <w:numId w:val="8"/>
        </w:numPr>
      </w:pPr>
      <w:r>
        <w:t xml:space="preserve">Spine </w:t>
      </w:r>
    </w:p>
    <w:bookmarkEnd w:id="1248"/>
    <w:p w14:paraId="05ACCDCF" w14:textId="010E356E" w:rsidR="002E66AF" w:rsidRDefault="002E66AF" w:rsidP="002E66AF">
      <w:pPr>
        <w:pStyle w:val="CommentText"/>
      </w:pPr>
      <w:r>
        <w:t xml:space="preserve">Correct answer, a </w:t>
      </w:r>
    </w:p>
  </w:comment>
  <w:comment w:id="1253" w:author="Mark Bowes" w:date="2023-06-29T11:18:00Z" w:initials="MB">
    <w:p w14:paraId="6F5BDD48" w14:textId="12B5B8D6" w:rsidR="00277BA9" w:rsidRDefault="00277BA9">
      <w:pPr>
        <w:pStyle w:val="CommentText"/>
      </w:pPr>
      <w:r>
        <w:rPr>
          <w:rStyle w:val="CommentReference"/>
        </w:rPr>
        <w:annotationRef/>
      </w:r>
      <w:r>
        <w:t xml:space="preserve">Key Takeaway </w:t>
      </w:r>
    </w:p>
  </w:comment>
  <w:comment w:id="1743" w:author="Mark Bowes" w:date="2023-06-29T13:45:00Z" w:initials="MB">
    <w:p w14:paraId="246EF4E0" w14:textId="77777777" w:rsidR="002E66AF" w:rsidRDefault="002E66AF">
      <w:pPr>
        <w:pStyle w:val="CommentText"/>
      </w:pPr>
      <w:r>
        <w:rPr>
          <w:rStyle w:val="CommentReference"/>
        </w:rPr>
        <w:annotationRef/>
      </w:r>
      <w:bookmarkStart w:id="1746" w:name="_Hlk138947198"/>
      <w:r>
        <w:t xml:space="preserve">Which of the following would be most appropriate for identifying potential lesions of the laryngeal skeleton in a case of suspected strangulation? </w:t>
      </w:r>
    </w:p>
    <w:p w14:paraId="49A078C2" w14:textId="77777777" w:rsidR="002E66AF" w:rsidRDefault="002E66AF" w:rsidP="002E66AF">
      <w:pPr>
        <w:pStyle w:val="CommentText"/>
        <w:numPr>
          <w:ilvl w:val="0"/>
          <w:numId w:val="9"/>
        </w:numPr>
      </w:pPr>
      <w:r>
        <w:t xml:space="preserve">Dual-energy CT </w:t>
      </w:r>
    </w:p>
    <w:p w14:paraId="4D4A02ED" w14:textId="77777777" w:rsidR="00463F12" w:rsidRDefault="00463F12" w:rsidP="002E66AF">
      <w:pPr>
        <w:pStyle w:val="CommentText"/>
        <w:numPr>
          <w:ilvl w:val="0"/>
          <w:numId w:val="9"/>
        </w:numPr>
      </w:pPr>
      <w:r>
        <w:t>3D printing</w:t>
      </w:r>
    </w:p>
    <w:p w14:paraId="05A61CD8" w14:textId="77777777" w:rsidR="00463F12" w:rsidRDefault="00463F12" w:rsidP="002E66AF">
      <w:pPr>
        <w:pStyle w:val="CommentText"/>
        <w:numPr>
          <w:ilvl w:val="0"/>
          <w:numId w:val="9"/>
        </w:numPr>
      </w:pPr>
      <w:r>
        <w:t xml:space="preserve">Micro-CT </w:t>
      </w:r>
    </w:p>
    <w:p w14:paraId="74881E60" w14:textId="77777777" w:rsidR="00463F12" w:rsidRDefault="00463F12" w:rsidP="002E66AF">
      <w:pPr>
        <w:pStyle w:val="CommentText"/>
        <w:numPr>
          <w:ilvl w:val="0"/>
          <w:numId w:val="9"/>
        </w:numPr>
      </w:pPr>
      <w:r>
        <w:t xml:space="preserve">Air contrast </w:t>
      </w:r>
    </w:p>
    <w:bookmarkEnd w:id="1746"/>
    <w:p w14:paraId="6F2BE709" w14:textId="77777777" w:rsidR="00463F12" w:rsidRDefault="00463F12" w:rsidP="00463F12">
      <w:pPr>
        <w:pStyle w:val="CommentText"/>
      </w:pPr>
    </w:p>
    <w:p w14:paraId="4BB8E976" w14:textId="39F3CFAF" w:rsidR="002E66AF" w:rsidRDefault="00463F12" w:rsidP="00463F12">
      <w:pPr>
        <w:pStyle w:val="CommentText"/>
      </w:pPr>
      <w:r>
        <w:t xml:space="preserve">[correct answer, c]  </w:t>
      </w:r>
    </w:p>
    <w:p w14:paraId="19246760" w14:textId="0A5ABE47" w:rsidR="00463F12" w:rsidRDefault="00463F12" w:rsidP="00463F12">
      <w:pPr>
        <w:pStyle w:val="CommentText"/>
      </w:pPr>
    </w:p>
  </w:comment>
  <w:comment w:id="1945" w:author="Mark Bowes" w:date="2023-06-29T14:15:00Z" w:initials="MB">
    <w:p w14:paraId="5B595026" w14:textId="4F9E3B52" w:rsidR="006821E1" w:rsidRDefault="006821E1">
      <w:pPr>
        <w:pStyle w:val="CommentText"/>
      </w:pPr>
      <w:r>
        <w:rPr>
          <w:rStyle w:val="CommentReference"/>
        </w:rPr>
        <w:annotationRef/>
      </w:r>
      <w:bookmarkStart w:id="1948" w:name="_Hlk138947244"/>
      <w:r>
        <w:t xml:space="preserve">A key limitation of water-based contrast in PMCT is associated with ___________ shortly after death.  </w:t>
      </w:r>
    </w:p>
    <w:p w14:paraId="08F35446" w14:textId="70FA566D" w:rsidR="006821E1" w:rsidRDefault="006821E1" w:rsidP="006821E1">
      <w:pPr>
        <w:pStyle w:val="CommentText"/>
        <w:numPr>
          <w:ilvl w:val="0"/>
          <w:numId w:val="11"/>
        </w:numPr>
      </w:pPr>
      <w:r>
        <w:t xml:space="preserve">Liquefaction of fat </w:t>
      </w:r>
    </w:p>
    <w:p w14:paraId="7E661DD6" w14:textId="66CD4239" w:rsidR="006821E1" w:rsidRDefault="006821E1" w:rsidP="006821E1">
      <w:pPr>
        <w:pStyle w:val="CommentText"/>
        <w:numPr>
          <w:ilvl w:val="0"/>
          <w:numId w:val="11"/>
        </w:numPr>
      </w:pPr>
      <w:r>
        <w:t xml:space="preserve">Rigor mortis </w:t>
      </w:r>
    </w:p>
    <w:p w14:paraId="21CF426D" w14:textId="77777777" w:rsidR="006821E1" w:rsidRDefault="006821E1" w:rsidP="006821E1">
      <w:pPr>
        <w:pStyle w:val="CommentText"/>
        <w:numPr>
          <w:ilvl w:val="0"/>
          <w:numId w:val="11"/>
        </w:numPr>
      </w:pPr>
      <w:r>
        <w:t>Increased vascular permeability</w:t>
      </w:r>
    </w:p>
    <w:p w14:paraId="54599E24" w14:textId="77777777" w:rsidR="006821E1" w:rsidRDefault="006821E1" w:rsidP="006821E1">
      <w:pPr>
        <w:pStyle w:val="CommentText"/>
        <w:numPr>
          <w:ilvl w:val="0"/>
          <w:numId w:val="11"/>
        </w:numPr>
      </w:pPr>
      <w:r>
        <w:t xml:space="preserve"> Ectopic air deposits </w:t>
      </w:r>
    </w:p>
    <w:bookmarkEnd w:id="1948"/>
    <w:p w14:paraId="461E4AC9" w14:textId="5A362384" w:rsidR="006821E1" w:rsidRDefault="006821E1" w:rsidP="006821E1">
      <w:pPr>
        <w:pStyle w:val="CommentText"/>
      </w:pPr>
      <w:r>
        <w:t xml:space="preserve">Correct answer, c </w:t>
      </w:r>
    </w:p>
  </w:comment>
  <w:comment w:id="1980" w:author="Mark Bowes" w:date="2023-06-29T11:19:00Z" w:initials="MB">
    <w:p w14:paraId="76242087" w14:textId="2AE4F1D0" w:rsidR="00277BA9" w:rsidRDefault="00277BA9">
      <w:pPr>
        <w:pStyle w:val="CommentText"/>
      </w:pPr>
      <w:r>
        <w:rPr>
          <w:rStyle w:val="CommentReference"/>
        </w:rPr>
        <w:annotationRef/>
      </w:r>
      <w:r>
        <w:t>Key takeaway</w:t>
      </w:r>
    </w:p>
  </w:comment>
  <w:comment w:id="2210" w:author="Jessica Marshall" w:date="2023-07-06T10:18:00Z" w:initials="JM">
    <w:p w14:paraId="389131D2" w14:textId="77777777" w:rsidR="003D502B" w:rsidRDefault="003D502B" w:rsidP="00244D61">
      <w:r>
        <w:rPr>
          <w:rStyle w:val="CommentReference"/>
        </w:rPr>
        <w:annotationRef/>
      </w:r>
      <w:r>
        <w:rPr>
          <w:color w:val="000000"/>
          <w:sz w:val="20"/>
          <w:szCs w:val="20"/>
        </w:rPr>
        <w:t xml:space="preserve">I think we should add a sentence here that summarizes the role of the RT in forensic radiology - just something to tie the whole story together.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1818B1A" w15:done="0"/>
  <w15:commentEx w15:paraId="4DFC44CC" w15:done="0"/>
  <w15:commentEx w15:paraId="2E2E3004" w15:done="0"/>
  <w15:commentEx w15:paraId="069586BF" w15:done="0"/>
  <w15:commentEx w15:paraId="636D1DE0" w15:done="0"/>
  <w15:commentEx w15:paraId="627BB8BE" w15:done="0"/>
  <w15:commentEx w15:paraId="3F4EC3C2" w15:done="0"/>
  <w15:commentEx w15:paraId="3802346B" w15:done="0"/>
  <w15:commentEx w15:paraId="4CFF8653" w15:done="0"/>
  <w15:commentEx w15:paraId="61F69B03" w15:done="0"/>
  <w15:commentEx w15:paraId="463400E9" w15:done="0"/>
  <w15:commentEx w15:paraId="1B7E57E4" w15:done="0"/>
  <w15:commentEx w15:paraId="5A6F61F5" w15:paraIdParent="1B7E57E4" w15:done="0"/>
  <w15:commentEx w15:paraId="2F83BDDB" w15:done="0"/>
  <w15:commentEx w15:paraId="3C4098E9" w15:done="0"/>
  <w15:commentEx w15:paraId="22C96FEA" w15:done="0"/>
  <w15:commentEx w15:paraId="42DF9A61" w15:done="0"/>
  <w15:commentEx w15:paraId="4920956B" w15:done="0"/>
  <w15:commentEx w15:paraId="330675CB" w15:done="0"/>
  <w15:commentEx w15:paraId="22EE1B82" w15:done="0"/>
  <w15:commentEx w15:paraId="05ACCDCF" w15:done="0"/>
  <w15:commentEx w15:paraId="6F5BDD48" w15:done="0"/>
  <w15:commentEx w15:paraId="19246760" w15:done="0"/>
  <w15:commentEx w15:paraId="461E4AC9" w15:done="0"/>
  <w15:commentEx w15:paraId="76242087" w15:done="0"/>
  <w15:commentEx w15:paraId="389131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510DAE" w16cex:dateUtc="2023-07-06T13:53:00Z"/>
  <w16cex:commentExtensible w16cex:durableId="28511399" w16cex:dateUtc="2023-07-06T14:19:00Z"/>
  <w16cex:commentExtensible w16cex:durableId="285113A0" w16cex:dateUtc="2023-07-06T14:19:00Z"/>
  <w16cex:commentExtensible w16cex:durableId="285113A7" w16cex:dateUtc="2023-07-06T14:19:00Z"/>
  <w16cex:commentExtensible w16cex:durableId="285113AE" w16cex:dateUtc="2023-07-06T14:19:00Z"/>
  <w16cex:commentExtensible w16cex:durableId="285113B8" w16cex:dateUtc="2023-07-06T14:19:00Z"/>
  <w16cex:commentExtensible w16cex:durableId="285113D1" w16cex:dateUtc="2023-07-06T14:20:00Z"/>
  <w16cex:commentExtensible w16cex:durableId="285113D8" w16cex:dateUtc="2023-07-06T14:20:00Z"/>
  <w16cex:commentExtensible w16cex:durableId="285113E9" w16cex:dateUtc="2023-07-06T14:20:00Z"/>
  <w16cex:commentExtensible w16cex:durableId="285113F0" w16cex:dateUtc="2023-07-06T14:20:00Z"/>
  <w16cex:commentExtensible w16cex:durableId="285113FF" w16cex:dateUtc="2023-07-06T14:20:00Z"/>
  <w16cex:commentExtensible w16cex:durableId="284823BB" w16cex:dateUtc="2023-06-29T22:37:00Z"/>
  <w16cex:commentExtensible w16cex:durableId="28510DF0" w16cex:dateUtc="2023-07-06T13:54:00Z"/>
  <w16cex:commentExtensible w16cex:durableId="284825EE" w16cex:dateUtc="2023-06-29T22:46:00Z"/>
  <w16cex:commentExtensible w16cex:durableId="2847E689" w16cex:dateUtc="2023-06-29T18:16:00Z"/>
  <w16cex:commentExtensible w16cex:durableId="28480804" w16cex:dateUtc="2023-06-29T20:39:00Z"/>
  <w16cex:commentExtensible w16cex:durableId="28481002" w16cex:dateUtc="2023-06-29T21:13:00Z"/>
  <w16cex:commentExtensible w16cex:durableId="28482706" w16cex:dateUtc="2023-06-29T22:51:00Z"/>
  <w16cex:commentExtensible w16cex:durableId="2848089F" w16cex:dateUtc="2023-06-29T20:41:00Z"/>
  <w16cex:commentExtensible w16cex:durableId="2847E6D8" w16cex:dateUtc="2023-06-29T18:17:00Z"/>
  <w16cex:commentExtensible w16cex:durableId="28480919" w16cex:dateUtc="2023-06-29T20:43:00Z"/>
  <w16cex:commentExtensible w16cex:durableId="2847E722" w16cex:dateUtc="2023-06-29T18:18:00Z"/>
  <w16cex:commentExtensible w16cex:durableId="28480977" w16cex:dateUtc="2023-06-29T20:45:00Z"/>
  <w16cex:commentExtensible w16cex:durableId="28481069" w16cex:dateUtc="2023-06-29T21:15:00Z"/>
  <w16cex:commentExtensible w16cex:durableId="2847E75A" w16cex:dateUtc="2023-06-29T18:19:00Z"/>
  <w16cex:commentExtensible w16cex:durableId="2851135A" w16cex:dateUtc="2023-07-06T14: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1818B1A" w16cid:durableId="28510DAE"/>
  <w16cid:commentId w16cid:paraId="4DFC44CC" w16cid:durableId="28511399"/>
  <w16cid:commentId w16cid:paraId="2E2E3004" w16cid:durableId="285113A0"/>
  <w16cid:commentId w16cid:paraId="069586BF" w16cid:durableId="285113A7"/>
  <w16cid:commentId w16cid:paraId="636D1DE0" w16cid:durableId="285113AE"/>
  <w16cid:commentId w16cid:paraId="627BB8BE" w16cid:durableId="285113B8"/>
  <w16cid:commentId w16cid:paraId="3F4EC3C2" w16cid:durableId="285113D1"/>
  <w16cid:commentId w16cid:paraId="3802346B" w16cid:durableId="285113D8"/>
  <w16cid:commentId w16cid:paraId="4CFF8653" w16cid:durableId="285113E9"/>
  <w16cid:commentId w16cid:paraId="61F69B03" w16cid:durableId="285113F0"/>
  <w16cid:commentId w16cid:paraId="463400E9" w16cid:durableId="285113FF"/>
  <w16cid:commentId w16cid:paraId="1B7E57E4" w16cid:durableId="284823BB"/>
  <w16cid:commentId w16cid:paraId="5A6F61F5" w16cid:durableId="28510DF0"/>
  <w16cid:commentId w16cid:paraId="2F83BDDB" w16cid:durableId="284825EE"/>
  <w16cid:commentId w16cid:paraId="3C4098E9" w16cid:durableId="2847E689"/>
  <w16cid:commentId w16cid:paraId="22C96FEA" w16cid:durableId="28480804"/>
  <w16cid:commentId w16cid:paraId="42DF9A61" w16cid:durableId="28481002"/>
  <w16cid:commentId w16cid:paraId="4920956B" w16cid:durableId="28482706"/>
  <w16cid:commentId w16cid:paraId="330675CB" w16cid:durableId="2848089F"/>
  <w16cid:commentId w16cid:paraId="22EE1B82" w16cid:durableId="2847E6D8"/>
  <w16cid:commentId w16cid:paraId="05ACCDCF" w16cid:durableId="28480919"/>
  <w16cid:commentId w16cid:paraId="6F5BDD48" w16cid:durableId="2847E722"/>
  <w16cid:commentId w16cid:paraId="19246760" w16cid:durableId="28480977"/>
  <w16cid:commentId w16cid:paraId="461E4AC9" w16cid:durableId="28481069"/>
  <w16cid:commentId w16cid:paraId="76242087" w16cid:durableId="2847E75A"/>
  <w16cid:commentId w16cid:paraId="389131D2" w16cid:durableId="285113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CE67AD" w14:textId="77777777" w:rsidR="00344BF1" w:rsidRDefault="00344BF1" w:rsidP="00344BF1">
      <w:pPr>
        <w:spacing w:after="0" w:line="240" w:lineRule="auto"/>
      </w:pPr>
      <w:r>
        <w:separator/>
      </w:r>
    </w:p>
  </w:endnote>
  <w:endnote w:type="continuationSeparator" w:id="0">
    <w:p w14:paraId="5E232244" w14:textId="77777777" w:rsidR="00344BF1" w:rsidRDefault="00344BF1" w:rsidP="00344BF1">
      <w:pPr>
        <w:spacing w:after="0" w:line="240" w:lineRule="auto"/>
      </w:pPr>
      <w:r>
        <w:continuationSeparator/>
      </w:r>
    </w:p>
  </w:endnote>
  <w:endnote w:id="1">
    <w:p w14:paraId="14AE05A7" w14:textId="3BACC8B8" w:rsidR="00344BF1" w:rsidRPr="003165A2" w:rsidRDefault="00344BF1"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American Society of Radiologic Technologists. Forensic Radiography Educational Framework. 2010. </w:t>
      </w:r>
      <w:r w:rsidR="003051BD">
        <w:rPr>
          <w:rFonts w:cstheme="minorHAnsi"/>
          <w:sz w:val="20"/>
          <w:szCs w:val="20"/>
        </w:rPr>
        <w:t xml:space="preserve">Accessed June 29, 2023. </w:t>
      </w:r>
      <w:hyperlink r:id="rId1" w:history="1">
        <w:r w:rsidR="003051BD" w:rsidRPr="00940DB3">
          <w:rPr>
            <w:rStyle w:val="Hyperlink"/>
            <w:rFonts w:cstheme="minorHAnsi"/>
            <w:sz w:val="20"/>
            <w:szCs w:val="20"/>
          </w:rPr>
          <w:t>https://www.asrt.org/docs/default-source/educators/ed_forensicsfrmwrkedtd_020810.pdf</w:t>
        </w:r>
      </w:hyperlink>
    </w:p>
  </w:endnote>
  <w:endnote w:id="2">
    <w:p w14:paraId="2E428945" w14:textId="4164F306" w:rsidR="00C5261B" w:rsidRPr="003165A2" w:rsidRDefault="00C5261B"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w:t>
      </w:r>
      <w:r w:rsidR="003051BD" w:rsidRPr="003051BD">
        <w:rPr>
          <w:rFonts w:cstheme="minorHAnsi"/>
          <w:sz w:val="20"/>
          <w:szCs w:val="20"/>
        </w:rPr>
        <w:t xml:space="preserve">Gascho D, Thali MJ, Niemann T. Post-mortem computed tomography: Technical principles and recommended parameter settings for high-resolution imaging. </w:t>
      </w:r>
      <w:r w:rsidR="003051BD" w:rsidRPr="003051BD">
        <w:rPr>
          <w:rFonts w:cstheme="minorHAnsi"/>
          <w:i/>
          <w:iCs/>
          <w:sz w:val="20"/>
          <w:szCs w:val="20"/>
        </w:rPr>
        <w:t>Med Sci Law</w:t>
      </w:r>
      <w:r w:rsidR="003051BD" w:rsidRPr="003051BD">
        <w:rPr>
          <w:rFonts w:cstheme="minorHAnsi"/>
          <w:sz w:val="20"/>
          <w:szCs w:val="20"/>
        </w:rPr>
        <w:t>. 2018</w:t>
      </w:r>
      <w:r w:rsidR="003051BD">
        <w:rPr>
          <w:rFonts w:cstheme="minorHAnsi"/>
          <w:sz w:val="20"/>
          <w:szCs w:val="20"/>
        </w:rPr>
        <w:t>;</w:t>
      </w:r>
      <w:r w:rsidR="003051BD" w:rsidRPr="003051BD">
        <w:rPr>
          <w:rFonts w:cstheme="minorHAnsi"/>
          <w:sz w:val="20"/>
          <w:szCs w:val="20"/>
        </w:rPr>
        <w:t>Jan</w:t>
      </w:r>
      <w:r w:rsidR="003051BD">
        <w:rPr>
          <w:rFonts w:cstheme="minorHAnsi"/>
          <w:sz w:val="20"/>
          <w:szCs w:val="20"/>
        </w:rPr>
        <w:t xml:space="preserve"> </w:t>
      </w:r>
      <w:r w:rsidR="003051BD" w:rsidRPr="003051BD">
        <w:rPr>
          <w:rFonts w:cstheme="minorHAnsi"/>
          <w:sz w:val="20"/>
          <w:szCs w:val="20"/>
        </w:rPr>
        <w:t>58(1):70-82</w:t>
      </w:r>
      <w:r w:rsidRPr="003165A2">
        <w:rPr>
          <w:rFonts w:cstheme="minorHAnsi"/>
          <w:sz w:val="20"/>
          <w:szCs w:val="20"/>
        </w:rPr>
        <w:t>.</w:t>
      </w:r>
    </w:p>
  </w:endnote>
  <w:endnote w:id="3">
    <w:p w14:paraId="3A0805B8" w14:textId="4E4EE2A5" w:rsidR="00AF3D0B" w:rsidRPr="003165A2" w:rsidRDefault="00AF3D0B" w:rsidP="003165A2">
      <w:pPr>
        <w:pStyle w:val="EndnoteText"/>
        <w:spacing w:after="120"/>
        <w:rPr>
          <w:rFonts w:cstheme="minorHAnsi"/>
        </w:rPr>
      </w:pPr>
      <w:r w:rsidRPr="003165A2">
        <w:rPr>
          <w:rStyle w:val="EndnoteReference"/>
          <w:rFonts w:cstheme="minorHAnsi"/>
        </w:rPr>
        <w:endnoteRef/>
      </w:r>
      <w:r w:rsidRPr="003165A2">
        <w:rPr>
          <w:rFonts w:cstheme="minorHAnsi"/>
        </w:rPr>
        <w:t xml:space="preserve"> Kudlas M, Odle T, Kisner L. The state of forensic radiography in the United States. ASRT. </w:t>
      </w:r>
      <w:r w:rsidR="003051BD">
        <w:rPr>
          <w:rFonts w:cstheme="minorHAnsi"/>
        </w:rPr>
        <w:t xml:space="preserve">March 25, 2010. Accessed June 29, 2023. </w:t>
      </w:r>
      <w:hyperlink r:id="rId2" w:history="1">
        <w:r w:rsidR="003051BD" w:rsidRPr="00940DB3">
          <w:rPr>
            <w:rStyle w:val="Hyperlink"/>
            <w:rFonts w:cstheme="minorHAnsi"/>
          </w:rPr>
          <w:t>https://www.asrt.org/docs/default-source/research/whitepapers/forensic_radiography_white_paperfin.pdf?sfvrsn=21dc3b81_10</w:t>
        </w:r>
      </w:hyperlink>
    </w:p>
  </w:endnote>
  <w:endnote w:id="4">
    <w:p w14:paraId="0FE8954C" w14:textId="7C2140D7" w:rsidR="00C243BB" w:rsidRPr="003165A2" w:rsidRDefault="00C243BB" w:rsidP="00F42FFC">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Doyle E, et al. IAFR Guidelines for best practice: Principles for radiographers and imaging practitioners providing forensic imaging services. </w:t>
      </w:r>
      <w:r w:rsidRPr="003051BD">
        <w:rPr>
          <w:rFonts w:cstheme="minorHAnsi"/>
          <w:i/>
          <w:iCs/>
          <w:sz w:val="20"/>
          <w:szCs w:val="20"/>
        </w:rPr>
        <w:t>Forensic Imaging</w:t>
      </w:r>
      <w:r w:rsidR="003051BD">
        <w:rPr>
          <w:rFonts w:cstheme="minorHAnsi"/>
          <w:sz w:val="20"/>
          <w:szCs w:val="20"/>
        </w:rPr>
        <w:t>.</w:t>
      </w:r>
      <w:r w:rsidRPr="003165A2">
        <w:rPr>
          <w:rFonts w:cstheme="minorHAnsi"/>
          <w:sz w:val="20"/>
          <w:szCs w:val="20"/>
        </w:rPr>
        <w:t xml:space="preserve"> 22:200400. </w:t>
      </w:r>
    </w:p>
  </w:endnote>
  <w:endnote w:id="5">
    <w:p w14:paraId="67EB657D" w14:textId="4E1A549F" w:rsidR="003F6068" w:rsidRPr="003165A2" w:rsidRDefault="003F6068"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Zhang M. Forensic imaging: a powerful tool in modern forensic investigation. </w:t>
      </w:r>
      <w:r w:rsidRPr="003051BD">
        <w:rPr>
          <w:rFonts w:cstheme="minorHAnsi"/>
          <w:i/>
          <w:iCs/>
          <w:sz w:val="20"/>
          <w:szCs w:val="20"/>
        </w:rPr>
        <w:t>Forensic Sci Res</w:t>
      </w:r>
      <w:r w:rsidRPr="003165A2">
        <w:rPr>
          <w:rFonts w:cstheme="minorHAnsi"/>
          <w:sz w:val="20"/>
          <w:szCs w:val="20"/>
        </w:rPr>
        <w:t>. 2022</w:t>
      </w:r>
      <w:r w:rsidR="003051BD">
        <w:rPr>
          <w:rFonts w:cstheme="minorHAnsi"/>
          <w:sz w:val="20"/>
          <w:szCs w:val="20"/>
        </w:rPr>
        <w:t>;</w:t>
      </w:r>
      <w:r w:rsidRPr="003165A2">
        <w:rPr>
          <w:rFonts w:cstheme="minorHAnsi"/>
          <w:sz w:val="20"/>
          <w:szCs w:val="20"/>
        </w:rPr>
        <w:t>Mar 7;7(3):385-392.</w:t>
      </w:r>
    </w:p>
  </w:endnote>
  <w:endnote w:id="6">
    <w:p w14:paraId="24334D95" w14:textId="351484DF" w:rsidR="00F128AC" w:rsidRPr="003165A2" w:rsidRDefault="00F128AC" w:rsidP="003165A2">
      <w:pPr>
        <w:pStyle w:val="EndnoteText"/>
        <w:spacing w:after="120"/>
        <w:rPr>
          <w:rFonts w:cstheme="minorHAnsi"/>
        </w:rPr>
      </w:pPr>
      <w:r w:rsidRPr="003165A2">
        <w:rPr>
          <w:rStyle w:val="EndnoteReference"/>
          <w:rFonts w:cstheme="minorHAnsi"/>
        </w:rPr>
        <w:endnoteRef/>
      </w:r>
      <w:r w:rsidRPr="003165A2">
        <w:rPr>
          <w:rFonts w:cstheme="minorHAnsi"/>
        </w:rPr>
        <w:t xml:space="preserve"> Jones R. Forensic Radiography – The Dark Side of Radiology. The Radiologic Technologist. </w:t>
      </w:r>
      <w:r w:rsidR="003051BD">
        <w:rPr>
          <w:rFonts w:cstheme="minorHAnsi"/>
        </w:rPr>
        <w:t xml:space="preserve">May 24, 2019. Accessed June 29, 2023. </w:t>
      </w:r>
      <w:hyperlink r:id="rId3" w:history="1">
        <w:r w:rsidR="003051BD" w:rsidRPr="00940DB3">
          <w:rPr>
            <w:rStyle w:val="Hyperlink"/>
            <w:rFonts w:cstheme="minorHAnsi"/>
          </w:rPr>
          <w:t>https://theradiologictechnologist.com/what-is-forensic-radiography-the-dark-side-of-radiography/</w:t>
        </w:r>
      </w:hyperlink>
    </w:p>
  </w:endnote>
  <w:endnote w:id="7">
    <w:p w14:paraId="0D398619" w14:textId="58AF86E2" w:rsidR="00A1574C" w:rsidRPr="003165A2" w:rsidRDefault="00A1574C"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Mercala E, Benbow EW. Autopsy by Imaging: The Last 10 Years. </w:t>
      </w:r>
      <w:r w:rsidRPr="003051BD">
        <w:rPr>
          <w:rFonts w:cstheme="minorHAnsi"/>
          <w:i/>
          <w:iCs/>
          <w:sz w:val="20"/>
          <w:szCs w:val="20"/>
        </w:rPr>
        <w:t>Forensic Sci</w:t>
      </w:r>
      <w:r w:rsidRPr="003165A2">
        <w:rPr>
          <w:rFonts w:cstheme="minorHAnsi"/>
          <w:sz w:val="20"/>
          <w:szCs w:val="20"/>
        </w:rPr>
        <w:t>. 2022</w:t>
      </w:r>
      <w:r w:rsidR="003051BD">
        <w:rPr>
          <w:rFonts w:cstheme="minorHAnsi"/>
          <w:sz w:val="20"/>
          <w:szCs w:val="20"/>
        </w:rPr>
        <w:t>;</w:t>
      </w:r>
      <w:r w:rsidRPr="003165A2">
        <w:rPr>
          <w:rFonts w:cstheme="minorHAnsi"/>
          <w:sz w:val="20"/>
          <w:szCs w:val="20"/>
        </w:rPr>
        <w:t>2</w:t>
      </w:r>
      <w:r w:rsidR="003051BD">
        <w:rPr>
          <w:rFonts w:cstheme="minorHAnsi"/>
          <w:sz w:val="20"/>
          <w:szCs w:val="20"/>
        </w:rPr>
        <w:t>;</w:t>
      </w:r>
      <w:r w:rsidRPr="003165A2">
        <w:rPr>
          <w:rFonts w:cstheme="minorHAnsi"/>
          <w:sz w:val="20"/>
          <w:szCs w:val="20"/>
        </w:rPr>
        <w:t>696–714.</w:t>
      </w:r>
    </w:p>
  </w:endnote>
  <w:endnote w:id="8">
    <w:p w14:paraId="3BC11BF9" w14:textId="70D46C18" w:rsidR="00CE513B" w:rsidRPr="003165A2" w:rsidRDefault="00CE513B" w:rsidP="003165A2">
      <w:pPr>
        <w:pStyle w:val="EndnoteText"/>
        <w:spacing w:after="120"/>
        <w:rPr>
          <w:rFonts w:cstheme="minorHAnsi"/>
        </w:rPr>
      </w:pPr>
      <w:r w:rsidRPr="003165A2">
        <w:rPr>
          <w:rStyle w:val="EndnoteReference"/>
          <w:rFonts w:cstheme="minorHAnsi"/>
        </w:rPr>
        <w:endnoteRef/>
      </w:r>
      <w:r w:rsidRPr="003165A2">
        <w:rPr>
          <w:rFonts w:cstheme="minorHAnsi"/>
        </w:rPr>
        <w:t xml:space="preserve"> Menezes RG, Monteiro FN. Forensic Autopsy. 2022 Sep 5. In: StatPearls [Internet]. Treasure Island (FL): StatPearls Publishing; 2023 Jan. </w:t>
      </w:r>
    </w:p>
  </w:endnote>
  <w:endnote w:id="9">
    <w:p w14:paraId="54E9B5CE" w14:textId="1E75729F" w:rsidR="001F64D0" w:rsidRPr="003165A2" w:rsidRDefault="001F64D0" w:rsidP="003165A2">
      <w:pPr>
        <w:pStyle w:val="EndnoteText"/>
        <w:spacing w:after="120"/>
        <w:rPr>
          <w:rFonts w:cstheme="minorHAnsi"/>
        </w:rPr>
      </w:pPr>
      <w:r w:rsidRPr="003165A2">
        <w:rPr>
          <w:rStyle w:val="EndnoteReference"/>
          <w:rFonts w:cstheme="minorHAnsi"/>
        </w:rPr>
        <w:endnoteRef/>
      </w:r>
      <w:r w:rsidRPr="003165A2">
        <w:rPr>
          <w:rFonts w:cstheme="minorHAnsi"/>
        </w:rPr>
        <w:t xml:space="preserve"> Centers for Disease Control and Prevention. Investigations and Autopsies. </w:t>
      </w:r>
      <w:r w:rsidR="002C5293" w:rsidRPr="003165A2">
        <w:rPr>
          <w:rFonts w:cstheme="minorHAnsi"/>
        </w:rPr>
        <w:t xml:space="preserve">February 28, 2023. Accessed June 28, 2023.  </w:t>
      </w:r>
      <w:hyperlink r:id="rId4" w:history="1">
        <w:r w:rsidR="002C5293" w:rsidRPr="003165A2">
          <w:rPr>
            <w:rStyle w:val="Hyperlink"/>
            <w:rFonts w:cstheme="minorHAnsi"/>
          </w:rPr>
          <w:t>https://www.cdc.gov/phlp/publications/coroner/investigations.html</w:t>
        </w:r>
      </w:hyperlink>
      <w:r w:rsidR="002C5293" w:rsidRPr="003165A2">
        <w:rPr>
          <w:rFonts w:cstheme="minorHAnsi"/>
        </w:rPr>
        <w:t xml:space="preserve"> </w:t>
      </w:r>
    </w:p>
  </w:endnote>
  <w:endnote w:id="10">
    <w:p w14:paraId="44E9301C" w14:textId="72742DF5" w:rsidR="00D417D5" w:rsidRPr="003165A2" w:rsidRDefault="00D417D5"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Daly B. Forensic Radiology: An Exciting and Developing Field That Needs More Trained Radiologists. </w:t>
      </w:r>
      <w:r w:rsidRPr="003051BD">
        <w:rPr>
          <w:rFonts w:cstheme="minorHAnsi"/>
          <w:i/>
          <w:iCs/>
          <w:sz w:val="20"/>
          <w:szCs w:val="20"/>
        </w:rPr>
        <w:t>Acad Radiol</w:t>
      </w:r>
      <w:r w:rsidRPr="003165A2">
        <w:rPr>
          <w:rFonts w:cstheme="minorHAnsi"/>
          <w:sz w:val="20"/>
          <w:szCs w:val="20"/>
        </w:rPr>
        <w:t>. 2019</w:t>
      </w:r>
      <w:r w:rsidR="003051BD">
        <w:rPr>
          <w:rFonts w:cstheme="minorHAnsi"/>
          <w:sz w:val="20"/>
          <w:szCs w:val="20"/>
        </w:rPr>
        <w:t>;</w:t>
      </w:r>
      <w:r w:rsidRPr="003165A2">
        <w:rPr>
          <w:rFonts w:cstheme="minorHAnsi"/>
          <w:sz w:val="20"/>
          <w:szCs w:val="20"/>
        </w:rPr>
        <w:t>26(6):831-832.</w:t>
      </w:r>
    </w:p>
  </w:endnote>
  <w:endnote w:id="11">
    <w:p w14:paraId="7DB1857A" w14:textId="3A90FC84" w:rsidR="00777785" w:rsidRPr="003165A2" w:rsidRDefault="00777785"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Carew, RM; Errickson, D</w:t>
      </w:r>
      <w:r w:rsidR="003051BD">
        <w:rPr>
          <w:rFonts w:cstheme="minorHAnsi"/>
          <w:sz w:val="20"/>
          <w:szCs w:val="20"/>
        </w:rPr>
        <w:t>.</w:t>
      </w:r>
      <w:r w:rsidRPr="003165A2">
        <w:rPr>
          <w:rFonts w:cstheme="minorHAnsi"/>
          <w:sz w:val="20"/>
          <w:szCs w:val="20"/>
        </w:rPr>
        <w:t xml:space="preserve"> Imaging in forensic science: Five years on. </w:t>
      </w:r>
      <w:r w:rsidRPr="003051BD">
        <w:rPr>
          <w:rFonts w:cstheme="minorHAnsi"/>
          <w:i/>
          <w:iCs/>
          <w:sz w:val="20"/>
          <w:szCs w:val="20"/>
        </w:rPr>
        <w:t>Journal of Forensic Radiology and Imaging</w:t>
      </w:r>
      <w:r w:rsidRPr="003165A2">
        <w:rPr>
          <w:rFonts w:cstheme="minorHAnsi"/>
          <w:sz w:val="20"/>
          <w:szCs w:val="20"/>
        </w:rPr>
        <w:t>. 2019</w:t>
      </w:r>
      <w:r w:rsidR="00D2530B">
        <w:rPr>
          <w:rFonts w:cstheme="minorHAnsi"/>
          <w:sz w:val="20"/>
          <w:szCs w:val="20"/>
        </w:rPr>
        <w:t>;</w:t>
      </w:r>
      <w:r w:rsidRPr="003165A2">
        <w:rPr>
          <w:rFonts w:cstheme="minorHAnsi"/>
          <w:sz w:val="20"/>
          <w:szCs w:val="20"/>
        </w:rPr>
        <w:t>16</w:t>
      </w:r>
      <w:r w:rsidR="00D2530B">
        <w:rPr>
          <w:rFonts w:cstheme="minorHAnsi"/>
          <w:sz w:val="20"/>
          <w:szCs w:val="20"/>
        </w:rPr>
        <w:t>:</w:t>
      </w:r>
      <w:r w:rsidRPr="003165A2">
        <w:rPr>
          <w:rFonts w:cstheme="minorHAnsi"/>
          <w:sz w:val="20"/>
          <w:szCs w:val="20"/>
        </w:rPr>
        <w:t>24-33.</w:t>
      </w:r>
    </w:p>
  </w:endnote>
  <w:endnote w:id="12">
    <w:p w14:paraId="18830FEE" w14:textId="30DCE5E9" w:rsidR="00000C41" w:rsidRPr="003165A2" w:rsidRDefault="00000C41"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Blum A, Kolopp M, Teixeira PG, Stroud T, Noirtin P, Coudane H, Martrille L. Synergistic Role of Newer Techniques for Forensic and Postmortem CT Examinations. </w:t>
      </w:r>
      <w:r w:rsidRPr="003051BD">
        <w:rPr>
          <w:rFonts w:cstheme="minorHAnsi"/>
          <w:i/>
          <w:iCs/>
          <w:sz w:val="20"/>
          <w:szCs w:val="20"/>
        </w:rPr>
        <w:t>AJR Am J Roentgenol</w:t>
      </w:r>
      <w:r w:rsidRPr="003165A2">
        <w:rPr>
          <w:rFonts w:cstheme="minorHAnsi"/>
          <w:sz w:val="20"/>
          <w:szCs w:val="20"/>
        </w:rPr>
        <w:t>. 2018</w:t>
      </w:r>
      <w:r w:rsidR="00D2530B">
        <w:rPr>
          <w:rFonts w:cstheme="minorHAnsi"/>
          <w:sz w:val="20"/>
          <w:szCs w:val="20"/>
        </w:rPr>
        <w:t>;</w:t>
      </w:r>
      <w:r w:rsidRPr="003165A2">
        <w:rPr>
          <w:rFonts w:cstheme="minorHAnsi"/>
          <w:sz w:val="20"/>
          <w:szCs w:val="20"/>
        </w:rPr>
        <w:t>211(1):3-10.</w:t>
      </w:r>
    </w:p>
  </w:endnote>
  <w:endnote w:id="13">
    <w:p w14:paraId="4268AE60" w14:textId="5A376F22" w:rsidR="00B416C0" w:rsidRPr="003165A2" w:rsidRDefault="00B416C0"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Cafarelli FP, Grilli G, Zizzo G, </w:t>
      </w:r>
      <w:r w:rsidR="003051BD">
        <w:rPr>
          <w:rFonts w:cstheme="minorHAnsi"/>
          <w:sz w:val="20"/>
          <w:szCs w:val="20"/>
        </w:rPr>
        <w:t>et al</w:t>
      </w:r>
      <w:r w:rsidRPr="003165A2">
        <w:rPr>
          <w:rFonts w:cstheme="minorHAnsi"/>
          <w:sz w:val="20"/>
          <w:szCs w:val="20"/>
        </w:rPr>
        <w:t xml:space="preserve">. Postmortem Imaging: An Update. </w:t>
      </w:r>
      <w:r w:rsidRPr="003051BD">
        <w:rPr>
          <w:rFonts w:cstheme="minorHAnsi"/>
          <w:i/>
          <w:iCs/>
          <w:sz w:val="20"/>
          <w:szCs w:val="20"/>
        </w:rPr>
        <w:t>Semin Ultrasound CT MR</w:t>
      </w:r>
      <w:r w:rsidRPr="003165A2">
        <w:rPr>
          <w:rFonts w:cstheme="minorHAnsi"/>
          <w:sz w:val="20"/>
          <w:szCs w:val="20"/>
        </w:rPr>
        <w:t>. 2019</w:t>
      </w:r>
      <w:r w:rsidR="00D2530B">
        <w:rPr>
          <w:rFonts w:cstheme="minorHAnsi"/>
          <w:sz w:val="20"/>
          <w:szCs w:val="20"/>
        </w:rPr>
        <w:t>;</w:t>
      </w:r>
      <w:r w:rsidRPr="003165A2">
        <w:rPr>
          <w:rFonts w:cstheme="minorHAnsi"/>
          <w:sz w:val="20"/>
          <w:szCs w:val="20"/>
        </w:rPr>
        <w:t>40(1):86-93.</w:t>
      </w:r>
    </w:p>
  </w:endnote>
  <w:endnote w:id="14">
    <w:p w14:paraId="6CF703FF" w14:textId="6F95C788" w:rsidR="000F00A2" w:rsidRPr="003165A2" w:rsidRDefault="000F00A2"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Ebert LC, Franckenberg S, Sieberth T, Schweitzer W, Thali M, Ford J, Decker S. A review of visualization techniques of post-mortem computed tomography data for forensic death investigations. </w:t>
      </w:r>
      <w:r w:rsidRPr="00D2530B">
        <w:rPr>
          <w:rFonts w:cstheme="minorHAnsi"/>
          <w:i/>
          <w:iCs/>
          <w:sz w:val="20"/>
          <w:szCs w:val="20"/>
        </w:rPr>
        <w:t>Int J Legal Med</w:t>
      </w:r>
      <w:r w:rsidRPr="003165A2">
        <w:rPr>
          <w:rFonts w:cstheme="minorHAnsi"/>
          <w:sz w:val="20"/>
          <w:szCs w:val="20"/>
        </w:rPr>
        <w:t>. 2021</w:t>
      </w:r>
      <w:r w:rsidR="00D2530B">
        <w:rPr>
          <w:rFonts w:cstheme="minorHAnsi"/>
          <w:sz w:val="20"/>
          <w:szCs w:val="20"/>
        </w:rPr>
        <w:t>;</w:t>
      </w:r>
      <w:r w:rsidR="00D2530B" w:rsidRPr="003165A2">
        <w:rPr>
          <w:rFonts w:cstheme="minorHAnsi"/>
          <w:sz w:val="20"/>
          <w:szCs w:val="20"/>
        </w:rPr>
        <w:t xml:space="preserve"> </w:t>
      </w:r>
      <w:r w:rsidRPr="003165A2">
        <w:rPr>
          <w:rFonts w:cstheme="minorHAnsi"/>
          <w:sz w:val="20"/>
          <w:szCs w:val="20"/>
        </w:rPr>
        <w:t>135(5):1855-1867.</w:t>
      </w:r>
    </w:p>
  </w:endnote>
  <w:endnote w:id="15">
    <w:p w14:paraId="536CEE90" w14:textId="053ABBFA" w:rsidR="00CF7187" w:rsidRPr="003165A2" w:rsidRDefault="00CF7187"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Elfiritz JM, Nolte KB, Hatch GM, Adolphi NL, Gerrard C. Forensic radiology. In: Pathobiology of Human Disease: A Dynamic Encyclopedia of Disease Mechanisms </w:t>
      </w:r>
      <w:hyperlink r:id="rId5" w:history="1">
        <w:r w:rsidRPr="003165A2">
          <w:rPr>
            <w:rStyle w:val="Hyperlink"/>
            <w:rFonts w:cstheme="minorHAnsi"/>
            <w:sz w:val="20"/>
            <w:szCs w:val="20"/>
          </w:rPr>
          <w:t>http://dx.doi.org/10.1016/B978-0-12-386456-7.06706-X</w:t>
        </w:r>
      </w:hyperlink>
      <w:r w:rsidRPr="003165A2">
        <w:rPr>
          <w:rFonts w:cstheme="minorHAnsi"/>
          <w:sz w:val="20"/>
          <w:szCs w:val="20"/>
        </w:rPr>
        <w:t xml:space="preserve">. </w:t>
      </w:r>
    </w:p>
  </w:endnote>
  <w:endnote w:id="16">
    <w:p w14:paraId="22783227" w14:textId="559578C1" w:rsidR="009B532B" w:rsidRPr="003165A2" w:rsidRDefault="009B532B" w:rsidP="003165A2">
      <w:pPr>
        <w:pStyle w:val="EndnoteText"/>
        <w:spacing w:after="120"/>
        <w:rPr>
          <w:rFonts w:cstheme="minorHAnsi"/>
        </w:rPr>
      </w:pPr>
      <w:r w:rsidRPr="003165A2">
        <w:rPr>
          <w:rStyle w:val="EndnoteReference"/>
          <w:rFonts w:cstheme="minorHAnsi"/>
        </w:rPr>
        <w:endnoteRef/>
      </w:r>
      <w:r w:rsidRPr="003165A2">
        <w:rPr>
          <w:rFonts w:cstheme="minorHAnsi"/>
        </w:rPr>
        <w:t xml:space="preserve"> DenOtter TD, Schubert J. Hounsfield </w:t>
      </w:r>
      <w:proofErr w:type="gramStart"/>
      <w:r w:rsidRPr="003165A2">
        <w:rPr>
          <w:rFonts w:cstheme="minorHAnsi"/>
        </w:rPr>
        <w:t>Unit..</w:t>
      </w:r>
      <w:proofErr w:type="gramEnd"/>
      <w:r w:rsidRPr="003165A2">
        <w:rPr>
          <w:rFonts w:cstheme="minorHAnsi"/>
        </w:rPr>
        <w:t xml:space="preserve"> In: StatPearls [Internet]. Treasure Island (FL): StatPearls Publishing; 2023 Jan</w:t>
      </w:r>
      <w:r w:rsidR="00D2530B" w:rsidRPr="00D2530B">
        <w:rPr>
          <w:rFonts w:cstheme="minorHAnsi"/>
        </w:rPr>
        <w:t xml:space="preserve"> </w:t>
      </w:r>
      <w:r w:rsidR="00D2530B">
        <w:rPr>
          <w:rFonts w:cstheme="minorHAnsi"/>
        </w:rPr>
        <w:t>[</w:t>
      </w:r>
      <w:r w:rsidR="00D2530B" w:rsidRPr="003165A2">
        <w:rPr>
          <w:rFonts w:cstheme="minorHAnsi"/>
        </w:rPr>
        <w:t>Updated 2023 Mar 6</w:t>
      </w:r>
      <w:r w:rsidR="00D2530B">
        <w:rPr>
          <w:rFonts w:cstheme="minorHAnsi"/>
        </w:rPr>
        <w:t>]</w:t>
      </w:r>
      <w:r w:rsidRPr="003165A2">
        <w:rPr>
          <w:rFonts w:cstheme="minorHAnsi"/>
        </w:rPr>
        <w:t xml:space="preserve">. </w:t>
      </w:r>
    </w:p>
  </w:endnote>
  <w:endnote w:id="17">
    <w:p w14:paraId="106DEA95" w14:textId="4D58572C" w:rsidR="0087045D" w:rsidRPr="003165A2" w:rsidRDefault="0087045D"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Norberti N, Tonelli P, Giaconi C, Nardi C, Focardi M, Nesi G, Miele V, Colagrande S. State of the art in post-mortem computed tomography: a review of current literature. </w:t>
      </w:r>
      <w:r w:rsidRPr="00D2530B">
        <w:rPr>
          <w:rFonts w:cstheme="minorHAnsi"/>
          <w:i/>
          <w:iCs/>
          <w:sz w:val="20"/>
          <w:szCs w:val="20"/>
        </w:rPr>
        <w:t>Virchows Arch</w:t>
      </w:r>
      <w:r w:rsidRPr="003165A2">
        <w:rPr>
          <w:rFonts w:cstheme="minorHAnsi"/>
          <w:sz w:val="20"/>
          <w:szCs w:val="20"/>
        </w:rPr>
        <w:t>. 2019</w:t>
      </w:r>
      <w:r w:rsidR="00D2530B">
        <w:rPr>
          <w:rFonts w:cstheme="minorHAnsi"/>
          <w:sz w:val="20"/>
          <w:szCs w:val="20"/>
        </w:rPr>
        <w:t>;</w:t>
      </w:r>
      <w:r w:rsidRPr="003165A2">
        <w:rPr>
          <w:rFonts w:cstheme="minorHAnsi"/>
          <w:sz w:val="20"/>
          <w:szCs w:val="20"/>
        </w:rPr>
        <w:t>475(2):139-150.</w:t>
      </w:r>
    </w:p>
  </w:endnote>
  <w:endnote w:id="18">
    <w:p w14:paraId="22136B8E" w14:textId="330AA929" w:rsidR="000973CB" w:rsidRPr="003165A2" w:rsidRDefault="000973CB" w:rsidP="003165A2">
      <w:pPr>
        <w:pStyle w:val="EndnoteText"/>
        <w:spacing w:after="120"/>
        <w:rPr>
          <w:rFonts w:cstheme="minorHAnsi"/>
        </w:rPr>
      </w:pPr>
      <w:r w:rsidRPr="003165A2">
        <w:rPr>
          <w:rStyle w:val="EndnoteReference"/>
          <w:rFonts w:cstheme="minorHAnsi"/>
        </w:rPr>
        <w:endnoteRef/>
      </w:r>
      <w:r w:rsidRPr="003165A2">
        <w:rPr>
          <w:rFonts w:cstheme="minorHAnsi"/>
        </w:rPr>
        <w:t xml:space="preserve"> </w:t>
      </w:r>
      <w:r w:rsidR="00D2530B">
        <w:t xml:space="preserve">Hueck U, Muggenthaler H, Hubig M, et al. Forensic postmortem computed tomography in suspected unnatural adult deaths. </w:t>
      </w:r>
      <w:r w:rsidR="00D2530B" w:rsidRPr="00D2530B">
        <w:rPr>
          <w:i/>
          <w:iCs/>
        </w:rPr>
        <w:t>Eur J Radiol</w:t>
      </w:r>
      <w:r w:rsidR="00D2530B">
        <w:t>. 2020;132:109297.</w:t>
      </w:r>
    </w:p>
  </w:endnote>
  <w:endnote w:id="19">
    <w:p w14:paraId="0BCABE96" w14:textId="262614F1" w:rsidR="00C467AD" w:rsidRPr="003165A2" w:rsidRDefault="00C467AD" w:rsidP="003165A2">
      <w:pPr>
        <w:pStyle w:val="EndnoteText"/>
        <w:spacing w:after="120"/>
        <w:rPr>
          <w:rFonts w:cstheme="minorHAnsi"/>
        </w:rPr>
      </w:pPr>
      <w:r w:rsidRPr="003165A2">
        <w:rPr>
          <w:rStyle w:val="EndnoteReference"/>
          <w:rFonts w:cstheme="minorHAnsi"/>
        </w:rPr>
        <w:endnoteRef/>
      </w:r>
      <w:r w:rsidRPr="003165A2">
        <w:rPr>
          <w:rFonts w:cstheme="minorHAnsi"/>
        </w:rPr>
        <w:t xml:space="preserve"> Sy E, Samboju V, Mukhdomi T. X-ray Image Production Procedures. Updated 2022 Oct 17. In: StatPearls [Internet]. Treasure Island (FL): StatPearls Publishing; 2023 Jan</w:t>
      </w:r>
      <w:r w:rsidR="00D2530B">
        <w:rPr>
          <w:rFonts w:cstheme="minorHAnsi"/>
        </w:rPr>
        <w:t>.</w:t>
      </w:r>
    </w:p>
  </w:endnote>
  <w:endnote w:id="20">
    <w:p w14:paraId="3350A2B0" w14:textId="428BD657" w:rsidR="00CC3750" w:rsidRPr="003165A2" w:rsidRDefault="00CC3750"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Decker SJ, Braileanu M, Dey C, Lenchik L, Pickup M, Powell J, Tucker M, Probyn L. Forensic Radiology: A Primer. </w:t>
      </w:r>
      <w:r w:rsidRPr="00D2530B">
        <w:rPr>
          <w:rFonts w:cstheme="minorHAnsi"/>
          <w:i/>
          <w:iCs/>
          <w:sz w:val="20"/>
          <w:szCs w:val="20"/>
        </w:rPr>
        <w:t>Acad Radiol</w:t>
      </w:r>
      <w:r w:rsidRPr="003165A2">
        <w:rPr>
          <w:rFonts w:cstheme="minorHAnsi"/>
          <w:sz w:val="20"/>
          <w:szCs w:val="20"/>
        </w:rPr>
        <w:t>. 2019;26(6):820-830.</w:t>
      </w:r>
    </w:p>
  </w:endnote>
  <w:endnote w:id="21">
    <w:p w14:paraId="25E1F942" w14:textId="03FC7C79" w:rsidR="00642791" w:rsidRPr="003165A2" w:rsidRDefault="00642791" w:rsidP="003165A2">
      <w:pPr>
        <w:pStyle w:val="EndnoteText"/>
        <w:spacing w:after="120"/>
        <w:rPr>
          <w:rFonts w:cstheme="minorHAnsi"/>
        </w:rPr>
      </w:pPr>
      <w:r w:rsidRPr="003165A2">
        <w:rPr>
          <w:rStyle w:val="EndnoteReference"/>
          <w:rFonts w:cstheme="minorHAnsi"/>
        </w:rPr>
        <w:endnoteRef/>
      </w:r>
      <w:r w:rsidRPr="003165A2">
        <w:rPr>
          <w:rFonts w:cstheme="minorHAnsi"/>
        </w:rPr>
        <w:t xml:space="preserve"> Centers for Disease Control and Prevention, National Center for Injury Prevention and Control. </w:t>
      </w:r>
      <w:hyperlink r:id="rId6" w:tgtFrame="_blank" w:history="1">
        <w:r w:rsidRPr="003165A2">
          <w:rPr>
            <w:rStyle w:val="Hyperlink"/>
            <w:rFonts w:cstheme="minorHAnsi"/>
          </w:rPr>
          <w:t>Report to Congress on traumatic brain injury in the United States: Epidemiology and rehabilitation</w:t>
        </w:r>
      </w:hyperlink>
      <w:r w:rsidRPr="003165A2">
        <w:rPr>
          <w:rFonts w:cstheme="minorHAnsi"/>
        </w:rPr>
        <w:t>. Atlanta (GA): Centers for Disease Control and Prevention; 2015.</w:t>
      </w:r>
    </w:p>
  </w:endnote>
  <w:endnote w:id="22">
    <w:p w14:paraId="4C51EDCF" w14:textId="43E2B1AB" w:rsidR="00B97022" w:rsidRPr="003165A2" w:rsidRDefault="00B97022"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Bertozzi G, Maglietta F, Sessa F, </w:t>
      </w:r>
      <w:r w:rsidR="00D2530B">
        <w:rPr>
          <w:rFonts w:cstheme="minorHAnsi"/>
          <w:sz w:val="20"/>
          <w:szCs w:val="20"/>
        </w:rPr>
        <w:t>et al</w:t>
      </w:r>
      <w:r w:rsidRPr="003165A2">
        <w:rPr>
          <w:rFonts w:cstheme="minorHAnsi"/>
          <w:sz w:val="20"/>
          <w:szCs w:val="20"/>
        </w:rPr>
        <w:t xml:space="preserve">. Traumatic Brain Injury: A Forensic Approach: A Literature Review. </w:t>
      </w:r>
      <w:r w:rsidRPr="00D2530B">
        <w:rPr>
          <w:rFonts w:cstheme="minorHAnsi"/>
          <w:i/>
          <w:iCs/>
          <w:sz w:val="20"/>
          <w:szCs w:val="20"/>
        </w:rPr>
        <w:t>Curr Neuropharmacol</w:t>
      </w:r>
      <w:r w:rsidRPr="003165A2">
        <w:rPr>
          <w:rFonts w:cstheme="minorHAnsi"/>
          <w:sz w:val="20"/>
          <w:szCs w:val="20"/>
        </w:rPr>
        <w:t>. 2020;18(6):538-550.</w:t>
      </w:r>
    </w:p>
  </w:endnote>
  <w:endnote w:id="23">
    <w:p w14:paraId="50E4902F" w14:textId="7613EFD0" w:rsidR="00EF73A5" w:rsidRPr="003165A2" w:rsidRDefault="00EF73A5" w:rsidP="003165A2">
      <w:pPr>
        <w:pStyle w:val="EndnoteText"/>
        <w:spacing w:after="120"/>
        <w:rPr>
          <w:rFonts w:cstheme="minorHAnsi"/>
        </w:rPr>
      </w:pPr>
      <w:r w:rsidRPr="003165A2">
        <w:rPr>
          <w:rStyle w:val="EndnoteReference"/>
          <w:rFonts w:cstheme="minorHAnsi"/>
        </w:rPr>
        <w:endnoteRef/>
      </w:r>
      <w:r w:rsidRPr="003165A2">
        <w:rPr>
          <w:rFonts w:cstheme="minorHAnsi"/>
        </w:rPr>
        <w:t xml:space="preserve"> K KVR, Khan A, Yadav A</w:t>
      </w:r>
      <w:r w:rsidR="009B1F52" w:rsidRPr="003165A2">
        <w:rPr>
          <w:rFonts w:cstheme="minorHAnsi"/>
        </w:rPr>
        <w:t>,</w:t>
      </w:r>
      <w:r w:rsidRPr="003165A2">
        <w:rPr>
          <w:rFonts w:cstheme="minorHAnsi"/>
        </w:rPr>
        <w:t xml:space="preserve"> </w:t>
      </w:r>
      <w:r w:rsidRPr="00D2530B">
        <w:rPr>
          <w:rFonts w:cstheme="minorHAnsi"/>
        </w:rPr>
        <w:t>et al</w:t>
      </w:r>
      <w:r w:rsidRPr="003165A2">
        <w:rPr>
          <w:rFonts w:cstheme="minorHAnsi"/>
          <w:i/>
          <w:iCs/>
        </w:rPr>
        <w:t>.</w:t>
      </w:r>
      <w:r w:rsidRPr="003165A2">
        <w:rPr>
          <w:rFonts w:cstheme="minorHAnsi"/>
        </w:rPr>
        <w:t xml:space="preserve"> Comparative study of postmortem computed tomography (PMCT) against traditional forensic autopsy findings in fatal road traffic accidents — a pilot analysis. </w:t>
      </w:r>
      <w:r w:rsidRPr="003165A2">
        <w:rPr>
          <w:rFonts w:cstheme="minorHAnsi"/>
          <w:i/>
          <w:iCs/>
        </w:rPr>
        <w:t>Egypt J Forensic Sci</w:t>
      </w:r>
      <w:r w:rsidR="00D2530B">
        <w:rPr>
          <w:rFonts w:cstheme="minorHAnsi"/>
          <w:i/>
          <w:iCs/>
        </w:rPr>
        <w:t xml:space="preserve">. </w:t>
      </w:r>
      <w:r w:rsidR="00D2530B" w:rsidRPr="00D2530B">
        <w:rPr>
          <w:rFonts w:cstheme="minorHAnsi"/>
        </w:rPr>
        <w:t>2023;</w:t>
      </w:r>
      <w:r w:rsidRPr="00D2530B">
        <w:rPr>
          <w:rFonts w:cstheme="minorHAnsi"/>
        </w:rPr>
        <w:t>13</w:t>
      </w:r>
      <w:r w:rsidR="00D2530B">
        <w:rPr>
          <w:rFonts w:cstheme="minorHAnsi"/>
        </w:rPr>
        <w:t>:</w:t>
      </w:r>
      <w:r w:rsidRPr="003165A2">
        <w:rPr>
          <w:rFonts w:cstheme="minorHAnsi"/>
        </w:rPr>
        <w:t xml:space="preserve"> 21. </w:t>
      </w:r>
    </w:p>
  </w:endnote>
  <w:endnote w:id="24">
    <w:p w14:paraId="6A2995E7" w14:textId="5110AC6F" w:rsidR="00282110" w:rsidRPr="003165A2" w:rsidRDefault="00282110" w:rsidP="00F42FFC">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Levy AD. Postmortem Radiology and Imaging. Medscape.</w:t>
      </w:r>
      <w:r w:rsidR="00D2530B">
        <w:rPr>
          <w:rFonts w:cstheme="minorHAnsi"/>
          <w:sz w:val="20"/>
          <w:szCs w:val="20"/>
        </w:rPr>
        <w:t xml:space="preserve"> August 5, 2019. Accessed June 29, 2023. </w:t>
      </w:r>
      <w:r w:rsidRPr="003165A2">
        <w:rPr>
          <w:rFonts w:cstheme="minorHAnsi"/>
          <w:sz w:val="20"/>
          <w:szCs w:val="20"/>
        </w:rPr>
        <w:t xml:space="preserve"> </w:t>
      </w:r>
      <w:hyperlink r:id="rId7" w:history="1">
        <w:r w:rsidRPr="003165A2">
          <w:rPr>
            <w:rStyle w:val="Hyperlink"/>
            <w:rFonts w:cstheme="minorHAnsi"/>
            <w:sz w:val="20"/>
            <w:szCs w:val="20"/>
          </w:rPr>
          <w:t>https://emedicine.medscape.com/article/1785023-overview</w:t>
        </w:r>
      </w:hyperlink>
      <w:r w:rsidRPr="003165A2">
        <w:rPr>
          <w:rFonts w:cstheme="minorHAnsi"/>
          <w:sz w:val="20"/>
          <w:szCs w:val="20"/>
        </w:rPr>
        <w:t xml:space="preserve"> </w:t>
      </w:r>
    </w:p>
  </w:endnote>
  <w:endnote w:id="25">
    <w:p w14:paraId="77FEDBD4" w14:textId="38ADD8C3" w:rsidR="0041289F" w:rsidRPr="003165A2" w:rsidRDefault="0041289F"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Chatzaraki V, Thali MJ, Ampanozi G. Diagnostic accuracy of postmortem computed tomography for bleeding source determination in cases with hemoperitoneum. </w:t>
      </w:r>
      <w:r w:rsidRPr="00D2530B">
        <w:rPr>
          <w:rFonts w:cstheme="minorHAnsi"/>
          <w:i/>
          <w:iCs/>
          <w:sz w:val="20"/>
          <w:szCs w:val="20"/>
        </w:rPr>
        <w:t>Int J Legal Med</w:t>
      </w:r>
      <w:r w:rsidRPr="003165A2">
        <w:rPr>
          <w:rFonts w:cstheme="minorHAnsi"/>
          <w:sz w:val="20"/>
          <w:szCs w:val="20"/>
        </w:rPr>
        <w:t xml:space="preserve">. </w:t>
      </w:r>
      <w:proofErr w:type="gramStart"/>
      <w:r w:rsidRPr="003165A2">
        <w:rPr>
          <w:rFonts w:cstheme="minorHAnsi"/>
          <w:sz w:val="20"/>
          <w:szCs w:val="20"/>
        </w:rPr>
        <w:t>2021</w:t>
      </w:r>
      <w:r w:rsidR="00D2530B">
        <w:rPr>
          <w:rFonts w:cstheme="minorHAnsi"/>
          <w:sz w:val="20"/>
          <w:szCs w:val="20"/>
        </w:rPr>
        <w:t>;</w:t>
      </w:r>
      <w:r w:rsidRPr="003165A2">
        <w:rPr>
          <w:rFonts w:cstheme="minorHAnsi"/>
          <w:sz w:val="20"/>
          <w:szCs w:val="20"/>
        </w:rPr>
        <w:t>;</w:t>
      </w:r>
      <w:proofErr w:type="gramEnd"/>
      <w:r w:rsidRPr="003165A2">
        <w:rPr>
          <w:rFonts w:cstheme="minorHAnsi"/>
          <w:sz w:val="20"/>
          <w:szCs w:val="20"/>
        </w:rPr>
        <w:t>135(2):593-603.</w:t>
      </w:r>
    </w:p>
  </w:endnote>
  <w:endnote w:id="26">
    <w:p w14:paraId="018A18BF" w14:textId="36E4C3C2" w:rsidR="00B67FB9" w:rsidRPr="003165A2" w:rsidRDefault="00B67FB9"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Cartocci G, Santurro A, Neri M, Zaccagna F, Catalano C, La Russa R, Turillazzi E, Panebianco V, Frati P, Fineschi V. Post-mortem computed tomography (PMCT) radiological findings and assessment in advanced decomposed bodies. </w:t>
      </w:r>
      <w:r w:rsidRPr="00D2530B">
        <w:rPr>
          <w:rFonts w:cstheme="minorHAnsi"/>
          <w:i/>
          <w:iCs/>
          <w:sz w:val="20"/>
          <w:szCs w:val="20"/>
        </w:rPr>
        <w:t>Radiol Med</w:t>
      </w:r>
      <w:r w:rsidRPr="003165A2">
        <w:rPr>
          <w:rFonts w:cstheme="minorHAnsi"/>
          <w:sz w:val="20"/>
          <w:szCs w:val="20"/>
        </w:rPr>
        <w:t>. 2019</w:t>
      </w:r>
      <w:r w:rsidR="00D2530B">
        <w:rPr>
          <w:rFonts w:cstheme="minorHAnsi"/>
          <w:sz w:val="20"/>
          <w:szCs w:val="20"/>
        </w:rPr>
        <w:t>;</w:t>
      </w:r>
      <w:r w:rsidRPr="003165A2">
        <w:rPr>
          <w:rFonts w:cstheme="minorHAnsi"/>
          <w:sz w:val="20"/>
          <w:szCs w:val="20"/>
        </w:rPr>
        <w:t>124(10):1018-1027.</w:t>
      </w:r>
    </w:p>
  </w:endnote>
  <w:endnote w:id="27">
    <w:p w14:paraId="0E78B8E0" w14:textId="770059BF" w:rsidR="004C6452" w:rsidRPr="003165A2" w:rsidRDefault="004C6452"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Baier W, Burnett BA, Payne M, Warnett JM, Williams MA. Using micro-computed tomography to examine the larynx in cases of suspected strangulation-a comparison of case findings and control images. </w:t>
      </w:r>
      <w:r w:rsidRPr="00D2530B">
        <w:rPr>
          <w:rFonts w:cstheme="minorHAnsi"/>
          <w:i/>
          <w:iCs/>
          <w:sz w:val="20"/>
          <w:szCs w:val="20"/>
        </w:rPr>
        <w:t>Int J Legal Med</w:t>
      </w:r>
      <w:r w:rsidRPr="003165A2">
        <w:rPr>
          <w:rFonts w:cstheme="minorHAnsi"/>
          <w:sz w:val="20"/>
          <w:szCs w:val="20"/>
        </w:rPr>
        <w:t>. 2020</w:t>
      </w:r>
      <w:r w:rsidR="00D2530B">
        <w:rPr>
          <w:rFonts w:cstheme="minorHAnsi"/>
          <w:sz w:val="20"/>
          <w:szCs w:val="20"/>
        </w:rPr>
        <w:t>;</w:t>
      </w:r>
      <w:r w:rsidRPr="003165A2">
        <w:rPr>
          <w:rFonts w:cstheme="minorHAnsi"/>
          <w:sz w:val="20"/>
          <w:szCs w:val="20"/>
        </w:rPr>
        <w:t>134(4):1441-1450.</w:t>
      </w:r>
    </w:p>
  </w:endnote>
  <w:endnote w:id="28">
    <w:p w14:paraId="2A9B34E4" w14:textId="48899ED2" w:rsidR="000A7740" w:rsidRPr="003165A2" w:rsidRDefault="000A7740"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Lee H, Lee S, Cha JG, Baek T, Yang KM. Postmortem Computed Tomography and Computed Tomography Angiography: Cardiothoracic Imaging Applications in Forensic Medicine. </w:t>
      </w:r>
      <w:r w:rsidRPr="00D2530B">
        <w:rPr>
          <w:rFonts w:cstheme="minorHAnsi"/>
          <w:i/>
          <w:iCs/>
          <w:sz w:val="20"/>
          <w:szCs w:val="20"/>
        </w:rPr>
        <w:t>J Thorac Imaging</w:t>
      </w:r>
      <w:r w:rsidRPr="003165A2">
        <w:rPr>
          <w:rFonts w:cstheme="minorHAnsi"/>
          <w:sz w:val="20"/>
          <w:szCs w:val="20"/>
        </w:rPr>
        <w:t>. 2019</w:t>
      </w:r>
      <w:r w:rsidR="00D2530B">
        <w:rPr>
          <w:rFonts w:cstheme="minorHAnsi"/>
          <w:sz w:val="20"/>
          <w:szCs w:val="20"/>
        </w:rPr>
        <w:t>;</w:t>
      </w:r>
      <w:r w:rsidRPr="003165A2">
        <w:rPr>
          <w:rFonts w:cstheme="minorHAnsi"/>
          <w:sz w:val="20"/>
          <w:szCs w:val="20"/>
        </w:rPr>
        <w:t>34(5):286-298.</w:t>
      </w:r>
    </w:p>
  </w:endnote>
  <w:endnote w:id="29">
    <w:p w14:paraId="5E8CB7AD" w14:textId="0B9E651D" w:rsidR="007D6336" w:rsidRPr="003165A2" w:rsidRDefault="007D6336" w:rsidP="003165A2">
      <w:pPr>
        <w:pStyle w:val="CommentText"/>
        <w:spacing w:after="120"/>
        <w:rPr>
          <w:rFonts w:cstheme="minorHAnsi"/>
        </w:rPr>
      </w:pPr>
      <w:r w:rsidRPr="003165A2">
        <w:rPr>
          <w:rStyle w:val="EndnoteReference"/>
          <w:rFonts w:cstheme="minorHAnsi"/>
        </w:rPr>
        <w:endnoteRef/>
      </w:r>
      <w:r w:rsidRPr="003165A2">
        <w:rPr>
          <w:rFonts w:cstheme="minorHAnsi"/>
        </w:rPr>
        <w:t xml:space="preserve"> </w:t>
      </w:r>
      <w:r w:rsidR="00D007A3">
        <w:rPr>
          <w:rFonts w:cstheme="minorHAnsi"/>
        </w:rPr>
        <w:t xml:space="preserve">Pearson D. </w:t>
      </w:r>
      <w:r w:rsidR="00D007A3">
        <w:rPr>
          <w:rStyle w:val="field"/>
        </w:rPr>
        <w:t>Dual-energy CT: Is it what the doctor ordered for the cost-conscious community hospital?</w:t>
      </w:r>
      <w:r w:rsidR="00D007A3" w:rsidRPr="003165A2">
        <w:rPr>
          <w:rFonts w:cstheme="minorHAnsi"/>
        </w:rPr>
        <w:t xml:space="preserve"> </w:t>
      </w:r>
      <w:r w:rsidR="00D007A3" w:rsidRPr="00D007A3">
        <w:rPr>
          <w:rFonts w:cstheme="minorHAnsi"/>
          <w:i/>
          <w:iCs/>
        </w:rPr>
        <w:t>Radiology Business</w:t>
      </w:r>
      <w:r w:rsidR="00D007A3">
        <w:rPr>
          <w:rFonts w:cstheme="minorHAnsi"/>
        </w:rPr>
        <w:t xml:space="preserve">. Accessed June 29, 2023. </w:t>
      </w:r>
      <w:hyperlink r:id="rId8" w:history="1">
        <w:r w:rsidR="00D007A3" w:rsidRPr="00940DB3">
          <w:rPr>
            <w:rStyle w:val="Hyperlink"/>
            <w:rFonts w:cstheme="minorHAnsi"/>
          </w:rPr>
          <w:t>https://radiologybusiness.com/sponsored/1081/hitachi-healthcare-americas/topics/healthcare-management/healthcare-economics/dual</w:t>
        </w:r>
      </w:hyperlink>
      <w:r w:rsidR="00D007A3">
        <w:rPr>
          <w:rFonts w:cstheme="minorHAnsi"/>
        </w:rPr>
        <w:t>.</w:t>
      </w:r>
    </w:p>
  </w:endnote>
  <w:endnote w:id="30">
    <w:p w14:paraId="271C7804" w14:textId="1B40E089" w:rsidR="003165A2" w:rsidRPr="003165A2" w:rsidRDefault="003165A2" w:rsidP="003165A2">
      <w:pPr>
        <w:pStyle w:val="CommentText"/>
        <w:spacing w:after="120"/>
        <w:rPr>
          <w:rFonts w:cstheme="minorHAnsi"/>
        </w:rPr>
      </w:pPr>
      <w:r w:rsidRPr="003165A2">
        <w:rPr>
          <w:rStyle w:val="EndnoteReference"/>
          <w:rFonts w:cstheme="minorHAnsi"/>
        </w:rPr>
        <w:endnoteRef/>
      </w:r>
      <w:r w:rsidRPr="003165A2">
        <w:rPr>
          <w:rFonts w:cstheme="minorHAnsi"/>
        </w:rPr>
        <w:t xml:space="preserve"> </w:t>
      </w:r>
      <w:r w:rsidR="00D007A3">
        <w:rPr>
          <w:rFonts w:cstheme="minorHAnsi"/>
        </w:rPr>
        <w:t xml:space="preserve">Kaplan DA. </w:t>
      </w:r>
      <w:r w:rsidR="00D007A3" w:rsidRPr="00D007A3">
        <w:rPr>
          <w:rFonts w:cstheme="minorHAnsi"/>
        </w:rPr>
        <w:t>Postmortem Imaging: The Next Radiology Subspecialty?</w:t>
      </w:r>
      <w:r w:rsidR="00D007A3">
        <w:rPr>
          <w:rFonts w:cstheme="minorHAnsi"/>
        </w:rPr>
        <w:t xml:space="preserve"> Society of Nuclear Medicine and Medical Imaging. March 10, 2016. Accessed June 29, 2023. </w:t>
      </w:r>
      <w:hyperlink r:id="rId9" w:history="1">
        <w:r w:rsidR="00D007A3" w:rsidRPr="00940DB3">
          <w:rPr>
            <w:rStyle w:val="Hyperlink"/>
            <w:rFonts w:cstheme="minorHAnsi"/>
          </w:rPr>
          <w:t>https://www.diagnosticimaging.com/view/postmortem-imaging-next-radiology-subspecialty</w:t>
        </w:r>
      </w:hyperlink>
      <w:r w:rsidR="00D007A3">
        <w:rPr>
          <w:rFonts w:cstheme="minorHAnsi"/>
        </w:rPr>
        <w:t xml:space="preserve">. </w:t>
      </w:r>
    </w:p>
    <w:p w14:paraId="0A34F39E" w14:textId="77777777" w:rsidR="003165A2" w:rsidRPr="003165A2" w:rsidRDefault="003165A2" w:rsidP="003165A2">
      <w:pPr>
        <w:pStyle w:val="EndnoteText"/>
        <w:spacing w:after="120"/>
        <w:rPr>
          <w:rFonts w:cstheme="minorHAnsi"/>
        </w:rPr>
      </w:pPr>
      <w:r w:rsidRPr="003165A2">
        <w:rPr>
          <w:rFonts w:cstheme="minorHAnsi"/>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025861" w14:textId="77777777" w:rsidR="00344BF1" w:rsidRDefault="00344BF1" w:rsidP="00344BF1">
      <w:pPr>
        <w:spacing w:after="0" w:line="240" w:lineRule="auto"/>
      </w:pPr>
      <w:r>
        <w:separator/>
      </w:r>
    </w:p>
  </w:footnote>
  <w:footnote w:type="continuationSeparator" w:id="0">
    <w:p w14:paraId="57B3C4F1" w14:textId="77777777" w:rsidR="00344BF1" w:rsidRDefault="00344BF1" w:rsidP="00344B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04EE5"/>
    <w:multiLevelType w:val="hybridMultilevel"/>
    <w:tmpl w:val="F0D6E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0655F9"/>
    <w:multiLevelType w:val="hybridMultilevel"/>
    <w:tmpl w:val="7FBE2C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2008DC"/>
    <w:multiLevelType w:val="hybridMultilevel"/>
    <w:tmpl w:val="F9049B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154BB1"/>
    <w:multiLevelType w:val="hybridMultilevel"/>
    <w:tmpl w:val="7B0CF7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002784"/>
    <w:multiLevelType w:val="hybridMultilevel"/>
    <w:tmpl w:val="B81208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6D0C72"/>
    <w:multiLevelType w:val="hybridMultilevel"/>
    <w:tmpl w:val="28C21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CA78BD"/>
    <w:multiLevelType w:val="hybridMultilevel"/>
    <w:tmpl w:val="EC4269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BF44B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4070707"/>
    <w:multiLevelType w:val="hybridMultilevel"/>
    <w:tmpl w:val="F50ECC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132917"/>
    <w:multiLevelType w:val="hybridMultilevel"/>
    <w:tmpl w:val="4E8237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905889"/>
    <w:multiLevelType w:val="hybridMultilevel"/>
    <w:tmpl w:val="99748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73635F"/>
    <w:multiLevelType w:val="hybridMultilevel"/>
    <w:tmpl w:val="0A8041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4B698F"/>
    <w:multiLevelType w:val="hybridMultilevel"/>
    <w:tmpl w:val="A3848464"/>
    <w:lvl w:ilvl="0" w:tplc="95B4ADB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FF7070"/>
    <w:multiLevelType w:val="hybridMultilevel"/>
    <w:tmpl w:val="75D271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4597867">
    <w:abstractNumId w:val="12"/>
  </w:num>
  <w:num w:numId="2" w16cid:durableId="1877892166">
    <w:abstractNumId w:val="5"/>
  </w:num>
  <w:num w:numId="3" w16cid:durableId="834541052">
    <w:abstractNumId w:val="0"/>
  </w:num>
  <w:num w:numId="4" w16cid:durableId="636224884">
    <w:abstractNumId w:val="10"/>
  </w:num>
  <w:num w:numId="5" w16cid:durableId="956762351">
    <w:abstractNumId w:val="2"/>
  </w:num>
  <w:num w:numId="6" w16cid:durableId="1882210088">
    <w:abstractNumId w:val="9"/>
  </w:num>
  <w:num w:numId="7" w16cid:durableId="1635401327">
    <w:abstractNumId w:val="8"/>
  </w:num>
  <w:num w:numId="8" w16cid:durableId="1038705044">
    <w:abstractNumId w:val="3"/>
  </w:num>
  <w:num w:numId="9" w16cid:durableId="201944769">
    <w:abstractNumId w:val="13"/>
  </w:num>
  <w:num w:numId="10" w16cid:durableId="1492722632">
    <w:abstractNumId w:val="4"/>
  </w:num>
  <w:num w:numId="11" w16cid:durableId="2039352610">
    <w:abstractNumId w:val="6"/>
  </w:num>
  <w:num w:numId="12" w16cid:durableId="1197499335">
    <w:abstractNumId w:val="11"/>
  </w:num>
  <w:num w:numId="13" w16cid:durableId="903446244">
    <w:abstractNumId w:val="1"/>
  </w:num>
  <w:num w:numId="14" w16cid:durableId="92013282">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ssica Marshall">
    <w15:presenceInfo w15:providerId="AD" w15:userId="S::jessica.marshall@catalystmeded.com::2e6b0e28-8cdb-4711-bc65-ec98ef6b9edf"/>
  </w15:person>
  <w15:person w15:author="Mark Bowes">
    <w15:presenceInfo w15:providerId="Windows Live" w15:userId="b6aaf5bc9f015d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9"/>
  <w:proofState w:grammar="clean"/>
  <w:trackRevisions/>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C21"/>
    <w:rsid w:val="00000C41"/>
    <w:rsid w:val="00002577"/>
    <w:rsid w:val="00002666"/>
    <w:rsid w:val="0000318E"/>
    <w:rsid w:val="00005006"/>
    <w:rsid w:val="000126DD"/>
    <w:rsid w:val="00020429"/>
    <w:rsid w:val="00021317"/>
    <w:rsid w:val="0002172D"/>
    <w:rsid w:val="00023182"/>
    <w:rsid w:val="000309E6"/>
    <w:rsid w:val="00034182"/>
    <w:rsid w:val="0004239D"/>
    <w:rsid w:val="00044FF4"/>
    <w:rsid w:val="0004521F"/>
    <w:rsid w:val="00045F46"/>
    <w:rsid w:val="000508AD"/>
    <w:rsid w:val="00052014"/>
    <w:rsid w:val="00053DB9"/>
    <w:rsid w:val="00056517"/>
    <w:rsid w:val="00062B9E"/>
    <w:rsid w:val="00065487"/>
    <w:rsid w:val="00065F48"/>
    <w:rsid w:val="000706A2"/>
    <w:rsid w:val="00070E3B"/>
    <w:rsid w:val="00071BC0"/>
    <w:rsid w:val="00072922"/>
    <w:rsid w:val="00074212"/>
    <w:rsid w:val="00075C21"/>
    <w:rsid w:val="00077155"/>
    <w:rsid w:val="00081B15"/>
    <w:rsid w:val="00084157"/>
    <w:rsid w:val="000932C1"/>
    <w:rsid w:val="000966F6"/>
    <w:rsid w:val="000973CB"/>
    <w:rsid w:val="000A15DC"/>
    <w:rsid w:val="000A3EA2"/>
    <w:rsid w:val="000A4DA1"/>
    <w:rsid w:val="000A637A"/>
    <w:rsid w:val="000A7740"/>
    <w:rsid w:val="000B763C"/>
    <w:rsid w:val="000C2259"/>
    <w:rsid w:val="000C47E5"/>
    <w:rsid w:val="000C56EC"/>
    <w:rsid w:val="000C661F"/>
    <w:rsid w:val="000C7EA2"/>
    <w:rsid w:val="000D0400"/>
    <w:rsid w:val="000D0646"/>
    <w:rsid w:val="000D5117"/>
    <w:rsid w:val="000D5EE0"/>
    <w:rsid w:val="000E2F7A"/>
    <w:rsid w:val="000E30D1"/>
    <w:rsid w:val="000E31A3"/>
    <w:rsid w:val="000E56EB"/>
    <w:rsid w:val="000E57A2"/>
    <w:rsid w:val="000F00A2"/>
    <w:rsid w:val="000F32DF"/>
    <w:rsid w:val="000F4278"/>
    <w:rsid w:val="000F63F9"/>
    <w:rsid w:val="000F6D8F"/>
    <w:rsid w:val="00100C54"/>
    <w:rsid w:val="00101041"/>
    <w:rsid w:val="001013A5"/>
    <w:rsid w:val="001038D8"/>
    <w:rsid w:val="00104680"/>
    <w:rsid w:val="00105580"/>
    <w:rsid w:val="00105961"/>
    <w:rsid w:val="0011072F"/>
    <w:rsid w:val="001108DA"/>
    <w:rsid w:val="00111AC7"/>
    <w:rsid w:val="001141B9"/>
    <w:rsid w:val="00121692"/>
    <w:rsid w:val="00121D88"/>
    <w:rsid w:val="001226CF"/>
    <w:rsid w:val="00122785"/>
    <w:rsid w:val="00122A22"/>
    <w:rsid w:val="00122A51"/>
    <w:rsid w:val="001305F0"/>
    <w:rsid w:val="00132146"/>
    <w:rsid w:val="00132602"/>
    <w:rsid w:val="00135793"/>
    <w:rsid w:val="00136044"/>
    <w:rsid w:val="00136371"/>
    <w:rsid w:val="001414FA"/>
    <w:rsid w:val="00142227"/>
    <w:rsid w:val="00142516"/>
    <w:rsid w:val="00143CB6"/>
    <w:rsid w:val="00145F03"/>
    <w:rsid w:val="00152490"/>
    <w:rsid w:val="00154262"/>
    <w:rsid w:val="00155E31"/>
    <w:rsid w:val="00160351"/>
    <w:rsid w:val="00162DC7"/>
    <w:rsid w:val="00166BEA"/>
    <w:rsid w:val="0017281C"/>
    <w:rsid w:val="0017693B"/>
    <w:rsid w:val="00177BCB"/>
    <w:rsid w:val="00185520"/>
    <w:rsid w:val="00186B24"/>
    <w:rsid w:val="00194037"/>
    <w:rsid w:val="001A089B"/>
    <w:rsid w:val="001A556E"/>
    <w:rsid w:val="001A6E73"/>
    <w:rsid w:val="001B0486"/>
    <w:rsid w:val="001B076D"/>
    <w:rsid w:val="001B1390"/>
    <w:rsid w:val="001B149D"/>
    <w:rsid w:val="001B4439"/>
    <w:rsid w:val="001C394D"/>
    <w:rsid w:val="001C421B"/>
    <w:rsid w:val="001C7293"/>
    <w:rsid w:val="001C7341"/>
    <w:rsid w:val="001C751A"/>
    <w:rsid w:val="001D04EE"/>
    <w:rsid w:val="001D1911"/>
    <w:rsid w:val="001D5D82"/>
    <w:rsid w:val="001D6551"/>
    <w:rsid w:val="001D7DF8"/>
    <w:rsid w:val="001E3DEE"/>
    <w:rsid w:val="001E5C62"/>
    <w:rsid w:val="001E7EE1"/>
    <w:rsid w:val="001F05D3"/>
    <w:rsid w:val="001F07F1"/>
    <w:rsid w:val="001F2CF7"/>
    <w:rsid w:val="001F3C22"/>
    <w:rsid w:val="001F3D3F"/>
    <w:rsid w:val="001F64D0"/>
    <w:rsid w:val="001F665C"/>
    <w:rsid w:val="001F7B0A"/>
    <w:rsid w:val="00201C01"/>
    <w:rsid w:val="00203A3E"/>
    <w:rsid w:val="002058E3"/>
    <w:rsid w:val="0021167C"/>
    <w:rsid w:val="00212DC8"/>
    <w:rsid w:val="00214284"/>
    <w:rsid w:val="00214E7D"/>
    <w:rsid w:val="00216605"/>
    <w:rsid w:val="002174CF"/>
    <w:rsid w:val="0022088B"/>
    <w:rsid w:val="00220932"/>
    <w:rsid w:val="00221B13"/>
    <w:rsid w:val="00226005"/>
    <w:rsid w:val="00230950"/>
    <w:rsid w:val="002313DF"/>
    <w:rsid w:val="00233BB2"/>
    <w:rsid w:val="00234268"/>
    <w:rsid w:val="00235539"/>
    <w:rsid w:val="00235F64"/>
    <w:rsid w:val="00243574"/>
    <w:rsid w:val="002443A6"/>
    <w:rsid w:val="00250EE1"/>
    <w:rsid w:val="0025340F"/>
    <w:rsid w:val="002649C5"/>
    <w:rsid w:val="00266724"/>
    <w:rsid w:val="0026706D"/>
    <w:rsid w:val="00267BEB"/>
    <w:rsid w:val="00275646"/>
    <w:rsid w:val="0027630A"/>
    <w:rsid w:val="00276350"/>
    <w:rsid w:val="00277BA9"/>
    <w:rsid w:val="00282110"/>
    <w:rsid w:val="00284859"/>
    <w:rsid w:val="002865EF"/>
    <w:rsid w:val="00287372"/>
    <w:rsid w:val="002878BC"/>
    <w:rsid w:val="002911D4"/>
    <w:rsid w:val="00292E6F"/>
    <w:rsid w:val="00293703"/>
    <w:rsid w:val="002948FA"/>
    <w:rsid w:val="00296CA2"/>
    <w:rsid w:val="002A07AB"/>
    <w:rsid w:val="002A360C"/>
    <w:rsid w:val="002A485A"/>
    <w:rsid w:val="002A6BA1"/>
    <w:rsid w:val="002B0D0D"/>
    <w:rsid w:val="002B0DB5"/>
    <w:rsid w:val="002B2575"/>
    <w:rsid w:val="002B5028"/>
    <w:rsid w:val="002B6457"/>
    <w:rsid w:val="002B74A2"/>
    <w:rsid w:val="002B79FA"/>
    <w:rsid w:val="002C0C34"/>
    <w:rsid w:val="002C1357"/>
    <w:rsid w:val="002C472F"/>
    <w:rsid w:val="002C4D2C"/>
    <w:rsid w:val="002C5293"/>
    <w:rsid w:val="002C5521"/>
    <w:rsid w:val="002C5780"/>
    <w:rsid w:val="002C6F02"/>
    <w:rsid w:val="002C7C8B"/>
    <w:rsid w:val="002D2FF6"/>
    <w:rsid w:val="002D448B"/>
    <w:rsid w:val="002E392F"/>
    <w:rsid w:val="002E66AF"/>
    <w:rsid w:val="002F408E"/>
    <w:rsid w:val="002F53DF"/>
    <w:rsid w:val="002F5A63"/>
    <w:rsid w:val="002F5C51"/>
    <w:rsid w:val="002F6685"/>
    <w:rsid w:val="00300EF9"/>
    <w:rsid w:val="00300FC4"/>
    <w:rsid w:val="00301B48"/>
    <w:rsid w:val="0030499B"/>
    <w:rsid w:val="003051BD"/>
    <w:rsid w:val="003051C3"/>
    <w:rsid w:val="003165A2"/>
    <w:rsid w:val="003201E0"/>
    <w:rsid w:val="003264C5"/>
    <w:rsid w:val="003264CC"/>
    <w:rsid w:val="00327164"/>
    <w:rsid w:val="003307D6"/>
    <w:rsid w:val="003309FC"/>
    <w:rsid w:val="003323C5"/>
    <w:rsid w:val="00332AFE"/>
    <w:rsid w:val="00335951"/>
    <w:rsid w:val="00342344"/>
    <w:rsid w:val="003446D6"/>
    <w:rsid w:val="00344BF1"/>
    <w:rsid w:val="003466E5"/>
    <w:rsid w:val="003519EE"/>
    <w:rsid w:val="00356048"/>
    <w:rsid w:val="0035799C"/>
    <w:rsid w:val="00362904"/>
    <w:rsid w:val="003640D2"/>
    <w:rsid w:val="00371629"/>
    <w:rsid w:val="00373CB9"/>
    <w:rsid w:val="00374024"/>
    <w:rsid w:val="00375B71"/>
    <w:rsid w:val="00375D90"/>
    <w:rsid w:val="00376085"/>
    <w:rsid w:val="00376221"/>
    <w:rsid w:val="00377265"/>
    <w:rsid w:val="00387A54"/>
    <w:rsid w:val="003904D8"/>
    <w:rsid w:val="00394D34"/>
    <w:rsid w:val="003962BA"/>
    <w:rsid w:val="003A2B0B"/>
    <w:rsid w:val="003A33AD"/>
    <w:rsid w:val="003A7F0F"/>
    <w:rsid w:val="003B0ED9"/>
    <w:rsid w:val="003B361B"/>
    <w:rsid w:val="003B4960"/>
    <w:rsid w:val="003B4BEA"/>
    <w:rsid w:val="003B5FAD"/>
    <w:rsid w:val="003C56E1"/>
    <w:rsid w:val="003D213A"/>
    <w:rsid w:val="003D502B"/>
    <w:rsid w:val="003D59BB"/>
    <w:rsid w:val="003E0021"/>
    <w:rsid w:val="003E4E85"/>
    <w:rsid w:val="003F0965"/>
    <w:rsid w:val="003F3732"/>
    <w:rsid w:val="003F5196"/>
    <w:rsid w:val="003F6068"/>
    <w:rsid w:val="003F70D2"/>
    <w:rsid w:val="003F7F34"/>
    <w:rsid w:val="004019EB"/>
    <w:rsid w:val="004106E7"/>
    <w:rsid w:val="0041289F"/>
    <w:rsid w:val="00414F1C"/>
    <w:rsid w:val="00422C16"/>
    <w:rsid w:val="00426CEB"/>
    <w:rsid w:val="00427439"/>
    <w:rsid w:val="004315F7"/>
    <w:rsid w:val="004319E8"/>
    <w:rsid w:val="004320C5"/>
    <w:rsid w:val="00433959"/>
    <w:rsid w:val="00433BAE"/>
    <w:rsid w:val="00434366"/>
    <w:rsid w:val="00434981"/>
    <w:rsid w:val="00435137"/>
    <w:rsid w:val="00440544"/>
    <w:rsid w:val="00441A70"/>
    <w:rsid w:val="00444B35"/>
    <w:rsid w:val="0044540D"/>
    <w:rsid w:val="0044710B"/>
    <w:rsid w:val="0044742F"/>
    <w:rsid w:val="004507EC"/>
    <w:rsid w:val="004510B5"/>
    <w:rsid w:val="00457D81"/>
    <w:rsid w:val="0046137C"/>
    <w:rsid w:val="0046285B"/>
    <w:rsid w:val="00463DC6"/>
    <w:rsid w:val="00463F12"/>
    <w:rsid w:val="00465434"/>
    <w:rsid w:val="00465496"/>
    <w:rsid w:val="004659BD"/>
    <w:rsid w:val="0048216F"/>
    <w:rsid w:val="00483B14"/>
    <w:rsid w:val="00485F4F"/>
    <w:rsid w:val="00494DEC"/>
    <w:rsid w:val="00495D51"/>
    <w:rsid w:val="004961DF"/>
    <w:rsid w:val="0049763D"/>
    <w:rsid w:val="00497E97"/>
    <w:rsid w:val="004A36FB"/>
    <w:rsid w:val="004B02F0"/>
    <w:rsid w:val="004B3F34"/>
    <w:rsid w:val="004C0368"/>
    <w:rsid w:val="004C6452"/>
    <w:rsid w:val="004D5515"/>
    <w:rsid w:val="004D7C58"/>
    <w:rsid w:val="004E0B10"/>
    <w:rsid w:val="004E4525"/>
    <w:rsid w:val="004E4649"/>
    <w:rsid w:val="004E7DE4"/>
    <w:rsid w:val="004F249E"/>
    <w:rsid w:val="004F2EBE"/>
    <w:rsid w:val="004F3E01"/>
    <w:rsid w:val="004F48F2"/>
    <w:rsid w:val="004F4C4F"/>
    <w:rsid w:val="005004C4"/>
    <w:rsid w:val="00506A23"/>
    <w:rsid w:val="00511BFA"/>
    <w:rsid w:val="00520003"/>
    <w:rsid w:val="0052108E"/>
    <w:rsid w:val="00524331"/>
    <w:rsid w:val="00524E8F"/>
    <w:rsid w:val="00530D08"/>
    <w:rsid w:val="00531041"/>
    <w:rsid w:val="00531861"/>
    <w:rsid w:val="005326F5"/>
    <w:rsid w:val="00532DCE"/>
    <w:rsid w:val="005338D0"/>
    <w:rsid w:val="00536A3B"/>
    <w:rsid w:val="005424B0"/>
    <w:rsid w:val="005454F0"/>
    <w:rsid w:val="005518A3"/>
    <w:rsid w:val="00554CF6"/>
    <w:rsid w:val="00556586"/>
    <w:rsid w:val="0056036D"/>
    <w:rsid w:val="00560EA8"/>
    <w:rsid w:val="005648C4"/>
    <w:rsid w:val="005650ED"/>
    <w:rsid w:val="0056563E"/>
    <w:rsid w:val="005656F9"/>
    <w:rsid w:val="00571D23"/>
    <w:rsid w:val="005748ED"/>
    <w:rsid w:val="00574CD6"/>
    <w:rsid w:val="00575DA1"/>
    <w:rsid w:val="00576100"/>
    <w:rsid w:val="005776E8"/>
    <w:rsid w:val="00582A50"/>
    <w:rsid w:val="00582CAA"/>
    <w:rsid w:val="00586568"/>
    <w:rsid w:val="0059338C"/>
    <w:rsid w:val="005943D2"/>
    <w:rsid w:val="0059533C"/>
    <w:rsid w:val="005A1094"/>
    <w:rsid w:val="005A281A"/>
    <w:rsid w:val="005A5D96"/>
    <w:rsid w:val="005A5FE5"/>
    <w:rsid w:val="005A6311"/>
    <w:rsid w:val="005A6474"/>
    <w:rsid w:val="005A7879"/>
    <w:rsid w:val="005B1334"/>
    <w:rsid w:val="005B24C9"/>
    <w:rsid w:val="005B2B9E"/>
    <w:rsid w:val="005C1EA7"/>
    <w:rsid w:val="005C2C4C"/>
    <w:rsid w:val="005C2D13"/>
    <w:rsid w:val="005C2E6F"/>
    <w:rsid w:val="005C4A70"/>
    <w:rsid w:val="005C4CC3"/>
    <w:rsid w:val="005D0B9B"/>
    <w:rsid w:val="005D25E9"/>
    <w:rsid w:val="005D28B2"/>
    <w:rsid w:val="005D3B5D"/>
    <w:rsid w:val="005D4DBA"/>
    <w:rsid w:val="005E1A31"/>
    <w:rsid w:val="005E20AA"/>
    <w:rsid w:val="005E27EB"/>
    <w:rsid w:val="005E343B"/>
    <w:rsid w:val="005E79B4"/>
    <w:rsid w:val="005F0DF8"/>
    <w:rsid w:val="005F44B4"/>
    <w:rsid w:val="00616875"/>
    <w:rsid w:val="00616AB5"/>
    <w:rsid w:val="00617E4A"/>
    <w:rsid w:val="00620499"/>
    <w:rsid w:val="00621C1C"/>
    <w:rsid w:val="00621F07"/>
    <w:rsid w:val="00624D43"/>
    <w:rsid w:val="006268DC"/>
    <w:rsid w:val="006333F4"/>
    <w:rsid w:val="00635161"/>
    <w:rsid w:val="0064051E"/>
    <w:rsid w:val="00640E0B"/>
    <w:rsid w:val="00640E55"/>
    <w:rsid w:val="00641A81"/>
    <w:rsid w:val="00642791"/>
    <w:rsid w:val="00650712"/>
    <w:rsid w:val="0065102F"/>
    <w:rsid w:val="00651C2D"/>
    <w:rsid w:val="00653150"/>
    <w:rsid w:val="00655122"/>
    <w:rsid w:val="006561C9"/>
    <w:rsid w:val="00657AD1"/>
    <w:rsid w:val="00662616"/>
    <w:rsid w:val="00663455"/>
    <w:rsid w:val="00665DE3"/>
    <w:rsid w:val="00665FBF"/>
    <w:rsid w:val="00672F83"/>
    <w:rsid w:val="0067475A"/>
    <w:rsid w:val="0067651C"/>
    <w:rsid w:val="006765AD"/>
    <w:rsid w:val="0067664A"/>
    <w:rsid w:val="006814C2"/>
    <w:rsid w:val="00681D2F"/>
    <w:rsid w:val="006821E1"/>
    <w:rsid w:val="00683329"/>
    <w:rsid w:val="00686053"/>
    <w:rsid w:val="00695CEE"/>
    <w:rsid w:val="006A00C8"/>
    <w:rsid w:val="006A43BB"/>
    <w:rsid w:val="006A6A93"/>
    <w:rsid w:val="006B338D"/>
    <w:rsid w:val="006B5EF8"/>
    <w:rsid w:val="006B5F06"/>
    <w:rsid w:val="006C2A9F"/>
    <w:rsid w:val="006C6CE8"/>
    <w:rsid w:val="006C6D14"/>
    <w:rsid w:val="006C7787"/>
    <w:rsid w:val="006D0040"/>
    <w:rsid w:val="006D2FD3"/>
    <w:rsid w:val="006D3E4A"/>
    <w:rsid w:val="006E080C"/>
    <w:rsid w:val="006E0BCC"/>
    <w:rsid w:val="006E2F8E"/>
    <w:rsid w:val="006E6D60"/>
    <w:rsid w:val="006F09E0"/>
    <w:rsid w:val="006F6756"/>
    <w:rsid w:val="006F6E4A"/>
    <w:rsid w:val="006F739E"/>
    <w:rsid w:val="00700B63"/>
    <w:rsid w:val="00702376"/>
    <w:rsid w:val="007024AC"/>
    <w:rsid w:val="00702DEB"/>
    <w:rsid w:val="00703053"/>
    <w:rsid w:val="007104DC"/>
    <w:rsid w:val="007107FB"/>
    <w:rsid w:val="00713923"/>
    <w:rsid w:val="00715A53"/>
    <w:rsid w:val="007205E8"/>
    <w:rsid w:val="00721A99"/>
    <w:rsid w:val="00724B4F"/>
    <w:rsid w:val="007258B2"/>
    <w:rsid w:val="00726D12"/>
    <w:rsid w:val="007319D7"/>
    <w:rsid w:val="0073361E"/>
    <w:rsid w:val="00734BA8"/>
    <w:rsid w:val="00734DA6"/>
    <w:rsid w:val="0073532A"/>
    <w:rsid w:val="00737228"/>
    <w:rsid w:val="00743D6D"/>
    <w:rsid w:val="007466E5"/>
    <w:rsid w:val="007469F8"/>
    <w:rsid w:val="007507C5"/>
    <w:rsid w:val="00756D78"/>
    <w:rsid w:val="00757120"/>
    <w:rsid w:val="007571EB"/>
    <w:rsid w:val="0076137E"/>
    <w:rsid w:val="00761AB0"/>
    <w:rsid w:val="007658C9"/>
    <w:rsid w:val="00770714"/>
    <w:rsid w:val="00770ADA"/>
    <w:rsid w:val="0077121E"/>
    <w:rsid w:val="0077502C"/>
    <w:rsid w:val="00777785"/>
    <w:rsid w:val="00780E37"/>
    <w:rsid w:val="00787D56"/>
    <w:rsid w:val="00790212"/>
    <w:rsid w:val="0079275C"/>
    <w:rsid w:val="00792766"/>
    <w:rsid w:val="007A1AEE"/>
    <w:rsid w:val="007B288A"/>
    <w:rsid w:val="007B2FE5"/>
    <w:rsid w:val="007B763C"/>
    <w:rsid w:val="007B79CB"/>
    <w:rsid w:val="007C18F8"/>
    <w:rsid w:val="007C3410"/>
    <w:rsid w:val="007C7D4F"/>
    <w:rsid w:val="007D6336"/>
    <w:rsid w:val="007E0FFE"/>
    <w:rsid w:val="007E10DB"/>
    <w:rsid w:val="007E13E4"/>
    <w:rsid w:val="007E1D5B"/>
    <w:rsid w:val="007E35E3"/>
    <w:rsid w:val="007E3E62"/>
    <w:rsid w:val="007E3F32"/>
    <w:rsid w:val="007E7FDB"/>
    <w:rsid w:val="007F28DE"/>
    <w:rsid w:val="007F7469"/>
    <w:rsid w:val="007F7C5A"/>
    <w:rsid w:val="007F7F18"/>
    <w:rsid w:val="008073EB"/>
    <w:rsid w:val="0080749C"/>
    <w:rsid w:val="008107C6"/>
    <w:rsid w:val="00810E6E"/>
    <w:rsid w:val="008178F9"/>
    <w:rsid w:val="00821703"/>
    <w:rsid w:val="008226CA"/>
    <w:rsid w:val="00824C99"/>
    <w:rsid w:val="0082638C"/>
    <w:rsid w:val="00827339"/>
    <w:rsid w:val="0082795C"/>
    <w:rsid w:val="00827BA9"/>
    <w:rsid w:val="00830D51"/>
    <w:rsid w:val="0083267B"/>
    <w:rsid w:val="00832EB9"/>
    <w:rsid w:val="00835D1F"/>
    <w:rsid w:val="00837959"/>
    <w:rsid w:val="0084124B"/>
    <w:rsid w:val="008430D8"/>
    <w:rsid w:val="0084688A"/>
    <w:rsid w:val="008501B4"/>
    <w:rsid w:val="008526E0"/>
    <w:rsid w:val="008533A7"/>
    <w:rsid w:val="00854AC8"/>
    <w:rsid w:val="00855715"/>
    <w:rsid w:val="00855A40"/>
    <w:rsid w:val="0085724B"/>
    <w:rsid w:val="008577C2"/>
    <w:rsid w:val="008603AD"/>
    <w:rsid w:val="0086326E"/>
    <w:rsid w:val="008644B5"/>
    <w:rsid w:val="0086702B"/>
    <w:rsid w:val="0087045D"/>
    <w:rsid w:val="00873BAB"/>
    <w:rsid w:val="00875C6D"/>
    <w:rsid w:val="008825F2"/>
    <w:rsid w:val="0088464E"/>
    <w:rsid w:val="0088552C"/>
    <w:rsid w:val="00885F9F"/>
    <w:rsid w:val="00890CEB"/>
    <w:rsid w:val="00891ECC"/>
    <w:rsid w:val="008925C5"/>
    <w:rsid w:val="008947DF"/>
    <w:rsid w:val="008951EB"/>
    <w:rsid w:val="00897637"/>
    <w:rsid w:val="00897E45"/>
    <w:rsid w:val="008A1F3F"/>
    <w:rsid w:val="008B02D7"/>
    <w:rsid w:val="008B24BC"/>
    <w:rsid w:val="008B2690"/>
    <w:rsid w:val="008B2D81"/>
    <w:rsid w:val="008B49DB"/>
    <w:rsid w:val="008B6341"/>
    <w:rsid w:val="008C17DC"/>
    <w:rsid w:val="008C3995"/>
    <w:rsid w:val="008D0ED5"/>
    <w:rsid w:val="008D4B79"/>
    <w:rsid w:val="008D4E46"/>
    <w:rsid w:val="008D72FF"/>
    <w:rsid w:val="008D7466"/>
    <w:rsid w:val="008E5D14"/>
    <w:rsid w:val="008E5E32"/>
    <w:rsid w:val="008E6D92"/>
    <w:rsid w:val="008E6E78"/>
    <w:rsid w:val="008F1A20"/>
    <w:rsid w:val="008F7FDD"/>
    <w:rsid w:val="00905D3E"/>
    <w:rsid w:val="00906FA9"/>
    <w:rsid w:val="00913BB7"/>
    <w:rsid w:val="00914C28"/>
    <w:rsid w:val="00914CA9"/>
    <w:rsid w:val="009158D6"/>
    <w:rsid w:val="00916D62"/>
    <w:rsid w:val="00917C21"/>
    <w:rsid w:val="00921341"/>
    <w:rsid w:val="00926AD6"/>
    <w:rsid w:val="0092736D"/>
    <w:rsid w:val="00927B0C"/>
    <w:rsid w:val="00930C1A"/>
    <w:rsid w:val="009333E1"/>
    <w:rsid w:val="00934810"/>
    <w:rsid w:val="009365B1"/>
    <w:rsid w:val="00937420"/>
    <w:rsid w:val="0093772B"/>
    <w:rsid w:val="009405E7"/>
    <w:rsid w:val="00940E07"/>
    <w:rsid w:val="00940E63"/>
    <w:rsid w:val="00943500"/>
    <w:rsid w:val="00944001"/>
    <w:rsid w:val="00946CD4"/>
    <w:rsid w:val="00950EC3"/>
    <w:rsid w:val="00952E76"/>
    <w:rsid w:val="0095331E"/>
    <w:rsid w:val="00955A38"/>
    <w:rsid w:val="00956C18"/>
    <w:rsid w:val="0096165D"/>
    <w:rsid w:val="00962344"/>
    <w:rsid w:val="00964CD7"/>
    <w:rsid w:val="00966B94"/>
    <w:rsid w:val="00967C53"/>
    <w:rsid w:val="00967F20"/>
    <w:rsid w:val="00970A36"/>
    <w:rsid w:val="00972D0C"/>
    <w:rsid w:val="009751B3"/>
    <w:rsid w:val="00977A0E"/>
    <w:rsid w:val="00977FB8"/>
    <w:rsid w:val="00984AD4"/>
    <w:rsid w:val="00993001"/>
    <w:rsid w:val="00993139"/>
    <w:rsid w:val="009950AC"/>
    <w:rsid w:val="0099735C"/>
    <w:rsid w:val="009A4564"/>
    <w:rsid w:val="009A5543"/>
    <w:rsid w:val="009A7989"/>
    <w:rsid w:val="009B1F52"/>
    <w:rsid w:val="009B25BC"/>
    <w:rsid w:val="009B36B4"/>
    <w:rsid w:val="009B4E72"/>
    <w:rsid w:val="009B4FBC"/>
    <w:rsid w:val="009B532B"/>
    <w:rsid w:val="009C4A63"/>
    <w:rsid w:val="009D12E2"/>
    <w:rsid w:val="009D1A98"/>
    <w:rsid w:val="009D469C"/>
    <w:rsid w:val="009D47C0"/>
    <w:rsid w:val="009D55CA"/>
    <w:rsid w:val="009D5A7C"/>
    <w:rsid w:val="009D5F0F"/>
    <w:rsid w:val="009E33E3"/>
    <w:rsid w:val="009E5B88"/>
    <w:rsid w:val="009F05B8"/>
    <w:rsid w:val="009F0725"/>
    <w:rsid w:val="009F0AF7"/>
    <w:rsid w:val="009F0CAE"/>
    <w:rsid w:val="009F2AD2"/>
    <w:rsid w:val="009F3992"/>
    <w:rsid w:val="00A070BA"/>
    <w:rsid w:val="00A1344D"/>
    <w:rsid w:val="00A14D23"/>
    <w:rsid w:val="00A1574C"/>
    <w:rsid w:val="00A16491"/>
    <w:rsid w:val="00A166B6"/>
    <w:rsid w:val="00A17399"/>
    <w:rsid w:val="00A21EC0"/>
    <w:rsid w:val="00A23E4D"/>
    <w:rsid w:val="00A246BC"/>
    <w:rsid w:val="00A25D0D"/>
    <w:rsid w:val="00A266C6"/>
    <w:rsid w:val="00A30569"/>
    <w:rsid w:val="00A31409"/>
    <w:rsid w:val="00A350D2"/>
    <w:rsid w:val="00A358B2"/>
    <w:rsid w:val="00A4080C"/>
    <w:rsid w:val="00A42071"/>
    <w:rsid w:val="00A442A6"/>
    <w:rsid w:val="00A513A6"/>
    <w:rsid w:val="00A533A8"/>
    <w:rsid w:val="00A54BF7"/>
    <w:rsid w:val="00A55039"/>
    <w:rsid w:val="00A574CF"/>
    <w:rsid w:val="00A61421"/>
    <w:rsid w:val="00A6383E"/>
    <w:rsid w:val="00A64D15"/>
    <w:rsid w:val="00A6728E"/>
    <w:rsid w:val="00A679A5"/>
    <w:rsid w:val="00A7071D"/>
    <w:rsid w:val="00A75F0C"/>
    <w:rsid w:val="00A76AE5"/>
    <w:rsid w:val="00A76F3A"/>
    <w:rsid w:val="00A804C8"/>
    <w:rsid w:val="00A80639"/>
    <w:rsid w:val="00A86ACF"/>
    <w:rsid w:val="00A875CD"/>
    <w:rsid w:val="00A900E8"/>
    <w:rsid w:val="00A92E7B"/>
    <w:rsid w:val="00A9326B"/>
    <w:rsid w:val="00A96155"/>
    <w:rsid w:val="00A9713A"/>
    <w:rsid w:val="00A97AE1"/>
    <w:rsid w:val="00AA25A1"/>
    <w:rsid w:val="00AA2F9E"/>
    <w:rsid w:val="00AA3859"/>
    <w:rsid w:val="00AA60A3"/>
    <w:rsid w:val="00AA7232"/>
    <w:rsid w:val="00AA7E8A"/>
    <w:rsid w:val="00AB05E9"/>
    <w:rsid w:val="00AB1320"/>
    <w:rsid w:val="00AB1FC8"/>
    <w:rsid w:val="00AB3743"/>
    <w:rsid w:val="00AB61AB"/>
    <w:rsid w:val="00AC12E1"/>
    <w:rsid w:val="00AC1353"/>
    <w:rsid w:val="00AC389D"/>
    <w:rsid w:val="00AC7729"/>
    <w:rsid w:val="00AD53FB"/>
    <w:rsid w:val="00AD7FD3"/>
    <w:rsid w:val="00AE2D64"/>
    <w:rsid w:val="00AE3115"/>
    <w:rsid w:val="00AE7269"/>
    <w:rsid w:val="00AF0243"/>
    <w:rsid w:val="00AF3D0B"/>
    <w:rsid w:val="00AF44FB"/>
    <w:rsid w:val="00AF67F0"/>
    <w:rsid w:val="00B00AE8"/>
    <w:rsid w:val="00B02DCF"/>
    <w:rsid w:val="00B031AF"/>
    <w:rsid w:val="00B05097"/>
    <w:rsid w:val="00B05A81"/>
    <w:rsid w:val="00B07588"/>
    <w:rsid w:val="00B1427A"/>
    <w:rsid w:val="00B14E5F"/>
    <w:rsid w:val="00B15481"/>
    <w:rsid w:val="00B230A9"/>
    <w:rsid w:val="00B255C4"/>
    <w:rsid w:val="00B27CE0"/>
    <w:rsid w:val="00B32293"/>
    <w:rsid w:val="00B33CAD"/>
    <w:rsid w:val="00B347E9"/>
    <w:rsid w:val="00B3595E"/>
    <w:rsid w:val="00B40C52"/>
    <w:rsid w:val="00B40DB9"/>
    <w:rsid w:val="00B416C0"/>
    <w:rsid w:val="00B43836"/>
    <w:rsid w:val="00B440D1"/>
    <w:rsid w:val="00B45889"/>
    <w:rsid w:val="00B46692"/>
    <w:rsid w:val="00B5017F"/>
    <w:rsid w:val="00B5442C"/>
    <w:rsid w:val="00B561F9"/>
    <w:rsid w:val="00B648D1"/>
    <w:rsid w:val="00B671EA"/>
    <w:rsid w:val="00B673C5"/>
    <w:rsid w:val="00B67FB9"/>
    <w:rsid w:val="00B71C12"/>
    <w:rsid w:val="00B72B25"/>
    <w:rsid w:val="00B73503"/>
    <w:rsid w:val="00B750FE"/>
    <w:rsid w:val="00B75FE7"/>
    <w:rsid w:val="00B77E6E"/>
    <w:rsid w:val="00B82A68"/>
    <w:rsid w:val="00B91917"/>
    <w:rsid w:val="00B966A1"/>
    <w:rsid w:val="00B968BD"/>
    <w:rsid w:val="00B96B12"/>
    <w:rsid w:val="00B97022"/>
    <w:rsid w:val="00BA0D8C"/>
    <w:rsid w:val="00BA2333"/>
    <w:rsid w:val="00BA28DA"/>
    <w:rsid w:val="00BA7124"/>
    <w:rsid w:val="00BA74AD"/>
    <w:rsid w:val="00BA7F94"/>
    <w:rsid w:val="00BB049B"/>
    <w:rsid w:val="00BB3A95"/>
    <w:rsid w:val="00BC2146"/>
    <w:rsid w:val="00BC2267"/>
    <w:rsid w:val="00BC3589"/>
    <w:rsid w:val="00BC6A75"/>
    <w:rsid w:val="00BD043E"/>
    <w:rsid w:val="00BD532A"/>
    <w:rsid w:val="00BE0341"/>
    <w:rsid w:val="00BE17AA"/>
    <w:rsid w:val="00BF1C6D"/>
    <w:rsid w:val="00BF2AFC"/>
    <w:rsid w:val="00BF7479"/>
    <w:rsid w:val="00BF7F1D"/>
    <w:rsid w:val="00C01472"/>
    <w:rsid w:val="00C1329F"/>
    <w:rsid w:val="00C14BB3"/>
    <w:rsid w:val="00C21CBA"/>
    <w:rsid w:val="00C23B61"/>
    <w:rsid w:val="00C23BC3"/>
    <w:rsid w:val="00C243BB"/>
    <w:rsid w:val="00C24408"/>
    <w:rsid w:val="00C26AE2"/>
    <w:rsid w:val="00C310D4"/>
    <w:rsid w:val="00C32D54"/>
    <w:rsid w:val="00C343A6"/>
    <w:rsid w:val="00C3675D"/>
    <w:rsid w:val="00C36D67"/>
    <w:rsid w:val="00C41BAA"/>
    <w:rsid w:val="00C42903"/>
    <w:rsid w:val="00C467AD"/>
    <w:rsid w:val="00C46B90"/>
    <w:rsid w:val="00C46E6E"/>
    <w:rsid w:val="00C506E3"/>
    <w:rsid w:val="00C52575"/>
    <w:rsid w:val="00C5261B"/>
    <w:rsid w:val="00C560CF"/>
    <w:rsid w:val="00C6009C"/>
    <w:rsid w:val="00C603DD"/>
    <w:rsid w:val="00C62E78"/>
    <w:rsid w:val="00C662ED"/>
    <w:rsid w:val="00C66E79"/>
    <w:rsid w:val="00C71075"/>
    <w:rsid w:val="00C71B3E"/>
    <w:rsid w:val="00C771EE"/>
    <w:rsid w:val="00C812FE"/>
    <w:rsid w:val="00C825F3"/>
    <w:rsid w:val="00C83F17"/>
    <w:rsid w:val="00C85FC1"/>
    <w:rsid w:val="00C86F1B"/>
    <w:rsid w:val="00C871F9"/>
    <w:rsid w:val="00C8754F"/>
    <w:rsid w:val="00C91188"/>
    <w:rsid w:val="00C918B8"/>
    <w:rsid w:val="00CA2AA0"/>
    <w:rsid w:val="00CA4BC1"/>
    <w:rsid w:val="00CA6576"/>
    <w:rsid w:val="00CA7891"/>
    <w:rsid w:val="00CB174F"/>
    <w:rsid w:val="00CB3ED8"/>
    <w:rsid w:val="00CB602F"/>
    <w:rsid w:val="00CB6482"/>
    <w:rsid w:val="00CC20DA"/>
    <w:rsid w:val="00CC27B9"/>
    <w:rsid w:val="00CC3750"/>
    <w:rsid w:val="00CC409D"/>
    <w:rsid w:val="00CC49B8"/>
    <w:rsid w:val="00CC696F"/>
    <w:rsid w:val="00CD054B"/>
    <w:rsid w:val="00CD37A1"/>
    <w:rsid w:val="00CD4E33"/>
    <w:rsid w:val="00CD510F"/>
    <w:rsid w:val="00CD628A"/>
    <w:rsid w:val="00CD62D1"/>
    <w:rsid w:val="00CD7D52"/>
    <w:rsid w:val="00CE2773"/>
    <w:rsid w:val="00CE513B"/>
    <w:rsid w:val="00CF04B0"/>
    <w:rsid w:val="00CF05A9"/>
    <w:rsid w:val="00CF17A5"/>
    <w:rsid w:val="00CF2D52"/>
    <w:rsid w:val="00CF4100"/>
    <w:rsid w:val="00CF4A4F"/>
    <w:rsid w:val="00CF6D59"/>
    <w:rsid w:val="00CF7187"/>
    <w:rsid w:val="00D007A3"/>
    <w:rsid w:val="00D03FB6"/>
    <w:rsid w:val="00D044F8"/>
    <w:rsid w:val="00D114EA"/>
    <w:rsid w:val="00D117DB"/>
    <w:rsid w:val="00D122B3"/>
    <w:rsid w:val="00D137E5"/>
    <w:rsid w:val="00D22527"/>
    <w:rsid w:val="00D22C48"/>
    <w:rsid w:val="00D24D9C"/>
    <w:rsid w:val="00D2530B"/>
    <w:rsid w:val="00D2567B"/>
    <w:rsid w:val="00D25968"/>
    <w:rsid w:val="00D27037"/>
    <w:rsid w:val="00D3020A"/>
    <w:rsid w:val="00D32CB4"/>
    <w:rsid w:val="00D33FBE"/>
    <w:rsid w:val="00D33FDE"/>
    <w:rsid w:val="00D35DE4"/>
    <w:rsid w:val="00D37069"/>
    <w:rsid w:val="00D37337"/>
    <w:rsid w:val="00D417D5"/>
    <w:rsid w:val="00D41F61"/>
    <w:rsid w:val="00D44A6C"/>
    <w:rsid w:val="00D45082"/>
    <w:rsid w:val="00D5565E"/>
    <w:rsid w:val="00D56ACB"/>
    <w:rsid w:val="00D56ACF"/>
    <w:rsid w:val="00D56C63"/>
    <w:rsid w:val="00D62E8C"/>
    <w:rsid w:val="00D64DA4"/>
    <w:rsid w:val="00D67415"/>
    <w:rsid w:val="00D701D6"/>
    <w:rsid w:val="00D7334E"/>
    <w:rsid w:val="00D7337A"/>
    <w:rsid w:val="00D73D03"/>
    <w:rsid w:val="00D76663"/>
    <w:rsid w:val="00D76DDD"/>
    <w:rsid w:val="00D775DC"/>
    <w:rsid w:val="00D776B8"/>
    <w:rsid w:val="00D80609"/>
    <w:rsid w:val="00D83D70"/>
    <w:rsid w:val="00D84601"/>
    <w:rsid w:val="00D8578B"/>
    <w:rsid w:val="00D90146"/>
    <w:rsid w:val="00D912F9"/>
    <w:rsid w:val="00D93293"/>
    <w:rsid w:val="00D97D59"/>
    <w:rsid w:val="00DA2C01"/>
    <w:rsid w:val="00DA3F21"/>
    <w:rsid w:val="00DA58EE"/>
    <w:rsid w:val="00DA593D"/>
    <w:rsid w:val="00DB1058"/>
    <w:rsid w:val="00DB26B9"/>
    <w:rsid w:val="00DB41C7"/>
    <w:rsid w:val="00DB4959"/>
    <w:rsid w:val="00DB74AD"/>
    <w:rsid w:val="00DC48A5"/>
    <w:rsid w:val="00DC5FF7"/>
    <w:rsid w:val="00DC6D94"/>
    <w:rsid w:val="00DC76DB"/>
    <w:rsid w:val="00DD2A44"/>
    <w:rsid w:val="00DD4353"/>
    <w:rsid w:val="00DD58C6"/>
    <w:rsid w:val="00DE06AB"/>
    <w:rsid w:val="00DE09F5"/>
    <w:rsid w:val="00DE0C53"/>
    <w:rsid w:val="00DF0038"/>
    <w:rsid w:val="00DF14F8"/>
    <w:rsid w:val="00DF3EF2"/>
    <w:rsid w:val="00DF5C18"/>
    <w:rsid w:val="00DF6252"/>
    <w:rsid w:val="00DF76A0"/>
    <w:rsid w:val="00E01A5F"/>
    <w:rsid w:val="00E020F3"/>
    <w:rsid w:val="00E02256"/>
    <w:rsid w:val="00E02793"/>
    <w:rsid w:val="00E0586C"/>
    <w:rsid w:val="00E06678"/>
    <w:rsid w:val="00E110CE"/>
    <w:rsid w:val="00E120A2"/>
    <w:rsid w:val="00E12C36"/>
    <w:rsid w:val="00E13086"/>
    <w:rsid w:val="00E16C70"/>
    <w:rsid w:val="00E202CA"/>
    <w:rsid w:val="00E24139"/>
    <w:rsid w:val="00E26F43"/>
    <w:rsid w:val="00E30450"/>
    <w:rsid w:val="00E33EA4"/>
    <w:rsid w:val="00E35700"/>
    <w:rsid w:val="00E35922"/>
    <w:rsid w:val="00E35EAE"/>
    <w:rsid w:val="00E37527"/>
    <w:rsid w:val="00E44D78"/>
    <w:rsid w:val="00E450AE"/>
    <w:rsid w:val="00E55081"/>
    <w:rsid w:val="00E55670"/>
    <w:rsid w:val="00E5577F"/>
    <w:rsid w:val="00E55A5D"/>
    <w:rsid w:val="00E56B18"/>
    <w:rsid w:val="00E56BE4"/>
    <w:rsid w:val="00E6096B"/>
    <w:rsid w:val="00E62704"/>
    <w:rsid w:val="00E62E20"/>
    <w:rsid w:val="00E64941"/>
    <w:rsid w:val="00E6513E"/>
    <w:rsid w:val="00E6536C"/>
    <w:rsid w:val="00E65F81"/>
    <w:rsid w:val="00E705B0"/>
    <w:rsid w:val="00E723B3"/>
    <w:rsid w:val="00E727F2"/>
    <w:rsid w:val="00E751A5"/>
    <w:rsid w:val="00E7520D"/>
    <w:rsid w:val="00E76CF0"/>
    <w:rsid w:val="00E83776"/>
    <w:rsid w:val="00E839EE"/>
    <w:rsid w:val="00E85916"/>
    <w:rsid w:val="00E86E1C"/>
    <w:rsid w:val="00E914F5"/>
    <w:rsid w:val="00E96ABB"/>
    <w:rsid w:val="00EA00A0"/>
    <w:rsid w:val="00EA058A"/>
    <w:rsid w:val="00EA280E"/>
    <w:rsid w:val="00EB0DA8"/>
    <w:rsid w:val="00EB1664"/>
    <w:rsid w:val="00EB1F1F"/>
    <w:rsid w:val="00EC1908"/>
    <w:rsid w:val="00EC2109"/>
    <w:rsid w:val="00EC26E4"/>
    <w:rsid w:val="00EC30D3"/>
    <w:rsid w:val="00EC3AC9"/>
    <w:rsid w:val="00EC495F"/>
    <w:rsid w:val="00EC5137"/>
    <w:rsid w:val="00EC5BEB"/>
    <w:rsid w:val="00ED1D30"/>
    <w:rsid w:val="00ED4437"/>
    <w:rsid w:val="00ED5A74"/>
    <w:rsid w:val="00EE0054"/>
    <w:rsid w:val="00EE2D3B"/>
    <w:rsid w:val="00EE5B90"/>
    <w:rsid w:val="00EE72F5"/>
    <w:rsid w:val="00EF3B6E"/>
    <w:rsid w:val="00EF4FEC"/>
    <w:rsid w:val="00EF5067"/>
    <w:rsid w:val="00EF6556"/>
    <w:rsid w:val="00EF708B"/>
    <w:rsid w:val="00EF73A5"/>
    <w:rsid w:val="00F03275"/>
    <w:rsid w:val="00F04660"/>
    <w:rsid w:val="00F06B0E"/>
    <w:rsid w:val="00F128AC"/>
    <w:rsid w:val="00F14F9D"/>
    <w:rsid w:val="00F1586E"/>
    <w:rsid w:val="00F16910"/>
    <w:rsid w:val="00F20353"/>
    <w:rsid w:val="00F2223E"/>
    <w:rsid w:val="00F22E84"/>
    <w:rsid w:val="00F307E9"/>
    <w:rsid w:val="00F31B5E"/>
    <w:rsid w:val="00F31BEC"/>
    <w:rsid w:val="00F355A8"/>
    <w:rsid w:val="00F42D0F"/>
    <w:rsid w:val="00F42FFC"/>
    <w:rsid w:val="00F443F2"/>
    <w:rsid w:val="00F443FD"/>
    <w:rsid w:val="00F46D50"/>
    <w:rsid w:val="00F46FF8"/>
    <w:rsid w:val="00F47286"/>
    <w:rsid w:val="00F54A3F"/>
    <w:rsid w:val="00F55FA8"/>
    <w:rsid w:val="00F6083F"/>
    <w:rsid w:val="00F62343"/>
    <w:rsid w:val="00F70975"/>
    <w:rsid w:val="00F71934"/>
    <w:rsid w:val="00F71E22"/>
    <w:rsid w:val="00F72D51"/>
    <w:rsid w:val="00F73576"/>
    <w:rsid w:val="00F74F8A"/>
    <w:rsid w:val="00F75581"/>
    <w:rsid w:val="00F816E0"/>
    <w:rsid w:val="00F82D55"/>
    <w:rsid w:val="00F83490"/>
    <w:rsid w:val="00F8681B"/>
    <w:rsid w:val="00F86CAD"/>
    <w:rsid w:val="00F8739E"/>
    <w:rsid w:val="00F90277"/>
    <w:rsid w:val="00F93591"/>
    <w:rsid w:val="00F969B5"/>
    <w:rsid w:val="00F97BC2"/>
    <w:rsid w:val="00FA29AD"/>
    <w:rsid w:val="00FA5576"/>
    <w:rsid w:val="00FB128A"/>
    <w:rsid w:val="00FB4A7C"/>
    <w:rsid w:val="00FB6BB7"/>
    <w:rsid w:val="00FC5BE6"/>
    <w:rsid w:val="00FC7911"/>
    <w:rsid w:val="00FD0D45"/>
    <w:rsid w:val="00FD4171"/>
    <w:rsid w:val="00FD67F0"/>
    <w:rsid w:val="00FD7373"/>
    <w:rsid w:val="00FD7E61"/>
    <w:rsid w:val="00FE26D2"/>
    <w:rsid w:val="00FE73B9"/>
    <w:rsid w:val="00FF6203"/>
    <w:rsid w:val="00FF74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8C840"/>
  <w15:chartTrackingRefBased/>
  <w15:docId w15:val="{32F9798A-5886-48FB-AC75-324C560DA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D3F"/>
    <w:pPr>
      <w:jc w:val="center"/>
      <w:outlineLvl w:val="0"/>
    </w:pPr>
    <w:rPr>
      <w:b/>
      <w:bCs/>
    </w:rPr>
  </w:style>
  <w:style w:type="paragraph" w:styleId="Heading2">
    <w:name w:val="heading 2"/>
    <w:basedOn w:val="Normal"/>
    <w:next w:val="Normal"/>
    <w:link w:val="Heading2Char"/>
    <w:uiPriority w:val="9"/>
    <w:unhideWhenUsed/>
    <w:qFormat/>
    <w:rsid w:val="00653150"/>
    <w:pPr>
      <w:outlineLvl w:val="1"/>
    </w:pPr>
    <w:rPr>
      <w:b/>
      <w:bCs/>
    </w:rPr>
  </w:style>
  <w:style w:type="paragraph" w:styleId="Heading3">
    <w:name w:val="heading 3"/>
    <w:basedOn w:val="Normal"/>
    <w:next w:val="Normal"/>
    <w:link w:val="Heading3Char"/>
    <w:uiPriority w:val="9"/>
    <w:unhideWhenUsed/>
    <w:qFormat/>
    <w:rsid w:val="00653150"/>
    <w:pPr>
      <w:outlineLvl w:val="2"/>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649C5"/>
    <w:rPr>
      <w:color w:val="0563C1" w:themeColor="hyperlink"/>
      <w:u w:val="single"/>
    </w:rPr>
  </w:style>
  <w:style w:type="character" w:styleId="UnresolvedMention">
    <w:name w:val="Unresolved Mention"/>
    <w:basedOn w:val="DefaultParagraphFont"/>
    <w:uiPriority w:val="99"/>
    <w:semiHidden/>
    <w:unhideWhenUsed/>
    <w:rsid w:val="002649C5"/>
    <w:rPr>
      <w:color w:val="605E5C"/>
      <w:shd w:val="clear" w:color="auto" w:fill="E1DFDD"/>
    </w:rPr>
  </w:style>
  <w:style w:type="paragraph" w:styleId="ListParagraph">
    <w:name w:val="List Paragraph"/>
    <w:basedOn w:val="Normal"/>
    <w:uiPriority w:val="34"/>
    <w:qFormat/>
    <w:rsid w:val="0079275C"/>
    <w:pPr>
      <w:ind w:left="720"/>
      <w:contextualSpacing/>
    </w:pPr>
  </w:style>
  <w:style w:type="character" w:styleId="FollowedHyperlink">
    <w:name w:val="FollowedHyperlink"/>
    <w:basedOn w:val="DefaultParagraphFont"/>
    <w:uiPriority w:val="99"/>
    <w:semiHidden/>
    <w:unhideWhenUsed/>
    <w:rsid w:val="00EE2D3B"/>
    <w:rPr>
      <w:color w:val="954F72" w:themeColor="followedHyperlink"/>
      <w:u w:val="single"/>
    </w:rPr>
  </w:style>
  <w:style w:type="character" w:styleId="CommentReference">
    <w:name w:val="annotation reference"/>
    <w:basedOn w:val="DefaultParagraphFont"/>
    <w:uiPriority w:val="99"/>
    <w:semiHidden/>
    <w:unhideWhenUsed/>
    <w:rsid w:val="00201C01"/>
    <w:rPr>
      <w:sz w:val="16"/>
      <w:szCs w:val="16"/>
    </w:rPr>
  </w:style>
  <w:style w:type="paragraph" w:styleId="CommentText">
    <w:name w:val="annotation text"/>
    <w:basedOn w:val="Normal"/>
    <w:link w:val="CommentTextChar"/>
    <w:uiPriority w:val="99"/>
    <w:unhideWhenUsed/>
    <w:rsid w:val="00201C01"/>
    <w:pPr>
      <w:spacing w:line="240" w:lineRule="auto"/>
    </w:pPr>
    <w:rPr>
      <w:sz w:val="20"/>
      <w:szCs w:val="20"/>
    </w:rPr>
  </w:style>
  <w:style w:type="character" w:customStyle="1" w:styleId="CommentTextChar">
    <w:name w:val="Comment Text Char"/>
    <w:basedOn w:val="DefaultParagraphFont"/>
    <w:link w:val="CommentText"/>
    <w:uiPriority w:val="99"/>
    <w:rsid w:val="00201C01"/>
    <w:rPr>
      <w:sz w:val="20"/>
      <w:szCs w:val="20"/>
    </w:rPr>
  </w:style>
  <w:style w:type="paragraph" w:styleId="CommentSubject">
    <w:name w:val="annotation subject"/>
    <w:basedOn w:val="CommentText"/>
    <w:next w:val="CommentText"/>
    <w:link w:val="CommentSubjectChar"/>
    <w:uiPriority w:val="99"/>
    <w:semiHidden/>
    <w:unhideWhenUsed/>
    <w:rsid w:val="00201C01"/>
    <w:rPr>
      <w:b/>
      <w:bCs/>
    </w:rPr>
  </w:style>
  <w:style w:type="character" w:customStyle="1" w:styleId="CommentSubjectChar">
    <w:name w:val="Comment Subject Char"/>
    <w:basedOn w:val="CommentTextChar"/>
    <w:link w:val="CommentSubject"/>
    <w:uiPriority w:val="99"/>
    <w:semiHidden/>
    <w:rsid w:val="00201C01"/>
    <w:rPr>
      <w:b/>
      <w:bCs/>
      <w:sz w:val="20"/>
      <w:szCs w:val="20"/>
    </w:rPr>
  </w:style>
  <w:style w:type="paragraph" w:styleId="Revision">
    <w:name w:val="Revision"/>
    <w:hidden/>
    <w:uiPriority w:val="99"/>
    <w:semiHidden/>
    <w:rsid w:val="007E3F32"/>
    <w:pPr>
      <w:spacing w:after="0" w:line="240" w:lineRule="auto"/>
    </w:pPr>
  </w:style>
  <w:style w:type="paragraph" w:styleId="EndnoteText">
    <w:name w:val="endnote text"/>
    <w:basedOn w:val="Normal"/>
    <w:link w:val="EndnoteTextChar"/>
    <w:uiPriority w:val="99"/>
    <w:semiHidden/>
    <w:unhideWhenUsed/>
    <w:rsid w:val="00344BF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44BF1"/>
    <w:rPr>
      <w:sz w:val="20"/>
      <w:szCs w:val="20"/>
    </w:rPr>
  </w:style>
  <w:style w:type="character" w:styleId="EndnoteReference">
    <w:name w:val="endnote reference"/>
    <w:basedOn w:val="DefaultParagraphFont"/>
    <w:uiPriority w:val="99"/>
    <w:unhideWhenUsed/>
    <w:rsid w:val="00344BF1"/>
    <w:rPr>
      <w:vertAlign w:val="superscript"/>
    </w:rPr>
  </w:style>
  <w:style w:type="character" w:customStyle="1" w:styleId="field">
    <w:name w:val="field"/>
    <w:basedOn w:val="DefaultParagraphFont"/>
    <w:rsid w:val="00D007A3"/>
  </w:style>
  <w:style w:type="character" w:customStyle="1" w:styleId="Heading1Char">
    <w:name w:val="Heading 1 Char"/>
    <w:basedOn w:val="DefaultParagraphFont"/>
    <w:link w:val="Heading1"/>
    <w:uiPriority w:val="9"/>
    <w:rsid w:val="001F3D3F"/>
    <w:rPr>
      <w:b/>
      <w:bCs/>
    </w:rPr>
  </w:style>
  <w:style w:type="character" w:customStyle="1" w:styleId="Heading2Char">
    <w:name w:val="Heading 2 Char"/>
    <w:basedOn w:val="DefaultParagraphFont"/>
    <w:link w:val="Heading2"/>
    <w:uiPriority w:val="9"/>
    <w:rsid w:val="00653150"/>
    <w:rPr>
      <w:b/>
      <w:bCs/>
    </w:rPr>
  </w:style>
  <w:style w:type="character" w:customStyle="1" w:styleId="Heading3Char">
    <w:name w:val="Heading 3 Char"/>
    <w:basedOn w:val="DefaultParagraphFont"/>
    <w:link w:val="Heading3"/>
    <w:uiPriority w:val="9"/>
    <w:rsid w:val="0065315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5361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customXml" Target="../customXml/item4.xml"/></Relationships>
</file>

<file path=word/_rels/endnotes.xml.rels><?xml version="1.0" encoding="UTF-8" standalone="yes"?>
<Relationships xmlns="http://schemas.openxmlformats.org/package/2006/relationships"><Relationship Id="rId8" Type="http://schemas.openxmlformats.org/officeDocument/2006/relationships/hyperlink" Target="https://radiologybusiness.com/sponsored/1081/hitachi-healthcare-americas/topics/healthcare-management/healthcare-economics/dual" TargetMode="External"/><Relationship Id="rId3" Type="http://schemas.openxmlformats.org/officeDocument/2006/relationships/hyperlink" Target="https://theradiologictechnologist.com/what-is-forensic-radiography-the-dark-side-of-radiography/" TargetMode="External"/><Relationship Id="rId7" Type="http://schemas.openxmlformats.org/officeDocument/2006/relationships/hyperlink" Target="https://emedicine.medscape.com/article/1785023-overview" TargetMode="External"/><Relationship Id="rId2" Type="http://schemas.openxmlformats.org/officeDocument/2006/relationships/hyperlink" Target="https://www.asrt.org/docs/default-source/research/whitepapers/forensic_radiography_white_paperfin.pdf?sfvrsn=21dc3b81_10" TargetMode="External"/><Relationship Id="rId1" Type="http://schemas.openxmlformats.org/officeDocument/2006/relationships/hyperlink" Target="https://www.asrt.org/docs/default-source/educators/ed_forensicsfrmwrkedtd_020810.pdf" TargetMode="External"/><Relationship Id="rId6" Type="http://schemas.openxmlformats.org/officeDocument/2006/relationships/hyperlink" Target="https://www.cdc.gov/traumaticbraininjury/pdf/TBI_Report_to_Congress_Epi_and_Rehab-a.pdf" TargetMode="External"/><Relationship Id="rId5" Type="http://schemas.openxmlformats.org/officeDocument/2006/relationships/hyperlink" Target="http://dx.doi.org/10.1016/B978-0-12-386456-7.06706-X" TargetMode="External"/><Relationship Id="rId4" Type="http://schemas.openxmlformats.org/officeDocument/2006/relationships/hyperlink" Target="https://www.cdc.gov/phlp/publications/coroner/investigations.html" TargetMode="External"/><Relationship Id="rId9" Type="http://schemas.openxmlformats.org/officeDocument/2006/relationships/hyperlink" Target="https://www.diagnosticimaging.com/view/postmortem-imaging-next-radiology-subspecial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11" ma:contentTypeDescription="Create a new document." ma:contentTypeScope="" ma:versionID="f5f5b420b41e4028f5e407a03651f48e">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b5604d8342ec2b8d0086017e8dac8e42"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C84FD60-3274-4C49-A858-844170E7414B}">
  <ds:schemaRefs>
    <ds:schemaRef ds:uri="http://schemas.openxmlformats.org/officeDocument/2006/bibliography"/>
  </ds:schemaRefs>
</ds:datastoreItem>
</file>

<file path=customXml/itemProps2.xml><?xml version="1.0" encoding="utf-8"?>
<ds:datastoreItem xmlns:ds="http://schemas.openxmlformats.org/officeDocument/2006/customXml" ds:itemID="{205331B3-A486-4330-B203-10BA08365315}"/>
</file>

<file path=customXml/itemProps3.xml><?xml version="1.0" encoding="utf-8"?>
<ds:datastoreItem xmlns:ds="http://schemas.openxmlformats.org/officeDocument/2006/customXml" ds:itemID="{81AABB0F-A0A0-4EEE-86CB-7F90F5A0A257}"/>
</file>

<file path=customXml/itemProps4.xml><?xml version="1.0" encoding="utf-8"?>
<ds:datastoreItem xmlns:ds="http://schemas.openxmlformats.org/officeDocument/2006/customXml" ds:itemID="{C19D6816-BF56-4E1C-8F56-2CB476243BB8}"/>
</file>

<file path=docProps/app.xml><?xml version="1.0" encoding="utf-8"?>
<Properties xmlns="http://schemas.openxmlformats.org/officeDocument/2006/extended-properties" xmlns:vt="http://schemas.openxmlformats.org/officeDocument/2006/docPropsVTypes">
  <Template>Normal.dotm</Template>
  <TotalTime>1</TotalTime>
  <Pages>21</Pages>
  <Words>6152</Words>
  <Characters>35069</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41139</CharactersWithSpaces>
  <SharedDoc>false</SharedDoc>
  <HLinks>
    <vt:vector size="114" baseType="variant">
      <vt:variant>
        <vt:i4>720901</vt:i4>
      </vt:variant>
      <vt:variant>
        <vt:i4>54</vt:i4>
      </vt:variant>
      <vt:variant>
        <vt:i4>0</vt:i4>
      </vt:variant>
      <vt:variant>
        <vt:i4>5</vt:i4>
      </vt:variant>
      <vt:variant>
        <vt:lpwstr>https://pubmed.ncbi.nlm.nih.gov/36353311/</vt:lpwstr>
      </vt:variant>
      <vt:variant>
        <vt:lpwstr/>
      </vt:variant>
      <vt:variant>
        <vt:i4>262147</vt:i4>
      </vt:variant>
      <vt:variant>
        <vt:i4>51</vt:i4>
      </vt:variant>
      <vt:variant>
        <vt:i4>0</vt:i4>
      </vt:variant>
      <vt:variant>
        <vt:i4>5</vt:i4>
      </vt:variant>
      <vt:variant>
        <vt:lpwstr>https://theradiologictechnologist.com/what-is-forensic-radiography-the-dark-side-of-radiography/</vt:lpwstr>
      </vt:variant>
      <vt:variant>
        <vt:lpwstr/>
      </vt:variant>
      <vt:variant>
        <vt:i4>5111835</vt:i4>
      </vt:variant>
      <vt:variant>
        <vt:i4>48</vt:i4>
      </vt:variant>
      <vt:variant>
        <vt:i4>0</vt:i4>
      </vt:variant>
      <vt:variant>
        <vt:i4>5</vt:i4>
      </vt:variant>
      <vt:variant>
        <vt:lpwstr>https://emedicine.medscape.com/article/1785023-overview?icd=login_success_gg_match_norm&amp;isSocialFTC=true</vt:lpwstr>
      </vt:variant>
      <vt:variant>
        <vt:lpwstr/>
      </vt:variant>
      <vt:variant>
        <vt:i4>2818149</vt:i4>
      </vt:variant>
      <vt:variant>
        <vt:i4>45</vt:i4>
      </vt:variant>
      <vt:variant>
        <vt:i4>0</vt:i4>
      </vt:variant>
      <vt:variant>
        <vt:i4>5</vt:i4>
      </vt:variant>
      <vt:variant>
        <vt:lpwstr>https://radiopaedia.org/articles/postmortem-and-forensic-curriculum?lang=us</vt:lpwstr>
      </vt:variant>
      <vt:variant>
        <vt:lpwstr/>
      </vt:variant>
      <vt:variant>
        <vt:i4>983053</vt:i4>
      </vt:variant>
      <vt:variant>
        <vt:i4>42</vt:i4>
      </vt:variant>
      <vt:variant>
        <vt:i4>0</vt:i4>
      </vt:variant>
      <vt:variant>
        <vt:i4>5</vt:i4>
      </vt:variant>
      <vt:variant>
        <vt:lpwstr>https://pubmed.ncbi.nlm.nih.gov/36069005/</vt:lpwstr>
      </vt:variant>
      <vt:variant>
        <vt:lpwstr/>
      </vt:variant>
      <vt:variant>
        <vt:i4>1703941</vt:i4>
      </vt:variant>
      <vt:variant>
        <vt:i4>39</vt:i4>
      </vt:variant>
      <vt:variant>
        <vt:i4>0</vt:i4>
      </vt:variant>
      <vt:variant>
        <vt:i4>5</vt:i4>
      </vt:variant>
      <vt:variant>
        <vt:lpwstr>https://work.chron.com/forensic-science-radiology-training-24155.html</vt:lpwstr>
      </vt:variant>
      <vt:variant>
        <vt:lpwstr/>
      </vt:variant>
      <vt:variant>
        <vt:i4>6160390</vt:i4>
      </vt:variant>
      <vt:variant>
        <vt:i4>36</vt:i4>
      </vt:variant>
      <vt:variant>
        <vt:i4>0</vt:i4>
      </vt:variant>
      <vt:variant>
        <vt:i4>5</vt:i4>
      </vt:variant>
      <vt:variant>
        <vt:lpwstr>https://theradiologictechnologist.com/forensic-radiography-how-to-become-a-forensic-imaging-technologist/</vt:lpwstr>
      </vt:variant>
      <vt:variant>
        <vt:lpwstr/>
      </vt:variant>
      <vt:variant>
        <vt:i4>4194332</vt:i4>
      </vt:variant>
      <vt:variant>
        <vt:i4>33</vt:i4>
      </vt:variant>
      <vt:variant>
        <vt:i4>0</vt:i4>
      </vt:variant>
      <vt:variant>
        <vt:i4>5</vt:i4>
      </vt:variant>
      <vt:variant>
        <vt:lpwstr>https://work.chron.com/careers-forensic-radiology-15602.html</vt:lpwstr>
      </vt:variant>
      <vt:variant>
        <vt:lpwstr/>
      </vt:variant>
      <vt:variant>
        <vt:i4>1310798</vt:i4>
      </vt:variant>
      <vt:variant>
        <vt:i4>30</vt:i4>
      </vt:variant>
      <vt:variant>
        <vt:i4>0</vt:i4>
      </vt:variant>
      <vt:variant>
        <vt:i4>5</vt:i4>
      </vt:variant>
      <vt:variant>
        <vt:lpwstr>https://work.chron.com/radiology-tech-jobs-criminal-field-29611.html</vt:lpwstr>
      </vt:variant>
      <vt:variant>
        <vt:lpwstr/>
      </vt:variant>
      <vt:variant>
        <vt:i4>983042</vt:i4>
      </vt:variant>
      <vt:variant>
        <vt:i4>27</vt:i4>
      </vt:variant>
      <vt:variant>
        <vt:i4>0</vt:i4>
      </vt:variant>
      <vt:variant>
        <vt:i4>5</vt:i4>
      </vt:variant>
      <vt:variant>
        <vt:lpwstr>https://pubmed.ncbi.nlm.nih.gov/29357039/</vt:lpwstr>
      </vt:variant>
      <vt:variant>
        <vt:lpwstr/>
      </vt:variant>
      <vt:variant>
        <vt:i4>851976</vt:i4>
      </vt:variant>
      <vt:variant>
        <vt:i4>24</vt:i4>
      </vt:variant>
      <vt:variant>
        <vt:i4>0</vt:i4>
      </vt:variant>
      <vt:variant>
        <vt:i4>5</vt:i4>
      </vt:variant>
      <vt:variant>
        <vt:lpwstr>https://pubmed.ncbi.nlm.nih.gov/30801453/</vt:lpwstr>
      </vt:variant>
      <vt:variant>
        <vt:lpwstr/>
      </vt:variant>
      <vt:variant>
        <vt:i4>327683</vt:i4>
      </vt:variant>
      <vt:variant>
        <vt:i4>21</vt:i4>
      </vt:variant>
      <vt:variant>
        <vt:i4>0</vt:i4>
      </vt:variant>
      <vt:variant>
        <vt:i4>5</vt:i4>
      </vt:variant>
      <vt:variant>
        <vt:lpwstr>https://pubmed.ncbi.nlm.nih.gov/31254219/</vt:lpwstr>
      </vt:variant>
      <vt:variant>
        <vt:lpwstr/>
      </vt:variant>
      <vt:variant>
        <vt:i4>327687</vt:i4>
      </vt:variant>
      <vt:variant>
        <vt:i4>18</vt:i4>
      </vt:variant>
      <vt:variant>
        <vt:i4>0</vt:i4>
      </vt:variant>
      <vt:variant>
        <vt:i4>5</vt:i4>
      </vt:variant>
      <vt:variant>
        <vt:lpwstr>https://pubmed.ncbi.nlm.nih.gov/31557318/</vt:lpwstr>
      </vt:variant>
      <vt:variant>
        <vt:lpwstr/>
      </vt:variant>
      <vt:variant>
        <vt:i4>327687</vt:i4>
      </vt:variant>
      <vt:variant>
        <vt:i4>15</vt:i4>
      </vt:variant>
      <vt:variant>
        <vt:i4>0</vt:i4>
      </vt:variant>
      <vt:variant>
        <vt:i4>5</vt:i4>
      </vt:variant>
      <vt:variant>
        <vt:lpwstr>https://pubmed.ncbi.nlm.nih.gov/31686630/</vt:lpwstr>
      </vt:variant>
      <vt:variant>
        <vt:lpwstr/>
      </vt:variant>
      <vt:variant>
        <vt:i4>851976</vt:i4>
      </vt:variant>
      <vt:variant>
        <vt:i4>12</vt:i4>
      </vt:variant>
      <vt:variant>
        <vt:i4>0</vt:i4>
      </vt:variant>
      <vt:variant>
        <vt:i4>5</vt:i4>
      </vt:variant>
      <vt:variant>
        <vt:lpwstr>https://pubmed.ncbi.nlm.nih.gov/31713681/</vt:lpwstr>
      </vt:variant>
      <vt:variant>
        <vt:lpwstr/>
      </vt:variant>
      <vt:variant>
        <vt:i4>589829</vt:i4>
      </vt:variant>
      <vt:variant>
        <vt:i4>9</vt:i4>
      </vt:variant>
      <vt:variant>
        <vt:i4>0</vt:i4>
      </vt:variant>
      <vt:variant>
        <vt:i4>5</vt:i4>
      </vt:variant>
      <vt:variant>
        <vt:lpwstr>https://pubmed.ncbi.nlm.nih.gov/32174147/</vt:lpwstr>
      </vt:variant>
      <vt:variant>
        <vt:lpwstr/>
      </vt:variant>
      <vt:variant>
        <vt:i4>720896</vt:i4>
      </vt:variant>
      <vt:variant>
        <vt:i4>6</vt:i4>
      </vt:variant>
      <vt:variant>
        <vt:i4>0</vt:i4>
      </vt:variant>
      <vt:variant>
        <vt:i4>5</vt:i4>
      </vt:variant>
      <vt:variant>
        <vt:lpwstr>https://pubmed.ncbi.nlm.nih.gov/33035918/</vt:lpwstr>
      </vt:variant>
      <vt:variant>
        <vt:lpwstr/>
      </vt:variant>
      <vt:variant>
        <vt:i4>589826</vt:i4>
      </vt:variant>
      <vt:variant>
        <vt:i4>3</vt:i4>
      </vt:variant>
      <vt:variant>
        <vt:i4>0</vt:i4>
      </vt:variant>
      <vt:variant>
        <vt:i4>5</vt:i4>
      </vt:variant>
      <vt:variant>
        <vt:lpwstr>https://pubmed.ncbi.nlm.nih.gov/33410928/</vt:lpwstr>
      </vt:variant>
      <vt:variant>
        <vt:lpwstr/>
      </vt:variant>
      <vt:variant>
        <vt:i4>2490466</vt:i4>
      </vt:variant>
      <vt:variant>
        <vt:i4>0</vt:i4>
      </vt:variant>
      <vt:variant>
        <vt:i4>0</vt:i4>
      </vt:variant>
      <vt:variant>
        <vt:i4>5</vt:i4>
      </vt:variant>
      <vt:variant>
        <vt:lpwstr>https://www.sciencedirect.com/science/article/abs/pii/S1076633219301199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Bowes</dc:creator>
  <cp:keywords/>
  <dc:description/>
  <cp:lastModifiedBy>Jessica Marshall</cp:lastModifiedBy>
  <cp:revision>2</cp:revision>
  <dcterms:created xsi:type="dcterms:W3CDTF">2023-07-06T14:22:00Z</dcterms:created>
  <dcterms:modified xsi:type="dcterms:W3CDTF">2023-07-06T14:22:00Z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ies>
</file>