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A29D7" w14:textId="2C8DE644" w:rsidR="005838E2" w:rsidRDefault="00720DAC" w:rsidP="00720DAC">
      <w:pPr>
        <w:spacing w:after="0" w:line="360" w:lineRule="auto"/>
        <w:rPr>
          <w:rFonts w:ascii="Calibri" w:hAnsi="Calibri" w:cs="Calibri"/>
        </w:rPr>
      </w:pPr>
      <w:r w:rsidRPr="00720DAC">
        <w:rPr>
          <w:rFonts w:ascii="Calibri" w:hAnsi="Calibri" w:cs="Calibri"/>
        </w:rPr>
        <w:t>23007_</w:t>
      </w:r>
      <w:r w:rsidR="003A06E8" w:rsidRPr="00720DAC">
        <w:rPr>
          <w:rFonts w:ascii="Calibri" w:hAnsi="Calibri" w:cs="Calibri"/>
        </w:rPr>
        <w:t xml:space="preserve">Forensic Radiography: Post Test </w:t>
      </w:r>
    </w:p>
    <w:p w14:paraId="1849A865" w14:textId="77777777" w:rsidR="00720DAC" w:rsidRPr="00720DAC" w:rsidRDefault="00720DAC" w:rsidP="00720DAC">
      <w:pPr>
        <w:spacing w:after="0" w:line="360" w:lineRule="auto"/>
        <w:rPr>
          <w:rFonts w:ascii="Calibri" w:hAnsi="Calibri" w:cs="Calibri"/>
        </w:rPr>
      </w:pPr>
    </w:p>
    <w:p w14:paraId="3EEA1E61" w14:textId="34F99C8F" w:rsidR="003A06E8" w:rsidRPr="00720DAC" w:rsidRDefault="003A06E8" w:rsidP="00720DAC">
      <w:pPr>
        <w:pStyle w:val="CommentText"/>
        <w:numPr>
          <w:ilvl w:val="0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Forensic radiography is defined as the use of ionizing radiation to: </w:t>
      </w:r>
    </w:p>
    <w:p w14:paraId="369C45DB" w14:textId="77777777" w:rsidR="003A06E8" w:rsidRPr="00720DAC" w:rsidRDefault="003A06E8" w:rsidP="001A5F73">
      <w:pPr>
        <w:pStyle w:val="CommentText"/>
        <w:numPr>
          <w:ilvl w:val="0"/>
          <w:numId w:val="2"/>
        </w:numPr>
        <w:spacing w:after="0" w:line="360" w:lineRule="auto"/>
        <w:ind w:left="1440"/>
        <w:rPr>
          <w:rFonts w:ascii="Calibri" w:hAnsi="Calibri" w:cs="Calibri"/>
          <w:sz w:val="22"/>
          <w:szCs w:val="22"/>
        </w:rPr>
        <w:pPrChange w:id="0" w:author="Laura Sitler" w:date="2023-08-15T14:48:00Z">
          <w:pPr>
            <w:pStyle w:val="CommentText"/>
            <w:numPr>
              <w:numId w:val="2"/>
            </w:numPr>
            <w:spacing w:after="0" w:line="360" w:lineRule="auto"/>
            <w:ind w:left="1530" w:hanging="360"/>
          </w:pPr>
        </w:pPrChange>
      </w:pPr>
      <w:r w:rsidRPr="00720DAC">
        <w:rPr>
          <w:rFonts w:ascii="Calibri" w:hAnsi="Calibri" w:cs="Calibri"/>
          <w:sz w:val="22"/>
          <w:szCs w:val="22"/>
        </w:rPr>
        <w:t xml:space="preserve">Determine the cause of death </w:t>
      </w:r>
    </w:p>
    <w:p w14:paraId="2430BB80" w14:textId="77777777" w:rsidR="003A06E8" w:rsidRPr="00720DAC" w:rsidRDefault="003A06E8" w:rsidP="001A5F73">
      <w:pPr>
        <w:pStyle w:val="CommentText"/>
        <w:numPr>
          <w:ilvl w:val="0"/>
          <w:numId w:val="2"/>
        </w:numPr>
        <w:spacing w:after="0" w:line="360" w:lineRule="auto"/>
        <w:ind w:left="1440"/>
        <w:rPr>
          <w:rFonts w:ascii="Calibri" w:hAnsi="Calibri" w:cs="Calibri"/>
          <w:sz w:val="22"/>
          <w:szCs w:val="22"/>
        </w:rPr>
        <w:pPrChange w:id="1" w:author="Laura Sitler" w:date="2023-08-15T14:48:00Z">
          <w:pPr>
            <w:pStyle w:val="CommentText"/>
            <w:numPr>
              <w:numId w:val="2"/>
            </w:numPr>
            <w:spacing w:after="0" w:line="360" w:lineRule="auto"/>
            <w:ind w:left="1530" w:hanging="360"/>
          </w:pPr>
        </w:pPrChange>
      </w:pPr>
      <w:r w:rsidRPr="00720DAC">
        <w:rPr>
          <w:rFonts w:ascii="Calibri" w:hAnsi="Calibri" w:cs="Calibri"/>
          <w:sz w:val="22"/>
          <w:szCs w:val="22"/>
        </w:rPr>
        <w:t xml:space="preserve">Determine the time of death </w:t>
      </w:r>
    </w:p>
    <w:p w14:paraId="7C95E846" w14:textId="77777777" w:rsidR="003A06E8" w:rsidRPr="00720DAC" w:rsidRDefault="003A06E8" w:rsidP="001A5F73">
      <w:pPr>
        <w:pStyle w:val="CommentText"/>
        <w:numPr>
          <w:ilvl w:val="0"/>
          <w:numId w:val="2"/>
        </w:numPr>
        <w:spacing w:after="0" w:line="360" w:lineRule="auto"/>
        <w:ind w:left="1440"/>
        <w:rPr>
          <w:rFonts w:ascii="Calibri" w:hAnsi="Calibri" w:cs="Calibri"/>
          <w:sz w:val="22"/>
          <w:szCs w:val="22"/>
        </w:rPr>
        <w:pPrChange w:id="2" w:author="Laura Sitler" w:date="2023-08-15T14:48:00Z">
          <w:pPr>
            <w:pStyle w:val="CommentText"/>
            <w:numPr>
              <w:numId w:val="2"/>
            </w:numPr>
            <w:spacing w:after="0" w:line="360" w:lineRule="auto"/>
            <w:ind w:left="1530" w:hanging="360"/>
          </w:pPr>
        </w:pPrChange>
      </w:pPr>
      <w:r w:rsidRPr="00720DAC">
        <w:rPr>
          <w:rFonts w:ascii="Calibri" w:hAnsi="Calibri" w:cs="Calibri"/>
          <w:sz w:val="22"/>
          <w:szCs w:val="22"/>
        </w:rPr>
        <w:t xml:space="preserve">Avoid potential disfigurement of a cadaver </w:t>
      </w:r>
    </w:p>
    <w:p w14:paraId="1DFCD046" w14:textId="77777777" w:rsidR="003A06E8" w:rsidRPr="00720DAC" w:rsidRDefault="003A06E8" w:rsidP="001A5F73">
      <w:pPr>
        <w:pStyle w:val="CommentText"/>
        <w:numPr>
          <w:ilvl w:val="0"/>
          <w:numId w:val="2"/>
        </w:numPr>
        <w:spacing w:after="0" w:line="360" w:lineRule="auto"/>
        <w:ind w:left="1440"/>
        <w:rPr>
          <w:rFonts w:ascii="Calibri" w:hAnsi="Calibri" w:cs="Calibri"/>
          <w:sz w:val="22"/>
          <w:szCs w:val="22"/>
          <w:highlight w:val="green"/>
        </w:rPr>
        <w:pPrChange w:id="3" w:author="Laura Sitler" w:date="2023-08-15T14:48:00Z">
          <w:pPr>
            <w:pStyle w:val="CommentText"/>
            <w:numPr>
              <w:numId w:val="2"/>
            </w:numPr>
            <w:spacing w:after="0" w:line="360" w:lineRule="auto"/>
            <w:ind w:left="1530" w:hanging="360"/>
          </w:pPr>
        </w:pPrChange>
      </w:pPr>
      <w:r w:rsidRPr="00720DAC">
        <w:rPr>
          <w:rFonts w:ascii="Calibri" w:hAnsi="Calibri" w:cs="Calibri"/>
          <w:sz w:val="22"/>
          <w:szCs w:val="22"/>
          <w:highlight w:val="green"/>
        </w:rPr>
        <w:t xml:space="preserve">Gather, analyze, and interpret evidence that may be used in courts or legal </w:t>
      </w:r>
      <w:commentRangeStart w:id="4"/>
      <w:r w:rsidRPr="00720DAC">
        <w:rPr>
          <w:rFonts w:ascii="Calibri" w:hAnsi="Calibri" w:cs="Calibri"/>
          <w:sz w:val="22"/>
          <w:szCs w:val="22"/>
          <w:highlight w:val="green"/>
        </w:rPr>
        <w:t>matters</w:t>
      </w:r>
      <w:commentRangeEnd w:id="4"/>
      <w:r w:rsidRPr="00720DAC">
        <w:rPr>
          <w:rStyle w:val="CommentReference"/>
          <w:rFonts w:ascii="Calibri" w:hAnsi="Calibri" w:cs="Calibri"/>
          <w:sz w:val="22"/>
          <w:szCs w:val="22"/>
          <w:highlight w:val="green"/>
        </w:rPr>
        <w:commentReference w:id="4"/>
      </w:r>
    </w:p>
    <w:p w14:paraId="0071E14D" w14:textId="3317A1FE" w:rsidR="003A06E8" w:rsidRPr="00720DAC" w:rsidRDefault="003A06E8" w:rsidP="00720DAC">
      <w:pPr>
        <w:pStyle w:val="CommentText"/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 </w:t>
      </w:r>
    </w:p>
    <w:p w14:paraId="6BC7A8C5" w14:textId="66463C03" w:rsidR="003A06E8" w:rsidRPr="00720DAC" w:rsidRDefault="003A06E8" w:rsidP="00720DAC">
      <w:pPr>
        <w:pStyle w:val="CommentText"/>
        <w:numPr>
          <w:ilvl w:val="0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Which of the following would NOT be considered a use of forensic radiography? </w:t>
      </w:r>
    </w:p>
    <w:p w14:paraId="65A28CDE" w14:textId="77777777" w:rsidR="003A06E8" w:rsidRPr="00720DAC" w:rsidRDefault="003A06E8" w:rsidP="00720DAC">
      <w:pPr>
        <w:pStyle w:val="CommentText"/>
        <w:numPr>
          <w:ilvl w:val="1"/>
          <w:numId w:val="3"/>
        </w:numPr>
        <w:spacing w:after="0" w:line="360" w:lineRule="auto"/>
        <w:rPr>
          <w:rFonts w:ascii="Calibri" w:hAnsi="Calibri" w:cs="Calibri"/>
          <w:sz w:val="22"/>
          <w:szCs w:val="22"/>
          <w:highlight w:val="green"/>
        </w:rPr>
      </w:pPr>
      <w:r w:rsidRPr="00720DAC">
        <w:rPr>
          <w:rFonts w:ascii="Calibri" w:hAnsi="Calibri" w:cs="Calibri"/>
          <w:sz w:val="22"/>
          <w:szCs w:val="22"/>
          <w:highlight w:val="green"/>
        </w:rPr>
        <w:t xml:space="preserve">A photographic or videotaped recording of a cadaver dissection </w:t>
      </w:r>
    </w:p>
    <w:p w14:paraId="280311DE" w14:textId="77777777" w:rsidR="003A06E8" w:rsidRPr="00720DAC" w:rsidRDefault="003A06E8" w:rsidP="00720DAC">
      <w:pPr>
        <w:pStyle w:val="CommentText"/>
        <w:numPr>
          <w:ilvl w:val="1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Investigation of nonfatal injuries in a case of suspected child abuse </w:t>
      </w:r>
    </w:p>
    <w:p w14:paraId="18D136BC" w14:textId="77777777" w:rsidR="003A06E8" w:rsidRPr="00720DAC" w:rsidRDefault="003A06E8" w:rsidP="00720DAC">
      <w:pPr>
        <w:pStyle w:val="CommentText"/>
        <w:numPr>
          <w:ilvl w:val="1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Detecting a forged document </w:t>
      </w:r>
    </w:p>
    <w:p w14:paraId="732A3240" w14:textId="77777777" w:rsidR="003A06E8" w:rsidRPr="00720DAC" w:rsidRDefault="003A06E8" w:rsidP="00720DAC">
      <w:pPr>
        <w:pStyle w:val="CommentText"/>
        <w:numPr>
          <w:ilvl w:val="1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Identifying an art </w:t>
      </w:r>
      <w:commentRangeStart w:id="5"/>
      <w:r w:rsidRPr="00720DAC">
        <w:rPr>
          <w:rFonts w:ascii="Calibri" w:hAnsi="Calibri" w:cs="Calibri"/>
          <w:sz w:val="22"/>
          <w:szCs w:val="22"/>
        </w:rPr>
        <w:t>forgery</w:t>
      </w:r>
      <w:commentRangeEnd w:id="5"/>
      <w:r w:rsidRPr="00720DAC">
        <w:rPr>
          <w:rStyle w:val="CommentReference"/>
          <w:rFonts w:ascii="Calibri" w:hAnsi="Calibri" w:cs="Calibri"/>
          <w:sz w:val="22"/>
          <w:szCs w:val="22"/>
        </w:rPr>
        <w:commentReference w:id="5"/>
      </w:r>
    </w:p>
    <w:p w14:paraId="4D383291" w14:textId="77777777" w:rsidR="003A06E8" w:rsidRPr="00720DAC" w:rsidRDefault="003A06E8" w:rsidP="00720DAC">
      <w:pPr>
        <w:pStyle w:val="CommentText"/>
        <w:spacing w:after="0" w:line="360" w:lineRule="auto"/>
        <w:ind w:left="1080"/>
        <w:rPr>
          <w:rFonts w:ascii="Calibri" w:hAnsi="Calibri" w:cs="Calibri"/>
          <w:sz w:val="22"/>
          <w:szCs w:val="22"/>
        </w:rPr>
      </w:pPr>
    </w:p>
    <w:p w14:paraId="7475798C" w14:textId="3F268A22" w:rsidR="003A06E8" w:rsidRPr="00720DAC" w:rsidRDefault="003A06E8" w:rsidP="00720DAC">
      <w:pPr>
        <w:pStyle w:val="CommentText"/>
        <w:numPr>
          <w:ilvl w:val="0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In a </w:t>
      </w:r>
      <w:ins w:id="6" w:author="Laura Sitler" w:date="2023-08-15T14:44:00Z">
        <w:r w:rsidR="001A5F73">
          <w:rPr>
            <w:rFonts w:ascii="Calibri" w:hAnsi="Calibri" w:cs="Calibri"/>
            <w:sz w:val="22"/>
            <w:szCs w:val="22"/>
          </w:rPr>
          <w:t>postmortem computed tomography (</w:t>
        </w:r>
      </w:ins>
      <w:r w:rsidRPr="00720DAC">
        <w:rPr>
          <w:rFonts w:ascii="Calibri" w:hAnsi="Calibri" w:cs="Calibri"/>
          <w:sz w:val="22"/>
          <w:szCs w:val="22"/>
        </w:rPr>
        <w:t>PMCT</w:t>
      </w:r>
      <w:ins w:id="7" w:author="Laura Sitler" w:date="2023-08-15T14:44:00Z">
        <w:r w:rsidR="001A5F73">
          <w:rPr>
            <w:rFonts w:ascii="Calibri" w:hAnsi="Calibri" w:cs="Calibri"/>
            <w:sz w:val="22"/>
            <w:szCs w:val="22"/>
          </w:rPr>
          <w:t>)</w:t>
        </w:r>
      </w:ins>
      <w:r w:rsidRPr="00720DAC">
        <w:rPr>
          <w:rFonts w:ascii="Calibri" w:hAnsi="Calibri" w:cs="Calibri"/>
          <w:sz w:val="22"/>
          <w:szCs w:val="22"/>
        </w:rPr>
        <w:t xml:space="preserve"> scan, different types of tissues (eg, soft tissue, lung, bone, </w:t>
      </w:r>
      <w:ins w:id="8" w:author="Laura Sitler" w:date="2023-08-15T14:45:00Z">
        <w:r w:rsidR="001A5F73">
          <w:rPr>
            <w:rFonts w:ascii="Calibri" w:hAnsi="Calibri" w:cs="Calibri"/>
            <w:sz w:val="22"/>
            <w:szCs w:val="22"/>
          </w:rPr>
          <w:t xml:space="preserve">and </w:t>
        </w:r>
      </w:ins>
      <w:r w:rsidRPr="00720DAC">
        <w:rPr>
          <w:rFonts w:ascii="Calibri" w:hAnsi="Calibri" w:cs="Calibri"/>
          <w:sz w:val="22"/>
          <w:szCs w:val="22"/>
        </w:rPr>
        <w:t xml:space="preserve">brain) can be distinguished by adjusting </w:t>
      </w:r>
      <w:ins w:id="9" w:author="Laura Sitler" w:date="2023-08-15T14:47:00Z">
        <w:r w:rsidR="001A5F73">
          <w:rPr>
            <w:rFonts w:ascii="Calibri" w:hAnsi="Calibri" w:cs="Calibri"/>
            <w:sz w:val="22"/>
            <w:szCs w:val="22"/>
          </w:rPr>
          <w:t>the:</w:t>
        </w:r>
      </w:ins>
    </w:p>
    <w:p w14:paraId="59C4E246" w14:textId="725DFFB3" w:rsidR="003A06E8" w:rsidRPr="00720DAC" w:rsidRDefault="003A06E8" w:rsidP="00720DAC">
      <w:pPr>
        <w:pStyle w:val="CommentText"/>
        <w:numPr>
          <w:ilvl w:val="1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  <w:highlight w:val="green"/>
        </w:rPr>
        <w:t xml:space="preserve">X-ray </w:t>
      </w:r>
      <w:commentRangeStart w:id="10"/>
      <w:r w:rsidRPr="00720DAC">
        <w:rPr>
          <w:rFonts w:ascii="Calibri" w:hAnsi="Calibri" w:cs="Calibri"/>
          <w:sz w:val="22"/>
          <w:szCs w:val="22"/>
          <w:highlight w:val="green"/>
        </w:rPr>
        <w:t>attenuation</w:t>
      </w:r>
      <w:commentRangeEnd w:id="10"/>
      <w:r w:rsidRPr="00720DAC">
        <w:rPr>
          <w:rStyle w:val="CommentReference"/>
          <w:rFonts w:ascii="Calibri" w:hAnsi="Calibri" w:cs="Calibri"/>
          <w:sz w:val="22"/>
          <w:szCs w:val="22"/>
          <w:highlight w:val="green"/>
        </w:rPr>
        <w:commentReference w:id="10"/>
      </w:r>
      <w:r w:rsidRPr="00720DAC">
        <w:rPr>
          <w:rFonts w:ascii="Calibri" w:hAnsi="Calibri" w:cs="Calibri"/>
          <w:sz w:val="22"/>
          <w:szCs w:val="22"/>
          <w:highlight w:val="green"/>
        </w:rPr>
        <w:t xml:space="preserve"> windows</w:t>
      </w:r>
      <w:r w:rsidRPr="00720DAC">
        <w:rPr>
          <w:rFonts w:ascii="Calibri" w:hAnsi="Calibri" w:cs="Calibri"/>
          <w:sz w:val="22"/>
          <w:szCs w:val="22"/>
        </w:rPr>
        <w:t xml:space="preserve"> </w:t>
      </w:r>
    </w:p>
    <w:p w14:paraId="71297F5A" w14:textId="461A0C7C" w:rsidR="003A06E8" w:rsidRPr="00720DAC" w:rsidRDefault="001A5F73" w:rsidP="00720DAC">
      <w:pPr>
        <w:pStyle w:val="CommentText"/>
        <w:numPr>
          <w:ilvl w:val="1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ins w:id="11" w:author="Laura Sitler" w:date="2023-08-15T14:46:00Z">
        <w:r>
          <w:rPr>
            <w:rFonts w:ascii="Calibri" w:hAnsi="Calibri" w:cs="Calibri"/>
            <w:sz w:val="22"/>
            <w:szCs w:val="22"/>
          </w:rPr>
          <w:t>K</w:t>
        </w:r>
      </w:ins>
      <w:ins w:id="12" w:author="Laura Sitler" w:date="2023-08-15T14:45:00Z">
        <w:r>
          <w:rPr>
            <w:rFonts w:ascii="Calibri" w:hAnsi="Calibri" w:cs="Calibri"/>
            <w:sz w:val="22"/>
            <w:szCs w:val="22"/>
          </w:rPr>
          <w:t xml:space="preserve">ilovolt peak </w:t>
        </w:r>
      </w:ins>
      <w:del w:id="13" w:author="Laura Sitler" w:date="2023-08-15T14:45:00Z">
        <w:r w:rsidR="003A06E8" w:rsidRPr="00720DAC" w:rsidDel="001A5F73">
          <w:rPr>
            <w:rFonts w:ascii="Calibri" w:hAnsi="Calibri" w:cs="Calibri"/>
            <w:sz w:val="22"/>
            <w:szCs w:val="22"/>
          </w:rPr>
          <w:delText>kVp</w:delText>
        </w:r>
      </w:del>
    </w:p>
    <w:p w14:paraId="60079D6C" w14:textId="1F8DDA9B" w:rsidR="003A06E8" w:rsidRPr="00720DAC" w:rsidRDefault="001A5F73" w:rsidP="00720DAC">
      <w:pPr>
        <w:pStyle w:val="CommentText"/>
        <w:numPr>
          <w:ilvl w:val="1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ins w:id="14" w:author="Laura Sitler" w:date="2023-08-15T14:46:00Z">
        <w:r>
          <w:rPr>
            <w:rFonts w:ascii="Calibri" w:hAnsi="Calibri" w:cs="Calibri"/>
            <w:sz w:val="22"/>
            <w:szCs w:val="22"/>
          </w:rPr>
          <w:t>Milliampere-seconds</w:t>
        </w:r>
      </w:ins>
      <w:del w:id="15" w:author="Laura Sitler" w:date="2023-08-15T14:46:00Z">
        <w:r w:rsidR="003A06E8" w:rsidRPr="00720DAC" w:rsidDel="001A5F73">
          <w:rPr>
            <w:rFonts w:ascii="Calibri" w:hAnsi="Calibri" w:cs="Calibri"/>
            <w:sz w:val="22"/>
            <w:szCs w:val="22"/>
          </w:rPr>
          <w:delText>mAs</w:delText>
        </w:r>
      </w:del>
      <w:r w:rsidR="003A06E8" w:rsidRPr="00720DAC">
        <w:rPr>
          <w:rFonts w:ascii="Calibri" w:hAnsi="Calibri" w:cs="Calibri"/>
          <w:sz w:val="22"/>
          <w:szCs w:val="22"/>
        </w:rPr>
        <w:t xml:space="preserve"> </w:t>
      </w:r>
    </w:p>
    <w:p w14:paraId="40D874DF" w14:textId="0E6E2764" w:rsidR="003A06E8" w:rsidRPr="00720DAC" w:rsidRDefault="003A06E8" w:rsidP="00720DAC">
      <w:pPr>
        <w:pStyle w:val="CommentText"/>
        <w:numPr>
          <w:ilvl w:val="1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del w:id="16" w:author="Laura Sitler" w:date="2023-08-15T14:46:00Z">
        <w:r w:rsidRPr="00720DAC" w:rsidDel="001A5F73">
          <w:rPr>
            <w:rFonts w:ascii="Calibri" w:hAnsi="Calibri" w:cs="Calibri"/>
            <w:sz w:val="22"/>
            <w:szCs w:val="22"/>
          </w:rPr>
          <w:delText>x</w:delText>
        </w:r>
      </w:del>
      <w:ins w:id="17" w:author="Laura Sitler" w:date="2023-08-15T14:46:00Z">
        <w:r w:rsidR="001A5F73">
          <w:rPr>
            <w:rFonts w:ascii="Calibri" w:hAnsi="Calibri" w:cs="Calibri"/>
            <w:sz w:val="22"/>
            <w:szCs w:val="22"/>
          </w:rPr>
          <w:t>X</w:t>
        </w:r>
      </w:ins>
      <w:r w:rsidRPr="00720DAC">
        <w:rPr>
          <w:rFonts w:ascii="Calibri" w:hAnsi="Calibri" w:cs="Calibri"/>
          <w:sz w:val="22"/>
          <w:szCs w:val="22"/>
        </w:rPr>
        <w:t>-ray tube aperture</w:t>
      </w:r>
    </w:p>
    <w:p w14:paraId="03027307" w14:textId="77777777" w:rsidR="003A06E8" w:rsidRPr="00720DAC" w:rsidRDefault="003A06E8" w:rsidP="00720DAC">
      <w:pPr>
        <w:pStyle w:val="CommentText"/>
        <w:spacing w:after="0" w:line="360" w:lineRule="auto"/>
        <w:ind w:left="720"/>
        <w:rPr>
          <w:rFonts w:ascii="Calibri" w:hAnsi="Calibri" w:cs="Calibri"/>
          <w:sz w:val="22"/>
          <w:szCs w:val="22"/>
        </w:rPr>
      </w:pPr>
    </w:p>
    <w:p w14:paraId="5A623546" w14:textId="58550897" w:rsidR="003A06E8" w:rsidRPr="00720DAC" w:rsidRDefault="003A06E8" w:rsidP="00720DAC">
      <w:pPr>
        <w:pStyle w:val="CommentText"/>
        <w:numPr>
          <w:ilvl w:val="0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A polygon mesh displays information </w:t>
      </w:r>
      <w:ins w:id="18" w:author="Laura Sitler" w:date="2023-08-15T14:48:00Z">
        <w:r w:rsidR="001A5F73">
          <w:rPr>
            <w:rFonts w:ascii="Calibri" w:hAnsi="Calibri" w:cs="Calibri"/>
            <w:sz w:val="22"/>
            <w:szCs w:val="22"/>
          </w:rPr>
          <w:t xml:space="preserve">about </w:t>
        </w:r>
      </w:ins>
      <w:r w:rsidRPr="00720DAC">
        <w:rPr>
          <w:rFonts w:ascii="Calibri" w:hAnsi="Calibri" w:cs="Calibri"/>
          <w:sz w:val="22"/>
          <w:szCs w:val="22"/>
        </w:rPr>
        <w:t xml:space="preserve">the _________ of an object. </w:t>
      </w:r>
    </w:p>
    <w:p w14:paraId="04A2B173" w14:textId="5A90778A" w:rsidR="003A06E8" w:rsidRPr="00720DAC" w:rsidRDefault="003A06E8" w:rsidP="00720DAC">
      <w:pPr>
        <w:pStyle w:val="CommentText"/>
        <w:numPr>
          <w:ilvl w:val="1"/>
          <w:numId w:val="7"/>
        </w:numPr>
        <w:spacing w:after="0" w:line="360" w:lineRule="auto"/>
        <w:rPr>
          <w:rFonts w:ascii="Calibri" w:hAnsi="Calibri" w:cs="Calibri"/>
          <w:sz w:val="22"/>
          <w:szCs w:val="22"/>
        </w:rPr>
      </w:pPr>
      <w:del w:id="19" w:author="Laura Sitler" w:date="2023-08-15T14:48:00Z">
        <w:r w:rsidRPr="00720DAC" w:rsidDel="001A5F73">
          <w:rPr>
            <w:rFonts w:ascii="Calibri" w:hAnsi="Calibri" w:cs="Calibri"/>
            <w:sz w:val="22"/>
            <w:szCs w:val="22"/>
          </w:rPr>
          <w:delText xml:space="preserve">a </w:delText>
        </w:r>
      </w:del>
      <w:r w:rsidRPr="00720DAC">
        <w:rPr>
          <w:rFonts w:ascii="Calibri" w:hAnsi="Calibri" w:cs="Calibri"/>
          <w:sz w:val="22"/>
          <w:szCs w:val="22"/>
        </w:rPr>
        <w:t>Volume</w:t>
      </w:r>
    </w:p>
    <w:p w14:paraId="707E3548" w14:textId="1F5A0D15" w:rsidR="003A06E8" w:rsidRPr="00720DAC" w:rsidRDefault="003A06E8" w:rsidP="00720DAC">
      <w:pPr>
        <w:pStyle w:val="CommentText"/>
        <w:numPr>
          <w:ilvl w:val="1"/>
          <w:numId w:val="7"/>
        </w:numPr>
        <w:spacing w:after="0" w:line="360" w:lineRule="auto"/>
        <w:rPr>
          <w:rFonts w:ascii="Calibri" w:hAnsi="Calibri" w:cs="Calibri"/>
          <w:sz w:val="22"/>
          <w:szCs w:val="22"/>
          <w:highlight w:val="green"/>
        </w:rPr>
      </w:pPr>
      <w:commentRangeStart w:id="20"/>
      <w:r w:rsidRPr="00720DAC">
        <w:rPr>
          <w:rFonts w:ascii="Calibri" w:hAnsi="Calibri" w:cs="Calibri"/>
          <w:sz w:val="22"/>
          <w:szCs w:val="22"/>
          <w:highlight w:val="green"/>
        </w:rPr>
        <w:t>Surface</w:t>
      </w:r>
      <w:commentRangeEnd w:id="20"/>
      <w:r w:rsidRPr="00720DAC">
        <w:rPr>
          <w:rStyle w:val="CommentReference"/>
          <w:rFonts w:ascii="Calibri" w:hAnsi="Calibri" w:cs="Calibri"/>
          <w:sz w:val="22"/>
          <w:szCs w:val="22"/>
          <w:highlight w:val="green"/>
        </w:rPr>
        <w:commentReference w:id="20"/>
      </w:r>
    </w:p>
    <w:p w14:paraId="34CF0750" w14:textId="5CB497CC" w:rsidR="003A06E8" w:rsidRPr="00720DAC" w:rsidRDefault="003A06E8" w:rsidP="00720DAC">
      <w:pPr>
        <w:pStyle w:val="CommentText"/>
        <w:numPr>
          <w:ilvl w:val="1"/>
          <w:numId w:val="7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Density </w:t>
      </w:r>
    </w:p>
    <w:p w14:paraId="2D2D8FE8" w14:textId="17305DA8" w:rsidR="003A06E8" w:rsidRPr="00720DAC" w:rsidRDefault="003A06E8" w:rsidP="00720DAC">
      <w:pPr>
        <w:pStyle w:val="CommentText"/>
        <w:numPr>
          <w:ilvl w:val="1"/>
          <w:numId w:val="7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>Temperature</w:t>
      </w:r>
    </w:p>
    <w:p w14:paraId="126B223C" w14:textId="77777777" w:rsidR="003A06E8" w:rsidRPr="00720DAC" w:rsidRDefault="003A06E8" w:rsidP="00720DAC">
      <w:pPr>
        <w:pStyle w:val="CommentText"/>
        <w:spacing w:after="0" w:line="360" w:lineRule="auto"/>
        <w:ind w:left="720"/>
        <w:rPr>
          <w:rFonts w:ascii="Calibri" w:hAnsi="Calibri" w:cs="Calibri"/>
          <w:sz w:val="22"/>
          <w:szCs w:val="22"/>
        </w:rPr>
      </w:pPr>
    </w:p>
    <w:p w14:paraId="08CF437C" w14:textId="16CFA817" w:rsidR="003A06E8" w:rsidRPr="00720DAC" w:rsidRDefault="003A06E8" w:rsidP="00720DAC">
      <w:pPr>
        <w:pStyle w:val="CommentText"/>
        <w:numPr>
          <w:ilvl w:val="0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A study that examined the accuracy of PMCT found that it was able to correctly identify the cause of death 100% of the time for several types of common pathologies. The accuracy of PMCT was lowest for deaths involving: </w:t>
      </w:r>
    </w:p>
    <w:p w14:paraId="125CA91E" w14:textId="377045CF" w:rsidR="003A06E8" w:rsidRPr="00720DAC" w:rsidRDefault="003A06E8" w:rsidP="00720DAC">
      <w:pPr>
        <w:pStyle w:val="CommentText"/>
        <w:numPr>
          <w:ilvl w:val="1"/>
          <w:numId w:val="8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Acute heart failure </w:t>
      </w:r>
    </w:p>
    <w:p w14:paraId="07D098CD" w14:textId="6932ECAA" w:rsidR="003A06E8" w:rsidRPr="00720DAC" w:rsidRDefault="003A06E8" w:rsidP="00720DAC">
      <w:pPr>
        <w:pStyle w:val="CommentText"/>
        <w:numPr>
          <w:ilvl w:val="1"/>
          <w:numId w:val="8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Intracranial bleeding </w:t>
      </w:r>
    </w:p>
    <w:p w14:paraId="6882AD16" w14:textId="61AE271F" w:rsidR="003A06E8" w:rsidRPr="00720DAC" w:rsidRDefault="003A06E8" w:rsidP="00720DAC">
      <w:pPr>
        <w:pStyle w:val="CommentText"/>
        <w:numPr>
          <w:ilvl w:val="1"/>
          <w:numId w:val="8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lastRenderedPageBreak/>
        <w:t xml:space="preserve">Gunshot wounds </w:t>
      </w:r>
    </w:p>
    <w:p w14:paraId="17A42086" w14:textId="711FC9A5" w:rsidR="003A06E8" w:rsidRPr="00720DAC" w:rsidRDefault="003A06E8" w:rsidP="00720DAC">
      <w:pPr>
        <w:pStyle w:val="CommentText"/>
        <w:numPr>
          <w:ilvl w:val="1"/>
          <w:numId w:val="8"/>
        </w:numPr>
        <w:spacing w:after="0" w:line="360" w:lineRule="auto"/>
        <w:rPr>
          <w:rFonts w:ascii="Calibri" w:hAnsi="Calibri" w:cs="Calibri"/>
          <w:sz w:val="22"/>
          <w:szCs w:val="22"/>
          <w:highlight w:val="green"/>
        </w:rPr>
      </w:pPr>
      <w:commentRangeStart w:id="21"/>
      <w:r w:rsidRPr="00720DAC">
        <w:rPr>
          <w:rFonts w:ascii="Calibri" w:hAnsi="Calibri" w:cs="Calibri"/>
          <w:sz w:val="22"/>
          <w:szCs w:val="22"/>
          <w:highlight w:val="green"/>
        </w:rPr>
        <w:t>Pneumonia</w:t>
      </w:r>
      <w:commentRangeEnd w:id="21"/>
    </w:p>
    <w:p w14:paraId="733C0941" w14:textId="77777777" w:rsidR="003A06E8" w:rsidRPr="00720DAC" w:rsidRDefault="003A06E8" w:rsidP="00720DAC">
      <w:pPr>
        <w:pStyle w:val="CommentText"/>
        <w:spacing w:after="0" w:line="360" w:lineRule="auto"/>
        <w:ind w:left="720"/>
        <w:rPr>
          <w:rFonts w:ascii="Calibri" w:hAnsi="Calibri" w:cs="Calibri"/>
          <w:sz w:val="22"/>
          <w:szCs w:val="22"/>
        </w:rPr>
      </w:pPr>
    </w:p>
    <w:p w14:paraId="6808BEF4" w14:textId="5AE82792" w:rsidR="003A06E8" w:rsidRPr="00720DAC" w:rsidRDefault="003A06E8" w:rsidP="00720DAC">
      <w:pPr>
        <w:pStyle w:val="CommentText"/>
        <w:numPr>
          <w:ilvl w:val="0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Style w:val="CommentReference"/>
          <w:rFonts w:ascii="Calibri" w:hAnsi="Calibri" w:cs="Calibri"/>
          <w:sz w:val="22"/>
          <w:szCs w:val="22"/>
        </w:rPr>
        <w:commentReference w:id="21"/>
      </w:r>
      <w:r w:rsidRPr="00720DAC">
        <w:rPr>
          <w:rFonts w:ascii="Calibri" w:hAnsi="Calibri" w:cs="Calibri"/>
          <w:sz w:val="22"/>
          <w:szCs w:val="22"/>
        </w:rPr>
        <w:t xml:space="preserve">The use of _______________ can distinguish ferromagnetic objects from nonferromagnetic objects. </w:t>
      </w:r>
    </w:p>
    <w:p w14:paraId="3C7B1099" w14:textId="5AE79F0E" w:rsidR="003A06E8" w:rsidRPr="00720DAC" w:rsidRDefault="003A06E8" w:rsidP="00720DAC">
      <w:pPr>
        <w:pStyle w:val="CommentText"/>
        <w:numPr>
          <w:ilvl w:val="1"/>
          <w:numId w:val="9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>I</w:t>
      </w:r>
      <w:ins w:id="22" w:author="Laura Sitler" w:date="2023-08-15T14:51:00Z">
        <w:r w:rsidR="001A5F73">
          <w:rPr>
            <w:rFonts w:ascii="Calibri" w:hAnsi="Calibri" w:cs="Calibri"/>
            <w:sz w:val="22"/>
            <w:szCs w:val="22"/>
          </w:rPr>
          <w:t xml:space="preserve">ntravenous </w:t>
        </w:r>
      </w:ins>
      <w:del w:id="23" w:author="Laura Sitler" w:date="2023-08-15T14:51:00Z">
        <w:r w:rsidRPr="00720DAC" w:rsidDel="001A5F73">
          <w:rPr>
            <w:rFonts w:ascii="Calibri" w:hAnsi="Calibri" w:cs="Calibri"/>
            <w:sz w:val="22"/>
            <w:szCs w:val="22"/>
          </w:rPr>
          <w:delText xml:space="preserve">V </w:delText>
        </w:r>
      </w:del>
      <w:r w:rsidRPr="00720DAC">
        <w:rPr>
          <w:rFonts w:ascii="Calibri" w:hAnsi="Calibri" w:cs="Calibri"/>
          <w:sz w:val="22"/>
          <w:szCs w:val="22"/>
        </w:rPr>
        <w:t xml:space="preserve">contrast </w:t>
      </w:r>
    </w:p>
    <w:p w14:paraId="5838988B" w14:textId="7E2BC6E1" w:rsidR="003A06E8" w:rsidRPr="00720DAC" w:rsidRDefault="003A06E8" w:rsidP="00720DAC">
      <w:pPr>
        <w:pStyle w:val="CommentText"/>
        <w:numPr>
          <w:ilvl w:val="1"/>
          <w:numId w:val="9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Attenuation windowing </w:t>
      </w:r>
    </w:p>
    <w:p w14:paraId="0E40F9F8" w14:textId="777C7CE5" w:rsidR="003A06E8" w:rsidRPr="00720DAC" w:rsidRDefault="003A06E8" w:rsidP="00720DAC">
      <w:pPr>
        <w:pStyle w:val="CommentText"/>
        <w:numPr>
          <w:ilvl w:val="1"/>
          <w:numId w:val="9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  <w:highlight w:val="green"/>
        </w:rPr>
        <w:t xml:space="preserve">Dual-energy </w:t>
      </w:r>
      <w:ins w:id="24" w:author="Laura Sitler" w:date="2023-08-15T14:50:00Z">
        <w:r w:rsidR="001A5F73">
          <w:rPr>
            <w:rFonts w:ascii="Calibri" w:hAnsi="Calibri" w:cs="Calibri"/>
            <w:sz w:val="22"/>
            <w:szCs w:val="22"/>
            <w:highlight w:val="green"/>
          </w:rPr>
          <w:t>com</w:t>
        </w:r>
      </w:ins>
      <w:ins w:id="25" w:author="Laura Sitler" w:date="2023-08-15T14:51:00Z">
        <w:r w:rsidR="001A5F73">
          <w:rPr>
            <w:rFonts w:ascii="Calibri" w:hAnsi="Calibri" w:cs="Calibri"/>
            <w:sz w:val="22"/>
            <w:szCs w:val="22"/>
            <w:highlight w:val="green"/>
          </w:rPr>
          <w:t>puted tomography (</w:t>
        </w:r>
      </w:ins>
      <w:commentRangeStart w:id="26"/>
      <w:r w:rsidRPr="00720DAC">
        <w:rPr>
          <w:rFonts w:ascii="Calibri" w:hAnsi="Calibri" w:cs="Calibri"/>
          <w:sz w:val="22"/>
          <w:szCs w:val="22"/>
          <w:highlight w:val="green"/>
        </w:rPr>
        <w:t>CT</w:t>
      </w:r>
      <w:commentRangeEnd w:id="26"/>
      <w:ins w:id="27" w:author="Laura Sitler" w:date="2023-08-15T14:51:00Z">
        <w:r w:rsidR="001A5F73">
          <w:rPr>
            <w:rFonts w:ascii="Calibri" w:hAnsi="Calibri" w:cs="Calibri"/>
            <w:sz w:val="22"/>
            <w:szCs w:val="22"/>
            <w:highlight w:val="green"/>
          </w:rPr>
          <w:t>)</w:t>
        </w:r>
      </w:ins>
      <w:r w:rsidRPr="00720DAC">
        <w:rPr>
          <w:rStyle w:val="CommentReference"/>
          <w:rFonts w:ascii="Calibri" w:hAnsi="Calibri" w:cs="Calibri"/>
          <w:sz w:val="22"/>
          <w:szCs w:val="22"/>
          <w:highlight w:val="green"/>
        </w:rPr>
        <w:commentReference w:id="26"/>
      </w:r>
      <w:r w:rsidRPr="00720DAC">
        <w:rPr>
          <w:rFonts w:ascii="Calibri" w:hAnsi="Calibri" w:cs="Calibri"/>
          <w:sz w:val="22"/>
          <w:szCs w:val="22"/>
        </w:rPr>
        <w:t xml:space="preserve"> </w:t>
      </w:r>
    </w:p>
    <w:p w14:paraId="146E101C" w14:textId="0489CF9E" w:rsidR="003A06E8" w:rsidRDefault="003A06E8" w:rsidP="00720DAC">
      <w:pPr>
        <w:pStyle w:val="CommentText"/>
        <w:numPr>
          <w:ilvl w:val="1"/>
          <w:numId w:val="9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>Multiplanar formatting</w:t>
      </w:r>
    </w:p>
    <w:p w14:paraId="61B9BED1" w14:textId="77777777" w:rsidR="00720DAC" w:rsidRPr="00720DAC" w:rsidRDefault="00720DAC" w:rsidP="00720DAC">
      <w:pPr>
        <w:pStyle w:val="CommentText"/>
        <w:spacing w:after="0" w:line="360" w:lineRule="auto"/>
        <w:ind w:left="1440"/>
        <w:rPr>
          <w:rFonts w:ascii="Calibri" w:hAnsi="Calibri" w:cs="Calibri"/>
          <w:sz w:val="22"/>
          <w:szCs w:val="22"/>
        </w:rPr>
      </w:pPr>
    </w:p>
    <w:p w14:paraId="661EA541" w14:textId="645518BC" w:rsidR="003A06E8" w:rsidRPr="00720DAC" w:rsidRDefault="003A06E8" w:rsidP="00720DAC">
      <w:pPr>
        <w:pStyle w:val="CommentText"/>
        <w:numPr>
          <w:ilvl w:val="0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Research suggests that PMCT may be more sensitive than traditional autopsy for detecting bony injuries, with the exception of </w:t>
      </w:r>
      <w:del w:id="28" w:author="Laura Sitler" w:date="2023-08-15T14:51:00Z">
        <w:r w:rsidRPr="00720DAC" w:rsidDel="001A5F73">
          <w:rPr>
            <w:rFonts w:ascii="Calibri" w:hAnsi="Calibri" w:cs="Calibri"/>
            <w:sz w:val="22"/>
            <w:szCs w:val="22"/>
          </w:rPr>
          <w:delText xml:space="preserve">the: </w:delText>
        </w:r>
      </w:del>
      <w:ins w:id="29" w:author="Laura Sitler" w:date="2023-08-15T14:51:00Z">
        <w:r w:rsidR="001A5F73">
          <w:rPr>
            <w:rFonts w:ascii="Calibri" w:hAnsi="Calibri" w:cs="Calibri"/>
            <w:sz w:val="22"/>
            <w:szCs w:val="22"/>
          </w:rPr>
          <w:t>_________ fractures.</w:t>
        </w:r>
      </w:ins>
    </w:p>
    <w:p w14:paraId="40B68B99" w14:textId="3589FF31" w:rsidR="003A06E8" w:rsidRPr="00720DAC" w:rsidRDefault="003A06E8" w:rsidP="00720DAC">
      <w:pPr>
        <w:pStyle w:val="CommentText"/>
        <w:numPr>
          <w:ilvl w:val="1"/>
          <w:numId w:val="10"/>
        </w:numPr>
        <w:spacing w:after="0" w:line="360" w:lineRule="auto"/>
        <w:rPr>
          <w:rFonts w:ascii="Calibri" w:hAnsi="Calibri" w:cs="Calibri"/>
          <w:sz w:val="22"/>
          <w:szCs w:val="22"/>
          <w:highlight w:val="green"/>
        </w:rPr>
      </w:pPr>
      <w:commentRangeStart w:id="30"/>
      <w:r w:rsidRPr="00720DAC">
        <w:rPr>
          <w:rFonts w:ascii="Calibri" w:hAnsi="Calibri" w:cs="Calibri"/>
          <w:sz w:val="22"/>
          <w:szCs w:val="22"/>
          <w:highlight w:val="green"/>
        </w:rPr>
        <w:t>Rib</w:t>
      </w:r>
      <w:del w:id="31" w:author="Laura Sitler" w:date="2023-08-15T14:51:00Z">
        <w:r w:rsidRPr="00720DAC" w:rsidDel="001A5F73">
          <w:rPr>
            <w:rFonts w:ascii="Calibri" w:hAnsi="Calibri" w:cs="Calibri"/>
            <w:sz w:val="22"/>
            <w:szCs w:val="22"/>
            <w:highlight w:val="green"/>
          </w:rPr>
          <w:delText>s</w:delText>
        </w:r>
      </w:del>
      <w:commentRangeEnd w:id="30"/>
      <w:r w:rsidRPr="00720DAC">
        <w:rPr>
          <w:rStyle w:val="CommentReference"/>
          <w:rFonts w:ascii="Calibri" w:hAnsi="Calibri" w:cs="Calibri"/>
          <w:sz w:val="22"/>
          <w:szCs w:val="22"/>
          <w:highlight w:val="green"/>
        </w:rPr>
        <w:commentReference w:id="30"/>
      </w:r>
      <w:r w:rsidRPr="00720DAC">
        <w:rPr>
          <w:rFonts w:ascii="Calibri" w:hAnsi="Calibri" w:cs="Calibri"/>
          <w:sz w:val="22"/>
          <w:szCs w:val="22"/>
          <w:highlight w:val="green"/>
        </w:rPr>
        <w:t xml:space="preserve"> </w:t>
      </w:r>
    </w:p>
    <w:p w14:paraId="36165662" w14:textId="5230220F" w:rsidR="003A06E8" w:rsidRPr="00720DAC" w:rsidRDefault="003A06E8" w:rsidP="00720DAC">
      <w:pPr>
        <w:pStyle w:val="CommentText"/>
        <w:numPr>
          <w:ilvl w:val="1"/>
          <w:numId w:val="10"/>
        </w:numPr>
        <w:spacing w:after="0" w:line="360" w:lineRule="auto"/>
        <w:rPr>
          <w:rFonts w:ascii="Calibri" w:hAnsi="Calibri" w:cs="Calibri"/>
          <w:sz w:val="22"/>
          <w:szCs w:val="22"/>
        </w:rPr>
      </w:pPr>
      <w:del w:id="32" w:author="Laura Sitler" w:date="2023-08-15T14:51:00Z">
        <w:r w:rsidRPr="00720DAC" w:rsidDel="001A5F73">
          <w:rPr>
            <w:rFonts w:ascii="Calibri" w:hAnsi="Calibri" w:cs="Calibri"/>
            <w:sz w:val="22"/>
            <w:szCs w:val="22"/>
          </w:rPr>
          <w:delText>b.</w:delText>
        </w:r>
      </w:del>
      <w:r w:rsidRPr="00720DAC">
        <w:rPr>
          <w:rFonts w:ascii="Calibri" w:hAnsi="Calibri" w:cs="Calibri"/>
          <w:sz w:val="22"/>
          <w:szCs w:val="22"/>
        </w:rPr>
        <w:t xml:space="preserve">Skull </w:t>
      </w:r>
    </w:p>
    <w:p w14:paraId="11FCB35D" w14:textId="351D7FB4" w:rsidR="003A06E8" w:rsidRPr="00720DAC" w:rsidRDefault="003A06E8" w:rsidP="00720DAC">
      <w:pPr>
        <w:pStyle w:val="CommentText"/>
        <w:numPr>
          <w:ilvl w:val="1"/>
          <w:numId w:val="10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Larynx </w:t>
      </w:r>
    </w:p>
    <w:p w14:paraId="176E0F99" w14:textId="26EA09F2" w:rsidR="003A06E8" w:rsidRDefault="003A06E8" w:rsidP="00720DAC">
      <w:pPr>
        <w:pStyle w:val="CommentText"/>
        <w:numPr>
          <w:ilvl w:val="1"/>
          <w:numId w:val="10"/>
        </w:numPr>
        <w:spacing w:after="0" w:line="360" w:lineRule="auto"/>
        <w:rPr>
          <w:rFonts w:ascii="Calibri" w:hAnsi="Calibri" w:cs="Calibri"/>
          <w:sz w:val="22"/>
          <w:szCs w:val="22"/>
        </w:rPr>
      </w:pPr>
      <w:del w:id="33" w:author="Laura Sitler" w:date="2023-08-15T14:52:00Z">
        <w:r w:rsidRPr="00720DAC" w:rsidDel="001A5F73">
          <w:rPr>
            <w:rFonts w:ascii="Calibri" w:hAnsi="Calibri" w:cs="Calibri"/>
            <w:sz w:val="22"/>
            <w:szCs w:val="22"/>
          </w:rPr>
          <w:delText>Spine</w:delText>
        </w:r>
      </w:del>
      <w:ins w:id="34" w:author="Laura Sitler" w:date="2023-08-15T14:52:00Z">
        <w:r w:rsidR="001A5F73" w:rsidRPr="00720DAC">
          <w:rPr>
            <w:rFonts w:ascii="Calibri" w:hAnsi="Calibri" w:cs="Calibri"/>
            <w:sz w:val="22"/>
            <w:szCs w:val="22"/>
          </w:rPr>
          <w:t>Spin</w:t>
        </w:r>
        <w:r w:rsidR="001A5F73">
          <w:rPr>
            <w:rFonts w:ascii="Calibri" w:hAnsi="Calibri" w:cs="Calibri"/>
            <w:sz w:val="22"/>
            <w:szCs w:val="22"/>
          </w:rPr>
          <w:t>al</w:t>
        </w:r>
      </w:ins>
    </w:p>
    <w:p w14:paraId="285A8ADE" w14:textId="77777777" w:rsidR="00720DAC" w:rsidRPr="00720DAC" w:rsidRDefault="00720DAC" w:rsidP="00720DAC">
      <w:pPr>
        <w:pStyle w:val="CommentText"/>
        <w:spacing w:after="0" w:line="360" w:lineRule="auto"/>
        <w:ind w:left="1440"/>
        <w:rPr>
          <w:rFonts w:ascii="Calibri" w:hAnsi="Calibri" w:cs="Calibri"/>
          <w:sz w:val="22"/>
          <w:szCs w:val="22"/>
        </w:rPr>
      </w:pPr>
    </w:p>
    <w:p w14:paraId="2EB7019B" w14:textId="77B71CED" w:rsidR="003A06E8" w:rsidRPr="00720DAC" w:rsidRDefault="003A06E8" w:rsidP="00720DAC">
      <w:pPr>
        <w:pStyle w:val="CommentText"/>
        <w:numPr>
          <w:ilvl w:val="0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Which of the following would be most appropriate for identifying potential lesions of the laryngeal skeleton in a case of suspected strangulation? </w:t>
      </w:r>
    </w:p>
    <w:p w14:paraId="3DC55D4B" w14:textId="77777777" w:rsidR="003A06E8" w:rsidRPr="00720DAC" w:rsidRDefault="003A06E8" w:rsidP="00720DAC">
      <w:pPr>
        <w:pStyle w:val="CommentText"/>
        <w:numPr>
          <w:ilvl w:val="1"/>
          <w:numId w:val="11"/>
        </w:numPr>
        <w:spacing w:after="0" w:line="360" w:lineRule="auto"/>
        <w:rPr>
          <w:rFonts w:ascii="Calibri" w:hAnsi="Calibri" w:cs="Calibri"/>
          <w:sz w:val="22"/>
          <w:szCs w:val="22"/>
          <w:highlight w:val="green"/>
        </w:rPr>
      </w:pPr>
      <w:r w:rsidRPr="00720DAC">
        <w:rPr>
          <w:rFonts w:ascii="Calibri" w:hAnsi="Calibri" w:cs="Calibri"/>
          <w:sz w:val="22"/>
          <w:szCs w:val="22"/>
          <w:highlight w:val="green"/>
        </w:rPr>
        <w:t xml:space="preserve">Dual-energy </w:t>
      </w:r>
      <w:commentRangeStart w:id="35"/>
      <w:commentRangeStart w:id="36"/>
      <w:r w:rsidRPr="00720DAC">
        <w:rPr>
          <w:rFonts w:ascii="Calibri" w:hAnsi="Calibri" w:cs="Calibri"/>
          <w:sz w:val="22"/>
          <w:szCs w:val="22"/>
          <w:highlight w:val="green"/>
        </w:rPr>
        <w:t>CT</w:t>
      </w:r>
      <w:commentRangeEnd w:id="35"/>
      <w:r w:rsidRPr="00720DAC">
        <w:rPr>
          <w:rStyle w:val="CommentReference"/>
          <w:rFonts w:ascii="Calibri" w:hAnsi="Calibri" w:cs="Calibri"/>
          <w:sz w:val="22"/>
          <w:szCs w:val="22"/>
          <w:highlight w:val="green"/>
        </w:rPr>
        <w:commentReference w:id="35"/>
      </w:r>
      <w:commentRangeEnd w:id="36"/>
      <w:r w:rsidR="001A5F73">
        <w:rPr>
          <w:rStyle w:val="CommentReference"/>
        </w:rPr>
        <w:commentReference w:id="36"/>
      </w:r>
      <w:r w:rsidRPr="00720DAC">
        <w:rPr>
          <w:rFonts w:ascii="Calibri" w:hAnsi="Calibri" w:cs="Calibri"/>
          <w:sz w:val="22"/>
          <w:szCs w:val="22"/>
          <w:highlight w:val="green"/>
        </w:rPr>
        <w:t xml:space="preserve"> </w:t>
      </w:r>
    </w:p>
    <w:p w14:paraId="5798D2BF" w14:textId="77777777" w:rsidR="003A06E8" w:rsidRPr="00720DAC" w:rsidRDefault="003A06E8" w:rsidP="00720DAC">
      <w:pPr>
        <w:pStyle w:val="CommentText"/>
        <w:numPr>
          <w:ilvl w:val="1"/>
          <w:numId w:val="11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>3D printing</w:t>
      </w:r>
    </w:p>
    <w:p w14:paraId="1CD9D4B0" w14:textId="77777777" w:rsidR="003A06E8" w:rsidRPr="00720DAC" w:rsidRDefault="003A06E8" w:rsidP="00720DAC">
      <w:pPr>
        <w:pStyle w:val="CommentText"/>
        <w:numPr>
          <w:ilvl w:val="1"/>
          <w:numId w:val="11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Micro-CT </w:t>
      </w:r>
    </w:p>
    <w:p w14:paraId="2A789435" w14:textId="77777777" w:rsidR="003A06E8" w:rsidRDefault="003A06E8" w:rsidP="00720DAC">
      <w:pPr>
        <w:pStyle w:val="CommentText"/>
        <w:numPr>
          <w:ilvl w:val="1"/>
          <w:numId w:val="11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>Air contrast</w:t>
      </w:r>
    </w:p>
    <w:p w14:paraId="23B72A3F" w14:textId="591E6F20" w:rsidR="00720DAC" w:rsidRPr="00720DAC" w:rsidRDefault="00720DAC" w:rsidP="00720DAC">
      <w:pPr>
        <w:pStyle w:val="CommentText"/>
        <w:spacing w:after="0" w:line="360" w:lineRule="auto"/>
        <w:ind w:left="1440"/>
        <w:rPr>
          <w:rFonts w:ascii="Calibri" w:hAnsi="Calibri" w:cs="Calibri"/>
          <w:sz w:val="22"/>
          <w:szCs w:val="22"/>
        </w:rPr>
      </w:pPr>
    </w:p>
    <w:p w14:paraId="5CFAAB67" w14:textId="0867E635" w:rsidR="003A06E8" w:rsidRPr="00720DAC" w:rsidRDefault="003A06E8" w:rsidP="00720DAC">
      <w:pPr>
        <w:pStyle w:val="CommentText"/>
        <w:numPr>
          <w:ilvl w:val="0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A key limitation of water-based contrast in PMCT is associated with ___________ shortly after death.  </w:t>
      </w:r>
    </w:p>
    <w:p w14:paraId="178E785F" w14:textId="77777777" w:rsidR="003A06E8" w:rsidRPr="00720DAC" w:rsidRDefault="003A06E8" w:rsidP="00720DAC">
      <w:pPr>
        <w:pStyle w:val="CommentText"/>
        <w:numPr>
          <w:ilvl w:val="0"/>
          <w:numId w:val="12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Liquefaction of fat </w:t>
      </w:r>
    </w:p>
    <w:p w14:paraId="4FAC81D8" w14:textId="77777777" w:rsidR="003A06E8" w:rsidRPr="00720DAC" w:rsidRDefault="003A06E8" w:rsidP="00720DAC">
      <w:pPr>
        <w:pStyle w:val="CommentText"/>
        <w:numPr>
          <w:ilvl w:val="0"/>
          <w:numId w:val="12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Rigor mortis </w:t>
      </w:r>
    </w:p>
    <w:p w14:paraId="27FE1130" w14:textId="77777777" w:rsidR="003A06E8" w:rsidRPr="00720DAC" w:rsidRDefault="003A06E8" w:rsidP="00720DAC">
      <w:pPr>
        <w:pStyle w:val="CommentText"/>
        <w:numPr>
          <w:ilvl w:val="0"/>
          <w:numId w:val="12"/>
        </w:numPr>
        <w:spacing w:after="0" w:line="360" w:lineRule="auto"/>
        <w:rPr>
          <w:rFonts w:ascii="Calibri" w:hAnsi="Calibri" w:cs="Calibri"/>
          <w:sz w:val="22"/>
          <w:szCs w:val="22"/>
          <w:highlight w:val="green"/>
        </w:rPr>
      </w:pPr>
      <w:r w:rsidRPr="00720DAC">
        <w:rPr>
          <w:rFonts w:ascii="Calibri" w:hAnsi="Calibri" w:cs="Calibri"/>
          <w:sz w:val="22"/>
          <w:szCs w:val="22"/>
          <w:highlight w:val="green"/>
        </w:rPr>
        <w:t xml:space="preserve">Increased </w:t>
      </w:r>
      <w:commentRangeStart w:id="37"/>
      <w:r w:rsidRPr="00720DAC">
        <w:rPr>
          <w:rFonts w:ascii="Calibri" w:hAnsi="Calibri" w:cs="Calibri"/>
          <w:sz w:val="22"/>
          <w:szCs w:val="22"/>
          <w:highlight w:val="green"/>
        </w:rPr>
        <w:t>vascular</w:t>
      </w:r>
      <w:commentRangeEnd w:id="37"/>
      <w:r w:rsidRPr="00720DAC">
        <w:rPr>
          <w:rStyle w:val="CommentReference"/>
          <w:rFonts w:ascii="Calibri" w:hAnsi="Calibri" w:cs="Calibri"/>
          <w:sz w:val="22"/>
          <w:szCs w:val="22"/>
          <w:highlight w:val="green"/>
        </w:rPr>
        <w:commentReference w:id="37"/>
      </w:r>
      <w:r w:rsidRPr="00720DAC">
        <w:rPr>
          <w:rFonts w:ascii="Calibri" w:hAnsi="Calibri" w:cs="Calibri"/>
          <w:sz w:val="22"/>
          <w:szCs w:val="22"/>
          <w:highlight w:val="green"/>
        </w:rPr>
        <w:t xml:space="preserve"> permeability</w:t>
      </w:r>
    </w:p>
    <w:p w14:paraId="350DC88E" w14:textId="59436BF1" w:rsidR="003A06E8" w:rsidRPr="00720DAC" w:rsidRDefault="003A06E8" w:rsidP="00720DAC">
      <w:pPr>
        <w:pStyle w:val="CommentText"/>
        <w:numPr>
          <w:ilvl w:val="0"/>
          <w:numId w:val="12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Ectopic air deposits </w:t>
      </w:r>
    </w:p>
    <w:sectPr w:rsidR="003A06E8" w:rsidRPr="00720D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4" w:author="Mark Bowes" w:date="2023-06-29T15:57:00Z" w:initials="MB">
    <w:p w14:paraId="4823EF6A" w14:textId="77777777" w:rsidR="003A06E8" w:rsidRDefault="003A06E8" w:rsidP="003A06E8">
      <w:pPr>
        <w:pStyle w:val="CommentText"/>
        <w:ind w:firstLine="720"/>
      </w:pPr>
      <w:r>
        <w:rPr>
          <w:rStyle w:val="CommentReference"/>
        </w:rPr>
        <w:annotationRef/>
      </w:r>
      <w:r>
        <w:t>[LO1, correct answer d]</w:t>
      </w:r>
    </w:p>
    <w:p w14:paraId="25A48E73" w14:textId="77777777" w:rsidR="003A06E8" w:rsidRDefault="003A06E8" w:rsidP="003A06E8">
      <w:pPr>
        <w:pStyle w:val="CommentText"/>
      </w:pPr>
    </w:p>
  </w:comment>
  <w:comment w:id="5" w:author="Mark Bowes" w:date="2023-06-29T15:59:00Z" w:initials="MB">
    <w:p w14:paraId="505D35BA" w14:textId="1D02436B" w:rsidR="003A06E8" w:rsidRDefault="003A06E8" w:rsidP="003A06E8">
      <w:pPr>
        <w:pStyle w:val="CommentText"/>
      </w:pPr>
      <w:r>
        <w:rPr>
          <w:rStyle w:val="CommentReference"/>
        </w:rPr>
        <w:annotationRef/>
      </w:r>
      <w:r>
        <w:t>[</w:t>
      </w:r>
      <w:r w:rsidR="00625384">
        <w:t>C</w:t>
      </w:r>
      <w:r>
        <w:t>orrect answer, a]</w:t>
      </w:r>
    </w:p>
    <w:p w14:paraId="46AB6DA0" w14:textId="22E2FA69" w:rsidR="003A06E8" w:rsidRDefault="003A06E8">
      <w:pPr>
        <w:pStyle w:val="CommentText"/>
      </w:pPr>
    </w:p>
  </w:comment>
  <w:comment w:id="10" w:author="Mark Bowes" w:date="2023-06-29T16:00:00Z" w:initials="MB">
    <w:p w14:paraId="30699DAA" w14:textId="7A7341BA" w:rsidR="003A06E8" w:rsidRDefault="003A06E8">
      <w:pPr>
        <w:pStyle w:val="CommentText"/>
      </w:pPr>
      <w:r>
        <w:rPr>
          <w:rStyle w:val="CommentReference"/>
        </w:rPr>
        <w:annotationRef/>
      </w:r>
      <w:r>
        <w:t xml:space="preserve">Correct answer, a </w:t>
      </w:r>
    </w:p>
  </w:comment>
  <w:comment w:id="20" w:author="Mark Bowes" w:date="2023-06-29T16:01:00Z" w:initials="MB">
    <w:p w14:paraId="7346DDA5" w14:textId="4EB2B2E8" w:rsidR="003A06E8" w:rsidRDefault="003A06E8">
      <w:pPr>
        <w:pStyle w:val="CommentText"/>
      </w:pPr>
      <w:r>
        <w:rPr>
          <w:rStyle w:val="CommentReference"/>
        </w:rPr>
        <w:annotationRef/>
      </w:r>
      <w:r>
        <w:t xml:space="preserve">Correct answer, b </w:t>
      </w:r>
    </w:p>
  </w:comment>
  <w:comment w:id="21" w:author="Mark Bowes" w:date="2023-06-29T16:02:00Z" w:initials="MB">
    <w:p w14:paraId="278E6CB9" w14:textId="2FC43FF8" w:rsidR="003A06E8" w:rsidRDefault="003A06E8">
      <w:pPr>
        <w:pStyle w:val="CommentText"/>
      </w:pPr>
      <w:r>
        <w:rPr>
          <w:rStyle w:val="CommentReference"/>
        </w:rPr>
        <w:annotationRef/>
      </w:r>
      <w:r>
        <w:t xml:space="preserve">Correct answer, d </w:t>
      </w:r>
    </w:p>
  </w:comment>
  <w:comment w:id="26" w:author="Mark Bowes" w:date="2023-06-29T16:04:00Z" w:initials="MB">
    <w:p w14:paraId="4A01EB7D" w14:textId="4F74C7B1" w:rsidR="003A06E8" w:rsidRDefault="003A06E8">
      <w:pPr>
        <w:pStyle w:val="CommentText"/>
      </w:pPr>
      <w:r>
        <w:rPr>
          <w:rStyle w:val="CommentReference"/>
        </w:rPr>
        <w:annotationRef/>
      </w:r>
      <w:r>
        <w:t xml:space="preserve">Correct answer, c </w:t>
      </w:r>
    </w:p>
  </w:comment>
  <w:comment w:id="30" w:author="Mark Bowes" w:date="2023-06-29T16:05:00Z" w:initials="MB">
    <w:p w14:paraId="56F82D8A" w14:textId="43A6E40A" w:rsidR="003A06E8" w:rsidRDefault="003A06E8">
      <w:pPr>
        <w:pStyle w:val="CommentText"/>
      </w:pPr>
      <w:r>
        <w:rPr>
          <w:rStyle w:val="CommentReference"/>
        </w:rPr>
        <w:annotationRef/>
      </w:r>
      <w:r>
        <w:t xml:space="preserve">Correct answer, a </w:t>
      </w:r>
    </w:p>
  </w:comment>
  <w:comment w:id="35" w:author="Mark Bowes" w:date="2023-06-29T16:06:00Z" w:initials="MB">
    <w:p w14:paraId="56A08A0B" w14:textId="6F5E6A9F" w:rsidR="003A06E8" w:rsidRDefault="003A06E8">
      <w:pPr>
        <w:pStyle w:val="CommentText"/>
      </w:pPr>
      <w:r>
        <w:rPr>
          <w:rStyle w:val="CommentReference"/>
        </w:rPr>
        <w:annotationRef/>
      </w:r>
      <w:r>
        <w:t xml:space="preserve">Correct answer, a </w:t>
      </w:r>
    </w:p>
  </w:comment>
  <w:comment w:id="36" w:author="Laura Sitler" w:date="2023-08-15T14:53:00Z" w:initials="LS">
    <w:p w14:paraId="472781F2" w14:textId="77777777" w:rsidR="001A5F73" w:rsidRDefault="001A5F73" w:rsidP="00EF21DC">
      <w:pPr>
        <w:pStyle w:val="CommentText"/>
      </w:pPr>
      <w:r>
        <w:rPr>
          <w:rStyle w:val="CommentReference"/>
        </w:rPr>
        <w:annotationRef/>
      </w:r>
      <w:r>
        <w:t>The highlighted text on p8 discusses Micro-CT, should that be the correct answer?</w:t>
      </w:r>
    </w:p>
  </w:comment>
  <w:comment w:id="37" w:author="Mark Bowes" w:date="2023-06-29T16:07:00Z" w:initials="MB">
    <w:p w14:paraId="1D1804D9" w14:textId="66111125" w:rsidR="003A06E8" w:rsidRDefault="003A06E8">
      <w:pPr>
        <w:pStyle w:val="CommentText"/>
      </w:pPr>
      <w:r>
        <w:rPr>
          <w:rStyle w:val="CommentReference"/>
        </w:rPr>
        <w:annotationRef/>
      </w:r>
      <w:r>
        <w:t xml:space="preserve">Correct answer, c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5A48E73" w15:done="0"/>
  <w15:commentEx w15:paraId="46AB6DA0" w15:done="0"/>
  <w15:commentEx w15:paraId="30699DAA" w15:done="0"/>
  <w15:commentEx w15:paraId="7346DDA5" w15:done="0"/>
  <w15:commentEx w15:paraId="278E6CB9" w15:done="0"/>
  <w15:commentEx w15:paraId="4A01EB7D" w15:done="0"/>
  <w15:commentEx w15:paraId="56F82D8A" w15:done="0"/>
  <w15:commentEx w15:paraId="56A08A0B" w15:done="0"/>
  <w15:commentEx w15:paraId="472781F2" w15:paraIdParent="56A08A0B" w15:done="0"/>
  <w15:commentEx w15:paraId="1D1804D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48286D" w16cex:dateUtc="2023-06-29T22:57:00Z"/>
  <w16cex:commentExtensible w16cex:durableId="284828DB" w16cex:dateUtc="2023-06-29T22:59:00Z"/>
  <w16cex:commentExtensible w16cex:durableId="2848291F" w16cex:dateUtc="2023-06-29T23:00:00Z"/>
  <w16cex:commentExtensible w16cex:durableId="28482962" w16cex:dateUtc="2023-06-29T23:01:00Z"/>
  <w16cex:commentExtensible w16cex:durableId="284829AE" w16cex:dateUtc="2023-06-29T23:02:00Z"/>
  <w16cex:commentExtensible w16cex:durableId="28482A18" w16cex:dateUtc="2023-06-29T23:04:00Z"/>
  <w16cex:commentExtensible w16cex:durableId="28482A60" w16cex:dateUtc="2023-06-29T23:05:00Z"/>
  <w16cex:commentExtensible w16cex:durableId="28482A90" w16cex:dateUtc="2023-06-29T23:06:00Z"/>
  <w16cex:commentExtensible w16cex:durableId="28860FCE" w16cex:dateUtc="2023-08-15T18:53:00Z"/>
  <w16cex:commentExtensible w16cex:durableId="28482ABF" w16cex:dateUtc="2023-06-29T23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5A48E73" w16cid:durableId="2848286D"/>
  <w16cid:commentId w16cid:paraId="46AB6DA0" w16cid:durableId="284828DB"/>
  <w16cid:commentId w16cid:paraId="30699DAA" w16cid:durableId="2848291F"/>
  <w16cid:commentId w16cid:paraId="7346DDA5" w16cid:durableId="28482962"/>
  <w16cid:commentId w16cid:paraId="278E6CB9" w16cid:durableId="284829AE"/>
  <w16cid:commentId w16cid:paraId="4A01EB7D" w16cid:durableId="28482A18"/>
  <w16cid:commentId w16cid:paraId="56F82D8A" w16cid:durableId="28482A60"/>
  <w16cid:commentId w16cid:paraId="56A08A0B" w16cid:durableId="28482A90"/>
  <w16cid:commentId w16cid:paraId="472781F2" w16cid:durableId="28860FCE"/>
  <w16cid:commentId w16cid:paraId="1D1804D9" w16cid:durableId="28482AB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B3683"/>
    <w:multiLevelType w:val="hybridMultilevel"/>
    <w:tmpl w:val="CEB46D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2008DC"/>
    <w:multiLevelType w:val="hybridMultilevel"/>
    <w:tmpl w:val="F9049BC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ECB6350"/>
    <w:multiLevelType w:val="hybridMultilevel"/>
    <w:tmpl w:val="A06265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404B6"/>
    <w:multiLevelType w:val="hybridMultilevel"/>
    <w:tmpl w:val="E102941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FCA78BD"/>
    <w:multiLevelType w:val="hybridMultilevel"/>
    <w:tmpl w:val="EC4269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756FF4"/>
    <w:multiLevelType w:val="hybridMultilevel"/>
    <w:tmpl w:val="7D768E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73635F"/>
    <w:multiLevelType w:val="hybridMultilevel"/>
    <w:tmpl w:val="0A8041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5C121B"/>
    <w:multiLevelType w:val="hybridMultilevel"/>
    <w:tmpl w:val="91C4B8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6868FB"/>
    <w:multiLevelType w:val="hybridMultilevel"/>
    <w:tmpl w:val="73AABC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F32871"/>
    <w:multiLevelType w:val="hybridMultilevel"/>
    <w:tmpl w:val="5B183A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FF7070"/>
    <w:multiLevelType w:val="hybridMultilevel"/>
    <w:tmpl w:val="75D271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4C130D"/>
    <w:multiLevelType w:val="hybridMultilevel"/>
    <w:tmpl w:val="1662F0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1913362">
    <w:abstractNumId w:val="11"/>
  </w:num>
  <w:num w:numId="2" w16cid:durableId="1920358493">
    <w:abstractNumId w:val="1"/>
  </w:num>
  <w:num w:numId="3" w16cid:durableId="2011835039">
    <w:abstractNumId w:val="5"/>
  </w:num>
  <w:num w:numId="4" w16cid:durableId="1716587810">
    <w:abstractNumId w:val="6"/>
  </w:num>
  <w:num w:numId="5" w16cid:durableId="720402517">
    <w:abstractNumId w:val="10"/>
  </w:num>
  <w:num w:numId="6" w16cid:durableId="1597596280">
    <w:abstractNumId w:val="4"/>
  </w:num>
  <w:num w:numId="7" w16cid:durableId="55520291">
    <w:abstractNumId w:val="7"/>
  </w:num>
  <w:num w:numId="8" w16cid:durableId="1704279917">
    <w:abstractNumId w:val="9"/>
  </w:num>
  <w:num w:numId="9" w16cid:durableId="1919945242">
    <w:abstractNumId w:val="2"/>
  </w:num>
  <w:num w:numId="10" w16cid:durableId="692658990">
    <w:abstractNumId w:val="8"/>
  </w:num>
  <w:num w:numId="11" w16cid:durableId="1341198066">
    <w:abstractNumId w:val="0"/>
  </w:num>
  <w:num w:numId="12" w16cid:durableId="147015719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aura Sitler">
    <w15:presenceInfo w15:providerId="None" w15:userId="Laura Sitler"/>
  </w15:person>
  <w15:person w15:author="Mark Bowes">
    <w15:presenceInfo w15:providerId="Windows Live" w15:userId="b6aaf5bc9f015d9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8E2"/>
    <w:rsid w:val="001A5F73"/>
    <w:rsid w:val="003A06E8"/>
    <w:rsid w:val="005838E2"/>
    <w:rsid w:val="00625384"/>
    <w:rsid w:val="00720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E42F5"/>
  <w15:chartTrackingRefBased/>
  <w15:docId w15:val="{E2822AE5-FD72-437D-9B99-D6B2F74ED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06E8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unhideWhenUsed/>
    <w:rsid w:val="003A06E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A06E8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A06E8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06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06E8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A5F7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6/09/relationships/commentsIds" Target="commentsIds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microsoft.com/office/2011/relationships/commentsExtended" Target="commentsExtended.xml"/><Relationship Id="rId4" Type="http://schemas.openxmlformats.org/officeDocument/2006/relationships/customXml" Target="../customXml/item4.xml"/><Relationship Id="rId9" Type="http://schemas.openxmlformats.org/officeDocument/2006/relationships/comments" Target="comment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11" ma:contentTypeDescription="Create a new document." ma:contentTypeScope="" ma:versionID="f5f5b420b41e4028f5e407a03651f48e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b5604d8342ec2b8d0086017e8dac8e42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DA4E9F-8F68-4B01-A13B-6587BE79F84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FE47435-BD86-41BE-8C41-A180C3E6B074}">
  <ds:schemaRefs>
    <ds:schemaRef ds:uri="http://schemas.microsoft.com/office/2006/metadata/properties"/>
    <ds:schemaRef ds:uri="http://schemas.microsoft.com/office/infopath/2007/PartnerControls"/>
    <ds:schemaRef ds:uri="92a93b1d-5067-4fc1-b8a0-a7a443505641"/>
    <ds:schemaRef ds:uri="a4d439a0-5a44-4000-a4bb-37fe01a10722"/>
  </ds:schemaRefs>
</ds:datastoreItem>
</file>

<file path=customXml/itemProps3.xml><?xml version="1.0" encoding="utf-8"?>
<ds:datastoreItem xmlns:ds="http://schemas.openxmlformats.org/officeDocument/2006/customXml" ds:itemID="{4A1CD56B-11D9-4C42-954F-1B8A9B4DE95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320444E-657D-471F-ADB6-0D8F67764F0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Bowes</dc:creator>
  <cp:keywords/>
  <dc:description/>
  <cp:lastModifiedBy>Laura Sitler</cp:lastModifiedBy>
  <cp:revision>3</cp:revision>
  <dcterms:created xsi:type="dcterms:W3CDTF">2023-07-06T14:27:00Z</dcterms:created>
  <dcterms:modified xsi:type="dcterms:W3CDTF">2023-08-15T18:54:00Z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0x0101005F51824C2CE6A3498D635343E4B44909</vt:lpwstr>
  </property>
</Properties>
</file>