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iagrams/data4.xml" ContentType="application/vnd.openxmlformats-officedocument.drawingml.diagramData+xml"/>
  <Override PartName="/word/document.xml" ContentType="application/vnd.openxmlformats-officedocument.wordprocessingml.document.main+xml"/>
  <Override PartName="/word/diagrams/data3.xml" ContentType="application/vnd.openxmlformats-officedocument.drawingml.diagramData+xml"/>
  <Override PartName="/word/diagrams/data2.xml" ContentType="application/vnd.openxmlformats-officedocument.drawingml.diagramData+xml"/>
  <Override PartName="/word/diagrams/data1.xml" ContentType="application/vnd.openxmlformats-officedocument.drawingml.diagramData+xml"/>
  <Override PartName="/word/endnotes.xml" ContentType="application/vnd.openxmlformats-officedocument.wordprocessingml.endnotes+xml"/>
  <Override PartName="/word/footnotes.xml" ContentType="application/vnd.openxmlformats-officedocument.wordprocessingml.footnotes+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diagrams/quickStyle3.xml" ContentType="application/vnd.openxmlformats-officedocument.drawingml.diagramStyle+xml"/>
  <Override PartName="/word/diagrams/layout1.xml" ContentType="application/vnd.openxmlformats-officedocument.drawingml.diagramLayout+xml"/>
  <Override PartName="/word/theme/theme1.xml" ContentType="application/vnd.openxmlformats-officedocument.theme+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layout3.xml" ContentType="application/vnd.openxmlformats-officedocument.drawingml.diagramLayout+xml"/>
  <Override PartName="/word/diagrams/drawing4.xml" ContentType="application/vnd.ms-office.drawingml.diagramDrawing+xml"/>
  <Override PartName="/word/diagrams/colors3.xml" ContentType="application/vnd.openxmlformats-officedocument.drawingml.diagramColors+xml"/>
  <Override PartName="/word/diagrams/drawing3.xml" ContentType="application/vnd.ms-office.drawingml.diagramDrawing+xml"/>
  <Override PartName="/word/diagrams/colors4.xml" ContentType="application/vnd.openxmlformats-officedocument.drawingml.diagramColors+xml"/>
  <Override PartName="/word/diagrams/layout4.xml" ContentType="application/vnd.openxmlformats-officedocument.drawingml.diagramLayout+xml"/>
  <Override PartName="/word/diagrams/quickStyle4.xml" ContentType="application/vnd.openxmlformats-officedocument.drawingml.diagramStyl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commentsExtensible.xml" ContentType="application/vnd.openxmlformats-officedocument.wordprocessingml.commentsExtensi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AB9A3" w14:textId="77777777" w:rsidR="005F33C5" w:rsidRDefault="005F33C5" w:rsidP="005F33C5">
      <w:pPr>
        <w:jc w:val="center"/>
        <w:rPr>
          <w:rFonts w:ascii="Calibri" w:eastAsia="Calibri" w:hAnsi="Calibri" w:cs="Times New Roman"/>
          <w:b/>
          <w:bCs/>
        </w:rPr>
      </w:pPr>
      <w:r w:rsidRPr="005F33C5">
        <w:rPr>
          <w:rFonts w:ascii="Calibri" w:eastAsia="Calibri" w:hAnsi="Calibri" w:cs="Times New Roman"/>
          <w:b/>
          <w:bCs/>
        </w:rPr>
        <w:t>Imaging Multiple Sclerosis with MRI</w:t>
      </w:r>
    </w:p>
    <w:p w14:paraId="365F4F1D" w14:textId="049B0109" w:rsidR="00957B05" w:rsidRPr="005F33C5" w:rsidRDefault="00957B05" w:rsidP="00F23DB2">
      <w:pPr>
        <w:jc w:val="center"/>
        <w:rPr>
          <w:rFonts w:ascii="Calibri" w:eastAsia="Calibri" w:hAnsi="Calibri" w:cs="Times New Roman"/>
        </w:rPr>
      </w:pPr>
      <w:r w:rsidRPr="00F23DB2">
        <w:rPr>
          <w:rFonts w:ascii="Calibri" w:eastAsia="Calibri" w:hAnsi="Calibri" w:cs="Times New Roman"/>
        </w:rPr>
        <w:t>Author: Heidi Veillette, BSc, MRT(R)(MR)</w:t>
      </w:r>
    </w:p>
    <w:p w14:paraId="69F07F6C" w14:textId="77777777" w:rsidR="005F33C5" w:rsidRPr="005F33C5" w:rsidRDefault="005F33C5" w:rsidP="005F33C5">
      <w:pPr>
        <w:rPr>
          <w:rFonts w:ascii="Calibri" w:eastAsia="Calibri" w:hAnsi="Calibri" w:cs="Times New Roman"/>
        </w:rPr>
      </w:pPr>
      <w:r w:rsidRPr="005F33C5">
        <w:rPr>
          <w:rFonts w:ascii="Calibri" w:eastAsia="Calibri" w:hAnsi="Calibri" w:cs="Times New Roman"/>
        </w:rPr>
        <w:t>Outline:</w:t>
      </w:r>
    </w:p>
    <w:p w14:paraId="4A5550F0" w14:textId="77777777"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Intro</w:t>
      </w:r>
    </w:p>
    <w:p w14:paraId="460EE6F2"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Overview of multiple sclerosis disease process</w:t>
      </w:r>
    </w:p>
    <w:p w14:paraId="44BEB100"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Prevalence of MS worldwide</w:t>
      </w:r>
    </w:p>
    <w:p w14:paraId="629913BB"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Common patient symptoms</w:t>
      </w:r>
    </w:p>
    <w:p w14:paraId="2596D8C2"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McDonald criteria for diagnosing MS</w:t>
      </w:r>
    </w:p>
    <w:p w14:paraId="27064C91" w14:textId="11D0E928" w:rsidR="005F33C5" w:rsidRPr="005F33C5" w:rsidRDefault="005F33C5" w:rsidP="005F33C5">
      <w:pPr>
        <w:numPr>
          <w:ilvl w:val="2"/>
          <w:numId w:val="1"/>
        </w:numPr>
        <w:contextualSpacing/>
        <w:rPr>
          <w:rFonts w:ascii="Calibri" w:eastAsia="Calibri" w:hAnsi="Calibri" w:cs="Times New Roman"/>
        </w:rPr>
      </w:pPr>
      <w:r w:rsidRPr="005F33C5">
        <w:rPr>
          <w:rFonts w:ascii="Calibri" w:eastAsia="Calibri" w:hAnsi="Calibri" w:cs="Times New Roman"/>
        </w:rPr>
        <w:t xml:space="preserve"> Role of MRI in diagnosis</w:t>
      </w:r>
    </w:p>
    <w:p w14:paraId="37B41218" w14:textId="77777777"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MRI Protocols</w:t>
      </w:r>
    </w:p>
    <w:p w14:paraId="1226FE22"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 xml:space="preserve">Overview </w:t>
      </w:r>
    </w:p>
    <w:p w14:paraId="7CF028E7"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Brain protocol for diagnosis</w:t>
      </w:r>
    </w:p>
    <w:p w14:paraId="245E1BDB" w14:textId="77777777" w:rsidR="005F33C5" w:rsidRPr="005F33C5" w:rsidRDefault="005F33C5" w:rsidP="005F33C5">
      <w:pPr>
        <w:numPr>
          <w:ilvl w:val="2"/>
          <w:numId w:val="1"/>
        </w:numPr>
        <w:contextualSpacing/>
        <w:rPr>
          <w:rFonts w:ascii="Calibri" w:eastAsia="Calibri" w:hAnsi="Calibri" w:cs="Times New Roman"/>
        </w:rPr>
      </w:pPr>
      <w:r w:rsidRPr="005F33C5">
        <w:rPr>
          <w:rFonts w:ascii="Calibri" w:eastAsia="Calibri" w:hAnsi="Calibri" w:cs="Times New Roman"/>
        </w:rPr>
        <w:t xml:space="preserve"> Optional sequences</w:t>
      </w:r>
    </w:p>
    <w:p w14:paraId="495F76CD"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Brain protocol for follow-up imaging</w:t>
      </w:r>
    </w:p>
    <w:p w14:paraId="6E5D72EF"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Spine protocol</w:t>
      </w:r>
    </w:p>
    <w:p w14:paraId="120F1A36" w14:textId="77777777" w:rsidR="005F33C5" w:rsidRPr="005F33C5" w:rsidRDefault="005F33C5" w:rsidP="005F33C5">
      <w:pPr>
        <w:numPr>
          <w:ilvl w:val="2"/>
          <w:numId w:val="1"/>
        </w:numPr>
        <w:contextualSpacing/>
        <w:rPr>
          <w:rFonts w:ascii="Calibri" w:eastAsia="Calibri" w:hAnsi="Calibri" w:cs="Times New Roman"/>
        </w:rPr>
      </w:pPr>
      <w:r w:rsidRPr="005F33C5">
        <w:rPr>
          <w:rFonts w:ascii="Calibri" w:eastAsia="Calibri" w:hAnsi="Calibri" w:cs="Times New Roman"/>
        </w:rPr>
        <w:t xml:space="preserve"> Optional sequences</w:t>
      </w:r>
    </w:p>
    <w:p w14:paraId="686D45EF" w14:textId="7EE548EF"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Spine protocol for follow-up imaging</w:t>
      </w:r>
    </w:p>
    <w:p w14:paraId="4320C421" w14:textId="77777777"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Visible signs of MS on MR images</w:t>
      </w:r>
    </w:p>
    <w:p w14:paraId="5B110BD1"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Dawson’s fingers</w:t>
      </w:r>
    </w:p>
    <w:p w14:paraId="37FF24FF" w14:textId="77777777"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Central vein sign</w:t>
      </w:r>
    </w:p>
    <w:p w14:paraId="523B1CD5" w14:textId="5B3DA24D"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Iron rim</w:t>
      </w:r>
      <w:r w:rsidR="00957B05">
        <w:rPr>
          <w:rFonts w:ascii="Calibri" w:eastAsia="Calibri" w:hAnsi="Calibri" w:cs="Times New Roman"/>
        </w:rPr>
        <w:t xml:space="preserve"> sign</w:t>
      </w:r>
    </w:p>
    <w:p w14:paraId="40CDFB2F" w14:textId="4E99D74B" w:rsidR="005F33C5" w:rsidRPr="005F33C5" w:rsidRDefault="005F33C5" w:rsidP="005F33C5">
      <w:pPr>
        <w:numPr>
          <w:ilvl w:val="1"/>
          <w:numId w:val="1"/>
        </w:numPr>
        <w:contextualSpacing/>
        <w:rPr>
          <w:rFonts w:ascii="Calibri" w:eastAsia="Calibri" w:hAnsi="Calibri" w:cs="Times New Roman"/>
        </w:rPr>
      </w:pPr>
      <w:r w:rsidRPr="005F33C5">
        <w:rPr>
          <w:rFonts w:ascii="Calibri" w:eastAsia="Calibri" w:hAnsi="Calibri" w:cs="Times New Roman"/>
        </w:rPr>
        <w:t>Open ring</w:t>
      </w:r>
      <w:r w:rsidR="00957B05">
        <w:rPr>
          <w:rFonts w:ascii="Calibri" w:eastAsia="Calibri" w:hAnsi="Calibri" w:cs="Times New Roman"/>
        </w:rPr>
        <w:t xml:space="preserve"> sign</w:t>
      </w:r>
    </w:p>
    <w:p w14:paraId="392A11D1" w14:textId="77777777" w:rsidR="005F33C5" w:rsidRPr="005F33C5" w:rsidRDefault="005F33C5" w:rsidP="005F33C5">
      <w:pPr>
        <w:numPr>
          <w:ilvl w:val="0"/>
          <w:numId w:val="1"/>
        </w:numPr>
        <w:contextualSpacing/>
        <w:rPr>
          <w:rFonts w:ascii="Calibri" w:eastAsia="Calibri" w:hAnsi="Calibri" w:cs="Times New Roman"/>
          <w:b/>
          <w:bCs/>
        </w:rPr>
      </w:pPr>
      <w:r w:rsidRPr="005F33C5">
        <w:rPr>
          <w:rFonts w:ascii="Calibri" w:eastAsia="Calibri" w:hAnsi="Calibri" w:cs="Times New Roman"/>
          <w:b/>
          <w:bCs/>
        </w:rPr>
        <w:t>Future Considerations and Conclusion</w:t>
      </w:r>
    </w:p>
    <w:p w14:paraId="1DFA4D4E" w14:textId="4382F0CE" w:rsidR="005F33C5" w:rsidRPr="005F33C5" w:rsidRDefault="00957B05" w:rsidP="005F33C5">
      <w:pPr>
        <w:ind w:left="360"/>
        <w:contextualSpacing/>
        <w:rPr>
          <w:rFonts w:ascii="Calibri" w:eastAsia="Calibri" w:hAnsi="Calibri" w:cs="Times New Roman"/>
        </w:rPr>
      </w:pPr>
      <w:r>
        <w:rPr>
          <w:rFonts w:ascii="Calibri" w:eastAsia="Calibri" w:hAnsi="Calibri" w:cs="Times New Roman"/>
        </w:rPr>
        <w:br/>
      </w:r>
    </w:p>
    <w:p w14:paraId="26745CAA" w14:textId="77777777" w:rsidR="005F33C5" w:rsidRPr="005F33C5" w:rsidRDefault="005F33C5" w:rsidP="005F33C5">
      <w:pPr>
        <w:rPr>
          <w:rFonts w:ascii="Calibri" w:eastAsia="Calibri" w:hAnsi="Calibri" w:cs="Times New Roman"/>
          <w:b/>
          <w:bCs/>
        </w:rPr>
      </w:pPr>
      <w:r w:rsidRPr="005F33C5">
        <w:rPr>
          <w:rFonts w:ascii="Calibri" w:eastAsia="Calibri" w:hAnsi="Calibri" w:cs="Times New Roman"/>
          <w:b/>
          <w:bCs/>
        </w:rPr>
        <w:t>Learning Objectives:</w:t>
      </w:r>
    </w:p>
    <w:p w14:paraId="5913A97E" w14:textId="46137AAE" w:rsidR="005F33C5" w:rsidRPr="005F33C5" w:rsidRDefault="005F33C5" w:rsidP="005F33C5">
      <w:pPr>
        <w:numPr>
          <w:ilvl w:val="0"/>
          <w:numId w:val="2"/>
        </w:numPr>
        <w:contextualSpacing/>
        <w:rPr>
          <w:rFonts w:ascii="Calibri" w:eastAsia="Calibri" w:hAnsi="Calibri" w:cs="Times New Roman"/>
        </w:rPr>
      </w:pPr>
      <w:r w:rsidRPr="005F33C5">
        <w:rPr>
          <w:rFonts w:ascii="Calibri" w:eastAsia="Calibri" w:hAnsi="Calibri" w:cs="Times New Roman"/>
        </w:rPr>
        <w:t>Outline the process of multiple sclerosis disease development and its associated symptoms</w:t>
      </w:r>
      <w:r w:rsidR="002438F6">
        <w:rPr>
          <w:rFonts w:ascii="Calibri" w:eastAsia="Calibri" w:hAnsi="Calibri" w:cs="Times New Roman"/>
        </w:rPr>
        <w:t>.</w:t>
      </w:r>
    </w:p>
    <w:p w14:paraId="625A2867" w14:textId="181018DC" w:rsidR="005F33C5" w:rsidRPr="005F33C5" w:rsidRDefault="005F33C5" w:rsidP="005F33C5">
      <w:pPr>
        <w:numPr>
          <w:ilvl w:val="0"/>
          <w:numId w:val="2"/>
        </w:numPr>
        <w:contextualSpacing/>
        <w:rPr>
          <w:rFonts w:ascii="Calibri" w:eastAsia="Calibri" w:hAnsi="Calibri" w:cs="Times New Roman"/>
        </w:rPr>
      </w:pPr>
      <w:r w:rsidRPr="005F33C5">
        <w:rPr>
          <w:rFonts w:ascii="Calibri" w:eastAsia="Calibri" w:hAnsi="Calibri" w:cs="Times New Roman"/>
        </w:rPr>
        <w:t xml:space="preserve">Explain the recommended MS MRI brain and spine protocols, including the benefits of each sequence and the </w:t>
      </w:r>
      <w:r w:rsidR="00F25F73">
        <w:rPr>
          <w:rFonts w:ascii="Calibri" w:eastAsia="Calibri" w:hAnsi="Calibri" w:cs="Times New Roman"/>
        </w:rPr>
        <w:t xml:space="preserve">recommended </w:t>
      </w:r>
      <w:r w:rsidRPr="005F33C5">
        <w:rPr>
          <w:rFonts w:ascii="Calibri" w:eastAsia="Calibri" w:hAnsi="Calibri" w:cs="Times New Roman"/>
        </w:rPr>
        <w:t>use of contrast media</w:t>
      </w:r>
      <w:r w:rsidR="002438F6">
        <w:rPr>
          <w:rFonts w:ascii="Calibri" w:eastAsia="Calibri" w:hAnsi="Calibri" w:cs="Times New Roman"/>
        </w:rPr>
        <w:t>.</w:t>
      </w:r>
      <w:r w:rsidRPr="005F33C5">
        <w:rPr>
          <w:rFonts w:ascii="Calibri" w:eastAsia="Calibri" w:hAnsi="Calibri" w:cs="Times New Roman"/>
        </w:rPr>
        <w:t xml:space="preserve"> </w:t>
      </w:r>
    </w:p>
    <w:p w14:paraId="37CCEB42" w14:textId="27CE62FA" w:rsidR="005F33C5" w:rsidRPr="005F33C5" w:rsidRDefault="005F33C5" w:rsidP="005F33C5">
      <w:pPr>
        <w:numPr>
          <w:ilvl w:val="0"/>
          <w:numId w:val="2"/>
        </w:numPr>
        <w:contextualSpacing/>
        <w:rPr>
          <w:rFonts w:ascii="Calibri" w:eastAsia="Calibri" w:hAnsi="Calibri" w:cs="Times New Roman"/>
        </w:rPr>
      </w:pPr>
      <w:r w:rsidRPr="005F33C5">
        <w:rPr>
          <w:rFonts w:ascii="Calibri" w:eastAsia="Calibri" w:hAnsi="Calibri" w:cs="Times New Roman"/>
        </w:rPr>
        <w:t>Describe the visible signs of MS on MRI images</w:t>
      </w:r>
      <w:r w:rsidR="002438F6">
        <w:rPr>
          <w:rFonts w:ascii="Calibri" w:eastAsia="Calibri" w:hAnsi="Calibri" w:cs="Times New Roman"/>
        </w:rPr>
        <w:t>.</w:t>
      </w:r>
    </w:p>
    <w:p w14:paraId="23179388" w14:textId="33B7CB7E" w:rsidR="00645237" w:rsidRPr="00A220E6" w:rsidRDefault="00542690" w:rsidP="00A220E6">
      <w:pPr>
        <w:rPr>
          <w:b/>
          <w:bCs/>
        </w:rPr>
      </w:pPr>
      <w:r>
        <w:rPr>
          <w:noProof/>
        </w:rPr>
        <w:drawing>
          <wp:anchor distT="0" distB="0" distL="114300" distR="114300" simplePos="0" relativeHeight="251681792" behindDoc="0" locked="0" layoutInCell="1" allowOverlap="1" wp14:anchorId="0D16EE76" wp14:editId="7EC5DF14">
            <wp:simplePos x="0" y="0"/>
            <wp:positionH relativeFrom="column">
              <wp:posOffset>88900</wp:posOffset>
            </wp:positionH>
            <wp:positionV relativeFrom="paragraph">
              <wp:posOffset>435610</wp:posOffset>
            </wp:positionV>
            <wp:extent cx="4597400" cy="1663700"/>
            <wp:effectExtent l="25400" t="0" r="38100" b="12700"/>
            <wp:wrapSquare wrapText="bothSides"/>
            <wp:docPr id="106886001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00F23DB2">
        <w:br/>
      </w:r>
      <w:r w:rsidR="00645237">
        <w:br w:type="page"/>
      </w:r>
    </w:p>
    <w:p w14:paraId="3A6240C0" w14:textId="0F60EC6B" w:rsidR="00673290" w:rsidRPr="00CA363D" w:rsidRDefault="0007771B" w:rsidP="0081229F">
      <w:pPr>
        <w:jc w:val="center"/>
        <w:rPr>
          <w:b/>
          <w:bCs/>
        </w:rPr>
      </w:pPr>
      <w:r w:rsidRPr="00CA363D">
        <w:rPr>
          <w:b/>
          <w:bCs/>
        </w:rPr>
        <w:lastRenderedPageBreak/>
        <w:t>Imaging Multiple Sclerosis with MRI</w:t>
      </w:r>
      <w:r w:rsidR="00673290" w:rsidRPr="00CA363D">
        <w:rPr>
          <w:b/>
          <w:bCs/>
        </w:rPr>
        <w:br/>
      </w:r>
    </w:p>
    <w:p w14:paraId="0B5D86E0" w14:textId="638852E4" w:rsidR="007D679A" w:rsidRPr="00AF3FFC" w:rsidRDefault="00645237" w:rsidP="00645237">
      <w:r w:rsidRPr="00AF3FFC">
        <w:t>Multiple sclerosis (MS) is a progressive</w:t>
      </w:r>
      <w:r w:rsidR="00D53CC2" w:rsidRPr="00AF3FFC">
        <w:t>, inflammatory neurodegenerative disease of the central nervous system (CNS).</w:t>
      </w:r>
      <w:bookmarkStart w:id="0" w:name="_Ref131435605"/>
      <w:bookmarkStart w:id="1" w:name="_Ref131434788"/>
      <w:r w:rsidR="00AA7D65">
        <w:rPr>
          <w:rStyle w:val="EndnoteReference"/>
        </w:rPr>
        <w:endnoteReference w:id="1"/>
      </w:r>
      <w:bookmarkEnd w:id="0"/>
      <w:r w:rsidR="00A36523" w:rsidRPr="00AF3FFC">
        <w:t xml:space="preserve"> </w:t>
      </w:r>
      <w:r w:rsidR="007B6FF0" w:rsidRPr="00AF3FFC">
        <w:t>I</w:t>
      </w:r>
      <w:bookmarkEnd w:id="1"/>
      <w:r w:rsidR="007B6FF0" w:rsidRPr="00AF3FFC">
        <w:t>t is considered</w:t>
      </w:r>
      <w:r w:rsidR="007D679A" w:rsidRPr="00AF3FFC">
        <w:t xml:space="preserve"> an</w:t>
      </w:r>
      <w:r w:rsidR="007B6FF0" w:rsidRPr="00AF3FFC">
        <w:t xml:space="preserve"> immune-mediated disease whereby the </w:t>
      </w:r>
      <w:r w:rsidR="00F76E6C" w:rsidRPr="00AF3FFC">
        <w:t>body’s immune system attacks the CNS</w:t>
      </w:r>
      <w:r w:rsidR="002336F9" w:rsidRPr="00AF3FFC">
        <w:t xml:space="preserve"> and </w:t>
      </w:r>
      <w:r w:rsidR="00C34F94" w:rsidRPr="00AF3FFC">
        <w:t>causes demyelination.</w:t>
      </w:r>
      <w:bookmarkStart w:id="2" w:name="_Ref131435542"/>
      <w:r w:rsidR="00AA7D65">
        <w:rPr>
          <w:rStyle w:val="EndnoteReference"/>
        </w:rPr>
        <w:endnoteReference w:id="2"/>
      </w:r>
      <w:bookmarkEnd w:id="2"/>
      <w:r w:rsidR="00C34F94" w:rsidRPr="00AF3FFC">
        <w:t xml:space="preserve"> Demyelination is when the myelin, the fatty substance surrounding and insul</w:t>
      </w:r>
      <w:r w:rsidR="00CE5D0D" w:rsidRPr="00AF3FFC">
        <w:t>a</w:t>
      </w:r>
      <w:r w:rsidR="00C34F94" w:rsidRPr="00AF3FFC">
        <w:t xml:space="preserve">ting nerve fibers, is damaged. </w:t>
      </w:r>
      <w:r w:rsidR="00C66CC8" w:rsidRPr="00AF3FFC">
        <w:t>The nerve fibers</w:t>
      </w:r>
      <w:ins w:id="3" w:author="Jessica Marshall" w:date="2023-04-18T12:42:00Z">
        <w:r w:rsidR="001E25A3">
          <w:t>,</w:t>
        </w:r>
      </w:ins>
      <w:r w:rsidR="00C66CC8" w:rsidRPr="00AF3FFC">
        <w:t xml:space="preserve"> </w:t>
      </w:r>
      <w:del w:id="4" w:author="Jessica Marshall" w:date="2023-04-18T12:42:00Z">
        <w:r w:rsidR="00C66CC8" w:rsidRPr="00AF3FFC" w:rsidDel="001E25A3">
          <w:delText xml:space="preserve">are </w:delText>
        </w:r>
      </w:del>
      <w:r w:rsidR="00C66CC8" w:rsidRPr="00AF3FFC">
        <w:t>then unprotected</w:t>
      </w:r>
      <w:r w:rsidR="00E1220E" w:rsidRPr="00AF3FFC">
        <w:t xml:space="preserve">, </w:t>
      </w:r>
      <w:r w:rsidR="008218F7" w:rsidRPr="00AF3FFC">
        <w:t xml:space="preserve">also </w:t>
      </w:r>
      <w:r w:rsidR="00E1220E" w:rsidRPr="00AF3FFC">
        <w:t>get damaged</w:t>
      </w:r>
      <w:r w:rsidR="009B79CB" w:rsidRPr="00AF3FFC">
        <w:t>,</w:t>
      </w:r>
      <w:r w:rsidR="00E1220E" w:rsidRPr="00AF3FFC">
        <w:t xml:space="preserve"> and d</w:t>
      </w:r>
      <w:r w:rsidR="00C66CC8" w:rsidRPr="00AF3FFC">
        <w:t>evelop scar tissue</w:t>
      </w:r>
      <w:r w:rsidR="008218F7" w:rsidRPr="00AF3FFC">
        <w:t xml:space="preserve"> </w:t>
      </w:r>
      <w:r w:rsidR="000521D0" w:rsidRPr="00AF3FFC">
        <w:t xml:space="preserve">lesions </w:t>
      </w:r>
      <w:r w:rsidR="008218F7" w:rsidRPr="00AF3FFC">
        <w:t>called</w:t>
      </w:r>
      <w:r w:rsidR="00C66CC8" w:rsidRPr="00AF3FFC">
        <w:t xml:space="preserve"> sclero</w:t>
      </w:r>
      <w:r w:rsidR="00CE176F" w:rsidRPr="00AF3FFC">
        <w:t>sis</w:t>
      </w:r>
      <w:r w:rsidR="007B6FF0" w:rsidRPr="00AF3FFC">
        <w:t>.</w:t>
      </w:r>
      <w:r w:rsidR="00B9211F" w:rsidRPr="00B9211F">
        <w:rPr>
          <w:vertAlign w:val="superscript"/>
        </w:rPr>
        <w:fldChar w:fldCharType="begin"/>
      </w:r>
      <w:r w:rsidR="00B9211F" w:rsidRPr="00B9211F">
        <w:rPr>
          <w:vertAlign w:val="superscript"/>
        </w:rPr>
        <w:instrText xml:space="preserve"> NOTEREF _Ref131435542 \h </w:instrText>
      </w:r>
      <w:r w:rsidR="00B9211F">
        <w:rPr>
          <w:vertAlign w:val="superscript"/>
        </w:rPr>
        <w:instrText xml:space="preserve"> \* MERGEFORMAT </w:instrText>
      </w:r>
      <w:r w:rsidR="00B9211F" w:rsidRPr="00B9211F">
        <w:rPr>
          <w:vertAlign w:val="superscript"/>
        </w:rPr>
      </w:r>
      <w:r w:rsidR="00B9211F" w:rsidRPr="00B9211F">
        <w:rPr>
          <w:vertAlign w:val="superscript"/>
        </w:rPr>
        <w:fldChar w:fldCharType="separate"/>
      </w:r>
      <w:r w:rsidR="00B9211F" w:rsidRPr="00B9211F">
        <w:rPr>
          <w:vertAlign w:val="superscript"/>
        </w:rPr>
        <w:t>2</w:t>
      </w:r>
      <w:r w:rsidR="00B9211F" w:rsidRPr="00B9211F">
        <w:rPr>
          <w:vertAlign w:val="superscript"/>
        </w:rPr>
        <w:fldChar w:fldCharType="end"/>
      </w:r>
      <w:r w:rsidR="00C4547E">
        <w:rPr>
          <w:rStyle w:val="FootnoteReference"/>
        </w:rPr>
        <w:t xml:space="preserve"> </w:t>
      </w:r>
      <w:r w:rsidR="00C67905" w:rsidRPr="00AF3FFC">
        <w:t xml:space="preserve">These </w:t>
      </w:r>
      <w:r w:rsidR="000521D0" w:rsidRPr="00AF3FFC">
        <w:t xml:space="preserve">lesions can occur </w:t>
      </w:r>
      <w:r w:rsidR="00BF5EE2" w:rsidRPr="00AF3FFC">
        <w:t xml:space="preserve">in many areas of the CNS, </w:t>
      </w:r>
      <w:r w:rsidR="00146638" w:rsidRPr="00AF3FFC">
        <w:t>giving</w:t>
      </w:r>
      <w:r w:rsidR="002336F9" w:rsidRPr="00AF3FFC">
        <w:t xml:space="preserve"> the disease its name “multiple sclerosis</w:t>
      </w:r>
      <w:r w:rsidR="00FA2C47" w:rsidRPr="00AF3FFC">
        <w:t>”</w:t>
      </w:r>
      <w:r w:rsidR="002336F9" w:rsidRPr="00AF3FFC">
        <w:t>.</w:t>
      </w:r>
      <w:r w:rsidR="00B9211F" w:rsidRPr="00B9211F">
        <w:rPr>
          <w:rFonts w:ascii="Calibri" w:hAnsi="Calibri" w:cs="Calibri"/>
          <w:vertAlign w:val="superscript"/>
        </w:rPr>
        <w:fldChar w:fldCharType="begin"/>
      </w:r>
      <w:r w:rsidR="00B9211F" w:rsidRPr="00B9211F">
        <w:rPr>
          <w:vertAlign w:val="superscript"/>
        </w:rPr>
        <w:instrText xml:space="preserve"> NOTEREF _Ref131435542 \h </w:instrText>
      </w:r>
      <w:r w:rsidR="00B9211F" w:rsidRPr="00B9211F">
        <w:rPr>
          <w:rFonts w:ascii="Calibri" w:hAnsi="Calibri" w:cs="Calibri"/>
          <w:vertAlign w:val="superscript"/>
        </w:rPr>
        <w:instrText xml:space="preserve"> \* MERGEFORMAT </w:instrText>
      </w:r>
      <w:r w:rsidR="00B9211F" w:rsidRPr="00B9211F">
        <w:rPr>
          <w:rFonts w:ascii="Calibri" w:hAnsi="Calibri" w:cs="Calibri"/>
          <w:vertAlign w:val="superscript"/>
        </w:rPr>
      </w:r>
      <w:r w:rsidR="00B9211F" w:rsidRPr="00B9211F">
        <w:rPr>
          <w:rFonts w:ascii="Calibri" w:hAnsi="Calibri" w:cs="Calibri"/>
          <w:vertAlign w:val="superscript"/>
        </w:rPr>
        <w:fldChar w:fldCharType="separate"/>
      </w:r>
      <w:r w:rsidR="00B9211F" w:rsidRPr="00B9211F">
        <w:rPr>
          <w:vertAlign w:val="superscript"/>
        </w:rPr>
        <w:t>2</w:t>
      </w:r>
      <w:r w:rsidR="00B9211F" w:rsidRPr="00B9211F">
        <w:rPr>
          <w:rFonts w:ascii="Calibri" w:hAnsi="Calibri" w:cs="Calibri"/>
          <w:vertAlign w:val="superscript"/>
        </w:rPr>
        <w:fldChar w:fldCharType="end"/>
      </w:r>
      <w:r w:rsidR="00CE176F" w:rsidRPr="00AF3FFC">
        <w:t xml:space="preserve"> The exact mechanism of why the immune system attacks its own CNS is unknown, but environmental factors, infectious disease</w:t>
      </w:r>
      <w:r w:rsidR="00D13372">
        <w:t>,</w:t>
      </w:r>
      <w:r w:rsidR="00CE176F" w:rsidRPr="00AF3FFC">
        <w:t xml:space="preserve"> and genetics </w:t>
      </w:r>
      <w:r w:rsidR="00C055DC" w:rsidRPr="00AF3FFC">
        <w:t xml:space="preserve">are thought to </w:t>
      </w:r>
      <w:r w:rsidR="00FE56E3" w:rsidRPr="00AF3FFC">
        <w:t>combine to trigger the disease</w:t>
      </w:r>
      <w:r w:rsidR="00CE176F" w:rsidRPr="00AF3FFC">
        <w:t>.</w:t>
      </w:r>
      <w:r w:rsidR="00B9211F" w:rsidRPr="00B9211F">
        <w:rPr>
          <w:rFonts w:ascii="Calibri" w:hAnsi="Calibri" w:cs="Calibri"/>
          <w:vertAlign w:val="superscript"/>
        </w:rPr>
        <w:fldChar w:fldCharType="begin"/>
      </w:r>
      <w:r w:rsidR="00B9211F" w:rsidRPr="00B9211F">
        <w:rPr>
          <w:vertAlign w:val="superscript"/>
        </w:rPr>
        <w:instrText xml:space="preserve"> NOTEREF _Ref131435542 \h </w:instrText>
      </w:r>
      <w:r w:rsidR="00B9211F" w:rsidRPr="00B9211F">
        <w:rPr>
          <w:rFonts w:ascii="Calibri" w:hAnsi="Calibri" w:cs="Calibri"/>
          <w:vertAlign w:val="superscript"/>
        </w:rPr>
        <w:instrText xml:space="preserve"> \* MERGEFORMAT </w:instrText>
      </w:r>
      <w:r w:rsidR="00B9211F" w:rsidRPr="00B9211F">
        <w:rPr>
          <w:rFonts w:ascii="Calibri" w:hAnsi="Calibri" w:cs="Calibri"/>
          <w:vertAlign w:val="superscript"/>
        </w:rPr>
      </w:r>
      <w:r w:rsidR="00B9211F" w:rsidRPr="00B9211F">
        <w:rPr>
          <w:rFonts w:ascii="Calibri" w:hAnsi="Calibri" w:cs="Calibri"/>
          <w:vertAlign w:val="superscript"/>
        </w:rPr>
        <w:fldChar w:fldCharType="separate"/>
      </w:r>
      <w:r w:rsidR="00B9211F" w:rsidRPr="00B9211F">
        <w:rPr>
          <w:vertAlign w:val="superscript"/>
        </w:rPr>
        <w:t>2</w:t>
      </w:r>
      <w:r w:rsidR="00B9211F" w:rsidRPr="00B9211F">
        <w:rPr>
          <w:rFonts w:ascii="Calibri" w:hAnsi="Calibri" w:cs="Calibri"/>
          <w:vertAlign w:val="superscript"/>
        </w:rPr>
        <w:fldChar w:fldCharType="end"/>
      </w:r>
      <w:r w:rsidR="00B9211F" w:rsidRPr="00AF3FFC">
        <w:t xml:space="preserve"> </w:t>
      </w:r>
    </w:p>
    <w:p w14:paraId="7F929CFA" w14:textId="3FD9B7F8" w:rsidR="00416D5F" w:rsidRPr="00AF3FFC" w:rsidRDefault="00416D5F" w:rsidP="00416D5F">
      <w:r w:rsidRPr="00AF3FFC">
        <w:t xml:space="preserve">According to the Atlas of MS, an online open-source collection of MS data from around the world, </w:t>
      </w:r>
      <w:r w:rsidR="00285F58">
        <w:t>2.8 million people are living</w:t>
      </w:r>
      <w:r w:rsidRPr="00AF3FFC">
        <w:t xml:space="preserve"> with MS as of 2020.</w:t>
      </w:r>
      <w:bookmarkStart w:id="5" w:name="_Ref131435442"/>
      <w:r w:rsidR="00594ABD">
        <w:rPr>
          <w:rStyle w:val="EndnoteReference"/>
        </w:rPr>
        <w:endnoteReference w:id="3"/>
      </w:r>
      <w:bookmarkEnd w:id="5"/>
      <w:r w:rsidRPr="00AF3FFC">
        <w:t xml:space="preserve"> This number has increased from 2.3 million in 2013, and the cause for the increase is unknown.</w:t>
      </w:r>
      <w:r w:rsidR="00AF6D13" w:rsidRPr="00AF6D13">
        <w:rPr>
          <w:vertAlign w:val="superscript"/>
        </w:rPr>
        <w:fldChar w:fldCharType="begin"/>
      </w:r>
      <w:r w:rsidR="00AF6D13" w:rsidRPr="00AF6D13">
        <w:rPr>
          <w:vertAlign w:val="superscript"/>
        </w:rPr>
        <w:instrText xml:space="preserve"> NOTEREF _Ref131435442 \h </w:instrText>
      </w:r>
      <w:r w:rsidR="00AF6D13">
        <w:rPr>
          <w:vertAlign w:val="superscript"/>
        </w:rPr>
        <w:instrText xml:space="preserve"> \* MERGEFORMAT </w:instrText>
      </w:r>
      <w:r w:rsidR="00AF6D13" w:rsidRPr="00AF6D13">
        <w:rPr>
          <w:vertAlign w:val="superscript"/>
        </w:rPr>
      </w:r>
      <w:r w:rsidR="00AF6D13" w:rsidRPr="00AF6D13">
        <w:rPr>
          <w:vertAlign w:val="superscript"/>
        </w:rPr>
        <w:fldChar w:fldCharType="separate"/>
      </w:r>
      <w:r w:rsidR="00AF6D13" w:rsidRPr="00AF6D13">
        <w:rPr>
          <w:vertAlign w:val="superscript"/>
        </w:rPr>
        <w:t>3</w:t>
      </w:r>
      <w:r w:rsidR="00AF6D13" w:rsidRPr="00AF6D13">
        <w:rPr>
          <w:vertAlign w:val="superscript"/>
        </w:rPr>
        <w:fldChar w:fldCharType="end"/>
      </w:r>
      <w:r w:rsidRPr="00AF3FFC">
        <w:t xml:space="preserve"> Females are two to three times more likely to have MS </w:t>
      </w:r>
      <w:r w:rsidR="00D13372">
        <w:t>than</w:t>
      </w:r>
      <w:r w:rsidRPr="00AF3FFC">
        <w:t xml:space="preserve"> males</w:t>
      </w:r>
      <w:r w:rsidR="004546CB" w:rsidRPr="00AF3FFC">
        <w:t>, with the average age of diagnosis a</w:t>
      </w:r>
      <w:r w:rsidR="007A17A2" w:rsidRPr="00AF3FFC">
        <w:t>round 36</w:t>
      </w:r>
      <w:r w:rsidR="00EB5853" w:rsidRPr="00AF3FFC">
        <w:t xml:space="preserve"> years</w:t>
      </w:r>
      <w:r w:rsidRPr="00AF3FFC">
        <w:t>.</w:t>
      </w:r>
      <w:r w:rsidR="00B9211F" w:rsidRPr="00B9211F">
        <w:rPr>
          <w:vertAlign w:val="superscript"/>
        </w:rPr>
        <w:fldChar w:fldCharType="begin"/>
      </w:r>
      <w:r w:rsidR="00B9211F" w:rsidRPr="00B9211F">
        <w:rPr>
          <w:vertAlign w:val="superscript"/>
        </w:rPr>
        <w:instrText xml:space="preserve"> NOTEREF _Ref131435442 \h  \* MERGEFORMAT </w:instrText>
      </w:r>
      <w:r w:rsidR="00B9211F" w:rsidRPr="00B9211F">
        <w:rPr>
          <w:vertAlign w:val="superscript"/>
        </w:rPr>
      </w:r>
      <w:r w:rsidR="00B9211F" w:rsidRPr="00B9211F">
        <w:rPr>
          <w:vertAlign w:val="superscript"/>
        </w:rPr>
        <w:fldChar w:fldCharType="separate"/>
      </w:r>
      <w:r w:rsidR="00B9211F" w:rsidRPr="00B9211F">
        <w:rPr>
          <w:vertAlign w:val="superscript"/>
        </w:rPr>
        <w:t>3</w:t>
      </w:r>
      <w:r w:rsidR="00B9211F" w:rsidRPr="00B9211F">
        <w:rPr>
          <w:vertAlign w:val="superscript"/>
        </w:rPr>
        <w:fldChar w:fldCharType="end"/>
      </w:r>
      <w:r w:rsidR="00B9211F" w:rsidRPr="00AF3FFC">
        <w:t xml:space="preserve"> </w:t>
      </w:r>
      <w:r w:rsidR="004546CB" w:rsidRPr="00AF3FFC">
        <w:t>Multiple sclerosis is</w:t>
      </w:r>
      <w:r w:rsidR="007021AC" w:rsidRPr="00AF3FFC">
        <w:t xml:space="preserve"> the second m</w:t>
      </w:r>
      <w:r w:rsidRPr="00AF3FFC">
        <w:t>ost common cause of neurological impairment in young adults, after trauma.</w:t>
      </w:r>
      <w:r w:rsidR="00585E88">
        <w:rPr>
          <w:rStyle w:val="EndnoteReference"/>
        </w:rPr>
        <w:endnoteReference w:id="4"/>
      </w:r>
    </w:p>
    <w:p w14:paraId="6A0540AB" w14:textId="589ACE5E" w:rsidR="00EA0D41" w:rsidRPr="00AF3FFC" w:rsidRDefault="007021AC" w:rsidP="00645237">
      <w:r w:rsidRPr="00AF3FFC">
        <w:t>Multiple sclerosis</w:t>
      </w:r>
      <w:r w:rsidR="0030706B" w:rsidRPr="00AF3FFC">
        <w:t xml:space="preserve"> leads to chronic, progressive, irreversible disability in the majority of patients. Although there is still no cure, </w:t>
      </w:r>
      <w:r w:rsidR="00285F58">
        <w:t>several</w:t>
      </w:r>
      <w:r w:rsidR="0030706B" w:rsidRPr="00AF3FFC">
        <w:t xml:space="preserve"> </w:t>
      </w:r>
      <w:r w:rsidR="007B79DF" w:rsidRPr="00AF3FFC">
        <w:t>medications</w:t>
      </w:r>
      <w:r w:rsidRPr="00AF3FFC">
        <w:t xml:space="preserve"> </w:t>
      </w:r>
      <w:r w:rsidR="007B79DF" w:rsidRPr="00AF3FFC">
        <w:t>are available</w:t>
      </w:r>
      <w:r w:rsidR="0030706B" w:rsidRPr="00AF3FFC">
        <w:t xml:space="preserve"> for </w:t>
      </w:r>
      <w:r w:rsidR="00BE0802" w:rsidRPr="00AF3FFC">
        <w:t>trea</w:t>
      </w:r>
      <w:r w:rsidR="006C7D9F" w:rsidRPr="00AF3FFC">
        <w:t>t</w:t>
      </w:r>
      <w:r w:rsidR="00BE0802" w:rsidRPr="00AF3FFC">
        <w:t>ment</w:t>
      </w:r>
      <w:r w:rsidR="006C7D9F" w:rsidRPr="00AF3FFC">
        <w:t xml:space="preserve"> for </w:t>
      </w:r>
      <w:r w:rsidR="00B54554" w:rsidRPr="00AF3FFC">
        <w:t>reducing</w:t>
      </w:r>
      <w:r w:rsidR="0030706B" w:rsidRPr="00AF3FFC">
        <w:t xml:space="preserve"> relapse rates and </w:t>
      </w:r>
      <w:r w:rsidR="0058595B" w:rsidRPr="00AF3FFC">
        <w:t>severity and</w:t>
      </w:r>
      <w:r w:rsidR="0030706B" w:rsidRPr="00AF3FFC">
        <w:t xml:space="preserve"> </w:t>
      </w:r>
      <w:r w:rsidR="00B54554" w:rsidRPr="00AF3FFC">
        <w:t>slowing</w:t>
      </w:r>
      <w:r w:rsidR="0030706B" w:rsidRPr="00AF3FFC">
        <w:t xml:space="preserve"> </w:t>
      </w:r>
      <w:r w:rsidR="006C7D9F" w:rsidRPr="00AF3FFC">
        <w:t>disability</w:t>
      </w:r>
      <w:r w:rsidR="0030706B" w:rsidRPr="00AF3FFC">
        <w:t xml:space="preserve"> progression.</w:t>
      </w:r>
      <w:commentRangeStart w:id="6"/>
      <w:r w:rsidR="00B9211F" w:rsidRPr="00B9211F">
        <w:rPr>
          <w:rFonts w:ascii="Calibri" w:hAnsi="Calibri" w:cs="Calibri"/>
          <w:vertAlign w:val="superscript"/>
        </w:rPr>
        <w:fldChar w:fldCharType="begin"/>
      </w:r>
      <w:r w:rsidR="00B9211F" w:rsidRPr="00B9211F">
        <w:rPr>
          <w:vertAlign w:val="superscript"/>
        </w:rPr>
        <w:instrText xml:space="preserve"> NOTEREF _Ref131435605 \h </w:instrText>
      </w:r>
      <w:r w:rsidR="00B9211F" w:rsidRPr="00B9211F">
        <w:rPr>
          <w:rFonts w:ascii="Calibri" w:hAnsi="Calibri" w:cs="Calibri"/>
          <w:vertAlign w:val="superscript"/>
        </w:rPr>
        <w:instrText xml:space="preserve"> \* MERGEFORMAT </w:instrText>
      </w:r>
      <w:r w:rsidR="00B9211F" w:rsidRPr="00B9211F">
        <w:rPr>
          <w:rFonts w:ascii="Calibri" w:hAnsi="Calibri" w:cs="Calibri"/>
          <w:vertAlign w:val="superscript"/>
        </w:rPr>
      </w:r>
      <w:r w:rsidR="00B9211F" w:rsidRPr="00B9211F">
        <w:rPr>
          <w:rFonts w:ascii="Calibri" w:hAnsi="Calibri" w:cs="Calibri"/>
          <w:vertAlign w:val="superscript"/>
        </w:rPr>
        <w:fldChar w:fldCharType="separate"/>
      </w:r>
      <w:r w:rsidR="00B9211F" w:rsidRPr="00B9211F">
        <w:rPr>
          <w:vertAlign w:val="superscript"/>
        </w:rPr>
        <w:t>1</w:t>
      </w:r>
      <w:r w:rsidR="00B9211F" w:rsidRPr="00B9211F">
        <w:rPr>
          <w:rFonts w:ascii="Calibri" w:hAnsi="Calibri" w:cs="Calibri"/>
          <w:vertAlign w:val="superscript"/>
        </w:rPr>
        <w:fldChar w:fldCharType="end"/>
      </w:r>
      <w:r w:rsidR="00B9211F" w:rsidRPr="00AF3FFC">
        <w:t xml:space="preserve"> </w:t>
      </w:r>
      <w:commentRangeEnd w:id="6"/>
      <w:r w:rsidR="001E25A3">
        <w:rPr>
          <w:rStyle w:val="CommentReference"/>
        </w:rPr>
        <w:commentReference w:id="6"/>
      </w:r>
    </w:p>
    <w:p w14:paraId="791D7ED1" w14:textId="24E67F53" w:rsidR="00AF3FFC" w:rsidRDefault="00C86978" w:rsidP="00645237">
      <w:r w:rsidRPr="00AF3FFC">
        <w:rPr>
          <w:noProof/>
        </w:rPr>
        <mc:AlternateContent>
          <mc:Choice Requires="wpg">
            <w:drawing>
              <wp:anchor distT="0" distB="0" distL="114300" distR="114300" simplePos="0" relativeHeight="251666432" behindDoc="0" locked="0" layoutInCell="1" allowOverlap="1" wp14:anchorId="24C483E9" wp14:editId="5FD1E61C">
                <wp:simplePos x="0" y="0"/>
                <wp:positionH relativeFrom="margin">
                  <wp:align>center</wp:align>
                </wp:positionH>
                <wp:positionV relativeFrom="paragraph">
                  <wp:posOffset>847283</wp:posOffset>
                </wp:positionV>
                <wp:extent cx="5562600" cy="2043430"/>
                <wp:effectExtent l="0" t="0" r="0" b="0"/>
                <wp:wrapSquare wrapText="bothSides"/>
                <wp:docPr id="14" name="Group 14"/>
                <wp:cNvGraphicFramePr/>
                <a:graphic xmlns:a="http://schemas.openxmlformats.org/drawingml/2006/main">
                  <a:graphicData uri="http://schemas.microsoft.com/office/word/2010/wordprocessingGroup">
                    <wpg:wgp>
                      <wpg:cNvGrpSpPr/>
                      <wpg:grpSpPr>
                        <a:xfrm>
                          <a:off x="0" y="0"/>
                          <a:ext cx="5562600" cy="2043430"/>
                          <a:chOff x="-47757" y="0"/>
                          <a:chExt cx="5657498" cy="1722404"/>
                        </a:xfrm>
                      </wpg:grpSpPr>
                      <wpg:graphicFrame>
                        <wpg:cNvPr id="12" name="Diagram 12"/>
                        <wpg:cNvFrPr/>
                        <wpg:xfrm>
                          <a:off x="77219" y="0"/>
                          <a:ext cx="5521325" cy="1647190"/>
                        </wpg:xfrm>
                        <a:graphic>
                          <a:graphicData uri="http://schemas.openxmlformats.org/drawingml/2006/diagram">
                            <dgm:relIds xmlns:dgm="http://schemas.openxmlformats.org/drawingml/2006/diagram" xmlns:r="http://schemas.openxmlformats.org/officeDocument/2006/relationships" r:dm="rId17" r:lo="rId18" r:qs="rId19" r:cs="rId20"/>
                          </a:graphicData>
                        </a:graphic>
                      </wpg:graphicFrame>
                      <wps:wsp>
                        <wps:cNvPr id="13" name="Text Box 2"/>
                        <wps:cNvSpPr txBox="1">
                          <a:spLocks noChangeArrowheads="1"/>
                        </wps:cNvSpPr>
                        <wps:spPr bwMode="auto">
                          <a:xfrm>
                            <a:off x="-47757" y="1429767"/>
                            <a:ext cx="5657498" cy="292637"/>
                          </a:xfrm>
                          <a:prstGeom prst="rect">
                            <a:avLst/>
                          </a:prstGeom>
                          <a:solidFill>
                            <a:srgbClr val="FFFFFF"/>
                          </a:solidFill>
                          <a:ln w="9525">
                            <a:noFill/>
                            <a:miter lim="800000"/>
                            <a:headEnd/>
                            <a:tailEnd/>
                          </a:ln>
                        </wps:spPr>
                        <wps:txbx>
                          <w:txbxContent>
                            <w:p w14:paraId="63F30ADA" w14:textId="13EB8CF6" w:rsidR="0080517C" w:rsidRPr="008F6AAF" w:rsidRDefault="0080517C">
                              <w:pPr>
                                <w:rPr>
                                  <w:sz w:val="18"/>
                                  <w:szCs w:val="18"/>
                                </w:rPr>
                              </w:pPr>
                              <w:r w:rsidRPr="008F6AAF">
                                <w:rPr>
                                  <w:sz w:val="18"/>
                                  <w:szCs w:val="18"/>
                                </w:rPr>
                                <w:t xml:space="preserve">Table 1: Common symptoms </w:t>
                              </w:r>
                              <w:r w:rsidR="00182500" w:rsidRPr="008F6AAF">
                                <w:rPr>
                                  <w:sz w:val="18"/>
                                  <w:szCs w:val="18"/>
                                </w:rPr>
                                <w:t>in patients with MS</w:t>
                              </w:r>
                              <w:r w:rsidR="00A91928" w:rsidRPr="008F6AAF">
                                <w:rPr>
                                  <w:sz w:val="18"/>
                                  <w:szCs w:val="18"/>
                                </w:rPr>
                                <w:t xml:space="preserve"> </w:t>
                              </w:r>
                              <w:r w:rsidR="003E32AD">
                                <w:rPr>
                                  <w:sz w:val="18"/>
                                  <w:szCs w:val="18"/>
                                </w:rPr>
                                <w:t>at the time of</w:t>
                              </w:r>
                              <w:r w:rsidR="00A91928" w:rsidRPr="008F6AAF">
                                <w:rPr>
                                  <w:sz w:val="18"/>
                                  <w:szCs w:val="18"/>
                                </w:rPr>
                                <w:t xml:space="preserve"> diagnosis and during relapses</w:t>
                              </w:r>
                              <w:r w:rsidR="003E32AD">
                                <w:rPr>
                                  <w:sz w:val="18"/>
                                  <w:szCs w:val="18"/>
                                </w:rPr>
                                <w:t xml:space="preserve"> or flare-ups</w:t>
                              </w:r>
                              <w:r w:rsidR="00A91928" w:rsidRPr="008F6AAF">
                                <w:rPr>
                                  <w:sz w:val="18"/>
                                  <w:szCs w:val="18"/>
                                </w:rPr>
                                <w:t>.</w:t>
                              </w:r>
                              <w:r w:rsidR="005A5168" w:rsidRPr="005A5168">
                                <w:rPr>
                                  <w:sz w:val="18"/>
                                  <w:szCs w:val="18"/>
                                  <w:vertAlign w:val="superscript"/>
                                </w:rPr>
                                <w:fldChar w:fldCharType="begin"/>
                              </w:r>
                              <w:r w:rsidR="005A5168" w:rsidRPr="005A5168">
                                <w:rPr>
                                  <w:sz w:val="18"/>
                                  <w:szCs w:val="18"/>
                                  <w:vertAlign w:val="superscript"/>
                                </w:rPr>
                                <w:instrText xml:space="preserve"> NOTEREF _Ref131435542 \h </w:instrText>
                              </w:r>
                              <w:r w:rsidR="005A5168">
                                <w:rPr>
                                  <w:sz w:val="18"/>
                                  <w:szCs w:val="18"/>
                                  <w:vertAlign w:val="superscript"/>
                                </w:rPr>
                                <w:instrText xml:space="preserve"> \* MERGEFORMAT </w:instrText>
                              </w:r>
                              <w:r w:rsidR="005A5168" w:rsidRPr="005A5168">
                                <w:rPr>
                                  <w:sz w:val="18"/>
                                  <w:szCs w:val="18"/>
                                  <w:vertAlign w:val="superscript"/>
                                </w:rPr>
                              </w:r>
                              <w:r w:rsidR="005A5168" w:rsidRPr="005A5168">
                                <w:rPr>
                                  <w:sz w:val="18"/>
                                  <w:szCs w:val="18"/>
                                  <w:vertAlign w:val="superscript"/>
                                </w:rPr>
                                <w:fldChar w:fldCharType="separate"/>
                              </w:r>
                              <w:r w:rsidR="005A5168" w:rsidRPr="005A5168">
                                <w:rPr>
                                  <w:sz w:val="18"/>
                                  <w:szCs w:val="18"/>
                                  <w:vertAlign w:val="superscript"/>
                                </w:rPr>
                                <w:t>2</w:t>
                              </w:r>
                              <w:r w:rsidR="005A5168" w:rsidRPr="005A5168">
                                <w:rPr>
                                  <w:sz w:val="18"/>
                                  <w:szCs w:val="18"/>
                                  <w:vertAlign w:val="superscript"/>
                                </w:rPr>
                                <w:fldChar w:fldCharType="end"/>
                              </w:r>
                              <w:r w:rsidR="005A5168" w:rsidRPr="005A5168">
                                <w:rPr>
                                  <w:sz w:val="18"/>
                                  <w:szCs w:val="18"/>
                                  <w:vertAlign w:val="superscript"/>
                                </w:rPr>
                                <w:t>,</w:t>
                              </w:r>
                              <w:r w:rsidR="005A5168" w:rsidRPr="005A5168">
                                <w:rPr>
                                  <w:sz w:val="18"/>
                                  <w:szCs w:val="18"/>
                                  <w:vertAlign w:val="superscript"/>
                                </w:rPr>
                                <w:fldChar w:fldCharType="begin"/>
                              </w:r>
                              <w:r w:rsidR="005A5168" w:rsidRPr="005A5168">
                                <w:rPr>
                                  <w:sz w:val="18"/>
                                  <w:szCs w:val="18"/>
                                  <w:vertAlign w:val="superscript"/>
                                </w:rPr>
                                <w:instrText xml:space="preserve"> NOTEREF _Ref131442041 \h </w:instrText>
                              </w:r>
                              <w:r w:rsidR="005A5168">
                                <w:rPr>
                                  <w:sz w:val="18"/>
                                  <w:szCs w:val="18"/>
                                  <w:vertAlign w:val="superscript"/>
                                </w:rPr>
                                <w:instrText xml:space="preserve"> \* MERGEFORMAT </w:instrText>
                              </w:r>
                              <w:r w:rsidR="005A5168" w:rsidRPr="005A5168">
                                <w:rPr>
                                  <w:sz w:val="18"/>
                                  <w:szCs w:val="18"/>
                                  <w:vertAlign w:val="superscript"/>
                                </w:rPr>
                              </w:r>
                              <w:r w:rsidR="005A5168" w:rsidRPr="005A5168">
                                <w:rPr>
                                  <w:sz w:val="18"/>
                                  <w:szCs w:val="18"/>
                                  <w:vertAlign w:val="superscript"/>
                                </w:rPr>
                                <w:fldChar w:fldCharType="separate"/>
                              </w:r>
                              <w:r w:rsidR="005A5168" w:rsidRPr="005A5168">
                                <w:rPr>
                                  <w:sz w:val="18"/>
                                  <w:szCs w:val="18"/>
                                  <w:vertAlign w:val="superscript"/>
                                </w:rPr>
                                <w:t>5</w:t>
                              </w:r>
                              <w:r w:rsidR="005A5168" w:rsidRPr="005A5168">
                                <w:rPr>
                                  <w:sz w:val="18"/>
                                  <w:szCs w:val="18"/>
                                  <w:vertAlign w:val="superscript"/>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4C483E9" id="Group 14" o:spid="_x0000_s1026" style="position:absolute;margin-left:0;margin-top:66.7pt;width:438pt;height:160.9pt;z-index:251666432;mso-position-horizontal:center;mso-position-horizontal-relative:margin;mso-width-relative:margin;mso-height-relative:margin" coordorigin="-477" coordsize="56574,1722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f6rYHBgVAAAFcQAAFgAAAGRy&#10;cy9kaWFncmFtcy9kYXRhMS54bWzUnV1vGzmWhu8X2P8g+GoW2BqTVSSLbExmQFaRuw30dDd2emYX&#10;WCwWiq1OhJElj6Rk0juY/74PFUtW+WsoOUrii3Ycp0UXDw/Px3vec+o3v/twNRu9nyxX08X81Zn8&#10;tTgbTeYXi8vp/M2rsz/+lCp7Nlqtx/PL8Wwxn7w6+2WyOvvdb//5n35z+ebqm8vxevz7xeVkNmKV&#10;+eobfvbq7O16ff3N+fnq4u3karz69eJ6Mudff14sr8Zr/rp8c365HP+V9a9m57UQ5vxyOn6zHF+d&#10;3SwyPmKJq/F0fvbbzTNdr79brbffjq7y0317+ersb16pTtdNXYlQp0rVwlVedE0VukaZFLrk+vD3&#10;s9H6l2t2ebm42C63/MNkPZotfuLneZ13y/k3V9OL5WK1+Hn964vF1fni55+nF5ObP8bLdd6UPrfn&#10;s/Evi3fr87ffTVdrecYS3XidV5jx97PRX1aHr/iXd9OLP6/Wv8wm56vp1fVswrJ/Wd0s+/EnZ6OL&#10;Ixa+WMwWy9X5+OJiMl/L/63zKjfL3vzsbHT9dna5REPOzj8Kd3X94/LmW8Q9/ub14vKXzU/G38xW&#10;6z9snjL//Dp/mcwvfxwvx//x43I0G2fNmsyrzuelzjf/x3nWJpbZ/Hn94PHpqJMwvlKisZWyylS2&#10;VXVVK+0ab1UfdPf3wZltHvinV2f//dPkw/p/jnrsZX725f2HHvOs3XI8n45no+8ny/eT0bfz94vZ&#10;+8kV8stbylvhk+Xbk7WNvo+ikqExlep7XbmkdRWFs7KXMcqO7d1o5/V4+RO/fcUxfZhvlLsWSUXT&#10;1VWj6rpSsQ2Vsw4N771o6rrzwomBdL7MIca+7RvlfdUY3VVKCl+FWjRVig1P2wbTibjb5Wr6+mXu&#10;0qtah1CHSjUpVio1XeVEzS6NVKKNTvXJDg7j4906naqOfrheTy9G88m75XQ9XR2loKpuZN3V3L+2&#10;lpXqWlFZb2Slk+yc8SqZjk09qqAm8HGMfdWExMdF21VWN/m7vuua2scmyIFMvoyCCm4ResguhWk4&#10;P7bqLbt0IYlW9tEYpXe7vK+gL2SXtW+bpHtXCSNQ0F7aKoReVkJ7HbqgZW/S4DBOrqA/LadvJlfT&#10;OfY0a+l49mY6PkpNu9Q0vdaqCgnzpzqnKtfYugpRplZgRFOodwd4345GJVJnsMB9Cihnr2Nlua1V&#10;tNZiYvvWOzeQzJdRU1sri1nH+4VGYUcxMyE6dLXuelc75ztz6y3uq+kL2WVwujch4ejrgJpaSzDq&#10;LVtNGNjOdajw57Wjf5jMV4vlL6OeCO7d8vV4fjE5zpg2PsXU9x4b6PH2SovKR9lWTWdrNEwb6Z/U&#10;0phcqCXRQWs03j7YysqgK3wrvl7ahOP5CrS0DkrjHlzV6q7lMiX8YNP3Vd0ZbWOrutpymW5cxgNa&#10;+jJ22eDG8nFWPekFeUUrK6tivppGtVpJFyIu4yYh2SQTJw5MR0Tak9X67WQ1HY+m8xHR7xLbup5O&#10;VqNfzd9dvZ5PVqt/Ha3JwGb8968jEpnJPP+f68Vk9S9Hmd1gCHBs01epSyRXsSWvsrjRiG2SbZ+S&#10;dk9FB8R/siVB435r7kMXkWFtXOVQbY8DbmQ0Axl+GbPbypqYVbVVjNm5CGyvJWyvumjQaxxFcAQx&#10;jyr0C9ll13UutS5UOhrO0hC+hkCmRT4SMU0u+XboA08dHfx+sV4sn290WysN4Y2qjMjuJBiiHpnq&#10;Stqc/CcnbCJHejSCFeiybDok0vc5xdLoqOts1RIuhN7UaH77FegoiRThj9CVDYJnlb2oXE0EEwJ5&#10;h0/BGq12u7xvdF/ILmvTgtsEdNSRWCnlW9AASZxuYu/amCGBz6ujI78ef8De/moKeLZYAp+N1yBq&#10;x1lTQ6bRtr4m7Mx2piGIJfjpq1h729sY2WOzO8P7QWzfuVb0fAg8oc+K3qLopKM6679ovZY5Vdvz&#10;SF/GmrrQtn0XFRkWaIdqowEMsKbyGCBcRmdDeirXeiG7TCS8fcIfdp4YQTUchiVeqOoeYMC2vseh&#10;DA7j1NZ09G/j6Xp0mUPYTQR7lL/XrvfeYWC6yAEqJ7Aypmkqz3XESXQ+pKcCWEAuQiYSlhzJc30J&#10;YF1gDUwoKwdrVTZSX1xDiVPrprG+8tLymKT/Ffvu+WJTlLoBUX4qgH0hu2yE8sbgCBM2J3uMUAXv&#10;dSVbIazxnXd+iB2eXEP7xbvXs8no/TQXJY7ST1O3Tae7UInO4x9SAgrl2lVdb6wwvQqAWE9Y0Oij&#10;qLG7ldOAlQo7VTkF7Nz0jQYdCrEx/ivQT6nrVDvTE4MEbmEfXU492ipp1SXbCdW0t7u87+tfyC4d&#10;AKqKibitiyD/4DjZYyQupRMu9dLZGluzZyxOrp9/mizX0zeLozRTyzp6rftKqlzM6MGasHyEayCO&#10;dd+T6qinMiXhWiNdbCpDwkG2SfYRalCqBl8vXeIeZ+RgTxhfyLfzPEbgH6LusJxe5SjURcI1suKe&#10;HFnsxdr3NfOF7NIKkI2uV1iZDPTnU7WC1N8rcBx2bqIZpgQn18z/nIz/nNP7O3n/UZraejC23qFg&#10;LhCFRkxM6EHwScp1xAKyx1vrcj8KDaIJxuDjo/bUelDvypHkV6YhCNVC9zIjsV9cU3sRgyRAI06W&#10;nKHCxHhDuGa7JMighAm5MPFoTv9CdhlU46Nr2Zt0pATR4tCSIY0FmkmpjoFwe3AYp9bUH8Cnlkep&#10;ZVLcLWpGlbbdBoQBauqpS3kZRA3g5oV+MvR0SWImFRiOpkJnwTmCkAbgyvnkSCuF+RpCT9MIaW3f&#10;VW3y2PlIlmupj5Ic9Y0TTepJd59QS1zBS9il0tJKSfKuSBpII/JhtMRqHZbCAGAQ1oTPqpajPy7J&#10;3IH4cxo/ByKFCzM5Sk0jaWyQ0E0aRa1TAe+DiKKwoDCO+5ahNL87wPvWU+k254qJWC4JrmmOQB0f&#10;1x7gCWTVYT4Hkvkyfr6WKtUteJhNtQErFB2xmcPt16lvSeOarn4KbXohu+ySIddlb1arbDOwHr6F&#10;tqDJAQ0AMPyKoSs7tfUcJdClN++O1EzORLZSVdKQ4SiMJuCg5OapziSlU0PA/YRmUro3CYytIr/C&#10;gdQ6odhEsaZHGUj/pdTDeseX0UzXtN56QU0tUOhGM8HQJIQDQKWO6ighiLzd5QMR6MvYpRBCqqiy&#10;mcBWwFcQbBDyT2164XWHqt4Jsk6umf3kmurT0Yl7bXhkZeFBuRq/1xEwhrrF7kXQlj5IAAkqQY+C&#10;9KaWHSrMqadcjDO4TSpKJB8wxKKXUMgCp/7Fg05di1prAN6ukRxbDQjm8wG2kUJC1xGjaaz7o0Hn&#10;C9ll0gLzAPDMNYRMESH++IZUQoSG0rBIMsShDzu5cnaLN3MKofD1LicXFD+PM6CGGr008BKakJ1e&#10;8uyQ2gqXDiqNpKQk4i0seN+1254SPxBiJVQudpK+4zMbaqUNmGryQnGBvwIdJdrEFcBM2BDYVKt4&#10;zDZGIlDfxGAgbOlboOK+AX0hu/TJJNlrMELQJFw75UE4GY6CSasJYYCiDa59a2+wbPvGY5RNnV+t&#10;Fhff9uUM4/yh78dXsIzzV/jW+Qcbvmw3X786E7vfMFl9t6EQ/2m8XH00WZfTLeUW7unVd+9hbo9n&#10;MIrfz7b0Vpaa/t/k3+Frzyj3b/518mF8sd5QbTPJNv+y/WU/Mm4zL+Hjr7ih9T5OxIVh4nRU0Dhq&#10;wnXqoABYDTF7UIaiMXbWmj0LzW/b7ScTqe9IrIjUu/nQR4nBt75erKbryX2pDcOMx5/f98EZTfG3&#10;tuDDirptpk2JKklb29SBDJtbvc6P+ymfP1uDD3vP/t1rjm88m76Zfw9RHTr3The+vfyQdeH2Bxvl&#10;ULuHGZ5iPtmLt78ff/h45GKrDhdvf1xOfr7zw9fvZrPJOs7HgOyXH/9tw+q+UYXhygfrB+SyDCxT&#10;4VKgDBsqiA/AtS1sUSgycCQyOanwRh2qH5eT1SPy9RcXaTGbLf76fEGfVn6m0xYkv4OmAMVAWWhe&#10;rvWb2pjTSWN4M3u4TH6FfOusdB/v1+p6fPGMuwVDUm6qeQGWCOFoxrUj7FIvU2hV/ie1l/Q+fbfK&#10;2H+f1jbge5uOKJPoM7tmDdsjCGDr5EBT+kxYq7tS2R/8/Afahn1j8VJsQwo+SZ1D3pjbFHCydCgA&#10;jwich0LLW9hjJ5PvsbbhIEGf1jZAijO9QyGhbOf7lds8IiWgutHeCsJHuUeZ+Ae+q5Cd+clsg260&#10;JEw2GTfA73o8sG1aEE0F6B4V/I8YS8++jKL2aW0DQa+VCo5DnxmA9JJBDQeNhcLQ1zU8+t7IW0T2&#10;H8j+4Oc/0DbQwJWf4DaofAFxQ6KI3QkgTtnR9wQEAFbTe5C2WHeJLi/ao4rjyoPle6xtOEjQp7UN&#10;cN5QUbB02o+IGzS0ANoEqNkpQMoEG1nqvvR+FZIIP5lt8Jr2N9LiinY1/EIuF3sqIFXf0ozT1rUS&#10;gkJqWcxTVur6tLaBAn5CzgJCPmxZBeQPngPdKxFMEDckE2yx7A9+/gNtQ3PfNowu3q3W303niUTx&#10;+8n0zdvXi+V/vTrTurVff76hKWR6D8uHZl6A3tBs6EupAqAJJrSUrdvymLOoTLqnO8fajQcOYQtK&#10;DtOvnNh9UrtxkxjveqTpIN3/fq9h2kkCYHr2qraD2A9bRUGHok7QotA1zDhPJDe4lD/8TKv48mLT&#10;kFpGjQCGW216ov9WaP1Z/ofl5SYxzh/dfH9jg5/TnH2DHSCLvf2XNfPtdsyFL2hQvt1xWZdoXv7e&#10;jjMscNMCvBF2YW/mFqTbfKas0/FBwQgOt4EMn3EfQnlLLYgeSZqzethYsq+F1UNrva8YZRWLWzEV&#10;Xu+HxHQqxYhFjUm3ilE2eGB3FQoTx+2OSU92V+GuYhT2mQ0UoywveFAxDNS0RhB9RNEQIkMsqYLO&#10;zMROgPU7eijTMH3eVwzygJL5DDsxFSK3WzEhmoGYCI8/ucWAKgw5ipqTxO9TWaXHnQ4ToNEGRjQ8&#10;b1qLH78YZU25txejEGd7aP83Ge0n339Ed3xLPUMaEjvlqTGHXB2hn9FC/zMw/och/P75lxHlb/f/&#10;DI9xsv0XdQ/fGoYDPUahhmxP/CnDUNgmPTAMZU3HDxqGMqbx0YIpY7DvXCl+YWAK9l1pIXF8IJgy&#10;GvaDgqEdXbmuoaoGrxyL4aB5KagKDPCg9Tm0zu6T2bBZ+zemjJZye2Oe4UpPdWPKWiJ3ilHoGnc+&#10;oqw3d6cYd33EvmIUdrgOFKOsX/RBxSgj8O0Ec6jzLEwyt6aEdOXRG1PIxxwIpozd+KBgAr1GuoXc&#10;IUyEr8stASoAVYTSVDMPAA72fqfxnRtTuO2d/hTm9Vsx3dWfU8QY9Pi3ivplFX0CJot0oPqgafyo&#10;U9u1DdOD9C2vKQM0+xbj4BylrFb6OfdfRj/bXYxDT7zQpm53/JSPjWU8u8HFKGOtPXgxyriURwum&#10;jKpbZEoLqbEDwZQRTR8UTNN30MItLMd2M46JIVs2OJq5gmemCA0bdDU8imOUNRrf+thnRKU5eTuF&#10;xShrUdgpRiF2vrORhUjP9sY8FXwVdpwMFKOsf+NBxSjrzzxaMIUJzVYwT5mSwnbbgWDKmlcfFExZ&#10;a/XRgim8U1vB3PWq+1FZYaf8QDBlfecPCgbepm0JyqGjMv9MRQnxvSEMYRYP/UJNZm/uMf/uON9D&#10;L1ZhwfExMZ3ClFC/J76ixuSEBBJmlgSDCWgoInvJXbVRtP3jkHChB9kZlmekK6cypY4uNguaBb04&#10;N3Uwagl+CA23AL+54YHm9SeCz0LAd7f/ZwA8p9p/2ZjJnWE4NCspDE8f0/h9w1A4T3NgGMrYUg8a&#10;ht5JOutodYXYy8WgFRRiRtoMfYCET9+PEUNiy35UXghffArFOBUkXjY25mjFKDSdW8V4MsYomwI0&#10;UIyycviDiuFojdGxpzrpcvN6DTgcQIGZlqFC33SONtohv3hfMQ6FOwrpa1sx3XWsp/AYZTTwnWIc&#10;mq6VtRjk5TdFtKdwjEJW/0AxyjjyDysGpPPY0QUALE6tJA+ZtKqmVtC3dAhG20j7eFZSiGvtLEYh&#10;724rps+hGF3d0JOFsdQJB7rpqaO7h6kOuReNMZYNVOxHs7LCY9/t/xmhxE2l/pPXSspGHOwuRqFr&#10;3O24bGhG0cUonFgxuBjMeSyY//DgxShrbtoJ5lCLUVh/3l6Fp1xJYa/aQDBlnV8PCsY3xNt5DBhx&#10;J1/6kBioABCqhbWyZVA4sycfvTGF+rDTn2cEn6e6MQwn7um4hZId6b1Skv17pkZVUjhXS6bz0VI3&#10;2P+P4+W+Ny0sGO9EUNjostWUz2E0Q8i9xtozgSrz0+mmwH3krvAIoZp2ec94w6dEULilnQgKe2U+&#10;pwjIPqMMoN5E+FCgW8tkJ+OY4sjxhw4OqVXDW3BHCw4VwYEX4S6Kc4qYSngIBVAi6VTLswEYVYUh&#10;YH5CrJV3Fp5FE54UwaEXobAjZasFn0MEGpaRScwd6DfRk6XF20NJo7/U82IPKH9NPSST39GCQ0VQ&#10;2NiyFcFdr3EKLVCcOTGkrTqVtcDQFQDHBiyGJnwuSNvR2P+ULSjc0s4WfI3JBaMsTe6kdV0e0ybz&#10;kBT6daApxl7TLi7U/kszOIQ7WnCoCA4Moz/HRYAtUNP7ASLZMLRIWdhGLs9S2WAZDAxh1M0wjL4j&#10;gkMvQmEHyvYi3E24TnERXNs0pgeUCyIQF9FLxPxCxmzSPgckJ4LWdxpSnymCwkaWrQjUndr5KURA&#10;fqPpHO8whzUiIFLKtoCeS4Zt4SYjjXhDlOGOCAq3tLMFXyM0beEcWhoOayExh7yUhKEPDD9mnoLx&#10;TBywRgyh6WeK4MBC32exBaFxUjLtgheqIAJGsWR0OjJpUPJWDFoTejmkX94RwaG2oLDjZHsR9Ge4&#10;CMIwtk2h/hQoAOh1fktUnv9ieL0MzMw8UmvYPPtMERQ2rmxFYD6DCLRJKfcCVh0Tv4kLOlrseOlQ&#10;nlHIBFSMJS37T8UFhVva2YKvkCOTJ8VYxqWRFDBjRSlYdbSC1JVhmkNqeL3AP/IIZe1IOxEcCC99&#10;eluwaerY7+R4/eYGQvjr2wVvi/vYW8KLIDatHryO7cN6xLug7r1o78EX2928rS+/1s7u3tXHiqvr&#10;2/f/RRa8eQXg6voZy46WH9/Wt/z2EnPBC4EYtXpvufI3CrJxXsPGbvkzd9JsJbD5y+7lhb/9fwAA&#10;AP//AwBQSwMEFAAGAAgAAAAhAGDuPwIfAwAAJwcAAA4AAABkcnMvZTJvRG9jLnhtbJxVa0/bMBT9&#10;Pmn/wfJ3yKNpQyNSxChFSGxDgv0A13YeWmIb2yVlv37XTpqWgjRGP6TXr5Nzzz3XOb/Ytg165trU&#10;UuQ4Og0x4oJKVosyx78eVydnGBlLBCONFDzHL9zgi8XXL+edyngsK9kwrhGACJN1KseVtSoLAkMr&#10;3hJzKhUXsFhI3RILQ10GTJMO0NsmiMNwFnRSM6Ul5cbA7LJfxAuPXxSc2p9FYbhFTY6Bm/VP7Z9r&#10;9wwW5yQrNVFVTQca5BMsWlILeOkItSSWoI2u30C1NdXSyMKeUtkGsihqyn0OkE0UHmVzo+VG+VzK&#10;rCvVKBNIe6TTp2Hpj+cbrR7UvQYlOlWCFn7kctkWunX/wBJtvWQvo2R8axGFyel0Fs9CUJbCWhwm&#10;k2QyiEorUN6dO0nSdJpitD9Mq+vd8dk0TebgEXc8SuM4CRNXk2D39uAVp37gi7XSpOU9ZcjhXqOa&#10;AUKMkYD5HC9rAlVtEcwMicGulR7TPMotTeNofkhxn18cTeLpQHCWpNHc5+d57UAG/3yk/v82NOuZ&#10;Q9lZ2WaaN7fMDJWHiTeV/zjgAALmPzLPOxC9MZeSbloubN9pQIVYaHNT1cpgpDMGbPQti1zcSB+D&#10;/jp7Mj6euJj28a6og1KuPXyRR+WGOr8uLVwJZu96QDoi/l+uf6iI4r6ZTHbgGGDZO+bRlfyb3KLB&#10;MX6XawxktzAN5vINbtSdpL8NEvKqIqLkl1rLruKEAb3IW7dT41HnT5MZB7LuvksGxiQbKz3QzjxD&#10;dx10SZTE83SWOjCSjUY87JR4Hs8mfsPYKCRT2tgbLlvkAqgA3H3+ReT5zti+p3ZbHLCRTc1WddP4&#10;gS7XV41GzwTuyZX/DW34alsjUJfj+RQawp0S0p33NNvawj3e1GCJs9D9evZOmGvB/BZL6qaPgXQj&#10;oP47cXqZ7Ha9hY1uci3ZC2imZX9fw/cFgkrqPxh1cFfn2DxtiOYYNbcCdJ9HSeIudz9IpmkMA324&#10;sj5cIYICVI4tRn14Zf0Hoc/oEupT1F6vPZOBK7jRR/42PvTvu37ef98WfwEAAP//AwBQSwMEFAAG&#10;AAgAAAAhAEl9Y950BQAAdhoAABgAAABkcnMvZGlhZ3JhbXMvbGF5b3V0MS54bWzUWe1u2zYU/T9g&#10;7yDo/yJ/JFlg1Ck6pMEKJO6wZA9AU5SlgSJVkk6cPv0uv0TKlh3LXdH0TytS5P3gPffwyHn3flPT&#10;5IkIWXE2T8dnozQhDPO8Yqt5+s/j7W9XaSIVYjminJF5+kJk+v7611/e5at6RtELX6sbUiRghckZ&#10;zM3TUqlmlmUSl6RG8ow3hMHbgosaKRiKVZYL9Az2a5pNRqPLLK/QSqA6dUbQCSZqVLE0WbPqy5p8&#10;yufpWrBZXWHBJS/UGeZ1xouiwsT9h4TSri+yq8ymkJV3lVTj9NqkpSpFSfKE6DxNMzuVE4m7Mxip&#10;O6nsW3hO1EsDx0PBTJo0opqnF6PRyG8PCzBncNrbazJ9mrFFiermBinkvMPTPc8JtcMmeG5UUusX&#10;OmkonQ0i59g7jt/79BrxQFTSlDQXUHG90rhvXDKdLafsmbhjHODnlC0nhDY5wc90eDbTE0KbHhGa&#10;K1OA3YbFzwEJ59CzAjtMAHSVfhybyc/CIkXPumcHcbxhwcJFn4VJsADGXrFw2WdhGiyAsVcsjO1q&#10;F3ubxqA8xuEoXMjG3KBMJiEOF7S2MRkUxyTEEdsYFMc0xAFP/jwAbLrYR9Z1GuKIbRyKw3JTBLXl&#10;yiHmueSUePrIA0eZHV0Gk+qFkjdAaP9nl4VyAPP6cgyqRihGZOF71KJ7+piKn6MU+laMr6MTuPj8&#10;dfo+mlZ7SXFQwXtJ8VDBjS6Iifn3b6ZVLeh2LgeLREMijhfC5XAiAXRQZmXWAqRKwlANQmkB/45c&#10;bZ6QaO+xvBKOXRCr6rsnEKdah9En6iWNILL6Sv4ESUqJtG/JBmHVCpnYHC45l7FPfzVXRRQIVKBY&#10;MzxPYWuaIAHSF+JIE97MU/JlnVovDCSsixjRVSv4WOu4Kqw+I7Tj0qO2u8lJOQTKN5i60V5NwoXg&#10;9d+tZdjqVJq27R5tbtaOLFFDnIAGVfe6Brd6+IbjdU2YUcOXmSAUKfgOkGXVyDQRsyWt4AR8zvm/&#10;UCVP98ahywEq8rlwVQN9K1Uopx26BEs4Zg7RYfugIQADXjdcVoqAQ1I8GhVd+lp3tj8fu/354HZg&#10;amPIum+QeNz0rvfR9q1vkdHJ2qXp4+xuhNEgR3b9QUfwmVHfcqYevrqT6Xq0qVk4XV705igJPmDA&#10;hdCWJfYHk7e6lsalHcQHejDugyd7krcC+h8+gM6uerPs9/ct2Vl/4zP4oDiEgA7QZYNwDHKAiT9E&#10;vS4+w6gnWgryKYKi9T241WtiTUnLo3qwhcdONJELwzcgQKyHBVqkSY02mqIXPrvIWgwC0837QQf3&#10;5R6b5krpxAumPiJcRqQMVxLaVNLSRaMsMzC4QRwf7VwpISXLS4FvwxtXrZ+CLqnr6k7d9vOVp52e&#10;5YFZ+6lRDfPUG5htp6O7Ybv7DnTD/pR749623PaWRVLcZ61lK3G6V1cHnlEDgD3TMZ8WtwPwvYNW&#10;x87mw+huCRIH0WrFtELyEqWrY+7RxvoNPyqVf0EyW5PLNaVEfWRoSUlu34WfeGKLoTtUe//ZtrA/&#10;IgkCkuqHKgrX/pLQAn5Siwmgg7KW8jpiwVbdkgZgS9Mo1RrD06hhUaOuTdVbhdIx7WbVPUjCSJ50&#10;KNDdPPD7Td/W5dFbvy8EjfWAQUuQYexo17XOFiY/YBAJlPLnfeA8DXNOPEYCWKo/DHpB9bseC9A1&#10;CljX601iFA5uOEQj8WUIZY9Gi9EG/W4hHfb2oa5fP9MjsHjeD+NjOmDP1mM64HI6VNMMJ+GdDtiZ&#10;0OjalSEgYqwMKUwPPFTLUGlZLR8FYlB7zEB/euLe6Ssr/bZViWw8Zbw9OeJQpa+96KMvJOY+Qd1x&#10;9Y52FtsJ+GvR9X8AAAD//wMAUEsDBBQABgAIAAAAIQBZy6Sa2wMAAA1RAAAcAAAAZHJzL2RpYWdy&#10;YW1zL3F1aWNrU3R5bGUxLnhtbOyc3U7bMBTH7yftHSLfj7SwTagiRXyoEhJCiLEHcB0ntXDsYLtQ&#10;3n62k6ZMYqKhhDnh3LRpmuPU/tnnHP/t9Oh4VfDogSrNpEjQeG+EIiqITJnIE/T7dvbtEEXaYJFi&#10;LgVN0BPV6Hj69ctRmhcTbZ44PadZZAsRemJPJWhhTDmJY00WtMB6T5ZU2G8zqQps7EeVx6nCj7b4&#10;gsf7o9HPOGU4V7hAdSH4DUUUmAkULQW7X9KLNEFLJSYFI0pqmZk9IotYZhkjtH7Dyrhb/4gP4/sl&#10;I3e+GrFmRcnpGE191QwznEYPmCcIxdWplGry9xmCzaU21bf2ODJPpW2iqiAUlYrZFh2NRyNXQuwa&#10;7LmBJlTQg3R6hO3pgipsDbRJkFRmIW2LlAtGZkoK46zxhLN8YW5YHilmyZiFovTaoChlyn5qbtAU&#10;2uC5nPNI2PITJGRKR3X1muu6u3l5kNYNZ1bXqj70Te2rI25sv2HpKkH79jfhiSYqn59xFdn62E5o&#10;62hf5+7VNZ6tvzNwF2aM88bW4XrdtjZxl9Iso8Q09q49XrdvjPz9LZLGvmBCqroM2+Gpq4DvNNyM&#10;6x+eVdfXPaBuAN8b/LHlU3Wg9aeaFhdXlte6OwKvqq+Ey+uBCiD2kSPMrHYcYdi6VED2kch2doou&#10;hIFL7EsIc7RccPe5SPfZDiQcVab0xoTD0ToAWj1JDx2t70CrJ7Sy/KLIrzkmEL2audR7JvTO8TUz&#10;3ufH/5pd+dwPmNRT6jCYzGGQOGGjs4S89SDRbH6rsND75yHm3NtJAZ9NNsryX0Ct02HkxqdXt99R&#10;7JsDtUrV7cz5dUFt7R/HQfrH7aTxl/3jdr61a1m9dcAimHO5NDAt6mBa1BoG1tq4fgTqz2a5aLtx&#10;1aTjzmnVak41W+puucnRCjHLg8XBzUr7ZinX0QJltS86uKMFymqfaIGy2hdaJVZni4BVCohfL8Wv&#10;59QgjvVxrEE86yM1iGv9oxamurRLXNtuFhycurQJWuPzoQWtASAZWkQaAJKhhZueIsnyE0JA3Osi&#10;9LdWxYkUM8DR1YMYrXH4fUAwOjp6LqY1DqNO3Kb8QIHssqK6nW1wOe8cfFUwvkpLzlIIHp1tEWnt&#10;rTyQkB3WLpP0njosz+QUvFYwXstPPmbSbsx5vIKnt0JJtNZ5L4DxD5OHE1N8wgVUAqPinZhTf2Az&#10;23tvZmuddXkWQ9Pfe5pteRZDE977zGJointPWdjnORZlgOFiuwWMl58J6CmK9O4UYIQy7TAKYAQ0&#10;Mw/TSX1C1UrRh9vVwOLFdrHm/654bP40wP6L4fQPAAAA//8DAFBLAwQUAAYACAAAACEAA8CiPBEE&#10;AADfQQAAGAAAAGRycy9kaWFncmFtcy9jb2xvcnMxLnhtbOycXU/bMBSG7yftP0S+H2kZIFYREB+r&#10;hITQpLHryU2cNMJxMtuF8u9nO5/toKWxuzTF3JQmyrHz5Pj18fFJzy7mCXaeEGVxSjwwPBgABxE/&#10;DWISeeDXw/jLKXAYhySAOCXIAy+IgYvzz5/OgigZ+SlOKbtBoSOsEDYSxzww5TwbuS7zpyiB7CDN&#10;EBFnw5QmkIuvNHIDCp+F/QS7h4PBiRvEMKIwAYUR2MJEAmMCnBmJ/8zQbeCBGSWjJPZpytKQH/hp&#10;4qZhGPuo+ICUy6aP3VM3vwUX+j4ifPj7EJyrO+Mxx8h5gtgDwM0PBYj5i0d8yO8Yz8+K/x3+kglC&#10;hSngZDQWRIeiIWnCVcAaVzD+gtHdBDsEJuIykgZoULQexhhfYyqMOwniUw9QlCHIxVk4UlyROJv3&#10;pWytbKG+NO8Xjsk7LWE+rPpZXZUbQWGIfJ7bKWjw+V1puToyrrpdHfq+eKWCUN54brv8VmCAOI7I&#10;vWAx7JLFMtXueEi36BTFbrgF7t4ndgPEEyK6KKSKQJxNYa4gxwPxp0Z+Q1wKveq7msjRU0p6fS8f&#10;TlQlhq9d6ulujB2J4chiCKPbJPqBoa8zsUgR4THhfdGQtWO+6aJ8XocyeZTC5+0iGUv635DVOOmJ&#10;dehXVgbGMbN48kAhYYc3GgHpom6cbCX2KKP397fVXXwfRj8tVrXUrdaMtfZWhzYW34nFWqz7K4Ym&#10;sJYSMNSRANEjlQeoA/JNUxXlAC8t6Q7ftcEBn9e5ESPBgQ8xTmcyoyPTQjWJtT1ZvvX60rYQF1Vy&#10;1Wqwf5ghY9wm1YDEoDFnl8Osva81YxFdL6oEbeNJQWKw2QDlDTYboDDYbADIIL2e2rhe7LVUwjKu&#10;9jHWTsdNYTMSGDQfR6datRxo6Mp2tyg71bv9QtmpZu4Tyh1ZRKnU0RQGxXb3qpTM1jXA+DqrltPh&#10;zU7I6YehvROKu0T7dEW6sd++vROivNe0w+jS91ssomWEKME0dty/rXDD9mvs/z41Bo+mk2IpGVvK&#10;SwVeximrCivry7I8sS6jM06Z00tZyWaM85HVjDzBvVQvOLGCsW3BYCmOAx1h1s8f939uUxA1JcFy&#10;9IDieKUx6C1ED6hYdpyKLcjne7364rci22Zx2HanLt0ebH3dZzy0KAM4+wBVGUH/HqCKWezT6+nT&#10;U+LZoqjAJgLkC03l9FuG8a8G9Qpxi3StRbwZ4hY5Wot4M8QtErMW8bsRizLPada+iE7GjvVLDNuN&#10;U0vh61+4Ejxe6WNm9Q7jql2YHqW/5TAtH6qR0g9ODXCu3bmq5FzYe9gTJzcOX9Thm1OSVXvo7T28&#10;ec/9UxGKnh7mm0v1K5Oh+ZdV5RJ9KY/wViNbB69XAqHWVPlvGoifZTj/CwAA//8DAFBLAwQUAAYA&#10;CAAAACEAS5IkeuAGAADnPQAAGQAAAGRycy9kaWFncmFtcy9kcmF3aW5nMS54bWzsW+tu2zYU/j9g&#10;70DoVweMtSTratQpdLGKAl0bLOm2v7RM20IlSiNpN+kwYM+yR9uT7FCSL0m82k7jJlgVILIuvBwe&#10;Hp7vXMgXL6+KHC0pF1nJhprxXNcQZWk5ydhsqL2/TLCnISEJm5C8ZHSoXVOhvTz7/rsXE1ENJpx8&#10;hIII2mBiMJkVQ20uZTXo9UQ6pwURz8uKMvg6LXlBJDzyWa+tVOQ9U9ed3iQjM04KbdWIqO40UmQp&#10;L0U5lc/TsuiV02mW0lUzqhHvdiPkThP76ShIxrSzeliiuuSUNvds+YpXF9U5bx7Tt8tzjrLJUANG&#10;MVIAR7Te+lNbFF70FHtu1Z01DbXFRYWKckLz19DWH0Ec+o7teNj0ohBbZhLhwIx0nBie6SVR6JqO&#10;92dLHVseSo4qt6FlU0vUwyGDqykvzl6QAXAUXQ01U7cMDV3Djes7rqnGRQb0SqIUPhqm6Zo+fE+h&#10;QN/3LMNVBXqbViou5CtaFkjdDDVOUwkUkwFZvhGyKboqol6LMs8mSZbn9YMSFxrlHC1JPtRImlIm&#10;jbr6fEHfAX31e72hSRB5+1W+KG6/Ink1JzdfArW1YKqeatpvEJEz9FEN1NVhblMCcjjNiYTbooI5&#10;EmymIZLPYJWkktek3ai9bvgxh6AYHBMxb2io6WtYVmSScpRnsEI9Xf21k5ezepKnU5itdpqU5DYS&#10;Ut/J6xyWAhnk7Gc6BclXgtKMPuWzsZoyXi8GUBfAtrG6NpNdV1A1pzDJ67rNpIo9ddsqG9rW9fWD&#10;+qb1gKBS3X/J5Lp+kbGynb2bMpeDvDWET5vy7SIWDQMUL+RVWE6uVZNj+AU9IKo0yYDlb4iQ54SD&#10;2gEWgDIF8Z+X/JOGPnIlRuL3BeFUQ/lrJoaa65l9U0OyfrAsV7c0xLe/jLe/sEURlbAkYOVBb80t&#10;SCiIIkuhj0YY24dI1lOhCGRlsJDlNGsXXkOv+pALeaFGBEMlg6q+wEAKwt/UxOdL6Ataz9gEVmB9&#10;u5F5NKHTSzK++DTULM/z7WYucnZRpaohoO88lY3o+TdkbFMgbKZku+hKXuDd5mswlbeb7NsbsYWy&#10;bYnx4i3gUqtelJYmg+YCo8qJAjHKcBQA94Bqw1BL+wPlCuoAOJq1Ic8iTlhGcvSW8iVFr9myzJeg&#10;j5hU+g0IgSs0CldgWK3ZV5LQSMVvD6BHt1uquxDQV70At3FiZOmjYKQn2LS8GFsjt4+DME6wGzhG&#10;HNlJ6PeTr4cTjuvpnt8wcSdO+L5j9a12Wa3QZgUCD4wTtbq/JXwweRlrJdJaSSQZ/A8g5UmOtkOf&#10;Rg/tQx9Vql7aDw0ttue4gCYNtLQPO6DF83QD8GQvtIDt06DMlwKL7RoAFqgGF+h4BS64fd8gTK49&#10;Lr4AiWuzaBtfojnhKIXLUPvnr79bZdZa0MdDDXpXySxFjC54JjOxA2DuwHLHvTVQo0uezSjYcADW&#10;ioUgORnpeMiPMXZQXC7GOUXLTPn8HfOOY94vYN1ns3IH244wDI8xnA4zDHUr6UdxaGDDtx1s2VGC&#10;Q90f4cQ3Eie2ItMzo5MbhoYFuGL3uxhCF0PoYgh1zOFUhl4XQ7gZbngCMYQLykTJr1GcCbngYzCc&#10;6S7rbj9K3FeLHgYUSRgkhm0kEDwwTWyFhouD2I2wHlqO5buBGyWnjyBsD/EYLDx5sPlJutUni0s/&#10;ydF2QYQuiLAzOt25wRs3GJINVMg5FRmBaAqC4CsHr1hmVKBnENYZMyrEjwiCn7Mc/n9EkDulTJWU&#10;JRU/3Mt5ua/OPgyW+qPQM6x+H8e65WIrskfYC6IYJ1Zsmo4+ih3DOLn/YkJqzHTszn/p/JfOf+n8&#10;l1WYWiVb13n/x41RnzAH+lMpS/7l3st9dehhMJG4ThjpkY+NyLaxBXkMHMaBhYORGSWmZY+C2Pmq&#10;MNF5LxDieJxdNZ33smcTzVPegNOlQJv9Nd9kCjSQ5Aocl2cZbDQtOWw1JRIyUbvcki4X+t+bltAr&#10;kkk0UeHGOtq4w6vr2PcZ9v1KyQflJ99yoHewcX/MdtvqOcYkOMzq0XXY2WXZOob9XhGGHVUQs7VH&#10;CU4g4wfJvcQJvfjkVo9l6oZl+J1z3DnHnXPcOcfflnP8DmKt/F7IcF+1eRgy2H7iBEHQx3rU9yGb&#10;1w9xGAQJdgATnNAdhZYbnB4ZDN/vu3BOCE6GHAN+XTbvQU+ZdP5w5w/fPW3SbQneHCpZn045dLvI&#10;V9oS/J6DCwxbR5Q/zCBpBwcw6Q6w6by5z3hzCcQQZouObYPjtrPGtIJMcrcRuD43dtQu6qicMci4&#10;w3mxCU0hy75L9PYHDsCjvpfttNM8rLtbHV6uH9qz1mf/AgAA//8DAFBLAwQUAAYACAAAACEArAvv&#10;FN8AAAAIAQAADwAAAGRycy9kb3ducmV2LnhtbEyPQUvDQBCF74L/YRnBm92kaWqJ2ZRS1FMRbAXx&#10;ts1Ok9DsbMhuk/TfO57scd57vPlevp5sKwbsfeNIQTyLQCCVzjRUKfg6vD2tQPigyejWESq4ood1&#10;cX+X68y4kT5x2IdKcAn5TCuoQ+gyKX1Zo9V+5jok9k6utzrw2VfS9HrkctvKeRQtpdUN8Ydad7it&#10;sTzvL1bB+6jHTRK/DrvzaXv9OaQf37sYlXp8mDYvIAJO4T8Mf/iMDgUzHd2FjBetAh4SWE2SBQi2&#10;V89LVo4KFmk6B1nk8nZA8QsAAP//AwBQSwMEFAAGAAgAAAAhANIz3PkdAQAAZgMAABkAAABkcnMv&#10;X3JlbHMvZTJvRG9jLnhtbC5yZWxztJNdT8MgFIbvTfwPhHtLOz9jRndhY7LEG3X+gBNKWzLgVGBq&#10;/7246WITVr3ZJTzhPU9yXuaLD6PJm3ReoeW0yHJKpBVYK9ty+rK6P7uhxAewNWi0ktNBerooT0/m&#10;T1JDiI98p3pPYor1nHYh9LeMedFJAz7DXtpIGnQGQjy6lvUg1tBKNsvzK+Z+Z9BylEmWNaduWZ9T&#10;shr6OPnvbGwaJWSFYmOkDYkRrFbQOjCPGyXWz2HQMoaDa2Xg9Bt59rqHRRblKUt7zY7g9QADbkLC&#10;SW/BpE9xBJ8KAiRs6ng96XJ5wMUo4dBjEzKBhu3W9bWm63ETftZUOXiPPUwZ7MikxMUBiUQp/12c&#10;O9TofEJIbMHeh41+R/kJAAD//wMAUEsBAi0AFAAGAAgAAAAhAGAmNyhcAQAAdgQAABMAAAAAAAAA&#10;AAAAAAAAAAAAAFtDb250ZW50X1R5cGVzXS54bWxQSwECLQAUAAYACAAAACEAOP0h/9YAAACUAQAA&#10;CwAAAAAAAAAAAAAAAACNAQAAX3JlbHMvLnJlbHNQSwECLQAUAAYACAAAACEAf6rYHBgVAAAFcQAA&#10;FgAAAAAAAAAAAAAAAACMAgAAZHJzL2RpYWdyYW1zL2RhdGExLnhtbFBLAQItABQABgAIAAAAIQBg&#10;7j8CHwMAACcHAAAOAAAAAAAAAAAAAAAAANgXAABkcnMvZTJvRG9jLnhtbFBLAQItABQABgAIAAAA&#10;IQBJfWPedAUAAHYaAAAYAAAAAAAAAAAAAAAAACMbAABkcnMvZGlhZ3JhbXMvbGF5b3V0MS54bWxQ&#10;SwECLQAUAAYACAAAACEAWcukmtsDAAANUQAAHAAAAAAAAAAAAAAAAADNIAAAZHJzL2RpYWdyYW1z&#10;L3F1aWNrU3R5bGUxLnhtbFBLAQItABQABgAIAAAAIQADwKI8EQQAAN9BAAAYAAAAAAAAAAAAAAAA&#10;AOIkAABkcnMvZGlhZ3JhbXMvY29sb3JzMS54bWxQSwECLQAUAAYACAAAACEAS5IkeuAGAADnPQAA&#10;GQAAAAAAAAAAAAAAAAApKQAAZHJzL2RpYWdyYW1zL2RyYXdpbmcxLnhtbFBLAQItABQABgAIAAAA&#10;IQCsC+8U3wAAAAgBAAAPAAAAAAAAAAAAAAAAAEAwAABkcnMvZG93bnJldi54bWxQSwECLQAUAAYA&#10;CAAAACEA0jPc+R0BAABmAwAAGQAAAAAAAAAAAAAAAABMMQAAZHJzL19yZWxzL2Uyb0RvYy54bWwu&#10;cmVsc1BLBQYAAAAACgAKAJsCAACg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12" o:spid="_x0000_s1027" type="#_x0000_t75" style="position:absolute;left:576;top:2209;width:55490;height:120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uPhwAAAANsAAAAPAAAAZHJzL2Rvd25yZXYueG1sRE9LawIx&#10;EL4X/A9hBG/drA+srEbRQsFr19LS23QzbhY3kyWJuv77RhC8zcf3nNWmt624kA+NYwXjLAdBXDnd&#10;cK3g6/DxugARIrLG1jEpuFGAzXrwssJCuyt/0qWMtUghHApUYGLsCilDZchiyFxHnLij8xZjgr6W&#10;2uM1hdtWTvJ8Li02nBoMdvRuqDqVZ6vAnw3u/mb176KMP6e3Y8XfmE+VGg377RJEpD4+xQ/3Xqf5&#10;E7j/kg6Q638AAAD//wMAUEsBAi0AFAAGAAgAAAAhANvh9svuAAAAhQEAABMAAAAAAAAAAAAAAAAA&#10;AAAAAFtDb250ZW50X1R5cGVzXS54bWxQSwECLQAUAAYACAAAACEAWvQsW78AAAAVAQAACwAAAAAA&#10;AAAAAAAAAAAfAQAAX3JlbHMvLnJlbHNQSwECLQAUAAYACAAAACEAttrj4cAAAADbAAAADwAAAAAA&#10;AAAAAAAAAAAHAgAAZHJzL2Rvd25yZXYueG1sUEsFBgAAAAADAAMAtwAAAPQCAAAAAA==&#10;">
                  <v:imagedata r:id="rId22" o:title=""/>
                  <o:lock v:ext="edit" aspectratio="f"/>
                </v:shape>
                <v:shapetype id="_x0000_t202" coordsize="21600,21600" o:spt="202" path="m,l,21600r21600,l21600,xe">
                  <v:stroke joinstyle="miter"/>
                  <v:path gradientshapeok="t" o:connecttype="rect"/>
                </v:shapetype>
                <v:shape id="Text Box 2" o:spid="_x0000_s1028" type="#_x0000_t202" style="position:absolute;left:-477;top:14297;width:56574;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63F30ADA" w14:textId="13EB8CF6" w:rsidR="0080517C" w:rsidRPr="008F6AAF" w:rsidRDefault="0080517C">
                        <w:pPr>
                          <w:rPr>
                            <w:sz w:val="18"/>
                            <w:szCs w:val="18"/>
                          </w:rPr>
                        </w:pPr>
                        <w:r w:rsidRPr="008F6AAF">
                          <w:rPr>
                            <w:sz w:val="18"/>
                            <w:szCs w:val="18"/>
                          </w:rPr>
                          <w:t xml:space="preserve">Table 1: Common symptoms </w:t>
                        </w:r>
                        <w:r w:rsidR="00182500" w:rsidRPr="008F6AAF">
                          <w:rPr>
                            <w:sz w:val="18"/>
                            <w:szCs w:val="18"/>
                          </w:rPr>
                          <w:t>in patients with MS</w:t>
                        </w:r>
                        <w:r w:rsidR="00A91928" w:rsidRPr="008F6AAF">
                          <w:rPr>
                            <w:sz w:val="18"/>
                            <w:szCs w:val="18"/>
                          </w:rPr>
                          <w:t xml:space="preserve"> </w:t>
                        </w:r>
                        <w:r w:rsidR="003E32AD">
                          <w:rPr>
                            <w:sz w:val="18"/>
                            <w:szCs w:val="18"/>
                          </w:rPr>
                          <w:t>at the time of</w:t>
                        </w:r>
                        <w:r w:rsidR="00A91928" w:rsidRPr="008F6AAF">
                          <w:rPr>
                            <w:sz w:val="18"/>
                            <w:szCs w:val="18"/>
                          </w:rPr>
                          <w:t xml:space="preserve"> diagnosis and during relapses</w:t>
                        </w:r>
                        <w:r w:rsidR="003E32AD">
                          <w:rPr>
                            <w:sz w:val="18"/>
                            <w:szCs w:val="18"/>
                          </w:rPr>
                          <w:t xml:space="preserve"> or flare-ups</w:t>
                        </w:r>
                        <w:r w:rsidR="00A91928" w:rsidRPr="008F6AAF">
                          <w:rPr>
                            <w:sz w:val="18"/>
                            <w:szCs w:val="18"/>
                          </w:rPr>
                          <w:t>.</w:t>
                        </w:r>
                        <w:r w:rsidR="005A5168" w:rsidRPr="005A5168">
                          <w:rPr>
                            <w:sz w:val="18"/>
                            <w:szCs w:val="18"/>
                            <w:vertAlign w:val="superscript"/>
                          </w:rPr>
                          <w:fldChar w:fldCharType="begin"/>
                        </w:r>
                        <w:r w:rsidR="005A5168" w:rsidRPr="005A5168">
                          <w:rPr>
                            <w:sz w:val="18"/>
                            <w:szCs w:val="18"/>
                            <w:vertAlign w:val="superscript"/>
                          </w:rPr>
                          <w:instrText xml:space="preserve"> NOTEREF _Ref131435542 \h </w:instrText>
                        </w:r>
                        <w:r w:rsidR="005A5168">
                          <w:rPr>
                            <w:sz w:val="18"/>
                            <w:szCs w:val="18"/>
                            <w:vertAlign w:val="superscript"/>
                          </w:rPr>
                          <w:instrText xml:space="preserve"> \* MERGEFORMAT </w:instrText>
                        </w:r>
                        <w:r w:rsidR="005A5168" w:rsidRPr="005A5168">
                          <w:rPr>
                            <w:sz w:val="18"/>
                            <w:szCs w:val="18"/>
                            <w:vertAlign w:val="superscript"/>
                          </w:rPr>
                        </w:r>
                        <w:r w:rsidR="005A5168" w:rsidRPr="005A5168">
                          <w:rPr>
                            <w:sz w:val="18"/>
                            <w:szCs w:val="18"/>
                            <w:vertAlign w:val="superscript"/>
                          </w:rPr>
                          <w:fldChar w:fldCharType="separate"/>
                        </w:r>
                        <w:r w:rsidR="005A5168" w:rsidRPr="005A5168">
                          <w:rPr>
                            <w:sz w:val="18"/>
                            <w:szCs w:val="18"/>
                            <w:vertAlign w:val="superscript"/>
                          </w:rPr>
                          <w:t>2</w:t>
                        </w:r>
                        <w:r w:rsidR="005A5168" w:rsidRPr="005A5168">
                          <w:rPr>
                            <w:sz w:val="18"/>
                            <w:szCs w:val="18"/>
                            <w:vertAlign w:val="superscript"/>
                          </w:rPr>
                          <w:fldChar w:fldCharType="end"/>
                        </w:r>
                        <w:r w:rsidR="005A5168" w:rsidRPr="005A5168">
                          <w:rPr>
                            <w:sz w:val="18"/>
                            <w:szCs w:val="18"/>
                            <w:vertAlign w:val="superscript"/>
                          </w:rPr>
                          <w:t>,</w:t>
                        </w:r>
                        <w:r w:rsidR="005A5168" w:rsidRPr="005A5168">
                          <w:rPr>
                            <w:sz w:val="18"/>
                            <w:szCs w:val="18"/>
                            <w:vertAlign w:val="superscript"/>
                          </w:rPr>
                          <w:fldChar w:fldCharType="begin"/>
                        </w:r>
                        <w:r w:rsidR="005A5168" w:rsidRPr="005A5168">
                          <w:rPr>
                            <w:sz w:val="18"/>
                            <w:szCs w:val="18"/>
                            <w:vertAlign w:val="superscript"/>
                          </w:rPr>
                          <w:instrText xml:space="preserve"> NOTEREF _Ref131442041 \h </w:instrText>
                        </w:r>
                        <w:r w:rsidR="005A5168">
                          <w:rPr>
                            <w:sz w:val="18"/>
                            <w:szCs w:val="18"/>
                            <w:vertAlign w:val="superscript"/>
                          </w:rPr>
                          <w:instrText xml:space="preserve"> \* MERGEFORMAT </w:instrText>
                        </w:r>
                        <w:r w:rsidR="005A5168" w:rsidRPr="005A5168">
                          <w:rPr>
                            <w:sz w:val="18"/>
                            <w:szCs w:val="18"/>
                            <w:vertAlign w:val="superscript"/>
                          </w:rPr>
                        </w:r>
                        <w:r w:rsidR="005A5168" w:rsidRPr="005A5168">
                          <w:rPr>
                            <w:sz w:val="18"/>
                            <w:szCs w:val="18"/>
                            <w:vertAlign w:val="superscript"/>
                          </w:rPr>
                          <w:fldChar w:fldCharType="separate"/>
                        </w:r>
                        <w:r w:rsidR="005A5168" w:rsidRPr="005A5168">
                          <w:rPr>
                            <w:sz w:val="18"/>
                            <w:szCs w:val="18"/>
                            <w:vertAlign w:val="superscript"/>
                          </w:rPr>
                          <w:t>5</w:t>
                        </w:r>
                        <w:r w:rsidR="005A5168" w:rsidRPr="005A5168">
                          <w:rPr>
                            <w:sz w:val="18"/>
                            <w:szCs w:val="18"/>
                            <w:vertAlign w:val="superscript"/>
                          </w:rPr>
                          <w:fldChar w:fldCharType="end"/>
                        </w:r>
                      </w:p>
                    </w:txbxContent>
                  </v:textbox>
                </v:shape>
                <w10:wrap type="square" anchorx="margin"/>
              </v:group>
            </w:pict>
          </mc:Fallback>
        </mc:AlternateContent>
      </w:r>
      <w:r w:rsidR="009110AE" w:rsidRPr="00AF3FFC">
        <w:t>Diagnosing MS is challenging because patients</w:t>
      </w:r>
      <w:r w:rsidR="00E766A6" w:rsidRPr="00AF3FFC">
        <w:t xml:space="preserve"> present with varying symptoms and intensities</w:t>
      </w:r>
      <w:r w:rsidR="00484B1D" w:rsidRPr="00AF3FFC">
        <w:t xml:space="preserve">, depending on the </w:t>
      </w:r>
      <w:r w:rsidR="00355642" w:rsidRPr="00AF3FFC">
        <w:t>quantity</w:t>
      </w:r>
      <w:r w:rsidR="00CC45D2" w:rsidRPr="00AF3FFC">
        <w:t xml:space="preserve">, </w:t>
      </w:r>
      <w:r w:rsidR="00002D25" w:rsidRPr="00AF3FFC">
        <w:t>location,</w:t>
      </w:r>
      <w:r w:rsidR="00484B1D" w:rsidRPr="00AF3FFC">
        <w:t xml:space="preserve"> </w:t>
      </w:r>
      <w:r w:rsidR="00CC45D2" w:rsidRPr="00AF3FFC">
        <w:t xml:space="preserve">and activity </w:t>
      </w:r>
      <w:r w:rsidR="00484B1D" w:rsidRPr="00AF3FFC">
        <w:t xml:space="preserve">of </w:t>
      </w:r>
      <w:r w:rsidR="00002D25">
        <w:t>lesion</w:t>
      </w:r>
      <w:r w:rsidR="00484B1D" w:rsidRPr="00AF3FFC">
        <w:t>s</w:t>
      </w:r>
      <w:r w:rsidR="0080513D" w:rsidRPr="00AF3FFC">
        <w:t xml:space="preserve"> in the CNS</w:t>
      </w:r>
      <w:r w:rsidR="00484B1D" w:rsidRPr="00AF3FFC">
        <w:t xml:space="preserve">. </w:t>
      </w:r>
      <w:r w:rsidR="002E191C" w:rsidRPr="00AF3FFC">
        <w:t xml:space="preserve">Table 1 shows the most common symptoms that </w:t>
      </w:r>
      <w:r w:rsidR="00FA1EB4" w:rsidRPr="00AF3FFC">
        <w:t xml:space="preserve">may be listed on the requisition form when a patient comes to the MRI department for their </w:t>
      </w:r>
      <w:r w:rsidR="00CC45D2" w:rsidRPr="00AF3FFC">
        <w:t>initial or follow-up MS</w:t>
      </w:r>
      <w:r w:rsidR="00FA1EB4" w:rsidRPr="00AF3FFC">
        <w:t xml:space="preserve"> MRI exam.</w:t>
      </w:r>
      <w:r w:rsidR="00B9211F" w:rsidRPr="00B9211F">
        <w:rPr>
          <w:rFonts w:ascii="Calibri" w:hAnsi="Calibri" w:cs="Calibri"/>
          <w:vertAlign w:val="superscript"/>
        </w:rPr>
        <w:fldChar w:fldCharType="begin"/>
      </w:r>
      <w:r w:rsidR="00B9211F" w:rsidRPr="00B9211F">
        <w:rPr>
          <w:vertAlign w:val="superscript"/>
        </w:rPr>
        <w:instrText xml:space="preserve"> NOTEREF _Ref131435542 \h </w:instrText>
      </w:r>
      <w:r w:rsidR="00B9211F" w:rsidRPr="00B9211F">
        <w:rPr>
          <w:rFonts w:ascii="Calibri" w:hAnsi="Calibri" w:cs="Calibri"/>
          <w:vertAlign w:val="superscript"/>
        </w:rPr>
        <w:instrText xml:space="preserve"> \* MERGEFORMAT </w:instrText>
      </w:r>
      <w:r w:rsidR="00B9211F" w:rsidRPr="00B9211F">
        <w:rPr>
          <w:rFonts w:ascii="Calibri" w:hAnsi="Calibri" w:cs="Calibri"/>
          <w:vertAlign w:val="superscript"/>
        </w:rPr>
      </w:r>
      <w:r w:rsidR="00B9211F" w:rsidRPr="00B9211F">
        <w:rPr>
          <w:rFonts w:ascii="Calibri" w:hAnsi="Calibri" w:cs="Calibri"/>
          <w:vertAlign w:val="superscript"/>
        </w:rPr>
        <w:fldChar w:fldCharType="separate"/>
      </w:r>
      <w:r w:rsidR="00B9211F" w:rsidRPr="00B9211F">
        <w:rPr>
          <w:vertAlign w:val="superscript"/>
        </w:rPr>
        <w:t>2</w:t>
      </w:r>
      <w:r w:rsidR="00B9211F" w:rsidRPr="00B9211F">
        <w:rPr>
          <w:rFonts w:ascii="Calibri" w:hAnsi="Calibri" w:cs="Calibri"/>
          <w:vertAlign w:val="superscript"/>
        </w:rPr>
        <w:fldChar w:fldCharType="end"/>
      </w:r>
      <w:commentRangeStart w:id="7"/>
      <w:r w:rsidR="00CA5F2C" w:rsidRPr="00AF3FFC">
        <w:rPr>
          <w:rFonts w:ascii="Calibri" w:hAnsi="Calibri" w:cs="Calibri"/>
          <w:vertAlign w:val="superscript"/>
        </w:rPr>
        <w:t>,</w:t>
      </w:r>
      <w:bookmarkStart w:id="8" w:name="_Ref131442041"/>
      <w:bookmarkStart w:id="9" w:name="_Ref131435772"/>
      <w:r w:rsidR="00E4187E">
        <w:rPr>
          <w:rStyle w:val="EndnoteReference"/>
          <w:rFonts w:ascii="Calibri" w:hAnsi="Calibri" w:cs="Calibri"/>
        </w:rPr>
        <w:endnoteReference w:id="5"/>
      </w:r>
      <w:bookmarkEnd w:id="8"/>
      <w:commentRangeEnd w:id="7"/>
      <w:r w:rsidR="00CA432E">
        <w:rPr>
          <w:rStyle w:val="CommentReference"/>
        </w:rPr>
        <w:commentReference w:id="7"/>
      </w:r>
      <w:r w:rsidR="005A5168">
        <w:t xml:space="preserve"> </w:t>
      </w:r>
    </w:p>
    <w:bookmarkEnd w:id="9"/>
    <w:p w14:paraId="7231F239" w14:textId="1E7368FB" w:rsidR="0020481B" w:rsidRPr="00AF3FFC" w:rsidRDefault="00146E60" w:rsidP="00645237">
      <w:r w:rsidRPr="00AF3FFC">
        <w:t>The correct</w:t>
      </w:r>
      <w:r w:rsidR="0080513D" w:rsidRPr="00AF3FFC">
        <w:t>, early</w:t>
      </w:r>
      <w:r w:rsidRPr="00AF3FFC">
        <w:t xml:space="preserve"> diagnosis of MS is critical for </w:t>
      </w:r>
      <w:r w:rsidR="000D3BA9" w:rsidRPr="00AF3FFC">
        <w:t xml:space="preserve">beginning treatment and </w:t>
      </w:r>
      <w:r w:rsidR="00D65058" w:rsidRPr="00AF3FFC">
        <w:t xml:space="preserve">having </w:t>
      </w:r>
      <w:r w:rsidR="00071FD6">
        <w:t xml:space="preserve">an </w:t>
      </w:r>
      <w:r w:rsidR="00D65058" w:rsidRPr="00AF3FFC">
        <w:t>optimal prognosis</w:t>
      </w:r>
      <w:r w:rsidRPr="00AF3FFC">
        <w:t>.</w:t>
      </w:r>
      <w:bookmarkStart w:id="10" w:name="_Ref131507542"/>
      <w:r w:rsidR="005A5168">
        <w:rPr>
          <w:rStyle w:val="EndnoteReference"/>
        </w:rPr>
        <w:endnoteReference w:id="6"/>
      </w:r>
      <w:bookmarkEnd w:id="10"/>
      <w:r w:rsidR="00C7138A" w:rsidRPr="00AF3FFC">
        <w:t xml:space="preserve"> The McDonald </w:t>
      </w:r>
      <w:r w:rsidR="000569A8">
        <w:t>c</w:t>
      </w:r>
      <w:r w:rsidR="00C7138A" w:rsidRPr="00AF3FFC">
        <w:t xml:space="preserve">riteria is the standard </w:t>
      </w:r>
      <w:r w:rsidR="007578CC" w:rsidRPr="00AF3FFC">
        <w:t>set of guidelines</w:t>
      </w:r>
      <w:r w:rsidR="00C7138A" w:rsidRPr="00AF3FFC">
        <w:t xml:space="preserve"> used </w:t>
      </w:r>
      <w:r w:rsidR="00AB56EA" w:rsidRPr="00AF3FFC">
        <w:t xml:space="preserve">by physicians </w:t>
      </w:r>
      <w:r w:rsidR="00C7138A" w:rsidRPr="00AF3FFC">
        <w:t xml:space="preserve">for diagnosing MS. </w:t>
      </w:r>
      <w:r w:rsidR="00536296" w:rsidRPr="00AF3FFC">
        <w:t>Diagnosi</w:t>
      </w:r>
      <w:r w:rsidR="00EF40D3">
        <w:t xml:space="preserve">s </w:t>
      </w:r>
      <w:r w:rsidR="00D2002E" w:rsidRPr="00AF3FFC">
        <w:t xml:space="preserve">requires </w:t>
      </w:r>
      <w:r w:rsidR="00352711" w:rsidRPr="00AF3FFC">
        <w:t>clinical testing</w:t>
      </w:r>
      <w:r w:rsidR="00C80E2F" w:rsidRPr="00AF3FFC">
        <w:t>,</w:t>
      </w:r>
      <w:r w:rsidR="00280073" w:rsidRPr="00AF3FFC">
        <w:t xml:space="preserve"> </w:t>
      </w:r>
      <w:r w:rsidR="00C80E2F" w:rsidRPr="00AF3FFC">
        <w:t>elimination of</w:t>
      </w:r>
      <w:r w:rsidR="00D2002E" w:rsidRPr="00AF3FFC">
        <w:t xml:space="preserve"> </w:t>
      </w:r>
      <w:r w:rsidR="00280073" w:rsidRPr="00AF3FFC">
        <w:t xml:space="preserve">other possible </w:t>
      </w:r>
      <w:r w:rsidR="00D2002E" w:rsidRPr="00AF3FFC">
        <w:t>diagnoses</w:t>
      </w:r>
      <w:r w:rsidR="00352711" w:rsidRPr="00AF3FFC">
        <w:t xml:space="preserve">, and the </w:t>
      </w:r>
      <w:r w:rsidR="00EA2EF1" w:rsidRPr="00AF3FFC">
        <w:t>evidence</w:t>
      </w:r>
      <w:r w:rsidR="00D2002E" w:rsidRPr="00AF3FFC">
        <w:t xml:space="preserve"> of </w:t>
      </w:r>
      <w:r w:rsidR="00E3029A" w:rsidRPr="00AF3FFC">
        <w:t xml:space="preserve">sclerotic </w:t>
      </w:r>
      <w:r w:rsidR="00352711" w:rsidRPr="00AF3FFC">
        <w:t>lesions</w:t>
      </w:r>
      <w:r w:rsidR="00C7138A" w:rsidRPr="00AF3FFC">
        <w:t xml:space="preserve"> in the CNS </w:t>
      </w:r>
      <w:r w:rsidR="00433CA6" w:rsidRPr="00AF3FFC">
        <w:t xml:space="preserve">disseminated </w:t>
      </w:r>
      <w:r w:rsidR="00352711" w:rsidRPr="00AF3FFC">
        <w:t>in</w:t>
      </w:r>
      <w:r w:rsidR="00C7138A" w:rsidRPr="00AF3FFC">
        <w:t xml:space="preserve"> space and time.</w:t>
      </w:r>
      <w:r w:rsidR="005363F9">
        <w:rPr>
          <w:rStyle w:val="EndnoteReference"/>
        </w:rPr>
        <w:endnoteReference w:id="7"/>
      </w:r>
      <w:r w:rsidR="00F31824" w:rsidRPr="00AF3FFC">
        <w:t xml:space="preserve"> </w:t>
      </w:r>
      <w:r w:rsidR="00EA2EF1" w:rsidRPr="00AF3FFC">
        <w:t xml:space="preserve">Dissemination in space (DIS) means that lesions </w:t>
      </w:r>
      <w:r w:rsidR="00D52106">
        <w:t>are located in multiple</w:t>
      </w:r>
      <w:r w:rsidR="00B85E27" w:rsidRPr="00AF3FFC">
        <w:t xml:space="preserve"> sections of the CNS, including the </w:t>
      </w:r>
      <w:r w:rsidR="003A262D" w:rsidRPr="00AF3FFC">
        <w:t>white matter, grey matter, cerebellum, brainstem, spinal cord</w:t>
      </w:r>
      <w:r w:rsidR="00285F58">
        <w:t>,</w:t>
      </w:r>
      <w:r w:rsidR="003A262D" w:rsidRPr="00AF3FFC">
        <w:t xml:space="preserve"> or optic nerve.</w:t>
      </w:r>
      <w:r w:rsidR="00B104F1">
        <w:rPr>
          <w:rStyle w:val="EndnoteReference"/>
        </w:rPr>
        <w:endnoteReference w:id="8"/>
      </w:r>
      <w:r w:rsidR="00EA2EF1" w:rsidRPr="00AF3FFC">
        <w:t xml:space="preserve"> Dissemination in time (DIS) means that there is evidence that damage occurred at different points in time</w:t>
      </w:r>
      <w:r w:rsidR="00673290" w:rsidRPr="00AF3FFC">
        <w:t>.</w:t>
      </w:r>
      <w:r w:rsidR="00E02DEE" w:rsidRPr="00E02DEE">
        <w:rPr>
          <w:vertAlign w:val="superscript"/>
        </w:rPr>
        <w:fldChar w:fldCharType="begin"/>
      </w:r>
      <w:r w:rsidR="00E02DEE" w:rsidRPr="00E02DEE">
        <w:rPr>
          <w:vertAlign w:val="superscript"/>
        </w:rPr>
        <w:instrText xml:space="preserve"> NOTEREF _Ref131435542 \h  \* MERGEFORMAT </w:instrText>
      </w:r>
      <w:r w:rsidR="00E02DEE" w:rsidRPr="00E02DEE">
        <w:rPr>
          <w:vertAlign w:val="superscript"/>
        </w:rPr>
      </w:r>
      <w:r w:rsidR="00E02DEE" w:rsidRPr="00E02DEE">
        <w:rPr>
          <w:vertAlign w:val="superscript"/>
        </w:rPr>
        <w:fldChar w:fldCharType="separate"/>
      </w:r>
      <w:r w:rsidR="00E02DEE" w:rsidRPr="00E02DEE">
        <w:rPr>
          <w:vertAlign w:val="superscript"/>
        </w:rPr>
        <w:t>2</w:t>
      </w:r>
      <w:r w:rsidR="00E02DEE" w:rsidRPr="00E02DEE">
        <w:rPr>
          <w:vertAlign w:val="superscript"/>
        </w:rPr>
        <w:fldChar w:fldCharType="end"/>
      </w:r>
      <w:r w:rsidR="00E02DEE" w:rsidRPr="00AF3FFC">
        <w:t xml:space="preserve"> </w:t>
      </w:r>
    </w:p>
    <w:p w14:paraId="4E1E873E" w14:textId="66CCC448" w:rsidR="007604AB" w:rsidRPr="00AF3FFC" w:rsidRDefault="00744870" w:rsidP="00645237">
      <w:r w:rsidRPr="005870F4">
        <w:rPr>
          <w:highlight w:val="yellow"/>
        </w:rPr>
        <w:lastRenderedPageBreak/>
        <w:t xml:space="preserve">MRI is the optimal imaging modality for </w:t>
      </w:r>
      <w:r w:rsidR="00B85E27" w:rsidRPr="005870F4">
        <w:rPr>
          <w:highlight w:val="yellow"/>
        </w:rPr>
        <w:t xml:space="preserve">showing both DIS and </w:t>
      </w:r>
      <w:commentRangeStart w:id="11"/>
      <w:r w:rsidR="00B85E27" w:rsidRPr="005870F4">
        <w:rPr>
          <w:highlight w:val="yellow"/>
        </w:rPr>
        <w:t>DIT</w:t>
      </w:r>
      <w:commentRangeEnd w:id="11"/>
      <w:r w:rsidR="003A5B82">
        <w:rPr>
          <w:rStyle w:val="CommentReference"/>
        </w:rPr>
        <w:commentReference w:id="11"/>
      </w:r>
      <w:r w:rsidR="009A1333" w:rsidRPr="005870F4">
        <w:rPr>
          <w:highlight w:val="yellow"/>
        </w:rPr>
        <w:t>.</w:t>
      </w:r>
      <w:r w:rsidR="009A1333" w:rsidRPr="00AF3FFC">
        <w:t xml:space="preserve"> </w:t>
      </w:r>
      <w:r w:rsidR="00E14AF9">
        <w:t>It</w:t>
      </w:r>
      <w:r w:rsidR="009A1333" w:rsidRPr="00AF3FFC">
        <w:t xml:space="preserve"> is the primary modality for MS </w:t>
      </w:r>
      <w:r w:rsidRPr="00AF3FFC">
        <w:t>diagnosis and fo</w:t>
      </w:r>
      <w:r w:rsidR="009A1333" w:rsidRPr="00AF3FFC">
        <w:t xml:space="preserve">llow-up </w:t>
      </w:r>
      <w:r w:rsidR="00175867">
        <w:t>imaging</w:t>
      </w:r>
      <w:r w:rsidR="009A1333" w:rsidRPr="00AF3FFC">
        <w:t xml:space="preserve"> </w:t>
      </w:r>
      <w:r w:rsidRPr="00AF3FFC">
        <w:t>to determine the disease pattern, progression</w:t>
      </w:r>
      <w:r w:rsidR="00D13372">
        <w:t>,</w:t>
      </w:r>
      <w:r w:rsidRPr="00AF3FFC">
        <w:t xml:space="preserve"> and response to treatment.</w:t>
      </w:r>
      <w:r w:rsidR="00E02DEE" w:rsidRPr="00E02DEE">
        <w:rPr>
          <w:rFonts w:ascii="Calibri" w:hAnsi="Calibri" w:cs="Calibri"/>
          <w:vertAlign w:val="superscript"/>
        </w:rPr>
        <w:fldChar w:fldCharType="begin"/>
      </w:r>
      <w:r w:rsidR="00E02DEE" w:rsidRPr="00E02DEE">
        <w:rPr>
          <w:vertAlign w:val="superscript"/>
        </w:rPr>
        <w:instrText xml:space="preserve"> NOTEREF _Ref131442041 \h </w:instrText>
      </w:r>
      <w:r w:rsidR="00E02DEE" w:rsidRPr="00E02DEE">
        <w:rPr>
          <w:rFonts w:ascii="Calibri" w:hAnsi="Calibri" w:cs="Calibri"/>
          <w:vertAlign w:val="superscript"/>
        </w:rPr>
        <w:instrText xml:space="preserve"> \* MERGEFORMAT </w:instrText>
      </w:r>
      <w:r w:rsidR="00E02DEE" w:rsidRPr="00E02DEE">
        <w:rPr>
          <w:rFonts w:ascii="Calibri" w:hAnsi="Calibri" w:cs="Calibri"/>
          <w:vertAlign w:val="superscript"/>
        </w:rPr>
      </w:r>
      <w:r w:rsidR="00E02DEE" w:rsidRPr="00E02DEE">
        <w:rPr>
          <w:rFonts w:ascii="Calibri" w:hAnsi="Calibri" w:cs="Calibri"/>
          <w:vertAlign w:val="superscript"/>
        </w:rPr>
        <w:fldChar w:fldCharType="separate"/>
      </w:r>
      <w:r w:rsidR="00E02DEE" w:rsidRPr="00E02DEE">
        <w:rPr>
          <w:vertAlign w:val="superscript"/>
        </w:rPr>
        <w:t>5</w:t>
      </w:r>
      <w:r w:rsidR="00E02DEE" w:rsidRPr="00E02DEE">
        <w:rPr>
          <w:rFonts w:ascii="Calibri" w:hAnsi="Calibri" w:cs="Calibri"/>
          <w:vertAlign w:val="superscript"/>
        </w:rPr>
        <w:fldChar w:fldCharType="end"/>
      </w:r>
      <w:r w:rsidRPr="00AF3FFC">
        <w:t xml:space="preserve"> </w:t>
      </w:r>
      <w:r w:rsidR="00433CA6" w:rsidRPr="00AF3FFC">
        <w:t xml:space="preserve">The 2017 revision of the McDonald </w:t>
      </w:r>
      <w:r w:rsidR="000569A8">
        <w:t>c</w:t>
      </w:r>
      <w:r w:rsidR="00433CA6" w:rsidRPr="00AF3FFC">
        <w:t>riteria highlighted the strong need for strict standardization of MRI acquisition and interpretation to avoid misdiagnosis.</w:t>
      </w:r>
      <w:bookmarkStart w:id="12" w:name="_Ref131506642"/>
      <w:r w:rsidR="00E02DEE">
        <w:rPr>
          <w:rStyle w:val="EndnoteReference"/>
        </w:rPr>
        <w:endnoteReference w:id="9"/>
      </w:r>
      <w:bookmarkEnd w:id="12"/>
      <w:r w:rsidR="001D78C6" w:rsidRPr="00AF3FFC">
        <w:br/>
      </w:r>
    </w:p>
    <w:p w14:paraId="0857ECAC" w14:textId="70F9CE34" w:rsidR="00CF1B7D" w:rsidRPr="00AF3FFC" w:rsidRDefault="004024B1" w:rsidP="00F06A20">
      <w:pPr>
        <w:jc w:val="center"/>
        <w:rPr>
          <w:b/>
          <w:bCs/>
        </w:rPr>
      </w:pPr>
      <w:r w:rsidRPr="00AF3FFC">
        <w:rPr>
          <w:b/>
          <w:bCs/>
        </w:rPr>
        <w:t xml:space="preserve">MRI </w:t>
      </w:r>
      <w:r w:rsidR="007604AB" w:rsidRPr="00AF3FFC">
        <w:rPr>
          <w:b/>
          <w:bCs/>
        </w:rPr>
        <w:t xml:space="preserve">MS </w:t>
      </w:r>
      <w:r w:rsidR="00CF1B7D" w:rsidRPr="00AF3FFC">
        <w:rPr>
          <w:b/>
          <w:bCs/>
        </w:rPr>
        <w:t>Protocol</w:t>
      </w:r>
      <w:r w:rsidR="00C84D2F">
        <w:rPr>
          <w:b/>
          <w:bCs/>
        </w:rPr>
        <w:t>s</w:t>
      </w:r>
      <w:r w:rsidR="00F06A20" w:rsidRPr="00AF3FFC">
        <w:rPr>
          <w:b/>
          <w:bCs/>
        </w:rPr>
        <w:br/>
      </w:r>
    </w:p>
    <w:p w14:paraId="4806FD74" w14:textId="011462FD" w:rsidR="00DE4244" w:rsidRDefault="00DE4244" w:rsidP="00645237">
      <w:r w:rsidRPr="00DE4244">
        <w:t>While there is no single regulatory body that can provide worldwide standardization of MS MRI protocols, recently published recommendations from the Magnetic Resonance Imaging in Multiple Sclerosis study group, Consortium of Multiple Sclerosis Centers, and North American Imaging in Multiple Sclerosis Cooperative (MAGNIMS-CMSC-NAIMS) include</w:t>
      </w:r>
      <w:r w:rsidR="002F519B">
        <w:t xml:space="preserve"> equipment specifications and specific </w:t>
      </w:r>
      <w:r w:rsidRPr="00DE4244">
        <w:t xml:space="preserve">brain and spine sequences for </w:t>
      </w:r>
      <w:r w:rsidR="00E9343F">
        <w:t>optimal</w:t>
      </w:r>
      <w:r w:rsidR="002F519B">
        <w:t xml:space="preserve"> MS imaging</w:t>
      </w:r>
      <w:r w:rsidRPr="00DE4244">
        <w:t>.</w:t>
      </w:r>
      <w:r w:rsidRPr="00DE4244">
        <w:rPr>
          <w:vertAlign w:val="superscript"/>
        </w:rPr>
        <w:fldChar w:fldCharType="begin"/>
      </w:r>
      <w:r w:rsidRPr="00DE4244">
        <w:rPr>
          <w:vertAlign w:val="superscript"/>
        </w:rPr>
        <w:instrText xml:space="preserve"> NOTEREF _Ref131506642 \h </w:instrText>
      </w:r>
      <w:r w:rsidRPr="00DE4244">
        <w:rPr>
          <w:vertAlign w:val="superscript"/>
        </w:rPr>
      </w:r>
      <w:r w:rsidRPr="00DE4244">
        <w:rPr>
          <w:vertAlign w:val="superscript"/>
        </w:rPr>
        <w:fldChar w:fldCharType="separate"/>
      </w:r>
      <w:r w:rsidRPr="00DE4244">
        <w:rPr>
          <w:vertAlign w:val="superscript"/>
        </w:rPr>
        <w:t>9</w:t>
      </w:r>
      <w:r w:rsidRPr="00DE4244">
        <w:fldChar w:fldCharType="end"/>
      </w:r>
      <w:r w:rsidRPr="00DE4244">
        <w:t xml:space="preserve"> </w:t>
      </w:r>
    </w:p>
    <w:p w14:paraId="3A1EC7C9" w14:textId="77B724AD" w:rsidR="00AF2B59" w:rsidRPr="00AF3FFC" w:rsidRDefault="007604AB" w:rsidP="00645237">
      <w:r w:rsidRPr="00AF3FFC">
        <w:t xml:space="preserve">High-field magnets </w:t>
      </w:r>
      <w:r w:rsidR="008F3982" w:rsidRPr="00AF3FFC">
        <w:t>of 3 Tesla (3T) or higher</w:t>
      </w:r>
      <w:r w:rsidRPr="00AF3FFC">
        <w:t xml:space="preserve"> provide a better MS lesion detection rate and possible shorter acquisition times compared to lower-field magnets, but there is no evidence that 3T MRI provides an earlier diagnosis of MS.</w:t>
      </w:r>
      <w:r w:rsidR="003D74F9">
        <w:rPr>
          <w:rStyle w:val="EndnoteReference"/>
        </w:rPr>
        <w:endnoteReference w:id="10"/>
      </w:r>
      <w:r w:rsidRPr="00AF3FFC">
        <w:t xml:space="preserve"> The use of 1.5T scanners continues to be sufficient for brain lesion detection at the time of diagnosis, as long as s</w:t>
      </w:r>
      <w:r w:rsidR="00AF2B59" w:rsidRPr="00AF3FFC">
        <w:t>equence</w:t>
      </w:r>
      <w:r w:rsidRPr="00AF3FFC">
        <w:t>s are of good quality with adequate signal-to-noise and spatial resolution. The use of scanners with field strengths lower than 1.5T is not recommended.</w:t>
      </w:r>
      <w:r w:rsidR="00E00DE1" w:rsidRPr="00E00DE1">
        <w:rPr>
          <w:vertAlign w:val="superscript"/>
        </w:rPr>
        <w:fldChar w:fldCharType="begin"/>
      </w:r>
      <w:r w:rsidR="00E00DE1" w:rsidRPr="00E00DE1">
        <w:rPr>
          <w:vertAlign w:val="superscript"/>
        </w:rPr>
        <w:instrText xml:space="preserve"> NOTEREF _Ref131506642 \h  \* MERGEFORMAT </w:instrText>
      </w:r>
      <w:r w:rsidR="00E00DE1" w:rsidRPr="00E00DE1">
        <w:rPr>
          <w:vertAlign w:val="superscript"/>
        </w:rPr>
      </w:r>
      <w:r w:rsidR="00E00DE1" w:rsidRPr="00E00DE1">
        <w:rPr>
          <w:vertAlign w:val="superscript"/>
        </w:rPr>
        <w:fldChar w:fldCharType="separate"/>
      </w:r>
      <w:r w:rsidR="00E00DE1" w:rsidRPr="00E00DE1">
        <w:rPr>
          <w:vertAlign w:val="superscript"/>
        </w:rPr>
        <w:t>9</w:t>
      </w:r>
      <w:r w:rsidR="00E00DE1" w:rsidRPr="00E00DE1">
        <w:rPr>
          <w:vertAlign w:val="superscript"/>
        </w:rPr>
        <w:fldChar w:fldCharType="end"/>
      </w:r>
      <w:r w:rsidRPr="00AF3FFC">
        <w:t xml:space="preserve"> For detecting spinal cord lesions, there is no evidence that scanning at higher field strengths leads to a higher detection rate, so 1.5T scanners are adequate for all spinal MS imaging.</w:t>
      </w:r>
      <w:bookmarkStart w:id="13" w:name="_Ref131506796"/>
      <w:r w:rsidR="00E00DE1">
        <w:rPr>
          <w:rStyle w:val="EndnoteReference"/>
        </w:rPr>
        <w:endnoteReference w:id="11"/>
      </w:r>
      <w:bookmarkEnd w:id="13"/>
      <w:r w:rsidR="0010178B" w:rsidRPr="00AF3FFC">
        <w:t xml:space="preserve"> </w:t>
      </w:r>
    </w:p>
    <w:p w14:paraId="667E50BE" w14:textId="297B88CA" w:rsidR="008D55F4" w:rsidRPr="00AF3FFC" w:rsidRDefault="004024B1" w:rsidP="00645237">
      <w:r w:rsidRPr="00AF3FFC">
        <w:t>MRI MS p</w:t>
      </w:r>
      <w:r w:rsidR="00F125CA" w:rsidRPr="00AF3FFC">
        <w:t>rotocol</w:t>
      </w:r>
      <w:r w:rsidR="002C7FB2">
        <w:t>s</w:t>
      </w:r>
      <w:r w:rsidR="00F125CA" w:rsidRPr="00AF3FFC">
        <w:t xml:space="preserve"> </w:t>
      </w:r>
      <w:r w:rsidRPr="00AF3FFC">
        <w:t>may</w:t>
      </w:r>
      <w:r w:rsidR="00F125CA" w:rsidRPr="00AF3FFC">
        <w:t xml:space="preserve"> vary between sites depending on radiologists’ preference</w:t>
      </w:r>
      <w:r w:rsidR="005211F9" w:rsidRPr="00AF3FFC">
        <w:t xml:space="preserve"> and </w:t>
      </w:r>
      <w:r w:rsidR="008A0546" w:rsidRPr="00AF3FFC">
        <w:t>equipment specifications</w:t>
      </w:r>
      <w:r w:rsidR="00F125CA" w:rsidRPr="00AF3FFC">
        <w:t>,</w:t>
      </w:r>
      <w:r w:rsidR="006A5EC2" w:rsidRPr="00AF3FFC">
        <w:t xml:space="preserve"> but one </w:t>
      </w:r>
      <w:r w:rsidR="00294E4D">
        <w:t>a</w:t>
      </w:r>
      <w:r w:rsidR="006A5EC2" w:rsidRPr="00AF3FFC">
        <w:t xml:space="preserve">spect of </w:t>
      </w:r>
      <w:r w:rsidR="00294E4D">
        <w:t xml:space="preserve">MRI </w:t>
      </w:r>
      <w:r w:rsidR="006A5EC2" w:rsidRPr="00AF3FFC">
        <w:t xml:space="preserve">brain imaging that is universally agreed upon is angling axial slices to </w:t>
      </w:r>
      <w:r w:rsidR="006A5EC2" w:rsidRPr="00621E7D">
        <w:t>the anterior commissure – posterior commissure (AP–PC) line</w:t>
      </w:r>
      <w:r w:rsidR="006A5EC2" w:rsidRPr="00AF3FFC">
        <w:t xml:space="preserve"> off of a sagittal image</w:t>
      </w:r>
      <w:r w:rsidR="006A5EC2" w:rsidRPr="00621E7D">
        <w:t>.</w:t>
      </w:r>
      <w:r w:rsidR="006A5EC2" w:rsidRPr="00AF3FFC">
        <w:t xml:space="preserve"> </w:t>
      </w:r>
      <w:r w:rsidR="00294E4D">
        <w:t xml:space="preserve">This creates standard axial slices that can be closely compared to </w:t>
      </w:r>
      <w:r w:rsidR="002657A3">
        <w:t xml:space="preserve">previous and future images. </w:t>
      </w:r>
      <w:r w:rsidR="00541531" w:rsidRPr="00AF3FFC">
        <w:br/>
      </w:r>
    </w:p>
    <w:p w14:paraId="414E819E" w14:textId="247F2D78" w:rsidR="00541531" w:rsidRPr="00AF3FFC" w:rsidRDefault="00541531" w:rsidP="00645237">
      <w:pPr>
        <w:rPr>
          <w:b/>
          <w:bCs/>
        </w:rPr>
      </w:pPr>
      <w:r w:rsidRPr="00AF3FFC">
        <w:rPr>
          <w:b/>
          <w:bCs/>
        </w:rPr>
        <w:t>Brain Protocol</w:t>
      </w:r>
      <w:r w:rsidR="00CB5F37" w:rsidRPr="00AF3FFC">
        <w:rPr>
          <w:b/>
          <w:bCs/>
        </w:rPr>
        <w:t xml:space="preserve"> for MS Diagnosis</w:t>
      </w:r>
    </w:p>
    <w:p w14:paraId="34D9E7C4" w14:textId="6676C952" w:rsidR="009B5BB8" w:rsidRPr="00AF3FFC" w:rsidRDefault="006B7E05" w:rsidP="00482519">
      <w:r w:rsidRPr="00AF3FFC">
        <w:t xml:space="preserve">Multiple </w:t>
      </w:r>
      <w:r w:rsidR="00E452A4" w:rsidRPr="00AF3FFC">
        <w:t xml:space="preserve">sclerosis </w:t>
      </w:r>
      <w:r w:rsidR="006440D3">
        <w:t>lesion</w:t>
      </w:r>
      <w:r w:rsidR="00F7395D" w:rsidRPr="00F7395D">
        <w:t xml:space="preserve">s </w:t>
      </w:r>
      <w:r w:rsidR="00162A38" w:rsidRPr="00AF3FFC">
        <w:t xml:space="preserve">in the brain </w:t>
      </w:r>
      <w:r w:rsidR="00F7395D" w:rsidRPr="00F7395D">
        <w:t xml:space="preserve">are best </w:t>
      </w:r>
      <w:r w:rsidR="001B1A64" w:rsidRPr="00AF3FFC">
        <w:t>visualized</w:t>
      </w:r>
      <w:r w:rsidR="00F7395D" w:rsidRPr="00F7395D">
        <w:t xml:space="preserve"> on fluid</w:t>
      </w:r>
      <w:r w:rsidR="007E20FD" w:rsidRPr="00AF3FFC">
        <w:t>-sens</w:t>
      </w:r>
      <w:r w:rsidR="00315206" w:rsidRPr="00AF3FFC">
        <w:t>i</w:t>
      </w:r>
      <w:r w:rsidR="007E20FD" w:rsidRPr="00AF3FFC">
        <w:t>tive</w:t>
      </w:r>
      <w:r w:rsidR="00F7395D" w:rsidRPr="00F7395D">
        <w:t xml:space="preserve"> sequences such as T2 and FLAIR</w:t>
      </w:r>
      <w:r w:rsidR="00E452A4" w:rsidRPr="00AF3FFC">
        <w:t>.</w:t>
      </w:r>
      <w:r w:rsidR="005A6624">
        <w:rPr>
          <w:rFonts w:ascii="Calibri" w:hAnsi="Calibri" w:cs="Calibri"/>
          <w:vertAlign w:val="superscript"/>
        </w:rPr>
        <w:fldChar w:fldCharType="begin"/>
      </w:r>
      <w:r w:rsidR="005A6624">
        <w:rPr>
          <w:rFonts w:ascii="Calibri" w:hAnsi="Calibri" w:cs="Calibri"/>
          <w:vertAlign w:val="superscript"/>
        </w:rPr>
        <w:instrText xml:space="preserve"> NOTEREF _Ref131442041 \h </w:instrText>
      </w:r>
      <w:r w:rsidR="005A6624">
        <w:rPr>
          <w:rFonts w:ascii="Calibri" w:hAnsi="Calibri" w:cs="Calibri"/>
          <w:vertAlign w:val="superscript"/>
        </w:rPr>
      </w:r>
      <w:r w:rsidR="005A6624">
        <w:rPr>
          <w:rFonts w:ascii="Calibri" w:hAnsi="Calibri" w:cs="Calibri"/>
          <w:vertAlign w:val="superscript"/>
        </w:rPr>
        <w:fldChar w:fldCharType="separate"/>
      </w:r>
      <w:r w:rsidR="005A6624">
        <w:rPr>
          <w:rFonts w:ascii="Calibri" w:hAnsi="Calibri" w:cs="Calibri"/>
          <w:vertAlign w:val="superscript"/>
        </w:rPr>
        <w:t>5</w:t>
      </w:r>
      <w:r w:rsidR="005A6624">
        <w:rPr>
          <w:rFonts w:ascii="Calibri" w:hAnsi="Calibri" w:cs="Calibri"/>
          <w:vertAlign w:val="superscript"/>
        </w:rPr>
        <w:fldChar w:fldCharType="end"/>
      </w:r>
      <w:r w:rsidR="00E452A4" w:rsidRPr="00AF3FFC">
        <w:t xml:space="preserve"> </w:t>
      </w:r>
      <w:r w:rsidR="00B5413A">
        <w:t>Figure 1 shows MS lesions seen on an axial FLAIR image.</w:t>
      </w:r>
      <w:bookmarkStart w:id="14" w:name="_Ref131506809"/>
      <w:r w:rsidR="005A6624">
        <w:rPr>
          <w:rStyle w:val="EndnoteReference"/>
        </w:rPr>
        <w:endnoteReference w:id="12"/>
      </w:r>
      <w:bookmarkEnd w:id="14"/>
      <w:r w:rsidR="00B5413A">
        <w:t xml:space="preserve"> </w:t>
      </w:r>
      <w:r w:rsidR="001B1A64" w:rsidRPr="005870F4">
        <w:rPr>
          <w:highlight w:val="yellow"/>
        </w:rPr>
        <w:t>The</w:t>
      </w:r>
      <w:r w:rsidR="00E452A4" w:rsidRPr="005870F4">
        <w:rPr>
          <w:highlight w:val="yellow"/>
        </w:rPr>
        <w:t xml:space="preserve"> </w:t>
      </w:r>
      <w:r w:rsidR="00E452A4" w:rsidRPr="00CB2627">
        <w:rPr>
          <w:highlight w:val="green"/>
        </w:rPr>
        <w:t>3D FLAIR sequence</w:t>
      </w:r>
      <w:r w:rsidR="00E452A4" w:rsidRPr="00CB2627">
        <w:t xml:space="preserve"> </w:t>
      </w:r>
      <w:r w:rsidR="00E452A4" w:rsidRPr="005870F4">
        <w:rPr>
          <w:highlight w:val="yellow"/>
        </w:rPr>
        <w:t xml:space="preserve">is considered </w:t>
      </w:r>
      <w:commentRangeStart w:id="15"/>
      <w:r w:rsidR="00E452A4" w:rsidRPr="005870F4">
        <w:rPr>
          <w:highlight w:val="yellow"/>
        </w:rPr>
        <w:t>the</w:t>
      </w:r>
      <w:commentRangeEnd w:id="15"/>
      <w:r w:rsidR="00CB2627">
        <w:rPr>
          <w:rStyle w:val="CommentReference"/>
        </w:rPr>
        <w:commentReference w:id="15"/>
      </w:r>
      <w:r w:rsidR="00E452A4" w:rsidRPr="005870F4">
        <w:rPr>
          <w:highlight w:val="yellow"/>
        </w:rPr>
        <w:t xml:space="preserve"> “core” sequence in MRI MS protocols due to its high sensitivity in detecting </w:t>
      </w:r>
      <w:r w:rsidR="00162A38" w:rsidRPr="005870F4">
        <w:rPr>
          <w:highlight w:val="yellow"/>
        </w:rPr>
        <w:t>lesions</w:t>
      </w:r>
      <w:r w:rsidR="00E452A4" w:rsidRPr="00AF3FFC">
        <w:t>.</w:t>
      </w:r>
      <w:commentRangeStart w:id="16"/>
      <w:r w:rsidR="00CC7C25">
        <w:rPr>
          <w:rFonts w:ascii="Calibri" w:hAnsi="Calibri" w:cs="Calibri"/>
          <w:vertAlign w:val="superscript"/>
        </w:rPr>
        <w:fldChar w:fldCharType="begin"/>
      </w:r>
      <w:r w:rsidR="00CC7C25">
        <w:rPr>
          <w:rFonts w:ascii="Calibri" w:hAnsi="Calibri" w:cs="Calibri"/>
          <w:vertAlign w:val="superscript"/>
        </w:rPr>
        <w:instrText xml:space="preserve"> NOTEREF _Ref131506642 \h </w:instrText>
      </w:r>
      <w:r w:rsidR="00CC7C25">
        <w:rPr>
          <w:rFonts w:ascii="Calibri" w:hAnsi="Calibri" w:cs="Calibri"/>
          <w:vertAlign w:val="superscript"/>
        </w:rPr>
      </w:r>
      <w:r w:rsidR="00CC7C25">
        <w:rPr>
          <w:rFonts w:ascii="Calibri" w:hAnsi="Calibri" w:cs="Calibri"/>
          <w:vertAlign w:val="superscript"/>
        </w:rPr>
        <w:fldChar w:fldCharType="separate"/>
      </w:r>
      <w:r w:rsidR="00CC7C25">
        <w:rPr>
          <w:rFonts w:ascii="Calibri" w:hAnsi="Calibri" w:cs="Calibri"/>
          <w:vertAlign w:val="superscript"/>
        </w:rPr>
        <w:t>9</w:t>
      </w:r>
      <w:r w:rsidR="00CC7C25">
        <w:rPr>
          <w:rFonts w:ascii="Calibri" w:hAnsi="Calibri" w:cs="Calibri"/>
          <w:vertAlign w:val="superscript"/>
        </w:rPr>
        <w:fldChar w:fldCharType="end"/>
      </w:r>
      <w:commentRangeEnd w:id="16"/>
      <w:r w:rsidR="003A5B82">
        <w:rPr>
          <w:rStyle w:val="CommentReference"/>
        </w:rPr>
        <w:commentReference w:id="16"/>
      </w:r>
      <w:r w:rsidR="00E452A4" w:rsidRPr="00AF3FFC">
        <w:t xml:space="preserve"> </w:t>
      </w:r>
      <w:r w:rsidR="00F7395D" w:rsidRPr="00AF3FFC">
        <w:t>Three-dimensional acquisitions</w:t>
      </w:r>
      <w:r w:rsidR="00A56326" w:rsidRPr="00AF3FFC">
        <w:t xml:space="preserve"> not only</w:t>
      </w:r>
      <w:r w:rsidR="00F7395D" w:rsidRPr="00AF3FFC">
        <w:t xml:space="preserve"> </w:t>
      </w:r>
      <w:r w:rsidR="00B52B60" w:rsidRPr="00AF3FFC">
        <w:t xml:space="preserve">have improved lesion detection </w:t>
      </w:r>
      <w:r w:rsidR="00A56326" w:rsidRPr="00AF3FFC">
        <w:t xml:space="preserve">over 2D acquisitions, but they </w:t>
      </w:r>
      <w:r w:rsidR="00F7395D" w:rsidRPr="00AF3FFC">
        <w:t>also allow for adjustments to the anatomic orientation when comparing to previous MRI scans.</w:t>
      </w:r>
      <w:r w:rsidR="00CC7C25">
        <w:rPr>
          <w:rStyle w:val="EndnoteReference"/>
        </w:rPr>
        <w:endnoteReference w:id="13"/>
      </w:r>
      <w:r w:rsidR="00F7395D" w:rsidRPr="00AF3FFC">
        <w:t xml:space="preserve"> However, in </w:t>
      </w:r>
      <w:r w:rsidR="00071FD6">
        <w:t>centers</w:t>
      </w:r>
      <w:r w:rsidR="00F7395D" w:rsidRPr="00AF3FFC">
        <w:t xml:space="preserve"> that are unable to acquire 3D FLAIR images with high image quality, 2D sequences with ≤3mm slice thickness and no gap can provide an acceptable alternative.</w:t>
      </w:r>
      <w:r w:rsidR="00E203AB">
        <w:rPr>
          <w:vertAlign w:val="superscript"/>
        </w:rPr>
        <w:fldChar w:fldCharType="begin"/>
      </w:r>
      <w:r w:rsidR="00E203AB">
        <w:rPr>
          <w:vertAlign w:val="superscript"/>
        </w:rPr>
        <w:instrText xml:space="preserve"> NOTEREF _Ref131506642 \h </w:instrText>
      </w:r>
      <w:r w:rsidR="00E203AB">
        <w:rPr>
          <w:vertAlign w:val="superscript"/>
        </w:rPr>
      </w:r>
      <w:r w:rsidR="00E203AB">
        <w:rPr>
          <w:vertAlign w:val="superscript"/>
        </w:rPr>
        <w:fldChar w:fldCharType="separate"/>
      </w:r>
      <w:r w:rsidR="00E203AB">
        <w:rPr>
          <w:vertAlign w:val="superscript"/>
        </w:rPr>
        <w:t>9</w:t>
      </w:r>
      <w:r w:rsidR="00E203AB">
        <w:rPr>
          <w:vertAlign w:val="superscript"/>
        </w:rPr>
        <w:fldChar w:fldCharType="end"/>
      </w:r>
      <w:r w:rsidR="00F7395D" w:rsidRPr="00AF3FFC">
        <w:t xml:space="preserve"> </w:t>
      </w:r>
    </w:p>
    <w:p w14:paraId="18038254" w14:textId="6BF3FCC8" w:rsidR="00496978" w:rsidRDefault="009B4D64" w:rsidP="00045239">
      <w:r w:rsidRPr="00AF3FFC">
        <w:t xml:space="preserve">In addition to standard 3D FLAIR </w:t>
      </w:r>
      <w:r w:rsidR="00086F76" w:rsidRPr="00AF3FFC">
        <w:t xml:space="preserve">and axial T2 sequences, </w:t>
      </w:r>
      <w:r w:rsidR="00071FD6" w:rsidRPr="00071FD6">
        <w:t xml:space="preserve">injecting gadolinium-based contrast </w:t>
      </w:r>
      <w:r w:rsidR="00D13372">
        <w:t>agents</w:t>
      </w:r>
      <w:r w:rsidR="00071FD6" w:rsidRPr="00071FD6">
        <w:t xml:space="preserve"> during the brain protocol for initial diagnosis is recommended</w:t>
      </w:r>
      <w:r w:rsidR="003F5917" w:rsidRPr="00AF3FFC">
        <w:t>.</w:t>
      </w:r>
      <w:r w:rsidR="00086F76" w:rsidRPr="00AF3FFC">
        <w:t xml:space="preserve"> </w:t>
      </w:r>
      <w:r w:rsidR="00734106" w:rsidRPr="009B5BB8">
        <w:t xml:space="preserve">Gadolinium enhancement occurs when the </w:t>
      </w:r>
      <w:r w:rsidR="00285F58">
        <w:t>blood–brain</w:t>
      </w:r>
      <w:r w:rsidR="00734106" w:rsidRPr="009B5BB8">
        <w:t xml:space="preserve"> barrier is damaged during active inflammation of new lesions or reactivation of previous lesions.</w:t>
      </w:r>
      <w:r w:rsidR="00E203AB">
        <w:rPr>
          <w:rFonts w:ascii="Calibri" w:hAnsi="Calibri" w:cs="Calibri"/>
          <w:vertAlign w:val="superscript"/>
        </w:rPr>
        <w:fldChar w:fldCharType="begin"/>
      </w:r>
      <w:r w:rsidR="00E203AB">
        <w:rPr>
          <w:rFonts w:ascii="Calibri" w:hAnsi="Calibri" w:cs="Calibri"/>
          <w:vertAlign w:val="superscript"/>
        </w:rPr>
        <w:instrText xml:space="preserve"> NOTEREF _Ref131506796 \h </w:instrText>
      </w:r>
      <w:r w:rsidR="00E203AB">
        <w:rPr>
          <w:rFonts w:ascii="Calibri" w:hAnsi="Calibri" w:cs="Calibri"/>
          <w:vertAlign w:val="superscript"/>
        </w:rPr>
      </w:r>
      <w:r w:rsidR="00E203AB">
        <w:rPr>
          <w:rFonts w:ascii="Calibri" w:hAnsi="Calibri" w:cs="Calibri"/>
          <w:vertAlign w:val="superscript"/>
        </w:rPr>
        <w:fldChar w:fldCharType="separate"/>
      </w:r>
      <w:r w:rsidR="00E203AB">
        <w:rPr>
          <w:rFonts w:ascii="Calibri" w:hAnsi="Calibri" w:cs="Calibri"/>
          <w:vertAlign w:val="superscript"/>
        </w:rPr>
        <w:t>11</w:t>
      </w:r>
      <w:r w:rsidR="00E203AB">
        <w:rPr>
          <w:rFonts w:ascii="Calibri" w:hAnsi="Calibri" w:cs="Calibri"/>
          <w:vertAlign w:val="superscript"/>
        </w:rPr>
        <w:fldChar w:fldCharType="end"/>
      </w:r>
      <w:r w:rsidR="00734106" w:rsidRPr="009B5BB8">
        <w:t xml:space="preserve"> </w:t>
      </w:r>
      <w:commentRangeStart w:id="17"/>
      <w:r w:rsidR="00195532" w:rsidRPr="00AF3FFC">
        <w:t>This</w:t>
      </w:r>
      <w:r w:rsidR="0018071F" w:rsidRPr="00AF3FFC">
        <w:t xml:space="preserve"> enhancement can </w:t>
      </w:r>
      <w:r w:rsidR="00806E16" w:rsidRPr="00AF3FFC">
        <w:t xml:space="preserve">demonstrate </w:t>
      </w:r>
      <w:commentRangeEnd w:id="17"/>
      <w:r w:rsidR="009D3E0D">
        <w:rPr>
          <w:rStyle w:val="CommentReference"/>
        </w:rPr>
        <w:commentReference w:id="17"/>
      </w:r>
      <w:r w:rsidR="008A23C0" w:rsidRPr="009D3E0D">
        <w:rPr>
          <w:highlight w:val="green"/>
        </w:rPr>
        <w:t>dissemination in time</w:t>
      </w:r>
      <w:r w:rsidR="00195532" w:rsidRPr="00AF3FFC">
        <w:t>,</w:t>
      </w:r>
      <w:r w:rsidR="00806E16" w:rsidRPr="00AF3FFC">
        <w:t xml:space="preserve"> and exclude </w:t>
      </w:r>
      <w:r w:rsidR="00151FCB" w:rsidRPr="00AF3FFC">
        <w:t>other diagnoses</w:t>
      </w:r>
      <w:r w:rsidR="008A23C0" w:rsidRPr="00AF3FFC">
        <w:t>.</w:t>
      </w:r>
      <w:bookmarkStart w:id="18" w:name="_Ref131507258"/>
      <w:r w:rsidR="00765B21">
        <w:rPr>
          <w:rStyle w:val="EndnoteReference"/>
        </w:rPr>
        <w:endnoteReference w:id="14"/>
      </w:r>
      <w:bookmarkEnd w:id="18"/>
      <w:r w:rsidR="00045239" w:rsidRPr="0083089B">
        <w:t xml:space="preserve"> </w:t>
      </w:r>
      <w:r w:rsidR="00EB73E0" w:rsidRPr="00EB73E0">
        <w:t>Figure 1 shows enhancing lesions on a post-contrast T1 image.</w:t>
      </w:r>
      <w:r w:rsidR="00EB73E0" w:rsidRPr="00EB73E0">
        <w:rPr>
          <w:vertAlign w:val="superscript"/>
        </w:rPr>
        <w:fldChar w:fldCharType="begin"/>
      </w:r>
      <w:r w:rsidR="00EB73E0" w:rsidRPr="00EB73E0">
        <w:rPr>
          <w:vertAlign w:val="superscript"/>
        </w:rPr>
        <w:instrText xml:space="preserve"> NOTEREF _Ref131506809 \h </w:instrText>
      </w:r>
      <w:r w:rsidR="00EB73E0" w:rsidRPr="00EB73E0">
        <w:rPr>
          <w:vertAlign w:val="superscript"/>
        </w:rPr>
      </w:r>
      <w:r w:rsidR="00EB73E0" w:rsidRPr="00EB73E0">
        <w:rPr>
          <w:vertAlign w:val="superscript"/>
        </w:rPr>
        <w:fldChar w:fldCharType="separate"/>
      </w:r>
      <w:r w:rsidR="00EB73E0" w:rsidRPr="00EB73E0">
        <w:rPr>
          <w:vertAlign w:val="superscript"/>
        </w:rPr>
        <w:t>12</w:t>
      </w:r>
      <w:r w:rsidR="00EB73E0" w:rsidRPr="00EB73E0">
        <w:fldChar w:fldCharType="end"/>
      </w:r>
      <w:r w:rsidR="00EB73E0">
        <w:t xml:space="preserve"> </w:t>
      </w:r>
      <w:r w:rsidR="00045239" w:rsidRPr="0083089B">
        <w:t xml:space="preserve">The time delay between contrast administration and </w:t>
      </w:r>
      <w:r w:rsidR="0018071F" w:rsidRPr="00AF3FFC">
        <w:t xml:space="preserve">the post-contrast </w:t>
      </w:r>
      <w:r w:rsidR="003447F2" w:rsidRPr="00AF3FFC">
        <w:t>axial T1 sequence</w:t>
      </w:r>
      <w:r w:rsidR="00045239" w:rsidRPr="0083089B">
        <w:t xml:space="preserve"> should be identical during follow-up scans and not shorter than 5 minutes (ideally 10 minutes). </w:t>
      </w:r>
    </w:p>
    <w:p w14:paraId="3306CED3" w14:textId="1C5D4E22" w:rsidR="00045239" w:rsidRPr="0083089B" w:rsidRDefault="009F4792" w:rsidP="00045239">
      <w:r w:rsidRPr="00AF3FFC">
        <w:rPr>
          <w:noProof/>
        </w:rPr>
        <w:lastRenderedPageBreak/>
        <mc:AlternateContent>
          <mc:Choice Requires="wpg">
            <w:drawing>
              <wp:anchor distT="0" distB="0" distL="114300" distR="114300" simplePos="0" relativeHeight="251654144" behindDoc="1" locked="0" layoutInCell="1" allowOverlap="1" wp14:anchorId="4423F373" wp14:editId="244C16EC">
                <wp:simplePos x="0" y="0"/>
                <wp:positionH relativeFrom="margin">
                  <wp:posOffset>-53765</wp:posOffset>
                </wp:positionH>
                <wp:positionV relativeFrom="paragraph">
                  <wp:posOffset>0</wp:posOffset>
                </wp:positionV>
                <wp:extent cx="3544570" cy="4781876"/>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3544570" cy="4781876"/>
                          <a:chOff x="-107607" y="-1004059"/>
                          <a:chExt cx="3546143" cy="5035339"/>
                        </a:xfrm>
                      </wpg:grpSpPr>
                      <pic:pic xmlns:pic="http://schemas.openxmlformats.org/drawingml/2006/picture">
                        <pic:nvPicPr>
                          <pic:cNvPr id="1" name="Picture 1" descr="Magnetic resonance imaging (MRI) scans from a 31-year-old male patient with conventional multiple sclerosis who presented with slow reaction times and memory loss for three days. The patient had 97% small lymphocytes in the cerebrospinal fluid (CSF) and was oligoclonal band positive. (A) Periventricular lesions manifested hyperintense in fluid-attenuated inversion recovery (FLAIR) sequence. (B) Enhanced MRI T1-weighted image showed uniform nodular, circular lesions. (C) The lesions were also concentrated in the cervical and thoracic spinal cord, and were distributed along the long axis of the spinal cord and fat-suppressed T2-weighted image remained hyperintense."/>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83170" y="-1004059"/>
                            <a:ext cx="3388360" cy="3687445"/>
                          </a:xfrm>
                          <a:prstGeom prst="rect">
                            <a:avLst/>
                          </a:prstGeom>
                          <a:noFill/>
                          <a:ln>
                            <a:noFill/>
                          </a:ln>
                        </pic:spPr>
                      </pic:pic>
                      <wps:wsp>
                        <wps:cNvPr id="217" name="Text Box 2"/>
                        <wps:cNvSpPr txBox="1">
                          <a:spLocks noChangeArrowheads="1"/>
                        </wps:cNvSpPr>
                        <wps:spPr bwMode="auto">
                          <a:xfrm>
                            <a:off x="-107607" y="2762685"/>
                            <a:ext cx="3546143" cy="1268595"/>
                          </a:xfrm>
                          <a:prstGeom prst="rect">
                            <a:avLst/>
                          </a:prstGeom>
                          <a:solidFill>
                            <a:srgbClr val="FFFFFF"/>
                          </a:solidFill>
                          <a:ln w="9525">
                            <a:noFill/>
                            <a:miter lim="800000"/>
                            <a:headEnd/>
                            <a:tailEnd/>
                          </a:ln>
                        </wps:spPr>
                        <wps:txbx>
                          <w:txbxContent>
                            <w:p w14:paraId="5A8C5938" w14:textId="20E080B7" w:rsidR="00E74D95" w:rsidRPr="00E74D95" w:rsidRDefault="008062CE" w:rsidP="00E74D95">
                              <w:pPr>
                                <w:rPr>
                                  <w:sz w:val="18"/>
                                  <w:szCs w:val="18"/>
                                </w:rPr>
                              </w:pPr>
                              <w:r w:rsidRPr="006C30CD">
                                <w:rPr>
                                  <w:b/>
                                  <w:bCs/>
                                  <w:sz w:val="18"/>
                                  <w:szCs w:val="18"/>
                                </w:rPr>
                                <w:t>Figure</w:t>
                              </w:r>
                              <w:r w:rsidR="00AE1A56">
                                <w:rPr>
                                  <w:b/>
                                  <w:bCs/>
                                  <w:sz w:val="18"/>
                                  <w:szCs w:val="18"/>
                                </w:rPr>
                                <w:t xml:space="preserve"> </w:t>
                              </w:r>
                              <w:r w:rsidRPr="006C30CD">
                                <w:rPr>
                                  <w:b/>
                                  <w:bCs/>
                                  <w:sz w:val="18"/>
                                  <w:szCs w:val="18"/>
                                </w:rPr>
                                <w:t>1</w:t>
                              </w:r>
                              <w:r>
                                <w:rPr>
                                  <w:sz w:val="18"/>
                                  <w:szCs w:val="18"/>
                                </w:rPr>
                                <w:t xml:space="preserve">: MRI images from a </w:t>
                              </w:r>
                              <w:r w:rsidR="00E74D95" w:rsidRPr="00E74D95">
                                <w:rPr>
                                  <w:sz w:val="18"/>
                                  <w:szCs w:val="18"/>
                                </w:rPr>
                                <w:t xml:space="preserve">31-year-old male patient with </w:t>
                              </w:r>
                              <w:r>
                                <w:rPr>
                                  <w:sz w:val="18"/>
                                  <w:szCs w:val="18"/>
                                </w:rPr>
                                <w:t>known MS</w:t>
                              </w:r>
                              <w:r w:rsidR="00E74D95" w:rsidRPr="00E74D95">
                                <w:rPr>
                                  <w:sz w:val="18"/>
                                  <w:szCs w:val="18"/>
                                </w:rPr>
                                <w:t xml:space="preserve"> who presented with slow reaction times and memory loss for three days. (A) </w:t>
                              </w:r>
                              <w:r w:rsidR="00385C25">
                                <w:rPr>
                                  <w:sz w:val="18"/>
                                  <w:szCs w:val="18"/>
                                </w:rPr>
                                <w:t xml:space="preserve">Axial </w:t>
                              </w:r>
                              <w:r w:rsidR="00254484">
                                <w:rPr>
                                  <w:sz w:val="18"/>
                                  <w:szCs w:val="18"/>
                                </w:rPr>
                                <w:t>FLAIR sequence shows hyperintense</w:t>
                              </w:r>
                              <w:r w:rsidR="00DD2E98">
                                <w:rPr>
                                  <w:sz w:val="18"/>
                                  <w:szCs w:val="18"/>
                                </w:rPr>
                                <w:t xml:space="preserve"> </w:t>
                              </w:r>
                              <w:r w:rsidR="00254484">
                                <w:rPr>
                                  <w:sz w:val="18"/>
                                  <w:szCs w:val="18"/>
                                </w:rPr>
                                <w:t>p</w:t>
                              </w:r>
                              <w:r w:rsidR="00E74D95" w:rsidRPr="00E74D95">
                                <w:rPr>
                                  <w:sz w:val="18"/>
                                  <w:szCs w:val="18"/>
                                </w:rPr>
                                <w:t xml:space="preserve">eriventricular lesions. (B) </w:t>
                              </w:r>
                              <w:r w:rsidR="00385C25">
                                <w:rPr>
                                  <w:sz w:val="18"/>
                                  <w:szCs w:val="18"/>
                                </w:rPr>
                                <w:t xml:space="preserve">Axial </w:t>
                              </w:r>
                              <w:r w:rsidR="00E74D95" w:rsidRPr="00E74D95">
                                <w:rPr>
                                  <w:sz w:val="18"/>
                                  <w:szCs w:val="18"/>
                                </w:rPr>
                                <w:t>T</w:t>
                              </w:r>
                              <w:r w:rsidR="00D939B4">
                                <w:rPr>
                                  <w:sz w:val="18"/>
                                  <w:szCs w:val="18"/>
                                </w:rPr>
                                <w:t>1</w:t>
                              </w:r>
                              <w:r w:rsidR="00385C25">
                                <w:rPr>
                                  <w:sz w:val="18"/>
                                  <w:szCs w:val="18"/>
                                </w:rPr>
                                <w:t xml:space="preserve"> post-</w:t>
                              </w:r>
                              <w:r w:rsidR="00D939B4">
                                <w:rPr>
                                  <w:sz w:val="18"/>
                                  <w:szCs w:val="18"/>
                                </w:rPr>
                                <w:t>contrast</w:t>
                              </w:r>
                              <w:r w:rsidR="00E74D95" w:rsidRPr="00E74D95">
                                <w:rPr>
                                  <w:sz w:val="18"/>
                                  <w:szCs w:val="18"/>
                                </w:rPr>
                                <w:t xml:space="preserve"> image </w:t>
                              </w:r>
                              <w:r w:rsidR="00254484">
                                <w:rPr>
                                  <w:sz w:val="18"/>
                                  <w:szCs w:val="18"/>
                                </w:rPr>
                                <w:t>demonstrates</w:t>
                              </w:r>
                              <w:r w:rsidR="00E74D95" w:rsidRPr="00E74D95">
                                <w:rPr>
                                  <w:sz w:val="18"/>
                                  <w:szCs w:val="18"/>
                                </w:rPr>
                                <w:t xml:space="preserve"> </w:t>
                              </w:r>
                              <w:r w:rsidR="00385C25">
                                <w:rPr>
                                  <w:sz w:val="18"/>
                                  <w:szCs w:val="18"/>
                                </w:rPr>
                                <w:t xml:space="preserve">enhancing </w:t>
                              </w:r>
                              <w:r w:rsidR="00E74D95" w:rsidRPr="00E74D95">
                                <w:rPr>
                                  <w:sz w:val="18"/>
                                  <w:szCs w:val="18"/>
                                </w:rPr>
                                <w:t xml:space="preserve">uniform nodular, circular lesions. (C) </w:t>
                              </w:r>
                              <w:r w:rsidR="00385C25">
                                <w:rPr>
                                  <w:sz w:val="18"/>
                                  <w:szCs w:val="18"/>
                                </w:rPr>
                                <w:t>Sagittal T2</w:t>
                              </w:r>
                              <w:r w:rsidR="009F7AD9">
                                <w:rPr>
                                  <w:sz w:val="18"/>
                                  <w:szCs w:val="18"/>
                                </w:rPr>
                                <w:t xml:space="preserve"> </w:t>
                              </w:r>
                              <w:r w:rsidR="00925FC6">
                                <w:rPr>
                                  <w:sz w:val="18"/>
                                  <w:szCs w:val="18"/>
                                </w:rPr>
                                <w:t>fat-saturated</w:t>
                              </w:r>
                              <w:r w:rsidR="009F7AD9">
                                <w:rPr>
                                  <w:sz w:val="18"/>
                                  <w:szCs w:val="18"/>
                                </w:rPr>
                                <w:t xml:space="preserve"> image of the cervical and thoracic spine</w:t>
                              </w:r>
                              <w:r w:rsidR="00925FC6">
                                <w:rPr>
                                  <w:sz w:val="18"/>
                                  <w:szCs w:val="18"/>
                                </w:rPr>
                                <w:t>s</w:t>
                              </w:r>
                              <w:r w:rsidR="009F7AD9">
                                <w:rPr>
                                  <w:sz w:val="18"/>
                                  <w:szCs w:val="18"/>
                                </w:rPr>
                                <w:t xml:space="preserve"> show multiple hyperintense lesions</w:t>
                              </w:r>
                              <w:r w:rsidR="00925FC6">
                                <w:rPr>
                                  <w:sz w:val="18"/>
                                  <w:szCs w:val="18"/>
                                </w:rPr>
                                <w:t xml:space="preserve"> in the spinal cord</w:t>
                              </w:r>
                              <w:r w:rsidR="00E74D95" w:rsidRPr="00E74D95">
                                <w:rPr>
                                  <w:sz w:val="18"/>
                                  <w:szCs w:val="18"/>
                                </w:rPr>
                                <w:t>.</w:t>
                              </w:r>
                              <w:r w:rsidR="00E203AB" w:rsidRPr="00E203AB">
                                <w:rPr>
                                  <w:sz w:val="18"/>
                                  <w:szCs w:val="18"/>
                                  <w:vertAlign w:val="superscript"/>
                                </w:rPr>
                                <w:fldChar w:fldCharType="begin"/>
                              </w:r>
                              <w:r w:rsidR="00E203AB" w:rsidRPr="00E203AB">
                                <w:rPr>
                                  <w:sz w:val="18"/>
                                  <w:szCs w:val="18"/>
                                  <w:vertAlign w:val="superscript"/>
                                </w:rPr>
                                <w:instrText xml:space="preserve"> NOTEREF _Ref131506809 \h </w:instrText>
                              </w:r>
                              <w:r w:rsidR="00E203AB">
                                <w:rPr>
                                  <w:sz w:val="18"/>
                                  <w:szCs w:val="18"/>
                                  <w:vertAlign w:val="superscript"/>
                                </w:rPr>
                                <w:instrText xml:space="preserve"> \* MERGEFORMAT </w:instrText>
                              </w:r>
                              <w:r w:rsidR="00E203AB" w:rsidRPr="00E203AB">
                                <w:rPr>
                                  <w:sz w:val="18"/>
                                  <w:szCs w:val="18"/>
                                  <w:vertAlign w:val="superscript"/>
                                </w:rPr>
                              </w:r>
                              <w:r w:rsidR="00E203AB" w:rsidRPr="00E203AB">
                                <w:rPr>
                                  <w:sz w:val="18"/>
                                  <w:szCs w:val="18"/>
                                  <w:vertAlign w:val="superscript"/>
                                </w:rPr>
                                <w:fldChar w:fldCharType="separate"/>
                              </w:r>
                              <w:r w:rsidR="00E203AB" w:rsidRPr="00E203AB">
                                <w:rPr>
                                  <w:sz w:val="18"/>
                                  <w:szCs w:val="18"/>
                                  <w:vertAlign w:val="superscript"/>
                                </w:rPr>
                                <w:t>12</w:t>
                              </w:r>
                              <w:r w:rsidR="00E203AB" w:rsidRPr="00E203AB">
                                <w:rPr>
                                  <w:sz w:val="18"/>
                                  <w:szCs w:val="18"/>
                                  <w:vertAlign w:val="superscript"/>
                                </w:rPr>
                                <w:fldChar w:fldCharType="end"/>
                              </w:r>
                              <w:r w:rsidR="00B5413A" w:rsidRPr="00E74D95">
                                <w:rPr>
                                  <w:sz w:val="18"/>
                                  <w:szCs w:val="18"/>
                                </w:rPr>
                                <w:t xml:space="preserve"> </w:t>
                              </w:r>
                              <w:r w:rsidR="00E74D95" w:rsidRPr="00E74D95">
                                <w:rPr>
                                  <w:sz w:val="18"/>
                                  <w:szCs w:val="18"/>
                                </w:rPr>
                                <w:br/>
                              </w:r>
                            </w:p>
                            <w:p w14:paraId="3C87D8BE" w14:textId="05CAB8F3" w:rsidR="007B477F" w:rsidRDefault="007B477F"/>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423F373" id="Group 2" o:spid="_x0000_s1029" style="position:absolute;margin-left:-4.25pt;margin-top:0;width:279.1pt;height:376.55pt;z-index:-251662336;mso-position-horizontal-relative:margin;mso-width-relative:margin;mso-height-relative:margin" coordorigin="-1076,-10040" coordsize="35461,50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ir16wQAAIoKAAAOAAAAZHJzL2Uyb0RvYy54bWykVu1uGzcQ/F+g70Ac&#10;UMAGIuv7w0LkwHFiw0DSGon7ABSPpyPCIxmSp5P69J3lnWzJLtA0NRBlSS6Xs7PL4b19t6s020of&#10;lDWrbHgxyJg0wubKbFbZn4+3vUXGQuQm59oaucr2MmTvrn795W3jlnJkS6tz6RmCmLBs3CorY3TL&#10;fj+IUlY8XFgnDRYL6yseMfSbfu55g+iV7o8Gg1m/sT533goZAmY/tIvZVYpfFFLEP4oiyMj0KgO2&#10;mH59+l3Tb//qLV9uPHelEh0M/hMoKq4MDn0K9YFHzmqvXoWqlPA22CJeCFv1bVEoIVMOyGY4eJHN&#10;nbe1S7lsls3GPdEEal/w9NNhxe/bO+++ugcPJhq3ARdpRLnsCl/R/0DJdomy/RNlcheZwOR4OplM&#10;52BWYG0yXwwX81lLqijBPO3rDQfz2WCeMXjAHkwG08uDy8fnMLPhZNyGmQ7G0/E4+fQPKPon2JwS&#10;S/zrCIH1ipB/bxzsirWXWRek+qEYFfffatdD7RyPaq20ivvUh6gSgTLbByUefDsAtw+eqRz3ImOG&#10;V2h/rNKhDBO5DAKN+JlvjIzIxctgDTdCMlXxDXqZnX3+cn/OguAmsMLbinE2Hvb2kvserg2ruJaM&#10;YEgTWaNiyYQ1WwxwFblmVa2jcnAJQkv0nAqsKS1zOAc+Mm+3BG0bHM0F7WJRVTIw3FZWycr6PdM2&#10;4GzrWSy9lCzn+3DBHsvnc0ues8v5bywAjWZ6X7nSin1EFIVwcBTSyzWOd4pAFbpWOTu7+Xp7no5p&#10;eGBWq40VkAesr+lsB7BRbeUFO7s+Zw/SwzbRK1Fr7pmWpDUB6RtVyECZlHsHJyRlAtgz7Sk9HjFR&#10;c3JQ4CVJFFIVFvaend1+ur7/Anrl9xqKRYe9P2cfTUklyBmoZ4/DXiPVpkwRUBNQWdoGizVOhiIx&#10;Y3OC9IYJ5U/AIdjNeeLpgLYBDYzrYKlIgtLpgB1I2iqB/Cn9WFrPBTqi40xA4d60bFGQXAVwsa4J&#10;FYnqJkVIBt+hyLZIE0eb096Cx16oHZU/YOfj6GVuHoKrDJaO2bygi0qNTb3cdjanm/fJim8B+d+A&#10;ro28Dg5CS20O7/6pexqeXIu1Vu5WaU3SQnZ3AXEXXojaP9zhVjA/WFFX4LB9AbzUuARoiVK5kDG/&#10;lNVa4tL5+zwB4svgxRcATFoP8mQUJR1eAEQ3D515WkiIn0FSOgH6yNbNZ5vjDvM62qT1L/SxtxgP&#10;SQlfydyTVo4Xi/Gs08rxbDGHdCbGDiIHan2IdxJXnQykANTpKL79FAg/cB5cKANjiciUlzYnE3Ck&#10;mZQLoe9MJEMyj7c2HHjH6BXz/+k5+VpyJ4GSwj5L3mgIxW9F75EIeG93bETZdm705LC4wzT1DWEP&#10;7kVXeW+bUvIc+NrOOtraxvmxuhy9P6P5bDRbJNb58qku08nz4zOk9cv/WZcATcsPPR78Zn2jPdty&#10;fIPcpr+u6idu2rBmlV1OR9PExlFpKxXxjaRVtcoWA/qj7XxJ1Hw0ebIjV7q1D4UnrtrCkxV36133&#10;EnUlWNt8jwp4izZDS0ITYUB5/spYg8+hVRa+15yeR31vUIDL4WQCt5gGePFHGPjjlfXxCjQUoVZZ&#10;zKA9ZN5EjAZdYte4QIVK7UzYWiRoUBqgL5OVPnhgnXxRHY+T1/Mn5NXfAAAA//8DAFBLAwQKAAAA&#10;AAAAACEAp7Lw6zOrAwAzqwMAFAAAAGRycy9tZWRpYS9pbWFnZTEucG5niVBORw0KGgoAAAANSUhE&#10;UgAAAgAAAAItCAIAAADAKFVFAACAAElEQVR42uydB5gWRda20dU1u8ZlV0xr2E9J5pyXNaCrmBEM&#10;IEgUUBETIkGCCEpOShIQlGggZ0Gy5CEz5BwEJMOk/56+mbJ9B1n2+z93ZZ263qunp996q7srPM85&#10;p06dypWRkZEepf3796elpaWmpu7bt2/+/PkzZ85MSUnhW/7lOsdFixZNmDBh586d/OuvzDxixIh1&#10;69ZxkRK4mJGTctJvLzkc0qLkuf/ylUcSVxhTfBuyhRPPQ569e/eGX+WknPTLpVyCfuiL9LzRo0c3&#10;bNhwzpw5XqQ7guxcb968+d1338310I9JnIwdO7Zu3brJycl25Zw6zUm/TQIQvh0ycsDu3buRkMJ1&#10;BtGWLVtWrly5YsWKH374Yc+ePdu3byczQhVfBQmMKxxzqjQn/TsIII7ynMyYMeOZZ55B/Bff5QaO&#10;S5YsKVas2EknndS+fXs6LvkDc5B69+796quvqgfkcEBO+g0m5SfHhYJRUlLSyJEjv//+exXo1atX&#10;d+rUqXbt2vXr12/UqBEyVtu2bTt27Lhx40Z06wEDBuzYsSMlSoFOclJO+ndoAEFpRR4B/d9//33I&#10;IMj4nn/11VdPPvlk3rx577zzzs2bN5MZmSUwBJ24VKlSbdq08WJOteak3yABBHmI82nTptWpU2fi&#10;xIm7du3i+sKFC4sWLXrPPfe0bt16ZJQQpG655ZZChQqB/pBE9+7dW7RoAU+EcZdTpTnp36cBaLIc&#10;NmzYRRddNHv27Lhpkuvr169v0KABXbZSpUqnn3760KFDtfgHKyf6bPPmzR988EE6ek6d5qTfYNJo&#10;43jZuXPn448/jsykQoDAhPZ8/vnn9+/fH+3ZEQfW9+nTh2xz587lX2SvypUr9+jRg0IcWTlVmpP+&#10;HQSg5cdUvXr18847DynejhuEmjlz5rzwwgvJyckjRoy4+OKL6c37oxRMlqQvvvjisssuGzhwYE6d&#10;5qTfYGIICO6kxo0bIwwh+ytFde3a9ayzzipRooReEmG+F7kKpVl5i4ujRo268cYbEaFUAnKqNCf9&#10;OwggaK+IJE899VTevHkzYi4NnMAHDRs2hBs2bNiwcuXKe++9FyVgypQpMoRdn5Nx48ahPXTs2DHH&#10;eyEn/QZT3Bx65ZVXNmnSRLWA4fPss88ed9xx3bt3D/NtQXLSvhp+eM0117z33nsHRlY64yiigfSs&#10;v+mpB84TPhnZ/k28dIjPz5QWLyNeZEbCv4dXZnq23x4izz/9YfaHOWjmw/95xs/nOWTNJeY82Hl6&#10;+uHd9KCFH6JO0g//QQ980g84b0bPxD+Zx2gOwDkreiEEUKBAgWDKNK1du/auu+6qWLFi/SgVLVr0&#10;1FNPRV1F3rE8S4AAUHKRaHKEl5z0G0zBjjpy5Mhzzz0XVVis3759+z333HPMMccMHz48+IkGX4nw&#10;K9IPP/xAzmeeeUbXoNSUPXxJxlT/pKel7t+Vnvk38ROp6rDDgQ950zLPUtIz/KRmfVJ+8kmPPlHu&#10;hM8B2S8tVmDmM0RXdV6N8mX+mwGZ7UtN25eWjnKTwpGXzvya3KlZT5WWnvXOaQdOLSEtPPOBb9K9&#10;QfTO0SfrGdIP3DT8/MfHTs96bMs5UMGpB24S1V16WsiaHjSwA4+RFvL/OH+TFn/BULE/VnXaj89r&#10;uZnva0XpCZBZ2IFy92d+bOUDpaXF3iXrjX6siugk8+eh2PCOqfE3jf2bnpbYsj/zSdmbkpqWsnf/&#10;3rSU/Rlpe9NT9qXs25nLbqo88vzzzyPFB6OQ1dGzZ09EmG+iNHr0aPoxWgI8MWvWrODvTBo7duyF&#10;F17YoUOHHALISb9NAtDC061bt9y5c48fP97hs2vXrsKFCx977LFDhgwJE7xxVcCBxm/J+eSTTz7w&#10;wAPr1q2LFOuMTEDL2JeasWd/+p6UtP0RcCCdJX5S0lNSycsjRB/OM69npPtB7AufH2nix2/TYp/U&#10;1OiTAqaD7JllpkYXee59Kel7Mx8mfd/+tL370/bwb1pmHoqNsCgSKTNpJy3zeaLPfp8q1fOohAOF&#10;HPjsT/ikZR73pUUnmefpmbc7cB59FT7RxcwH8xM9Z0ooIesuB0qI/SSr5FBUlCHrwbJ9m/mr1Pgn&#10;NfNF9qdl3Td2dx8ghcrJygCM7ouqCAqg0vZFlZASXdkfbp31ST3QalkNmhLlzH6XA3kyso6Zn7TQ&#10;mof+pGfsyuTq9N0paXsymSNj59607zMngV3qRWrYsCHCy5YtW8LMMFLJ/fffD/T/SJtpaXXq1Dnt&#10;tNPIzA8DAXz55Zf58uXLmQPISb/N5ChgmHzyySdnnnnm5MmT1Y9B9pIlSx5//PEtW7YMcB8fOGHJ&#10;GASA+A9brF69OsrGgN+ZkrY9JXVv5lgEEw5I6Gk//UQafdqBj3kyfkYIS8/+TVp69k8kZioWZ94i&#10;IyqUJzhwCRE3U3tITcsSq39yi6A3pKSn7s88ZmZMj1FPRpZwnZaq5JxxgD680YF/09PSwrfhySQy&#10;wSlk+/G3EWb99Ep00ywdKEaFB8rJQrUDb5v+06+C+uMnfqP0Hx/4gH6U2VzpmQ+Q9fAHHuZHQT81&#10;qBqJz5BZuHdLSbzdgX/j51ltlGFDH7a8nZ4pQ6Qi7O/fD79wtg9GyhWUUHJMnDjxvPPOmz59elj8&#10;1b59e3QCemSQVui7w4YNO/roo++4447vvvvOTo/S2qJFiwcffNDlYDlwkJN+gxqAplQkoTx58gwd&#10;OjQge9euXU8//fSHHnrIWeLgY63GEFhhx44djz766MMPP7xhw4YD+nfGjrS0Han7U6Oxv5cB/FOB&#10;Xvk7E+YysgAx4wCwpmSO9p//MI79RDkzgTiOwhnpCapCSpQtxX/TUvelpvgw/MsrZBWbzpXMi5lP&#10;lJKWJXlynpqpFZA/w6LMnJKR9fnxqVL3x/5Nyfx91k/QiDLPsz4Hfh67EuX88YHTMslnf5bsm3Lw&#10;z4Gi4uR04I4/Fp6e8lMxOiX9xyuhKO+bEjIH6svIYsLoh1lPmJH4yRT6o0ZMjwT6zBbJvJLiS/30&#10;GX7ktsxaTU35p2394yc1s43278vsp7Thvv27uJorrooC7pUrV3777bftf1OmTKlevXrp0qWbN2+u&#10;XZKLixcvrlevHhfLli3bpEmTVatW0cs3btz49NNPI+PkuK/lpN9mCpNhixYtuvjiizt16hRM/KjR&#10;RYoUyZ07d9u2bRHzwX2YgOPKlSu7dOkydepUc5Lttttuq1ix4u7duzOlqJSB+/a9lZ7xYnpapfS0&#10;8mnpJdPSKqZnlD3Yp1x6RhlOMjxJL5ueXiE9/cXD+5SPFUIJmZ/0DC6WSUt/IS29TFRymazrmRfT&#10;My9m/oRvMzJe9JOeXjEtrULmMb18Skqp1NTSlhaVUC52lzJZn3J8lVlaVvlmyLrRgcxkSEktlZ51&#10;99S00pTMkeseo5PMj+fhUdMyDlzhJHbTA5+QOX7FAsPD8O/+lOdj3/pVOSsqXggXMzIqpKaV4VF/&#10;+mClo1/RHGXSohMK5PNjhgOVWc48mQ0XnccfL9S8LZtZpr/KbOVy0bH8YbZ1RnqV9IwKaemV01Jf&#10;TEvh+Sum75yXK9gunQnYvHkzeui0adN0RlbFc3mXa9njcSPsuPTmHj16vPzyy/RguSQHDnLSb5MA&#10;Itt9Svny5UuWLBlGEFfAeqT7/Pnzv/TSS1999dWIESM+/fTTChUqfPbZZ2Hx19y5c6+99tr+/fs7&#10;6L7/vsbMuWfNWfS7ufNPnDfvuPkLfjdvwSlzFhwzZ8Hvfvo5Zu5CPscuTD5+4ZLj5yw4dkbS0TOT&#10;jkqaczSf2UlHhc+spKNm+plz1Ky5R/OZHT7zjk6azyezwLmUOf+YeYuOW77q9M1bz9u1+69791+e&#10;kpp/b+r/7Np3yZbt563fnHvdxj9u3ppn++6L9qXmTUnPn5ZRkE9qRn4+aXzS86Vn5EvJuGx/xmW7&#10;9l28fvMfk5eftGjJCYuXnbRs1amr1525ev2ZK9eesSo6WbXujJVrT1+x5rTlq/+wfNWpZMg8Wf2H&#10;Zav+sGL1aWs3nL35+zwbvv/Tpq3nbNtxwZ59f01Nzbs/7fJ9KZft3Xf5rr1/3bn30t17/4fzvfsu&#10;27n7ki3bzl236Y+UuWrt6RTOvThfzb9+1p7uh+trNpy1flPujVv+vHnrOZu35cn8bD3H3/ItX23e&#10;kuf7bedu3X7hjj2XUAP79ufldlt3XLhp67mbt523bceF23dfvGP3Jdt3XcQ52bbt+At5UlMLcJ0T&#10;Hun7becvSD45ad4xyUtPWZh88pLlvNRpS5afsnzVH1atOWPl6tOXrDh5QfIJVDUtSLvMoI3mZrYO&#10;LbIw+bjkZacsWnLioiUnkSdp/u/nLjxu8dKTkpedNG/RsbRd1IhHzZqT2ayzD++TNOf3/GrG7N/N&#10;Svrd3DnHfzfz+G3bvjjgBir6q7HOmjWradOmCxYsCNF+Qv8ObBEMf3w7evTounXrrl27NiNnCfvh&#10;IUX8PKfGjlyDT7wF48HdGEF33XUXIyhuX926dWvPnj1ff/11VGdooFmzZvPnz8/IiiFBntatW5cq&#10;VWrbtm0W1blT8wcfuuSee86+t9DFhe44/45bz7r5prNvvumMm248/aYbz+Dk1lvOuvUWrpx5y81n&#10;FvrbOUUe+uujj1x+x+1/vPKK4woWOObKgkddUSAXnysLHu1JwQJHFcj85CpY8Cg+V1xx9FVXHXPN&#10;1SdcfVXm55qrT7ru2pNvuP5USr791j8VfeLqBvWeH9i/2bw5X65dM+b7TZO2fj9p1YoRY0a37/Dx&#10;ax82Ltel89tTv/t027ZvU1Kmp6fPysiYzYeTtLSZaamzMtKTMjLmpqUmLUke0LHDa2XL3FH0iatK&#10;Pnfzq6/8o26dZ99/r/R79UvWr1eiXt3n6tR++p23n3zj9Uf46uUqhV95+YHXqhV57dUi1V596O23&#10;nmj0/gsff1Ste7eaX/RrOGF85xXLhv6wbcqundN/2DplzapvliYPXbRgYPLiwSuWjVi+bHjSrL6D&#10;BzXv1PHNRg1feLf2037q1nmGO9aJzuvUerp2zeK1axWvX/e5xu+Xadmicsf2r/foXvuLvg2//rJx&#10;ty7vtGxeqUG9Eg3ql2ze7MVPOlfv1+e9sd90nDG914J5/eckfTF50qcjhrUdMqjlmNEdJozrMnNG&#10;74XzB8yb89XUKZ9Nntht/tyvNm+asHP79KXJQ9atHbNh/bcDvm7y7DM33njDmQ8XyfdCqTsqVby3&#10;Yvm7K5Qr9FLl+3jHyi/e+3yJW554/IrC9150ww2nXlHw2AIFjslsuCuOu/bakwrfd+ETj19Z5KG8&#10;D/3j8vsLX/q3u877+98ueKRIvkeKXH7nHX+65uoTC+Q/pkCB3xUseEyB/EcXzE/7HuWH5ubfcCXh&#10;qyuvPLpggeOuoAPkPaXgFaeMGdc/Vxzc7dxAPF1TJ584ARx0JJB52LBhmzZtCl35yEW0f8OTJyB+&#10;+k/Tz5HEIR4vcQouW1E56ZdoxHjgzxAGTvc5r3Tu3Llhw4br1693mWSIqUUeZ4DjbeQyGlghDDqu&#10;fPBB80svyfvXS/PnvfyKfHmvuvSSfOfmuejUU8467Q9/POvMP//x7Dxnn5XnT7nPP/OMP5122pl5&#10;8pyfN2+BfHkLnnHG2ccee/zvfnfs76J01FFHHX300UdF6eisdMwxx/Avx9///vcnnnjKCceffNzv&#10;T/z970847rgTTzn5tD+e/efLLyv40IOPN27U7JvR4xcvWr582drkxSuXLV2zYvnaKZNndP+017t1&#10;Gr7+Wo1POndHa9m1a9dPe3Fa5GAaRTZNSZs3d1Gj95vec/c/rrv2lrvuvPfJJ54uW6ZSlcqvvljx&#10;lYoVXuJToXyV0qUqPPP08088/vSjjxR9/LFiTxd/vnixkkWffJaLZKtdq/6HHzRr167DoEHDFixI&#10;3rRp67atO7Zt3bl50/ZVKzcsmL80afbCuXMWzZubPGP63EEDR7Rp3f6dGnWrVK5WuVLVSi9W9Ubc&#10;hWP5clXKlnmRB6hc6dVXq771xuvv1Hi7Tv16jZp82LJZ0zacvPnGO/yw6itvVH+rVr2677ds0Y6X&#10;7dd3QN8+/T/t1uvTbj179fzii34DBvQfNmTwqKnfzV69asOa1ZvmzV08fdrshQuT163dyLPNSZq/&#10;bNnKNavXf/ppzztuvzv3H8/Ne/mV1MAjDz/JC1Kxzz1bmhfk5LZbCxXIf/Wfcp937LHHHXUUzXUs&#10;jcPxpJNOKVDgyhuuvy1/vqv5XH7ZFXnOufCC8y+57ppbrrryxsz8x5xANlLUxLk42qZHRaXQxB7j&#10;7R5O+JXn/GTo0KG5MrJCFSqG+K9qabD22HcPOhLMyTE4Dh3RBHDQ9P8v1KcfRvpfPGQOFv9nzf1h&#10;aHiucuxxx44d/fr1Q+RHNgrDJPwkodtMnTq1bdu2M2fODOFVSE2aNP3rX//n6quvue66G+684647&#10;7/zblVdc9cez/0jKc06e884775w/n/PnP/85d+7cp512+rnnnpsvX/7LLrv87LP/ePzxQHlmAt8d&#10;+Qx1h71JsOBb8px44kl8TjjhxOOOO54LJ598Su7cfypQoGDRosU+/qj9rJmz16xeu3hx8sSJk8eO&#10;+Xbu3Pn8O3/+wn59v3j33XqNGjUeOHBg8BCJqURpWaSYNn/eosaNmt537/233Hxr4cIPPPnkU88/&#10;X7pihRfLl69Yvnz5ClEqW6ZsyZIlixcv/uSTRYsVK/Y8OUqXLlmi5DPPPFOmTJnq1atDpc2aNe3b&#10;t8/s2bM3btzwww8/wDp79+7fumXbsqXLp0+fyeNNmjR5yuTvxoz5tmfPXk2bNq9e/e1qr772yitw&#10;QGXuU75chRdfrMynYsVKlSpVeemlV6q+8uor0efNN9+qXfvdevUa1K5dp2bN2nxq1ar9To2atWrW&#10;fv/9Rq1atW7X9qN27T7u1LFz3779hg8fOXLEqCGDh44aNTopae7mzVt27dz9/fdb16/fsG7d+pUr&#10;VyYnL5kyZcrChQuXLl3WpUvXe+8tfN55F1x11TWPPPLo4489UfTJp556qlipUqWfe65EkSKP3Hbr&#10;7RdffOlpfzgdNIYDYGQ+nJ955tk33njzTTfefN2111977fUFC15xwQV/oXFvvunWa665/pxzzoOt&#10;I5D/XYTjB05oYmFdAqCJsxjiR+g/JkoKB3SAwYMHZ7qB7t69e+fOnVQrvTZEqSVxka+oa654kpC4&#10;zk/Qbf137969B812JKbdsRQu7oxSOD+cnyR8Gz/fE6XDrzHvuPtgKeEJsz9bTvo/TLSaQ2Pbtm2K&#10;PiJgkO6VhBhBaABOmwUBK4QMiisQkIS6QkZsz4APP/zgkksuypcv77XXXn3HHbc9+OADN998U548&#10;fz7rrDM4gvznnPMnzjn5wx/+cNZZZ8EBf/nLX84+++wTTzyRK8cffzxDHYgPWODID3IiV4AAsgW2&#10;MD+/Pffcc+69957mzZvOnj1z06aNCxbMHzRoQLduXQC/devWbNu2Zdq07zp2bN+qVcvPPvsM3gI0&#10;4iuHDiw1Tc98l/nzF3zwwQf33XffnXfeXqTIQ4899shTTz1ZqlTJ0qVLvfBCqTJlSvPh5PnnSzz7&#10;7NPFiz/1zDPFufLiixXKly/LORdfeeWlunXrNGzYoEePT3merVu/37dvDzWdkrJ/x47tK1eumDFj&#10;2pgx34wYMXzUqBEjRw7v169vu3ZtatWqWa3aq5UqvUjhJSj72We4KSWXLVumQoVylF+lSuWXX67C&#10;p1q1qjVqVH/33dr16r3buPH7LVu24MUbNKhft+6777//XqNG7zdr1qRDh/b9+vXh9ceN+3bcuLHf&#10;fDOaO06fPnXFiuU//LA1GnY7Nm7cuHjx4mnTpk2YMGH+/PmLFi3q2rXL7bffSmNdc81VvPvDDxd5&#10;/PFHH3vs0SeffKJYsafuu+8eGpcWjNoFpIahaRRa4AQ445Zbbr3xxhv44VVXXXH55f9zwQXn58+f&#10;76abbsyfn5+cBccH6T6Q+tGxJCXEU8gvT9gl4O9cSUlJ+fPnv/TSSy+77DKOl19++SWXXPLXKF18&#10;8cUXXnghFznh3//Jli6NEj8hwyVZ6aA5f/2Jx/b5L46lS2OJDFQRL5s3b16Ol/00UQJHvsoXJfPk&#10;/Wm6PErmp7R4yQlPElLIEP+X5KP+3Lek/8lJv1iytztkEE6Bv2C3CXHcZAL/DWrxIZQ2XS3iUYCa&#10;NGlWoMAVV1xxVd68+a+88urrr7/x9tvvpJddcMEF3JyORIszPM855xzw+k9/yk0fzJfvcgblhRee&#10;f/75514QpT/xRe7cefLkOfXUUyEGvoA6lP7EffAf5Od4EmrACZnncAEKAT2oQoWKQ4YMW79+45Il&#10;y/r3H9CyZat+/b5YtmzFtm0/LFiwaOjQ4YMGDR40aNDIkSMBO0gxTgBhZnHBggVNmjT5xz8evOee&#10;+5544snHHnviiSeKlixZqnTpF0pnpReihOD/HIJxiRLOkSCoP/300+QuV65cjRo16tat27VrV8gG&#10;iTNowCgBW7ZsXbVq9bx5C777btq3344fNeqbwYOH9Ojx2YcfNkWWf+mll0uXLvPMM88VK/b0c8+V&#10;RLVA+i5V6oWyZcujBLz5ZvUaSPq16tSv/17jxh+2atWmU6fOn3/eq2vXbpwj+7dt265585Zt237U&#10;u3ff0aPHjBs3gc+kSVPQNlA1xo4dh/KxfPlKNADqZN26tUuWLJ4+fRqf5cuXLlq0kBpDe7v66mtv&#10;ueU2tJ977rmXSrj//gceeujhf/zjobvuKkTj5slzHtI9tE2L0JQodrQa/eqGG264/noON910081X&#10;XnlV/vwFr7nmuuuvvx4+uPjiv+RBB8yTh9aE8i+66CK6wR+zEs1NUbQlFykNtqBwuoHyAUfynHnm&#10;mWecgRiRh7bLNWnSJDpHIIpcuXLFDUkShdSR62ApMI+Zcx2xKW4s8/x3WUnJ6KSTTkI4ouKoPquV&#10;dFaUOLE9qPS/ROnCKDkIuU5LUPU0MMPPMclPzogSP6dJOFLs6aefTlucfPLJjNXM4RjJZSEdm5Xi&#10;Bj5Trpz07+0qHO0tr776KnpA2MJFa49H0D9hCufnZnGC4cgJA680bdrsjjvueuSRx2677Y6bb771&#10;2muve+yxx0uUKMk5xACCPPzwo3fd9beLLrr4rrvuuvbaa5966ikw9OGHHy5fvjzQqf2kePHinNx+&#10;++3kAUvA2cKFC9PBFP8zpc2om6k0nHLKKeoN9P0TTjiJO9aqVXvs2G9nz04aOnRYu3Yf9enTF8hD&#10;qJ8y5bvx4ycuXLho9uzZw4cP//bbb9euXevWN1mvfGCpc3JycosWLR555FEQ8KmnihUtWqx48adf&#10;eKHMCy+UBYiBY87LlSvPByIA//lwnX858u7Rr4q/+uprtWvXad++AxC/ceOmMFsJ18Cw0MCOHbvW&#10;r9+QnLx09uw5MMHIkaM/+6xnmzbt6tatX7VqNZiM21F+yZLPP/30s3xKlHi+QoUX33qrer16DT78&#10;sEnr1m3bt+/YuXMX0L9//4G9evXp0KHTJ5906d79M8igc+dPevXqPWTI0GHDRkAw48dPGD36G/4d&#10;OHAQVyZP/m7u3PmLFycvixKy/5IlSzZv3szJ22/X+Pvf7y5S5JEiRR6Ge8qXr8AzcF8IidfkyjPP&#10;HHiSv//970DEo48+WqpUqaJFi956660wP1+RjQak0vgJ//JVyZLP8UGh0dPM9n3ooYeKFClSoUIF&#10;2v22226jfa+++mp4lK+48o8o3XvvvdLt448/Tld58skn6SqzZs3KNXXqVKAtIHiYHQr/Bko46Eg4&#10;JisFAD1yR3WAeymUUQEcA81ANs0D0yqqGwnjyijRThyvgZ2zEkORf2mATOUt+pZjwYIF+UnQDDjn&#10;CoqX2oAX1aiCIoWYKZFAIdwd5pAn4AzGKk3GWJUVAlHFWSEHpn+5ZD1b56+99hoEEKw6YUlNEIcT&#10;Imsd1AUgzCUESxFHcPNvf/vbQw89eOedd9A3br31lscee6xY8aeuupoeVeCBBwoXKfLg1dcgG+aD&#10;GB5++JHnny8FPQC1AE3ZsuVAh2LFigEThQoVorOB+wx48ILeGGSaEzLTiccff8JJJ5182mmn/+EP&#10;p/EvvODYR0z829/uql27Vt++fQYPHtSz5+dfffXliBEI/gO//PKLsWPHbIzS5MmT0QOAEmRzXyta&#10;oXbAxrV8+fJ27dohyN9///1PPVUURCpVCsgD8SGAks+XKlm27AsVK1ao+GKFF8qUfvZZeAtEgyOK&#10;Pf74o3+/u9Btt996//33lSnzwuuvv/bhhx/wJPPmzd21a2fmSmADnEUh8zju379vx47tGzZsWL16&#10;VXJypiQ+bty3Q4cO6dWrV6dOHZs1a1qjxtvct0QJALQE1Fip0ovVq1dv3LhR+/Yf9+jRvU+f3r17&#10;9xowoP+oUSP79evLxc6dO3Xv/inHjz5qRwm9evXk2+HDh40cOYLa+PLLL/kBvxowYAAUOGbMN1On&#10;ToMaFy1avG7duh07dn733XdVqlThjo899ugDD9wP8nJrEPyVV16uUqVy8eLFeOtHH33khRcyF1Td&#10;eeedtHXVqlVfeeUVAJo2AsfLly/Hi1Nd1Nvdd9/Nz3nsSFUqFTFHCcqkVvkKTYF/uR1qE/gDStx3&#10;333cizKfffbZe+655+4ocYV/X3zxxcwplpIluQJz55oyZQpokiBOBpH/cNBEbggGqSNuPAfQRwIC&#10;W5HEkdAR24Fg0BnUZvyA6dTyjTfemKmSIYPdeusdiGdocYUKwd7WL+c0JC13yy23kIfjrVHiCsfw&#10;LyVwvDNKXIx0vetpNjmDIyzijW6MEt9yd57h8qykFQJuQKuAnNAbeHLoCkqI80FcXA0n8QaNN1YO&#10;Z/zv9IBq1apBAAed0o8viAkmoIOukklwJPXfDh3aI0sgGwDxp59+GkfOQcMrryx45123/+Mf9z9U&#10;5B8Fr8j/jwcfoAMiAiJfI2kCtZBBJHEXpiMpWnJuj0UcoYczThUdIhPQCYEA+HASccCx0SzxsfSu&#10;QoX+9tZbb3bp8gmwyAeU7NixA/g4ZMjgLVu+37Nnj1Hix44daz38GHsySmvWrOnSpQvEU7jwfQBZ&#10;BL4vgFOgWzQT8HzFF8tXealy5covlilb+rnnQLanixUr+tjjj/CmjKSbbrqh0N/vevrp4oBmrVo1&#10;27VrC0AD8fv27c0K33YgmoK1G0Uw2Ld3756dO3ds3/7D1q1bNm7csHTpkmnTpoLyderUee21ajVq&#10;1GjQoMG779apV69uq1YtuQ6xQRVw2+TJk2bMmA6+U/kff/wRuN+2bZvWrVvxLwTAK48ePQoCGDYM&#10;8X8A6N+9eyZzQId8hg9HG5gyb978TZs279q1Cy0BUC5a9Elgl+fn3Z977llwHwrk4v33F37iicfv&#10;vfceuAGGuP3224BsCJ7MyPI2HEI6XyEBFCnyEDk5JxUrVpz2BYRABtpazAFGkPEheMgDPAG7gH7E&#10;SsCErlAoSnwFW9yXlWSOiRMn5oKpIIAEjDiih+UhUoLuohbM6yNWI18jZVN3gD4MTBsA3NQj6jP1&#10;y+AR6Kk7hhPV98ADD6h5caT2uci3UMJtUZIe7s5K/BYe5ldktuq5cm+UOKF5uBENyb3kD9mCfymH&#10;6xxljhuiJGFcE80QoUzAB+gKefLkYbiqInA87bTTstT5H+1a8frJXmnZz3PSP02agH4JX6OPPvoI&#10;srdbkvJEiZ7JOdfpn/QiAJ2OQevTb9EUzznnnD9FiV/RDTRaIuTzK2QarnAeZoClAWcCNAFpgeRX&#10;/OuMMRm4KV0UyfTDKDVs2PDdd9997733Pv/889WrV+/bt2/r1q1gCFIw2kDcV1AC2Lx5c79+/UqV&#10;KhVpAE/p4YNeosWf6wikiK4VK1bk/Bnw/9lnUVyAQgaUkhNjhIsvv/zyW2+9BXB369aN223atCl4&#10;Hsb5NT67nhHbpxPtBGm3TZs26FV9+vSBsfr2RcxvzxUK7N+//zfffDNt2rSVK1euXbt26tSpPHPn&#10;zp3btm3brFmzVq1awWHkHzJkCNnGjBkzbtw4jug9qBeURmYUAv6l2BkzZvBsvjUIgKAGCgsX90eJ&#10;UXzRRRdpN0bW1KqsYdmW1X7AANecwABX5rs+SqAT2WhHZD6ahiajBIrixIFP0nRBE3PU4k9yhsD8&#10;tjXl0Gr/VQRwUJE2flE3Kbr1ySefTKUwVAR9J/TgTCpd7AaRgXX4k47IOWOAkwcffBCafTQrgf60&#10;K5QAuJNBKqaBOcoBf4sSpani0ZXJTzl8FScVfi6pyCJ+e1OU1CQSSuP8tqwkMdBRGORO4DsvRHIK&#10;iDfVFSTevsFSl73FcwjgV0IAYBN9koFK8zHa6a7gOzhOp/3rX/+aP3/+66NZQiCGPuxXQIB2fH17&#10;gAknjTjXSOsQCN6BzgRo8FT9BTJOiRIgwnXyOJ1IPwS+n4kSSP3SSy/BBKAhSAcQz58/f8CAAYsW&#10;Ldq9e3fCPAeyMNnIz9hBYn02SiVLlnwqSnBAmTJlypUrBytQsrdAXeCEweW441f8/J0oIbw3adKE&#10;e3FHXY+yL3+J29niOhnQjMD+xRdfuAfnsmXLgD8quXXr1r179x41atSCBQu2b9/O68AB06dPB9Bh&#10;iKZNm0IDPXr0ANDhCSB+woQJFAVbjB8/HkqgwK+//nrYsGFDopSUlER/WLhwYaNGjdDaGYNACnI9&#10;b4pEDwIwSKnk4JCjqy7NQT2j0PMT8t+QlWhiCODCaFpfqwAD3CkcmjiYIhMM+PG2DrbKuL9Q+BWP&#10;/d+mAfwcGfjmvClsSaswhPLlywfTUq3CKF2cDkc3pZFEXrCYcy7eESW7oxc58i+/opGCJA5/aNMP&#10;Bv3gLhJPcV8jTvgVrU4JWn5IMj/P5vxBgSiFR1UnUC1ARVC191++JQ+/CjMNwAR3ARoY2wxp5/Pt&#10;GXGrXQ7i/woJoGPHjvQlMB0OABpgdCQ+ui5diPalla+OEtCvQ4ESJThiWwvfYTlYghOBZs+QYAhg&#10;RQcE0J+T06IUuYSe63QUvRQ80toATAPZ6AGjR49es2YNcPnJJ58MHDgQ6EwggP379/NtzZo1EZgQ&#10;pxDtw5ErYOLTUQIiH3/88cciJyE0AEiCrxCJ+Bfl44MPPmjZsiXQr/IBHCODL1++PGzBFiLxkfbu&#10;3Yu8v2HDhlWrVvFs6CU0EIjPTz777DMwev369Ua1gUV47MaNG3/88cdfffXVzJkzdduFxsg/b948&#10;kL1DlLhjz549UXrgAGR/0H/27NmzZs2aNGnSyJEjqQRYYezYsRzRimCRoUOHUkUANyCDgMgLwnm8&#10;HcOc1lQMlaGpbUclVc1oBXkY/tSzRzUAmp5GV76kLVTjwrSl5wJ6XLzjFuTkdg78E6OkYqfCRytn&#10;uoH+l2kA2SczeGHYUkWJ8QMyMmwAbtBTswxSuUCvFM+3enw6hRsmb3UB1OOTZqCo4M+jA48Dxppl&#10;IFH73NfJ5ASvHio8uPoEycsxrIgX+fadq16vE5EuX/IWTxX6B/TDkXMYS90FGlBwCNIEJzwwJaAQ&#10;cLvgG34IysxJvwYCoHGVPGhQ8BGhmKanxyqpCKNgJSdaeIFUejI9pFChQrCFpp64KuyVkIL/noZQ&#10;+uRJUaI3apFAQLk9SnQ8uiJjh75E4eA19wLj0AMAEaTgBg0agKSACegZn9gAkUFSsBsQ1F7qiINF&#10;OFef5sjrPBAlrgP9EgBvh3IA+nfq1InaAKaRx/m3c+fOgwcPnjNnzpYtW4KrFcC9detWGAhYnzx5&#10;MriMCM+zIbMD05AQ2E0hCPIQg65WwD0ZPvzwQ8rs1q0b3MDzg+DwChmc30Y56Nq166effgp5kEdV&#10;AJ0GJYAHmDt3rkyA4M/J0qVLQf/k5GTKRBSDABh9vAhaDqwGfDOoldwZ+NS2M45UOG3BkGcg8yvw&#10;h+Z28o8rtCYEAOboxwUUSO1xp5swnOOujGA9d4RB6S1QC+dgl/6gXKHaqWqY7L9ZA7BnawjTu5bx&#10;Q7UqNSvL05vp39Y7GWiGYEoDjoPPrI43YZDEzetxRSxh2cXPGdyzr9IO54pmYZEOJHFylLw78A3N&#10;8FT0A11OXaLhZDWMxds5VRC5DF/FUc0AKKETkJOf0Ak0DYclIQn0mQPrvwYCAHeASIADHAQ6AdAy&#10;UapYsSKwiESpR0fZsmX1/oQGuMK/pUqV4lv4Pk7zQQl2RVjoaWFRKD1N67/dDIGGEug/IAgPABLR&#10;eVRVkZOeey7ToaVw4cJwQI0aNd555x2N+3379lW+DrEDQNIVK1bwLjwYbxEHes4fipIXKY3xCD3o&#10;p6iigPjftm1bCIDjRx991Lp1azigffv2COzArjMB3IImWLZsGXiNzI5QT7YWLVqQEyBu1qwZhMH1&#10;Xr16QSF8C+o5Xw1XQQxcbNSoEUcesk+fPkjxK1euRIdACYBLYIgeUYIJOKIN8BgQHvoEGgNaCO+L&#10;nqG2sXPnTp4HIqFaGJgMSd7LJQ6gDUOP6pWDGYCMYudsRBUgHhlOINKrUKM/oic/ZICD2gxkCSD7&#10;8q6453pQAoA7mgnmoL2oVcrnhBrmCnoJNZ/pBvrfRwChr9OPhX4EGRqDTqzlPZjRAUpAk6onDzmD&#10;iqSoHl85nR3TD4qV2bH+oIb1Q8y4Zp+tzU4STmNIDwoRPLzzGbwIA1UTAa/mK8NwsAJD95ooURUu&#10;IILYVA+PXOfd/2ICQN4EB8F0xjAgogc3BAC+M4zhAGdQOT4fJUCfc0CzfPnyjG00gIS5H3tO3P4T&#10;NxxHHkHH26mkAURFIAMCoDTwiG6jlRJQq1SpEk+CAs04Arg5UdRo3rw5oBkPiQE6I5gPHz78jTfe&#10;UOokOR0qB8AKj0SJc4riX+7IW3AX8r/88sstW7YEx+vWrYuGgSbx3nvvAe49e/YExyEApHWOgBgC&#10;PkAP6DeMEpmB9ffff59zLiLCf/nll59//jlAD8qjlOzatYtnA8Epigxt2rRBPwDfkfRHjRrFW0AD&#10;CxYsGDp0qMYfQB8OaNeunRrJgAED4Jt169ahebik33V80Ab3BcRBasYdLUVz8FIMSeBIrmXMMlQV&#10;4Bi26luQq/ZkdXqnALniMlsqH9SiOWgUWio+qZlAAyFxo8JR4u5PRomORC+CirxO9aLH/BdOAnOk&#10;jhRhQMMCBQpQoUj9CPv0VOuRWub6pZdeSjsh6dM2KlYJgnCCX+whZOSEbNlR/qATrdkX0GW/9aGN&#10;XY7qMNdHU/LiqC8uXFBn17tUAmAMc0J/Uqmn/9H5nFY6hCdVDtD/+wkAeRPcf/PNN0EQsJI+HJ9Y&#10;chIYzEVqdt2QFksa1ykr/oXgJYCwTCdhkWOCdUjBQtmC/sC44KbgBeOFjuScGV0IPuCtq1atCojQ&#10;u+hmDLTcuXMDZ9WrVweXNaEgRIcIGSAp3IA2A8rrMocEKgFEro3Fihcvrqqh+M9Fhirfou7UqlXr&#10;tddeg3Jef/31t99+29BAgPXYsWORvrdv375w4UKgWeiHHkRzNAb0gFatWqEBcAVuGDZsGDxEraJA&#10;IKQjs/NsGzduHDFiBNn4CcoB9ADEk4ec4DvvQk4KhwMgGNQIoN8JCeh5zJgxbp4Y5iF4ZciDt2D0&#10;0UC8C8+P6ka9MSRFf4anUpouGzrwkF/cp9U4cbYP0Y3RqtZOaWgA8AEDlmEeH5shrkN84tcGdfGp&#10;q1BdY0xj6eaOfECxPO1/GwFoX0Mi5lWBeGoQHqa3QYN0OCqR+lXkh4QZIcFJ5tBvfVBcPvQk6s9l&#10;C6o3R7014ovsDhP3D+HEKSVQCUgWLlF28gAZhG5UMEpObHDRdeRUxWmnnRZih/2czSoH7v+dBICg&#10;ikRfs2bNEiVKAOh0Wu3FOvAxnrkCTACdYKWzhU5WITsj69HbyUD31pNHsfEQHtLBKBQix9F/NPtw&#10;9HZ6OiC8g8XvvPMOSAeEITxpzmbQwVjgsrLwDz/8YJQwN4xCAH/ppZdAdiV9hqSO1Dwq6gs/5DVh&#10;AuASpQfoJA/fquWQwYXN+oxyazAdOF62bBl3gQAQ8OvXr4+WgMiPfgD6g+MeAXcyg+xA+YQJE4C8&#10;r776ivPFixe7DWdSUlL37t0/+uijrl27wiucwAR9+/YdPHjw6NGjkfSR/fv16zcgSnBDuyhxx3Hj&#10;xmlKMogTtEdRUBTIzpiCOMuWLYvETdsBuA5zagmy1Frr7C6tSbNSjfp9aMWFcfXxgwnIzPjlW7AL&#10;NIMAaCD7nidxITI+MRBcADRmhMUfcc7IDAZ3hBLAQYGSt+Vd6Kz0Wln0zjvvRORHSmKQUK10YmoQ&#10;sGNIiHf/P7dLsN3HJwMSXC3jEVmdGdYHwOmEQzzGQbE+u8Zw6LUOTjXDdgKHmoF44Zw2cqVOJnTQ&#10;IErkIP5/lgAGDRoE3gF8AC4QDJfrvk1LoQTQWBxRalHtAVN1XCBVHdf5YfjeCcYgdhy09yZwQFAO&#10;6JlaF50Mc10kdwfRqlWrhqz93HPPccVuzPMgbMI6QCRwDybu3r179erVmzZtggCghDlz5gDN4Duw&#10;rsVfIw9XQP8KFSqUK1dOQxbFuhQAnYDX51wHIT1QyQn9wIsdOnRAQtehk5u+++67XOTYIErwAU/4&#10;4Ycfgv7ajj777LNJkyYlJ2fGbFi6dOnmzZsNvYcaAdAL/SgHoD980KtXLwhm6NChg6OE+N8vSmgD&#10;lPP555+jIlCUO2W5p/ry5cvROZAvGWJADS/CG4E8DDpplTHIV2hpCPK0F1QKFsGdHHUC1K2Lb3X+&#10;BsHIBpdQ5wqy/JYW0TQdbNTxf4Ovl5M6wZQdjmHxk46kEOERrAHEUU8jJhgHlzrNq3MnlegyWoaQ&#10;1W0tJEx+HkLCzS7mh+llF1wYGghSoRqDB252P9Qwb6OlNTTJocX/f1UhyD6FEJLuX3qUM1x1LQiR&#10;7KQBxBNGe3iRHNn/P0gAyJsgCPAHUDoBCAq4mBxYASYAXPo29IBMDQdwRHYGTB+OlgKDxQihNGj2&#10;xeEH7T9xAggSoj4IRhtFaaaHcGR8wUzAK48HcvEtnZ/udO655/KEiOdTp04F/YHFDRs2QABOBmzZ&#10;sgU8pbpgLGd9OYLsPDOwbmhoHl4CcCmAKwY0DXFERSBDpUqV3njjjTfffBNwHzhwICiMBgAiA/1c&#10;5CvooWrVqmgbHJHH341SrVq1oAG0EDKjNBiqT/chlIC5c+f27NkT+EZRAP1BebSEkSNHojGMHz9+&#10;xIgR/BCOAfohBr5CjVi0aNGOHTvCHlnQCYoC2gyNAojzjjwqVEeNudSOccdXiFw3R4l6o8Z0F0TA&#10;19yvFQjIkgA4ch26hcipWGRZfu6cAc1xbZQ0ciDPoTrQ1hSrHck5G4sC/cxJaVzUNZx/uWNmKIgj&#10;3QQk+tMLqV9IlRfWym8EBV1f+Cr42x6OoP1zEKx1hVEB09DdaV3K1zDKEQw1ql/IfNDBpjiQ3dgS&#10;vPTiLPL/YxdS+wvTesaKCCHA9C53IYIrBkKcSwY5JBFMjTkc8B8hAAAFHAQc9fMpXbo0sKJCUKZM&#10;GfCRhgPi+UoPS30NgWb9Dp0ZZiAoZAQ/8UP07fjkcIgXRJ9xRTHQY1gq8AWMrlOnTpUqVaAlcIfx&#10;5cJDOg9IDZgCiCgBYCsoqYDsjCtiO7TB0xqNAGRXrocAKlbM3CEA3HTNFIlXhhWoBLKBrVbFyy+/&#10;XL169bfeegtYR2wfM2bMxIkTu3XrxvPQFuA+NcDrwxa8PuevvfYarPBqlNAGxo4du3Xr1oTtHCAq&#10;oPCzKLm4F66aNWsW7DJjxgzOuagnaN++fePonxKFnkAPQLfgXmrScBt355lBW/Bdy0/u3LkZX0Aw&#10;OM6R4eaCXrhT1Aq+/64kdT2Qrl8QCYodvI4coJmIqoY+qcnnokS7U+1QBXwpiVJXwCA/52FoIx3D&#10;VKfICR9wnYuoZUc2AdBrFfxdqAKnWXdhZRaIhvbKCwaHh39pejPuOadHqaKQHhHIYiHeA73573//&#10;Ozoa4yQs0vunjJJwzo1090xw0ExwLT009MeNP45eHtulBvwbd/zgCk/LoFVk4OHpo/yrNsBXcEaO&#10;g9B/igCAG4arthF9fkA0EBBw4V+t/Jww4J01dWEtoEk2l9fyL7JhQP94eKiEnpOwREApQVulToo6&#10;hrpOhe4BJFWrVg0CQBdh3BlJXn8KehFKwOzZswPuh71mUQsmT54MCvPMrrjU6VMO4NUgAJ4fxAfs&#10;eB1k+dq1a3NRbYAMkAT3BetrR6l58+bQ5KBBg+AV+ICvIABqjEJcX8YJGgOcYXxpmAMBf968ecaU&#10;DqH3eLAVK1bwbNAD8v7gwYMB9LVr1+pfxC2gNKAf2Z+veDW0mbD/Mz9fs2ZNixYtXJQHCvO01A/1&#10;QI2pRTGUACJgt1ChQiCGU7sgibOV5IQARP8g/pu5cuXKPDYtXrhwYV4f1DYQGZguycE6qlCqStSP&#10;jsI0/WOPPQYiAYk8DxepFrORn4eEX/n5lClTjmwTED0VWRXW1bJG7YTZMLqpS5/oytmF8YMK4Nlv&#10;Qfu5QtJ1ZNCM7qQ0gGHg6MS6M9M29FrGpAtAnGY4tEknwHr4SuclvTM1VcW3eTuoiV9b3glZKYQB&#10;CN6rDmz10AQPJZfIWYEoMXodhA0hGNJ58uQJ3JmD9f9mAujUqRN9DGEZrGe4cuJSr8w9pSI5DnQD&#10;FIwQyUWGPaIuJ0CMGMFAMM5jmBXMdbDFkkG1Ff1Dp3JBgBMPLnJkIOjEAoJouAdlXCnGoADjlJAY&#10;Ef369VPQDtulmbg4btw4OAAwAtSMsMKrUY7qDmTAOVd4tdatW3fp0qVmzZrOEvOCACKs0KBBA/07&#10;27RpYxyejz76qF69eqgFfAvc6x0LCPIrzkF/lQN+XrduXcR5JN/t27eHZ+Nk586dLh5Gup8+fTpH&#10;mnX9+vXffPNNFPEtUycYOXIkisLq1asR+SUAWQ3O4LHRpyHCKILbY7r9WI2cGBEI2R9JkXZB3gIi&#10;qEmwhV/xFUNP9A/iP7RqADFDxbj0T9uR1hu1AcoMk8Yc+Zff0jr6+6FkgFdcNIOLy/iXn/MvmMnb&#10;HRkEEJ9TDXOtVB/yiOutXQ3rwl3NPry83o2HlsSzc0B8VACpxmAhif4GidNHzQBPdl+OEADNzwjk&#10;eiD57Puy6m8alnoFT23FASN/GdfFyFxx55z48mZFeF4fRccQQCQGJ6hNOZQWJv3CrX+ORBne/FBP&#10;A33+zo+SYh3fBj/CuMCYwwq/KAG0atWKJqBxoYH77ruPIz2cBqKDgbwIsx9++GHXrl01WbRr187J&#10;yddee825XwWI7A5pBxX/VXD1AVVW0IssvvUF/3oReZZRBjCBsBroDZkF6NDx6NL0fIAY6dI50oRY&#10;p5s3b0a+RmTWQZ6hZLhKxxQMR5l8xeuDtojkLVu2BLvRNigThgPlP/jgAxC/c+fOOuOTp2PHjhAA&#10;mgfVQjYahfy6DFWtWpV/qRa5gfT2229Drgjy8U06tQXxwLQmEj0oDxksWLCAZxg2bNjo0aN55mnT&#10;piUnJ7v9Q9gvfdasWVAUdc7oo3WMyE91yaaMHRoRXOIigA43A75kdose505oVtE5RP81sLzr+bXT&#10;+iuQQYd1U5j7jatugcUdswp/YUMRJ0HDPPCREQsoQE8QYHWnpTr09dQEb4R9BH8wC/QMfv0/ZzuK&#10;x8ayUhIiYDthG6ZMXU8APmqPc2k+XZber8kSuQy5A9Ub3QqdQF2P5g8WIU4MIBGWmzGigscFrxO2&#10;BFAA51/DCrlghO5C+ynjK4jx4kCDAQCgfcQHriBfgBoubTs0BcbRnCeB5JAvDITHidEl9RPldsGA&#10;EK+6HAL45QigcePGtLs2d4U717LQu5D6wUEwFGkaqFq6dOn8+fNBIsYzF1FD6XVB4Tso4id4QNBJ&#10;ggbpUX9TbT7uM4UGECaEoy2I8wH6iD72fIYDz0a/NRoKDwxML1682Jid8Y1xwFn0gKSkpB49evAW&#10;riim9yr/IlEh6QPoRubh2KFDhxpRql+/vu49aAawHXL3vHnzoBNAmX8R7UF2c8IEnL/55pte4S6e&#10;cwIfVKpUCT6ANd2u2TVrrig20aA8OQzhcrDly5cvW7ZsxYoVPA+KQoh4yk+2bNnSqFEjhjkQwdDT&#10;15xWUwsH4mk+cIOGM4wj0r0RB1yNT/VyzkXj/ITY75qXqROGoXKnAjvjkZJ/LqL7P501DGJciAcH&#10;gx4xJqDgSEPNAspGxaI2XT9N7YCVXKGO6KbxeHiH4ADDgqrhyo1xZZnzE088MQSP0/JDQzp5RY+H&#10;BgD6zG06ihVDB9TxC+HFKSADfNKKACiDitK4hQ58kpMsbcPwAE7N09j0AHRqo4caf5S7cE4XIQPZ&#10;AGV6BhnocCjOCmLkgQxU/13tRYUA4m4Se2hPU9/XtT/8UC89CFWKlVPpzcHvOPBxDgH8cgSAgO8i&#10;dkOUKxXSMWjoJ6KEtPH+++8PGjRI5/SePXsiF4N3yMuI5zSZvs6HQ/96DRqcyqS3WNhoEMBSDzDc&#10;tF8x+hCGnKFlFIB9mh0oDQmMXsSDwU96AcUTQjdICnADQABo5cqVGU3OpdGZYY4JEyaAtmCulIZ0&#10;37BhQ05QC5o3bw49fPnllxMnTjSqDzjOvxAA+gEorzNo7dq1qQrOIQNNQygHtWrV4uIrr7yCHvDJ&#10;J58A62G5suYgA8kB+qAi8v66det0Z9qzZ8+uXbtC3CET6D98+HBekxHNwGSEUgMMHyOxU4FaYAAo&#10;ZX9NrAwr2tR43fyQf41NoMui4r98T351ceRariDVqWAdDgEc1LLNb2Fu4MhINjTT0KFDjyQTkIJq&#10;QGSAUl9PTlx8YSzsw1lJy/sbERrRRpML57ScxvcAcNSMi7ahFgiAdqLHG0bjsSi5cNG5eCffnIDS&#10;D88NAHhIaEkhS6tOCBwUjD88ALcw4GLYGgJwN3xuiSjxL4jPM9BRkLZcQunCGfd4c6k9T2h0I52g&#10;QHBq7BCrDeIaD9XC8EYQoxD7n1slK4rSZRPWlOYQwC9HAM2aNaMhaFYawrVdbguBQODCKNcZVahQ&#10;QRca+h7QD9IBoJyQmdFOl1YV+DkDoMMqxAIS/Q0x4malxsLSOEkfMNg4/9KTwSY4AEHEMD70W7o6&#10;3diAg3zLIwHxa9asiesBwSIE2q5duxb8QX5HtFdI562N84MAzkmTJk2ActAf3G/fvj3Qz7F79+4U&#10;O378eCgEXEafQBuAC3X4AfHr1KkD9OssxJGSq1WrRs1AAHAJ33Lkpm5l7NbNGoIoDfR3Y/eFCxeC&#10;/sHaEzYeMCcPP3XqVAQ+dw4Hrxl6tA61xFijcgB3t/ZlwEIAzutqozZAL6MSYIEwGK2qdwmbTZFf&#10;/ZtfMZwZibRFiAR3+AQQ8vBsOowpIII2R4YbaDBhK48b4MHA/VQWteN0ZVjEFEeon9vJkqLc9ovk&#10;Xo9aXfhXr6FgtHEGX22DdnLulwGJCGZMc2O96nbmXmsgNePWAI36O6PFB70kvi5M2GWUArLgNeUz&#10;vPXWsmTD5JKU9LkLGYxkF+YDyVYsShpk9a/Q24zK0QuWyuFdDt1FNEZRMwAH4oaqqLGDgiXKdSi5&#10;cpaJ/fIE0LZtWz0+aVOO+nUABEWixDmdzaiZBgiqVKlSlSpVALtu3bq1bNmSb0ETl/4HsSb72pQQ&#10;ASIEOtT3nz7pPtVO/xoclA6gWVKbJBfRURAyroqSW925ZY3zW3Q/QNm4C4ZuDgZ3acDZV4AYNB87&#10;dixC/ZQpUwBWAB2sB7vhNmoYcKc2kNl5Nf30Bw4cOHLkyBkzZkAhmzdvnjx5Mq8MxAP0gD7or+Xn&#10;jSi9mZUgAIpCtSJzr169pk+fjp7xww8/bN++XQ4A8RcvXgz6w0AUq1qQfVs3Ms+bNw/S0u+Ttwb9&#10;GXGMYhUpsAX0p7GMMaw12HAduuE7reiod72qsqzQb0xfcgJH5NHRnKp2m5fDNAFlt3YwqOkkCpR6&#10;ECQlJR0xcwDIFLpg0gU1kkCqkBh9EVYw/HIIgx6fyD1ogQgpeo46BR+m2mkDiJdKp9M7M+YaSDo9&#10;XdyQy7Qo7a2EzhHkFf1dx+i+FoZeAqwpluFKA7sgML4izCeh8sFoMqAr8EMahsEsf3h0VadLZigf&#10;3Nc65HSZ8dOLR4mfe4X8ZDAIqPMBRoo/dF/xJISRgFO1R2l80LFKDkio5BwC+CUIoGfPnrR4tJds&#10;CcR8CcDoCPQxOpsntDvn0b6DT6sQfPHFF4ZGoLcYClhVIGwaGvenMIU1XyGFLQFCpAcAi4FgQBFt&#10;lS5O1hxkLCBdMOhv7kvDVwwuIBhZfunSpQfVA4zKCQQjfRvSGQG8adOmvBQvS0920ZnROvXE5wX7&#10;9+8Pr0AYkAccgLoAPQD6VatW5XZOA3BUCdAuBPrXrVu3UaNGBgvq0qULhUA8/BbQ37hxI48BS6EB&#10;gP4cwx73CRvLoBMsW7asdevWjFlYEJXdBdju9EI1ihjABRn0dGIkOknp/JyL5rTsaVh2P4+wFZXz&#10;eRIt+fVspP7j7uyHNnIkzPc4/UuxLrIzCjdAMXPmzCODAOhMVKt8SCW6YRZd0KlOTVooqoJdwlYY&#10;By2QvkuTaGzRkdY96qgdriDmA3bur0T5etogztASVKKRhUIEK8YeQ7RUlDTUFI2SM2OGNEGUo7GD&#10;DB4m5SAY3ohvXcNZOkqMZH4YwJ1BLhM4zaB7r3O/3kVFxPuSzXArUBociQbKY9PhGMk/pwxlnyEU&#10;FLTkqqUiyzCw3dDGDe3+qXE5hwD+/2MBOcdTu3ZtYN3NXd0BQllBTdHdX0EceiwwVK9evQ4dOkAA&#10;7dq144f0SeCJbkD3A3RAZEAqOEaHFtS4GtBfMVaFQKMQ50gwSkIKQ3QJIElnM3UIyAChgQ5z3nnn&#10;kVmNnIGGUIXg+fnnn4ObOlDGNYBgVzEhjyP+A/piIj0ZJQAC6NSpkzGZ+0dpwIABbsyycOFCwBp5&#10;nK94dxQOJH3Q3wXA1ECdOnU4AfqdQ6YolABpgCpCpejXr9+wYcOAQeM5w0Dr1q1zu7HseziD/igN&#10;UBHjWtO/2/kB7kZqghKoAWobYtB9iwZy7pc8LrUB1rXFg2A0jdB/Z1YyULEEwHAzPBwFCnQJ27se&#10;wq4bd9nQ2U8pGUxznp9/f3VzAHGf5WCI1+5PfVF3apoGdKOfUel6UtIF+deFD04DxHEtTgbSCRUK&#10;7LqxEUnwDVI8o4t25V40gEZPb01D0pw0Kjhr7CqN9RKAFKIpxkWbhj98OEoMGIZE3DzFM0NpLucx&#10;wjs/1+yjOymD30IszcDi7pRE0utUwd/MLggywLoOnXQ70IGeGuokONF6dPsnnRayO5u6xFpnRG2X&#10;amCQVsICi/ivcgjg/yQhNVM4sAVIoQ20aNECaOMKR0Dtgw8+aNasGZBXpUoVGl0hEfmRHhIMHcAc&#10;InCZMmUURIwKQM+nSztbFmySDDF3k3YzyBAXOuC7PspGFfToDgEI/sgWbpjhtkjOmRki1CvuK8CD&#10;wUwLFizQNzTuFxROdBKF+RiMDEB5jud3K+CvowT6owEMHjx4xowZQPaGDRtWr16dlJREdTVu3Nho&#10;EEj9QD+VUz9KnMABLh+jcjiiE3CkAo3/gzYAf0yZMgVwRw/gCePMFJ6N5IQzg1QnPTdwBdYZYtQD&#10;764xmfHCeHeVqNNp+u+D5m7NZEguhmfYP1xLkWRgfjf50LxGlYLX/1LssriLV3yXmBA8juOvcRI4&#10;Iaipooe4Y6QkqoMqtsaDGyX56YXunqPLTVgGFfTc8NpqpsC0M7fAt3YbJ13lAL4NLcftaDZYhxbS&#10;YdllOGR2c2Aw2qIkD603XATK3TieKyAyNBYXukFehKOyZcsiH7knqjO67rzq9K8EoJrvXh+uM9T9&#10;NJiJZAINAvzLt/qNhfA+Rh1RVQo9g0HLYHYGxc3CHPDx6GCuEnCVPz3S7suv6JEUa1UnTCTkEMD/&#10;Serbt2/FihURZhFUe/XqBQd07ty5dZRatWrVtm1bkIsTcA3pQXmFLnrvvffSSXgqzR3AH4BIOUgP&#10;6v7uO804ot2BbydsgWlXgNPQWm/C9gDCh6KAO1MaYdg9qJX37Q985YZTIhelce62J3Qb5Db6MLKz&#10;MdQSJOvABN9//z0vTlc3UKiLhCEAFIghQ4YMGjQI/EVmHz169PLly5HT3bll0aJFfNWkSRM5khRm&#10;gw0EpFeoKwnejhLXJQASlfnxxx9T8ty5c2lNXYMSthp2lcDkyZNhXLfYu+6666h2zhkRvLgmHf0m&#10;gucuzUGFOzViHB79KdyfymVZbhgOAYT9ww0CasRGQI9fUYeGZvmXOqdqus1nbOCwLNyh/Wt0A40L&#10;77wzNUtPlVTdLYGeqleyQU7CM2vniq9cd/+ssPm7HqK8OT+nouleWtUhAOVuDanO5RqTFvWZnMb5&#10;AU+ldDUAF1XDBJw7HwAHuH2HGgAnbmxkV0bSB2fj2MpT8dXLL78MAVAat7YQztVFZCatQLoYcYUy&#10;3UJP3SLuL+SvXJx5WSyFzSwZpdCkQxr5ziUqiHIKhu4SkxAQ1PUKVGNYE+D4d59YatUJ81y/1Q3F&#10;fjkC6N69Ox2pQoUK4JdB6hGNZQIk1k6dOn366afgKXyAMEu7ayACZ5FIypcvX6NGjfejxM9BPcMk&#10;wARgq+omcgnApE86bQrWuJCe8cW/CAT0hCATGAJL+4b5DSruyhXngbm1cwM6MlKUnUqGIA/QRnUB&#10;OqtWrdLCnn0nd9AcWZ7nNxoEz8kDQ2Nu54vgD0yD9XPmzCHnzp07IQAX8Y4bN45aAtmrVq1q7Ade&#10;GQWIK7w+F6tEiQcQ/Rs2bNiyZUuUEni0TZs2UClKxqRJkyjK8M4JD8bFhQsXUtVwp6/DO3JutH0q&#10;TbAGpgArkJ0xCFyA/gx85EjyOxgviBL5qUCui/iFshIc4OJeJ9vdyYMCw9YO/5IpJfj7M0hpHaqU&#10;x6NFXCvKY/waVwLH0d+w/hKAYoUutEbLOWhsH34Vgh7zQ2pQS5whyCnBfeHp+gC3EjdJRxphVPyV&#10;FRiBjBNAX/9cmgdKcNMi512DuV8LjKDvkZ9r0jGqLUeeJwT5oW1oAHLSNRmWAe6fzkoUqH3f0vgq&#10;GIh093QRMkzDdb51fRDPT887N0qAe9jL3vWWuha4jbhz4BCqwVP1HNXqpdto3GEpbGJH16FkdyfX&#10;Msa/wWnqN7gy4Bf1AgJi3FIcLAOwkFVhBQgANIQPgEIAEbgExZD3kZR1xESqgDY0EzVu3Biw0yXm&#10;tSi9HiUlZX5CRwLFnOIytpVxHdyJkIZ2plfvIGd63ara0JV6Ezo3Rrd0SZfe0gCZxmud6AxgwKB7&#10;7733wB23UtGuEsdZhHqAnhHBWzAEKleu7NJf3nfgwIG8L/wB1q9fv96d39esWcMJsvnixYshSKcB&#10;hHtogHOqThnLmBCQATVDtegLpAagXsUtJk6cuG7dukBOwQqETrB69Wpy0iJu0OjeO86s6JLO27nI&#10;i6pz5ZdwQWJkcV3rEFVHCYC7/j9K/YViSQdQgI48bhKg/edfheWwEhgCQICjafQmF5FodyTFX+me&#10;wGEGUhAPm9+GZU3xVanxXwFbBqtSY4BgwUejA6ICI1YgNVOztJnudHrx60kp4Jo0p1hfetm7jREU&#10;6txsmHR1KUCYqiVRlDYcNQnGmH6iwDSdJrjiUMm8DuUzFNXQyewsNOUr47tbntF9XXKpuV9ackFQ&#10;sGIZTp1XBqYR3LgX6qeLFXxm8tO9jDtINsCCDP5LL+QF6alQBVeMOht2ngu2ILRIydVN6t3YiAYy&#10;ruFvc074FyUAt2BE/jDMZ82aNZs3b+50aN++fUeMGMHgnTlz5pgxY2AFgJV+boQ1MgOabo2LEoDc&#10;6iJYgyK88sor4KBLpchJN6ZjuI80ra9buhumgnHKjDQxQ48W51/HFxKlOf0JvYui6Mb0N5e/cNQO&#10;qQ6qlgC6kQehe9GiRWEyIG4CQpyHHsBrSmBENGjQAPHcae2vv/562LBhI0eO5JW3b99OTkCfcyAb&#10;jKYVJkyYQKVRS7ysjv/SHu8LkUADvrW7hpmaZyXqqnfv3lOnTnUzgzgBpKamcgu0Lid+nQIJ1h6J&#10;jRqgHnhZHeeCUE8lMNCcs3RJDQMHKIM1jQxqtr9HyXMXALtph86jVP6/av8JzkKGOeDBXDXC0Vih&#10;BtamFX51BBACMNDbqClVSCDbDbziRud4gMNc0To3oynQBm4IQx8CFumXGmcgAI6QM52YNnNTeB0t&#10;wjYUYmvYqS649yh9B9ncFAKhCM2qAs9mJaeXAWW9jKh6bq0NylAQgCyjhZ5K73S/7xCuz1Hkvqnu&#10;nKe1R6cjA045M6zZh9/yQ3oh9Ya8RntLS4HM9CxSCeCtnVvjJ1QR6B/Wc5JHj2ZKoM5DPDv7k2uw&#10;qWSnAYw7xLlmgYMGv8shgP8fN1Ca2G2zaET6D0AGeBn2BzQEKOfOnYsIPH/+fGDx448/pi8ZlZbM&#10;jRo1IidQC7qhBICD9H8XKqpNIiNrGaf78S99TC1QA44WDI5hX3JVRrdTpXtwI2e5lI04B3kpjT6s&#10;+EIG+hsF6vzuFCiF83jcEWl95cqVe/bsSXCxhxWmT5/O0/LWCEZdu3YdPXo0L9utWzc4b/jw4WPH&#10;juWtUSBA6kmTJqETwAFu8IuQzr/OjbsemOriaIwgXYNgFHQpxP8mUZIGoElqD11q3rx5UEtQSsKO&#10;MTwtL6Vi7X6CuvoANTqGSITG8qTSFOSdAzBIsDZYp9A4dxmTsj8Z7s5K/AtKUF2AHtVONs6NK/cv&#10;jawwk6qdXLHYx9Z8R3uBG//hPYEPGsfYKSnNZNQCj0ulGzojHjotYasTVwlIyFQZrUK/ZNgYHVsr&#10;in7T1DJalfRLU9FCbkqnHG2HdupGK6Qhdt2yLqC/M72QRFgPrFrg5K1HQxhaLAMPvgVndQTKlbUA&#10;mEfljkI/dzGUK4ylu6cbqLqUTFciYNqbOl1ByeT053QmmpmqY3zSutxa05Yhwh32egdx5KXACK6T&#10;Qcchw8Pq2sRd3GUQfNd1NWEtHu0StrTWO5Du5RrI35oV6JcjgIkTJwLiWm9q1aplCEwkXERRNAAk&#10;4u7du/fv3//bb78FFrlYp04dmtVgA/QQfgUUgmv8BByEG2xuPYIAHdq9QoUKGkleeukleghXVAEZ&#10;IJTjvuQ6QUjzXDdoAYn88Aec5OJSeheYyxV3pHFVjasR3ZEpX5TyRom7AMfjxo0L0Xji4vaSJUt4&#10;WZ6TgfDll18mJydTFYa6Gzhw4KhRo2CIZcuWLVy4cOjQoe7fC0a7jCspKQnOaNy4cf369TlCfmA9&#10;rw8lcKQ+QX83C+Ocr8gA+usPinqxfPlyFysE89SGDRv69evHkHeJKB2eQeHWCAxeJ3uNxKnZhxcH&#10;PfQOcsEmleCEuTMibgkZogPJAToLaad10a+rcJxHYVBn3yPk8B2B4ksHHJ7QCcI0wtx/2Asoe5Rm&#10;n0z7shtNuNWc65jiUZETtrI75ZRTqFz3vKUxAE3nZhV+9aQU4PgKQlZNc6Mlal9LeohFrgIrB/CV&#10;EwMaeQLcSwAicjAKucpOhcMNjGQg45Jz6/iObjz2qaeeCgkFJyJD7CIfOStAsXJAiDyqT5FrF1wK&#10;JG1wHRSGAhmiPJg+qep6JKPDOz9MaW6ulDDPbOxcVzIbXIhqYfCrfsZdV93EDvR36xhNoobhcy+E&#10;w9mxIIcA/mlCOuvQoYMujGBZi6zUunVrUAzgpp8gxb/xxhvAN/3hvvvuo70YLK5O4gocAJJCA/AH&#10;fUD0d29xhXG6jU5olENptL6rTAxHDAAhTtG4jEEwiN4FdrtXLX2D+0ItwCi/Ypgw1iyHzuO0mUs1&#10;3ddQBKTDOK4vvfRSBhd8BrIjcbt3fIBd7S0MBEpD6kdRAOthAjgPLEbGHzNmzJQpU2A+/u3YsSNE&#10;OGvWLJUAmAAcB9lBeZ4NGZ+jIeSMIF23bt3atWtzhAPc3h3079y5MzeaOnXq1q1bU7OSixKgHEaE&#10;KGyodmQ4BoWzGm7lyAtqU9U9j6Qg76JRZ4DdbYmadPpE/UAbWgiGCnNwotGfbK4bcFHq/2Hw3bjc&#10;PGjQoP+8BhAPRqYvrZvZS7Z6ksXju2XXHvRoNESa82aAsmtoNcqTgsGErwyZqaMxbcC/NBW9VtR2&#10;AZc6rAq4XCL6B6O86dGspEiuD09QAkReLW6IM9wCIV19xa16aWnuoixPHg1Bxj1HYTemkCEG7R88&#10;jIFIuZGB51w2zJDWUZVvS2YloV9LlDuHxBeUGb9IHSJMV2hNslg4gO5LL+SZDf8QFgcY6MpNYnVu&#10;U7gzyEnwND30euwcAjh0GjlyJCALDgKs3MUVrW544i5ggCytA5TQQ/QiB/cBKVoBEQqgRyKhfelL&#10;Rqil9Y1JwADRTEH3pkurDtLoHJVy6JMuGgC1XfenSyiDkSGm8yIMBPi2atXKjs140QRKgU4m6c/u&#10;RkMioBPIhjqnWH4CUrsCy2AMwC4gvnnzZmAXhQbVBGhesGDBqlWrvvnmm55R0gsI0ZUTN3OHEcmv&#10;Z9HOnTvnzp3Lr0B84B7QdzkYiA8NaA5CqaJwDUEQQKdOnUD/0aNHr1ixQgdQ0X/Pnj2oGtQeT248&#10;DBdGIMMZt7FglIJdS3GQqtB1EAJQxIQCXf2r6kBpVAv5aQIngU3qAUb5vzBKlk+lMdz+DzH5V0QA&#10;Cf7jvKcmBfoHNW6sHo5uq3bQ7SzCIgD6PTVLnSq2i87BRdJubbhmRg5qqdvpIbaT3whNdGtX5AYH&#10;f80vGuLd9cWg/07AOkOrQSY4/gcNQGwNO50K6+TUE9TteRld/AQxx3heDCS3f+LIOaORR3WnAZ6B&#10;pw2vxkUHNgn45jqdjHcnJ28UVqWpeUhClO/iBhUaZ5uDy6lP6E+4r8/Db3kvhjEVmyCD+PyGBYYD&#10;dP5z4SKSC20X4gUlrDjNIYDDT+3bt9eUp8neaXzazqlFWgoQYXS4Wir0FvcPAETslvzQPk8GujHX&#10;6bFuuuJUkzFlg8sDxVaKEmU6M2xIeoMQKGbR4tAAOZGgEbHJzOhwk3dlJghGr3aDPJPZZQFO6SHb&#10;KU1TFP2ZEkDzpKSk5cuXA8EcOe/duzcIDsc0bdp03Lhx6ATOc7gI4Kuvvurfv3+vXr0A+jZt2pCn&#10;W7dugDUN4f6O8AHgrshvBNCaNWu6EAwC4NxFEuSBwD7//POxY8cuXrzYbcJCwKJly5ZRMkJViKKh&#10;N71zIWH3EX3thBotB+76oksVX7liTs9ahj9NoPXfCBBUFMdgC5IA9HlxWFH5CQEu/6U9DX/tBBBs&#10;C65FNDCngaicAIAV4vtaZA9xbjgdoIcaNMaFNhxjpWn/0T3faQBgjpyG2NagTxsgodA1IXN+q3Fc&#10;F35FG81BOoAq76sHGJZLE1CcABSoRVI3qJMAyACl6VVJA3MLuiZSHkPILS90VnPzNr2MnJTWm9iV&#10;X96dG+nXzAh34KmmxJclG/JJEVJ9wvp5KitpdwqmJJUAJzx8eAY5P4EvgXWn3+PVHhaIoqWqAbhi&#10;Luwhkyu2eUAOAfyrCfmaNtIeSOPSXV3+TXPQGWgj2h3sCGZAjfjGnnLaCVi3BzpRRH6wic5QJiu5&#10;iwv9P9hLkRUASsARhUMJAL1Ty5L91v2RwG6uI6GDpzyJvi6GPXATqzC36TSyO9nSQ0K8RRcZwAo8&#10;G2I4MviAAQNAdmAdkfy9994D/RkU9erV++KLL5KTk4F1OGDUqFH8+/XXX5MZknCKGxxv167d4MGD&#10;4Q8IAGUCMkAzQOTX6M8byQEGhHA+AHqAwLgXsr/bvBj6zdkIyIBb8F7uLKL0A87Qt8EK3sgdWlwR&#10;DUSorGvEN5IPYj4nKlIG41Lv0fffpOzvueoCR12AKFkNzHgb2e3e/2sO+NVpALr9uPsECcZzpRxs&#10;qc9MfFlzQsga2sZtSOnctAEDBioW5pT9g3e/ETpdWEhmNVn6t+OE0eUdEVgoR5VZL08DO2sL0g8n&#10;BGiTGzjyr9uWBnOKgryLbgIBkAFu1/+Hh6xevTpDSAORe/sJwWrrmnrcC9BbyAfSm36BagAhIIT+&#10;SGESgicxUDBPoglYxcg5DN0AguUn0IAnPDZIoXsS705HNDpeAg3r0QTcu22Fq1102DVe0M/N9ucQ&#10;wD9NY8aMAYVpBfsSJ/QWV41A/Lq0v/766y7vUtGUD1yoqKRP1+VfhRXg+LrrrotHHXCgKcOq/lIg&#10;QnH37t2hH2Rz8J0+QN/jh24zZ1wgsIwuQbF0GPqSWKYJm7vo0WiQHC+SDHDvygDtIcaQYMRxU2R5&#10;oL9Lly7gdZivpu+5g+OMGTOo5E2bNk2dOhUlAGhGA0By//jjj3lIoBwa6NGjhxsRk9auXcsriPjQ&#10;A2Vq+dH0DwdoEUJ7GDFihNGqwxaPBoWePHkyjwG2BG96QBJo0lSg+K9jD6+m0diQzoYodv48LKzT&#10;Nw/p1nAdUqNWMieKJQDdrsiDMEr1wpocs8+r/VfNARh/2I0mJEnnSfg3LDFNMBaFHax0+6EGndUM&#10;wZM1y4S1uICj3jvK6YbToQlpG0aFJm+vcGvAy/2XuU67Bn3C2WAhONj91fhcUuE8qpOudN9yWUka&#10;0MbKAKPr874MA+CbHsnQ1V6v1cjJ6jDZ4F20O4naxoM0FikFAgTu/W0ICjJLBiY3qJGB5DMLUVEA&#10;HXhHn00/1zAl4IwFWMMY4C68I/UMQ7syIEEScckJ/ZtWo79CA4ZJ0XasLShnDuB/kZYsWYK02zdK&#10;wNnIkSOHDh06cODAsWPH9ovSkCFD3LHWIMnNmjVDpAVM6RX0NLd1M0oBw8p9L2TxEP+ZBkLA1DGR&#10;PklDQyeAKZjrTugIyBSLME6/Ao/c6dBVwRSoL7ULvoJfo7ENgnML9OOKFgqHDJyCdrciV+aDqgxP&#10;oNwXRKgPK2Oo2xYtWvCmU6ZM2bhx4+bNmxHtIQAqwQkABH9kfCT6pk2b8qhk2717t+5Aw4cPhxs0&#10;9JNH44+TAe+++y4/ad26NRUYd/sJu4OFYJ9632udpvaAe/QYV87TzzkHr3Ue4e2MUwDu84Lubgak&#10;kBNU4edUNZUMJQj9zgC775N6g9oAkiglGyfOZWXU838VASRM3hrFE0lEy487tOjzk/1hwmyBe+Ea&#10;+QSk03fFdbP65mugDzPAwWsT4NMZ1OkpF5voH825pjoajzx0QbKJ8hqUdKunzDD9G7aEDMEYQhQH&#10;TUCUjOAmB3ALsgGLvCDdxSU5Cm4lspJqiqsK3ODFu6vTBLUDAuBbfoh0ZhyhgO9ynnpPICS3KAjB&#10;41ynprlfe1eIhOo8ORcBEVfQ8FIMZjDdBdjZ49AGc1AIG0cyZiRqQXzy4KBbEuYQwM+lrVu3Ipwu&#10;XLgwOUqLFy/esGEDOLhlyxag0K0KEXX5KilKCK3Dhg0DQ3v37t24cWOaFVEUcRIJ1P28QrgnQ37+&#10;ISuFcCnADV0L4kcJMPCyUjm8Qk+gB6LhIQe4togfavrTU8hoiYIgI+iWrETncaqZpDgF3kEVLj/m&#10;qehUjES04VGjRi1atGjChAloA+C+O3/16dOHl+LVoENwmRPjwXG9a9euiPBI9HXq1AHl27ZtO27c&#10;uJ07dzqLS72hKHzyySdOEuj/owYAMXB99OjRq1at2rt3b3y/YheUQUXUHgjjSiNjYAAOBmYgGUAF&#10;SVEdBVWMQeryCDNIACK41R723Ob13dPJ3QLiFjPD0VOlBtY2CARV9L+IAvSrI4CDDn43dtftRy3J&#10;kIThhbNPfTgTRb0ofdCrdFxRfNZuTifTYhM8ODlxRZXTACQnuABTkdroKNAvVERXJtvLL7/MV1pg&#10;JAAF5xCjP8H/R+u/kYXCOgBKhkigAf1BddYkUQLAwaDS9ULjT9ADDO2gQhPmMySwMPHgPDByOs/p&#10;BK+r2MKMtB4gPo8xi/TTCDMEIXypc8KudDPmaJiT4JzSDIqHLMOQcGPI7Oa40DQKL/mjRE0axDxB&#10;Y/i5DapyCCCefvjhB0AK0Ri0AgrBO+RfaABWAOn4F0F4/vz5iLEfffQRMI3Q2qFDh/Hjx48ZMwYM&#10;BVLpMMiYCqHaV8F6Izy7/9cpUQpbAdO4dE6QiE4LhVAINGBk6fr169MlkLfcmJCGhgncLtgds124&#10;Y9QH8iAdg4Z6yCDtMh7DSkZ3SwXsgEgyq0yQAREeSoPhZsyYgWbDiwBNIP7EiRM5TokS140H16NH&#10;D162ZcuWDRo0MPopKI9uBAG4emvXrl0rVqyYOnWqU8coSeTnFlAaysHs2bMhUXf7Cmu+JACqF/oB&#10;HJRdAvpTjRAAII5cD3aj2TDu4BWahroyFpOmId/ac2pGD1p9/4MpTM9R1xtpkQvbRhowzuAcmo/i&#10;BJAAzkfMHMBB96TmvrS9kYnAfWpKX6tga054YhIZIFU0KSrLaP5OdQq7hsMMq3ndNxV4BRCNBUR+&#10;DSN0R9qDK7ScvjcaglyDRzuBzuCgq6LcmEILUkjGVxBqXesbYkq7AgtIDTYWEtdpb7cWAIiRr8EO&#10;CcCjonqQ2eWDuFwfn35gbDtXwbCEBlzB4DbFaj9GtVO9cGrEi1YI1znhOcMcSVi7wMNQJrqF/icy&#10;GeXrMcUwCHGpsvv768gLCtDddf4zdlM8UMThbNiZQwCkadOm1a5dW59gp2TAdOTfzz//3Ig3oA8Y&#10;7VLeatWq0Q2AQvAaIZpsyLk0JY3OSKHVNLuDRAaFFfENngi+uDTdhX70fyQhugeSNeJz+/btISF0&#10;Am7nhBDQZgwckJHmNqyYIY654mopAx7IB0Y9Q1xzKksOcMUyOKuNG8jjHUFwKhMVB2Hfrb4A8Vmz&#10;ZvFGoLb6DZiFagLsQngI/gjgNWvWdNkX9LB79+4g0e/fvx8a+P777ykEDQn6nDNnDhxD+VqKzBlf&#10;h6zrJ/WGVEpnNrgAfdhw6KC2Vn4qgeFJzUM8VFGzZs3eeecdZ1/0m9I7yL1xDGogEbpgWBYBZJxE&#10;FPqdDVYDMFaorRYXiI9gAsj+ENQvfcVupFuYmyknhBeOPzTSSghCYqQ9+lMIgxy8GzXUKJvr7QAy&#10;GvqGGgfInGJyqopfMXL0wgSFuaj+xTm6MIDo/iqGXQvR2SQA0V8TvBQilDuz6sQv1zkyeoFR9wWj&#10;P1GCgcv1z9FSrx6gJK7iIgeEfcf8ylfTmcf1ZQIEP2FcuWyYagkBRN0uyjlklRIvOjEe4piqKBhT&#10;iKoIyxd0Qn/99ddBHM4pBwEne2zCeExWejwdl2zosPRmsMCljNln8nMI4BAJyEM0MX6neiT1b+Aa&#10;TtD83PFc5zEn/LmIhIukjHKAwFujRg3amo6qYyhwzFgz/vPvoxR2jY/P6xhOkVFGr+AWH3zwAeiP&#10;EgDSwUA8krvQaPlxaat7ZrhrtJvJuDGATn36CjtJ4Iw049G+yoNdfvnlKiJgIveaN2/e3r17N23a&#10;BHAD36hBycnJEMPAKBn8DvG/bdu2oD9EaJgH9w1GYQLZNQHFN6B3fYDbu8ddfbJHIlq3bh2casgW&#10;KgdE0u3VyS3DQRr3Inh4c6SeoVtIiNo2LjeEQX4X9KIEwwQh0J4LIwxVYHTueCQ46IFfaYfQNZGa&#10;jG++dNDoCf+SX9B/kgDCwxnpk35D7ej1b3D/uM9PgqeQ6E8vMQChFjT401ibphDPJ8R21rQCbOmQ&#10;wBHo1Dbi8hkj7gYlADQ0+AnlQAA0MPl19QlOpcEWpCONkGqHcMSK+OgQLtvRuZP8YCJVzVvzPIxV&#10;gFu2COYXF+VqMLV8bUFOZRsy2pUBjJ8QLNcFAbyU0oQr2oJvjy6wWsPEdGdBimYlqUW7U4gpraWI&#10;l6Lkl6IE0hkzwCrSQeKgPl2G5XBeUZcGRcWANTkEcDhp8uTJABx17l7njRo1Apt0fAT1uKIv49tv&#10;v602SU6QaMiQIWPGjEED+OSTT8gAPdBeQK2iJcgCoADQSv0K/vEdOHwprtNkDDH6A8UCbdwUGkDD&#10;eOutt+gS6MQaMRB4aWjlfdHKMunnZ0Tp1FNP1bSLVOsGWKgCLmfhCAjSl+AJl5VwBf2G+nSrd47g&#10;NUwwfvx43ujLL7/84osvQH8qAaGbp+Ld9YyiNiAAXjwEF8oea/rnQN9lX+71CBjS7VVKkGOA7xCH&#10;2E3QJACdPsAEPVyBCBgIjQR1hHEEz9HzFf8V+IwWp4OQ8AXWy4KM2XuyEoOXWjX6GZQDClGxYeAc&#10;Dqb/egkgzmDGezCgvHZJ+k1Y7ZX9GfQTpVKoHfjTqnGuyeC3Yf1tIAA5QMd8d3k0fjKJ1lK+JgP/&#10;0gZOA+iLCfZxkXZyiZaL4/mte0C6b0w8/r5ymSKzxhzO+SGdEhkflOdf52lpYN5XbZc+pIDvsxnp&#10;wW0Dwu40onOIMCE3aOQJqxxcPwzfcCNK05+Md5eTNPIEMT+s9AkeUyGyqbK/31qTQQvRhzW8lxwA&#10;ndCJw5xwQnL86zFNNleHKR6GrvxfEzv6lyOAOXPmdO/eHbkb4APaFixYMGnSpJkzZyIRg4Y9e/ZE&#10;HIYk3AG4ZcuWMETfvn2/+eYb8n/22WfI7O+++y7yBx2Mvodo6SbjtIJWoLCIMoTyju9WTUsBf4wv&#10;JSF3VgFnIRv6m04vbk0KAhpljCYG6504detBZ5sNJW0oWe23Lmm026MWM5zdqJKuQvkzZsxQYHdd&#10;LpiOWjBgwAC4gQr5+OOPmzZtCvrDgjyYfhAIW3DhhAkTJICDYn0CJYSJX3UCjqtXr27RogVSGg+j&#10;O6ITWsa71q3TFdTiNVfIAE+Qh7HjHm0MEEaHUO7eL4r/1CS/daNHpCJenCEZ4rprn9BYZ6AtYweh&#10;PIVZtyN+EtiOZXBqRQaDl7nMWp/xg84VayyCOXWbvT0rudyOltD9UZE/zAQEQ41To5ryVbs0hrjc&#10;N1jGXQmlPyVdkxJAPbKJuZQgJupxz4lLpZwvVdJXhwh6AF3TJbVc5xnoEIbMhPPoEyFWuIsnSS7v&#10;Cp45Tmz4RtpnNP4YFS7Eg+MJKZ8BwJPrTMaIdfVZiC1qCcHVJ0S9DruJhSAW5vcdDSTnujAJwJi6&#10;BlunMtGOw/ZhCW3NdZd6um2IC8REn7BIOGcO4NBp3bp1jE1ALSkpadGiRUuWLFmzZg33Ahw5glYL&#10;Fy7kulZycH/s2LHjxo0DKLt06QIfuJbK2JxGgDBgn7O+hqJKkBnDTtp+RTakVwCa/mPTi7aKGuC+&#10;VmxgMUTucuKU1ndPMZL7y6tz6PHhzjCGzXHdLJKcQjcZeFQgftWqVaB/2IuRqhg5ciQEgA4E+kNF&#10;yv4ab9VTwV/o0BDTcaf+7DSQsA+lsj96Ru/evUFh52zdtJ1+e+WVV+rWSQVy4s4ZuvnzL/UjW3Cd&#10;+qHOoSVGH+Odd3SlmPs+GkHP/azgGPeU1brgbiXgGNnAfXdbAv0NtJ7gDX/EEED2ER56lfsL6h4b&#10;gmwc1FEkbJ2IjECFasAJLpJ6+wQFShM/VS/kOWsq9GtUMaiOjpsaPcwTNvMKvpjCvTOoamrcUXxU&#10;EudEQAwWkuDr6aSrtw5xI1CWkZJc1awLHdKBc0ou4hWFjcwlf9i59dBXJBeXLdkZiEBFdD5dv9Ut&#10;KEEbjt5HkoGWH0tQJ3By2MmS+IYzUovLwUy6G5HCnkpc4aXiy4Pj5js3Xqb7qjvTfLqIKCQ6f5Dg&#10;R5RDAAlp/fr1yPigIeJ8nz59jFY2d+7cadOmcQLcc/GTTz4ZNmwYcnGvXr3QEkaPHo1C0LZtWwTk&#10;t956y0DotC+oCpBpoglTvvENf8I2gZy4hYgu2oi3tB2Dy9hTzmkZhsgtwPjKbcUkAB249RMluUmf&#10;AdTcXZIhQE7AVJWXIz2Wx6NvODqABToecL9169ZgxN++fTswxftSGyg66NZu8+KUm6ttmjRpQs0k&#10;7OVyiOoNe9FwBP1hUO5r4BmD/sNqLvuC4Xhg/TLp8yFaqq5xBiqmezPSYVwjpIIDVLs53X6DWoJF&#10;oATeVNuawdhBfz1B1dLcMcaVNIZ3jC8C+D9E5l+QAA5qivJ+9AlkeYPG6FfuivD4HoQJgOK6Wboa&#10;wA1QxoPt6MTibJILUgyvYVg+XSeFS/12nM51RjcYvkOIf8FUi7k3MuSW5BGmE0Ksf207ykR0RIVr&#10;92s0GKzT/e7pTP8IEXJcx4CIYeBS8gehmy5oiMcQoBH4DtZ5rUM+nm8kjjMAyMwboXjyqI4HTfkK&#10;787oxkkxTJPIUs6jqGfYNYPUr0LDk9CtGXIcX3/9dUQwgI8+HZg7LjkGCueVaWjGAG/qVvL06aDV&#10;JhDGEaoW/HIEgFzfsGFDMBew08TfoEEDwL1WrVqGuAFupGQaBcT/+uuvhwwZAls0/3/s3VvsZeWZ&#10;5/dESaQoyknyxWSiTNKJkkzkdLpHHU9PFLkv3IdYdqu71Zm+mlxEkXJSjxQpGmvcY4Npcy5MAaag&#10;KAowuDgY48bGjTttwAYMFAUWh3JjwAZsaMzBdhUHczbYSr7Zn9ST5V1FUQX1Z4x71sXW2muvtfa7&#10;3vW+v+d5n8Pv+eQnP/axj1GQEUClqgc9TO1j8Jm3NtvUqhsJYcI2gKVMzgogrUU4/H+72nCWCTYd&#10;J/O/ttrC0w4mGNqxJpBF3Fi1IlejOHhFlNvWbTdt2vStb31Lgq4iAQ8++GCLm61btx5//PHpWwiL&#10;oD/rawLg7rvvXhMAr7cCWC4OXnrppZYOdWbgW//0vI3S9lVkpOmLZ+sx6fLq6Cmd1HjGW9NXDF0t&#10;kXsjQUS4xO5v3SB6Sil5IXbUf4lgdUgn9C8KzpAEQ6nyzhMA+zca+7F+rItVKleB+oAZv0Nd3SWN&#10;EsYQCDXx8gOdYaLaJhZr+PZEH6M9YBRiCFLvpWspyKjinMaFwL/a/Yc+05lkD9XY2pNORM8Snj8h&#10;bsprJAPUA+pdmlTJvMZNA6u33iUibboni79pNuo2UjbbeDiG9oeHgIbOctVDiRtZZvZyBkyCsQ2L&#10;0R+ttm4lodGtrGkQDLBiMW3VzgZ3quVHPvKRXkcPtVY1bAx99vu16cETIDCcOShVsVe/JIr4FyuA&#10;/bfPfe5zgbjKLXIVcfYFLuyEjZDefkd6NSnFrQY++9nPnn/++Zs3b2avFx3UgAm20mfXqj3T8WG9&#10;bXABfE+8Ri8xCGsg9fYT/w2SRlovVPVzpRCT9JPOycTUnan8QWrHFRkWftoAaJKqyIQDp68KENEb&#10;GplXXXXVnj17gn5O2vZbFmzZsqWxJ2RuwueYTA9LAIzd/9VXX/3ud79bj/UIoT/fpJgfj6agDRtX&#10;O7VWFlsNbl6L82nr8TsYmtfbzSCyOdwYGdBnl7ApNRNrfGeqHIAZYliAEAHVjKXAPoLRE2+HADgg&#10;fwObQM9fR4TpBACW/7WWeWZDMMWh86X7Mr9Miauh+pmU146H+OpeSUSs39MyGk/DCZoASJzgUMTZ&#10;0OXi6yfiXgwl/vQukRiMUn8IkxEskwQScbGXcAYYozyx3T+R0CM3l3rYdvoL2BrOKtDaVKe2W3k4&#10;Hrg0jACxQE9EFJISPPvE+zMT4f7k4iYaLRQELw2dNf/bdItcCg5tk7xPNigCwLMAnZrafzVhmti9&#10;wSnOvPYSZ63TS1dKsNeBh1U1eSGDYw56h4aHbpwAuPrqqxsGup2to85nJBRWYMxLEUhIBPr4L9OR&#10;P/7xjycAGBlSRIInxp/9LT+oHdYEgEQBtiBzMDzqVv1L4r8mhVmqxKTSTmgG2gmJr/3XJAw3ThT2&#10;6KXXjNCmz8ZAeCqoT9oUJUmrmiNNirvuumucus8///zNN9/c4oZyjeVwaGvrh8MSAH4N/R999NFz&#10;zz03CSQSXYF7lV5YbxDy/NIv/RLTDTaLAL2f0mYa2D1aP9UJYU6fyMSYSXsvTbeOsB0lMLrV8PfV&#10;n7J/2X86wdTo2an/gibW7CLvMCfw3KonqX9R97zvfe9r3PR4Y/yZ+o4zCueZGz0BurFuETDV0m0T&#10;yChfiRfXamCS0dFjgUixtxYBgL7j8mz5A2adwUSOPQIKz5KTADAzxWiD/gmZb/g2VdB1NWRrYe+e&#10;YTRNIXg96qijnNzWaek1XcJ6KKtAHJGCkbAYSRwEV/FxpCAEn5RmkaPLmvLjP1imklnZeBwgwp4g&#10;tK4j4lm5JayBSMGmQdP1b622NbJu6TOzDghccM6o1sl42sxhMZjL37nrgI0TAF/5yleMpYYKHpvG&#10;SUNCKZh/vNp647162gA3Po8o1aGXHvpwto3pn5N2dpabg71B7MftTOBGk7dx24BpMHRbATCKtkqR&#10;5QbAORHoo43rf9EQqevXEkHW57ve9S60j8rk0ou7Tz/BgfSGZv2FF16o3i92/jvvvHPr1q0cG412&#10;fjI90IOffvrpu3fvPkQBwLWwd+/eyy+/vLmgi/pUt1LBKFtHGrfS2QSwIj2lyqD4b2onEoIaRs5U&#10;K8U7e1Od3NNhkHbn7oCZkeEaiV4b+0+9+p+tNqvkodQ9gurR2yEA1lRCYWHMZEFziGxBOur/jMUR&#10;dOOValTVU3yzYRm7/wR6LgnOyIMp6sI30AuQZs3UbraghVDpBW8aU89U9B3d2dTCpjtwP7YR+7zB&#10;JiSGH0q9gtSBaajarRpGymn1so9abWNYd5Xp3X737O+6W9fKF7Pql+Q8KxXikNu2HTqRseVBxlBG&#10;TojqmURlvuJ0zP9ztf2T1ca6yg9hds06hvmr+/zBH/yBNbuMlYbpcg2XhOPNM5Ot/N612tLvGt8N&#10;9CZP84GaEzrgmv8XAmBtu+aaa9Iip57JMccc00jgDKBz8Mc2zoWR9FKUOG14sCv2axKXiB2/Lju7&#10;6Tbq/3If82XbRB+y5vWy0t78XYhPV20i/6erra8KdwfiCCeQundEMlSfU0mUscivBAMqof4C93Jt&#10;aOI3Am+//fb09MAaR9sll1zSoGX44iTD5tvgPFwB0FsL/poLrBGokGRphdRYH5DWCdwMuxr5UkrD&#10;EzwWPUUXdgnjsx5IEtTyVmM1D4Nep2F36Kr+sRcnr579x44yAARAvdpVE2FxZBfHb18U0ESFY423&#10;OOr562XED5MZZPwN+jMdUkMaGfW70rVMFnB5aHmmJIu4IBZ8QTLEAzFAAMz6gAAQ3sP0L/BxiKOH&#10;TNTwYkmXk0k1FuhJO7aDpxeaB9x0/yC1uVozepCeq6fuT5vSCQDWdlmdtua2Se6GqeGKWXdEQCoy&#10;52nqEt/FaSQGrAymqWEBY1G/WnBgj+jzQ6tNGhFuImYozztRUsNPp5OnCkJYo3Z8L0tYodetdMaM&#10;2n7qdTdPQiKVO5UdR5WFHY8x8MjGO/8CmIBQ0gpLM0RFAAtNRium5EiY1QDjW+q9iFnonHTYph5U&#10;FYHGEwvulwE/S2HQG2z2WZ0PBvXuwkpMODjmQsb+lBe0DeEoN0AvlI7/H662IF5F9V73311t3nvn&#10;JBgUiWyFkVqQojBFPpJnO3bsePrpp8mAZ555pj5p6Ap0HjIV8/qwBMBLL720c+fObhIo17aa3bBs&#10;MLP4t3Hz9mtN7WFrmwiLJqBCN50gtaWn6EyB/4gsf/mXf1kSddDRo6Xpiuzs6TqNbtcjCP1Emt1y&#10;p187GaVSn0t4/LkOA92fF2wt9LObN/nr02Alpbgn72WjIQQTxp9PWYgNJmliXZgQFqe45EGjCJsJ&#10;S2q2qdMCKOVYCfsR6MI8whVMAIB4y4uxKQ3kwVmKdu0PVf/xvg1wQ3DKiNVAB+Fso3OMKt0hsFO9&#10;oPun0CUA/OoOwLpL5NrY4DKNjwPAs9daMG29MkwYUNtjkh81pgHXr4mBBEmT5JRTTmnHgiMFU7ba&#10;/75v4/mYBZCOJXJ0kdWGJOG2jmMwtxRYxhQuzc2BOzXw315tcvq6EN8hrpXe+Btmvf+NEgCXX345&#10;iRvcSDsKaFIVh0ostUYQDqNEPwk8/43f+I0GvJHwwQ9+kHdRZAQxjG4L4ntTZMNSBoyQmIgghiB2&#10;//5FlCTuLLF8qHwFAjXr2wlVxbOTASrLTwk53EEdNABk9uDg5D/ohKbVHXfcgeDh5ZdfvuGGGxq6&#10;9UlzKoRNPWqcM/+eeuqprycAxPyM7v/KK6888MADXY5sWVEE6jmHNuOPRWrnqB+O+F20PtmQ2Ghg&#10;9/ne975XUSmcZgFXSmcCOPGsfDybUvfvTU3QtlINSevunACoT6yWRMrVh2uK/8+pCegg7mnFY3uY&#10;XnbvrKmSEqqyRN00ZW7G4AMsGkxiB+s1xjXKuMJYXJegcBnoORH3U0XdDhYH+QGcBAEZAbBmSRcn&#10;urYmYEmnhREAgmEmAwBpPqe/lGCKPHNKv8L0ELMR05huQDQtTzzxxMYfgE4G8DCzL1lDCHPuq/qU&#10;stvYdlj8RT4wiBEDkhiIgW41xUOk8gb0Z5999qc//elzzjlHugrLcm2TsDYuNTv4ggSDDmUpGonJ&#10;PSaflARpKKc9NZeojUMutmT+aCb0CSn4zXAJIHfiBlxmvrwjUoU3TgBs3bq1N96I6rX2RhoADVom&#10;viZCA1WwubUpR2iYRafphMY2a0nvTrnTXmiSIBAXfQemJ2MrqUA2jP92VglCeljzmp6NYaq9nHwF&#10;4FDeq/fbaXx+ITszulRwYgCJNM9qX5vsfUXtHrx2Q4tIa4iQ8aKLLpIT0DogYXDsscc20xt+ltHN&#10;F/M6AfB6TmAxP4mB1157rZs88sgjzYLEas0G0Akz6v8/WG0MQbUwAVDjMUDUEilgnYCnU8mjngKP&#10;G+7b2twYtmLoddRRYofUSOgZe5tCaaUxdSSY6uT+Tgd2wz6XvDgbwcdzZATA6505pcN7wZIpUk96&#10;zsZfDyn7d6b3UgA0vIC+oP76sR0wza9bf80qeDZFu6TUsu9Phi1rT1d1jnmC4ZmxiANguH2Wx5tm&#10;E3CJBEJ0PIo3Kj9qhNSQVjYQf1YGBAM3b7+GoT17c6lXG0Zv2rSp4esE6j/KaCadyd7C46YSmbUI&#10;s48EXdr65HBNEm/7BIDif6FADTjjjDPSKK+88sqLL774zDPPPOGEEz6+2pJDzaJjjjkGs1g7Uzq1&#10;9UE/SbkcmaediSvyj7WK2Oi/6r0mhrcphHfkQcjy76+23n4YoaZ8fZICa02NPhegDIP0z/86YOME&#10;wCWXXDIxP4YWJSCp2Utne2wMpHxw/Cp2rbJFoJNsaJB0Zi+rTmZESq/C2sYE35YwNh97KQL2meM4&#10;gduSB+ijrRL4eNA4/serrVsRJ3hARQF1eZ+BO3sR3wCLOXsIPTfwZWNRqr55mh7dPxIAgoV68BT2&#10;gDv4fvDBB88666zmaQdHABiQB4kCGgK4dvbs2XPZZZcFR3wVGtOg7X/x+FNKlGNUlaXeC4sUN7a1&#10;LLDkrald2N26ZHwb9SG3Nu8I1mHmfrXj5eSzT4hI7Nf6im6EG787v5MEwFqVKOFfzXY1dOqjhp1M&#10;cUNNoMgy/ofpX4bIILgqOWF3Y7e3rsyQ2ryMITZlUhBhTul2O50mWxi7Q1MoTGcj4lIe4p0x/oxO&#10;LXQS+o9DdVkuUdLHP1tto86z6oilsRpgZkmSyYrsj0455ZQUmX5Sv0l80eRqTTPG6yumcwiIVG8H&#10;98uwJaYbBiI6e3dOPm3evPmCCy644oorEgCf+cxntm/f/olPfOL4449PDjVtkgdbtmxJQpx++unt&#10;MxP1U58SSsWhj9iz+HBEEhyc4tCuY5vkU0lDJsuQQ0wQSKP8l1ZbY0O0rojANgrjcoH4N1MAXHrp&#10;pQKaFdUSvjxWiLTRZkqoxILcZJGwquRWsDXm0Klh1wjseAsv+agB1ljn//a+zercEsGCQOUA7JhU&#10;eyX8uqoZjc1FeZneuyPJABn+/UU4yLin5isx0B+JF1JLANs+lpf25YggTem0nveqq656+umnEwCP&#10;P/548N3saA6msqSdqB3W5yc/+ckDCoDJ+VIu+Gtf+1pzp/9tEDL+sPMIAG0QToinJHYMENYENfLv&#10;rTa5LArpJHSFNXJmEKLdzRoi9GOdg12Sk/jVpriT1FG1AuulOrabkLgboQNtiABY6mvheK9QeCwv&#10;ikdi9xf+v6SdmqjkBkcdMdGKwnVSCoTrKGpaJ7KaTR6T8Y1f8L9fbEoCSDe3GgD6B0x/XUL8VHVf&#10;kjNLwsK/tnQFK80ayKaIJQNoapwB4wAQzNefspbWpID1xBNP5CtGGCeoVGUbUo21hwSyo4w7tDXu&#10;l1UQkLsNhyhDUH8Rjp933nk7duzAKKDGU2pUMiDQ37ZtW7+2Im7+hP7tJAwSGC2oOyEpVePRTUsU&#10;kKUsBEWq8PjDdUUnBOiGbzOkiYFaHdd88xkrfQebLapBNNma/IFa8IRzEW/S8NX8zRQA9T+UbF6o&#10;59WcYkihvYqtajap5yXTSrhdkw5hooSYPtuvV/UzZbZuZ+UQfYiYHX7R0lRn6v443dh5xHcS4b1E&#10;56gPMwKgHT8xFmmk9jverXAE9XdqUmLIwVchpqBnhKo9S8r+Qw89lACoq6+77jphaaG/pDCEuI3b&#10;g+QB9PnSSy+FdQ3RnroG1M4wV9JveM0P0QgkPlU6Q9zfV94OBb/423VX14oI8pVbuIeq5V1YnyeV&#10;0XyKRURIvLRRY6YJ2WqJDAlOacQBayQrP9crgIkCpAsk/HukunhGgNoRwpv2Z6EKHepcgfnDViaU&#10;sy4bxjSZ0/pRou/wo4G/iXNnX+v83923JRKo0n3ij4PmwudpsktGTyYU+cYoIsgMmrXoz/B9ovgT&#10;ANh7BCkLARJhGYyG1+kRjf4mYV+TAWxHnWDRwKSuSvDU7RoWIIGb8gNY8KUIIJS2qCS6xk6FMThM&#10;v/jii9l/vvCFL3zuc59LElx44YVnn312c6ZfkwFAv9VAB5MNSQIFZlslpGd1n5pHPo3Wz0glOlZX&#10;8F7UD0ofKw7TdGomNADE9jU9hH7iixfz0GQLpMRWM8WmCTbfOk0m5N9MAdAIYUsRUI84C3c6TZyJ&#10;Bmo0rppZ7Pv1J/+KDBhRhnUpQoI2ZUkajcRAcBbsSssgAKD/4Hj37F8cx9xVGwT8gHtigKxSI0xZ&#10;705Wd4wHKJxFANxBxiWJAiRHJ4j76NH6x9oZAuCJa0Tdeuutr7zyyquvvrp79+7GGAHQLDATm0SN&#10;4TvuuEOJx/1XAH19+OGHG+SNxhpfG8LZ4FuMv3WA/K/6pE8VXYQ8hUuyw/iH+zURggC1E4KjVgYW&#10;Kz2Fh50FDcLUgIj9x+voE6BxLFNtawmrlzUZB8MyquLnOgx0LD91rmAvwUymugHUaPB1aoOwDNjv&#10;gesO6U6MMLKZQnOx/PURHy9m/3qzridCR8GH/sPH0Al6nAhhShpOf3mzVFdWe1ta80dWGycqRXvy&#10;wuQPExJOFuyPD44vTqGuUJ5/mBWok5WEbAAptxS2EgAcqktfgjD84fDhBuzMzgkXgmb2mTSjpoFU&#10;sq4dq732K1eUvh/6f/7zn+9l//mf/3krgM9+9rOIFcP6gP7M1Rb647NVjtVnR2SWCkJnrUI1MaWP&#10;LcAZiGq5TKXGdPOhGd4kSQY0pq1nww5mB2tBTLmqbKPbtehOGCBTVE3s51kGbJwAOO6441hKYeUw&#10;rInMGSafVGnw+u+ttoCsDmzkG//NlOEi5m9ncENPH37RZ3spzDIMdNwDlmu0UXzOJBB6Z3T/Avz5&#10;fm1dbqVC1avBOAEFVvIHkOsCxMECyaF+fU8ahjT+0076DExa96e47Nmzp0VAS4EGduOwcd6wnNTF&#10;hi420DUyOJ+tDK6++uqGpcUTFxRSsnZU4Pqv9m3EQN2I9bMdIqFHaN/6gIKrzEst5E8WcSswlNJJ&#10;zRfwMwKADWOp2gZurT8YyiRG1P/cABMk+XPBBXSQsCRlwRsN0uGk+1s/IggUM7v07y2zzxuFlGsA&#10;PRW+WO1xhnAAWD3hURpBKtoHc8PSK8APPJUAJqqHr1UtvTAr3AyOuUDbgrzgtSNhWSMsIJaJxuCu&#10;DJC0+HBWaV/QjySOIBHMIyOs03FMhUMAAIAASURBVPqLTmsYNVxqW3jKEysYXxs6aH8SPqVAB6xp&#10;/WFxo3yU9AD69NNPZ6tJHqTd9KuDoXmTpDND+UsuuYTxpwmQAGgnAdDB888/f+tqU+ypk2n9cx9i&#10;oH0WIQRkPZQEMcUM9AZ3yIQw1W+JtGZO2lBvVo5lw4BbOIBohAh5ZvAxnYJ7ywUMXJTWDjYTaAmj&#10;B73NdqEDFqYeu2Xva+NWADIlJyZn9ME6pJ+Y5kVbMmI07xpgohLZS9vHWlPHoqXCYmYpQAAgdWhj&#10;xwjFrCfGbatoB6/AUHuqKMmO3znEhvIvLkQT0vlJdwpcn71ixm6MQ5YvLEVkD/twT9SsacQ2E5mG&#10;EocPPPBAOP7EE0986lOfan4lANSEMbmaBTfffPPLL78M8SfyR/DP3Xff3SwWX9AfCWbFTIX4UzAS&#10;K38dhQUI9Ruj0FBW1IdCFbpJd+gSFBcqG/ZQyb/wiuomNFHSxlIqy0Ni4ubpwdZXHyIX2p8o5bAY&#10;2DZEAKzl9y7b1Jvm9R3dn7tPgHCd0ogh57Gbrtl/Oq2OZs34R/u2JRV+qrcBhOmTxX/s+7OSErEu&#10;VRjfGYew6KAJ+lQbC89iQ+fYY4896aSTGkDhZmBnJ/hr/8QTT+yE8FcE5JDjU/D7KaQWhzDBkbMg&#10;6Hi/fmTf1lBusDbr6qW0sE4O/SUEGMGjztPladysLkFqQHzuuecqbK1K+HnnndeRsBvitwQOyjvS&#10;Z6qTaq6p/5deeulnVlu43zqgFcBll122Y8eO7nP+anMrnoD+pccP7rtnN7RE6OZEQsdHBnhT9Wc7&#10;yOMmuYxqVj83EmisjAZsmh0RGYwjuv3JEWWElYQ5SmtTNFyYnPi3mTTCHyFGZiLoU8XjtnYaORsk&#10;ABLh/em/tW9rjoBXNpOhjGc9r8ewrsKvoMqRWptqlaqLko8Vu15NBtBtOygdj08+UDNzbcKE2qjn&#10;bE0WAZwB9Pe/s9oa2FP7JdnAkds9W2rQ2CSQd4Qhq7upukWbZjDocgQwTdvmRdO/B+zmwfdtt92W&#10;gv/UU0+lx1jsNkPTS5q/7fcipibwku8zmXHvvfd2fgPJupPxh1lfB4KsPht7oJ/uj8hTBsZUBai3&#10;MfUzduFAle6LcKn7pB41Z5sadH9xKBTWsUsLXBRd2m0b/KTgCF3O8EMMhVhD1I0SAMsMr2URiXq2&#10;1qP18MJoDcIJ6hRuYfaftX/pSL3f+w5Y0R2D/snOnXXAALrozFAer9myaPvwQwiBUHZOHAXPqpSu&#10;/ivNvXETxDeMQjrWcADa5/bt28PQVOAAsdOE+aPEoeaH1Hy/DPGM/tR5fLAhuNjKAF396LYWfWqE&#10;1kicLRKyGsQkxESOYpJwTgp+eH3Jagu+A/HLL7+8/SRBx2tw+nvtr9mgPFhP9+/Xiy++OOjv5K7q&#10;/CtWW0cSAJ0A+jt5PhWWEh101mpLEtQ/9YNVwuSRiWXmR2FGm1Jo+KJ75Aa9xE65YBPZ1sCQYd/k&#10;gQJNJ1bgwGigCrWWSibihpdVIt42AaAgXXO1Pkwn/eIXv9jnVVddFQz9xV/8xf3338/scMS3ej5k&#10;/I9WWzuBDqWVa1Fye8OplTHvIn1fNG19SDy4A1en0obYGIfPMjjrIFM4d6hCrTCIvs/lm5AYMxEv&#10;rtSBTuuSbt6/8EJLBW/r8lpS25i503v6Ly+a76H9rjUYFMAiAEgOOQRYA5q/X/rSl1544YUf/ehH&#10;O3fuTMNosjRcG5NNYQrWV7/61U5YFv9KDLRiaC7XLQGRKHvrpAThkK+1ceH2jygLGSSx/y+FQWOy&#10;R1BdmXGbE17PKOBex6bMNV+aINy/UhzYonGgMv4MtRw2PVGkTHl1cvdfY0o+LI/sBgqA5QmskGxq&#10;WCxUwpyhINNE4Ie3u0YE34up39PK03blXuHoH54fybp4bAgGX0XmDNsly76goEkKY19DPs6shM0/&#10;wAphGzShW68qKAwux2DSp/qrQWogGOo14GTkSsEVaM+yHxSqlcGUP/wKiY0x9IvFTJbUHsVR0ZHS&#10;oANQZh+OhO7DsdynMNO075rEdv9nf/ZnQU8wxJhz2WobQG9rJ9y/dLX102dXWw/V1y5fCgBaP0PQ&#10;OastoOdg6FN46CwvCMWWAuMZrhPqfKlGwtW5ghN+RFrPkkplEI/l2nqRS5D2hBqMD02i0BCwsMM2&#10;6xpXR7w00iFu/WmKWGDReOP0FrPbywqSJKkevPbIm9uS66JQxmjTMA411LrA/NFolLMtrFBxFQ5e&#10;CwJxPtgXQtieAncbxhtbR2RmvXu1SdztXbDJCDcSr0kaEdvCeITTWIX0vhT5wDzRe+8m/Rfbd2Cq&#10;eCQTeVO1iYkaqAbwsrbfnSWgiTftX/oakqQKNEP37t0bxN93330NwuZF6N+YbL+503i75pprWo0t&#10;X8eLL754ww03oGRoaJGgVnL1AOcHVjvPKG4K9EP8/2a19ZUXHX/JODjHPc5ZAvSCHTOx18Tj8jur&#10;jRVoBABvMD4PEbpUZ7fS+Uuy5H/+JqD9GZ6nAnidKJhMLhzSV6Z/CpT8CBCwFABqANULQllY/wfK&#10;JXxh/hEgxA4jbmfIlqcwwISEUv/p/u9bbUoHc112bfjViAmRg7lwcDTlUFWoTEeIhH4NHwNEpm1R&#10;8EHbkjZZDZbxR/EMNyhTBJIcrExBZ6pKTVLanrvCamZJ05Z06T4BqDTd7tO1gW9t+9xqS/dM8Qx6&#10;EgM19corr/z85z/fcWp+m6ewdZzXt6fzK/Fm6ZDWH8rQ9DkVZAOcutqkCBADyQaipTO5heuNEJDD&#10;ZsrjDCES4drj92tzbC1NpK1BYsAIPG8IMTJgjkQYIOhiWHmHL/7tdAAMQy12BKVOMOrU7AR8CimD&#10;wxEXAI1A9uI2FgMxb1OhaC1OzHCaArO45kMWKIbabKIY63yhoqEhTEwG9EkASBGYoP4h72Qrx1TD&#10;/iMjrCHdm2pV0b7CL1hgxfgGqU3AXmL3RwvaZGyE13KEgJYsy1oRy5LFIstrWAPvwQcfTOI+8sgj&#10;zdxmR8O1AckSe9xxxzUpfvCDH6gfwA3Q+SeccAJSBzH+FiLMdz0OtMVfpFSZurNIlth/Rh60w2WC&#10;dqnLAR2ngoS4RkWzIP0s4YQgiPNSLjExwGQ9waCEQSfUh8oAML7p5KUAOODIn1SqQ5wab9UJPFoY&#10;Jz56EBUMhHg3LGZ56EX2Rrl/l9xGo/6rkCDYxlCG/kPyo4CJwl4oGQQgdokJIEMyVcjJwwskFQDn&#10;ajvSuDgtw6b0XJHv4RrQDEz7/Pxqg6dpzZ/+9KeZWVLh8TcIgiQDlKWeQPiwbwKKGqBYfIOJxm6X&#10;p9Q39AVpYNSxnmDj8hQd6dr+qKs4D7qwZgjhD9Br2xf3bX++2kgs5h0nXH311U2GTuiJRgZ4omCl&#10;J7JcYPapBxqsoT9bPxnQZnb1a0pWPdBVrRsSRTzMzbdQHtWETFTlw8RHJQV7BD668KghMdr0UISi&#10;AZhowgkitBqAKSzU6NQDiI6/zeuAZaDaVNHyGWT0gM8999xrr722ESag3pRoNyHkfUqZhkTBylRC&#10;HTnRabKNxJnIhQQxMEisreIt7EI21iG2ICYRq3kx6cwRvSOZPZ3fEX4dNpyOhHTdnLHOor8TkhzJ&#10;8uH971cBS83uhnfjv2VHl/cTu18NoBZMaUnw1yvoYJPr1ltvTal//PHHm7mpXyettpbdyYAUjob6&#10;d7/7XXXEqP+pSuFsAJUI5CMMLuqQvvbXaljyrDTqal7tTFz1IHXp8Mnb6vMkHIuZMKGaKomaE6v9&#10;0KyebML2v018SzGyhBSk+2MnI86VKaStItkergSZxm9YOXVNABy6t+BNOoEHvtH8Qn9kXrzhcL+m&#10;YxrpLXKSTDXw5cq6jgugGwoi7sekIyG23uEqof7A9OHwkQA1WWM4IQgAKwDB/ii8+wxq1XJpxDRu&#10;grzQjfofvKZZB50BZftBJ39poBn4BnzBnwTaEFnFXYRr0riW1eFHAPASB5TBRMKmnU7zOAmz7iBU&#10;H+mbitsyyLpQSFII2x1C5yBeAA8pReuvkY2zv/zLv2zHCoCFpwfpYD8RALMaYPwhANqo/zbejmXw&#10;j2WB/mFT2rHauoqZKBkglcHD1n5sEPLyWyd1sDnQZEgYNFsEMi4rEYYFgvAmAkQsOTNoxzkwpYlK&#10;0G/fQHrbFgFLSrsl+rfV2kCHzWEjBECdL0qnyRXoTMYWA33zDnvw1JBymlAWISvhDu8XH6zKSOgW&#10;OBVE61m+M7s5GIqB4/an2G/vqD9y/y6R/DW8Dgnp7l+DOXKxR7TxDrJBdSu+wBY0DZgmOFpQrvW/&#10;t2+r5d2Qm2HWfP17mNCoDtZ/+MMfNhmbO5bX9LneRaP0vvvuEwikiFhjFUFegI5ABX20TkBJgKQ9&#10;scQ9HgoTrqzzo/t3PLEhn66D9XDPJfpTEK1cuQRtalbTM5yRRtDdyI8EgKAV0GQxJ2MJRtUPfL/y&#10;J8aYdijG/Q03Aa3VaemzBx5qQHZD6j/c75P4ascKaymg3KHze9lKbuHpZM0cgrZgnf5CAFBnhNZi&#10;yGkb7oc1xV/JF3LCSgJpfiAbbKXGNoa4SYP4AJQqnQAINPn6gCbFuZ3ODCjT5Rt5AkNFBDWkcPFP&#10;MtckE7QCSNMRYtRViaiehS+6y5sDLV2tEhh8XEsAtDEihbmAnum/z6tWW43s/X35y19utDHv9BSy&#10;vTqZjahHmBAgwizoZ6Dk4WD65wMQYOqzrYPijuqlSy65pGvrgYRBB/kGEgM9Wi0UCys2dCoH1CE9&#10;0Yknntg5vcqGxwxlO6FD8EEREz+ODEt6sHAyWuq4hVsEBD2NpYmOOOJciYe+NdQT6q0A/u+N2ZLH&#10;U2LFwog7dKjc/s19W/tyiCZ8k0OlvgphKeB0W5IgCBuhsiYA/ovVxkoOl03t3gjyH76ZDvKCiuHp&#10;hO7WrAz+uIK1EKM7ihtRIQlvuZCNk+ZpdxtW0eFdUGQYpMKQersHDJQbyUncvXv3NnpVYFf5kqbV&#10;WN29e/cLL7yA8vPrX/96k732dE+sebLGOpgsCe6VssDQ1eiakFkLrPD6N1ZbrQ39++zp1JpF3klV&#10;x2hEltTzDf7mXfMrHBvnTWIA55UwUIuzYauUHNBpNbVHDjBrGAYORdwOzsB2iGaf/cH8zYeB8vD0&#10;RnvriN3VL0YjjlBQ1EebcdlPa3F1PSrJLC5zqOdZ/IUATZwPmdnnpPXOChexz8T8YAES/i9vS0Qp&#10;9zILe6AcwIVrgZrQmvBdmDxdO8DtM2DlaBVA2X7oGfY11NJqlYQM+uFdYgAfziR2MQGx/7QCCNkR&#10;mk6ca5pLKK+AXyMYpSjqCMafVgBp2bWz93TNNdfQ64Wg9NmRa6+9tp2aJ9Yz9O+nhETo78xEggcc&#10;6J8wIfsiiGB9EjExQAaIKRJN1IV8JBYQXUhaSB1ItoXyCuBJSB5CujohHa1nr7uaA0MAZUo3Bpow&#10;IRReraaQGLgwhWLLOyeIJaSgHoqWW1ah+eclAzZaANRvAksESmFtaxMPysoqG0BEprQAvlnnEAyT&#10;mRVqC6wa969IXIYdxdqCPy5iwbhCZaT0o35TLb1b9RaGS7n7dx+MW104fh3GgIkE4QLsEYJRtIy1&#10;QUyOPFs+f8QVDEHCRurtni6oaUA+/fTTBICA42ZZmN5MaaQ1jG+//fbnn38+AZAYaBYEGjU1NFeE&#10;1fTswuZsUkHQTr3UIGQ04+btwRHABfos+ALQezpklD1pt6Xyi2NW3LCdpnkTs6nRZIf7bEcsS0MK&#10;xBvMXidCtAdPjoqjJTul0e1v8Nxf9XlD9X+NUmIEQJByeALALWpZT95o6JHq2TpOd4jy1m5L/h5D&#10;5dg1S5b6wHWQ7Fxwzy9KBvicIuaOsAiNDPi9fdtSAHSOzC8MQm7IsdwKIFRqxIS54Tj1f8eOHUxA&#10;/9dqCzf7pG4DfXYVNvf2Q8lxCCNFGEe0dcBQRITjtPvwMRnQ+ZYmdGRlmzohiBcqqn6AECCRo0mF&#10;/qsWNpTD+q985Svp+ww7BECtZdjhruDJqNmCFDunr2KB2oJyEa6SCdpGALS1MwJAdli/Mv1bJHVz&#10;QUecIokBbuRu2OWJgRrcIoBdrgdMQNYJPUiPj8IXIcQyuqaBjo8FzwEfAKsCA7QqIuKmULJAn37a&#10;v5bk2xwjtNECABcQpX5qrUxgvgBNdhjqtpBEGQOMyPAXk4QlAgqmsFVmAKN/W4gfQmGtobEyhuDy&#10;HLo0YmCivcXwEAC9kdCzUR3Ata82AB/pshYxTsAwUe3S/gUTZyq/9IWOyL3qHzEruLAH6ZxPfvKT&#10;e/bsSQA08AiABhiraZMldeRrX/uaN5IAaOKE4D1dWldzc85va3z2aCwToXYCSSBJZ0qPSHnHpcED&#10;P0QD7AqeEQxyXzFV1SFhy4033njaaad1K6kDcgjqVdE+w8YhH5to6V8a3r1ustw6gP18fzTeXwAc&#10;Snj0knR59Pg3IwBwvDQQGxDN6sCu3qz1vXK/iv4k8HuScf+OBcDM7/Jk4Fj8x/4j+nOMOYLenGNB&#10;YGPwSR7gU2X6RxGKHdoKYNzCHW8QBLIwd/KqgsVALVQNYanYBEDoGc4yAfEKhKohYMC3efNmUaFo&#10;fAxlabFoOJGThOOIGViB+uva0xMxGfFHiRadglzYFKakcBc24hNU5NP1119/3XXX1QyRoHgdQLPY&#10;HjGsrD2JATIMcLc1H4L4yRIIviE+ExABwChkn5zoquVtZ83UlmDwWQs7n5BDn4cPw0qovurxZfQM&#10;v9uMpSBJqhdCedEm0oLUkJEmmh5K/eeuDL+U41hLTvxFEgDJfkm2fIw0TfEhgqa41oa8wZGxpA21&#10;57+72paGI4YLUC56O7W9yUhhaoiKT2cEF/ciSFSAEN40wpiTgHDqBaFL6Ti3KgrIKRgHHPr3MFG8&#10;QFJHTpYMLEsQnPtJBeFGcCM8CcobY9///vdbBDQyEU+1/fEf/zFzUL+mIT377LM//elPey+cKDUG&#10;fXQTCoN0M7fHTN7IX2s4pS+K40hNTAqKmxIyxPbA2iybQf1ehSsgNWN9jaw3mrC7du1KAHSf9+zb&#10;BCDJK5bhqEIAs1L/ntytGVYkvKcE57JG3r/8s9uhCIC105ZF19+8AOiZ5Sn0emp3U723rvIcr71+&#10;IQPwLsn+HQFg2ndJHSqGBwHyMDxPEi+6DDFwTD0T5OPMUD75yUMgZhQf3NIiRO/u12BXiHoDpffE&#10;7hF4BaPBa/o103lbOx0JagkARMpyaBt5XdvMT+nA/4wCyINgl8OIoMYvQ9CmTZv6X1UNVBgW8MNj&#10;bNHAgYxDFDVQ7WwQ18LwNzSvhQkAK4DaxrwzAoCmzxXcPm+w0wgAynuwPuBun1RIJEwyQT+REA6y&#10;L/kXgaSEgR1/zThWm8Xmmk5Cg5p4PUj7XMFjAjJkAyYF4qmoQyUmBnGig0IZxPEMFFNBbBYBb39+&#10;wNsgAKQXsb+j0tQhw9OwFAOS6YTSqrUrln9yegkDqwGy1s2RcqeKikgWTScuRSDjpGV0Gj8BrjSF&#10;ITGX1Ru9kSZycyEFn7VqliyyQbkGOzN9UbRYIIgxXsEypAs8Fun7LTi6VvBICNv9Q/BHH300iE/t&#10;kHOjHILcyX5N42l98Nprrz3zzDOtZQOZGhxoNCCbaM3HLun8MBdffwOpP+1h01ead6kvPbVoK9TN&#10;0GZy7qB5/aC2mvEsa6Hx3BBtToWovbv6s+di15rUa8ysrEBELBNQv9YYqb96ac0DvIT+/SuFHVAw&#10;7E+aMmQqb14A1KbeqEAx8b/kdnO47hArTdFAVyInYBYyE/qZuEuQBoio7Rs3E+g5gfxh5VQ9HVFJ&#10;DGCDGAWfpcg6YFkjTN1Hy4h+6u0KvAmOBYCGfSFXEJnibwUg/ocJ5Qtf+AIDyxL+guMutAhInCjm&#10;xf8pih8TnGRgab2defrpp6cFNzdqiarQfAbiZ6bGpPKQQpUa2djcoHNQW6uCfqGcLFeTtsZKQ1AN&#10;4nsQfmDrmD5rP9uO0CbEEpMG0a2Ee/oV+hOBtsktEHIqwJRoab61ZOkRWMA4tNtPKgSUdVRalUoX&#10;y/HKE9DcBiLMHUMzOQTCXZhUYCgQxM17bBHwC+kEbozR4iE7vv7ZoYQNCYHTrBJGBoz4dGQpM6wb&#10;yADUCKxA1KnhWm+neScYSZYsmMYsxDqUbE60NP3xOTa207eUCZv3iBVmDNy9xyZ+mlOzu/eoEktz&#10;PByEsPgBu/lUiAutGgBNivvuu+9HP/pRo06aZMOs++BcSQY0gFsitALonFSZbtjQCmcDBJbJxFuw&#10;3t/JgRClo8IahZJFXg8wJjOLkSVCpEK/nssTSXJE1tRPTdWbbrqpKR/cyzdeEm/wcOC0l6Ba2/q1&#10;xvRm6xzpb3wAwwF3cAFwkDytUfn/pZ+t3fsmo4Ak/Sry1Sb3gZW2EaALtJ7NB/+74pbj/TPhlSii&#10;MofLcF8ZXuq/T73TNgKZmj9wL0+YzsLxSx5YBEyAkPVE8qbR2Rg6/vjjQ2QxjiEXZZnjF0oO5E0a&#10;bRvIa4R1lUWAmtQIgrDFYRjFAq1cjBQVfMuN1JonABT6KwqmKiQqhXYQwHV5wwhD59lnny0ah+eW&#10;3Sbslu4LrGuYJIC2xIBwpuF/7lNcE/lBqe+SrrVuGAsPueKnPmcB5G6EUHfjbOAk7yo5YtzjKtrj&#10;BcKH0eSsc3qPhs1EN9uaSM0oTCHsGxzCrP8KSXYkaBOgIhKxz26l4MxGC4AD3ry/biBJBNu4FcDE&#10;xSJnZhabgiqiM8E6dZ4AmIyKiQsiKtzE3QgJ6y2B/wGcGm1YF5k+kgdBJDcm11r42JGwbNgUurNg&#10;pMRDmlBXdTdOHeJKyjd262ChPzIZm+DqFgi86fK/v9qI+X4SXQLIuknj6q677moF0CBUq05N0waY&#10;r82Oxx9/PAHw4osvNnR7EMloojBlgeFzTrr0sA52mhKEnfbe9763xxSm0bOHPMon8Dy1yYjWt21i&#10;XmQIdttm5Ze+9KUGP9aguojiT1FmWZIazeOiDEY3nFtx40/ExP6O3EMRAKNdkSIH9Bsf6gpgDtY4&#10;6RJTEsHMHJ+10CX76oEM/cNs3SQp2vOL9eQzZP+Z2r9pEIJ/VIXknuLUZWrvWmJg3AMsdFR+GQNr&#10;KwClkdI7ejdjXQm2KM4QjUqLNmdgcbTdsC8E7HhYHCin7RIA8Lpxz5tNADDm9EctS9P9Rcs0UmtY&#10;T91OKwMuKYhJJPAq4xuwaO0O/dEpp5yCnU18jridhAETkHXA8ilkM5AEcpvFBXFlA/ERbK7ydU0S&#10;6AQCgFfZkmJczd1NgGw9WZNOOOGEHqfekNHdjuzopnqTykxoYo9nb0pBCCaRLi7uhY0RQxlfKLBT&#10;7QSBQbDV9B5+kQ3igVgm2szXPmtPAk+52o1IBWjAwM2eWjVNYD2pc5OjC9OXS4SxFI3TeJzJy+UC&#10;h7BYW07d9vnbe1Mho1ALeaqhVZMudU3ch7nZ25TNR+3rWraj7pZcX2YRK6HFEJTM6FZpPOLxQ0aG&#10;Ef7nVgBDZSHpTInp7tOI2rlzZwKgIS0EqPk1dOjNu6bG9773vZ/85Cc//vGPr7vuuiBFoS6Zz0qh&#10;sXolXYJ7fAwSlTFn9JkwgEUJhikHJhxWKJTECOpvD8VhmwDo2m3btoUPYZRyCypKWtmwBakgRgD0&#10;vJ0gprYbCujip5lqMPub+w/iFl7zB+yfgf9mooBGc08uNf4QhmCGsvQj1cUkTPSSONFeXq98IjTU&#10;fK+bQudJYecAmLzfSeOqj7hNeg2NQvWwJM1iChr7z8QLia6dlDEhQyMV+ouuDVsbKKFqkJq+QMll&#10;RYGALNqOj/EEdPKphrxdm3o+VdeFEAzNHIN+wMfhfOKJJ6LY7EhNYpGUu9gJBICyuooDK0rjiBoA&#10;AY2bpGVv376dmV6Zl2XkD5sVEOcEljowXo22a6+9tk8cEqQF7X4J632V/UCQON5V3WfObGfEiSpj&#10;SaYamVCsH3oLwuZkdah5xLTa4BEwtlRqVH9tZiolaHaxfWNHCUroFu2IHG8UiWLsiBSzDRUASxaT&#10;8V6EPlyOG2QCIgDQYyBRwBc2Zp8JEJptrD1LLs+RAbMymHAg6M+yLy8MKxxcDqHCqaGubNKhxW3q&#10;SZQNN3sL2IFCri6XOVU7RXb5xP4tWqae7EEaEilJ3RYNuGhLgfZkABYQ9UHFETUwakCw/vTTTyME&#10;bXmdbkQGtLJPopx55pkEQNs3v/nNjlug6DTrp3YaQt2fUYEazsJD5wi4Bf9YkWADxa8neUL4UJ8q&#10;2KBu7tGSE2l7LXm7Fvk2+88QSgvD7R95FDphCibCUgQKwwCxPwHzG/I9rF1yQN/AYYeBCvxvADVE&#10;MDfVg3pB/BNqFN6enqEJiXuvd7Z8EtGfdUd4LWAc7Q/uBwjOwdt+CIJAQ1XITmZnXzIFjYOe2MCw&#10;MWafCRKdQKAJUGm4JAOaY0lsMZHCgUJ88fLsJBevttAQYoLFfg3Nw2WRoKKAlPPFjCaaU4nE5ERA&#10;/4nV1hEFDDonAZBs6DMpwo2s0Jj6wO2rPKydJ682ra159P2J+qebf/nLXw7c+8pshbRScsPsyCdo&#10;KUBatEHzdpwvCGoioIYYQ3axkjKEir92iQDZc889N0FVmyerY6qzCcoSYdKUbszszwyBrkuwylg2&#10;qL0db5pNWaEmzMQCtdOFzZkNEgCTtoLEWx0V+UEh40UXXfTiiy9uUCZwSgZo0A+0+wkEmsq6a+g/&#10;Jn5LhKWoWPpXOtmqiwCg1Q0PhNAguRc9tQD/MKtJpFZdLxf5KEt37ZSgUPPEdGKFwwrTT3LNhHXW&#10;mTWgSd0I754t5voLEfHC5IeCX1JCFzK1N2yaPg22BECjrgkYvre2TgaIyOiGzZFHH30UF7R0ge4z&#10;hY57ajGsPVd/REEkyfojLgeMFzUArR7nhNoJzFN1FHNWn4Kg1D7r/nVF8zcQaHjQ9yePDLNpD6tI&#10;ZE/aCY1elXyEaVlJLKM/91fbD0UAHPlMYEXa6p2GiCfB2TTxTwkAk1bxIIUgsP8v/7KfGgqJvkn1&#10;YiuwDoDgKDu43bmkKPWyZ4cuAu4PxNjUWKDv29QBJiEIABnhYodD53EI41vGdsA3MFExWEJxqAl5&#10;TAC05BTlggxOLV9ZzYw5DYXUYSYgVKAJBjSwqVH4C9NiDFwCgCGIi7jbhv5dHhC0sK2RfYpZGqVe&#10;cgBMb/+GG25oHzfcgD49HdbLIOvCTuvdD6Wo5QI0J0jaYfEf0qGuSvmSi9B+n8NJJ0B269atyTNF&#10;HeRF9yw9KaNB766v9UBvpDEwtBBslG1NJzW16YxLm7VyJdgW1aJCFCE+HcPMMmDuiNNBN7x7ubt2&#10;7frGN76xe/fuPu+55577779fjSrEAxuRCYxWfWrtMvQz7MwKaQKExrI/G9sRyQraxq/OBNTxIZom&#10;Tf/uz268AiHy1DMRKTQrAPxoMqHakDh1oRUbpVDJGlWARDr2HrsqGcA2gntHelQbs/t/vdrUlKdH&#10;BjWBcqpGAqAB3ARs7mxebWprN9jSk/76r/+aUe7ll19ukDfjVFGmvwbK6o+qETsCgHdKdkWd04PL&#10;/uUkSDiFWp0ZoIvXFM8afEuT1ts9Yw+l7s1k/3YtHmkxbMmSDuI18V5kzI0daZazBwn4ObjWf4QF&#10;QF8x3qX1Y2m3KBuO3xotiFtJILFAFJCxZFkH9LVnrkco8pOmO8FnEFx0vwHHyMPWL8xGxoBon6H/&#10;ZAgSvrasDi8wdIxFpEgYzbrSGAqFkwFNNkFBqqmkzFoWTLqs0PihzemSxhxtna1GgEH3F+WpyHDn&#10;hPvGaDIjTGwwJdWCyBYHqfZHH320+ipj+v/fVhuC6JYO/RdrD9nT6KeMB8Rf/epXQ/ybbrrp+uuv&#10;Z97poNxg+cz09PanDkyXd7DTiArYzVVA0+9XNydUUE2A++584403fu1rXyMG2u9/20kGJEUSlgmq&#10;2iwmKkkmAkp6c08X+vdri546vDfVMDDWJzBZtciQAtvBeDhpryJVuAQBDdYahZyQRW/QCkBBria5&#10;WI4mc7iAEmBWABuxCLACYK9fZoSNaGTdrk/IAMJy8J2ar1iYkr/jj10KAHbtqYvC/jO0EGRAYC1a&#10;pkdmwww3KbYBYr/21ygAQkYpx0SXPxLai3Oip8ARoDp0Urz7UPUERC4ZTEPJELMLJ0C+f2w6JAAa&#10;e82dJg7raEOr6dy0aso88sgj3sgrr7yyc+fOlub9L/tPTZ3CLAqMcwD0Xz2sVYun6JI0dLMV3R5C&#10;/xrW03HSWvFIgpO7Xgcy+ygpI/tXwa8OKsfGrMTyw8lPraH4o8Ieg/n+Np8D2nOWJcMOnQ/ujQXA&#10;hIui/KyP8Pb1Fielq7lhlYcGjmBoiqoHucz6cX6zuk4MypH/sAL5nByuOh2D9hAnwXFG9uF1YAv6&#10;o9W2TBt2vsUBIWFfGRnFILEWKyzXoGkVeca+TVrsgP7kx+JMDscbcCnmARz1tgexwx2Ncg49nJwD&#10;MqC/6E8b3I2nTkD4gwKolnAm/4+rrV+7ea2qJQErUwyHhGCe0Dn0bw6E4yFyOzIYkEPIYkMFMfwW&#10;Xd6t+uzXrgq45bthmODeGBqMSYjrXxIw/QW477Nr7dy82vq1W3VtYrInDe6nXLC6aSK1ZYSJ1A7X&#10;+mw6MROPhbBxH440hawjOYSNK+ZEqMSXKCgIOzEq+U7YCCvQzEDTclzBfa1V6KBfffXVjRAAp512&#10;GgFAr2fBn4ggurxAqcH3tTWBlLoAHYWcE5w58gN41e0AmkxVPKDeZhTqyLvf/W7Elpxq6EUFbnaa&#10;dZsMg/a9FIKHv7TG91/sxjycOjDh7YZNeaHxIiMVhWaax7QjND7ts0mxd+/eBl6jqFmm2IYqTEpt&#10;twL4yU9+og5w4NaApFXUgC6HLcuIozDtV37lV2qtGGULlDonZXfiNaecS8je3Ri6lYEkWuol/BkS&#10;GtSQWeZ8Odiv7OdehM6ZnK+p97mEzbXYzQMG+0+455rA2N/3exg+gLksiDczpf9J3DcH+KylGsr1&#10;0ALlXyZRcwRJnx3srQfKQHNkgNge5KgIkghqSV4jADiBrRsmiYwbWeTPyABkEn+0b2OfsQIQaN/o&#10;EY3DTM/OrhCK6ldCbtrfsmWLyohBuVpXsreCOfYrrbLmSB6w5Kg50zBNScGb1l83DhpGnBAIf2pA&#10;zeBJRgrdOA4ua0zrjxCfCq8YQPtheigfCofOKeN9SmFjBXKQ5j70QehCkRR2QoDOBNSZsovlDLMs&#10;4ZFu6w6duWu13XrrrcF96O/ynavtxtXWHWpVfZU8kxZOoutndSJVysRvUT8kA+qfsGNKRBi7jSL5&#10;JU0tGSQwhb0VMBEAMgaaSEI7fu3Xfq1huZYYfAQJQdeIsEgaeQAbVw+gXpoSUQTA2HmWMgCCA/3J&#10;GeY0DvJQdTI1jACwXHDtaK/DLTpLATyP6kQq2pzq1nycMOtmaIDYTxCAnb3PRAImZHQOvUfl44Uw&#10;YTm2COjFWcHLPeYKntopyZtOUJUe/VEg2zT84Q9/eNtttzVnWVnT/cVcNB+bbq0AlARQCrix1yN0&#10;eQ8e0KszSj4x4PCFWFwq9iCnocZ38pLKn+EepymbxwQoh40qB4hZB/fSJvraHQQ49b/8OlZFrJrK&#10;pk58wVoYzzKe54AOgLHELAPV3qoTeLnhSpWHqaKbtDdrJfk7AkAd79UiiloWtKRD+deev1erugs0&#10;p85D82U993EAUOqnpJeNT3iCiMbmM6m/QylhKdBfdH7/i8QNPEkoR9rTfOZrHT7kob3Efpx+gX0Q&#10;B5wGj/Tqf/ujNA4xoI3IqQnctd28djaAeij2/X5VUqZxXFd4KMXOurZ1xvnnny/YBi9pOAvlr19t&#10;EoPbBPYA9DXtPhBfFgYI6DvIUsSq0yUdmexi9+mSUf9vueWW0L/51mdwz/gT+vcT8dNNWljUP03C&#10;+mRJ56f4msWQ3uh5yYDkaGc29/7VfRviWOF6NEpzXtmpJoyQUGWYkNEL77MwbQY2Gg+RG+sdkQjW&#10;wIOY492dEM+J/Z+k36VVZ/gz1JJccwDAO6cRGNYQ0HCEgdUVTg7n8P8F+ulevFZNzF//9V9XClh2&#10;sTcVTFO0J8KdNU/7EQRx5KQjjwCgKY8noCNB56/+6q+KsZF1Ff40Q1sBhOyW1HjUEbM3cZqhDz/8&#10;cAuyZEAC4N57700vSYzBa/FjPdey3hnqJKkMqJM8Tp3A3Bd2T5mwRhqCCsVwPFr91iOzWfU55xMJ&#10;nAdo5oQkyXdh/+m/BrsPUoFx//jOJa++FcCRrAcwRptAnLObOygJpsorRiDjcjKYOTHqa+GxEF/y&#10;cONvqvx0bTcMo1V0mfK/YvyDj8ndXTI8c+dKHQhZhISKB2X9HyoIImScATwErp2aMOw2sEnGFn/A&#10;casNV0QbqsuOID0O/Vm0NVs1PmKJE7sH6YaSYFuWquvbDr7PWtWATgAkHqYSQMjIWWpNY+tIl6RW&#10;o6oW2h9GB+ssMBwAdth/eHevXW0T9MlPixBiCILGsk9IkB8dZ0QC6+xLjP7JAIuA9r+62oifL6+2&#10;br5t27ZgvT4hjJnCCHVhV/UYieh51WLrYNjd8KA8MrU3u+qiYMhUFFs8dQLYhUQf8AQ095rPTb+U&#10;u/YnKewXQAC06BzbzgiAQa6J7Jwa4lLnBKXMPkqlSQnmUW/2zaKBzBBrOzJjJMGUgewgFfC3f/u3&#10;e9EcV02xXpbiML0Renr/FVAIwAsBA19B7sP1jZGilrCxqOnNFk9ZxrfMN9s5kgxomd2twfPUU0/d&#10;f//9LQXEGjR/reab3c1TAqAtAfDQQw+lz73nPe+B9ThFJrecy3eY8lixHOlx6hNmHIWpxXEGgGhK&#10;papYBKBZ5bIe2p82K4AxAdVXUyx9FkxjNTmIF3cpAA5o2Hk9Tf8ICIBR/1Vs6AVotFg9HcH4gwOu&#10;T9MVkQX/gSSIbjX/0mnpbh/4wAeYC5DBTVzQGqBbb07e71QLgDJ2Rs0HyiM5Jv5n8s5Y7ae6JIN1&#10;A0gRK/bEPtMvAqlQOBD/8GoD5eFXQ78L19Yu7Fdh34SBMnooEdy47GvDum5s2qCKm+rBDeIEALsW&#10;wdbqpJ8a6y0+tm7dumPHDsQ7ATojTNCcDt4nr+/EZVLe4fv4AFpACGHqJiL6xfCM1YgdiXMY6PuL&#10;G1ZbO8mAtH4eYDKjz/6L9b9+w27ESTOlN5XNwY2BJRtDRs/VtOw4ElmmhqZ3o6URJcafYXSYL2WH&#10;Da8ZxmOWZdGKLLmTd/I2MMRttABI/5AbsWT4mWqxlNDh0OYiptH7Stmvf6wP5g5NZ1Tbs26YIKLl&#10;JUxDlgIcCWpGhtG91t5jUyDInuWa9CWu0Q4ymnOuShgaujp+nf4lrOwOzpQVxWiu+u7sB6yIJbp5&#10;jfnoRz+aAAjlW6ZjnDUl05kafg3F73znO8JAWwQ89thjDfsWE9wP9dvS9qVvp4cn0Vp0e1/5bCG7&#10;3MMGG1e2W5HKrT7lkclpkAkhXLgdpG9KImM3Eu8v7Wt/MquDl2N56+P5MAQAn62Ya6XgGK3Ic3yz&#10;Np595jMCn0wTPsEaKOTDaSJHG2f9FCymFDPTB6PBx1hXCAB6JSP+6JhTNYxPmOkfhgoS5fgdKUJU&#10;OGEoKJhcWCoUMhTan4JzwmpLEqjzxWLTJvtX8/x1O8JYEU70E2KpYXpAh9BtGw2NkhpjcdBxJqBW&#10;spNITDixU6FU669bhZx11lmf/vSnUcLdfPPN6eNBM8Y6sfkCfpaFYr60b2vpkAi54IILukPrgI6w&#10;HYFyUT30+oTKzfu2W1ZboM/VbJ/zgPxIrpx77rnHHHNMMs/Sqp7549Wm7AZHi96j+yPtYk/rfQEy&#10;xQJZ8BsbgU5TTmEp5uNG2uwIuO7TfkOIaiLlslt1oXXAL4AAkLY6UT1j+odlBMD86gQSgrLPdCNO&#10;cS36cylXZrMg4CewgJgCACGAMPYQuTHfy23MB3Yh2pLnRwRg90GALIGW1Q6FsGb3NrtwrCUgko1F&#10;IhhXKoLStl4uspnAt7G0d+/eJ554IgHQHBFsxuja9GnCfvvb3+aS6bMz04qamyw//Bk9PicHjzdS&#10;IOsbNRJUHu0TMVFztuO0WBylhJlu7IYd7DRCQrLIED7PUkA6WDdX7XII85dWnddbvB5cxz+gff8g&#10;px1qGCgrPyYN3A/WkgyvjQzvdQq/MEL1drl9PJjAf5Vuema2NuSg6GE5W6Z0jnoLjS0auhByCDsx&#10;o+N3lUrGh2ygAHRMcFNMmOSwyJBF7KpZDUwkD/CSgXX00Uc3vfuktPITSDfv5CkzMKkM/bsA1lor&#10;zNQ6oGsJj3TkBEBP2oVD+i8ESJk6LbQu4d4gC1Uy6uTWvCnyYT37TBDMsCMhyyJgBAAHgM+OXHHF&#10;FSiDFD/oOPMRR7FAzxEtben7fd5+++27du0SCJQA6JJZWLQcCf0TbGG95xXnow7aUUcd1X4z0xLH&#10;4qmtnxJmxx9/fO+3ydBIaEhgghtVqBkS3DTARtOHdKP2Qn+egC5EZ6+IR9jR+Fxmn7xzTUAEwHh3&#10;2X+WkTzjS4Ta4yKm1C/tOWu/jrRYY5TzR7MsQBk9yIizM1BrTskFS05jBGAVkADEOJzMkDM1oZ9s&#10;RKQ4MnlTXsAM9ymVWeZt+60M2EUD0NoZgNSk5suePXt+8IMfbNmypWZYTNMwmoYNuXvuuUcUUIuA&#10;Z555JnWnKSk+R7qvQKmpo2nw4CNi8BER1HMF/V3VJ/VCzKvSh3UXp1T3QWfUX/RJnk38T5/84f9g&#10;takjptzxxECvWfAPwvR5EI/uwU87YHrwG6wAEua9LbH/PVgwLQOTiO5JGhxNSI7f8WN0ZDga6fsG&#10;WU+bDKCVNFA8rUgARV+Tovhm6+JGQJKgETZWfvo+BykjvnTZ8BFQgnWfUwNgDEfAGp52PpmhhAs/&#10;hHuKwWe7CKOPPfbY0CosC77Tc8X/9L9WGGPmtpjgA/j93//9/k7tSXbJ2TpoWHQ55xWDEvpPskSZ&#10;yWWxeKFBffa/De5TTjklRV5cEHbSydedrGBxnAE61b7PvvYrzk4UF7IBhAwREsL8b7vttq9//et9&#10;JgBC/ARAwyMZkGAQb2rNEfpv27Yt+Ou51D8g5ETjkXkKIch1sHiaMvE9bC/aNGDYmSgIbqdgKOxj&#10;ovXJbjDGU3GBVpxccEFGs1SdABrGL4wAmHjNsdTLjPMToHcC7Z5Tt+kpBGgqK4wnYI0iVGYZa8aI&#10;CjKA+ZcK3Ke02A9+8IONyTSeIC98UKCtdzEMxu30772U4IIAmCLhqpt1/247AqDbmhoSr9pRjEX9&#10;1P4oqYD0qQY33p588snvf//7W7dubabQpVI7GmC1quHXAH7llVe4AZ566qlmRyAQBPPE9r9WITXb&#10;yqahGL5ZjghCVe+3x59wJg9ek/qpHmZ5GxOZsNehfvNQrP8yAMiGdupD9VGWkT/tjDA4YB7i/vQ+&#10;r3dk7adDEgB33HHHWOeXTobmZ+9JyWaMRSn+PdXv/d7v9WC4GOsI0A/9e8dskSi8NUWBGwGjXr/E&#10;bh6/4YGafLneEDNlA6g/AqljyhclOaYGSbNAHLirAj8Fl7l/mWto0+z16PiFA7UjKKixxRnb+d05&#10;wApwkwFBWOh/8sknB16dLE9NUCmsFxSkqNkIKksKSV5dVZM8afDH+dyvKoh1Oe6ErurkLpQV3L4H&#10;VGqxnUZ5K18MoOL6r7zyyskPYAtK5eGeHWO9SP9Qe1ijJ6CIyzdwp+8H942HPkP/4J4MSACI/5E7&#10;pizaSSed1GSbaNqeoh7oZcmZTH7XFfUnSYCssf5MfQs++HiFAyCHGdad4QcV/c1xJzVstg5yBVt9&#10;tt9ExSHcKO38qSS+f9nINx0JugwGnUYmzxQg3AgBkIYrgnPiFAfoJ1aHjm9zUCaX2eqTub9tWV74&#10;gAJgyTbqhO6PgbUNdb40WivgYAFvBJ+fVCaWgxr5K6sNc44AEHQyaP4wyQ/ui/2ftNt2pAdzD/Ry&#10;laHvXTcRvvOd7zzxxBPnnXeeQL4EAF5FBT8azC+99NJPV1tyIqUHq1gDLxRGYdDWDcUOBGUBdCcg&#10;6ewzUCLY6sAp44WUvvMRWjQIdb5P7El05VnTMHChtcAC1B/1BnuQpf1n2KSXyVyvF8g/K4ZlusC/&#10;8rPbwfOHD7YCWGag9ZCMZcifRYOhiGpMMPQ3M8l2Aq1LGASXE2+WAuw/wp6mMlywCDHRKTeqek+9&#10;b6TbfRLd8rZRjHVCsB7Wo9QPKAkAkqC7CcfkLWD8GX2/0+A7jB4S/36aJQUFvyONqk2bNoX7f7ra&#10;BC8iMLE+HXIhRhtO7FlYAPEGaHfuJ9Xmfuu3fqsTWIdgvfryfNc1TwIBc4q1bWd2H8uUDqb4oKib&#10;FAFigADgBLYCGBO/FcCS11rUv8jRJkxK0913333XXXc1GKwAOsgnzP6TkOBU6L/S/euTRBEODDnM&#10;PWAzRwAPEEHf3/zpucjIerUJMLH/Q6S+P+855UNkHqP/1DtEO0yTUIhVCjG2eoEWUzH4rQuANSbz&#10;5SyqAQmAZ555hsHhiG9nnXUW+gQxOctgzYnRtAPoh9UH1zEDtzqObjKlAtYEgG0yy6b0WL9aAUyx&#10;+GG0T8cS04wxogulMgGg3kg3YT/BFKR+Z+9aHE6trVXBIpr39682kT9KbqFKVoxXOliXiORJsfjG&#10;N76RALjoootwJqqh3dQQgd2wJ5V7L48++ujZZ58ttDTcqFu4yuscgZsWjkDmg6utHWklSpOSQ5T6&#10;oBzLBXuXQU4ezzqp2xKTar+k1IoHtSYAnvxbVkvGFRQdJeMgKY3DTbu0GhmlpMLrCYDXdQI34fcX&#10;AP2m6q8Qi3BfzSbhdzVXFtiSwIg9h/619CVA/545SSuNgrhrJ4VRyqiSWAoiYg8OEMN6+RRJ4AZc&#10;UNu7FxWQOG0nTTyZAWq7hEIdmE4c+sQjBvedhmgTmxBvAci2qiAAOi7oqPuEcan/TfJjjjkmYYA0&#10;IrU3KLfWSyCRJcxK1gTI5tC6YQQK+2pSQ7lmN5j6F8XC5BOQOuJ/lCzuH0899dTTTz9d6hlXxIc+&#10;9KHOryXnnnsucmY8PDJ4UXhiLRX9Cf2F/KP/ZCzCGj1R/wmA1Pw777xz9+7dCYAGQ0sB/l4OYWYi&#10;sUZdfv7559cniSWi1wpACFCd1qRF+i9sAz0AfhjewmE5R+4oTtGaeqTC2BL7SZqMeFAZJ+rNUQZp&#10;UpSJBioXCwLh8TMdkWTg5WRjveXuOv7445977rk0zY2QAS31lGBkax5ybEUZh7xhUnbb+DMpT2zc&#10;HRxR0bVyApYcosMNN0nFFhlkw/hLSZrkN5KD5majvXctgqsLrbrodr0jBnQkaF3bYJD922BwSX/X&#10;OAnuJ+kH3E/KlahQEUHcCZwN/XXj87HHHrvsssuoUJjV2/C7NAWeeuqpOrCX8tBDD7WI71bquiC/&#10;Q8dG5JA6WC7kn4bamMYtufpaY8QXEGbS13k0DeAekGYsVJSMHPcvr8DEAgUCnc9rok/6hKKHIgAO&#10;WAZyxMABswEOQwAMcAv/r6FQux7pzSH2mayzqV3pMcT7E49LuVQ39b57kcF9+NibbgQjBWoMUZAp&#10;yzhkRGFieoLXgUtAKdq3O+Aix8rSaxN6P8Z01hI+1WVGkqh/CSzKkEFt3mCxN6r1suYHymFx4Bvm&#10;ymBqZ/PmzTUsAdBQkNIl0AjhhJIGk2rAOE7B74YyQboWF3TPyP3badzdndnN+4tAFsU/tmc1yJIE&#10;UtXaD/QxPbD7C/ZHyHPppZdi/79mtU0mMHZPKQVKuyQ8OH4D+lv3bbfffrtwT0ahXbt2JQBkCXT5&#10;hRdemGSqW3quSaHAe2pNk3Rsv8epH5paKUQMxDSGGRLtBzRNPBWXmmAIplj2DbOukhVsnoS2Ql8m&#10;WJstSAgylZMqJ05jCsUcKTro2jB1P2y1ttfx7LPPBjQbxAWEn5kMsA5g2f/PV1s7BIAgvbb/crXh&#10;bxhSB/o7MSCudBBfOhjFHyGEc1BUSibQANkD4YByYMHZH/7hH4ZoimR1vpU93c4CrpPpvMOy0HFR&#10;W95s70vhblzTEB9Wwv02rtSkDu9r771zGrep9g1ICl/qSHOz2aHIUhNh7969BMADDzzQwh0EB+L1&#10;RjfEKsZUwG+HHOJ9q028pmJn9U/7XWIpI0CI70oo/ORapyVT9hW1p/s7opqhp8Nx1OsQC0SZ4D4Z&#10;AXBY0ZwH9wYfkg8gAbDkZ6eze1V1Af7SRpXAHjZ9Eax2hPd0nIFPtNbEEXVCQyTQZysP7HpndXo3&#10;rwsaQ1i82UyYuZPqqGPEjUB2VpE2YZos9YrAiEoWTjOpxXyq0F8ggXLtrPwcreJ/8Pg7TTO6ytIk&#10;mE7b/djHPlYzEgDN9lTygLvHqVuaBikR2D0ZnXieLSmIAUT/7afmUCI6H0dQN6zBg/6Sa5rzELwh&#10;LtRHtA+y5WRA6sz27dvH4j+EzLJ5UZkmOQQCyQGe8i9TOkbhsGGQxiohIWBCP7H9JBs6Dv0/9alP&#10;nXHGGbXcQyl8/09XG99vr/LD+7YO9pg9Vz3TlADu7ABKO9XDvdNkIVrAVl1NwiZYQ6jx0+Bp5LA/&#10;gPJJOxcINAmc0lD6NX2lkaaUYBNymGjf+iKA1l9LrPZsRkvd+NJLL20QGygBIAx/bM2oGlj5CYAa&#10;BvfVSsPg5gQCgAWfVOhy3NoTJMqxrNCVSwA6N8BkBlgKNOwVSAkl8WgqsdL5Kr8z6DH1jADA4IQm&#10;qJMVEevvQkm+vWUewORPiaZHpxxohrBWhGl+jeeHH364zg9Mmm6NQ1Qugu4a6gkAiWDf/va3m7aN&#10;CrVZZKhZ7itbxG83heAFI7H2hPgJRRow9R+RA7CWnGw11kN1c6Kr+0xJA1xDfMt+QgnHEkUATBFg&#10;RqEjMlwPOwpomaJF/W+CKZrTA9QjPafpRDZM2a+xAvXWu4kchzGVsvOEkqFqYBdwTL3cZnvDrk6h&#10;NlLM8XTikAkaUIn1Rv+PfRua5cGdruWBFGUYJDHEI32bkP+BY1yb1HyLALYX3gKxpx3p8uCp89Mp&#10;UnjVfw/UGmEILxtDlE2js2dBWCT3eHKDuwNK5P6o2dKoaiB2Zg1O01cvV9BRJ/R03f/iiy8OtdPK&#10;077vuOMOBpkguLF+wQUXhL9btmwJ5UeFh+90+S4M37dt29aKgWBAAS2LuJ/UeVcDUhVMnNKzUCB1&#10;MPwgfWP5ofurglmzsTq3g9dhIn8sBfpkk+2zr6ZoE6D50DyB1InMXlmStRMs2rAq1UX9OsSxQoSD&#10;HnHTQy8M91mEyQPhJePWC8UaXeqSvnU3gHC12pzsHPprIjYFk/q/ESuAXjdw8TkCwJHZpGhZAdD0&#10;HWT8IR4UcycYJrlssgSWvNCEhHTZKTMp7kjGtYrtARyfbciI1J4AYAyoz3tT/a+IfkiKFJqIUoY+&#10;vRivnFtRn7EpiKYHpqRIr7V/CW2aRA3mhx56qFfQUEx+NPFT1Oou1VWbRHv27KkDX3311Xvvvbch&#10;yilS4xtg/aOqTSjcGYqbuckAartIDZTOuo7wIADqfLZNfEHzFmrVZC/XfiJHgCl+C1xAHeyeyOms&#10;JtnPpw7MG7KaHxDKDxIPujQZHZIPgA9HlGtDyitsuAjsoQ1ZdA/xgyAwq/KJbKX+9/xc87AAsqdF&#10;9tn7rlvDPqmwfmWapxEPPz7WZUTzcLzXjG6B4tnWkX6VkDWKP+s8N6+AAWz7ijhCXslc3AB9FdHP&#10;CYy6MqVb8bkU8AZZ/9UYElMs7RtnLILZxMBEHCX2/GP7Da/3rLaGGpI4soEZPUnw8Y9/PIjH9JkC&#10;nlS+8847Q/9QmHlH0d3zzjuv/fB6Mr+GxbNPldk7hxVIBXmVDFS5aUs8sBRxGEy5GDUjGYXG7i/V&#10;oEt68NC/Zvcq9TmqZ2IMzQMJ7dVwX3ut9XM9nNRsPoQmTcJOOPbYY4lwd/By0xXCmomO4N0VDypx&#10;RhyBrGDc48xBPMMN2sClQat6X78ekUhQC9/QUCqQ5KB2mtgty4SBboQASOLSx60DOHInuHOomzl+&#10;J/JnwoH8xDFAQlgowN/J8+IcVmySdBlXwZp7oLuJZmEFQnM2+M4hT/1v+tf5nd/JoLPbdquaF47X&#10;JLl+TPCj8vPHCpcUHQRMAwo1SKwAGkXpMQmAxmrjB6OMTEnmhBbBTz75JDbQu+66qwEpYqrGBOud&#10;3xznu2IIAjgdTHvjBkBBRiRYN9QAcVD1nkiWnjdU5M/oiWozelS6PwHQJ9pwtc1V0Oz8ehsl6gCp&#10;UsBj/zy46X9Z/XGt5vtaPsEhCYAJA3VoYjAaT/z4rfvk6YjdnIReK4B/fd828Z3j5esmAaIcDTOc&#10;1x7xTv1e59bLNHqvBCj3MtjTJx1s2AUmcfd/3bchdg7fGf2Hm/N/2Lcxr8tN7ZN9SdF2MZqMQlYh&#10;EycqCujU1cYNcNJJJzUna6p6bxYBik2LMUiXGbewuCZrjhrQIKAOJF3ozhrDtBW2bt26NahVdOXm&#10;m2++/fbbheKgW4DCDfEQPNynm3MDWAQ4hwA455xzUvlV9QL96ppJAkiQKHiAFoI3WHUwii22ODLG&#10;Pc8888xaGKYzwTG4oUXiwkH1g5VFaXtCok5Gc12vNhJU+egFYUbqV0W9ndm1dR0SiPEhhSMckuYJ&#10;V/DQaWFTYZDs1zAaVtKU09SObB7AWjRe9x820A3iAqL424a7nxVozDVMN0h7+CTHYvPufZtAPnGK&#10;TWd8/eSE7pXgOaGlAoEEYvU56wOgxrIRzAl2xPjWqxk3CXtABym8HKoJkm5SMyxTiBD6Ja0f1Iii&#10;YUBnihFGybWjoGzL3NZejdJGYPMuWDjhhBPqroZTo7HhnQBgAtq1a1dwIaBT3bE0sICiWSlisCGH&#10;BUCgHZswAAlMms5cdxpgCdWDKHZWtzC4WetQ84V7kgG0Q4JEnjM2CN5sppThghYxMdrPoeglLEhT&#10;Usnaa/+B+gZUEEsB4Gw8GK2bmq4ivfA/92fq1ou9o/LP+242TgJON+l4L1s0fXCAJv5/WW1Cd3t5&#10;wWJvt9cwJGs0dNTKWKDZ1tlVhnpB0iwv7vAIsfwMS+iQa4oUUqe3lqTXh+MNl02bNjWBa55/p49b&#10;hXSfWpuUSv1PAARYfABBYZIgRRX60wcFd+KvVjZPTKeUYFm+PKKd3KgiALQn7AsKW2eklQe+CHnE&#10;buJ0w+N2xRVXcAX32RFMcPJ4VWkH3+n7SsZ3mpwAgoEDIL1JOfvkWY928sknb9++PZHgcgVhUMUR&#10;Hpdffjm7v+IHKDHqJUK0pwjok9kjPkl3i56hgvCrTLfmqloImPUsJrh2GPHqrqZQOD5ajPgxE6bR&#10;ZZgty51bjwuka5I35epniNmFeIHe0WRwQF9wrWrmYwgaF/FSkZ+Y0c6ZRCe4ryJV+3RwywjsxOq2&#10;+yN3m0JXIwD4AKChcl3U3qCNuLVKE7WFfhn6czUroW6Zot7WhGCKkhwBgBcA+ptiTPBMQN2zEZ4A&#10;uPHGGxs/Dao0rUZUC3Q1YbZs2fL444//9Kc/ffXVVzsn9JB3hmig6RlWoIOUItolRixfI3Kh9huN&#10;TeHUu560htVm9jEFIFNBCIDawzXCZoUT1EOhNQ39Gc3kOcnMQJeAdY7lp65jUzlEo+VaBtlkAxy8&#10;eszr+gCWQUX1cq8/xUGGtLQd0V0ULgsW6Tnkj6m4NGD1bD18QBPcAHeGF8q7ernt84x3HMk+pbKv&#10;6H0wBQ4d9GSESQqj8k/aVycMlZBFgx3c9AGu6uqhbTjIIJ4iHKZj+WeWaWSQJaKA0voTAOkXuEKT&#10;HB0M6KUOGsRTLElsGV4jKQhSz2pn88Ta2QoATQJ6if4iIA7iUfQE+gExUMbxCYuVokyRD6Px9vDc&#10;9pVLgCToBCXMQnx1HEeRb9r07AmzOpl5LdnTs3eyuseKCScSWmfUM02kVta1k5o/gbaCXEE8TUqY&#10;v8Q6pe1Z9ie2ylUIlBoJ/W/dSKJYOuAI6h2loOEFMooaUY2roKQBNvygQf8yicm6s/HWDKxVDZum&#10;JShMWmxcPvDbQwfN+B5qDL7blqlhkxUsdH1CP0WIjgBIdyYA6OCsRsMeqn7A3HkMQUsBEArj3WMY&#10;webWLOjXemOC2Sftv5aEmIq7LQt8BpqD7yz+TEAY/Ria7Fu7IKIQPdm1icYEwM6dO9MbEgBpbE2l&#10;Bra6Gk3S733veyqCpSE1W/trgYjNzeGElzQqbE8ceYMHf9dk3jRbpQVQ/1UAZoQcIsIahmdi8r8I&#10;rTDhd3/3d/tEVAUuVB5WfrkO575i+Vmunw5RAEw2wFq88uEJgIkCmrQ0ZZGlNtT6xpaFBgHAWSH+&#10;Z4J/kcQtpUjDsS4O/Wm7AiKHcWG4EHofrCjhwkc/+tGUwX7qtJR6BcLo9XB/KRIcRxg3hV/WCgYQ&#10;A2AokZ6aoOBXoB/AsY0ErCFmxxtACporLCO8TD33lOXQX2nfDtaG8VPhn7EvpUWe2nihRSs1DtiL&#10;amT6RQjYygPVROO1loTRaj22heYBcWiOdu2LX/ziZz7zmSRW7QzWkwrSslA+4Gbg7CUGOrmn4wmY&#10;y5N5PXXtD7MShAra9Lw4Rzuu+k3neNiaB/r5XSbZYlKvBbCCfn51/Uw8dESeHUoMIQA8Lr1oLNnU&#10;Lss+CcM1pvfVPGl2TUpKwww/AQ5FWWAq4opf7GsjsOGXAO7pumdQAisRw71zBQBCZqGcgexYZqae&#10;F+gfyEbbjliFbVrZZDwr4NtP/MPyDKY2gPsv/cPzlQkIIMwKgJKbhjuuUbGMTAV4ktvQhQJNlWHQ&#10;Z06GFDaIbstFofQbwLWJZfIvndOUfPDBB9Ncm0eSgegQchKtAOrABECzo1nZ//Y4/WMnN69l/o/B&#10;Z2qEWNrKzuEeCAeaudOwnkX4ohEoSt6qZSpBkmoSRRMAPeNQTYhR7j5WY3JlJv6HAJBNfbhZihN1&#10;yQq05hY+pBXAsv57D8m1jQKwF0bNF+H7b+zbhDGZovIjxtXQ8WRgKKNKFKzBiDBEDoqx9OYSwpj/&#10;JPV1Jlu/jZEHxKsar4YckLUm8GsSYkjihuaTwwArQ7iTOn/WWWcRA60AwtPAcceOHaeddlq/dhrD&#10;HwFQ85IKAeKm1faJ1dbBtFR0r21YADFJKSDXixcVKgmZMTHx0DDqMRN4PXIDN3HSnzZYa4YUrbA7&#10;jV6RRZH7DDLheO1MK+9MjNDjACAARHmmwrsJ07+1gvVElydjEiGtIYJ4JW4Shzy3TDECq5auERFZ&#10;OC2sACZolV9dERsoTwDYnzgrJHH8Ae2gYCIA+i/mIxLCqqit19T7bapPNWlWoAaYwiD8b3CESUTA&#10;T6OxF2Gx0nuZeEdmyXeoCYiPMdwJEKGPElRtaiGwEY1XAFBSnMV9kg3uQAx0T54Dc5zBB4/Qsm6w&#10;0CCJwUMLag1B/ceP1rRtLnRDFWF7NVyDwnbJDKGT0veCPAKArXwQ07qE+2FawjYlGIk0SgHtQVKb&#10;HnrooXvuuacdVDG99MYtvaQJ/thjj1kBEAAWHz17c1M4+P+8bzPIHZx1avNXeHdbAqDZPf5z8axq&#10;UdQhPCvWWEFBz8Lx24XBUZ8yGPg5xCgrYDepteMEnoigqZH3eovXZSmYtZIAa1agQxUAy4LaNaW+&#10;pj70zHU3dcwFbFXmobaK+a1flgxcvfueP/Q3pZkOaIWAY9ZcgnmCcpli0ou8GDrmVIyxDkAIoVwM&#10;9LcaYM6DRwL8p9owbgZZgkcffXRQHgKmdycDaMqNGKyWzIJsSl2VOoC/rHVAn6F/uJmW2r9PmJqB&#10;W0f1+mV8iCKw1TwyLEUJ41VPUUvSwbvVtm3bAuWwWzROYH3zzTffddddt912W0tXHtrQP9U+NE8A&#10;9NlXNA+Cdqj/CB4YcBIDiRNF3ocL2sGOdEKSgDOgTpCMNpRKbHRDtMdYR1RLbObPsHDGgzRlfJbc&#10;pTaTqvuLAuhIr6kVQO/3wx/+cC+9P1IDeU5LLta93arO5HZiBeJwU3iEv1fMcSOT5Rr9VKMuXVLl&#10;bjyU1g3vUAGQqGZ3Zq8XvskBHoy2QzEfUw+H5LKWr3yuYXQQC4QVeY1caHR/2xDlj1FoBMDw5+BA&#10;/s3f/E15HrBMhK64rHb6L/QJDES9O9G64eY4k0X41FplA5jF6cUTItmGF7Y71Ix0lwRAi4DGsOJR&#10;IjuFCKZUKQtMADT1eLNrRq1tuA4FJB0Fv6QYEJmqVvZN564lAKRY91m3WIkqUs03YI01KN+/CApP&#10;9gj+/vV9m1DAdupArHBUfo4T4c5Lkp+DEDsvI4L2rxVz2AJgsjRrRG+IvmDZZQpZoUxbeYM5r5dr&#10;bUak7tD7OOaYY8Jc2AHKuWfFaNIWg4OUwQCi4yFm+NvBoVJYsqEN0f+Yg2Zf5CXcEd9pBScTuK3x&#10;EZAJO1EFPkA/abWx/qc+oGTA6NCF3SFUQgrdg9DZG3C1tlfLgik/xcSzIg7iGzSNocSAHfRwXZKu&#10;1JDqSC0M7BIniZ+LLrooaBbIf/311+/atWv37t29keuuu27YHTqBALjssstkCSyLwITpHUcN1Gdn&#10;Jgw4dYmB2VEZpnPQgiYCPfiSl1QgP98szf1P/uRPBHQmBlStkfY8VRnIgym4JoyK0NXnxkAvvZfV&#10;qxGFJYeTzOAk6LTEbf1cM+o6mG5YSkukzss2agdSJAPosNaj6skIPuGvEwz6ThQA6SUTsjl13hV7&#10;kQbRVyw0zDsTDEpa1CdqjoeqXT76HAEwoD8at/vD/Skxv+Sf6EK1evojqwf8oH12pgjdzuH4rZ2o&#10;PrBB9CLARe3pnHCTEUmQaDfvoUanHLKz0Thnp1fca01xSQCE8ulwMgkae5anwUUD+7vf/e5rr732&#10;4x//uGnVWKoxmEVYgUSRqDPIfSh6sKnatBXXxK8blDdn+zqMeD2pVY7EQ2kQnrrzubKxSiAftcSx&#10;OOAylGvW+XihdQujGW/w65V+3F8AjLI/AuANs4UPLAD670ndarh42aJWGkyoHaSrDasfV7Ap18n1&#10;7zAm9mtPiKNV1iifO60QkWydrvhJMBG4KLSCZ38QwYYmSMmUIfQfKuYhchjLg2Ug1ys/gRh/QkWg&#10;+mQas3jQbdkx5IbUjK7q5B4hdeOY1RZkEwCNuclYYR/kLxGznAywCOgTC1Xns1+9//3vb3DUpB4q&#10;OdQCthEsDkcNXgGgt9xyC/5OAZph+rbVxgHA/avOO62/42H6jh07EicEAOIHxJ/CgQR6qgzcOdu3&#10;b2+eqHfWZ6silS/baWlyyimnOJKkJP+kLgvrHBYN8th04mnX/35tpzfr/N47OdEsJWm8oLZO7qAk&#10;foyh/VGXByKjUqgjLdtICLJwoMC94ScMRg6KBEbUQ2I2Om1tUfwmqEAntWWpZw0X0AaxgcoDANYQ&#10;eQq2EANiN01VAebQnCFF4A0Cbe5K6WDuOWUGlrViOGnZfNxK7Cnvgowz+G5ZwAbC5d6FNaNBjvi2&#10;/woTOm6ayCTthRIS45RWYbEWsoEwKQ+rJdBfUib0a3/dCPnWt7715JNPtpANxJtlDS0Rho23Jmm/&#10;hv4vv/xy0yrx0NpR2H5PUYPNU9GlgllRUHSwVgF6XC8CeEjWPnEdgj6O5QRAXYozVdCnzy6kiIyN&#10;C1PQBAt1Pp6roVHgCuZCPxQuoDddI+wATmACQA5wM4rfSdx6L3tKNY3dnxOYIlZH9ErcQbsRNjWT&#10;0xwZjtE8UAzVeKG8I9MP3MFxQMxGxFHM7qzcc1AycfpTM2tU/glDFIKixroVQH8hEIXHcipBYhId&#10;+URskByctySTYl4hYCiZANi8eXNH0h0aKxZ0VBgKgjgfI0BeGF7DdrgEGqwq3tQMYq+FyHnnnReI&#10;9yaGjCExIL4TiAfW55xzjhTfFHk1uSj+fQbonROmM+x0Tl873rXsQuH+yBJWoM7ZunUrT0APddpp&#10;p5252pjF+indc470yCeffDI7WKsljnqRWuj5hFUwpOpGzhtpH1J82YiQXVtJSMBWAqF3N2WZu3/d&#10;0mlTQ9S4aqRBNI4yZHCTrtjEJgC6pNMYRqzZFRJZMp0c7pxZUnQtp1ywVZ/IA9gIGYAMbkkD95/s&#10;22Tq8oRbr4fLPfLU/JoCAFyvdQh/HiybpAHrgLVa8xR/P62ZgCCj2CGknuMa7YRgtFnGrijVP3DA&#10;JROe9Gq4c7BBsFN1lfguWvCSFIHEHcPDLAVqajP3vvvu27t3bwvZ5lTYncgx3vqp8fzNb37z5dXW&#10;CqCZiKFg6hJLkhj+1DGO6Vi+T+jXJmqWdx39tQchAFTK6oZdnhyi5KX7qzzDH8AKJKip44hFjdgl&#10;eQZoHZ7nN0cH9CYFABMQ5b1B0ENKgG7rDS0FwPBgWK3I7JcmNjOkLg55A02xtHCcZWCS7gJEdvxQ&#10;QBgW3RwlHCwWLMSBLMsUso8bWeC5VQI0t4EYxvduPjyg0wY8DQouihwATDLRWLe7YUh01FFHsf+0&#10;oYIIoXo6NN/ivXAHmh4NERR1woG4knBZc1eIDQj4+KUD09TtsJtx/ytf+Qo2nuuuuy61nck+9A+U&#10;+0wSYCO4+uqrJ8Mrxb/LL7zwwtC/E5ZkD7ZhipYT0B2EhPJpB/Hd3IUdTza009fkTZ8XXHBBn528&#10;ZcsW8qDWJguTgl4uR4vM56mLoAPJ6SkRLP9DMJgIvKHOtuCbKmltve6mU0NrnE/ol1HLsTUrViHL&#10;KYSigjQsVepQowMLjQJEa+UuDosKdCbMMsWGAHj22WdVoN2IegA9BfQ3wKCt6B0ubhzONLam6gQI&#10;2di+Q0y9QQDIGhtm6fG4vp4AGPFjhDfaa4aMgXEjE7pNCqETKTcNeJ7hGpaq1IsQ8VKTpphBN++d&#10;wnrswmJ8leSdhdfQSzA7d0LD5p577mnt1QRpTgWplCphPKk1d9555wsvvPDKK680oWpJlwgek23b&#10;fs9bG+SNk6m1RydgdqOzt4MVrl8VLuxBpKQQALwXdVQyoykfmrX0VwuTSQAfnFsRANYZfAlDpD8Z&#10;1Mvk3rdOAXQYAsBvdbHhoq2se0yxfL+gf3wXCJ6WicQ9QO+46X300UcL6ORIpFwz4NRNSeyJ5uRR&#10;VJmd/k4GTEAhBR9AEwDe9JBQzhagy+fqDhyMPAqC1nkd2Z1JEQKDm9qFlg41srsF/ccdd1yTvEVA&#10;wqCdQDBduKbKf8HuxN8o9UbRDMyCmMQ/uG/juyYVlC/GUKT02LnnnhtY9z5uuOGGRq3oflH5QT9t&#10;vU88P8mAIB5Sp62LaOqn81dbwiDBIJAU9ye+B2sFlqLwPdU+ARDKtAQJ+rEDdY7y8YKOuo+vlheS&#10;A2pJXTFspurwsMKpjObRLObGOofcCTm2GF8c3RNLil0Oo1w7dVRjT0z05CciBDUC2R4pVp2JaJpN&#10;UuAgvkwygxZ/iDmWB5wtQws63rJuywewcQJA+9l5UDsMx8PE71NpUTjQ5SeAh1WnM4cRiPl+0J9x&#10;aYz+4wOYXyf32P9aarB5TtJ1p4WwTECBIIdQOlC/hrn9nUptmFwFjLQpbU82Uy7rT/dxfF4Zjbiv&#10;iGD7NUwP4p9//vl0mpAkwO1II625/KEPfSgd5dZbb21l9uMf//jGG2+sPXWCwM13rbZWRbW5kdMM&#10;TWjxtKtD1b/3mEz28r/a9DaHdoOtyxuBqlrykqK2TrHrwZHYc3GrAdDmbpPf0CV4E6AoU+dY/98c&#10;e9WSIPpNFoWXAmZ9JHa1h6/vSCQLNAvwqWovvkrazkyPuqb3oZrulGqZeB6R+5K5GEbaxlg/QYcT&#10;iEKL7DgjDwHAu/hPFhu6IauEZUwL7RLQs/bw+zM0sS8FZJYIvM1cC50f7jfDQ/wAOrxLHpy22vq7&#10;Go/itVeLD52WhDIXVTVWKW4ALBEJgEZJ+2LXkBG2IUQKWBl5GH94awkAmWg1oP1gPUBPkQ+URe6n&#10;wgfrErhC8z77KiRUZsBfrDbxoOG4bOHwpU/U0/0dclDEn90cdagwWSYmUiEZ0FUtBU466aQWQ+Km&#10;BXTKoFbIcyqsWaVNLhgLG9fxEMQKBiWnp8RrQ6ihOEkxlMR0w8YbdGj4NWmF2U0MQiOwcyzYJ8ax&#10;yT9MVofLtjjkKlTRWQTwAbQYevrppzeCCpQJiFIfIi/TfblkrQDUcglPDb+x2lPtJ1JWoNoIgCkw&#10;6bQlgcQwDtHxDewlAx0xoOSAOKJAU402EDkkcTUvvFYbsv8NK8ZwN3XkpT4psKXY59T5WeOx4eAR&#10;ApuC1So5iG+4Nn3UC0G+28hpZKZFPfPMM6+++urOnTsbjSIIGL4UyOwpaiSFveZx5zacsNTx1tLZ&#10;re+7pMvlKotGC+WYGWWHdXJTG0U2xZ/xZxhGGQzwcPReMJmPsWtcTTNE37Sm8uYFQJ2OsU8SOet2&#10;b8scmCglLyxRwclD+VpaSPupJ+9lYLxhrCcJRgD8w5/dxiM/XA7D1za2fvZlX1mNhayIMwnEmRdY&#10;IcgMVulJO1jKBjbrfrKMEELgOB+AOuzcvwkznoATTzwRL3+3rc3pOw0U63Q6msW4vA9LBAligb7A&#10;0MQA6lBhM312RO6YQjGJAQkKeHvaAtyjjjrKoqd/D4gVd5Tx2yKA3b8zQ2dugH5V80uZeDGjQoa6&#10;KvgOXOQVd0SAEMuSqFNbkiAJxJHQp9wC64xEyBlnnHHyySfXJ9LKhllF+WJ9LsQI1xumbp55y77x&#10;GzMSctEjGuozTSpkGQHACNBA5dhsHDbMiFvVScUINjiVkxS3Z7IpM7BGk3Lo80pyTAAhajkdU7G2&#10;XkprtVdeeWXjfABNxpCLhV2snYJWNHchnoq5kwqjraP0AejGJDK4Ae4J8B8OuOXlQ0E69Wcmvmhy&#10;DgghCxHI3k8hRjMCfQATR/8i78mLECwUho4TsdN6oSgGhmkG4rcjeJTphrrZH6VHX3vttYne8Ktp&#10;TgDgFwhzmqTXXXfd3r17WwHcdtttTSvt7w2yCqrf8ju/8zvqD4prgs51EVct9ddah8cFnVw36UEQ&#10;07qPrkgAoP2R3aaQJFpQ8d+sBWopil8Qxjapv0sD40FozN96ZvvrRgHV10xjMtw4uBN07FNq8i0l&#10;tmToBqIwoWXpjPqonqXQMcpT9FiBuGdBv4DZNOJwEE0HLRKUSEMF5QPQgxpyN3BEC2afFOKh5ByX&#10;75LMYOkQhlZWBrKcrADkK01NcxEyJ6y2FgThGpb/3q4VIhOtmcODIuA3jSA5odZo44MM8KQiYvGq&#10;t3VaQqX29KdN/kD2rNW2efPmhrVApuRQP31qtQX3MglaKyQAnJ+STm0H4jIDML6xKSUA0v27NnBX&#10;PgwdtCBRV83qgRdheCaIBAllfMWnn356HZLaxelSlxLM3gjnDcOdqKER/2TAVHh2Jm64Pns7dWxT&#10;nSY4VtG+CoE3AlWgawYKwQ5lpOlLNVJ+j4+KzFgacw7LA9zUaIjWXddff70w3D5vvPFG4YYbFwba&#10;TBSMT83sYbkxmXpY/Nl8BqYFJQ+x86C5FIGhjZsgnykj7PyB/qknzP2LvcA5sz4YQxPTDfq58DTc&#10;qKmwohN4E/tTb4cAmHASwIIHDdSwCCVUOnNClSQDtvVfvejeRRAf0DcpQtswRB2RZkorgF7Qnj17&#10;ks0JgMahkJ6mWNAsXKp2htRNyYaZ51XrRiD/BClZE+jtTpO1oMJlkoxrnaWxB2T4RfomSxT74diE&#10;+6leRQO3TKcd/FxzPh2EDfStiIGlAGji/39RQEY5pg6RxXVBI4aDF9mnbO9aDP1VjFPidS01ufPr&#10;OCGPQQP7TG9oMrADPjIAuwOlWHQ5A5EYIabk2fh1EW3K5x5lc4JNuwqBBAHA4j9ig7N3In8sMqYc&#10;PAEjDwBljTjIELkd9p/QX9BqmNVf9F75kUwtWTnspIZd7159OzvJxR62Fnq6ZGFf/7vFljzoOLqI&#10;/lfgjeQ4PVlLOISJh3aAstAder2sYGYimcZNmDR9Rxj9A/pU/ikarHoMR/HQw7UjGc1XUUm8CMxN&#10;XAIWKMw4TGqz3hIANmQeOJ0k7nECcw5L0VAAuQs7uV6d4tJLtagRyIxrES1HrKllEVm3+7Ux3ACe&#10;mrroIl4vXPoNVwDS3WHQGM1748lm5Wc3YgXQym9ZFH44+lVv/w/2bSw2nMMq9/J/KBI5hNJYGYbo&#10;bdy8wy89zmH4TtkfFzRK/REALp/wIa5dFA6d1j4Gb7ogwp8unBLELOBtKjqM+s8JrG6wkE0h+d12&#10;DFZSPRqHTz755E033dRga3I1idQaSYFobdrxp5566qWXXrrlllsaXcj6sT2HzjM9wbfgn+BezB7d&#10;v8/EQG2Yiml1pgepJVYtLCXEZwIA9E8hM+Ge2IHklPWJWHOiWi1uJkrtgLTPa1JhjezhrdDZdqv/&#10;VwBMIlitwfshugtnSC/SrOutEAD8MGx5fNn7s05PRYhU4FAvoGScAdncgPRBiP+Hq+0f7rdR5Ifb&#10;R4Q+3Xk4osdPYJPi0bXDC/Q/7dtG3wf3U9DcPv9kV2Ga62vqdtqEcHjMDZ/4xCc6SJ7Jbwp0GqOT&#10;fcP6PIWZBAIzCE796yC+v5A2pfoY6xCyTOd0gjKWwpwY0OTNfeQjH0nvZoQJgNphDlK6oIPtd4S5&#10;Pz29TxXEpAT3U9IiBG9/uQKw4Z4betHJRrYgUGCgO0g9SxJ0/7ql/kkoUvb57flveAUQu2JYshHP&#10;RC8qaWXFZIf1fusN2UNju58xpioAq07AYRFQz4va7kVYGcjNmRTZcEqhscPVng5SVokP4Nlnn904&#10;E5Ds37+9bxuCfmTOyxQttM8wejzGUyRgwn4mtgeHhKSBKTO5ZJ+ezdqCaJl6A8MVSp0nDqWJdVq/&#10;WnL1+mqtuLiOD49F27+z2kamAlnP0pnoVXjRAlBY7N9lYKV/PPbYYyn4KQ2d0wq7SS2VpBlxxx13&#10;9F6ee+65JEFTtdnXiKLeSeIR3LksiNY5SIiTFjygTd76TeV3fhTV3ns6Y08mBJqNYbYYGaCkQVsT&#10;XzxIKqDSihP4JOxVKsD+NbxejwDuiFQNg9I/YwJC6TPVQUWMqQRZK3t54qjUYu0VGpGCRAf6ccY1&#10;daXGoQ3pFfYCIJqNrxW+y8GDEfREMDGUalO5lwAQpYMjSMThCAYORsm3E4jCFQxJZRdPIQEU9nIO&#10;mIYMggSACuyTDEUAnHzyyakYzE2CGvsjKzsLSRPJbGlYGMcMFNho1b9GEeG/xjHwgQ98QO5YZzam&#10;BZJiPaIvC5lPR65V27ZtCyA2bdpUq4T0BEZ/+qd/WjuTAR3hre3zkksuuXK1IYSQOBZ29zVMVwpm&#10;iCW4ChSZmUoDBIB95ib5B925+3MIJxdbFQn8r52cPbRyCzJvltuf9Z94mzRA5IvWQxZJdd0yj3es&#10;QCI6JAMjBIUm1Ek5YoL5hPGpwTTJLm/FvbaMtVAPQCbwRviBe7NLrf9v7dvG4DP6ONBEvTk2/akb&#10;AzeXYZ1LH69tOERHqEx1AatbEZP8B24lyQArUef3K1NPvd0JUvYU0gn4Gga9iy5h8JGd0FfhlUOq&#10;jGsamKY7pzs2KZDsN5sgUq+7ZrTeffjhh+++++6jjz5axF3T3Lq5RfA3v/nNF198sVezc+fOFIsg&#10;uIHHZdgwa5Z18+42PNXtNN1UpJDayRDkYU3tGkCXF3MMLfUwTddG/fepshgDr7LDaqtA/KmqMgLg&#10;rcf+H6KRc10AIPWUuk0AUKB6vA6SDUS0ycYHkuTsYZbxFdSippyQ2GCrHQK8HgnCRA0Kf2SuYdVx&#10;MqMQf0AjRn72UPrMmXB/jEgsNlDbfp8UTGsOQKNwFUexdQC3aoNmOC+FKlmaNFyC1BNOOKHPJEE7&#10;gWzCoPPnKVR75wcehctmCYUqdmqHsfBgvJAu25O+f7WtlaW2cShZWqZDhY+c4SGm6M9aVduOPfbY&#10;pkFDPwFQC5EdKQ0WWHPn4gtiC2LqUUfM1hGITxg4MsXCJpdYIjHHABK9VhI1o5VHf91ME+OP/453&#10;h2Of1wf0E8zsRXT/0L9L6oSEX49ptYQ6Io1yLchYtSlLT9wyjUmR41bHCQYCQOAdSwif5OE6AA5S&#10;ensSwTauIljjrSlGwrH1M/pPxMHA8UD2JO4y0LMdTe6YM43PKZtDElBc2IgsCOj4TDEifzg8p1yM&#10;bkfWzeCmSkyTXRVPHfWud72rgd3QDdO7UDHneQrGFn5XQx1xAm2aKhB6BseoTGuGnPBTTz31gQce&#10;+Ku/+qteAZ0JeVfr41YA99xzj0zgO++8syMp443Gfm25EA4EDg22WouASDBLUiEcaMQivKsNKp0R&#10;jQRA/1Jj+neByJNyyOHEhaCKfRvQ/619m7LAPSlWDONZTM1aEZi34uM9uABYMwH9/z4AkwdPk5hi&#10;ZjIUK/1UozlJelQFcawAWGmX3BRdXl/jmAwo6+sgAGk45u6J5GFzp78z6zuZ2ms18P9Qd7cx+971&#10;fd+39cE0aZNWqZq09dG0TdrSVNsSTY2mVOuDammahWy5edA9mrYnm7qtUraGMUjCnQ3Gxhgb32Ns&#10;sDE2BoMDlDtjMBgC1I6B1jY0IRBKU0oAUwgO2BDtreu1/6dHLv99R/NP4Xhw6rzO6ziP83f8jt/v&#10;e/v5fr7seqTKzHy28Lo5sy6XUv7FMwcaztWmyhOM8iFBz34HUxn/qDARldMtJPqzbbPykm69JuYS&#10;tSmGhiqo3VBbKCwseTZhUOYYm8USH+95i6C703+4X2yuWhnJO8gzdfNqjGWcmnZB1R5Hy4hX1O3g&#10;kW71J3YxqRlhA+5VZQBOCJChm2+++U0nRzr/zjvvXNx/0p9zwCc4dhse6ZA0gA+7LHhoOiAnQGok&#10;B9zseTTjQ8UY0TM68jWNAbR1ggpwoCl0Gl2h22yKkjtH473D3kuUwJD8+TOHT5Sn9ERAPhjCreTF&#10;Kr/v+OkoCjgBbYEUsEKwc+EBJOO6zeSdWOsI2mRlZWjlYFfMhdMf0hFGaA0dRwuqd/xaBy+qQ4XM&#10;P+hSEKh0hsV89ACwdSbf9UVR4oRIp28JuOkU0tPs6bfINUPPaoS2bJH/12cOOBnk6kpwkeqwkMQS&#10;tJ8UcWrlP/DAA1n6qUn0fy2V1lIrKusno/aRRx559NFHH3zwwVZm/+0iOAc1MqID2lzdBT8yed2H&#10;DRJVdcOQ25NNaUKageRYMr3Bg0TiYpIJ4LVwEVj9iIHZdo4+77TxZoI5rcfisWXjn0rfuqf0Zf//&#10;HIAksAoa0T2dH0ROu88mqLnoxtqcTZkciPjdHL1RSTcXurvoOkL+6ogi7Z6AGMwfOhBkEwInYUH0&#10;/9KZA88MxKTPSX/KYHgSUkYuQaYRz8xQQBKSI/6G/kRJv14FAwL1xSRUZvVLX/pShHEd7fY0QQuo&#10;i/TT2Sat2uZKseVc7wVhbRuJrHEftkpSGy1WaNRuqpWhWFzYcejjHz1zKBtpttMlTWNf79aymoWn&#10;EGhjUjv/5GhLJP2T+CA9JDUwD6s/HbCs77oKqzwACQUZEv0fl5yGkWiohylKAeRx6xrWMER+jofH&#10;5DmuYFjcH6VET0qnpF5tsCZWmw5I4h53M3CM4CvEV9+/mKTcb++RB2gCJUcnVAJT9Ez32JOwcY0K&#10;4hxxAaUAJsdV/JLma9pFRlMPKwrbex3TRFqEucWsMXquw6088xFRSgEI8EoK0gFrF8zPWC8aeqVF&#10;bhk37ZjBiJjGIEWfAGG/95h0UVcuI0quMRTH117o6MMM82Soduqq7nlCz33uc7Pus/TzdLOi+lZS&#10;or2Z5MkAuvvuux9++OHHHnvsd3/3d9sOtEvLD4yic1p4iYsEvWq1hmRj9onUnXIt9V8iY00Xsd5X&#10;1oKUAmgatXzph8jJhXBxAQAB9q9uqtlT/uYAdQUGPStVyRP5oN9ftfDZQ0DgqJJpkGGy+UL8TXf3&#10;RjcK+wBv6dR6BIC2G5tBicqm2G5XKNQ2pj96EsmFdfRdfdB4/I99Hxf/oQBWNrwOASzNwYdkGlMA&#10;yxWvpGBsP+LOrZUxwdEBoEQcFBzFLZTkaQpAFKhX7S2RYuYttuzQjTUnNh57beg6RAWcgKwYxk6O&#10;bWMTieq+lA7yeUGVsTYCZgAqEG1SnT2IRGTjbA+oUEOhsb5aDZj53zGi0NvPHHK8EJ9E/zA/csWJ&#10;eDa+/9IEFINEMQ0BGKrVTDZXyrI7OgbrPBEK28NV6Kc/jAKR7DtSo52T6G9Kj8UBFlJ6oltul66U&#10;d5gctMMo4Ug9CgAGQXWPlYwobd2Gz5pwO7X9Tr05lQb4M1AAF154oWKuSWcmuUSd+x1dPoANoS80&#10;r/uKVlzOUc0k2g7kvopiWVkEGxTAWowtlDTaOKGheb0qA3AHzGpcd6l+vYWdHOxB93Mg/52/UE+P&#10;PreYApA1HcuWLr7KLUVm1BN0szm+99xzzyc/+cmrrrqq/d7FKYBnP/vZGWrvfve7v/zlL3/3u9/9&#10;whe+kIYgeRMOLb8M0zZOm8W3IFa1Gtb9EUgUw53yMfiONmaD6UbQo7FCxEtUTQ3vf2wPpQBIBrh/&#10;rUJimSQcGAItT6kAHr8U/3SSwPpp6ANDvcsdYdHLXkiqNomKMPF0Q1+cqgBotXXbiN3bwIDeBG7z&#10;nrATLk+KtfMp5BE8LGSP9XNxoXXtkSsWAxEOWmpxh0CQ5AHqUPkGFx9b3Lra6kApOQy3DnJDTiVM&#10;W0zpALVgGgh3vrBVP9e61NXB5tEurfdwbFYS+hSQBumgpqhBUn4ND2+40Afbh6vL4Jr1uiardEAq&#10;sME3z4lIEFtHUji9dcUVV2gCI9lL7r/xcGCLUyw2nA/WoHedHPIEgj/yAbLEisUkDLy/7rrrElX9&#10;qPQJaD86bjl8FQw8sHG1Nnvdta6wzcyznvWszhcaAtKVpEHG17+69yPMLIdAfb8JX5NIfUlb2Vho&#10;dN7gxS+hdSqXe9QrO47h1OOx86cAhIDOkQcAo0IHLKTjzRojM/xX7rAiTZpg5Ad9onBnVcEMW1ZL&#10;/9WzxdKVH14fAnoIDbWN3ydMnAHewJCwJS+orVcg965d0GX7b7/S+a12Lm9yc05AIrj3iDO1WEGd&#10;piWLoj9dcdo+73nPe+6///6WX7upi7QleQAZai3aL33pSz2XL37xi1dffTWsdpZWC8w5fb0/278p&#10;QpmJFon4FTRUM0+J8uwbeb/OPe0EMtDkqwfm0BzzdiBMif5+qFsbc0zn63WxQDx6hVOcg08Sujmr&#10;hnj6iuHsHcEoANGu8Q5qB5oeawd2b2q7VTGwPta2ya5oISbZn3tyJHDJYnF/FPMJZVzYPdFmc30T&#10;R9kmMELok9rIh9f2nXVPuBydgDUKnpfAGnWdURKtCEDYZJ3N5xyMEyLnoLtQ+ZUMev7zny/V2aWg&#10;NnuusOpr5qBqEaWJcoqlgu0BuaAOleuApw2+GW6hA5l1DoNFySLLS6WMoieUcz/zMz/TIFVOAaRC&#10;3PMtGufll19+zTXXpAPUBIDwr13MsJ7MebKennj729+OjNqHBH2fYCHlMfRhn7QDe3P99dc3M81k&#10;ol/1hrAemBMGUOl3dBGgAajS3W+PbIBXz2KA3W6we+nDZvIUFojBK/7zF06OKYAxAgEmquds6sZa&#10;eNwn44k78nAdK/JPUazYOfoBSAInaDI2z0USeK3emd5kva3nlln3AmIzQRCfEfqkP1epVywIIj9j&#10;iwPMB+1TezUD/5hs6OdU6vYraoBgBXXFUjFrO9DBOFw7TVFVi1nfwI7Wdo8+EY93M4k5zIwue2sO&#10;LPrPX5Fg0+q5Pd7S/dSnPnXDDTe0olpLvUqGZa61jH//93+/h/JP/sk/yUPN+u52sr1Q/Lau2oD9&#10;KIwiA6uNxu2w75qHbrY54f302j0mzTPXmj0Ck37tv1BAS2Lz9btBEaEOnkFv+rAp1T13FgY86LTm&#10;0wnin2oG+S9VCXzvvffCorYawAN4PayP3mCxUMeB90NHNEXCRw+g/+ZnZSwnOtvGgJ6wH0lhDZfb&#10;23olk4MkaQagsDjrG8yfApAcHlp0XYJXQyD+41g2mJdAAYyPTMVpkgg1jUy1cMRYRRmqMMXdCA7k&#10;DO1eL7nkkl5lilqpPdSmaKWqR0bDVg93qrWyJtdb5Ym8lhEiimaj0aYLMUa1Ro+wB4Q2Kg8x4WgA&#10;0oLrOo1E9SwqC1xsUq/dEY0FC5Qf8PqTA4O0kM5RAbDofQ4YKig0CJDuxDkB+7w/Uwl9pQ2Wjmzq&#10;4D57BKvJkOo3t93vagL+5t/8m90yVlRBwqlheRog0W4KJV+7utlD97YCXQDEZrvVSBQKZQAC8ZaE&#10;kpU0ooVQdLNcLpLhU37AuFnWZfvoARzb3nXj+gGcIxSQUI/s7vCgs/2Ph8o4BAP8UXgb6XF2m0bt&#10;AmIY3CbuYfw4BNwp9J+rJsNKtHYgWCCh42FtOwHCfZPWFCVDx9ctneB59a1EthXeBsGbBjuPZ1cs&#10;dA3I6AMWVRfsIgmNrJl/8A/+QWu7ddXXW1eQBZlrt912W6L/scceowDadw0+oYxcIKGhRavmxo3B&#10;JHOvgX8Q0nVH6qVbTt1Fi7YV3sDMpzn3L51eNP7FCS8W1Id2Pe+/u+tkSNC1vlERjez6qACeCMnz&#10;eJf0yetXnloBjKobXEzhw3xP7HeKgSXN8XIs1TO2rL6SABKXYN4qrCWVxteqe6fwTp//7MkBJcLS&#10;J76xzPvEv7SJx/QweAmHADSIiMEyLQQ0D4AOaACrU4UCAg/VFDdBw1BNDfRe4he+vjcax6dUeoo9&#10;2lZPE3JKKICg8JEhB3iyEAIgYi2jhu1XusGUgeZB/ZeL0PVbRiKeVnzrTLKoK7ctu2bX6cYbrfbu&#10;63iD36rZ6M9crnRYI3/FK16RI/ya17wmfzmL6aabbrr55BAFkt2F9tFongKgHkSHwEOds/gPTrrL&#10;Lrusx90AuF97cMcuPQx/innaPcWA/hNgbNxNEkK96Xay13SJaXs321tvuCFbbwCgVibh1Uruw2SW&#10;PanqhwJoba9x6XE7qUHlZuHmZU2Pi/TUdvLQO+dFL3qRENC58AAuvPBC1DcSS6z1SXzvGf6Mfb0Y&#10;KQDKgDfA/FdzhO64qZDMa4ODePIsmyiyD/O24D6PQRKlq2nTiA+mi6xiVEB4HD7jbkqYdBFwpiQp&#10;bTSKUNw7Y8oEhOMBSFOL/DgBJqJt1e20obJs8gBagW1JpV6ttPZy8qcPE/09lH/8j/9xp7Whutns&#10;AOWW2rwArQoumY1GBbPO3eESgc8yjpPjiZdOQOdAy/oX+i/+Cu6HDgrAls976LU93qbWqXRUoL2O&#10;YP+ULXJWOf54BfCvP8HxdOmgcS155AMMdMD5QKo2XItM2w2ZkyOBEQWQCEgcPOc5zxFs0R6EvCaR&#10;hT7WJ5LdOtFPiAzt48Nlgwf8FwISEXJxPsG4xqQQRv2vGkDY/W8fDqJf48MEjZ60OKWf/exno357&#10;6Utf2hvNANIEFEDPuOULWXhqEvpQkxwF9C0XsZ3VhmS86I0l+ZG6EhdSBbYw4rgDtcPtQbQ+urhU&#10;cOup2+SppFMVOiRJaZSmpXE2+cg1u7VUVw5Bt5C8vuqqq7BGQwqhC/17J8d7T44hRNE/MPnvOHPI&#10;DOdA5EykUXKSmkml3Tr8yLusCEN5NtJTmX/CHZU390VSh4F2iqsVEVM3mGw68vJrEZOoEpRgJmuV&#10;1fuxu4COjKIA68kR09kyzgGVE+qnCUfBqx7ifLsjSs+z7ouZCOeuIcwFF1ygl6HwvZDXKmln+FNd&#10;O4TyMU1q3SHsLnJLsqsvG/VxwktL2xaetrcYRiUDpgYmFmlK1RioFEi0I4M/JQGwawH3XcwxnZls&#10;0bael4Z3cia/P7EPQVKop+m/6D0aQx+2nu+///5Wb6ulXdP2af3YuVk5X/jCF/IApgBAj7pHi0HH&#10;x+63y6oIw+7ZmZ0gpyLxRgEoPuhXlAr3RHS95+7LEAy33QlqegBbVwncCHvTT0swsDYWK8MMehT9&#10;T8eKf8rj6SqADj2mhX0QPwFaWECwFmKsSjFhQI+x1B5zChYWBc5Sr10xfRHqY/PYUbzZ86vpdQzv&#10;PxEP9Ekf+FPQGXBoXWoZoQ526FpFwp5qAIA8VsYCFYEOMA1em9zkvi4obcUUQG+EgHqurdHWfY/t&#10;yIDkQTIKBrlbdogCaAW0DlpG/KGG0cixAEELDEjAmoBGINd0xJVVa57THE1jZn7jb7S/fHJ0d5D4&#10;WDlx7HgQ3SxX5uUvfzkSIWygwD8UwLve9S7SP5XQK5yP5PCKAOB/EBBdfPHFXR/J8zHpYqql3z3Z&#10;zlnPNRpCrkXKh29HByB6Mj8rccgJaEJmvw9h0pIja8gXLizKAQQvwsekScv72P7am+a2eUOhkYLs&#10;YfXdllnPOjG01ByXn9HNKm/btzDOHQqIAiDuATqXzlWB5Q1L34FiXpkSBSD0TzF0SJjzJ5qfxJ/+&#10;hTpaj3RhfQJAgIARBj0aJx1AqsbL62cC2iimwWeVyRBWwgPKdYCTxryW9F+7m96McUhsSq2y0LQA&#10;fZ+0W5Ndrdi2dvvlp37qp1p7fOJMnM9+9rNCQDm+7Tv+ijCgREjyuo3G1ei3JNi6jhCNvEjfUvTQ&#10;VLfvUpagHzoYcxPp1L4lce2OVg+MECJ9oE1sFl7/7efIz5n8j+8J/EwL1L9/BQAFpLLZ3fYAeiRs&#10;AcvL0hHz8lAhRI8BELXEzSAvDE2/oMqx4y5JrViXgCYRyGsIQilcZuN6jjP5KQDeANQ/Y39nHhsQ&#10;kiNHBeAV5icpn6xPshCgwhEKa/u8wfcmezlZmfTPzk1GpBK6cs9VT59TDMM9PFWOOHg5hoKbloLM&#10;x0//9E9npHfLytO6oOaRuIAECtdHVBtSW66n0E/0FLqszmLNScPOuncLXAEyV5M1nRJwV6QDkBgr&#10;GUu36RygWnjc0esisCZiKwhQKqxdQUZWGrHZazI9NXmaDrJ+wRw+gccxRj/uoCfVaw9ODl+xmAen&#10;IWj7WT4jZd88HHOzqhHRaalI0psBECUxgcDAIUs54PKiST2v5q0b6fk2J9lrTXKaozXQXvWIk2U9&#10;lOatc1ISvXbvLYzf/M3f/M53vnOOGsLkfSq2YulzBegDct/B2J/EnwLQ+kocg6gCELKRxXt/4id+&#10;IqmUDlCIq7kCTqEFgamBcX9OIit2QfuD2nNxiRW4Nph+SCkGn7ivK7ziWPRQoCQ03hrN9bTdshru&#10;msWNIrvlcffdd991111JGKVerSWcoD2dz3zmM9/97ne/9KUv3XTTTRnjWkL26y4lNa2xK37QPkl2&#10;t+MaEiXXaRQAO7jfbd/JHtN5NESj6rKrHsCkCQW06H+7HuOLYuB+zjys7YE8sBz7KV7oU1mBp4Pw&#10;eZqMEX+iI5hb9ch7MB4J2iP6nA3SRCAN7bRT2TNeeaunDYwmHr/jyIGBFMcMrFj3KPRH/DDsvzOH&#10;6lnWV6QI8mcBIgqDEboc8uI/Y4QmdqGAdK5H754T0Cv+H8w2vW8lpQMwLlx00UX9q8smI5qc1sep&#10;J9SE9CGGEKm2phE6GNAt/d8ybSkky449FBUVZ/63UFRNazZJAdg22lBoeKJIsoXVckysS1M322vC&#10;PiI5Tob0ALdGvAvRKVcgy7dNomhAonjVA6OEG3VEOkCjyqYlxaO9u6czmT4O12NtB33PGzhm7z3r&#10;0TqNu2m+GrKgpGHvW13HuHyrsdnmTUtdilsKRjdROGomX1rep0oB2gPNLcRXd9Q8tAyERJqovjgD&#10;ra3bdF1++eX6M2PZu/fee1MA5y4JTBriYVx2d0yoQj0D5s3oJv0xVk5uji7Jq8h1i1OprTKU1tVa&#10;olOl6zAzaiDSX+0r1gcRIdKATl2r24aRoAf2hYnofKMSb5B74KWlY0gY40eSc+yYqMKj31La1mrJ&#10;T00HtKrVkbTGAAeaugcffDDF/NWvfrUF3ObiIWlLKWDYPSq8R/4D0iroOg0E5AMj25iT701XNm4f&#10;ipJ5KEJh/ZfL3pXV/CtszPZXDdCbFJU8s4QKt4k7u45bpxhwTzUJeCKQ6DNSFWeBgSK34+WBMKqE&#10;xsYl3ioDDGKhDcDCqbti89J9JlKTSszqLDg6YPVW7W04cSH+xXmG7RHGITWI9ZUCrLJ0kSJY0qMu&#10;EXAgfYQaji1HJH5706j4KBIAHdp+ZejxYDI8UwBZfLoCZIT2ry7Yc20DNBXHSafDwQZwATE/BQTH&#10;9sz8b8xH10ddcf+FAU0BrH8Qc6xHowhD7rF/qRvoas1nU90Iu5F8r26TPwSHI61Kkq55jqMbhLIH&#10;FkqoHZsPJ92UEx/rgTWVTGFcfPHFKKD3RMbzQ8TT5Z7aMbGvJ6g+EJw58b1j6+YR7UnYQDrlhPUI&#10;umthNwfsMm+a2w6pLGrfpm3FNoEis4hfjt3r1sK6BdCDVuvXr1hgKcj288B52l8fj3ZHaunrX//6&#10;OQoBNclJSeCfiUXBn4V0joY/ZrHFgsgmX0RetuRwryO4bwnxAAh0lSsDIIzl8NiPvj+bGTydrUxK&#10;RXETITB8S2No8p/1rGe1sAXi+q7oitwAoARR05QyN0GzhtcSFZlE63Pp61ZRZkoKoH3armmXYRtr&#10;bbekH3jggRTAt771rQ984AM9TblMKlPHCApgnb9km9f/y1rCqqQPSt9qP8ohy3x0Jh9FNgVaSSYD&#10;vnkGH+mvRYxS576OMPWo3hynsECP71B9CpT8+GqVp6SFOEsOQB8lC47HJxKndobQ1161hwQ3diwC&#10;cI5IUdPUY2g7sUkV3KLi0b1de17d4We2H5O95MIyAQxDvWeZmYs20B8CPk6gOZZUEApf/RfMj9cO&#10;JcECI9CrUsFJhCxBYZ8Wk75g6gC6cku/Z0//LSKhGiDpzIWCcJBrSrIjqHjWyYEXwdhI/1RCAjHj&#10;ojOhoUWBrMsuhZtFnq0ZbpGBG+cE8LeSjxo0dqfwskIxo8GQ85j0X/tMjenTfFqepUte8pKXyHn0&#10;msH7ute9jnOgk3BSKS2IvBMH3wJ0UjvT054LbbQU/eC8egJPTysJXBuZv3NySMy2ivq5frSxtYta&#10;YxMH6owIfUJBdTrpL26Lp8xiRsNyTAD07JI7TVHXzzoTVEkecQelnT1f4VoEXgRcP9qQvvGNbzz2&#10;2GPnAgVEAQD/HE1+UVlhH8Kd+Y+1BRbomBUA4aMDfBGMG2Gq2itYewlS4Wy52SQa83wGDZrb1h6e&#10;TgaydOhAjUsGNOyEYMuvp98FWTNam6Ga0IBEDta9+LpmMrvgNAozC/nKz/zMz7Q477nnntYqHF27&#10;rIXUgkkxP/TQQz2UHs1v/dZvtcwaIQwFjABwqqCNrXqMRK0OztajPDSiQVao9q1v6U3EneqCMthd&#10;EwP2FEBqg2ev6q03fRepGtFP4U0BEPTLBxyrxh7fD2AKYODms4aPTtW6n0UBrEk06a8qmmLXKkAy&#10;pPWnS86xYTcFkGLvIum39rl9y9Zm+C8KNAqgI9XzMQcwzA/5ciwJZtUS7lyE9YdZggHWcMQ+cEdz&#10;QUj/CUGNpIl+qVRxkvZ/21vn9OefHAnERGSLqafbVJAIRwEBGNAEagoGaNzDBvtZL9zdoPGjMBLg&#10;alNZNK2efoV5Ij8GDAo0lnmCgLC1mOZotI2Ny9UNUio4l0Ct2NTg9jsogGOjNBVbbp9/kFhsBpJE&#10;Kb/UoT7PnIyGnd5Sk7EADsaOKfURuJ46pzf6eq5B28r0mPwUc1I4TaxFsEZszcwxhsPjbCMJyArX&#10;2q7NFSIXPap6FcXWz+9Y7it3RXPMHyd2hZKORtbRjPqz4QKS/1/uVxBfXvf4RqxcTVxTwfCnFaiK&#10;BYiAc5q3ZFzrCu8Csk+LTRoTNh9HoZJddGyCk1nc2St5ABo9Ct2QQeI244Jukai87VJrUIN1GKbI&#10;4GkpkJNRpE2usZHnxyiGaFvlj37sYx9rh7Zrun6iNjnQsmnRfvrTn0765wQ8+OCDLfUeKFp7CeR1&#10;NkZlgbMLA+Z6KqwRphijPgSKueSo+9N6+wLx/gAAgABJREFUA65FCGG6oD/tZT7WKh9TAL2uNTww&#10;qEezagBqj+ZzbBGetR/A/vV4BfAkaNF/EQISSUTtxDXrGWerpldN3HrFKAcHFhoR9FrVdE6PQZUT&#10;DB+bbkw7SwyyE8kIVqHAPSCQBIDSX8bsyGToAMb+2sK44FLBxB/CYXH29QRmCJMvvRqYZEDrRvdK&#10;8MROyC6GBE30JPqx3vdDTc4qAI4TLQS05hjMqGz5TBXhDgfa0TXI1bsGMWorWJa4dYMXenuva+K6&#10;YSz0vr3aastp6DYbYUN9znOe0+BF2DoGw0e8PFdsVW/r20Uly74uZdK/RIqaqCNmt+nlyqjJWMhu&#10;0Cyyflmcv3Xm8PioZLhVMFCPiT5wqBcBJ0t8NO3ohtp+cJzziJn5JOOMZa0CWsw6m6oFY9M1aZ3z&#10;+IIaT5NTe9bKLyv8uIv66SmAc8EGkdLVbXFAIDC8QUJH+zN0EMAoCOP8AG4NJOjq1dH+iOYnB/Hy&#10;8wOoTATm0Ggj7VldaxItBdDcype25nUGBAECZ+xNgrIF0ONLDixygl5CxF/2mKRDMKOV2MQcueaB&#10;HnmNep9Zfdttt913332J+8aDcagF1oqVA3j00Ud7Lr/927/dEuoXl6XTvIw3I1oLwfkfnzkoBpxI&#10;+C2arn63f8nnSTXhSlATh2RJFRhALTogZHYclA71AQoRoGzYK2dVANTeomHHePsTRfZPZQhO1Qw/&#10;oQKQMhqoq1ttfIzlhJ1BSP5oCyMUaFhrAdafPdoM0sVwV2frkAEmvsV/hG6IQlSRTMg1AhM9WG2R&#10;ENDqjLwOXUpPKDsASCfICH11Cd6v/ks/YeKePqAkyEdpACSguoM973nPS+StAuBIGqMMmA8kEWQX&#10;tQg0RUFVlMQXlWrkjVMbnMaMJkHXuhRGr+gDmQwtHRQlOILk3CAZWkxdpyUuSp6x3L10U6bFlWHj&#10;ULSahyMF3qk+yYPPzoWiVukw5XiGLZJziqFPtddR23koHDW1wdwRmrif1jhMe0jYUGErHf66qdRb&#10;5nD/aubX2tcB2w6bgMmAWOm0/mzS8PQmqkbcSHkfd8V8bXvvKPSfKKt2qiHMuasDkMVF6kDQYwbl&#10;GfiQ0Hcmrh6MEac0xDCjgkUuxRjHeoYkjgJQzpogUzCFyCRBprnp3zg5tGdpHSqeGIqR+O4n+qJG&#10;1j3rvsiRJWdaxnys1WT0yLC6TgiKBQHwiEysr1m33DZ585vf/MlPfvKSSy5JyHK1EwItm3SnlgA9&#10;l89//vPt3O6LPG2QCHyU6PeKqV4+Y2T47ghtdZ8om+iNZhXccQG6KYAuJZGuArFtm3EG3GHSmkDl&#10;YL3vR6Fs8FkR/Ut6c3rWMmw18GcV8U+/XOCUJvgTISCBHQqgyW3DtAkRMUoxaY0GkICh7FhUaSs2&#10;ofj2VNsu3TqhM0Z+CPElQle1SxkIjxD3TMjJkVnQs1iFksgm1xzsRGGRgDLjl9QTiTqGgzgrmtcz&#10;gdm/z33uc7P9YWZaVU1IT7R1IDiwp7ISMBsJFIz536JcK0RIx0buhxohAGiDX3eEBKiUUQvlp84c&#10;PQUGGh6FFpwAa7/VRu18bcKSR3ktCfrul9RucgBpUgxZ02JcirHZ/kuM0wGKNkTnwXvGtqS+mpIe&#10;jEcIaMAtgbvFfDwUiCzYHma+NAw4QF+h8Lom9bBaMO3PtF/utHZRS/RIns4qF4JQf2f1gku1qTqf&#10;Vy65x/xs3k5V2z/+9ekc4wI6R03h0+jq7QcAJegn3CV1CXd1YSNrA9MgtkYoLewOvCicggpCxZNM&#10;Jhg+BZCwU5QLMp/YWreGFmdvtIXBBtHEqgaYKu0Xe6w4+ttxfaWLIxmljDVqtndgRqklAlHeAmJV&#10;yB6nE24iJUdvetObEvSXX365Zr/tlBZhm6vn8olPfIIC+P3f//2rr7461QXMM3RAO5Q5r0GTcBaC&#10;I3EhhbHjsVAgBdPhZqFR5Z/6VhOF2nb0dsjjKICkf5saNXSD6ZwmmWpxy93vUfSvQpjOXhfJx5vz&#10;Z9UEZ00jP0UOQIcg9A8pwO6h4TZN8k6MBQ4pjpojHgMVaDcGbsjiltAjWI+ChqUpOLNuvQT6ZPfC&#10;BQ5OA0t/CoC4H++YaBL/gIfhzIWVxb4bgxLl4UGpASmBxU+6fn/+yq/8irSwvGhf6bn21BcrONbB&#10;SaQjARX9ZyvlLAuYSABgpKAAlOFIXonCN/iZ2NDxraGu0/Lqp7XS7FckXdobLaNWWBeEBUoBaFoJ&#10;Uy+sP7yT4ozRoNLKcgN9ZZVZvDSNvVRl0wHgOscmbuJXy8c8nsqbK7biuwEB8CB1JiK8bgFvoIfO&#10;EWQQpB7A5jB6itQfFUAyiJOuXaLSsP7bqm49c8WwlQG0aHP9L9l2gwKYB3BOFYDwzsrQRvlg2wr4&#10;ACYx9nE4rgekOqx1lifxOf2yqWmRDBolLDBsK5SlAJSzMG/XuaFZ9buqiFv2uLiXEWzCe/o6vrXT&#10;EyZYd0iSBtP5i7xhURTfx31NnSsBUzAMpNQPqdtCB5QHkHxvjzSqPrHm27Af+9jHHnnkkRTAl7/8&#10;5ZtvvrmFStqivkcW0oZqY/aVtlvrBOwH5Ilj1A8pHwH6bP00hr6lV64b6UE0VNSzFECqiMmfPOQB&#10;6A623gAAVM0tkPd0wBELNH/FtIiVPQkz1ZOE/p8WG2gz4s5hs0T51/lzrqIOfI27k9degw7vUTWP&#10;zOr//cxB9GPZZIAL+I4qAFO/NCBQ/DHZ+7+cOcQiBieHNKcD1mIQCzGrf1LMxXWAgYMcd8KxS7Cy&#10;ACgafNSCJ6gIcgIuvPDCxGsLuhVAghznGgVQq0czuRHDAoAmwnS4BHfBjYw8uZXRaVrEsI5N1PqX&#10;JUn7b6dhChJzbytCBPU42g+pkG5ZS8he01jdTlMBE80hE80n/ZcAJ4upQNAsjwNGS+XdELdHz8yz&#10;WFxoiCYe28j7aAI6WITNnGsVp5KjycEGKO43UhBJ5rZKm18lDqFwDDyK3mBeIhNl4PvEE9GvVSoP&#10;ilEDn1Vg/iArgGwOsf6RfbL6V5nfnqX8mNVSID4B6MDvthpaAW727Ej0+PSLwvcr0EFCQC1j8fHk&#10;GpgQNvIWrcZYDanPAWPAlClmLVZ63PpVtBMzg1IV8reA/MjjEseE6ZwDcXmjBR7lheB00pWskbds&#10;brzxxnvvvffVr3511lJjSMK2eFpdaZ33v//90jMPP/zwO97xjhYhNqHufR1926ed377LCiGF1w5T&#10;0wWsaNQw574rNC0Ng/PU+bi/OOi4pxC/6wwD/M2bpwCkBJQIaJHC2+iOlHQo+KcGegNauaqxs3an&#10;OKZ/H892/tQKQIJld44CcJ0ikH70VGyz7rxBNzWneCD6ujZ+4uzJHYGXxRZOHVMD+4QAYtQPwM4m&#10;FZGgEmRQR/Lj5JHMrOk8DUHacgJkd+mAxabmqfiEg8Lb6Ap9iGH8oosuypNNWnWbSqA3mz0YNUdN&#10;S8/ek8bqwwSAeYfLdFNo4PCAthQ6JzmrgLYBsNYbbXfROXLCLSNLqj8Tly2afhc1UOu40WqFkUhq&#10;tJyA4SlRHmHkpv+GAXXX0zdmWCBocfzleMfdvbbvDp7Wqnxl+DkBIjlzMiiAJkECHDcUt2bxomEB&#10;mjdFNPRE0ztC/yMzs3pg2B6LU+NA9C/9CQPKBIZD/6FQAC972cuOdM0rAZMHXq9HjrvCXfY1w58I&#10;U5Q+BTAq0NEYyOox5nTa6VJNIC5+bUxUcoEJiW43qygtuwKjuP+qsVDXmojvuz30zJHWWM+0J5go&#10;d0ceGXLQDhlUsl4bn2FGVXE3HhB7EB2hiBbG6173uo985CPXXXddtoie261G3eET+n/wB3+QAvjD&#10;P/zDD33oQ61AzVa7iN7mTVfXbN+1GtuDEuyCt36lGUPGPoiBSFR7nLuQVASU72ZRNDL7hMs6rffJ&#10;AUxwbWGJE00iG3waMfmAFG/8rEvS6BEmNQL+ezS4TxUHjFPo6fBFn0UBMCW6YaXeVglN2+fsAm4R&#10;M6Qd1WnHH+haLcT0sOpTEgcPwdg3SXNx5+FzjoIbBfw4ZKYb1jZSrRD7lKU/VlFBIdfZ14dxFAYZ&#10;PdEsX28oKokBQpAI6zr6B734xS/OA+i7Pdoe/Aq4l/xoNpAstgh6qIBf0j6zbcdOIfqECJo50PpI&#10;2HWOsrXZyM0nvA0ocReUjkt09kWttxtPH3ZmE57NqIlxLotUsLsb9h81EHagqUbK4PhQROEn6Afp&#10;mfl/FPHS7zT0CvdI856FTK81YHo9budrFrSezKqjj/aBNIAyhf7bVjlF56kwAi+0fEB7WHH/mpuS&#10;LDiNW8aJvMEqfpAVQEtOyJ70l+DVHBTCFapSU18SX6h6hbvTAdKn6EmkN8WReAC9X2enFjOiHh0Z&#10;GSiy6Fn6ll//6rKQCPKFOM5WZNcGaSR9Vxatp9+aacU2YDXt6iX7FbqtZyS+BIYES4P/GUhpWF7O&#10;HARRu+z6669PAdxwww0Yuhpw+6h11Yq69dZbv/jFL37ve9/7zne+88ADD7SE9N3LWpKxkLbtIhrW&#10;y6V3a3Qe10cLdCBJgbWGlGTX91hauOcCIMQTQhUMuNFvNXt//a//9fkBlIFq0PZ1/xVVU0KMNQ8F&#10;xWI+MuGjint8a4qj9D9r+vdpKQD3ACg90iW0UMpMaGxRyD5vFR4v3bU6oWeM45f0/7snxxKPszoh&#10;gsbQud1O9hHxR+fgqACIj2MQaTUBAhHLNw7ockoIkkSL/4hODALU9YWVxGSwAyVY2419nihZN59x&#10;YPSJHtmcxNbQeP/bGGtzyKeBuaRmMmxFA1s0rQk5W4mQpGpfVEHeab3HFdpKbflmTHWpviU+2A5M&#10;PSRqdTDmBDTtnIAehEdgEpQ4ID0dJ7ZpJ6BN7yafWF+txka4OI/QkPD9uPw6GdE/nwMn4NyyMXMY&#10;AK2/T5Yi1uTSgQ+ueWiej5B8RivoGkdWg44OYG02Hc56Zk0nj8XkB9wDgGodCkiTXooNVFFmW7Rn&#10;sl4IF2BmbXtFM/yr61g56yM2UAOmrzY4gBluEqtOjDsd0I9KqEodt+A7rf+OaTXJ1WBasS2z5z3v&#10;eT3H1oYk8Nrcs/r9iTynX+lSjH0MDUn/viI1rRgNARHO6jbX1Vdf/fGPf/yWW25pXbG4IUFbSNde&#10;e+1nPvMZpQBpgvaFhl/cGriAfk40Bji4aew9qF6brvE3jG5QqZ3UevfOJRIgoQDwHSEXkieHl5UM&#10;4ASoC1MZICbcK6g3tBUeIf3XGsxqI8SCQEVhhI5dMcaQcdZs8JN3EPsXSWBLQXalm1wXNIhdtfWU&#10;NpSFJMwpgtxG3Ppoe6vfIf2ffXJIBC05zNgk5UcYORIYfAC8gWPpwHg9j0ai7zJIGao8g2PYhxEq&#10;Gj4dMHdEZkJ0qH8JhZNxFEDC9OKLL04BJJR76kfz38PQHlkTGJxQPU4xvh5262moSuD3LmvAOuLq&#10;faoT+ogThESy6zsH6amwUsur63d+t9k67sG1NNsY/Vazmqdy/vnnn3feeb2hACAptTrwuocC4H/K&#10;P9th/iF3SfaR/GzOV5khWzt9QPovvewn+A3CXNP6S+avb4zgId+FJdGbzu/z5z//+V0nScQJ2MJT&#10;GqpDZHIBnDHZAfQibotcnjnZmT8sHgASCFAfeThBanJQ01DtugS42Pgjb/CGMuhYpSc2Y/pS6GNA&#10;Q83UwB8tYz0ak8t4bZObriCB3Jn9t+WXMD0qgM5JgCoybwH06LN8GdT6LKoo5hAoLeZn4GqWc0YZ&#10;LSAhTsLv6aa6SMN75Stfef/997/tbW9rLTXOvpKcFbx9xSteAQjUTH7lK195+ctfntROi7RrMr01&#10;4pbN7r5kYru1dpwF2UrWIx7pmQ7Agv6YWrpxHkAPqDegUIw5PBD6vK4JoObGugq32cH/TC93AfUL&#10;tAJTm+ehOnrFYurjpgCmFR5PB/REOuDsCiC/g3uIB0L8i2Gr9lItGDu3E9pax156vZH3zwXreSdf&#10;iHtk9M95znOwwo2bjPQ/gnyW/p0amDewcMREPyWxgM/qwlZndCR98wrszxfRQ1G0ik5Ck0DWkHpg&#10;6Q07kXrZZZclUntaj49BzwJVMwIjgQG8BZQpMXrLBbgG+Ve9onBcIy3ylJJbXRssZlfDFKQ2R482&#10;HZraQv2rMTfV5585Grkat3agOueeQjrADKQeaGWheeGgBYLmZnkjIzJA5zEZI5Iz/p+dM826CNsi&#10;fn6r0VJ1y9uvRm8KgM4WEOu/CO+a2GMRhgw8sCAF0CKUoyLjVGV3kIbotVvMT18BDKnCFR7/WtOe&#10;rtUP4Bw1hCEucS8rxacAJEgF98n3/+jk4LX/J4eD0KQGBIVWLI3gjAJYzbPGc2roNDmxRGVi9eqi&#10;S/Qr7cqd0EqeBwCA2yQn4HCVt+xb3j24vjteaOZ8VyBG/4szR0JQNlVbJGXw1MCqc0G5Oi2X9957&#10;773rrrtaLUn2htcmtZXSzR/96EchQb/61a9eccUVtkx7TUF+glhwpm+xd9tZ4pat5P6FCkGLIWUl&#10;UEldp1vGLN0XO0FTMDBQGXKJvYn+7l0JWG9+5uQQJfavEQDLcyjG5gfICkgLP94DOPa2O75/cpDb&#10;aQXwsY99DG8UNStOOk7wpdeEmyGLZcZPoac7QQlxoq19zvpDr4ZdB1/xTOyx9wzEKTE4pP9RFk/o&#10;EKOnQhZeySy6ZGbmJNGiQOzKEaIJULigUdFP3jTsiy666PLLL+/MnvHj+3YKm7YUmrqWxWo9MjGa&#10;hyMlNZjTuBDSlC0Ou6uVJxkl+rRemNOOiwgJJvYtHFVz29uuXaHR5uo24AST2GvDft7JgfQUPR9d&#10;KENziqZpKoqZT+Ma1Ro9MtiZ8AY56e8rR9bVwQFWisG960wVBsuOcI/GVDEEgfH0xV/7tV/rLtpX&#10;Yx1Y+xEVsCmGViz8AgqTFrZoRs+O/auxCZvm6Uh/tlV7rwd60003aYn8xje+sTdvf/vbH3rooXPH&#10;BprfORJmNj5iTjqAGpiUH8vC8UNvJv3taJxrIIboRZWXT4jogqJZYxIZMZzWXfKof/nMwR637DuN&#10;oMCJ0oBbqEyKVuYyWHoRD540tE9XI/qlGcRzRtW5WJD7UkPQ5y3yD3/4w/fcc0+LOTHad5O/fO5W&#10;ywc/+ME/+qM/aiYffvjhG264oav1u50jJNtp8NkNLJnb1Row15+zok0YyrYOKZOuoOdX4+kE8TT9&#10;bShICqBXCkaISURIUhCRu2oAPsGR98V1kqKNB251GNBRBp3SATPBtymeWVN4dNBtGC2e2RHd2PqC&#10;Sa9hYZX77r/NxSn20Tab8Gu32iSyMRM6v/qrv9rDSAZxC9r8AiC2/cIIWIJXX4oBdNiSNZkSKxhQ&#10;cqbriloZrQTQ0bA96gBj+7/PHAOokHcuAr7SyJP+l156aWPI4ns8O6vyRR1ou/EeLeLvbkQaeWRn&#10;9AoFAGOjegVytK/QiAJZ/9OZg1ZbP2S5o1YSSDVLFuqu9dS9XHDBBZdccknGY9PufpWG7WZ5AII/&#10;w4AODbUUhTzwMUmzdItg3Sg9jmQenXNUzMP/zAPjCqgmU0K8INIYO4T+vOHeKR7uWXRTKc7W3jr3&#10;zgOQA2CZTkPooiydqMCFZcOHePrRnjZeuxoflEN7taTPt7/97XNEBdGqWzxnYRy5XCaaZo1apZOk&#10;wj4z/32yhDAVoiWLvOJYIo69qPocV6gcLByODPD6nksGiKqxuxNelG6X6poNOEnXquh5iX3rkNX5&#10;uDZx8oBsjUlNlGlkCRgPUSIqBPOLkhDNQMvpzjvv/MhHPpJ4yerqK323bdLmas2/973v/eY3v9nT&#10;6fX2229vAEi0kLEzNxM1jZNig8bu673HvwuwBJODaK+ZkaamAJzGyND8VSdIkCQZFOQZywvChSMH&#10;RREPMajkAtC28yWrSdqVCKjJnQ44xQ70NHvEP2FLSBmz9eLRXwltKQ8A7wfEixzAkWaoCerrrY9c&#10;vzYz+oSEfk9iISDwxwXrZyCLu4k1j3hgXSFXFsA0ngew1yOPmNDTKg9W36QjyqS/VrScgNnFgwn1&#10;lYbXlTOlr7nmmjZ8NzXC2yMEBRVBSyEjomfcc+3pKo9ydwtxrNCBDsOm2WrAVJP4VkOLSkGuda21&#10;jpyanYBYvF9cn+4WRBujMxP9aazLLruMAkjykvvLAEvGLCE/BTCqvqODRcUu4zICDxjQsUAfu29K&#10;J/AhVLdR1eL7+gesjTME0XqFemqj8KP7e/VdgaxuHz/VjKDunRsOXEgvrjsb91xctfeang6x/vR3&#10;i5jJuHRkBc8//3w9gc9FDmAKYBUMM+1pBalRnDbs4gWIFibiQ3AjpgDUna5bJIdg0QOEOVq+KAyG&#10;0ml5a1fXHoeo4VrxAFrGkoWgQQ0sSyWRCt6TpMNxCwkK2N7D0nsA3p/5T81A/a/+wGnomjtTV8ie&#10;Y2vyHe94x4c+9KEXvOAFcrZgF0mP1nku2te+9rWezh/+4R++5z3vyTLTvUuYaMzzisgEslJXXQE2&#10;n9uEgAslA8g/nkcmhYgWDKg0iXjO6KCZ+TLPjP1elb6rFRAd6nx3zY1ACdxUtKnlA2QCrL0VCvy5&#10;w/GUveCfTAHo866KdQvImxZQS4QRJCalTtgmPF6xIfZsurE2dtvYdkVNQ6QO40+aEysTEAvrj+zz&#10;SATEPwDyXRYBaOQopJj5sqzjllk4u2G0LDD9CoD0qjuKAlq56/Gp9UMZetdee23CtIdxiv6asSMB&#10;0GpAzoz9FbPNStVW6syhMWzy9Od//uclu1oB/Abo+CGd3Bc/aXW2CgiYIbllkqKZJ+2Bl770pddf&#10;f/0VV1yR9u0GJcOFU4T+5X5XcbYigDlVYwryLw/uyMAKGKo8WL3xAkFyvEPTiuNRz4v7JfEVFR8x&#10;o11wQn9c3xRM8yBt8/+eHH3Yrjuu+CkA4fKVNbFwezpwhFKmYKBPHwU02+rIETQOUWRw3/3ud89F&#10;COiVr3zl7HdNGUfV8HgFIDX6H5451suXFHNQA1MAmgfglD4WH6FkgHjhBCSVBLVloeiADo0WWrrZ&#10;MW2QJkRN77onJgpJ9qFi9NuSROlhLak7BYCfR4iJxP/PzxyYlnkMkOstkre+9a133313D6LhJUMB&#10;rzVKuu222770pS/1dJQCtJYkPLpCAxb/6ej9sBgNUjsgQSc07GCy43uHM16v1k6QAOhbYEXulHAH&#10;/STQlxIQJ1AhTAEsFaz+Dmqo990120WeZrRxWF33yE4RR38/CqDdgtTJI0GQjUSXvywNItsmOLUt&#10;sUh0X0koCKS0aRH5aknIhJS/lXRF87La1ME0RQyONcMKhXpU6faVDg1VKUxMcKhQhZvUYNZpMKYU&#10;wMCpEtS//uu/nrPSa1JenIoC6Lu9aRNeffXVDaZbHnGYhIwcWpPWGu0RwvYmwbUpHiZ1hWkOQnAc&#10;GK3gFgoaqa4gcDR34RRhhmSAwquWeF/M4pCnMqoeXBN4ww03pANyBeTf3LjkKm+AB7DabMb+lMGc&#10;p4G1TlF0HLk6VtywRD2lNZwubTcG6R3H4jIsciMRWoMBZODWEkR5CqAF1sYbQbxDG4YpAFQqSigZ&#10;aOIGzJpnRAVxqoEwh4P66UfzAL7xjW+coxBQaw8oUMEXP8D2dC9CQHMLaLhBP/su72HoTz4QDOix&#10;eSQ1sAYDg72jCNXhVh8LiU1IeQF6bVVgaZoQXYgbcOKsx5dAbLT9i3TrK+QmGBJgoVsbHzXkzxIb&#10;NJDUKDUAJ+NBN6qk/D333POSl7wEoVuiU5i0ZfOa17zmc5/73KOPPvrII4/cd999LUiNbPtRRI3K&#10;AmRfJSGUDUp+JP3Mv0I5mMtmRsmnWBbLA/UvHSawgwuoaVEChhmiqaMPKIDMNf9VGpZiMLGdrDyo&#10;gVGxDalhdL+a//ybjzvWWGahoWegAFBBSNxvYa0rUKsH8l3DW+wfOOPmM7po4+hbzP82fGJdixXx&#10;H67AcrCEr368cIpZ3xKVa9DoK0I6PTxiYqQ0yzfKWyLBh95topOPSxsQoAkyyEIHmskXnBx0QIeW&#10;AEtU9mfmf/uwX9RQAnJOKIxk6SH1tNa3YDhOqex1uZofcKRaE2dvtHrHw4xyXNY8XSxoUhUZJ5xo&#10;K15VTo8MPqyVmha55JJL3vjGN6YDXv7yl3eniq1EumDq9WlYkOfYFWDUHUT/Zk/aZlQNY1rdmf/z&#10;mUOie06ezArpTztixDNFQnzLcOAdWqtIWABEHd0ClovOYXzwhSVpW5nrntietEnGlCBirmj2FBnc&#10;01EARxbGUx7Ai170ojyARMw5CgERQIB5w94IAQ3lOdjeGGwcfXccGMf/pinhPnUQE9kg9EFOQYNA&#10;XFqZrbGMZf6fepRWbKa9RKVOinCiJJTKXpY467UTErVJZyjSBiMKhPmnp9mjmeRR6Lt2xDLGAjIL&#10;guHzaNiN5JZbbsmEzdxp5Ys/t8AacCu2CXzggQf+6I/+6Nvf/vZDDz2UJGkwOELQh9A9HERwIxPF&#10;2+hPI6EAePzaYaGlwx7RCUoKcI8jzaYGYMGT8mx8CQBJYFEgkNBmVTMoyQ9+Q29kJkaCpH57ISBm&#10;6IJCeCOOTNrPAAWUAuha3Q9gVnfYk5D6b21NASp56BWY7Ni7Ui6urysGFn1O1px33nlZSennF58c&#10;L3zhC4laiA454QWLFf7gtJlJ3pFKSBOAD8HD9DrjeuHpBEpyH1NCfy4BMKT5QCnwoNSAkfAJ2P7a&#10;qXfCy172soyIBtMeAPMXaYV+a5Xo+yPoP757/bDWlGbcFf/j4ZBfpRUw7rWGevDNXp8gSxBwd9nF&#10;go6XUg+cs2lx2EUtmm7w5ptvvv3229Nezb8SsAW4BMH0dTEn3fWYQReLG0jfJIvdjaZpSFy+gkl2&#10;8srohsXir2BDWnZnDcIgwWj32f4iQhLyi031mNLWfb21R9uNTUxjblm7PmQK2ecydYxiAfEk3b98&#10;EcCfQR0AD0AZF2ze3pBTKgBWHeYE80BoDi1KeSDbAb3XfFFom+iXEJZOn/RXodIzgpDuMeEya5np&#10;40hGczIIB0wBsHCNhzMhOyhPC2oI4KgEVfBZL0acpseuZ2ttr1gX6TcOu4b36le/+pOf/GSyPhna&#10;qPrdFEDrrVX00pe+NOv2W9/6Vhr6C1/4QiJFJTmn5/jr1Jha3MagJQ7AGH1JAciOAHxrBqBPgCiZ&#10;qAkuIBVhqwZVWowjoPkcnK+937ApANRA0sLyJRID3VTXTCH1o6ZIZ2OyXifh+XPrKPD4cNCT1QE0&#10;HUi1YK2sGLTG/alwphNkO3k9pxi1etNFun8MqL945kgcJHOTO8nxXzs52sZJ3uSL/LsQmM4JzUJf&#10;SRwkViCIF58BJE1sAREde76vLgk9GVlMowhGD4EuSywPDGAOKQ+cCnIqxwD+n/S/4YYb+tEep95J&#10;iglH9azGr6foR8nrcaitepZPsGznfBcCtMffvLUEe97qUIjUUfMPjsljGPtCu1HTnmyx1l/KoEs1&#10;k33l8ssvv+OOO97whjdceeWVOjh2m8z/NIGCgLb0MgQLBM3wX9UuPI84zwovwLGcSWccA1bLdnjt&#10;3tuT0hvr5LyWYRI86xgz5OvKQYZSbQG0GPoWO05GSkkXBQCzIRWp/dM4c5S4934G3Q+XAiDNJ/oX&#10;6KcAxguE7BPVmi0M0DEgEHndCe1WNiNmNIy/RG3T2Mkt8sRWO7TF1mps4/QsmnydIDV5Jw1UEY1u&#10;uleQylamtlHJpv7bKm2Pt4MEeToNv4UWGqpQZTtZskfyS12CF+7oHHqia77qVa/6h//wH2brtMba&#10;QRK58sCtlg9/+MPf/OY3v/e97z388MPNp2q17hTFHr3SjDVXvKVGAuaOcMJkir83nlZUnyQKYDS7&#10;KTax0hP5GPXS6hgkfsGfUENihBbzaYr8yRWQX5EqkEkWOBI60xgqtZSyUTzBjTvWiE0BnOqi/LRC&#10;QKCE3ZuSGYAB8KzegJpopqPifC2x5gE0JuQh8iECamJt3U+iSvC3N3SdhnPCcEiUMGl0z/w4dodY&#10;zYCkEDsjlgETXHKSCGZ7TvQvWLHcAwXAzl29MaHc5/0Q8M+b3/zmG2+8MVmJhT/Fhpof10fPCe9b&#10;q02m+kiS3LHuj6uQmhid7Zzw7Xxs9V2z67DEjW1BlbHkS4YviYpNyNJJfSpv6cOWfh7Abbfdlg67&#10;+OKLtXLsrv+fk0MOXIHuwj5HuOfkOy01diafGMlIHVY4NpVwylmhFMV2piYFf8CHRis0vS6TPBQv&#10;+BYzooeLCE/17xLgMx7Za1AJMAvkPoWBdjEh8oOvAC655BKB+wX0j5DQhfWZ/Ec958/xP48lgnlL&#10;ASAXk8qaRSwQBAKUbNXLWiTTGug5tsxab9mkrGDEorBwfrFRJadEtDsBhLHLJh91ERDox+mP6ALV&#10;fq+dNgY0MvfYjm0WZ//1oLuO9r+vf/3rW1HyrnnkpE2Gzl133YUT9Nvf/vb111/fzm08il4Rmqkg&#10;aX7MLYIHNXere+VWmhmoYl2mgfTxQGAfARCa9G8wsr5SILiB+Uan6OHoyxEHwY9KBXdTPAAUST0X&#10;GQjFWPTlMTm8KNCTNA47S0cwXA56GWIXGS9rf/K1MR4zK2Cxj9dqBpv31gdxBrfLLUVdQiuAvTcj&#10;ADM8oA6ekcRIc6F/QusPGicpnOvQ/ucNYAgQKhmyaFAZ9uNyxZO2YO/rAEPuC1PoQdiVlX1dccUV&#10;LSlGdCusX09Sy9kmZNMHcjjStv0iobmOBdpSUgBE3sLiozzClJAg7r9tiYyIJgRW9ViLuxo3qk5V&#10;sFYBRKc/ITTAh9sAjTbRnwLoLnIC8oWFueRXmr1jpn2VdJP+R/p+g5FoWT4ANlfF9ZHLj5hwqRFK&#10;C+mI+UgaH6v/Ri2nZNrXCf01aOt2KP60VwPIWMNDKadHAZDsuKqAfOBMhJK1rpW+6sOBiH4oPADB&#10;KxlsFv30AR1ATulnonqfzpsU4x/MDYLDGZaBE6DvvPddrTWpmZ1wHPdaV7vWGx6b5BGCZUVSkxiZ&#10;q7DwiYJ+FK1NQ2U8wfkkGcTQddTyXvgCuE6melD3Y3pT8U0/mpB5yUte8ulPf7ql3uKhdYRWWngt&#10;+He+851KtR977LH2cneES5VhqpgGeli2WVDLvImtUcD+7JABTgo3P1oaYB+Bzkq+wcsK/jhWDNyH&#10;JNtsR5kAQs/JFMN/e+agAHgA/WhjRpknMdBG6FHSAeMLGjz0GSgAsOhe8Z1aK0MEge7yvOZaIsVc&#10;fgwOnSgXz8FhKdq1Smg5emQdM4TXMGAARCnQhAI8DzMkgfXc5z73BS94gVTtKH2O4QjhoJUNj1Fy&#10;5v/avwh8G0Dvs5Ff9rKXXX311TfffPOtt96a4X/LLbfkAbzxjW987Wtfm0q44IILkqHKx7rUwOwN&#10;dVdbjvdo5I6lbvjXFSg0ki7YCbhr0itwUAMOCf7s6BOdUsRShnMFJ231yMu18frFlNl1113Xxsjw&#10;yQkwb1woefU1hacAjsfa8wr0709V8nTbuEtdYer2iOJtnOtsswLvKRugz6P6oUJkJtZXjqLy1Bp/&#10;p2kMKVhBRuBjIeLJEZUrbXVmKQUgy8V2+cFXAJdeeumAPav/og+kgvGbilTMbmXm/wdnDspgCkCU&#10;phmQA7CpxdlF3pmQaMaT70JAVD50jc0LdNcGFx3lZGiMTj7iS0CoqUVPg9FYGCczW1veeOwaBNm6&#10;oFDkx0OfLHDMvtLPnX/++SmAt73tba3SxAsnQCagrfSWt7zlq1/9qp6dnZP24ik25gaJ7EHCXFDX&#10;gCWiZVaoXpEPhKD9KFmcbETQLSmI0CLpT9yBfs4PWFGYHK+Coczf/+7k4McLKTtGHC0foP6O4tEd&#10;AWRWV84mhI5ccpgf8HRDQBRAD8ntcTCtMJQg3eEYkZARNh0j5vVgOrP7STq0jZOVidRhexze//rJ&#10;kTASixCUyDIdZU1flAHuv237RIbEbysPtwSAECiLwP1amU+yHJvMOEZ9fGxW0xLpghnIV111lUL/&#10;t7/97W9961uV+6cAfuM3fqN10/sbbrghUzqjLBehNZc8/bVf+7UXv/jF/dnXNb2bAljQ/0hQSjIe&#10;FQCfo3Pyupr2pq5b0wZg9c+7nbWRGRG/Tlt92MkJ2ZZRy6v10XLp1/tXo3rVq1517bXXpgBe+MIX&#10;NuDmbdKffb0KgBUBrBh4lHArDmgYNNC4/o8Y0OH3V9FNVwlYqfWdN7bSM57ZKY8ElcjaOBtnD6ul&#10;0m81V0kBMksOAB8fxnxhhJHEgU6q6Fm7GJ0If/A9gCmAHUR82xO8x4coWygABx0wV+BIEL0cgKDK&#10;cgDywPr6JhoybBOFya9UOI8WfU2C1bLsufevrI3k0eqQca8i9B+/G2aOHk0iQgmx8As9hMxjsWxq&#10;ADyJIl8mwEMfJ7bK0/POO++3f/u3P/CBD7SwE6CNhwJoBbaWsn6+8IUvPProoymA97///S3pxmBC&#10;tHAhUpOnCdyWVgu1Wx6V7ErwUL/BQK5fQnablBIV0ucqOpP1CuUaDG9AWJ8yWHOYsQZ0mFs4UV6C&#10;ABEnQIwX7rafaG6VSWtAxqaxESRLkFY9EePhaQVw7733TgHgtFFy8p+eHOqbmy+6F/JdiYRvTQGk&#10;+dvqrYwE90tOjqTki06Ol50cY6tPuBP3zztzAPwAjP7yL/8yDgn6oKtlF+PH74nKZA7PnoAgeshZ&#10;olbkZPFrprd05Rgj9KzvdxOOCfckfrI+6Z+4TwHccccd/fmOd7zjve997/ve9773vOc9/Zk1nZJ4&#10;zWtek2XdV3IUOq0vXnHFFY0TxRvbf1W7BjYsEIm53GY6rCnqX01dE97WOiqA8eKttb1yKpgZIhWn&#10;AvxruxQUuoXFZO4iTebLT47nP//5CCFGfHT0iv72meOYOWfgjyRjYail3EXbpu2kQIQIls8X7Vkv&#10;B9L82KkG7Q+8r+z3kevbt5RnN12tiuazZckMJMVGyKp1ojJghSnisxKM5KPIaZvk6Qv6U03ht6ky&#10;/RSCnSMF8IpXvGIUnmI7g0VyCOiDgTuPuMk5AZpBTouIIEGSMBKRHABlNo1tauqzD3WcFq9IEilT&#10;Spx5uB3YDMEi8EjyTpIPqCMogOQJxdwJaKV7Iiq3PYhxOkE0jgRfQGMSDfv0yJGErJMnn/3sZ7Ni&#10;W95JWAW9CdbWYasuL+qhhx761re+9b3vfe/DH/5wawydtTlJw0F2qA1mHnV3FMAgpxql6KXM12z8&#10;P35yIIOTRhYdEsYxLcJBqr04BIv7DwxKDSCHWDKADtMJimJAdacUjnc1BZMO6NeF8Zs3pRhTn0+X&#10;Cwidp4y2wkLsHICo3aGn0v1TEk2B+oD1gG7WEgd2qf60yXQ64IUnB7t+YH9WPz+AWF/zAFBFnkEH&#10;ybXetvDsPkxkkEfCxwLKYytb9Nyfg7qL+Dee9ljSPFGerE/Kv/Od76QD3nHmePe7351xcffdd995&#10;551NVv/KLUgTpA9SDHfddVfOQYpN07tTOc+WoND/epzNCZDb7HYaQ3eUvdAi63mbhLkLRDA5yGvp&#10;E1W40s7scaAgLXxbSekGnM/itum5fJRElaI84B9WtgIxIp57tJSAH11N7yL7NBNxP0boYTeFfdJG&#10;vcrGjwhv7RnGvTpaup7jCrCP+QPtJEFy1Wy3YPq51p5A5wogW/E6abQ+MRsrTEEHPSo0zC0AME9f&#10;+q9xuZ+bZ91vtapRQZyLSuBLLrmEiJ9A3ys/wOfE7jpSMPl3piDGSsOGI2pmdFfuppoQfefhCwXi&#10;e4NFQ8wB/kStVqIHXiXpk1TCYoYdU++axoAZF79//+oTfoYuzV2q8fS8FkVg3aOl4w0gXhXoc1NC&#10;TIMpauCVhMkDSMonZ9Sjaa8kcpXFmYH7yCOPPPbYY7/1W7/V+klorkcQsDsCiXYrjzOZq0ejsoPh&#10;U7uvf/vk6B4luhPEjUdVkExnCkDyFrEP1SLyIyugGUCG2uS+PpE/fXKsYSQFQB/AEaGLkANozuFQ&#10;wEaxwoBlwqqK6Z0qd39CGKgQECpw0TF6T5tjJNqq5/vCmA+6857fNoMcQLsXVodRz4onwVUF/1+H&#10;Qypy9DvD5/AMYEahP6cbpiFUlvEAjq1jiKeFzkmuI8Jd5L1f7MrZxa9+9atf//rXZ8WT9e89c6QJ&#10;fuPkaII4ASmA3rzrXe/qTBqi9295y1sy/xsh2L5EdGJr5U6nWtuP+wjzpQAUhssmvGecTGy6ZgXL&#10;TgvLKNPVK0YIfixsnAy334dCcKIlnYnSru3RLS9uxgsxFSsCWE7FlC7ohBiVHzCwE8z+FB55zQOQ&#10;JOjMZRemYJaGWR14D7Rb7o1MBkVCi6j2WBLYQuqWW37c2x0UgLjwmgYnXAA8Fs9tYyvoe/p1AEOh&#10;6FsC24a1OMFx5ZVXfuMb3zhHVBBZJxSADKQo/+z6RXvoNmmAnfYXzxyjdOQ0jCxaO0ZRoDUGkJJF&#10;edSUsm0HQ8KlKsKTGJoMgugTWkko+2I/ARkpkNDXxfTphi7SSJpScor0N/I1vxSyA9Cke/pdcHjJ&#10;8H6rK6cAPvOZz/zO7/zORRddpC9Nry0eEdT+CwnaM3rwwQfPO+88hfdY59Bcq8NPagNT9KE0Cc7q&#10;9Ws0WhSqyB+bhL6rRYqkaX92/aR2on/d4SkAWQEJag1h0lLokoBfqISBREWNxH9WXayeAFryvzkc&#10;jWSNW9TAi+atSvcpPADBnM5uTrthkcfux4x7VLqQd+kejFKIY2/V3nRaAkKy0bE+MKMCHkvwmtCO&#10;OhhtWd/Kquo5ZbRmWTNdM5NFh458luMWRigkjrGa23UYJn3W/0vdUxfpJ5LdN910E2pfHsD73//+&#10;jP1eE+533HFHgj5N0Pv+NQXQlKUY5AnyHs4///wGM3R8P62Ri8qAtSgY6Sl4EmC1Woc0ZetVHUCX&#10;6k9SeL3sZWtpgsV/hqE8FhaQttowyKD0Fdf0XFDyLQ5D9VIApuioAI7gH08Kif/8m1V7UAby3uN4&#10;wHq0xpP/x5njGPZhB/TavLWOGU1q6/oJKoTy6DSFbF1ZEvgonVv6QkCCQsx2XB0Sd17RCD99HohR&#10;/qVLfvZnfzbnz2LIVug1/++zn/2s+PK5CAFdfPHFKlFlbkHsSflh/2f+D7MoGbBA0BIAM/8Ztn3S&#10;VIjrwvCAyfIDFIUxyaHmaZp2/eAoou0CRGJBKeY1dkcnA00vigKz2AhVzK47GDxPX0T7DN3E9J7P&#10;IVi/rLLwV0Ptv89//vMfeOCBz3/+85dffnliNMWcnG1DkQMZPZCgeWm/93u/d9lllyVMmbZGrjhZ&#10;YF31L2elo0lmBzd4GQtJctZGw2swoiOKCTotxZZoXh1vO3qymwKA8oQdVxwjAaBAjE9AB7D6ZYbx&#10;iXIjFBWjF+UBdHQXTYvYpnqFplR+5cgX/RQKQDLNDdP22CB68LSf+vu1vuqe1x6rldSjbXNKNqJt&#10;SQGgnRF5P9aLjnReiEAn9J5lEh/Rbo8KHPNVr3pVvnCuXFJMxni9ZY6wTjRnylWEegivYVTIU8Gf&#10;LpX5f+2112b+33rrrSkA0r+j5ZKsT+4n/ZudPucTcAJ4ACmApP9rX/vaBtYKawxD0BORQC9M/kFU&#10;x3np9hOFGuY1mIRpK75Npe8ViTzoy/qXjZAZaHI9cBZpGZ1139ICTOWXXwH/X7uVSWSqhXYE+xkc&#10;yGQO+L9flxWU450CQO3Qf49FZB4Bx2tO2JIQnk5faVlr9Kqwvp3cjBH9S5grae7kJMVZFYA+hRZ9&#10;O4HkIvrJwYRgBuYz7QiPCCvRAACz+ozG1iLBOH8udEBLdH3eJ/eJaTUQhDIlcZT4UwDcBRCgY6tI&#10;mBZ4WZypf+HMsRYxg+V0Qh/2K+Smeh3mP4lGfvUERScwhiZStWWmq3oENLSGw8n0HiKiC+GdRLkc&#10;w3915iCROVtAL4nU1AAF0JUbZP/KsvnEJz6RcM+bT3r2ic7AYpgZju3ir3zlKymAP/iDP8jgS7b2&#10;u/263mHasrqs0oREJxCqzmVLAAgBSVBri2tU3Rp/pSF1FxTA6pyE6cnuwUAh4AHkOAGnIkKdQGFM&#10;AWgzNX/CJE8BKK/rWYvgCQGtWngcQU+tAPoOG6G76jmpb24Wlq9HCQdO1znL4WAK6h5+9eRYJ4Dk&#10;9VoPjhJulU0rdFJ8m/K48MILE/3XXHPNa17zmuuvv/61J0dvrrrqqrRC5vYxiyCTrD4AUYww99qP&#10;QPrTNELezP8XvehFl156aSumi994441Jcwad4E8i/u0nB3OPDkj6pwN6wwNIbVx99dWNp6uJk7D0&#10;R5kggn8Ep66p2QRig+wu0pdJTz1Fmx/tfI/c1J087SINO3zRch5HEJTYvazp6LjB//XYMjk06H5i&#10;ntlRQEsJEOjCTVK+QkDL/arkGtJ/bZ8X0wdgPYUdUjaR/mgrtnyB0xNtzUPbEhBoowUT6rJ9pZOT&#10;SselzF47ZoCVJg3KTeq1kimAZ9QJwAUVwx9Zt5IRrVghoHPhAeQB65nenCDQ3/uh/oE7FxE6lSte&#10;8TMFcESCSpmI9iBFUBb7588cFADiBF2C1bhO6IhILLjRkdru+SoYTljrs8iHoLGEpPRPXwtcnlnC&#10;VA9Fcm1N1dU9Ab3IrAoBdS8UQAbT3//7fz8F0F7OrE5tNJIkKQc0QXT77bf/03/6T1MAjzzySLu7&#10;dZuk7grpsFasqGmCqysrAxZGM1oqc/gfbHcdvelzxVlgBQJWuSw6AehP2ZjHCSGkw2caCYTCKUJf&#10;Enjgn2MBAY6gsQzNCThWGjcYeRHFwGBUMF38vCdTAJLAgECtG46beJ/KY7tL5TGKXVVzbbNRJPa+&#10;YSW8kD0kcXD+jO5tCPQBEI/wfyGg5Hs64Morr7zuuuuS+6973etuvvnm9HbvE7g5xeedd17iG79Q&#10;ry9+8YsRuvVbcERQQ8suHMWZiApGgS6VB9CV3/CGNwgB/b2Tg/T32p/pAP6+DEFv+pcK4VRId4fg&#10;fhyZ659O1i+hulb1AlYLg3S/3U6SsdluofetZm+kzexf+Eum9JyAU6kFLs4ar49nW7p1SRfpE5mA&#10;MSMtCnRkgR4p0MaPsIGZP6buYwke4b6qunVlYOOzd+YYUfxK29q3reZWHae7PbDkxwYzddWNN1GD&#10;8cwDaE22S2V3JauWPGT7s5QzU76PKrAj1+6UgSSw8MK5YANthYvJsModu6kJ/b94OI5YoHX0gxqS&#10;TjBLUPbM/HGCyrgi4WE/KhEAc0xYA5/gOUBTM6qypE8yKDHaM+0xJWQhZCgAOQaumGchkSA3QBwj&#10;Uibp6BiSDvmKJgEwRbhC8cFlcbffP/ShD6UAssn6XW2BW0KaO7b48/I///nP94AeffTRD3/4wy0t&#10;VApdqoXXamTA9a2u1tLCNtpPqGmA0EMjqJccnkHdbPRsWYyuW0brm1DW0YyrBP05OmgkEKsDGNzT&#10;yP/GmQMk1MHqpwOGKVIugEUuZdM41+5NB1OYLk7AkyWBKQBIW93hpVkkcNTRSAOsNRgvbCFX2eee&#10;YntV9BnIUvBBpJsyEMNR2Dny54Wh+2ISMMmevX/55Zcno1PsqQEK4JJLLgFqTHz3momUPoA4+vVf&#10;/3Wegb5jZP06Pg7siKS6YbS78ipuueUWgX6pXTrgXSfHdIAEgBxA7/vwtttuu+GGGxpDl2o9sW3H&#10;BDdDeNlpFU8jUKMACN8G3812PlQyGBXLVxOF0esvCr9C3PVoXCfhcTb4FrWxTuvwNrLxVKPo2VEB&#10;iA5xCLgUfv3ICH0sb6ZvDENHF0kLCB8z34cE/ZwVDBx+iIeRH0Bk6He//swDQZm0xt+vtEXnelp7&#10;SRlkD4Q78xwlzpFKc/1Nn1ESmEY54n9sliQjGOg5agjTElXX5kCFhj5zMH+26r9/5lgOYPDQeQCk&#10;3gLZ6wajdEjWV5+WcQ6Ld/cVqHlszOvcq42icgTh4kSSsk3q3IQnK3WQF7MSj0ITINTsAaUSBMp/&#10;8uQ4xruZ/+TpFEBf71KNqiXUrkzE33HHHa0cOaTEKCKy1kwy5NOf/nTS/7HHHrvvvvvaX329+WwM&#10;2d3A5UmGX/iFX0DE1i8CL/Xa+8Qrad7RXfcU5IFxgspmm2fUs7ksql/7bl9B77wKr6V25wRQAPtc&#10;PI03sI6Sx54BSwzgSuA6YAHoiUhgMFDodfL5VFHYWTyAYzgVTgBqgjew4hH4XEAo3SJnT/VLnf9L&#10;v/RLREBTT+7zA3rN1E1S0wSUAbeAmJac9DBkRxUQZGhfccUVCev0wStf+cp0QK+pBxVYKQDSf1cj&#10;0cjQlQscuwEn/lJCfaUrJMdbN+8+Ocj9YYGAPntN9EsOf+ADH+jzFMCb3vSmFFK/DmsvKrKYDCk5&#10;zM961pOPa8JF/jaMbkEtWAu9c7p3/6IARrEwFKmfg8Ff2S3ZKulKWyzbPOwNcY8YTj+AUyb/ym7X&#10;CWDZGgpgNzjpv+gWaFM/4VGu++bCTcegvwjV8tt93tXUOir3UxNwqqtMV07Bpw/a9oO4jZkZFYTV&#10;mB2T3BF6HolCb3AH/Wt/Sse5LgRrgS0oz/b3KkYhHyD4ICswlvKjAnAyyYt7hw1LB/DpCYt/58zR&#10;52Nek/AUtxljM4tYxImCgamXHAb8N0LQLOb/YKzSCSxLYwOh0VFdphfQhTJYmzCkh9oh9AYYNOOp&#10;LZwCaPO2tLTiIltbVC28JMb999//rW99KwXw4IMPZnIlKLHaJEwRR7YOW8MakieRG4O4U7IV5gLB&#10;XFdG/4ARGSvcZoN67osJevTOKM5I/xV5Eei9l/gV9xf8GTmEaoC5QccGA6sqoAD23T5Rc4flCXM1&#10;xPOxbeRZFMA8AEdLQRL/yDnFCZAHXqtVKbVjb6Y+7zm1Y2E82q4Anap/UUNjhFYTAOKJn1K2AAHA&#10;Gjf2uS9eeOGFFx2OFEPbo6u1A0l/GU7ihshDHybiccyIrjg5zZEiSQe8+c1vzgkA8hnsx/v0QdL/&#10;gx/84D333JMC6MPbb78dwU6/myAThVfuNMj/kTz5SHqDN8IgwWMaWMPo5BZ9az3pplZrLdFHsHO0&#10;99dTczXG0K6y3EcOVNUGS8Uv6zsSiDXVmfQ/VRK83MOReJXKOdUmnquxkD29S/Sv4TDXhHrmhXAC&#10;0NjlPPHbli4SSUPjig+qu27/j4aEAkjKYEv3CaKIBBBW5HUS75Nlj38oFACmAVGgQXS4AlCbdMNO&#10;oADmBGB+pjPgbZQI/VtnDtIBYoroV3LlTeqBI8XbOOoSQEnxKDEcMp1R378giBqYvvMuIqfdV5y/&#10;QjZaIcci6aEFSttBq5aksHqCtczlPXSCvoTJyhtvvPELX/hC+7R1ktqAIutoObXYcqTavBq3fe5z&#10;n8uO7LKYYvO5k9QZNMOntPD6VgoAw3NC1l6DbG6J6mgGFqXsebTYHkFf1Jf4Wc96VoNROqffy+I5&#10;VMKxHOxnzxzoczBArIhMElgugfSnGCgVfkDvG3YT27SrnlO2Br7/ZB7AKQXQlyXl6QCPikMAN8bj&#10;FsvDzL6LdsU+7M5HJ7AeLEne5DizHY8CXAoPYOJeUpdicIxAIs2Rx62sTNB/OYYx3R+LS9f98Sj0&#10;V5QgENQFMxCuu+66N77xjXCf6oGbF5ograAQ7K677uoT/Jq5IH2x6ys9G/XQ5ONUAmTkeI9FSAF7&#10;SEMVCX0xY6FHmKyUrRW5Gk3pmoKtefLAPxYu8A/HYsBNH87q97uL7B8T1LquT+Ucif6PzdfW13OI&#10;oKW7T9EHDb5pMLQdB0V07ogM7jo///M/30RhDm+K1jptSYU+RGbXaQkOidyt44Qgf9Qn0nSDfoIV&#10;amT9p0IE/WejALJvxOhH2Q+eeCzc9Ub+9ugcrCDAn82PNpCu5pAtlNsQLhizPG44pi7PYxwMdM/g&#10;VejCRiMvELeOY+A0ksCSFlKpvR/VWF+kXbDI4RJGGaldtoNiEKZXZJvk7Vu9aQt/9rOf/chHPtIK&#10;QbfAjtadMCmRE//www9/73vf+/KXv3zrrbe20Wi71owWAsl3Ky27pJ2V7sFf2X/R1Dv6onKH7h0o&#10;1mihZqjkJiGN1cktaaF5HGiz6GV3yW5Wf0N91pnjWAogWzA6oHkAQkO7Gk+icfZJ6gcbbg8UvlZl&#10;9amCgCdUAPA87RONRtszblJttOpBeeDWFrdg6TiuQLPQo9IvtDGtDRag5yj+KYCB+oWeB4skpnF/&#10;jjiIM6F5L8Ww+jJaZDUHFAAPwKVAhlZUrBuM4tIGkz9x1VVXve51r7vlllve9KY3ZeO/5S1voQ9k&#10;BdIKWOFe9apXZVB0nbFQ4DkYX/9Kc3mOYDNwMjq9iLfM3AYEavH1gHuQ4marjCVwJ0CPDXAWe6GB&#10;SHCBnVEos8fNjJTyUe4f3RS2j6Kw8bIdW/vKJaxlwmhB5/r0L+kcDRu6a/c72jtuAdG/rI/Wm+aK&#10;uUDlLKmwKuJe5TByxpMXx6xsKzax0mrUuxStYWsV+H30mar2B1z+wVcAGUwiXWgSxOVHmOOYTAfl&#10;/PfOHBSAxAAMN9MNrNN3GftU6a6PDI6BzLdQUtS/2PJ93sWFceRye8UFhDAHez7EILLMY+4aVJe4&#10;J+X7OsplgZ3xnXmTRFMfoE8vajIAm77YNbtOQuCBBx649957swt1KyMTE+st8jZ+G/krX/nKH//x&#10;H3/zm9/Mnmtx9kWcd+mkRJxWHC22VmkLL1sbd0hDUvksmKP0V205MCvZqN5Nf5juMZWWaP65n/s5&#10;9Nc8AEJcX7DxAskGQ4WuDoD2UiA2TbDIj64y2vIk8aUN+A2d1pDwAmnN1vwfGYFOMev9iX4AR7XQ&#10;bRybNTfjI0rVhYBK575hipYWAyRV+tFXmlNW3lgEMPWLFIvIE+V6VCX1pA0UA0sb6NQoTEQTrJ+7&#10;NztEFcZso9JqUNE5Fss3YKShltIBV1xxxfXXX68yoOOWk6M3b3jDG/o80X/BBRekgSRpVbFRAOQj&#10;mTiMvFfJALhJKSkJamEutyys0crowfdJP0FFKS84pQCOTS79ukDQquHc1K8cDiXTq8M4FdafJ8Fg&#10;h/ofTnfHqUzA2IoAQCEu5twYdq9HBtYR8K3cbMgiRNC+NVaP9Z+RANAZuFtrPwj1rCV14oY1OvZg&#10;tDOwIjJYHNZnWgb8r1YB5GUuYDXGtCM98g7BetF26VaiH4qUPT4+tXHHUwMUwFE3yAlzKSBrQUq6&#10;1JqlJHyXDT4qgH6a0KFF5jQsfY0USB9dPDwJCsPujU/g/SkAkSWPstfUgIIAnNLwTi3g++6775Of&#10;/OSFF16IDivBqpawtdQWyHr70pe+lALQHLiFlIzm/TQYoPasfn5Ar4l7nRBB3kEi0R+wjLX/TR9o&#10;1piE7D1kqoow7HKschF/cH5hHDjaowKQCRAUUhZADQwIxGPgOvgXP0Auwdd73+82IZ6sJP8xQvO0&#10;FMB4oCiA7rlHheqvXdSDBBig67gFs6qYY33ykz/5k0096bbuvnh7gAjt+YROchB1KAsddQRo/6gg&#10;1sOd+Y9DQpqU2TtmseUzBbVhfpQInFIArOO9gQt6xSteceWVV7761a++7rrres0tSCtceumlif4c&#10;ES3J1jb9WNd2RLtPASgHGzSIGzT8jztSo9tFsgh6iqrhSP9j/H2kRgIjx7aLUw9rnKLP5fj1UGcP&#10;2zNOniUYXNxNDW4EnEOOLwvdvSz/jAGUAnCbaJzH4rmwz6qyp06kNJY8p4H4Ihwa97hiNDZEd9GY&#10;297AxzxOnb/El4cBbR8m7i1gfqpscCL7VFXkD7gCmAdA4h/jVz6fDmDCC92Qttqmg/MvE3j0AMh6&#10;0wjcscwwvmUYJJ+sb5fSXOjPhAMBLf4zhmfSh9w/hqe4I11KWxVFxVy3/tsFiUi0zKIrzG1RFzSU&#10;fa7KrF/XKj0xeuedd6YAstJyEAGBEoi/+Iu/2EJqR2TA/d7v/V4K4Dvf+c5DDz30whe+MC0CwMId&#10;aWA6MrUH2dHKEudayVLQQCqZFXk1/sSjbl/NA65MkG79vxbxX9t3Sd0jM+ipNmF0ADXQJ74iHOSA&#10;FNqf1IZPGokmPIv1HZvqnOprfVoBLEjUl6X1ZfzVZ3OlYYG0VaM5+/wUKLtH1by/8pWvzKzGCZH0&#10;FLVP/iYR2vbKiBA22eSz9Qgy/v5ql5j8gj8TZ5N6pOqR1ZIk6ou8CgJxbKPkr/cu1Rtap0GmCS66&#10;6KKsiXGX0jp8DmrGz1EDy6YqA9b6SpNbhKDI8deqDFoGX1u/eP7553cXPemed7fZXKlnPpLm0wHk&#10;JkEJCXpWilOZc4ArCvjoKkFG+fXHc3WsHIwCWC5BPvbIbLEytPVAVgcw/p9jnGp5411hqWx/ThmQ&#10;/tiNhKFkpPuzwXdxRQBbyjJSyB4GAULkMsb8VczqBvx9wEDncByrafrdZPQ3v/nNPz45zpEHMClP&#10;DRwHxqKH+Rsno0JQ2YLFiJwzClVbeM1j3d10wzGmlLAW+VHBO8O/p6DhOyuQ+S/nLMiDEg7uCCHH&#10;UEBsaiQ8q1/tXwlltJcAl12/02SbaTKpfrhEIb6+1Xe7yM0333z//fdntLXR1n59XQUvvvjiT3/6&#10;0989OT73uc9dcsklnaAxMm2kYGL0PoJOmKOUyHUa014HefnqLqIEl8rByNaoNL/qQ22a1hKACX8s&#10;CV5rMOJ7zQD4BPoErJGA7rP0xFQFB2JwoHwXINdF+cYJelYP4J3vfOfpHABAZ3cr6CYJvFKIbg+J&#10;qzCr/M+RF1pvyPbt1VdfnQydVE2S4ohONiV9BApYlAlKfSK7jZ6ZWiExZUY6CYU+LCkgmjG7dSan&#10;YxH2UYeeakLAI5E/oABWNEDZcFz4ImOzQLAjPCXxsM6Ux54q3dGxFxgFAEWgEmo8/sJBWIkahprA&#10;fqXrDxyJF7Nj9cwk6TjgmP/Hlmc4c/RUcAtjVAV8Ou/kSLikeOBoB881OTyGMYYes9BC8wQ0aNMU&#10;ALU3BuyNc2XDIws6tgJ2I6sipg/kVNbIU7StT7q1vtIiXBiH1Gt/Kscny1qN7e12tcAxZkfCYgv1&#10;GfFA/LnD4U8/3S82dV/72tfOUR3AFIBjems6bIKbeticzF04tgdh4NMNywAf40jH9uKKwkRvEmpJ&#10;A/QJSDRlB4X7sTvA8+gPTPGgTUb/sM7MDgglnPOQPF2nx5TE1DIs8aqIDPsCv4TqcjVNKFUss1YT&#10;8R//+Mdf//rXt0rXWeXnfu7nNBhvbX/0ox995JFHelJf/OIX8+/ba/raNpjuCF+pnjZdLdcE/FSd&#10;mhtRGAxRpp+MfAM+0aR818FlggeprwN0rmTaqIbiX3cwos+hBpislxAW2/H1o57YCb7IaWg8DY/v&#10;Asr1/SgA7X/tH9kzj4q4b8rYFE2famH469VJtv3azFdeeWUeANQ/eZSsueCCC/owNZAXtj7vQkNa&#10;miQlMa6Ar8zuHrxnIeaRxR/xhf/bmYMtDP0pxGQYAiPCQWNc2MWXqJylvO6JGIRIzy5l5GJQZKWI&#10;BwJO0X/qjSsAFqb4WzOv4WQw9XdOt9/IE9aLbiEZJRCP+MsjtyihvKs1zm6Z6Jc4kUtvwpv2yy67&#10;7Kqrrko393R6vfbkuOaaa/oQ51JPpzNluanVdaQZF/RyvxPxbnOxL2xxOeD+RO3Zk8URPUoJX1+D&#10;s+kGtv8UgMyzaGFbOnlxqhepQK0McIJMBQDC3h/7sR+bAhhi7ftQAF63wmmgUUEkrM+FDqAAZlcd&#10;a9CO4p6gXyPAf+NwHFO744ch4lX5yirTFmu5LqNAuIt+6EApyDMrXjpQupiIVGRAtYjqDDw6irq1&#10;LJaZF1VOkiRSs6kzwBOdqfMhVo0TvSWCs7FxuLuOLttyff/733/HHXe0cVTVEpEtyxZtK/nNb37z&#10;GIFuv/32Vl3yTQWDSJRoNkGfaO6EpC30kWovxNqKIXqTbFSZhVg07dW/GmGTxmhu7QnmqCxDn3dk&#10;zhDbWRxfzKc3qxaW3T22i1kn4c5MpGiY2An0RCd3wWQykg/HsSvA01UA4qrNCAMKZiv9Jqgq8duX&#10;ezY9Ku0djtws/be7uvTSS8ElE5fC+qpekTdkOini7YDl1wtlNasg/AsBEYhk/XKD/+vhGNRkjWSx&#10;rflpFv0K0BQNCImsWpgf8MtnDsgiSsiffVEFg/66xnbMeUoLH1vB9Hps4bsY+qI6fUXGu5Xac+3P&#10;3tNMYPJiQeOSG/QTOGedBo4mMx0wpmVBrUykyy+//Prrr7/xxhtvOjne8IY33HLLLV5vvfXWnOjX&#10;vva1aQWcS7ij3d2xCHlWPA03PwAedAJ9moACoP+4dwqnvZn3oE54JQXHlvQ+keRv24jjLxqTICCn&#10;GMvQb23jtiiQhggy9vmhFZ5RrN9WSWwlntrnSL54/dmSKYBz5AG0QQbhODouR31AGxHc66s1n0BW&#10;wAEtquULaxoUcp0V1lscJBSGRCRHNzEkcWCdAP5EDMQtkgknCD6Mi4nVT+6DpZK8cOTiyf0E4mUN&#10;G6iQHpmTRZDwibpl6MZ1iWmNveMd77jrrrtatxAyBGULj1uZLPqd3/mdxx57rOd19913t6SVkvWj&#10;PI/VrzXa5GkL7xd+4Rcy7UlqpMgUgHgXNtAJ9L/yV/5Kt0D/yZO3/BLT2T35NKCr49KgCY6p4PHB&#10;rSUAWuk+gQ09UsUxlHXca/s0TiggPQGVAhwrvY8r58moII5nNL/qvyXTur2UmBBQn/TI5wWrme7B&#10;79I9njQnroVemdti8UlPqV3H8r3HPC1EP9z6KArWnXyvx16G47aUABDWxyP/7DPHMRC0CmRScrKe&#10;7jkqhnkh61uiZEEUSKiEOGYdrxUwmejPRCSQjMzBuNIkSKcAUvL9ySGYfuora8myhPAiYKd6+a53&#10;mO82wmY7rytlnKX/ute9LkF/28kB7arzZW8QXPc+Jzqhljfw0pe+dDpgZjjs/4CtQvaCQjSQpnpS&#10;IGI72gIP5qxVJJPfRWb4r5ziiHalKRGENHWZUarWJ8eZ/BJ6oIodGpciMllHLXC1ZxoC8pW2Q4Nv&#10;lj7wgQ9oBNSbD37wg5/73Oe++93vnmsFsOOUWvo3/uSxrMAAowxnh1D+ke0Z7c/Ys+cWjA4Iih+C&#10;E1UfnUF/cBEQYcqyOC1lLMfQL4qx8BsoCdlgpcVrz0BtU+Rs/L4unKLRCpmrAfp0nk4GvpXQzPz/&#10;6Ec/2mpPUP7Vv/pXCUrNy1psrZ+Pf/zjf3RyfOpTn2r/JtMS08nlLHS5h95zShKjLXLkEKRzF0xV&#10;CIPTBA0+sd53BWGS7N2UpKtseQpAIpoCQB06itBpjjWIHwQIoBOrqBoxG4e9bx+h3GBpNU5lCn3Y&#10;ZRubZ8ThOyv14VMrANhqGi8N2dW79Hg/FNToudE5TWWPykpyhaag7cqcFHhR83XMQ+IJmHglbQcS&#10;H40zJPj6O65LLQUwib9vre50PPIEt9Ro4nWII1lQ6VCqCEZIzhlKZ6riGCzqHP/qRw3yaB2DZi7G&#10;jTdYVdr6WUIiUQbwRT1dhWB5SBSAkXRTC3aNGWKpDu7O7OXBZiBBk/4ve9nLrrzyykz7zPwE/bHZ&#10;WUd7xoe4j/ozNZB6SFVcccUVInhSHWMZOrK/yUKP6k7GgnVvKjQH1vuCE2BBc4mOnsSxqG2oU5Gu&#10;brB7SRulDP7SX/pLR8SBcKUeJtxWwBVAdSKG+b8EwPdBA6e0uKt1I7wZvRCagebqkUceOUf9AB6v&#10;AB7vB5zyZqYA6AASnOAmjrFJy22K10sgjw2CnqADKIMRRPMMgIKkTxn1OuKqAaYDWKCUBJrMUZD2&#10;LczJhAn+Pgeoq1d4SlEXUBScxKO3HB+flEDSqaX7iU98Ije3rZSEbZm16rRe6XllwbTCv/71rz/6&#10;6KOf//znW9t9pctqBwZJmTTPchXfTxyLqHAmtJER/6EAtItJ9Am+J9ahDBqVkEmXSnm0gPt6qkUL&#10;33GpLhC0jpsL7wj4dML4gjQP0D8AKcVRDfhclDVl01OQyacAzkp9+NQKgHvVM+gmUwCNrKFn7EuA&#10;7GGIwKbc+vyYYevZdw9J/5yA1nEyTqew8QTAnAzBMnNe8nPihmm5viKz/Y/dzI+BoHEbOLlzxggk&#10;hYuCgvNx7EzJC0EkRy35irzo8sCDG9FbhC/JixN0RjF2TPB2CWRx+fW8FIbq/Qte8IJ+EZtHV85n&#10;2jBc/2j4k4zYFNR2SQ+MXxMlQ1I7VZc11PzffPPNb37zmxPub3/729/97ne/7+S48847tcCkEtYL&#10;81j1lg44//zzZexZ9yTyIElHeJK7XoxLSuAXTg7hIPrAOl77MKoCrnRsE26ER9XFm3PZ+L7YrjvW&#10;APMAIB01hiRl9GjFaQgq3ocTps8oDTDc/cQT8wjYFBvoOa0DOKvofyKf4Jj+Hb0Pu55enBReDGcI&#10;0SkA5BM8gJGGusgSyOsXJr+SvBMt0LyMSsYGAQMKEup3+WcqgcF4ll8Zk4cWK+JFEFwuK/u4ZDV8&#10;UT+UjGqRP/jgg9dff33LKQlLWwuttHLajDfeeOM/+2f/LAXwpS99KasoAdUAhPII2ZneKYBUSO/1&#10;J0B9Cphk2HSAxHj6o83bddSiN58NKVXxoz/6o/1E+7QVrpUjsiO4/oFBlxkG/pk3AOdDD/3cyTGh&#10;/9+fHD5kjki5dbM//uM/nq6lpPlhFMBZm4I9mQKwJnpm3WG+DPgX9UgNCgTxxYBze7pHepamKenG&#10;CYABTfIqcB2Ic+261hfs2JZkoQD/Wo3rDPx9a4eQ8dDrbGHOB2wP6b/SsNGUcgsMj40vOiQeBZep&#10;gEswSvXAGDdFaQhimkAiNHGJjg08X+r46F6go+hNT7o1168ktZN3Ln4E0RO14iTHFMgq7Caam5wu&#10;nuxu8jP8s4zWw1JnG40NkN8l+o8k2IhR+8qtt956ww03XHrppc1MNzvrvtUMoX8sUxgrHHzqiKOX&#10;7D12ShhtxurIJH4X8xnQaFgA2N+2xLCeRwUgsYkBVJwBA4TW1ngM1cefVW4+fTDoqT/VAZw7BZDl&#10;dBzzUXs90V0sRw2nN3mNkFkmVicAsSDEYWPz9RUh/n/3zMGc50/sUOKLNL+p/pGTYw1eRl7NkxCA&#10;EnTCLTFIZWK0D3khq3fr50SWeCrjQ6WZ+DRuQWK5e0y2ZrV8+tOfzidrISVhE45aZCdPE5fpgAwa&#10;aYCvfOUr6Ql9WNt0KQBR9RnaWnol9/WMXAPhdYicu5NmSlugC5UEbvy4MpECAbm4VNJ58Z/saYR3&#10;YwpaTYAxAwhhiWhgjZCLQFcxrdwXfF0326X60SH1vR4hQKcUQNN+9iTwhHif03KqAVIAujEc+0p3&#10;WnoiddezX/vsvt5cNPSLLrooZZswwtpPB4h+DLB/PI49QI7MlGMmGLvZwKDLUlIGTnasNkoEhriH&#10;Ajqy1C0z0TlHkmr1usz/6ZjZ4EdSnSNEEj9oz0Nj0mEZNbY95pZ7n0rAjtdTbDUk9aCMOuGoDlfq&#10;tQK0kf7ze6Z+RJy600suueT1r3+9VpeIrDFa5wQw/I9cF7iPsKL6b/ZUyuM1r3nNhRde2CDxXshv&#10;C/6408dXJsu5kfvHXPceyjiL3AtZT6ut2wFcE34LqZrObMO0tY4LmtjiifZGESxCtNZnJotluXZG&#10;Z5XmP8hUEEcP4Ji+PqtBd0oBMNhnDJLXGtiqce3oFtZCGRBISnZtYcjZJRWXSxDJkTJV9zSojK4D&#10;wv3jMuITiEvIDAuh9BW6eWEoRabKhgX0OA2LNQnoeaM3ZF/JVG+1/6N/9I9ave2sxGjCMRGZMGVE&#10;d7z85S//1Kc+9e1vf/trX/vaG97whj5pDAnuJC/pnzUthNvmTQQnphPutNQ6GcDEa3Amn9EnQAGd&#10;iWuke+xkhc1dsC3QGJQNd0GuQItZQljVwhHhAwwKHSQE1PAogEYFTKHOVPAHhqJXQS3ZGsG6U6S5&#10;p2yIJ0QBbXeh2dIYob2ElYk+aOp7ih5ehyBgPzyYWkdTkyC75pprcgLAfnrFdTN0zShrmN7MPRAg&#10;YJjVWw3rOSbhdaw9ksZwL5y//DBYkcIrsh4yEtXEfIIjNxF5NP8DGp04I47J5VF1Co+sqFX+E7iF&#10;ZOy0EeUPcdSfnICG2jroceqLmcz9O4djCoNHIihPvY0xwgD69T5M11533XWJ+LvuuuuDJ8f6GZDv&#10;t99+exZT5tJb3vIW/sH47/BgSw+0T3p8OSX9ej8hsHNMdB8RoqT/UrsCO+stPA2NdGikHatP9tRU&#10;F7P9nWyRpHhae6N72xId0llPmDHh6M3UV7RsPWIhfljYQHEBncK8nvIATvkHtp40AHkNlc9kxgxK&#10;pAL4t3+nAOY3rEEYKe8rSyGssRdszzrFJx+YxqurWhd1TgBIoo7qojrA5RBc/bqwEp41iV/VG3Co&#10;nawEl15PIvWIxZ36lURtCzUP4CMf+chLXvKShcuPTRbbFL/5m7/5zW9+8+GHH27ZJ1IbJM6GVpcY&#10;uiKk1i1UHpQnJLFYInJZeQ4T1fA0rWwwkqPdTm80LWhgzPbMc4zWnQwSCvaKL/oo/Y+ITzkz+glM&#10;qPdAFo05DZc+6BPxhq6TyG3a9XU4VQZ8BI8tf/aEIaCtMKimBk0HqANEgIcVtsXkhpuafnvYjL7e&#10;immIKd5XvepVAKDJXAVH8q5c+yP48sjbLHRDHC/Bu06/sqDHvoM+HBXEwKDD9ij3RUV3VACAoXiY&#10;1yURppOMc7WVnq3euF8U9xgFNAUwRBCTeUhHrJluZMw5/W4jSazLJjXC9GWjkqamC1Glyl3LVB9Z&#10;namcgei70/YA8x+X9d13350CYN0L8iTfUwDJ914z9t9ycrz1rW/9jZMjBSAlMAq8pqsxMzRWsaUS&#10;7YgOcgj3w/ms4oGUH2Z3GaD/83B0L7SILqF7fF2h1d+Gb8sdbRn4HCBIYMTR0+du51G1A/uk/bDM&#10;wQ+vAiCjjwbWqcr+SX9RcqWzI/UckSfhPgWAJkjkfeEaB6dBLe6auiTxdQUgFuUA+kSFFB2w1mND&#10;HC0ElKAYQ59AQmeKU/UvHyZefuzHfiyZ0xN32T5BPJcA7V//5cnxIz/yI30O9ZhIfeUrX3n/yZHb&#10;2qoDjEGb02sitY2DFvTrX/96uyC52Qi7wl/7a39Nbr/zk1dYW1rGaCGyxFtL2JGFrRqVwkP3lQLA&#10;EYQvefAkTkCfdyMpEvF9sSAMcZgk8l0gQSmAXoWD5rsw+Q3Pe1JF3F+AiE3W+f0c5UQBKPZ+vFSf&#10;AnhCD+AINMYNt0BQmkAyAE2HNmkdoGA9yEWBet+tJsV6Nlm18P7MbdGYxNli4pN0p9ibJUvJXzJ9&#10;qc5jU8ljwEQ9FMY3FWFrEnnkyaEDeACk6sjrhZhEWjA39CpMcSw2TklIeBKFR4bOsR3AaUnULOe5&#10;hC2OswGBevwNNZWZsjRXJP4m5++eOQbOWa8ucllHga7wpje9qaf7vve9T7N7wZ8FfCiAm2++mQ5A&#10;fjdl0H/lA3Q/FgjqF/E2U2ZSDnIDrP5TtV2dqcMGAgze2MiaFtBb54DeNCHiPytspv67SLui5afa&#10;a4tT6hKAHbYETBmxsCowScKV7/5wKYA5LqvvddcyvXLRa/dxJInrv6ubRVPskPulD9A8yBOqoKYk&#10;AIQAbFbNK/4uJasqCDJHigWyU5QcVYNMAGXjF0cjSu5rN9K3BBI6B9UPbjX9JnFOaEPmzV8+OaYA&#10;+gTzQZI0CXPPPfd88pOfbNG20weNl0RtZ7WQWthf/vKX//k//+cf+MAHWrHdUbfQOsHHmaqQOkbe&#10;hcpN092UhFRwUluXyn5Xmrp7gTXAmzQm1PQlLBAS08wRQA9lB/o4anXQNZcAUAmMzK7xHyFAZP1o&#10;ZmBA7UeYQy2RFUWuo8OI2o61hE8dAjoSfLbHmqaejVvlB3RLcuIabXfb3b8WMavU77c7JwmVQXrB&#10;BRck1BRSrTb4yO28rOwSs4L1CHySFApEjxEDrysCWKmwfuij7VxLSFH4sUP3E7LT8wCIG6fRAWvO&#10;1a8f7VnhC+Q/ZJZUxLBAymVJQxwJYnY8uMXKu4K+YN1sUrWn3m+hHRWVogBWpqAKwSfiVJO/tEsX&#10;7L+XXXaZTmdC/7K+FIB8b1I+iZ+XoBAsTYAG9fbbb88PoAB0Qu59/0qFN29d3LKTCZD7PVaHGYZ1&#10;CasgRjm+z1HRoR31TAXEuh2hJGlz5n+f9xNtzvZPq4t5sXUs1oF4UvWvUCTCFiztKQYYoVNMPj9c&#10;CuBo8nMFxg5E6E8TTBkgdFs3+TV8X/93Yn1dA4FoMYCeUgDSAOx3EH65UAwQYkSYwf6zk6Ndr/JO&#10;GIoLQkmsPT0nQF7aCPukp5Z8Tyz+xMkBPIP4ExEFVk4lflry9nONqm+1kVvnKYAPfehDCZzWXpK0&#10;DZXcbNHqV3zTTTd98YtfTAF89KMfbTXyclow/RbUTadxAlq0iniR8Cz8QhDLEPAMMNONBW9Rl953&#10;dz96cjRjDT7Rv3a+GH76XdpOd5cjHdCxEvh/ODlEe1Zp3zjFY8kfKbqu0+3oA4MIZNC1U2wiT+EB&#10;7DvodmXtOXpSGXyiVIKHyt2QKlm/VrQQwhoJtbVxhwhSIexQI7ZOL94kE1cURtomHeQABscUIljp&#10;1ioJhJUI8ZFDjB9fXZhGldCff/dwUA90gCLk5GwTbWUITzcAnUyItrVjbJAUgKDQ0qGCJEccJE+z&#10;RUkBNAOd0GNuhE0UDudVD6wujLI0YGpJoOlvnTn60U645pprsoOOTS71OAP/nwK48cYb6YDXnxx5&#10;AKJACf1eWxx9621ve1vq4dJLL22E3eDYe6B3xky3TvHiXc3V/FaLGMnHGg+I+CscmzoRIltwTJqn&#10;S7Vt2jxQBkc8w8iQAUJQfipVEYzuK4mhI1vt9w0E+lfSEGYKgIh/fHv6o/QfbdFCOmrihr9kxe8N&#10;lbCugTwA0lxwA9CTAsAOJEC/JlEqhMWIEGoKemAQ0D53SQUKQPJAmA59tJ/oCvAm2BcUzTK6kzZd&#10;k2ohhRL9nAApya7QYNrIrfNPfOIT991337XXXtuiSkZD0Qjxt1Cvvvrq3/3d3+2RfepTn0o+4K1r&#10;DF25H2qZKR5W5/H/sXfvQXuVZbrgqZpD9Z6pmtrzR9fUnpqprt1TU1M1M3v3dHftbU2fVMRTqyhi&#10;AwKKiIqIHKSQg4IQUEISSCAQQiDhEEI4SoNQjShyiiBQCKicBDEIcj4W2NVdaveey/w61zz9vl/S&#10;HPIFaLP++Or91rvetZ611vPcx+u+7nyIUKYAxNkt5AY5MZgx5DMAcIMybwPR5H55S0rTCXoY0Fwu&#10;CkYquNlgrgAW6PJDSFCPxV88bPwCDT5ny0LLM9H6tNjlcgW2cKQ+wcZyAGN1SV5h0/3/z/oN8Ivr&#10;lzeadYiWa4Rq5PXndUZUcQLwwUW+E3m18SOLoxhkiXFF5Nu2eCTxiQzQ/lbtwmii/ldFrJUu6H1r&#10;tRq3oQDKEaQsgKyvcS0MVRZlfR9L59mUQHbmBWQ2gMEI7o/tupoSkEyWRiavaY5863bkRQjWjC1P&#10;QBHACEgd68hUCLf/TAuvKJU8ujPOOEMuN+K+2B57Ivp1vIm4j0G0cuVKOiDmvxDQpeu2KADuQo7k&#10;AeRx5RlycVxxpHUbzX8Gi1WUWVtQM/MKMqoNyPKrfKt3dlZUzuZ1g3hlluuk8Za3vCWyaUQoVDJC&#10;f45ULUrASl77GgU9+Tg6zm2Amhn70ksv/frXv56NWjAKYKxHm8hjjyb/xLKtEyCqQ6AXki8izxWA&#10;j8LsIjSEh0cNcGGjzgOKAwL/v67fAH5aeyFiU1A8tgYVYaqyWf2UhxyvIBKOaBWzguO6QmYPEmaS&#10;lDVNSVAAEEFZF1EA8QDuuOOOmDiZYyjWzTrECYsWLbrnnnt+8YtfPPTQQ5E5GUmlVi6dy2WmZaJm&#10;HorZ4nDkQ7RiseWKyO0zRSOp80P9inObrVWkA0RNMmy8oZrFR+7DgEYT6IZdP6Dc0bQXRjmsEhOV&#10;X9JsBqYrVMaTc+Yp5abMgdEPmPAA8m8W+MYUQOdT9ImWPf9h/cYFQxOtTXPed162RJw1Y47mHWeg&#10;xx57bBRA5Ltevpo7lqAtgpjolyeISiDjKuuLCh27jbORKYns0SMMXWj+0i70QYGkcDjQPqhyMEMU&#10;KirO7uowKiPgveT7kbMiIYI/CgKKc29Hw7Fnr8iVVEH/5vwUQK7LrM7VoyApgLGjlkdhP9Gv0irD&#10;aPxHaD4PYfny5dpbUgCx/bMkSPaI+Isvvviiiy6q4R8DP6Lfzmx0AJBofhVtESWxcOHCPM88kImA&#10;j5RGKeEoIbUqSvAzU81gJY786IxWvzC3k1uIAmDTZVXkh/py5ODYQfkqO7PUI0cmFECLhnAGsP3B&#10;/2FIBCdfi/Rv25mRBq4UFLNaCKYOYEIBTFeETcR2x6807yPlC69UFdHWkjmgvBHQQez97IfJwe4A&#10;9AkJU7lv+5/XbVKAeQW4lEWiwYrkCHOS31u3UdXidXQAjiD8ffCRqo7+aN2m94AokBwD3maHiQvl&#10;DFmAmef33nvvXXfddcstt2QdtfG6MHpmZoTP7bffnlf2+OOPL1iwIJOkRW25esQaiE6EMmZiJg4n&#10;XkqPt00TlA7dXI3IjhCPuAeO7/zMmeW0hbYy8qo3nX4lGOgGpWEWiwSAtjD8AHtIf1qNQ1B6sQwm&#10;x+f8eSMl+QAKQJY1oQD+BQ9gBCDnMeXl0cNZYJBY6sLUAeZF8jozOXJw52WunfuPeM0TzwuIB+BD&#10;4ZhHHnnknPVbdsr61q4XBaIAWP01zMeyADTIirkoAwiffNWaMikE2WDKA9aIFuEc0CJNCLe+rDUH&#10;khCoQpD82I8NAjvC2P8kL4bDmIN9pXqgsKWMNjeeYQie5EPEihBTyXDGnjNwymYDfumRkV8fnpNO&#10;OklSN/Y7iGeUAZxP/kbEY3/LhgkOO1A5guoEKAiQBI6mzNMm69kdRYWW+9ot1APgq0biNxAkKUcH&#10;SPZ6mzlDlETmSWZX1oZuR0S/jtiZZkDNE8EcpgksCoie/iTgCW1X91q2GQGXowcwe1QQG2nntPFw&#10;1pgkB8BHzkOUi/zA++OOV34lVUsBiI+rHAZ4L/oTAFRkCS+/vG72wwjl4esMrBKtMC2in54uZKh8&#10;y/kQqZI3Himp2brELzVQBQAPGhkXiQmRmC0jicTM7H344YfXrl37wAMPRMLg0URAkvWSyRnxsmbN&#10;mqeffvqJJ5445ZRT8vMy5elaLMWda2UMEcQ5Q3HPONdQjSrXUpBlkpPUsb4zQqCDGgp5JpnSmcMi&#10;WrmXDF56I3+zU/93DSOFhhAZCfrLZlvskmpMK2tNSFnsV/w5Q4IHJdUpIQnhV6wAJhzhPCNJGL2C&#10;x0CQCml1HyJ6dUvhiOBw58+fXzIG+Vi2P0p6YR+mbomgVU41u8uib2FqxBD+SxDSMtprtBJJms9V&#10;AK0MEGUu52guJ+uYnWoF2vW3eNPmEhTfwgnACKnMatP2kaPNV80fFDDaNu60Wu49V8yrzazKeLLy&#10;3aYcb/vLY9Ysu7L8KktcIEh0JWfIvWN+PuussyLiAXv0u49Mj3DPUhnbXqoJKASIkvCTfLts2TJp&#10;Cagn4r5M181AtCvA2ANAiL8UOsoXrRw6IC9FFUhOnmOyTtDzspWYRfk3k2rGmljs/5YukAKZIrDQ&#10;if2qtzqyDbI3lhrBkdnLA5ilhjAzKgCOSJN702ntkdGrxHBlZyPi2+BXpF4lXXvBlwWIx0AHMPNZ&#10;+uLdzf3KCErncghabwxlVEdNBAnVfOSswlKt5CFqlEpFAcgHZOMaak9CAeQvU51nkG9z8hwfPzXS&#10;n3yP25q1gzaZPM2UyxyOyHvooYd+9rOfnXbaaZldrXeTJlEvLaqRMURYg+hgaY74ZvWSfpmiZYuL&#10;SsgBOaFyqIZAcu85odbwDf4IbWl7mX9r6LT7Y8lBLRYptI+s3yaWFQUgFBERlK/ywywiofgqgEKK&#10;X1YdwLTdZLGJ+Of+M/QMmudO5+e55MWzOFok3LBpnkLEE+gnIzrLXouSRn4iu4l4URrQQJ/FClj9&#10;bU1FAImkt88i5RFdIsSUz+10qJi2rJzSjM4v6Ix0XkY6mgDOMjtbTJDD2qQlz1rXGr8VgxsLktsm&#10;jJ8oVEJc5reCP+JXMD9R+Jki+TfmtqIE5QgllpBZJWHJ35JuNiKf49sVMookSyKWTtRA5LuoDqQ/&#10;3reqgTH6Hw/g6+s27sI555wTXcIp0fOSrK/cJ+u7Rzq3jA6FCXXW5i7GCGZBomg2LFqF+LWSAEDH&#10;+dn4jPov6V8BSYVI7Fws5a/R/BdLyckpLfeSkefl5vkgg5s9BTDhf4ydXhqPGlXUuOgU9yrVbIde&#10;chlCVMpX3rKFYGh2hIx4DKBBhHseNQAPTiEKQE8VwSVuQbs/gmCVHRp1qI7qkSGRHvkscQhm2ixC&#10;cZ+4lKMAGtxzxdYERNhpUZBFd/vtt7/44ovPPffct771rYh7M61Ymiyo8847784777zrrruWL18e&#10;yd52BVq684qykzejAVmVTQSdMiugAznRfMV4jyjPIHMqhKaljcpPMkjmPzogcf/8UCCISsD+piAA&#10;JyhYaml/hH0sf05/FAAsEEghQZfPOTgnbCgeMdQIoHgFhWDjJu6Z15/7kbXT60C1NCcgd5tpxHzo&#10;9HWxKPCsHxIZ+iXSHzRI8GcsC2gOFvVm/rYzVOt+hd1R05AgEgA5Mj8Brs8rbwzHBumPQUFGV1iJ&#10;Y5F/43AoVsiHHEZ+CeBAIjnM5fgQFINCgVYjlyCohn9OAhqPsKGN7LlEMviRsGg41UJn/PntmOnN&#10;2VR+FXsjEF8qOl5LBq/qjRpYsWIFyH+EfsSW8A7uz+5BCl13IZ+jG7JO8vOcKqdtwUGzap2IPGW4&#10;ppGcw1urzm7qwiYyBvxDi+dF5BbU4GRJZG1otDRWcvWv3uUyir+/bqMJ4NAL/3+NCoAdndF+5zvf&#10;ueWWW25dt+XDzTffHHHz2GOP/epXv5olMrgJBVDbv0UAXVwFezRpUdbM1veW/oEIKxIUk1IryOox&#10;kIawoT5ztoTvlXqJv0F2Eo4I2tQH5HilyH7Laci3eJiRzEd65AwqEpD7541D+PADdA+W7430V0VM&#10;LhcMmpPktLGdV69e/eSTT0YHRKwdf/zxmXLcZYnTzMmlS5dec801N91005lnnpl3mmHDMUpry4G7&#10;TRTWGljiLnU7+mUCRo51avmQnZBFeZI0cR6scjOZjBg0kZnI4KoSqAG0ozLA+jvWD1DUVhgoU9K6&#10;UxYgDyzLqLlWFo4Ud3MAnRgviwxuQ5QjGOJyP1wYd5UXo1uQRpoWHsui2DUzLM8oYqI0O7rv6hOp&#10;ja1mW+3XiNZYnjbSQQJW+WhpEkjznFP4SLYWFX5RQO0u0v5W5fDJ5udKDfDPsKAjlHOhPE2Jqbyh&#10;vIzIOCqkHcfAjSJzFX+BsU+U6cKJytLIE/RG9AGOhM3LzlTLJNa4BtYzD0HEqQ3TW3BQXn77KSef&#10;c3J+gOqKqIEI8dNPPz2uQFYIBoiKe7ni0kFfccUV5QQ944wzYv5HQ+fBam9g8glDSawR5aBNZfVp&#10;zK0l0+1p3EoxKqQlAo7PC81nlTt5IDGUEMDNWMeYmWatFpciJK1MPQLlNcb9x0BQlrEEA5y7OpjM&#10;59nLA2MDnaCCmCgAZviXHnlEhY48z8X8KBCVE24SWLlQm8JnG2khEHmC8zP55XLzqJntKrxK3YPH&#10;H9pHOZiuMhQGTRApEdkdGZK/2jHiLcgA8vM8ZApAfJ+Nn7955roC5FQcPlmEfIgUUqCQ+XP33Xf/&#10;8pe/XLt27bnnnpu5J/YYKZnpmqUU6yqT/Oqrr165cmVmI7CA2pEIcYSmObmXW6BqGUklxgU8Mjbo&#10;T8BWfhIfq9UVOlRnzuTk+Ru1J+ivy6OIUJ5DfAj1X6oE2vRRdZh8ADUg4COqXCIgYDwlNVk+WVk5&#10;JzBou4G+GgUwozucM+bUeRmwWVLneVj6fObB5VvWRLkGGzzFq557EP6O4Dv22GPhPjWqnaiAxZqp&#10;OgzEk0yRwpUipgZAiXLaCMQcgN2TCc9mL9kkWSzTUKJjRr3PkVM5YcYgN5snq4QvryeCCXyFzqCi&#10;IsTln3OJqOUcIMlc4gq5X7mEsvbX5s0tiIzl5JlkeZg5EhWECgBavc2/ijKSGIgABSiqb+TkTXVI&#10;jeQSCxYsOOWUUyLTzz77bGpAKxg8oH8zbEggcmTMpWjojIRrWVdDQUOzEVp9UQD1yehXGFworGZK&#10;FK+JCDUKxH6hOKE/owszu1T/Ts/DTGtRhfYlZ3WqB8Yw84r6f1WvWLdjhH1DuiGfM0VfeOGFWUoC&#10;Z92OQIxxDU+UdI5A74kOxu3/1X6KxD3GZhY6dwFrEJVAaiARUhnQYuB/t34THSpGqCVjeS/VAXjc&#10;GNpOlePBLmNB5m9ER15ZG0xG2sKYQBsi46RuW2BceJJ65lyX8yfXGDsmb+TZZ5+NlI9MYKCwljID&#10;s64z/6+66qrM/6wOxD75uQK0COjoEh0cJR7UKmf8sta8n/oo0Rztf1AniR/gqSoJdhdRALlEbP+I&#10;ew2BOQFRAwIqKgOyM8cwgBQERBPIBreuLQtQbgA+FThVFCQrKCsxJ8mzKlFKeb9fLh30xpdK7jYv&#10;WDJEsp4y1DcYBNgEGq/K08xzyYPIbRCUkU0StvHXFApEB5QviH2NvFPPSDcJstma3lhhqmdZ3BG+&#10;mouhkSGPGogQJZcuRqojVlNWSwZpvgJRhQhq6/l2HGucB+N/BEHEHAdNFQJwUY7hcChPK1lF+w9r&#10;NpktyhxDVs6ThyBPLjY1dgAWSGlSgT9RsryqgZJSGF4Gg3UONVO8AV1iSvygQCz6IFoh6iHSf8mS&#10;JdEZeQIZOXosUX4mvIjkmNFlhrSto6fKJ6gWLGspV4D3Ws64VoHl/FkqjIli4SekXiSXzCEnvblf&#10;qBI4NAL9lYb7J4LpMzLvbzYFsPHM3ERzmJEUqH5ATvJv1m3SgPUYADRxadifI9t610/a+UvemHAX&#10;FEK7hBAs/1IGpf8UJVcnLFoiRiQFzYIU1Yk0iPLGYQlDKEXM0wIVzfGlhi65RfvF4zoVgIosio3/&#10;4IMPqvbKHM6MjegseUnW/uLFi/HgRmLkKjltLhEFIA4jCh/pHLmM4o3QZ/KrgKOisuWmxi5pGRtv&#10;gFZAVZud2gPIG2MBgvhECafsWRKYW5BvIadVjYGBSgxIa6OBowBgETVAVP2aVZZTaQ0mNkj3T5gO&#10;r9IDMMOwHeVBaLzXygDA0DyCdpvrbzsFM6wclvuJFMtYs+aPPvroE044ATxUU3KlT+qECXrGPmrP&#10;lvJGw0eoiSOJw+iIW/AoocPuVpmVy5X7E0UoFpoC9n3IT5jPagXawr7UcjlPY0q1eaHgI9QyVCb8&#10;SCmBUwi5kDyHHICsQ85jMeRUYLK5kBBWswhtNC/9W+bkFhmUZEK5Fj6G/CRDzdnE0+LZ5IllbUgM&#10;8AOiCdQBrFq1Kuohi0Q7zwwA9hTo03Ub+ZFka2JKJ2RmfltXCkzhvaASOApUFMVWAJUmbvkqCwZZ&#10;8YxSzwwsNKUhIP54xEHVxssv+h3La8eCyY1kxSiA559/fvMogI3cSxXA2BnGvfy367f222qbeClf&#10;kWI9hEvcBh/ZFjGSB8LfLQprYKQaAqLUJVj6XDTqmeZwNsRiUIXiB4R4jowwkRhwZpSiRp5L1PbP&#10;ecp6L2udbzMNsnxuvvnmvJSf//znF198cRZFRI2SHcjjSJsLLrjguuuuO/XUUyN/c/7cSy6qkSQQ&#10;c+SsSL06ZOEmBckS0bZMP0popMpQLgeEJveenbkjbYEJfV0BckWcoIoPJIHlVsl9pcjSA+9dt42F&#10;waiBBKWLbs/yiSEV9WAFebPU/MT8eTUKYCICy/jSWxlmA0kcsmg6YExhNR2RK+Y55ibzlCOh5APU&#10;iJH+kYkqhBH1lBGhUgx+NIvEryKqxIV0dpRfBRwijITII5Jy8vxWLpqvkOPFgka2Z95ALXf0xcWP&#10;Es1tTdxwRyQgxFiEI1fDvZT7usXMVBQtkpFEu+h5mwWQaaotuwwHirTSSpO/LQBxXdCj3CAsJr45&#10;3BIKcSOmIa8MKSenOJcuXRqJn/UQTaAweNmyZfESjjzyyAzP0xtxqHTAiEoaW8DzD8h3CfZyZjRY&#10;yfBvE5gqCYE4DQBy0cyoEfg/MQ8zkbALYCaQo1NoauG9iva/UnYj3HOE2czoDeRzRjt7CqCsKhtS&#10;AxPpgRFzUdTH2CbMApQDIOX5Ae20NdG8hd1tp4IyhBCFhEYCKC0WYqJOpJExPwsWQYjKr0Jewo7L&#10;2PMPRI30HcnbLKENejW1yuLvXD24HerB3bliZN+VV14Z6f/MM8+sWbMmCy0eQGYpGAKyrDi4URLx&#10;erNfQEmDX3UD4i2qsSKgiv78P9ZvUgVIT3VKoJDkSHQE0+qgFRUZs8CRzsCAQ7BAOgTAm0L98xL4&#10;IoJFKg8UgoGA+5t1J/ov44gEIZIki/Etb3lL1gI8UgvBxnWxsTqADZn/E0aHpI1aZ9UNUaSo/sB7&#10;J5AYOniYqbmoZnK5+Sx+lj4pz+6ODIqIFx8vGTIe6eyMGUsBRJBpodV4NzudAmi/FNXS2otHAUAc&#10;5ltOQOvFsBS02+JY0NtKAqhQsMVWlqkVyJF5K1y5vM68BrG5emciSEYrguTM8r35VZ5eZGVuLTJa&#10;4xQeAAUgBMTPyIWAEYu6ydUliMpKnQMyoSHPIqyFg9pjQDsaamDFuu2UU07RjSDj9NDY6RBHOw4b&#10;BcADsEkFQyV52i5XMiXKQ3mwKoq2CuB4mb55Svk2c2M6elPjA3NZVprgLFoq+PSSP0+3zH35TsDG&#10;KYPG/ZtHAUzXZk545KMCqD4Ynf0qgBL0i9dTBmSooD+YkKIwcH56grSNLIMElSAVjdFeuLllQjn/&#10;KiOQQhAAKKsEua+mjAMnecPQlsOXi8ZWlHNmZ7Op4EA5D3lCW+eY7MlU//rXv37fffc99dRT9957&#10;78KFC6WpakJlyp144olRALfddluMIYllPA1CQOoGanFnz5/+6Z8insODLeULfaDHjgywwFcGpmA2&#10;p/VkPL3cHTkJ9Q/orBSAK4CIQjuwqAcaKH/b4L69f6mBEUvdhhxs1nzOJfKmGNzVypI9jY6+MgUw&#10;Fp2P+QDdl0Bio7jy2RvFEZR3r56lbrWZqglR5lkea+6kwHzyXYUw7n5dXPTUbeRHQZlsQd0fyBzB&#10;d/kQaVjBkwj0fCU/HNmdndrnMtKxPlAASBeKFhWjaLNyOB8EFVK71QGuFTGXt6Wsg1MZ8SfPPNYV&#10;j23QZTXyvjOzI7Lx5fEP2hKy+HpAzLx7If4WDLc7jfsVeMmlMxhd6DJpYISMuVUX8iiCb0Q/k1+I&#10;SR3DBOlQKT+5zKZjmapEiqBC267ZqLJf+Ej5It+lvRYQBGUBoP7fUPpXCRIKIHFIpb9ZhxKn46R9&#10;RawPPmRaZmVGKEx3rC3AZrYVABRQ078TUamJYO6M8Z/xIUwrAJgcWV9ofXK2XKEKgLEcw3SgmB6T&#10;ulQFPuf2C2P5SiAL1JSXWHmBtsAQOJC7eFsBiiI08oFG0dUgZ5YcVg8sCJOf5ORjzS0b/I//+I9X&#10;r159++23r127Nn5AlAEzyHKzaiI9vvOd7+SA008/naUcKaRel+mWlYibkwgmkSOpIZFQGEWBKYZl&#10;f3B3eDYGmdtUCO3hY1RT7czGx3iaM2sXk88Swg6QBlANUAhQ1hrmahQXANktVxYRItwycgU0RYI2&#10;J8w73Bgb6MYTZeMeoCAsgH/0R3+0zTbb5GHlMwZpfkCmxXRfAnM0P89Ty0OPpIhIjTQvTRBeaPTR&#10;2eR1s5MCaHQIh7MwS3l++EEyrmSi8J9CX/BQZVxlARKfaUmBgA9GIPnMwm+EhipDAVfax5hVm4tG&#10;SioR5Fe2mWKp4khtG6bPvOPMnhzvNothBeyR2m33FeK1/g2q6mq79iRQMZdzan+a6cL1oSbbq0v9&#10;RE5Vss/Wl8k6NMjTGFQN/7JT+VyMP9tk1J3UmCFJmJP7njwFkGPiFDMapi3xVhUJLGSCSSRmWQr+&#10;mNyvgvl5bIAR1zvzcN68edo8iSy1aCj/lmKaApilQrC26xpJ3zZumZUseqJGrDB/UlVcomT92Uki&#10;kNoSrWWHpgAkk9UTeBollWP8tpOM4JKrSD+SPk0zgIr+/rCp2xjj6T0VhSTa3LbDMEi5iiSHXLcB&#10;R0mceeaZMfDjBDz99NM33HBDplbEpXmoeD5v7Rvf+Mbjjz8eCZi1qRWBolysnK3JogbI4nyIkmiU&#10;OxMvP3nb294WqR2to6pZtgBmSX+Y6mM+SgSjJjDgQDA/uWIujfkOU5ByAZRwegK3P/AID91u/Wa5&#10;oRtgCGYl/sEf/EHG0FdfLABl/GoUwIxec05NP+cRZNBZ/Bl9BFmDs3C+E7GgKqKMKU8tsi+iHBwo&#10;f+Vd58yZo2dLO8lAB/l2xAUJsrPlW/zVNrNC0pGnVAh7X8iI5pBhVqGGYmjsNwC+2WQmqSrGXSyQ&#10;ANFew6aITLl2efsg99snvSQ/uXrGkBecxxXln1HllkWZ2hiZMd4IeyuNpTfaS72xTglq+P3MG5NY&#10;iDN7pCIKhBXnKYXDWHjM9m+578S3pP/2/3yzE0atjezhrASscKk2jTHG3/KrTJsxezRa9FhlmKjA&#10;G6CEUICj5fsqWB8I2dhiCxcuzCtQK5RBRj0r3YDdysTLymd+5q298MILs6EAhIAmUJ7TD2T8asID&#10;qDKQlRWWYeO3IUwTvLKFrRcr2EYQgwlfP0AywM/7OvgTWAfkmbkaagt8UJOs15hQEuJu3AFiFHqT&#10;kf7VIjyVEXKj7ECWFQAfCiAm9gknnHD99df/8Ic/jAdw55135h1FaGIjZ99kvp199tnxAL7//e9n&#10;CetOHLFLHGfLGmS35W/Z+aGDIrVVJuMu1by3qQIKQFobGFT6vbUauYuIylzoL9ZvuZayRzoA9xFt&#10;hJYushGjoiHlXwAh0YWRIIDL3oKbnEE5mFQKdm5ozNcEA532CXLq6IDcfLwYZi8YX9Pl0hGjDyHA&#10;V7c0jywvJrb//PnzdY48ev2mPQAGafRtkgFENuQP7iBOQIVa7WXx6BzvDBCT0RawQALicgbldm4r&#10;djqAbhAQb80tw7xtKUFxRvy7jjFFuxe/3/aNAPLGlmmad5nF8Id/+If5bTwAxcC5KdkFF22XXWwT&#10;QucEqPQAK4BzIDpUya5+hF2TfxUiqIBrXbFK3dadj0H/5nvJbsVc7XfmV4WHZqaK9VNahfrUG8hO&#10;P8ceoYV3xhafOitnNGk7Z0gooMMs+yhLxShRGNJxM+ZIX/5MJjSzCCP6UWpfcMEFJuSJJ5541lln&#10;Zefll19+6qmnLlmyJCsw44kyeO6552ZVAUyEXjeUBx412X+9fmvkR2GXiArrXvOvojxhgUje7iyh&#10;G7oI1QOWbSmmhZKEjLgL7dNQdjkbT4LyKLFEtsZ8iCflCOJILUwb70hiAPorf3FA5S85HkkS+RAF&#10;8IMf/OD+++//8Y9/vGDBAuYzacAXP+6446IhckAszpjwOVXEbj5UAegsz+Im0/D1I3/GY4G/Fol/&#10;dECkH5yomCQVleeDGJU3kPFn9mbS0jeFhErUYT5XiJDB5N9MM9mIdgmWn8hFjdDqsyprb0leZtgZ&#10;Sd4UJcQCKC1E/m4aBTDScvGkdD4Dm+UQxVjjZo5NCfJclFzzTPNMIxrwIoAqHnvssfkgEEQBFPuv&#10;LgzOpDAbclzbSApAJIRMV3aQvxFz2XPYug3hBARRsUAkO8HaJlal+y94sZSflba5YgumxN/J0/wd&#10;u4ZRAK1PZlpmADlMDDGXKDeq4tiW+HI7BKlEz9tRPVeUaM21mjwoKFO6It+iWMjsQcih0Kwxnw64&#10;boSbKhVdtULZ30y+dgGTHOau5vgaJg2j8ZZQy6leAZw7AACAAElEQVQhyEkypNw7Bv8x3j3Cb7j5&#10;IgCNIaCiykp7jcQPZc7KSCIU8tgvueSSWIgZaiy7PO3MxnxevXp1bu28887LXWRJR0M/88wzs60A&#10;Nl6oPGOfgFqdwi+sv4b4eQDkMkufdB7Rn1LELO4CuAXZqipGBQCgyWB3EuF+8SI6hgfQbjPKrPyw&#10;LoUENf1EYPUWRKicExtEXEClW/9x3aZPWebbtddeG/l+9913P/zww9HimWCRmFxY8zaa+7rrrouL&#10;EI2eqSuZFLGLjg3lp/kMcKmxMBEcSV0qBJW9fpKVpWJZCVsmp7BVRuthir1oFJNjpH+pAfY+iogy&#10;xMFJkvXsNn5Ak8MSA+5LaT1jy3LLysrZdO2lO73NTawAaqPlJeVF5sW0ejuvJP9ij9IuZzx5JkRe&#10;YW4jrzBf5fVHGUZyRerNnTs3fhwFEDEdHaB7l7aRoKJC8KR/88Bo44hjRGykIeLoqI0IzSzgfAtp&#10;I5RPf1AAxbCz7tufVoi8TSGo2XYA5nYJw5Uds+SdIu8jiwMjneYg1jO8/FwlXSYcburcZi4tkpMh&#10;lT6oUNQCaeg8+olv4XKKlsGQcq08bcZFZLTCq+wsxp9dbxqBjXqeSK2Z+ZJOfILGhUYWaLqknsTo&#10;BHhuI9ZWWCw/zEzI8t4QDodQgzzGN6nlCyGSnZnWr7HPl4tmkcTQu+iii2L4X3PNNbfffnts/7wF&#10;PdHyVT5kVp999tl5C5m0cgCzQQc0hoCmkT8TgaCJDgHlhIDtEfwdSSDGTvEoepj5zHAxlpaDtaKz&#10;AQTmpDKx2vgEPfdClxgCHTVQLsEXoYSgaCAp4Up5dSjkpPeBbWSGs4exX0q4yNn/vG7DGouWJgog&#10;54n0vPLKK2PdSwPceuutERR5d7GdVa1nfWXuXXjhhY8//viPfvSjvEpZ3JxB8CfSlumNiVNIUzI2&#10;KyhyuRW83IUiNdGjZUiCOZHyitrQ50laoEzOXeQMYkpvWbeR+NSAIgApVTpJNoIXIgGAX123Ms69&#10;HgYNfuRDZF1uCi0EAEUbF+c9vtYcwDQ/u6SufL1gVjQhNZi/CvTHKFDMN40DMwMywzLQPJSIrXnz&#10;5oEkwgLBqLSNcOts208cCrPFViXlF3nP50g6xBIRZ3lSkT45Yc6mDQBhWoa4Ij6zcQU4Ae360nYQ&#10;8rE1cvmY3YqehHznl/kVLWKPK+J9y+zJs8oEyjuODDVsOQDMSLQdJgzcGM0ENKPA4+ErCHDpIJYJ&#10;asFkWpDvrTMQmKrtX7Yi6fS6F5K9VWztSmHjhBbdJCQFFVoFMIawyuiXpZUJg/KT/JqYYNmTb8vS&#10;hVlezDdzhtPwGqn/C0zInET0zTfStycjjzGVryIUIqEyY/MYMyqFYL/+9a9nWwGMrb2nabFnTAlI&#10;kMJ+tDFLN8nY0jkUuykWX9HvA5tRFLseBpY3+qOeBJWAjlvCAFo3f9UKNF5El+OW4ArUXcjxcCWR&#10;JAqDJXtiUyJskPlHKUoBYFfOfqD7s84668EHH3zggQeiAOIERJKI4KP4B8yLifmTn/zkkUceke3P&#10;qPI3kp3wZZLrZNdy9/wq8zyn+vN1mxItxG2SXtAWuH0EQmD8s+4yNrjMPMY8ouiqHJbx5HL5VnNg&#10;id9szT/rjYEgCFsc7wQ9HHII1ltGqDSMkUoTZL8uBXksavT4goJCm0ABTKuBvGYOTl9PXlWEGtQX&#10;Q6CzOZfO/rzarGquZR5NRhxTPabWggULpAGyGKoA8EPo2oiNp9274HYE3+kAuc18wPUfIy7SEBmn&#10;6uKyjY5gHh5D1Yn4CWlbzrVWtII2Qr435NJjRtqGKgmh/FIjiA7l/NkfKSN/HgGXeZ8pJdqDNKK9&#10;cbBewzJJnwoElYa645emzpkzQWWrMktkHbg1JSxqeBReghCnBqSgMWpVAWw3bCOz257rt0KSOKRN&#10;AIxtdqiWzPWYYCN784SYMzHEi/NXrQkFAAy+STr98gBEmVnQ1on9ZVsbhWAmz7PPPjt7MNCJENCG&#10;GIqmEUEemtBz0Z+N8HAFCvbH5Pw767cxP0db9CGMhBOi+f/jsAl0FEoEyQPpnxfngAag0OZko9HL&#10;vimbGOnBgixnsqBC/lIAwv0MzQgZXJv5DA4wZ86cO++8M/I90v+JJ55YtWpV5id5zcrJjI0k+d73&#10;vhcFcOaZZ0YEZ2wZZxs35ro+ZNWItPCM0W1GRqvRbXMY6yLimOUOqUnrZBMgyuDRJOe55R6jGPgW&#10;9Rt0hYQg96u2CC4hBJXzvvVbG1iWHg5hcFarhGWGkaeXZyUKl63Vc5sgBDStADJH83Z1VIgC0ASn&#10;zVrziEcdYFaZNJB/+ZtXGL8mch8iaO7cuVEAoPF44loXhoq5kq4SvKH5Bp0jN9EHEfrsaLwRDSjR&#10;AS3vUrpFnQjTj+nlgjjJekKzZVmCNnh7ytXsxdRaJ3Y5EySyRqZKDXm+mSK+JfTdo7CVWBChL51L&#10;+SkKK2cRDgy1YzxEzgS7nqpTbqZGF7dEifPIayXB3Mx2QZLs5SCjpXWDLUwb30V5iqYVQH6YSRJx&#10;UHDC2MC6kwTIGgMBHSkEpPfsjEUqry4KNFFAMNFGY2K2zyoVRHET0yN8OYtRDoAOGwuAWwNMUoPe&#10;o++F3pE0pggle+UACi7yfDSZgf0n3MstAe/P2PfKUKS1DRkFgIq5hJptF5wloBcY6x5fgoi/v3CW&#10;mQ8qhyP99W8B1c9VMo2vuuqqn/70p2vXrn3yySdvuOGGTHjxE9iELIfM80svvTQa4oorrojlnjHn&#10;UehMiafzT9dtWZJqiTPJtdzISpESEJEXhxnb3tkpEyZhy0vIqXIJwcwYMdExBpNTSSpkvUOI0i6j&#10;AtCsGATICSUDcIUS/ewwbmsDFVmnOU8ejs7t3mluNm950yiA6S2TQCAo70aDpxiz0FFQtPyRCde1&#10;9SwZYo7M6HUS1iweElT9l7LhBoJGPD5Qjb+kM8NTOa6mMfLJfPzoA7nlkd0B4SiunuyB1+RqiGy0&#10;/YsLFa0/krKNsFE6AHCIWipMszSfdFjeq2JIsc7Mv5E0v4EdwZneO+9HRtcwfHD+DkBrYg+K7hHr&#10;EOJoW/mOv30r5T+0wBb24QrU8Gk3GMnqFqY11FPepAkFkNNmLeWW8Tcwcscu56isoAZFigkI7V/E&#10;f1477/+r3jIDZ4kMLqaPuO1ESdcEp+OMqqsE7BQAV0YUiA4QnKEAhNezJEWHxXyIcpBNASJUQvWB&#10;KJUKdERAlM3YC15uAFFr282LF+VVKhelHrxc2kLbSHWzLEgiHgUbGUIBMDR9FWmDaSfjiUW/dOnS&#10;Bx544NFHH42LFjUQSaJro46kEZqZsaeffno8gMjATF3uESQL87/gHHRyHH3LSh9gTdtJYUCg/B13&#10;0gdl+f/zP//znF88M4OPbJSWyLcwoGWJkA+QAyiBqA4BLtTMsJqArMRShJWNUSCI65+HMyoAnK+b&#10;oA5gQ2ZIzplZFW0MLKVUuHJtom/wdE1jBpffRqgheotDJxMQZaB1DLNdgJshTAKyiMmdYoHazD3f&#10;xuTnTyB7iPSMRsk5oYCa9eUBCJ0rIhMmEtUBXW+fSJ6HraHthoPAgfJXamEM/QsB0RPywJk9ipsi&#10;+vP68/IU5bbXShVA4/vM+d5+6SVGT6WuCf2EkLk6KQNuBrvZaT9UnAVY1SLeEejJoW6b+JESrvlt&#10;FXlja7YWauSKWWm/+7u/2/rwEc+OiD+PIpfTbTUCQn0JIgF262ufsW98BdAi5EaBajONxpPAFOO9&#10;YRyugJg+sx3YRghIDjbPWR645QJyxTK6EBw0StWDABFpjrmvugF8U5QJbFdEyM5CUZVTScCi/BSS&#10;UmyMPzmWuN4vOgDjgUAiBDIXqSJJkAPUT6Goy7y95ZZbnnjiiWeeeSZe2kUXXZTJGQUQgat3braY&#10;mLyEiAVWKYCpvvOSsflJxK7KdsZf1oKUWM4QES9en+tqkshsFyMSt8keRP+5i9w7NDMCBfw/+Tke&#10;UJv0g9yvQjMMQnIDYkTkftPCmEGFYVsnlEFGUWWd5vg8tzxwc4AazodvfvObs6IAzMi876hxJfUU&#10;dXRAxpF3po58gmxrIvibsUYlZoEtXLhQNlhxJlwQCL86XqwMeOI0BQN5pAOK2ME1hgAnVj/hDnSE&#10;9pmEKjE9h4D+EHIhKD3fseyr/YqFaFi7gkLaKBaa6QwTLQqE6nRxyexUIJP3HamnnoD93jLjXk5d&#10;kou6ZQnwYoELaS1LBAUmnWUYFFKL1ISAmA/627hEPlg2tf0z58bWYNLIzBCzcGyRZvNGigLKMTye&#10;vOsxxl0ZF5mStZ0XHQ2dxRPxkcWJjwW9sJazr7To902hAJoEHpfGNOfPWCc8hn2EcfyF3wfhB7cb&#10;0ZbSsM0DM/xLCQeTk43IyAHCPoLIoj2KxZj/rthrQYLCGuWitEtrxzLP8ayNSQJqSY94RjGesdjL&#10;aOfBfymA2AFki/QABRDxnSFFUK5cufLhhx+OB/C3f/u3a9asycvKzghEfmomaqbW9773vXgJixcv&#10;zsndAuaJqJnoALI7AloOAKBDrSVSfgEfkjpDlfgkzYWk8vP8q9l1bopSz/DkPnH+6DhCf6gMYOPT&#10;IjGAMhKQUz4B0FH5KoCCRKIEY6FOxGxzvzk+q6YVCV5iRjJbIaCCfKLMkUVT1LC66FVRabfgc8x0&#10;jTogTzBiMX6AhHCbxmCG0DRm5I7W5B1ckthqAa3cbw7mPaiDbQNFHgDzn0Uv8J0NRzH+ODHugkTb&#10;+LBNypqYbZpXGoCyKTK1FAhVUfCaeYVCopnQ8fhoGtK5WYd2fWkgpU4PQd+tcaryxOHyJKPbR0z6&#10;tzs9hNysJkqcjJwkY2jQX+63SwKwlWqhD1q0zP1qP5xqhfzN1MzcyFycCGWUyTLyPSsKQUUmUkRJ&#10;tGPWvPSv6P+GGtj9q1EAE0tjItrT8GkzcGPpadO/pHYDO6z70eJGYV+73vEKAiB2Ip1FjRQJEyXV&#10;NDTH2FaMeig8VFUUx6IFaHmV4JtsxIhdqkKnyUhkjXObB44rAFZexsmmgikJIPocJlSYWXfjjTc+&#10;9dRTf/d3f3f33XefeOKJRHamJZLazP/Vq1fff//98Q9iqmPOEb9CcwnDg61BxL8pXwCeQoYE8UU4&#10;4FN1zaIScps5G2I0xrEeA/mVCi9xnpYHywOrSisTEfdiVACCQtuu2xp0ymeNw7IS8XTl4DwiWtx7&#10;UWMxKwpgonA/zzFPREKf9FdFnVdeutBpD6CyICPOnUd2RAcsWrRozAcgh5Da9e/B6zeKQalwpT+h&#10;qXkL/KjcL5CPtDC4p5AF6Qyf4zBJzgnJWw+guegx8E3iC+CIJrWUrLYwoBH/I1NBGDQ6P2+UuVEu&#10;NkF2+gB2iLXOaymLdcnjeBtEfDH7AoWlJHJCSDLRLbeTIzMY9Lm4ELKn04vt35iPFDfYa+vgbO6U&#10;Uin1kO5puUch0dHCrfrPTCUj4jWq9hL2ES7ID0v7vNXrt20GBTCa/CPL6URjyH47xujbMoXVz8Zn&#10;hqsDgLykAPJtG0hVARCFiD/bM13Bl0pdEScXEh3iHFBFFIZmiv92/ca90P0xlrJca0QhbA/mpVwx&#10;kj1mUORGpKegfCZMBIi6Ira/PlT6BosXgZ5DB0R8n3DCCXfdddff//3fP/nkk5dcckmmdxu7sswi&#10;WO68885bbrkl8xNEB+kpayO6RDZY63YWuoh8UZ6R9TITTFsNLzMezQM0kMm96FPkEeXe1TBm5OUC&#10;Uvprw95I9wj1ZE/bRopNlSi0FcuAofmgUUyWmK9yTB5gfKY8fEqaCzhbIaBRjmcS5Gnm0eT1aN+c&#10;1/zH6zYtnziPM87ptv7Ia4ioiu0fHT5//vzoAFkBlHClC9WaEVRUfrjFveCMUgX5irCmNlijYyzF&#10;30auy7vAISiLvVxraeOaj20FmYh/5eyEiGwoybWoq2h4rCaZDXltIuwasLSoCrWDSewqLVko+qiX&#10;I6Mj3NtCeoSltl7Bfq4JRRhZn/mXE+Z5ws5mJDhpq0h2Wb+V525krh7rpQWvmgnI7eQGZaXIuGmC&#10;e2kkkQHhAn1C8IBmBoONbag+9s2uADLbZywEG6l+RkzORJiogfiJDsCCM+2iRdTC4IN7CuCMnG6i&#10;QAq+tIKhD9DJqRcrvoiaGYnnOBn2w/9QHsSCVoiZ9hKh+stKGqP6gPyRDY4Uy79A0rASJKze8YBD&#10;Eb4EMb2VVXP++ec//fTTcQJuuummTGZcWIW9HXrooZH+jz/++IIFC3JdGM1MM7nonCryPdL/P63b&#10;CDE5CeXHRD8qcq1JM1ENGyeEBlnahPGccvs5OGcGisnJGfgKgwWCRH7aHjJyX2FahL62kXBBJQiK&#10;3JcK5gTgvMuSpwCyJ6fNFUu5Adz1rW99axYVwDgjM3W8TlEgBR1aQnNMNP2ZZvFtLChvPbcRKb9w&#10;4cK4AtBB2OKyVKIM9PmSHvjiF78IJQkdNBGlaRUxxqEcCSbUsq/2JmTOt5FvI/vtvNhqKQmAeg/O&#10;0x6TpdRXT9t0DdeEIokoycDyIhVP5h3D1zu+pB9i97X6RasoLdgvAt3W9mEt3C2ls7Qtwa1uWRsZ&#10;3EoZUiZcllzOqd0CBdAgI6FPbdAoI8tpG7yM7QoY/jkg51GhDlw40bm34J8IC2Qv7cSdKUQBRFpN&#10;dzj61xcCmqDPGg38AnImaKKrFUj5Vv+2AJgCyGeNfCEv1dxKAgv0l9kfowPh1ZCRKI1y33JKl+uf&#10;ryB/AOxPYTsnJ4AczPLHpcOSzYeIBbggNr7GYUL85G+EL6kqloCjX7FYBIvqgfzNtzmJUHtW5Y03&#10;3viLX/zivvvuW7p0aeYq2mSGVL6NHMxLPO+88/IrNEdyAJimhKEEMNqp2NURHmdmEvFtbGDk5LvG&#10;8Q4QScv5c0zuSOBLqiB3J8gjB5BHISEcBUD6qwWTLoYRaoWBA/JZ6TJIaKlZogCiIXLOXC4jQdDt&#10;lX3729+eLQUwnRbG/AO3S39m00DG/OBOTl+9sLbMtjyRiNQI7vgB0dhz5849Zt2GOUfZcHRAwf6M&#10;/TZitKe9GOMx5HjmLaFPSJX3UVagwqttI8dOkM2+svoJZceXwb8knaRtdUDbrGtWk5FnD8Mqcz0v&#10;b2Ro8CF7HKwsoJQPSmqLOrWRzhX3bdxY218wSrKIe6FRWs4WEyNiOh8QKAkB8UJoDgqg+B/RnvKQ&#10;jBRJImkYCnOGTPFmwzZkPURI5XUDiSP/Ia3YnnjftnoDbLOqAOrijDVxTflOdAEbexXg6CW+u9pt&#10;DPZIxrZ3V4eFr6bc/fwAKkS4BtE/5h/CPVJSl/YqgDGghOwhviyUZ+mGuBfs0OyP+Ito0/c8pm6m&#10;vQy/sqGyK1MDLQkmf+GCRF04BMrBFJ/mutyUCNaIi/vvv//RRx/9xje+kQXLkBL5zFw955xzHnvs&#10;saiBSFgPgcdJQEnA4hzMaUWzqYH/ff3279dvWtzQAYatlTzYErgtBcNr8bclb3iB0FGgCZIPIPRR&#10;hxac+vZhs7N0FxEXrQ8A2MsBuZBS3EYFr7766s2kAFrOw6zL45MnyT3nneVhMevyba3C6ayApEIe&#10;ovKoSPnY7/rI6xAQbyB7ItMxRmgOrMAKezPSt/bj9W/kO6pY9j4FwJyvQ1DGhWJs/Vt+Y6UAAh0U&#10;ACDmWBVcEiGicCTazN/8Ngogp8oNZonGdohPx5VjyPuJyHuuguBBtXOLPhpusn1sanPM2NtAlgJD&#10;Fpq8aL78hUDIeDRL0G/S1Z1k2gNoVrk0eeXIAzyNMZJ3F6Ew3ep9gio8iwQWsDWipRzI9H2NrA9v&#10;OgUwQfjcsM9YrVbgf9vACuM04i/wogxYalc0HxODbgrqv5yNHyCIhO6/JJ2CyMD7TQ7rMYD5h6rO&#10;TFa8rX2jGuMyDklF6gmYqY5HIaahLjFevTTv763bCPpywAkNZZkgg6LGJIQjVbExSynn20j2Sy65&#10;5LnnnrvzzjsjH8RUayFFaPxw3RaBkB+KXwGwRMorNNNzAldE1kVkVz7ncmX74Q3oS6q+Qb/0fJAG&#10;4Aow7zKq3BFcjFwxcmnmv4pl2CF+QDSBNDiVUMoghBPqBiiAPENtmkoVF+kfZaAWLBfNAOSBMozv&#10;fOc7m88DaHAfd3TumcvTPjscJcmothBqOKhQB2fIweroIpv0B44aqDfQcFA2fGrMc/W0ir+iIfIv&#10;Ipo8LCzhE6CaivXGc6oAKvRHI7c/rwKoBKx8FBAXrwe/YeBLt+bbPIqsjcykvNdm89tiheWif3r5&#10;6SYSyy5aKV9yqPJxFk3U4zVpycnzLeoIlFj5SgFE9mBS5K+0vqFxpKqWEYBUhgkrLXM0U3Ajvc5J&#10;/0wAhDDtFkJUwREWPfzbpgCmK8K6rMamjz4Q+p5YuYBaBVYMqKBNBTT4EAUgUiyIJGfoJGR3xL1Y&#10;UPu30AHOBvYDPwoGCndYcjqQIQWx0JZKq+IBZP7zIcT9GkMv+gsOOIdljfAIhaHEtcgQ/JcZdo6h&#10;4WIgrl23nXzyyZmKEY5YT7KaIgdiCz/xxBMrVqxATKn8UM+JXC47o5n0nou84hzrEc8LAf4R9tEZ&#10;RVfIHCDrWZhT26hlVFEJrW5TyRxZT7LbIgEkmXNRCec2lEcUCgbKPyhfkO7BPIB8wBiRI3OePDea&#10;3irbfCGgUYKr88qc0EUy9+bheqN1APPuM7Gmu3uPScI8xJwhkivrMApg/rotyuDQQw/VO14rMQ5B&#10;SUNzMA0R5RGJ5llHlyjvGpvJlBiueM1xazKg/44uQsvQBMcdXCkpiJ+/GNOiAPJtxpx/c1OZf5nZ&#10;ubUoJ/W38GeFk5b5p1GmFny5hU//823sK1mtIFBDXSGpdn70n2ZPjpFHKXNnuX2qAOi2nrNaE82c&#10;dHH+xjzJK56I/ExL/wgptD9gEsQBCaIP11ZvpO11VwATPd/H9k9t99idwkHKgOkACfbW+taH8CIm&#10;mjuWHo5K0Oy3sf6i+PkWsgViQVIFSoVHqGh2RghG6GcBQqxHsMKG5OT5rWRv/vIAmhAqhZGwgQBy&#10;b7w9T/SRz/zJwDJ7b7jhBk0i9QjL7C0uedWqVVEAsYgzBnEIirMVCdIPACwRWbE+pQTsJPpZ9BwU&#10;dv3/tW4TtpLvhIXNZEZtEvWALkF3SV11QYAgQZnIAELFIBUqKg+shqC1Y1o/0QHqxSiA/Favxjwu&#10;JsJVV121mRTANI9Kplr0Ye6/XE7S4nn9eWQQr9lToscZSRAxUuUNZd5E1sS0j/mvcvjwww9HHB0n&#10;QG4gEr8conELDjnkkHgDcZfyatnaIPBtBTzCNNv1ZaQYag0XlrcJps8cIO4hv9qC24JzNCVWYBX5&#10;mEtkVHlnoLGZKLn9vLxM0wwS5Wx+pWC4Rb9kbtsuttR2dGUKae2wGymCajUwI1cYkf3yz1ChmsbU&#10;zKcApNE4BKNeJPoVlxH9Wdt5QTHNprOaI83Z2C8w01TkFEOAKfu6gz5fRwUwPfMr/cnrdv2G/a+c&#10;5TOVGrpsoOI51QHAeK0hgIUv1Y8cANtfdoH0F0qOIBaps7Pd5LkXLTSrjJZXyN+IbxIg610pU+Z5&#10;/tXemeUeuQ8HnMmQnSWfIEAlYCGLtI4ZeWX0LVABG3ly/vnnP/bYYzfeeGPWftZUZniZu2I43nHH&#10;HT/60Y8iJSKCPB997XPdDABuBdhUqtnn7BcCyiYLLTnMD+AE+Mv6xryduyjvhapjmYb8zUph4Kv4&#10;BQaFDspn0X9AIEdKAFAPrSDT2j7Sg5JoW+MMOwPTfy3PZBZhoBsCBY2hzEwmvNhaOjQtHFUZTRib&#10;N/6Oep+2YJ0Ig5b0Kq857ymPIDJLdnfsJzz2EMYhmo1zkEeTH0bH5ocUgOj/2Cy3yM7y/IwtgkXb&#10;2+0LJU6RPxQAir6RIg0nrfovMRy9zDKfGHR5KZnZecGIq+T9uavUWEuOR0VF+BrnqACakJhQXWPX&#10;l/Jb6AuPf8ITUPvevi5iTfUkeB50XkuLYU9zklgfuamsf7GFGeu2JC1FFYRQJc2yPKx5maFNQvn5&#10;5k0CTyfGxsYvIPwlam4uVzPekoPSCuXsZJ6z30v3b0G1XEs0RphF6EbKF7gon0E2I6lR3vuJpHEb&#10;vyjbpjwkJ5jnTOAY1BgUYM8yAdouJqaADovclEJ08ivB8cwuwKFcVFsIT6bd2PXFzSVOPfXUmPn3&#10;3HPPvHnzMjOzAGuvxHa84oor4h9ceOGFEZrS3bkv0j8yOjIKUU+uCGyaf9XoVgfkrzIF3coix+Qt&#10;mslQ6daomo462e8JjA3CRHhcjuhn/ms/kH+VRnMOJAYcVgWgbeRYUZwD8itFEiC/s1UJ/PKDQnlJ&#10;0sIKLtD+CZz9wboN5CtTIS9e2fD0UPvKM/miVKOHc9uRm5FcaB7mrNv4AaqI8yE6P8og7zITMUoo&#10;swGVMVgnNCdpWIIHxjW8TYl0Wo3VxoqNkxQjTxpmJ3xRZL062Nggqrd0tonSzjqxgIVZow6hPyn8&#10;qA2tXdrvvikHQ8UBV61Q9KpqMq5JuTHG9ICgDdbrnJlDg3ZURGgk+SnbdomP6APqwcNRvJZZqCnd&#10;hA83EdBTf8/2h7Vg2YGmvKGC/pu5DmC6M9qMfVVL/sMnIOLNIuY/o3hUAG3LlecMqRlBKTpMAYDQ&#10;OCYrVKkwE55nUIBpZFlOknVKW5NrKr/8PAJRe4C2lfdz9p8ACwGn5ApyBtcTQYytOlfPnogIrdJh&#10;0mLLR8BlISt0crPNgUtQ54cR4gsWLHj88cfXrl172mmnZaLmDEwcNerZGfXwwx/+MEsmt5NTQfRr&#10;oZERZmxgl5GkrRDWzkUjMJ5KW9wUBAXVqv9lvpJsFxDj9WZ/xi96ozkwaR7hnpOT8rbGf0TOhU9K&#10;IdcokPrkAoSoB9V2uaMMTEnw66wACuzJq8ozotJz8xo7ZBLQnPypPCNvd0Zu3nEPDEluMreq9VXe&#10;aDS8erF2mNl///3jcuYdm755NJHRSoK1HMA1ZCvNXJO3WPcqeQv6bEOxSkbWseAJFUJSR6xn7kbg&#10;6lMffZAZ7Aat22zRZ5kTmeV5tXnZ8Yqws41Ye2VoHJcqKhcdGUmzie8rVih1tvOIfSl9kL3IAZ5A&#10;BixFjCiiGY62oGm+pPzYOT6LMw9fB4wZ+5iPwUBlQQAb/HrRUhLnDSv9N7MCmJ72FECjQA3fN9Yv&#10;aFN2oBZntS2XiieJU3geLkULBaB6ZGIAcBtZ6odseVl51yI/pL82kMUFMeEBihoKVxAbm1RERSVX&#10;ln9WfUsTjN+cyb+xDyK4tQEvE1esrvxKepP9lPPnihG7Gg5nZy4U4++hhx569NFHL7300szzrKYs&#10;CknBzOE88LvuuivqIaZhhqF0KUJWQKYEbRKt26zfEDaQWhk/+CksECdG86JWL+ffNumtYs5jz1dY&#10;5yKsCwfCg6REgH/AIaB49D+gAEjOqoGKfnLfATyAiFYA2VnkAnqlOqD8qIq55Vjic2HG50zRrnxM&#10;z25kjJixMZ6VkNcQOzrPgtUgtP2BD3wgl8AownXN/M5jiokdeZcJIXYkV6wHvZIC2FCWtTJgFQO6&#10;8rZATASmlWXlBx0jNjHtRXhykmipzI+2S+sKz0vK8lDgp5VjBq+IkUBH7o8Or1SgY8OysR+LPgG0&#10;hY3qItab/8iefICXhTRthmBMiY+cpmOLm4wwCyPaV9hnOng9gWpHGUbcQBZm5Y9IsK3ewNtsU0GM&#10;q3Isj2+5XPu7NoWLbKDIHLidsdkvNC3pLFhRdIpUMAwMfSzLaoGw4oVWSv/gNeX4dveF/8nxlMEE&#10;0hQAxhiQUWddC5fHWQSK1z3QtYTy3X5GGPmVxRt7LpMTQ21mZiQydBmMKVcSRpNEzv4MLzrj7rvv&#10;jgK44YYbDjnkkLin+a00YSZ8zL4rr7zy5z//ef5mDmtbHylUVs4xvN5O8Zh80H+y2VUIYy3tJkvM&#10;rkWtWtfNq8zTyA9z/ki/XJSUxwOKClT0nwKAEOWaEO7iUTTEnw0bqx/WRvCKIM3ryMN8nRXAeCFp&#10;T/2EkTqh1uMM5q9cuRtQz9bg5nRT7IkMQdNWjBHTnXuoX50ayExQ/HyZYeVKI7JJ8/I/o5TAxiyf&#10;PGoIPgHFwNAWR6rpnb8RpvKiubW8RdJ/rOyviMwqzfuO3srfTOi8zvgNbHaEFm0MQAlFBBehX5Fd&#10;cgtkR3UaxJEoCUqLHFcvnWPaV4CGMP5SbcOetvIg6hPtFLpvpd3Tdd3FrZdKLLO/FUN4iYWz3+DS&#10;f7MpgJEBYoIxpTG0EvE3x2sDOhzzvfru2iMPqUK1CqDtHnH+0CioI4QOihNFblMFQElkUw/VfvHZ&#10;Q69LGgMFQXYp+IjEpwayzM2fEZZaNYBFOXIg0zvzXKuTiLnIBCwLualcSxrJ2RRwcTEzgW+77bY4&#10;Afk7d+7cLPO4DjHy5syZIzV4xhlnPPLIIz/5yU+yM+PRJFKuFc5SbF0zlljr71+/wdqryBW7V9wb&#10;aSagDRiqTboG6Vze3KaFn3vMrYn5xA7GkJHzlCCaBhLPIf2VEKsVwJcnUGyPiLrqAXGkWtUiK3m5&#10;my8J/HJYg/Ky8zikd4yeV/Uf1m+5YbeXJxsDM89rghB4Rj9gtDdH5vRWzCsrtcawpUM15Pxq+aSA&#10;MHWotuAG4uoR2acMpJfRZ5YaKAKXm6n5sKBKplHmaAttGAJd3qN/k1mS56A0PFM5A8uLjESO1onx&#10;ommBa0n2AmiOPBNNZkxs5XxGcpcjMYBmdeWEMYhkGoSV6Ju2H8A77Vo4gsRhM7ySO82Ys20lB3gJ&#10;HGHkRRaJPmgQ3NNpz9/mENBGFADjqap0JH4o1Gds/i4mI+DTbjCEtbi8C4lNC9SwVZ2qb8dLlMuF&#10;GSXihZWU9RQbKijE6i/RtLQzLJBkbxY1GEhmUb7l38hLUwAa1OS0EQuRDzlY0lXoCYKgJcTwl5lX&#10;WcIy2Jnqsf0j3+MHnHbaaahN8gaPOOKIrKasoOOOO+6+++575plnVqxYkeUmDRBpA4RTTtCxF5gu&#10;2Rqba92ljbstg8wwMgZIf1H7woRg3+mAPPY8ohxDjgvgMOGzCeA0Ayz53OLhiKZGilo1xnUQUKkm&#10;yBMr00ak3GatA9iQ6B8hPVolAN5mrO6hIFEq1K1Kwigb0bJuOlU4DZubLqx3UX8nWm20pWopFbnV&#10;taf4yCj9UHV/8IMfRKhQVKjP9SQwG+dIySIib6x8nhhqXo2+d0hF8tpyxXzOhIsUbmWDDyNWtclh&#10;ERs6ABUStST63wCRvEX8jEyvzOwcllUh+YE5NesE0yq0ktqxTH0FJopcmIfN1U8o4CL9AcCt+axY&#10;BZbQ35UvW71Jts1DBjeS/o8YCnZDIZ6dpdAyzH+hHpV0BLEyXSpBfIbsLtzOmSWK2z/WyVnlBsOx&#10;5j3rp2hRqOBToFsK6HJFqAjjqQAUiZVnGmQdCXpkMkBDiGg1gy3xIGto8C02VjZcgiAMcURtPuTI&#10;jD/L8/LLL7/33nujAy699NIsiljx+ZtZTQHE8L/mmmsee+yxSMaYUBxToyrMpgw8mnwh6VJwK4XL&#10;SBcvioxCGgEg1L4F/2n9ln8zbNnNjDCfI9OL+8R/J4aTz9K/Aj4cBSTY2QBS0aYS+nClEykEhNVy&#10;0bno66wAJgz2Tus8iLyw6HAqLrenHxAHSjSNzM1TZnVyJ6EgJozNMW88HWPZOMpiRnU17VLIrXE/&#10;kQKqCtGlqAhXvOe5rxyWqZx3gA6vIJmx6N/CzjLIASpZFI+Y6DlbJl90CbbqdjnmiHRDeVS+UmEf&#10;lr4CYxzReKPyN/4NdqqokAggSNmsCm044xPk51kYMXwyyzOxMhJkAPyw8cFOBOJKDYswANdua2ca&#10;GH2j1Xm9jgrg6KOPFuRstnCCNY+BUsA7KVzaHzbKGGoHxgfLgUdksMPpF2lDAVMAZp2IHJH9O8Om&#10;1kyqWc6AAhDPUbUriORUY/NhdkDOkMmA6FsjeAI0HzLgNiiudy5sSw+ZSwrETCSeOkBOO4XJBOR+&#10;86u43atXr/7BD35w//33X3fddZnekdoxgLJMMr11EDn77LMfeOCBKIkjjzwy48dKDQLEuGbat81v&#10;zoB6AfsC5D557TPSt1r9IhmkNrLPHClLkfvN7cgAk9ewnkLfkYQiQvbkX05AP7v3/7x+o13wWHBi&#10;5AD4THnvueIssoG+an1Qr1YnWDCs3CT9lhvwdttwWE5D/bBQJp90dJa3mmJRr7SyU1hzq03UDGdk&#10;tDeJvV3WcVufi35KjlX2TdRJqHI0PGtSCYwCmTyTuISZghHiDeKP7Qrkb0HlojD4pB5mO3RyLMpY&#10;a61mf+Z3qUOlzXMtEUyx4LE4Y8aODmUu6+f6+zSZ6vncy3RbiNf+8BtHqhFQI3oEEYw96KcZ9tuw&#10;aAJxsNnYQI1hwvYvqL83QgGI/4j5FMXP7obDQbGAA06Zbnk91SjpiGLu0SiKgRtcEkQyLaWXy+xW&#10;bgk2EJ6G5htyGJY0oqdlyTkmB6uWyopGZ8az1zDK5FeUixxQ+zCxLKGebPltaTsjZFGE4osWyM3P&#10;YwifdNJJN99889133x01sHz5cvQqkfttJhi9e/vttz///PMXX3xxZrvGMjl/cfoawmSQGBfyVywI&#10;UWM+xIoirEBxgEQzPIOBdHI2pG/ZMnIEt7mjfAsNL85DygnjRPrnySBUZllikRvFPRiVSNr4ZETU&#10;S6inFOANkQPYiCbILGEC02MiaDQ8+7q95nUJVz2EQb6hw4niozHOPoaeJoJRr0UYTbgIM4LfWW04&#10;e+GUp7FM/PriBMrzTkbL0eVms35aUM7j4xIqWcRZqBKHn8SOKzRwbPbd50D30DRys6VzGZ/bjKD+&#10;8TH2UbP4FEDmHREQQgTN4rz2iecWWgo7Nhsg96uMbSqtGvWGWB1rax0jCG7/hI+yGRTAdOts9zK+&#10;OyGaxnxK0kBeq6oV+QG1Kl5TekAtGGud8dTuwdgrpcrKIYqDoexAJRcTllHIDccJFFQFMFaEuQQJ&#10;S0xnOUfCIoWOVZefFN0Eo4ETlDA1hfBCq8Jl+TJulGUJB+UnOWEuHbkRS3/NmjV33XXXfffdd9ll&#10;l8XTBfzjOsdFjia4+uqrowCuvfbaGPU8p3aoj3DHyqUrKqZlXZLK18s/FjXKB5F30CCAV9lERP+8&#10;h3zIEoaRRZImym0h16ivAsAtod062Sh5jmg5l1BBVVRVVWN5KWRZZqsp/KZKCzczTAm3v3xDK/lL&#10;y/EDMhtyzwURj4Ut0+jD0eKeKC/YalO0RdtQ3dNEdnTCIJ3ujTx9tpLCdyv4z9+iswn6eh4jKHN6&#10;mzFw39zjjCOZNvnHnePqhcLSIVaILO9IxH/iZl/jFoWaRRJnP2syV2naP2PI0sKdAlmRVZcpRHRm&#10;CsHzgWlnmgmkZsFbb5lpEQRjhmMz5ADKnDGBa6i2ruYu+1vDPpIBpP/IyaMDDHXORSgfHDXf+Izu&#10;7aL2bSxcijf8HJwAk03tWElA6QmuBgWAsxOSW9Iuz9N+5bLRASpsdYvSpb1zO2eDgpMn0E1eUIU5&#10;mPcuxVr5qB0jck1TLjL6qquuigfw05/+NJoAGYxiGgwx0QRnnnlmvo2LcPjhh0fyKNTSnkxP+fIz&#10;jv2asPADX2SnLo85niFPlCOXjpLT3l3nlmgO/ZGwLYk4NQMqBs78hfYh9EtNUSIKOg+nUG6f35Nj&#10;nKGQpByTn0dUZqq//jmAjUvPyhHNodpVuO0EOAS5H4R8kqWa8sTMFF3RfYJYtHpFDyHeJhjVpzXQ&#10;prqRCUa8DVEkzZgd+Rct7on0xnTXwEwsub7c9TSx0rQ037iI30hV16ii2o22CXOBJtIh66oJmwlH&#10;7bU88Fwr62revHlf//rXsybz9jM3RB5i6C1btuyoo4465JBDjjvuuNNPP/2www4T5s6qPv744/Pt&#10;zjvvnAVzxBFHHHPMMccee+zRRx/9yU9+Eig2y28CcrY5FUBjQfXA+qipWOEa0h95Z3nZhHrsb6Cm&#10;/zYzrF5XqKfkz+j+FZFVkdMoQkbtOKawS6yJOikXtCIDYFDFBMWJqQIxK7Js9XcUqs6RzBcnz3ki&#10;QBsM0TssakCrFr/C25ydDGe4Qez/+SoXyr/nnXfevffe+/DDD3//+9+Pm5VXH5GtYVQmxgEHHJD3&#10;rkfYRRddlKtkGmtNkavn5+9973vbpYPELxAuDsFuu+2W2aLlAA4G5VdwOMSxfi9ghFUAMTU0pIzg&#10;IsR58+1GIBedAZD7UrtqZospIiH9nFKs6KcV4JF8m+Ovu+66N2gIaKupRkgNArYDXCmZRj+IMsi9&#10;yQo01CCaoSVmJpYMDOLlCQjQJlQAGyLAeJkYxxl9iA3piRmPL3oEtVw24IoRDrsRh2BCvm+o9Hos&#10;5igYsc2khPulBIkDFuVEUHtTzZncXWbIF7/4xRNOOCGLKjJl1113VSaaZTl37tz4+Fnhp5566jnn&#10;nHPSSSfJfGbaxAaMSli0aNGhhx66atWq5cuXRx/Mnz//S1/60oIFC/Ihaz7rJ+JgcyqAeqvM/Ibp&#10;JsJr1bXtuwv1T/o3EA+0wzOAy7Sx9NvghVYoXrMcPvUDHN9Ak+OlmlvMIbhfPCiiJ8VigMJF30kF&#10;80Kw5Od9YSwQrhRcypkR8qDM1B5SgJvtz2QWGW6vkXyIeM0cyHrHPQfr+dRTT8UPyDTAcZK5Afp8&#10;8MEHf/nLX/6bv/mbvNZoiIh75KkYa3KhrbfeOk5DWdz16oip8b73vS/7Y2Tk53EmckB+W2oHZI7A&#10;nUBE/JI2b8lo84gye1EDtZV88weReBCi7leMqBEhfoCIvygQQ1mi2DFjqZ00ybXXXvuGUwAzmqLN&#10;DDfUmFmFTbvPSAacl+T2JIKwhwuUq4GOetD6Kq8hM74h1OnKsk2VE564u41L1Rl/shEzfKI97MTO&#10;MaYvwruhmM+MY57+dvoGG4Nq09f/af0mWS0JoVRHuntDuu21b5keWZMR5bHFMpi8/SwzRmgWW6T5&#10;GWecce6551IAS5YsEWvOxIilnz2XXnrpmWeemQNOO+20rOS4AlESJ554YtRJ9EGMu0yYccybQQH8&#10;N8M2OlulAi3+Z6LsS/qXvU8BtCk5CU4xwOYT36JDTSM7ntDHAyFvJDpEQ4xxJNBeqZ2cPM82i64t&#10;//gH5aNv5SMwqFNlnkROIVsG8C+ZRM6GMT9CDSMm65hPAAKvSIhY4EZgASCIsYrlRcfAf/755x98&#10;8MHY+JEDUQ/tFBKnMDpgxYoV+Xbt2rXZGVEjD5SRRJ7kQrHfwf9hQLfddluNeTPx9tlnn/x89913&#10;j0OgTlghsZ6X3bJfUZGCsoj1rBFRitx1pRl6DPH9hiUL+qx/QFW0v5gACS3iOQibN/4jGZD3cs01&#10;17xBQ0Az0kWMRaR5JZmFeTcNe3H3pF94A1Rfk8PcgszO7MmRCjck+jNfQaGBW5rxa5JtzJFuSFDO&#10;aKpPC9MZ8wETVO8zRo2mf74hrOp02e0EhcDGQ08jUGpDTkz7dOqfB+GH9kSZCXyertkKg8vrMHu9&#10;fHOqTInDDz/88ssvjw7I2osIiGWXDxne3nvvnZ2R7/m7cOHCSP+VK1ceffTRe+yxRyT74sWL82/M&#10;wyzgefPmHXnkkVlIGXlsuqiBnDO/OvDAA3Onm7MOQOUE6T8miuDiZacZ9WOnl24N9TDzgfpV4ckN&#10;EPcKZcXrGbx+BapPQHPdkAspAWsrGCF+DkfRn3h+YHyzuCgVOYC2KDCLkHfRYfltZFPEnDQmP968&#10;UnDTQtlIT/BHRVKqnwAlRYQgRPRjyQdKJVfPh9WrVz/55JNPPPHE9ddfH4kfWyFvObL+kEMOOeqo&#10;o+ICxke84YYbnnnmmcwWiSIYNkSkGR7CfWEfVBAx5DXP2GuvvbJfAgCqlQKw4bDLB0NVYxzRlKen&#10;JD6agPiCBWo4iE8jnQDkU5S8rcVSbh9Shi4BReUwiZ3Iouce37ghoJcTSxGeU0mkp5oHkXdPheYZ&#10;yQoIkKmk1XBOADH7swcllpJI9SwTIVQIthovVEJxysA8Y8eSUWqPaefpSEtBPkV5T6esJxCiry4D&#10;sSFze0IlbMR3aSCiNUcawwq15dnqfteEHuMlT1ucbfNMiYwqE10pDcITmIe8uMyEIqZBJqyfEUSo&#10;mbgoYk6Vc+Zf6aXMpVhnE/cyewogkohLOpG6HxFNI+1Pwz7t294IDwFNQ8DRg/eMvbQkb3GEtZkM&#10;cZ+/CBNFctprvjUHlEpRXur71DlCZ0Bt8gDomILQuBfVIlli3guIR37ubHiV81KgfVrWVG+AXazi&#10;SWQcxDmbXgLCIBji4tvdd999eXG33nrrokWLFGlGAUQZzJ07NzbBV77yla9//esvvvjid7/73Zj5&#10;eE2AEnXyyuUE8XVb1L1V+eeOO+6I0odhrpLr/12/RR9g54cO4q/kWXnsglSAjsgbxHMK7f+j9Zv9&#10;wH7tTFDop1I4xRD0gdg46d8jo//exAqgjG8kESyBQJglbX74a6kzK6iBGqp6j4ydyEQqM1llpQDU&#10;2DJKDWr7MHxysKqTzNRWxueAsqsLgMI1k++t3hxJb6b7vm4o9foq0hUbKpPeSJyncQb2Wos25VQg&#10;svGKUAB8TOJSXJLk3WzlXQXFe8LVxIInY1fR6R5bI0R41ME9T2nXNmch2DjI+l4AxGOXx1b8tlXW&#10;CPQ0Y0n/Nu8tnL8NqqoAenJAMusr710mWX64zQAazyHNdWHENJB1oZmXtLA1VT+7SND2FJMGyFKy&#10;bNm5jLOuWYWKFjXbVk5YKJgCkDWV54QMxMYDG5M5vO2228ZHfOmllx544IEVK1ZogBEvMG7f8ccf&#10;z/87++yzH3nkkRxw0EEHRQ7gR1JRkTNkPBEpgPy4lxWFifwok9QEBvcOh1ipmshEYZrIKDln+cB4&#10;FWuC3Wypl1THWEgsBFSVUFlP/7nr/3v9xhniE3AIot7erApgwjgtC25mEoegToBYm/ps1oFnoV2D&#10;GgIPi7GAIhSDqzYXLSrRnc4M4C+DT2Q/yg46AAG6SKjoKrcuf5HT8sFzqrwDewTHy3nSUqaGfTck&#10;8TeECxox/qMsm/YtpjE8FfoWJ9MyUz8PBJwAQx+jDM9t6bdGZzP3m9vcnG28ptFQBb9OZEr6KKoe&#10;NgK6HUNwm60OoFQQ46iqz8jomvNVAEV81gMg6FuuJZ8pMUABKBfAXy8QMfZWbLwI1Ufzw04odNNg&#10;FMoggp5vUbqhf7d+U1igfrjdJVuQTLZWxmWyaTEvfK/zTB04AQ0H+5etzXWQ8ySCef9Q8LlWzjZ/&#10;/vynn3760UcfveSSSw455JCPf/zjUQNz5sxZtG772te+tnjx4htvvHHt2rUrV66M6KCumP+Y/fUy&#10;a7cWcgYNXDaUdlxkQNhoL7mKLB9ld/rhaHWpSxc6IOPH9zAqgBb6lO+hRbLVAa0DqNxnilGHkiLt&#10;RL9mzZo3twcwbSnrZSEfhWq8ETTWgfCiqVDMbLUiv4kDJXVMGQgc0QoUg4YVmRDwYeWAlWZBQgt6&#10;lCPhfyG38HHnt/mJOGDGAC9Bu+RXVgVEcM5Q27Pb2Ay2laKNz2DysszaHVCkuKjtVpOJXDWwU9d+&#10;ZHL3V0xfKbn7IvppRNYZR1sL7PwckHGzeQAjo8aEPmvlx4ik3Oqf99cdf9gCq3GCecibHwbau6hZ&#10;MAG1asS/iM8WBIjms/TH4oCCQWl3sH01X1UAwEVElcaKSHics1SGspdyA5K9EKIUg4pCdN8En/HA&#10;AuHu57tkCmVSZeZUASB6ybdyy/lV5mGznWNYg0QjB4V2swbxyaMTFg/JV3Cou+6666233vrEE0/c&#10;cMMNxxxzjAYY8boi90866aQFCxbMnTv3ggsuePjhhyMhd9ttN+57bsGFnBBLMdFcrppGC2RNKDbE&#10;oiBD+YmWAHl0uO6zZZBCYYrachXlDjyGNqURyWhMSUaE0KceulEDUsEywCzdFkjn75s7B7AhsFBT&#10;ZJDRwKM4oWSGvS3g3DHNQgf4N8fTBOyIvB78oGJE7VcuapQzRzgqgGSSZA8p6QXX9cvfmAnbrd92&#10;2WUX/eI/9rGPxYXUySEvFRIg38b9fNe73qXnNWFd44vnXqweqS3dB92B+KXwjDapYOvhFGrdXLn4&#10;C9VXr0szEfRi/eR+doL3eCC0l9C/nfgtNnMTR5ASI3H1sY46w6aAtfYWQ6C08hzy3EoUMYKpxqDQ&#10;5uQCGhWAUdFG1fGmNxeTOU+ys9Cb+G30v85cq39HftBsYFoMeaJf5pYdkA8UwAgQMoyiRQWLlP5K&#10;IOstYyoChpWXFAmuOgCj0gIetL8498wuUdamSWtmMbnaS4BWKC6eyAMEVzOck1unGWcmwJIlS372&#10;s5/de++9+fDpT3/6s5/9bNyC5cuXn3zyyVEARx111NKlS6MA4iXgBcr0yO3nJLH3IzoiKzLNrO6G&#10;3bMHMVE+g8Oq1c8AclOf//znDzzwwG222UY2UdtX+inHMM7ygdneErDmAJiwhH6ZPgkuyJ+KfmVS&#10;pVADJEW5KDEuOvTmzgFspPK2OHcWn/ZGpJtKAgFBD67FZdwrIFmTSbRReaFH1uyKGWajIRgvYwaG&#10;cGzxBZ7bD3zgA8cee2zm1ooVK84+++zTTjvt8MMPjw2S+de0fg6OJohW+MxnPvPOd74zC8Pi4VKM&#10;UXjWN6mt1r9onFw9I2lFSU5uARi8v6aFOJhZWGYuNo4Qv4P7c19JreevY+q+EEANX2xmBZBhfOEL&#10;Xzj44INzX/k3r750wW9729siVePg6xK6atWqvIXdd9997rotT77+yoTVP92JevNQQUzQQZeDk23O&#10;gSvnjw8N+PAARHhE6nE50Ar1FfzEzCmPFuPJ/v9l/aYkWJJZzWr5guyXMyCspYtJNIoEcwlXQJU+&#10;mo02L1MywmDKesFflr+Zk70oHhR2dztwmcMUQFei+cl3V+Hcnjb5rGPgxz/+8TVr1jz00EOx9LXT&#10;OO6446IAFi5cGE2QGTJv3rxbbrklXsJ5552XyaOSNGeL9H/HO96BWZM5aL3TNASFmBVaJOsoyz8r&#10;Ogpg++235x/rf6dktenDDMwZRH5aFVxGUtgWOqCJgToBIDCtlPqP6zc76QBOTMbzhi4Ee9VYlw3V&#10;kXFXWwiDS1aI0PPyTAsiKq8OU7FhR0G0chNxPxmS2UP5N7XA9i8kK9Nihx12yDzL3DrrrLOWLVt2&#10;/vnnxxuN+xk/AJ8tNbD11lsDC2cAMkUtlczGKmeMNyol25bDxEnzw8wYDYze/e53x70AblEh4XhB&#10;La6A2czMH617abTmkfKv9tYTUBMLvsQbm7bE9+VzAeWOjjjiiPjyudP8GwGx8847Z8UShR/+8Idj&#10;3MW1yoNV3pXb+au/+qu8kSzp0WWZ7jQ3+gSbWQFMpH+bOyX0JYHHmqxWA4wuo7hfnQN8Pix6CoBY&#10;Z5VLC5tXekbyLfiXuLaMhIhvBzf0PsI1dQ7agVIUqI1lRCbpMzrAqsxLyeqLzNW2T9JCr4icU5Ig&#10;XzFsiTZ+gN7F7CRT1CwV/vJAqqhiTZ9++uk/+clPrr766i996UtRALHDTjrppFgDMdFiK8QJuOSS&#10;Sx555JGbb745LkIeVN5FRp4LxQnARDm2fZf8E2CxGFn3LUXKHItJFwWQH2aEVF3OIKcoaJZHxN7K&#10;qmfjUwA60mRFNzEwBnxKiyD6ygvhJI3YUCYsCZZL/+vxAF5+wmCMnrN0mqdCLMWhayyo4cj6U9W0&#10;VALTHiy3UNzyk3hPXAozZqeddop4yvQ655xzVq5c+dd//dcAyFEAyiC1OlDw4lqSEzXq8aH++/Vb&#10;s9lskJwkx2Ry6w7qrxYW2lNIdFMhFIB4TrUCBfC/rd8cXFmgr9PIj9Y8xOs+c8R5sm4j0HPXWfZ5&#10;FNttt50qm4ie/fff/5RTTtl2222jFGPoxSLLAQcddNDixYvzxHDDvSLQ7awqgMjHUQG0QYXwMaHf&#10;eGBhOY35jLCfEve3pwqfEhxICEhRNLksaclg5NsRwYS4HialyaMJIA7yN7/lATQ/UeVUKjrKpnRV&#10;DTrhmchLzKrRbz3vTs2aBHJ+mMkpANJkHssmU1Q7uTazbGSsDe6b5c54cub99tvvjjvuuP3222MN&#10;xAU/7LDD8iGTJ3Pj+OOPz0Q6+eST77777ngJ2ZOnoe46T4MA5QTzjCkACJSa/0QKh0D5Uabce9/7&#10;Xglt3EfZzzHigWHCJ8H1AEB/hFpOpVulkK1woIb74VYIfU6S2gKDaazsX0MO4DUWG4+wipbDsKOJ&#10;Qv4BnVlnSui8GCHHFHolQDky1tmTz5kfMUJjaGR5xwO48MILV69eHesjFkfmX2akPA/pL5skmQNM&#10;pvhZiSObokzoQEpseYyyFI8JmjEgGc8JhWv8tnHSouWEtsqjC/iEUglyY7rb1+YP9WzkzebFZRlH&#10;s2b1wlPnwUaUZPHH0j/33HOjdw9dt2Xx5/nsueeecfBjCU4ogJd5R7OnADJJIhPHtkU1/2WAS45f&#10;PGiB+aD6hdm0+Zr8QSkZVL2UMA5RStGcee/imbJZZXMqj1NLkVun1r5dcgAKyriJtJGGGeRdXcaC&#10;mlqeFt2D+0yVhkGWWcgMV+yKAiFDVeztsfCVxVWk7phH2XJ1xTpKFmIHXHHFFffccw8w6AEHHLBo&#10;0aI45RdffPHy5cvnzJlz5JFHxkx+9NFHL7vssg9+8IM8pNwUSwtJXMkohfuZaJYSlKqcYsb8vve9&#10;Lwog98WXyrAN3rNFk5fP7DwV0XhDt956a92A8VvIZXYTuvBAGKPEUSFAGtGwStviMKLgt1QBTDMl&#10;jIiRNh4yj5lL8O9ifCwRvjAf01qyPJjkDZc38ULU5icf+tCHIvpjaGQ+qSDPtMuez3/+8wJ/PI+y&#10;WaA5LLJNRgiimbIRj2INcTukMTIS0VgdLpUy9bCGCEcWET6jCVSGbfNygjhvqw10yHl9J49yzdzm&#10;Nus2QkEcObeQu4PahhzP28mLzuf3vOc9OTjvt1UCL38VzKoCqAdQoHMnp4wrINDY8L2EP74tq7N8&#10;gIhN20CSxcxq/KAVxyh4WzTjeC5jKQXrTBdkxUB2UTK9oCMRIUlR8ZnsxC/UOFLxQkxs0dd8kFiS&#10;oBIiN4f5wTkVonKRqxzWhrJjo0SRk8jWXFQkJ0PKntj4cQI44vvuu28cxDVr1kQqXnLJJbHS4h1m&#10;bd5777133nnn4YcfnjHXUpTW1sIWNpo+YGzFYM913/72t2d2CSznw8477yz+IyaGOklagsdgvwpq&#10;icMMWxQX0DynEoxt3N+HMuKUDK54JP/SDfCgdQ5+exXAVlPUadMFtyPr8oiMJgqxXZZ3nhuLJ4t6&#10;8AHAGcCGPMpriNDPzJDBy3TPC/7Upz6VvzW9izeVshZr4r41mdMqD/vloiWlVbuQBa0S0ktSThiO&#10;GHS1Z+BkwDvx07EKIyTYiOh/o73Tkb3DSyyKZqT3aOSqBROvYv5vnp7ABf+Q7GCXElqEfnE+rdLy&#10;lxNQwFjlTkvfzUmGjtQ9BYCWR2MvASIRSHBMTP3TxSWNrHq2BizNUHa5LAe2c+ZYG0YaIVuKaZXZ&#10;CACTmY9NiOeqCauAz5i3kB7PHcVe3nXXXT/60Y+qyYq+Rw+DCkJxOFWR3+INjI1/1VVXxRHfa6+9&#10;Fi5c+L3vfe+nP/1phOP8+fP333//+AHf/e53H3/88bgFGUz5NkSr6rVnVYr/ZGW9//3vj6OP5yey&#10;O992VNFMXCiZGPCE3C/ghoBenszYzxL9XCSG4mdrfGSEJvdtpHw/O4ZFWOeglU+/RTmATUufMIE6&#10;nwgoVfrUurEaGWLgceDPukiaxGR0iy1tI24PfKIpPtHYducQ62wdULOCpECjW5B2kD9yuf05rIgU&#10;2UQudyOlZxuqLn5dNsMukVFb5hYPVlNafW8Pnib6f90VwNFHH92GMHVMRxufGiBKKvSrBgr+GauF&#10;SRzTpmZ420ZK5PIzWhtcCQXpa4oKFtUJ6IeRtA5TS0kjXEJQCMiYaimQCYegk8tAwLCJXYAqZDyM&#10;5fxLD7WvgBWUiR3r6rOf/ezuu+++3XbbxbGLOI5AhGhQntYemUz4HXbY4bLLLrvmmmvmzp27xx57&#10;HHrood/4xjd+/OMfRzAuXrw4fnlecfY8/fTTt9xySwQxZQZPmHNmhKI0cTVIVQoglr7GYe94xzui&#10;APLhM5/5zE477aQSrVzcchvlU8G4l/0ghZ55rP4oM+wRosEUQHsGtPqyKNgWAINLySPaRLCFi9+g&#10;ZHCbTdDP+Hli54wMChMsAhsSfxPm58gdhFyB30ol2DNao2Mr8LojLXOttVWW4Ca3W2TPZSE70J1a&#10;k40PtF3Mxhk6Z2Sk2Ig79TpG9grWrFSqiTp2iKtW6NMed778G9kMVBBtqiOYI5o/Wvf0gdfargBF&#10;AbH6x8YvAoOFftpaM1hwp/0Ml3qxLQPOwSMEYMxPNEvUzu+yyloLcAKINids8YqNDYTZRQ4sf0lw&#10;ZBXS0ahWPBxCM6fNMRHHkbbYeCIHoy0AgRCLNgZVVyaHnX766bH3lyxZEhm9zz77LF++/MYbb7zp&#10;ppuyf7/99tt7771PPfXUqIT77rvv4IMP1lBXqAc7qe4u+YvYJxI5n2P+8z9QU/Dyo5kiyvMryB+M&#10;HWwyHr92aXlKyiolGoWP4gHkQ7OMiI+UgwkxFaP4fw5b+ySXCc5hgCS/oYO+7bbb8o7H1TvBYvZb&#10;tW2cIv+VHulhjhDyTEShGzF36loSSaoqs2G6ncsr3f6rmbaXf2tv3g1huFiqvGXERJZ6Sfq4BdlZ&#10;9jqUFfg8skjyk4lC4o2nOmY1BFTWzEI/CdDRA2D7j11ZqgDYqk1WtRoLFpO5XY+B29cW1nIMjIZ8&#10;i8aZN9DgUi2PiSaaWtW3J3ZxpWWkUNnLn6Cl6um2aYygk7JKeBsKg/5zWrpHStxt5oeQl04uriXD&#10;IUXXTtRZhtoOR8jOmTNnzZo1K1eujL2/7777nnjiiZdffvm3v/3ts846K+93zz33jDKOSnj44YeR&#10;g+ZsOQnhi+hfo2AOB1bqP1+3qTOlFXbccccvf/nLRx55ZE4YNyXHyPNRciRynjCLECMhyZBv0UpD&#10;mcsNYMTLtdBLSBPSSTDrjH2hJHK/tcFqx/6pEOzWW2/Nuxyt2s1WuP/bE1NqiWlcxcMOO+wrX/nK&#10;scceu2DBgsMPP/xrX/uazlMHHnhgvooNAo2+5dG9Og8g0n+XXXbJ6sqT3HXXXbNsdt99d8IuMiUv&#10;IuIjO7/whS/EuIu/H8f/S1/6UtZkHv68efOykicIlDaOKs5bmz0YKAUgm1pn8b8bNkJ/JOa0py0B&#10;ivhsqKfdGmR9Swoy0oF04zLmV4JFtqYcOAElrC5pYBVAw2v1XXgkqIcQ4BTLJH9WoJEGAKpzIsI0&#10;lunxbT1EDYB1VuE1+wWDpNynjF6RjNLIEbi4emKYR9xfdtllX/ziFw844IDjjjvu3HPPvfDCC5ct&#10;W3bIIYfk2xj+V1xxxWOPPXbdddd96EMfQnSKSmDrdVumzUc+8pF8xRWQrY2qGOnFoioy35YuXXr8&#10;8cdHE+y1115RCXrK5yd/8Rd/EdGcGxTOypiVQyM0iyeBQ/Stb31rm4IhMoAKiQ6gAHxuGTArUz9d&#10;2qiEGXkOk0lgIdEtcmQTglK2+ueNErfbbjuiP+ZG5kEmXCbZokWLTj75ZPWo0QRZJBN9B7dsL3+L&#10;6ZRFe8wxx6iyjhiNEZdlb31GNGRJRNafccYZRxxxxCc+8Yk88xUrVsTrjzLO4tx///0bf9vQchiD&#10;fpEXzzzzzD/8wz/MkgJop502Zmnn5zHTW/vafma1D2PqaKQCxS8iPMh1IPHrVRRvWihnAymNDhUN&#10;IRrTTLUsSxMDCKVbmdyYD+r1tqnJfua/vgLgD5p86TIPkIZDoqlmzkdZd1ArCjRJNuAohNUhEyEm&#10;suW0OT5S+Pzzz48OyDOPaI4dsGTJklNOOSULM5Nk7733jluQBfuzn/3sxz/+cZQBPomRazJCfPvt&#10;t9ckMtZ99ojXF7qKQyKmSTyAees2rUn32WefPfbYI/s//OEP5yc50hvJw8EVhvAnOkbrylgzO+yw&#10;QxyCmDieDBeh8FA0QRIDI/NzPoNUVRHm7z8pACGgCbG1ZdtUHgCBIg4TMRQRn1kV7zJCP7MtHzL5&#10;Io8++tGPRkJlWoCpbdHEr27LyonJdtFFF1188cV5sOedd96nPvWpiJK451kGkQu77bbbBRdckAMO&#10;OuigLIavfvWrMf1i8eXhZ0FGDWDhf5mrINrl+eef/8d//MfZUAAS8ix6gq8UbG3bOxJ8+rYegM++&#10;EuWvr1BxPzYIoxKKLHJALevySrXJDGoE5OdSSu1MWSKg0srKPxtGAQ5kPR6hegAiVCUfFOAG+4Ft&#10;0zqxZ67oj+6X23QGtDztG1gopLCSupkIwdxOjOLYAVdeeWWWZBZgrIc4AZH+MdHmzJkTTzEzKp/v&#10;vPPOxx9/PLZCJGzuJacinf/kT/4kApoO2GmnnfR7iSsQ8Z1LwNp6KZHU+SrHfPrTn45eifTP37iq&#10;EevRHDkVSCuNGP2k0U0Ed/yDnXfeOW7rgeu2TN38Ktd1gwjpIH+QF6iAYfgDEJaSoAWeeby/yQE0&#10;BDTRlmTLtkmk/8hBnykb7c3Mj9WZ15n3momVaZfXH1MlkyNfZRkIrW55gK/C5dIUftWqVXmwCxcu&#10;jAKIZM9cz/rJ4438yt98FWM/i/xzn/uccrxTTz010j8vIi9lzPFsJNZkmWQ1RgH86le/mo0cQKV5&#10;oV8TUl4Mp3xwYiyN//RIUrvBlpHHrWygBea3rydrXegs8i7GLE+iDBMcCOX0TfY2eVALnZgWhTcM&#10;dwSKgwrfD3WMARJFRBHR3MoYOEsaAnd6zgA92d4v4t3Qq2okMSKo0lfykn+z7jSNyU7BqMyEmAVn&#10;nnlmHPTYZ/m7ZN2W9RgdH3md6fHNb37zueeeu/7662PGZaiZVDHDsfZrRtaWANEEO+64YyZeZDT2&#10;XDwWuRAmBjQtOsnk+PwqCiNDUmkvyZE7FecRAoqjEPd0r732ig+xevXqCJA4LoWEyjTQBMI7QOHo&#10;zkr/KekoMPVPCiAeAJNzq3/eFmPLtqkSAEWeZCVst912y5Yti5mJECqvGb8HXEEcgiz7TOsNcU9u&#10;2f7FBx6DNBJBl+1YT3ngv//7v5/Hy5vGVp8PWXsWqs6uWYc5ctddd836mUA9bQRulC3SIUJhNjyA&#10;zIQxqVs0cHt4kaFFWBZPWYhhy3GZ8K0QbksvyBnZXWygJHvpQgv+UZ0rqd4CtDaMFJga28L8zvrN&#10;AUXpFOXZ82dgtEVOglxdMQoiHTKaXMOaoAQXOXOOV8giEqK+CeEKKnhlUALirXDM2d72trfJ0GKH&#10;jdaJCI5NEHMhhv9hhx2Wh59/6YODDz4YgCe2Qt712rVrYYHyK6JfxZlewe9dt8We+9jHPhafPvMw&#10;kzAjgV9C05K7QLFFRQni5zz5kGELYSH7QwifocZwjK/wiU98Iifcd999479eccUVu+yySxO/zH/E&#10;Mwqky2fDA2g7BDV0ImC/CQHFrzEgla7U75ZtU23KbWAe8m8EzaGHHprJkTeh2gv+N1tEkoxT3jq7&#10;ZsvTe6WPWv9Yz9Os1tehXEYYkMreVYpgnxEuoZDEnj3jVnLsHBML8YUXXpiNHMAxxxzT8hHWfQsM&#10;x7Kp0t20fOTfrt/UAdAQZfIgWQq9Z1DX3h9ZoyOgcaIozmrXKnY9RSL9K4BD3I+g1Taf8K9cgnFW&#10;aTW9kQMgf8pShRuRjGPY6p2COyE/yZAQITTiobWnKH+lvyCSb5XI4tVBsPPWt741cyPn/8pXvnLO&#10;OeecdNJJYBr5cPbZZ8dNzL9ZlRG++fzII4889dRTp5xySsR9Hh04ZulbsoQldWNV7LxuiybIkh91&#10;EntcWlhxAzIJEjw3mMfSlgw0XE6755577rfffrFUcq34CrEU463m/BqKuOVy2rfUXxqA34NdruxJ&#10;/39HsJdeeilOTVTBddddd/267bot26bb+jzz4Zprrrnppptuu+22m2++OQ88/ld2+pstX8Ubu+WW&#10;W/outjy9V/qoxwncJ9yd109tDpiY+f/i888Blkz+Pvjgg7MR/6EABNNbSVszn4xmnhfePqZYZVbb&#10;3qcsmOR1gzwQQcoGx05BfpVv8Y0L92drETVIW4M8E3XyevPRJYbhMO1ijFOetkVt3IUMW+shhcoU&#10;ANEGuBKjFUYIflT/LPGcItwdSW2AvoiJt0dsPhD9QJxxBCOCc9rddtstNn7k/pw5c/SFX7FiRRyC&#10;KIP9998/30bs3nHHHVEAV1555U477YTIQfuaCGJdISP640xEUksIx3KPZ7n11lsDsxqVoFDbzfID&#10;FGdFt+UhqKTLE8N89453vOPTn/707rvvnksoD5YSyFXggtoRE9BT4ItDwPUBJ6URR3ag3yiAf9yy&#10;bdm2bK9k+y+bZYsCICgbAmp7LxZ00f2jetDfESkmac5daIfqiG94m5r54vJtAFkirDL7S/aOXefK&#10;sdESwpYB21k/g+Ih0TA1NXJVz4a6AuVUFgsG2jCOilZgebykvJZ8yAGx5VHkt7dHFUarpYAy22Yy&#10;+yM081Wk5wc/+MFIwww1Ynrx4sVLly6dO3dufPGogSVLlixcuDAfvvCFL0QBRA18+9vfjgK4//77&#10;jzjiiLgpCDMyvD/7sz/TI36HdVuEvtBi/m6//fZRDOijxWr4Mfk5HsmRcxfttqQIOFCef0abU8W3&#10;yI3k53yjDD43/tZ1m0RxqYHkunFFjDpAPI1PgGHsNwrgv2zZtmxbtjfeFgUgcE9Si5nUCRgj/u0I&#10;NkZXGu4vYyjBDWZe7ujmiv/NsEnk+la0vfAQqWMlyhNsKIW6ycRgK3FywKrsRzLROjUZCNBPeKdS&#10;N8s6KJPM31IiRm4qY0a0FRmKOlf0o7FvHDiRmBGOJVcXEC9cUg7gXe96Vz5nPPlhDP8zzjgjaiAf&#10;ogPiBMQDyIs48MAD99hjj89+9rOrVq165JFHXnzxxYsvvjhnVuGcweSc73znOyOjI/133XXX/I3c&#10;j9SmCeJk6O1hDJH1ueU2AqvC84HXJTHjxeWWuSw6U6HpzWf5Zz0DKABtErI1c24noa/sUTRsiwLY&#10;sm3Z3tBb7FCh+Ur5sYtvU8FVAL76H9ZvZYcu4X5pQv779VsrCcpQMjbwEp3H61Akm1C+di4T7CBl&#10;rYB30N2luFWVAag028VMMEfEvzXGRsX/aMIm8kuzPOEaJcFRAPmKhdv8pwAIkD7aV+Wy2YOaV7Co&#10;Pdb5Bygidt5552XLlq1YseLwww+P1X/00UefcMIJ8+bNy7+R/p/85CejG374wx++8MILEZ277747&#10;uI7WvjlPdECcgB133PGjH/1o/kYNfOQjH4kOiGJ4z3veEw+DHpIPEPxRr47XCx5JKssB2ZlHl2/z&#10;K1xAhfpoS1nGU5RwUEOwSbBA/ACZDxwEDQHlgC0KYMu2ZXuDbjE/US+MZb01/EXPG99vThWKHCyH&#10;lB+ZXcYWjC0IUNCrtlapgcww278kz2I7EP06go2cS+1Xg8AO34ZiY+6FM7QxH89GB1P9iIDl21+s&#10;TcSwhwqzxIjOByBRzQNiR8M46oEB4I9Fru38yEddlZQFSJAKmEAHZSS5boz6BQsWnHfeeV/96lc/&#10;97nPRe5HARx//PF5F/vtt1/UA9KIZ5999v77788xGRu12l7BkfLbbrvtTjvtFB2Q4/MhCuDd6ze0&#10;/s3T6k8glKeOAb4gH/JVbkFOWBQoKuStb32rSFfuSyEYHWanjHf7Brc5VVvDo4HTURlAaIsC2LJt&#10;2d7QCmCkyhmDPxNtv+iApogL0CxnJ0kdqV3SiML5c3AZHbI/8ogYwvncdknAms6AJLzqoazp7Qwj&#10;DWCQDQG5xFjGDBkp/N06A3xwNIdb02dRk7vIa3TldB68P9IIkRD05szhNknnJYDAo8kkAbNf/yzQ&#10;0pxnn332Wb16deR+FMCBBx540kknnXjiiYsWLTr00EN32WWX/fff/4orrnjyySeffvrplStX5iSI&#10;W3JfeVm5qHbBH/7whyP6AYG23377d73rXXEO/vIv//K9731vhDhOfylfdcIIutvYNfuxYSt9yJZb&#10;ePvb357f6hIMdySpUNYHOQ8Ogaw4BdCbbXEACFD23HjjjVsUwJZty/YGzQFIz8qXku/jByKybdkn&#10;6r+EXEaC/jH+3g9CPcxzOBxENxE6uXqB/Nkkitv9EdqnFLYTlLRlgBidjLogok9AQSj5cDbA72rz&#10;EuOa/oB3yn6QnogwCF3gpYwWT5w2YQpilYMJf0faSg/AXwL+liJNx0QlwbhRI6xPPfXU008//YAD&#10;Dth3333zOQpg3rx5Rx555Cc/+clPfOIT55xzztq1a1988cVrr702wj2PkWITrI9gzRhyEjpg1113&#10;3XHHHSP3s+d96zaNjnM5ZOzi/njaAZER1ZUysl189YVXezx2gwGQldkeO9eO3cHk0n2gDwTNbrrp&#10;pq1AmAtvyL/58Mtf/rIT0efs//Wvf52/v/rVr3KAv9n83K/G82zZtmxbtteyRehoFNGejgV6EveN&#10;9tQhIG2LvGz0xkmUYiGjV/MFMpSNgCavI5JUiqobYMKXj6jJABqFHwAGWtu/aFHuQn84egDQn2CO&#10;sXaBPom5kf1NqAfZQ4S+LnWiRrqo515aOpBvG/Im/vK5GVEgIgoANJ4OKEOcbpE54KCDDjrjjDMi&#10;8ffaa6/ly5cvXbo0yjj/7rfffjvssMNxxx33gx/84KWXXrrnnnuOOuqoDKbc7Fod5Py5Vqz1D3zg&#10;A5Cg73//+6MA3vOe97z73e+OAsh4MhJ+jJ48rYDTmZWMViugREAZl6w1DrgC/9n7bfQkC9ICBXdK&#10;l7hxIS/xot+EgP5h3RbhHp0Wv+YXv/jFo48++tBDDz344IP5+/DDDz/22GPZH4mfY6IMIt+feeaZ&#10;F154obIeDpoy2CL9t2xbtk2yLViwoE1um+kdmwWVHAKUU1agnP4lamac5mBc0GjdIC9zvDQD+13Y&#10;PYJJpVKjNGPDgPZUENAvYr2fx84wAkc4hdoYg7vQbpEEHwUQubn11lvroAK6rklW2z3mYEXCuq7T&#10;InSD/mVC3kzjNuJm/Iq68DDaFrG9tPJVxDFWpW233Xb+/PnHHnvs5z//+RUrVpx//vmLFy+eM2fO&#10;gQceGLs+6uGaa6559tlnIxgvuuiiXKjcsblftXUZTOR4RHNuBy/QNttsE5XAfqei5CTU2WHakO6O&#10;GoNl8hWwkC7BJf50Ev6N3HgxrxIMQD4CQSS+TAnVMqkAItkj9FetWnXVVVdF4ufOP/ShD2XEe++9&#10;N37UbJdeemnUAGP/8ssvX716de4/P4zEz986AVsUwJZty7ZJtoULF+oWB/9DcBftw37HZqyPLuhn&#10;Df/2pKuobcyHNFcNoKLK8cRfJA6oonoxeERlwNUr7VLZ4oCxr46vGjtqm6OxUEDXSYh+qJ4I9wgv&#10;lrJG6khARbTcSA5TWh8F4CvnAasX32f4R7IzpWFDQSdpmt9bt9EESrHyV9JbrVwE7p577vnVr341&#10;En/ZsmVXX311BL2S4Jjze+yxx8UXXxyB+dxzz912222x7vk3dK2cbZ52+xmgi8DhXHqGiOy3v/3t&#10;kdcZkhBQ7si3DUzhBXIebQMEsqJXKJL/j703D96qvvM9vVN3qmaqZu5U35pKcm/HXE26+966NXdq&#10;qqZqquem28REcUvcWQRlEfAHyPIDAVlkB0EIiIpGjXEjGpMYS8SlXdLBuESNQdEgrhBcEBVFTWJi&#10;z9zqefm8mvd8cp4faKKiwHP+eOr8nt95zvmec77f92d/f9xsCmasO/mgSj7DA9oH9pFNPMDgwXsC&#10;AP395ZdfPu+882S6AMFffPHFvn37MjJEwqZNm376058OGDCA8V199dW///3vAfrf/e53CAB+gkiI&#10;CyiupM7S7Wyd7cNv5557LsgYWh5JFMwYSctPvTpghI4dILKm5+vVMePecEJl+jS/kEtIBWaBGPgF&#10;1gANiIFk6SQnPZ0SvETkQdL/w35YgwTpwKxUSITAXM94tLgKICU3g35tW/gqfpRbjMfm6XKl8EzM&#10;XOJLnScCqG4QPR5aADKC2AXMh+lzy8nTfI1PhvTVr351/PjxID5v4b777rvnnnswBRYsWDBw4EBk&#10;wGWXXfbss8+Clhs3bkRL5hFF2knR4ckVVAYYkoZkTQPAfXRr4071/IDU6fClqLDpscaB6r8UF8C3&#10;bWdMYA2VkAUB+tDEdz8VCaYApULYzKj3BMA777zDvXEbmzdv1rP/yiuvjBgxgoHecccdwPo//dM/&#10;cRwzY/jw4fxLlZ+Du7u7EQl/+MMfjBns5jrJztbZ9u5t6dKl1oWq/qvCmxYpZgmdeoeMB5jzk9RM&#10;8UiZodav09zQAn8ahFRsmKTPVcQasNI+MDqpLU+Nyq/A0O8fmyC1YP+6bEJqSoUjABye6aEGBvTm&#10;J0qp3irnmuXBQVVlEiOUFtRe8MZOzf8xtyfyANi1l4AeMJ+AwQ/NqTTACWkj0qJfv36zZ88G9LEA&#10;7r///quuumrevHkjR4485phjFi1atG7dOgQAeIiEYJyJjbMjoYX1ugYt+JSXX/ZmBsndffOb3zz5&#10;5JM5mz79v/u7vzuotSF72E/EQmIMfhJabEsirG4zvu2fGBm2ghHflQT+qRPMFCAZthWx72UBYcsw&#10;lBUrVrz77rtC+bZt25AHDBQBgEhABmDp8MgUAAoJxAbGUf/+/ZGE/29rUzB0BEBn62wfVQwgVD8p&#10;/qrlYGn5a5BWbK19uHTp2MYrZBKGfwE7qX44v2JDASDNPcChADA+af/0MMElBpDigJQKRwBEMFSX&#10;Ub5vNG02AcnEJJ1OoKeeHHu2WCSVQll2GLy+IMWeHT0FfakgTKSRV1HOUc9sQ2DbygegJSDiKho3&#10;DInBHHLIIXPnzp01a9Y111yzatWqZcuWTZ48eeLEiaAln2vWrAEnt2/fzr8OPfRQK+kUbLZz4fxm&#10;7xhmMBuHbxQA3BpAjwA47bTTTjjhhK+3Nkyfv//7v7fFWLp9GSfgt1Z+eTYb0bBZCiAZtXy3BsAN&#10;FRgG0PhQALD5XwvH3rMAbr31Vv592223gd3IAOCeG+vq6uLZXXfddSD+2rVrGSLj+OEPfyj6C/T8&#10;kPHdfPPNcf74fUcGdLbO9uG3xYsXq+qqvKvvJ/8ncJne6LWNpf6cUP2o6saPpMyw6YpeFIEY5AJb&#10;QRA0SvBLYaMBYT93C3oD3HE0VfZyr67rv2aFxjJItCCWgW4c7kgZpm8KdDadsZIliN2yk0rI6q+4&#10;F/V93egGsdlksrPxgNw7UsKhLAOyh7Q2lG5rprhKtW8AU3s3nXfeeRdddNGZZ545atSomTNnHnvs&#10;scOGDbvhhhu2bNny1ltvoRwPHjyYq1RvGE+SK+r5kefZIIR+mKSonnjiid3d3ZytV69eCAAhHjFg&#10;qqggLv8dp+JLwwaGAThYGjgPy59yQXOA2aKhP/KxePX0hnxPAGDmMJRHH31UBFcAoOwzRWxEwBl5&#10;dpMmTULZ/39amxP0gQce4FFiAf3+97+v0eDO1tk620diAdgFN5n7lb1H73+6qdTuleKvXnX59xUV&#10;qSEwKcj6IwFUnz7fg7OW1IK/cZXEa1RV/ur2aTROCE+c38cR5NjCJRf2iNqIWF8Kt2nvFImUTQk1&#10;fqszh03Gb+MZfKlfBVxj5Llxq5HBPhAf9DzqqKO+8Y1voM5K2da3b9/jjz9eiKuFb46Zs81obYA+&#10;74LPya2tf//+/HDFihVPP/3022+//cILL5x99tkAa611sPW0BVyW7KZdgS15FQAYE6jaAwYMQHnX&#10;+aPabhRXygfukefPjXMLDBW5xQFGEfiVrA8GmREA/Gnmj1mhBns1JiIDkJEhTH1PAIwdOxa5sWHD&#10;BqD/nXfeAcR1ASGvMAsQcZs2bZozZw4z49RTT928ebPZPoiBX/ziF1yV58JTSApQR/3vbJ3tI9m+&#10;9a1voZOqs7tZFWVYOI4g6WgqK6cFVkCkfvOkDFlQpiyRiI1PmT4jAPhJFQChFQr1f/I4d9ax7l+V&#10;zT+rMKgGQf0mWUP69O0OBsQbydQRhAAwX8iogH3euU2sB76U6lJF3koIqw24kcMPPxyQPeWUUwYN&#10;GnRSa7Nd1xFHHIFUAG1BfyPkFkZ4s+AvcD9t2jQ+zznnHAwyhAF6MPo+YgPjYO3atb/73e/eeOON&#10;6667DkuCX4VsVdJTOTu5BABbqRoM2ALfxx13HGc75phjVOERAIZ/Q9rD8QgAxRj7hx12GGPmbDJL&#10;S3OkBQAUKw8kgUAGpARaY0IBYE1A6uPeEwATJkzgCASA7p3EABiEMQBEAro/wocXcOuttxoV4DAE&#10;AJdHAPzmN79JEUBHAHS2zvZRCQBgLrmbUeGTFJQAQKpww7kvt4zpoZUhTgGgb8cig5gOpoGiaMso&#10;CbzaUEzFH2iuNWURGw3cD77HI1RZo5OfGldVbZuaYIB1AzqpwCybdqW7uqk1toVBSbUagNu0qw9/&#10;cl/htpPjE5VfPn2g/+ijj0YeVKhFtFgKZwos50SEcI9gJTAI+qMiz58//7zzzps7dy5oic6OAGBn&#10;zZo1aMy//e1vH3zwwaFDh5pNy0V1T+nC+vrXvw5yAs1SOHAvFjqwAeX9+vVjVIgi4FsSN/DaKjxV&#10;df5kPJpf7PArxs8ZtA9MBlXZV64AyJxKuA8NhpViuoY8rXKIw94TAOeffz5HP/DAA1b5vvvuu6+/&#10;/vqoUaMUAHz5hz/8ATMH64n5tHr1aqCfLzns/vvv57yYQhzwz50a4M7W2T5qFxArLlkrIX3Tpx+a&#10;HZPQK/2O7n5TdzwyfSXDLJTk+iAyiMm/UPIsLpUbJ3k+wrrOGX8bNtBG7FctvsqVEAQlelz56fJN&#10;MpfSspgBIIekz7TPO582CQBhgWmbvhkgkTdJOWeswkxTrIRevXoBsqjPBx10kM1hPAM/QahYkWvU&#10;QdUYCOZU/Dlw4ECAfvTo0ej+y5YtQwB0d3eDjWjuIP6qVauwABAAv/71r+fMmcNJpMDjhAZav/KV&#10;r4DXAL3hWbkcbBupMwqBNHLkSIwAvjGpn4efumgLmyWq43YYKifxhJY3mwWk6WOwF1jnHnU6VaJQ&#10;fUqSIBkDsGLgPQFw33338XxvvPFGcNw0/61bt5566qk8OAO8IP4VV1zBROTCTzzxhLFizAKsAQbE&#10;Z5J/OjKgs3W2j2pbvHixSesVuJUBlixV9V8vSi3cVXKky2MYhOIeEWRlcfCTCwGvQom8CKneUqGW&#10;dMhO9LVntX6eUAMpVxKQiACoHBIhkjMGEFHkXWh58D3YZzakji9AEGRENxW+rQbQCaYLXrppi4ct&#10;zUVsmBuaxvFupv0k8dT8ejMp+YbHzskB+nHjxmEBTJkyZeHChQiAiRMnIg/k+QEV325taMzf/e53&#10;OQlPlVExYBBfHR/jA6C3BTF4bbLmV1sbSP3Nb34TcTJ+/PjevXtL4cnVOY/tboyCmAurT4kzc05k&#10;gJJMzudkvlpfZgzZWLGWgcGAdEU2yG8i0HsC4NVXX0UEzZs3T2/Pyy+/zD4X5sFxIkZmLxsMn3Xr&#10;1oUp6De/+c0FF1yAhET6JfwbaqDO1tk624cXAKa7NLq9h/DHTorh5DG1X9A33z/ue9X2NGhUYOhs&#10;kZfNHbVgHcfos7I7pK2YwJoOX4n6hnGohiJql5iq9YcOqBJE61NKf3mzVBVRDDvUpBamWfRreNzU&#10;IIO3sVF4YqbP6krirs3+NIkICScLkJVi9mQ34VINWqIeO9UA4qNbG7gP+i9YsGDq1KmIBDR3ZMA5&#10;55yDrmwy6G233QaaI6K4NIBrYwA2+4Kh72N/8KWuJ6n5uToo3L9/f87PCeWK0AvE3Wm0WZTHgI1M&#10;8D2C5JhjjsGmMbRrNmc4Qc0O0uNkMbACwGqA0GPo//mXlpDg/t133z1mzBjxHSPgxRdffOGFF0B2&#10;dvjcsmULZk7N9WR//fr1GC+33HKLIqEjAD7BrWN17a0CwIrfeH5C+KNSH503KTSGMRUPtS2M8iNq&#10;tVgp2grrdg7Qk24iOfAXrT9dybx62EAr+5vtJBPsTZZnrUsIHVAc/Y5fCeSNOFTvRdZo6xgUVHq3&#10;TGDVKYQMYGDGpYV7gN6cSyModnpJAxZZ0qTT0TNuqkz6Cds2XdHLMSNGjADouru7Z8+evWjRohkz&#10;ZiAATj75ZMD9zDPPfO6551555RU5ITAUDFMDtaA5B6itYwTYFgYJgQzADgjPD4bI1772tT59+qBn&#10;czz/Bb4BcYbqq2eHMSAwuFPzetnnSE5lfzFLutTozfjUzhDfUw6mvq9sk3HPvKB77rnnvZ7Av/vd&#10;766//vqLL774pZdeqvk8O2uIinhYsWLFlVde+c4773Q6xH7I7U9l0NvFGdpdcB+kmW39166deJ2X&#10;VZ/5x535tnDhQlsqVjogfTiVkd94qRiqEZAaV31HYdiPq0TwVRNXugivetX1h8gFrXhQhEgm4W+T&#10;rpPsfsWJnpz/rmwV/fMvDQsL0CwCSAVAEpYUJ/xXa0bia+9OIgcre810SpEz+2rNwJ8VXhwA+oOb&#10;dsjSAx4eBV1D3K9Uyf9px2b+FTuDBg0aNWrU6aefPm3aNATA/PnzJ0yYMGTIEFB4+PDhDz30EFoy&#10;FgCSAIHNpSW0AJ1Bc7sEA/0IACAeYWBjAACaMxtwZlQcfPjhhyMtsA+kbUgkgFOpwmP0KOP5FXYJ&#10;51SWpOelziV7HXMeW49pImjimHgq0ZDuIO79Zz/72X568N9888077rjj5z//eSV16HHSc/yaNWtu&#10;vfXWDvp/+N7i7VDyYdqUN8DofbuZv+/xuxYn++ymEdx4IB+5ADjnnHOswPq3OzaLeMV61Wfp9SMS&#10;BME0i1d3NiNIlTaRAz0wOkw4rW0g9ZBImhZUTYNGi878YQ321m5ilS60wr3epOoFqregMKi9YhQJ&#10;+o7UfGsLzNoaQRmghDMqYI68NbSWDsikZnKkKr8kmibUi/hmBEnLo4uGs2Fn9O3bFwGAHQDuL1iw&#10;AKl8xhlnAP3o4CeddNKNN97461//+rXXXkN1XrlyJcCq2g4ug8Jguto60H9cazvyyCPZT494h8Sv&#10;dP5I/+D4GaH+eo0V7sXAO3fKvzjJUUcdddBBB6nvcy2kgvLDUjKZR439ItjMQNW5Z4m1JcrvWQAS&#10;OTDhsAO2bdu2s2Iuc/8TJ6gVYZ3tT/XY9Ai7H0Tj3tkJqxmRP/9b2T64LfKxgtpe9gZ3gwBIDZfY&#10;195hMV5+/UISHkRBlstBRRjsiF8oPP7pLmnUUQYb2fZFfGWGl655QbW4Nxmi8QI12sKov4dGIlq/&#10;FoneHtFfI8YLRQAwcouWq/WTFjdWtHnXwL0EnPZTtFoY9LQbcO2GqBacHinJkmTHCmF+xTMEZ7u6&#10;uk477bSRI0fOmTOHl4Ik4M9jjz32mGOOWbFihbT5GzduXL169cEHH8zw+KG+eKAf1Z5TIQk4XkcQ&#10;Gz+0PSS6v2VfJnQyPMYsF5MYbSmArYC5fW6ZZ8X5Uf+rEcCpDDlo1lgQYLWB9pzN0TyboWANgvca&#10;wqjRmNzJpxDfI0D4r39uNQDQFNjZkZ3tQ/oWdgbZO5Mi/7yDkLVHm6D++b6406NLqvNeenxHiXh9&#10;HAJg0aJFOv3T+MVAqJQM+mHSciueIrBSfV/ot2xKKgWLwvSwq4/rYPHn+lXAWTmTQx/k+TU+UnVc&#10;y7gSBgj3ZxUAZvUYZtBBZMpQIsz6fNLEuNLVRVowMJDR9HyPDMmoJWPeHXidnlxAfCwAKTntt2WB&#10;lZ6Q5Nqb/SmHGqr00KFDR48ejUJtIsypp56Kyj9s2LAZM2Z861vfmjRpEgLg+OOPR5GfPn36U089&#10;9WRru++++4YMGcJzs3mZKZug/5e//GXEAMcbDLD82PaQIDj/1SUFapvvpDTiLegjkvkH+OY96naz&#10;R7xBBUt/+S0nHzRoEINHeFhlxjltq8AnR3Lpk08+2fI3KwM47D0BoD0b984uorh1AXDku+++21EG&#10;/2z98X0h44NjSqD/fX/+39q2HuMQmQkdI+CDmHFVEny0FoBO/2j3EQa6g8Vu/yv0y94sYbJ5L+5Y&#10;FGZujLRucbmk64ulYRwG7nAGK41DRWcrMa4uF1DYHcLmlnqCahZ4pDp+pavLYeb5KB7StsxBpp09&#10;n4xBYp+wWYRGVAeRFNn8ym42Vr2CnjIC2QPStB8540yc1y+UOKp0OkDkxIkTFy5cOHjwYB4F/5Ky&#10;DXAH+pcuXTp79mxrwYBvvnzkkUc2bNiAGHj66aeXLFkCcPMWbAoG7oPI4CxiAK0fDZ3P/v37g8W2&#10;h7RFMKKCA5AW7NjAgIHx4rhrTLEQ+3BmnpXBdm7KrpP8UF8/+wyvX79+5vzoGjKvFBlmzQESAsuD&#10;69pPBiHx85///F+CwNu2bXv99df53LJly7adbB7gzmuvvZY/O9uftPHc3njjjTfffPPtt9/+7W9/&#10;y8N/5513fv/73//hD394t7XF1da+/VNr878exp/8hN9ykt/85jdvvfUWn+y/WzYrPPjSnbq909rY&#10;YRiMh587JCtcPOH27ds777rxBpn/dSHwoD4OC8A63nDAmclTdX/Fg5zPMmV+obVFAKj+y6Ypj6a+&#10;nWjc6Q+s3m03KzYRXzGQyjIOEPcTAAj9WQg+UxCQtJ80i69tYZI4pFKvO0hfk8aH6aqKCvuUWRZn&#10;/o9mkO4vzReDJfzLEiqb66rj21URtVqRIDonTGrdrDo7mAhEgvjIAOwA+Tt79+5tudaIESPmz5+/&#10;YMEC7ANAHPBFs7777rtR/5EBmzdvvvnmmwFchsR4uAoQjADgQgcddJDCgE/OBlhbCIYdgADgJ0gC&#10;LsqX5qHaD1K6C6PWDM+KZdOlOD8gboIpNgT/ZSTz5s0bN26ciaRpIMylsTn69OkzYMAA9pFAsglp&#10;JTz44IP7gSB33nlnd3f32LFj+b2Vb2N3slkWwebxY8aMGdvZ/sSNZ8j0mjNnzvLlyy+77LLvf//7&#10;N910E9MIafzQQw/98pe/XLdu3fr169EpnnnmGdQKPp9tbezz/a9+9asnnniCCccn+4899tjDDz+8&#10;Zs2a66+//tJLL73gggsuv/zyG2644Wc/+9m9995rLwtO/pOf/OSOO+64s7Wxc/vtt996663M19Wr&#10;V/N5yy238PPvfve7F1988VVXXfWDH/zghz/84TXXXMM3DJKJNW3atPHjx49r2/bZN8jMzxNgyfz4&#10;xz/+OLKAFACmYJodL1DqWFcwpC2M+r7wHazXHcR5NA60BjQCBNDKKW0zE6WFXdf/5x2buMxOaghq&#10;18nKQlqJfWoBcO0SoyvDmIH7SguDGY7HIHBKlGPKSAyXbCjTk/T/KMlsDqP/xOCnRVIyBRkP4EsL&#10;r9SXLZHVF8SX/AugPO6442zLBc4CiXaEnzJlyty5c3npoKp+/FWrVrEYH3/88eeee47FC77rKJNX&#10;lQOkeUBasI/abgzA4DDywGgw/0IAIBgOPvhg/VfIHoeqscJIuMHkR/HJN4aU+QnHcH40BqwTLqFZ&#10;YzyAqztUa4a5F87PjrwRDzzwwH5of9g1lc11v872cW7mRWjV8iZsDockR6fo19qYCpiWw1vbsGHD&#10;DECx8efg1sZcRD3hE5uOg2U44U0zJ+wijVrhDLYOxcQDm+0d0dqMTXFd8wfUU/g5aouJB1aKo4lw&#10;QinDavl+OwHkvvYGk+fun2eeeeZHLgDOPvtsYwBitK9At4k5l8YDbPcoauv6D9AbBFYAZF/9WpeL&#10;IkRMYUuHGXVP5ISeImOtumXE93hgxPSkewr3yRGqfSIjKixB8MyKAQWbNHZJadXXJJ1Dmj4C7jI3&#10;yGnKzyU91dARH7lHWf5tBxZCfF3//7m1YQGI/jZZDI+0uTG2X2dBMfk5+aGHHoru39XVdcopp7AM&#10;UYYQ/6w7XfDf+c53UMseffTRRx55BIVs+vTpjNPIB7LK0mLQ1o7wVgaA/rYDY0lyAKPimBNOOIGl&#10;ykoMw49DtcqXhWkMPA5ArsL6NZ6sPweNYdmyZcCIeZ9emlPJGKFUsEKYA77c2t6LAXQEwG7eamlM&#10;SufDiOt6SCFMImPWx/un3xgYrGX9qdBxbfyPZUvudvs3bundGvUtKzwGfufd7WYBYP6P6O+LMG1G&#10;sFYAqLancVha7EbxjxGQ3vGCiOq/k8dNqcA3sudzdRVzWdXUQDNXnUtB+ZrsXwWAwNKoBct+pr0H&#10;85lqtaQ5aeJIj8MnY7MsQEZSOeNsF2OWKrep60ZPiLVdJvtb7SUfjimSYdFRDPh9+kqq/fDNgAED&#10;MALUt6QDQv0Csg866CAMAhR/DHG0aYyAa6+9FvB14fDQpN4EnQF348AmApkRpAWgkwcVzZiwPYST&#10;ruOnPeutB07VHmiuMWH2J+r/ihUrUBAVOVzUil/FgIFfz8yOdQPvdQTrCIBPSgYkGlZrJus3H/A8&#10;tR9T41/tV2w/wy7+7Gw7EwD1CfP5cQgALPrw+Qh22v4ipgJAB0hCtaZLhjY5OaDpGq/nJEWzNlVX&#10;qATQTbvUzy4o69Q2CBwFxSM1R1Q7ojSkQW4tDDYjSL0+3EHJ6olEMR5QtRlpcLgpe2NF95duSMRX&#10;/slRwU2Z0GlFlRT8/BabQAXfRCB51sKWrAwwLBzWBCwJfUqALFo/djnAzQ7CANO8d+/eQPa4cePW&#10;rFnz+OOP//znP3/xxRfXrVvHwb4vBsNj5HJf+9rXsOzlo2ZHjzw72P0AseQ8WOQKA+sADFEoBvRc&#10;IY14p6H04F1wC1ghskkzYAZ2zjnnMEjZIGwVYATCwACnZd+COL7/yle+8l4QGAHwrW99q3J3dFb4&#10;bhAAH1xCVNbcnW2NHzb4WD6gIAm6ZYtR37EA2l9fXTKTJ0/+yAXAkiVL0otRNLEayziwKnxtEy+3&#10;JTAhVU5a6bpj13h1ZC0JnfupDXYn5wzOijXWBJjOX1nktB1D5R97VGFQawJ0HNWm8AoAh+GZPUlI&#10;p+MFYgDcgr0h9bBLVMfJ2dE3EnOE/XRf0ZFiI0adQub+G/WtbDnGCTzY3Hl+wpFcF8zlABB/5MiR&#10;aPHsjB8/vqurC3X+6KOPRuO+5ZZbNmzY8NBDD73wwguvvvrq0KFDGYPLkFEdcMABCIC+ffsOHDiQ&#10;X/FfzAh+hTAAvu3hxTDEazT9L37xi2D0wQcfbBoPA04OKzaQMkCpyffYEAgAjmSotpdhhLYX9oTK&#10;ADbDG9yI0Y4/cgF1BMCnwRSoONtoqfG+aN4OSe0vtHG2dt0/A6iCp92Y6Gy7RwDYD0Ag1lsitUM0&#10;blBAxVwfiLo/cCN1ftL/DQZoTEiTGTIGMVc1XPeLrh7jvfqFkmwjsscxmFBwdSTqnBTog/UBdDG9&#10;pglp06jVpuWA1QkZKl9qBBi9CNZ7vHUA7odOzpov3fq6g8BK2ZVV/G2JpcOnduCyZxYH8xgRpWAl&#10;cMwIkT2o7d3d3ajtJ510Elo/wsB8Hj6///3vP/PMMxgBTz311CuvvMJk4MlnRfPwsTCOPPJIzoB6&#10;zg9HjBihEwkLADVfCgp99FzahgdmcPKlg7c6jAPkKfJ1SAuBAECXlwDDVgdm+FhhwHn4r+yhgr53&#10;qpD4FxdQFQCdbbfBx66xviJ1heb2MGwD7v/sV9nO4dW4eufd7U4BIBmcoClWWjAV1mWAyWRNC7hq&#10;9qeKfxxBtTdAWsDnPOJ7Vf+tw4qCrwwIkVySf8IplMiEMSoFQPR9z2AQK7XB+VX4fyobhOR3iXtr&#10;iISawnpjYw92t9fUiBWi8p66X/YtBbAPorxAZtrYWstggP3W43IBhWXFMAyDFj9mzBg0d7NC2fq2&#10;NoyACy64YP369cqArVu3nnvuuZzKx8uj5l7kWAWIDz30UH5iZRk7qPm2C0becDmJP32Veq4MeyCE&#10;2AfTe/XqhS5vCwRuE0lvugegb8WDPQCQZ6GEQwBIPS1lECexSGKnLqDO9tE6c3bxk/fF9/d11+zC&#10;pGgA+p9hlHQU/w/uN/s4BMCiRYvMuw9pfkKj4XGzO66BX1M/hf5aCCZdmnECXUDp8ZIw7P+0YzOn&#10;Xmd6khQSe3AAwe60iow3v2Z2JrnT4zUgahJR7InAeiobZHzjJxorupsSrw4JnQKgVic4MCDS3ofS&#10;PFQBYJKPWC8/qHJCeSApUHiB9J4ZluBUJ598cldXF4r80KFDTzvttAEDBrCPFn/WWWeBpL/+9a8R&#10;A6+++uqPfvSjQw45JE/ACApvgVEhVwBlfnLssceCy7amYQxYGPzX/Bxr1iQpAv1t7clQQXDMCKAc&#10;oFeCMjz+tD0AZ+awBLp1/dsQxvYDth3mJFo/ssj14ALqbB8JNDhBd+GQ6VEYfMCAbY+S4yMUUZ3t&#10;T5KU7H9MWUC6ku0zrucnqJ3c/FT5xukvAY7Qb2VALICK4wH3sH6aA2p/xFq0ZcRY+0NnTrrTWJvq&#10;GfTOO05/3sh2qwlm2gHR4mtBsmOw3Dc/jwhJR2Inv2IjfREUFRLAAaP/ccemADDMa3WYOdMgLJ/2&#10;l+czVRS2nvdxOUgGBoYiA/r16zdo0KBhw4adcsopJ554IqA8atSoW2+9dfPmzc8+++z27dvvu+8+&#10;DtOHFlGdnsy8I73wEoJamGbJgm1k3DAOwGiJo/kJ4+RX6OwAOmPzTnm/1nbxyZEMm/OY2KqCbwoQ&#10;6C/ZnBUJZj1Z7tCxAP7MlV9d9rtw4veos/foyalx14Yj/k99NTs7f+cV71kCYMGCBaCPYXmhM7qw&#10;6C97j7j/+damBQD8ASvKgAiAxADMI4yenubp6Tkj34MXCuO06Uah5JR604MNSFqRkF6MyqraKSwd&#10;H3MjurM4RneWl0g+q1WvHhk/UjxOShdO6NMwhuF/dY6DqjZdSQswAwNsPhweWroLpDek1WTpr1Cz&#10;mLgiRwKgKO/9+/cfPHgwKI8AOOKII/hz5cqVzz///Msvvwycbtq0ifnAw0kSbTj4zLyyuNr4De+L&#10;sQHZhx566AknnJBkIc6PedGrVy8QHKF1wAEH2GmSu/DMtkszwRSIR37YLNMsT8DdGmNNgf+6Y7M6&#10;TE8R/+0IgI9FNryv/6T9gHZp0ePP2330nWe+dwsAqRSCbuKdqZ+2Q1FplfXM8K81U2yJA5vVE3K3&#10;OPRDvemX5uTEUx91XsYeYwmmAwmdCRTHLEjDAH9bWYMiyWqlC3/6vSMx5V/+arlLPSy4nzBvDY14&#10;CyYycTn5MlXzlQFf+tKX1O59XNyF1owdZvShYQFYfCsJj+KwNjfWmuFIgLV3795DhgwBoxEAhx9+&#10;OBB87rnnbtiw4ZVXXnn33XcxAkBUHr5ZTPzKrmS8iwNaG8PQ3uIeGQ8jRB8//vjjESQDBgw49dRT&#10;rf3UyGDjeyBeolA+tY0MflgKgMUAoMt6LbWRFoB+HjsS/31rS/2zxWKdIPCHdf62K90Neqx//cdb&#10;rPi6E40p4bWUzCQXszKu7CI2+692uXXe3Z7lAkomfmr9xGKh3+pfgF7+H3eSAgSQmf6v7q/FAGTE&#10;NREyOFNu4sBR447TJlLHdoxgVggbDPOG1yHdYxqeegWAunBaV8afk97xjodx6s6yg40xCZ9DKsiS&#10;tpSzadmYC8Sf4L5lvbryLYzQA6bqbfgELNYs4EggEnX7yCOPBNABSvRoi291Q0XxYjxgKKq6MK0A&#10;OOqoo2bPnn3vvfdu3rxZBq3LL78cpZ4huWa5Eam2DTlwUcbDS7S4AVkFatspPk3E+vbtKyPA6NGj&#10;zzjjDGwCjjFGzXl8j5wWxZ9fMXL+y83ajD7cdqr/WgDGAKzw/792bJ0YwIda+bVuy36kVsybs2z3&#10;asNQ/3vZUmfopyabaQnWnuiONJ9Pd6SVnNrF2t2qMKnDbDbFq+8AAIAASURBVK8MqNVkHQGwJwqA&#10;hQsXGrNt1Emx+IXICID9d2yVCU7uzzROiXvdkGa86kn2Nw8n9G1VO1HpVlPmDPEdJQc0iJ8Ow+n3&#10;Eo9NfDhpD6BeX0uFOUYiCtvReLPqy/HGxCGWJFSNj1BVs8MiUv2XUk3ET40bK4s1CBoesWOTLRmN&#10;W6InwB2lHqzkSergSkIqP5cxFEQeMWJEnz59kBmHHXYYGH3LLbc8++yzW7duff3112+77TZAnNXq&#10;MuR+Lcrj7chFam2a+GBdgogMFIjdqPyIFk6CTWBDAok/LeU98MADzYjlTpVblgJYVOx5EFRVAPhn&#10;2kYaD/gXLqCOAPgzNv2Paijy0DKrmBy8DOYHRiJvjtd2+umnd3d3T2xtEyZMGD9+PH+yw5+TJk0C&#10;OM466yzUh7lz586ZM2f69OkcwMQaPny4VD8DBw6U7cek4xD7SERlEzgT3UxZkyrLxW/RUGovO69s&#10;j3MBxQeSGl3xUZQ3BSiO/qgL/qmPO2RBKhC1pZe4L72PjWWS5dkwPU3USWA2fD41I0h9X89+tPuQ&#10;gzZSRTUdFCFRWaQ5Su8BDQL72zDsSkkStomUI5gh6hX5XnuIVWCzM8fGxvjBXBYOy2pCa2OhoWUP&#10;HToU9Af6WZLIgP79+x966KEoZ7rOLIxQ3ugC+sY3vtGvXz9WN58Ij69//esjR4780Y9+tH79+iee&#10;eOKll156/PHHp0yZwgCMVZgLZDQY7AbubUMvL4UKooUL7pu9A0BbDsb5Wftc11xSvuQwHgvn5Gz8&#10;KSWcmaMGeJEB6Qkj9Ov8sfDNyoD/nwxuHxQAtXq24V7XIA2JVeNXvEUdoCwzqbp5jrwhNAgmwdSp&#10;U6dNmwaOz5w5c8aMGWA6hvzixYuXLFlyzjnnLGpt/Mm+X/KJoscxS5cuPf/885cvX86/EAZIBc7D&#10;SebPn+8BbPyWn/CyOAZ0mDdvHkdyDEciTsaMGYPksM4QxYR5icrA2JhtVpc4m8Oz2Lhx77eTQfSp&#10;EgBqwam/ZUfjkmVvmopB4Cj+BoEVCRaRmdlptyxrypKUqeKsm0KQqp17a/w2TV0YRuiP/K9WgsJA&#10;XA7EJ04bKZJ2xCE01WmT6+Zs/qm/y7hFckBrNlSKiv2XbiJrg+tUd7ZzpFFc9CrWJosIxYtVA/Qj&#10;A1DXbNUicSa6lNxH9qLhT00fnipn4BjWO1KEX6GTsdAGDx68cuXKdevW3XXXXc8999y2bdsuv/xy&#10;1l2GmogFshncD/+ExAxsWgb2ApO7Ta8Ab5YBSOLGhvTicgoAxsPbB+gRALaCscbNFsGgvIXEWgPK&#10;A5veGA/YpwXAzmKqSTurB+h2TK8fhKd1fSe1NiYQ0l5YnzVr1pmtbUprQ9nHAhjR2kaNGiV79ujR&#10;o6X2lBhEPj/eH+dk/plkdmprMxmAI/mJ5MOcEBMBe3Py5MkIG+QEV0QSKB4YANKCP5EKCCEEA2NQ&#10;qeEk8hcygWyXarArvfcaVBOuf+lWOgbEJyUAVBsFTWYgeIQGaiBRJ7JUP1UAVCY4A7Z8qv5L/abP&#10;RN3f3MS416MHRA0KG6jxYXYqsU8SOtXxhblEgGvHmNQeh7BBERLZkMzO6F7J8DESUD1LXssf1moG&#10;PUJmlGYA+xXKLB4CkHrcccehJ3V1dbG+pObv1asXgGiODfKVB6vgib+IjWeoBQCeslrNBVIAYC6w&#10;c9lllyEAbrvtNuyA3/72t6tXrwZqtXv0DJtxBNCrNdqxS+JPvTdyt+kc1lGMCOFXvFMMF9Ys/wLW&#10;pSk1F4gTcgYsEoakRLEnsEmfXMiUU+7uq1/9qm2HjRM4gH06C6iBaw3iHbPTmHysMV4GFhZvGrhH&#10;7IvLzCFVfrTyFStWgLxgvWh+eGs74ogjbAhn0pW13UZyrEwxDVmDHRVD/kJeEhOUM4PyfHJFzglw&#10;Ix7AbmU4b9ET2r/C/AG0GGxSpjXCxkpFxgP0IzCQAcgDRIWCAeGBINGA5edMEQlGLLxsjyTrE+gg&#10;/u4PAuvB09+tDg6O2POr1nz9+x2bjiBTaPRMyhEUYWD4NKFa0zcTScoqyAIJalePjeZCgtJB4UiC&#10;2gU+qnqaBlfXP1sIrqPOx8UkrNvvLE1jgux6rlIOlg4HRqcjySLV9MXzlHSzyPpgiYA5Qj4lO2sC&#10;9GZVSirHouOHjIdj+C0Ia1N41h3LE/mB9XDhhRc++uijP/3pT0HV11577e677wYB9L+hwhvtY0N9&#10;/NqOzTgty9kCLtnfBAfj2MCCPN5adRxjKS/DcLUyVP4EbRBCgAMnZIcz2/PLol8dR0gI/ssZxBnh&#10;aJ/OAqqZlw3ONRtv8qZ5sijOIKkue7vlaDOiU9vXBUhln+fLxEJ9sKrbQK6x3ORmOMP0V6qFmV3H&#10;fxEGlp7zegB34H5Aa2N6IUV02GkY2usuOqBLXTIAThJSEW1A5BYTgskK1mNSaIVoQxiBQBggJBBm&#10;SB0mkMElM6Cji+3XoQP6hASAfu0otmZJqkgmAdR4j9/E9+2sCB200WAdSmbc58zVJxPHTtDZ1IaE&#10;c/MvBUCMgDiOav1wNQ7C+lDtA8WD/6pSRD++y0SiCGPXulNq2+EwUav1aye5xMJHlPuV6cjuMdY0&#10;WG8swvr0JFMCf+2frnouPyj/MhKOSACFDQMgAKT1P+GEE1AEf/GLX6xdu3bNmjUbN2586KGHQAmx&#10;m/XIMrQNJCvaMJ68PTpprVs2BmBtsLlJ7KS+jwHYOgb4Zhga7kwJjrTvPEveziJcy64vkl5wddkg&#10;uJ3wpEoZva+ngTbqrYR+Hi5PDbUaVRp8nDZt2tTWBtDzCXqiXIOkunf69OkjbjbY2Ks2ERL22nYj&#10;NmYUt2RxSH3uDJC20DCvVIV+2vSO1W5aXvrzJbdPsEgzP9skMYEMYfXu3dtOp4i0uXPnLlq0aMGC&#10;BdwdBgSSIHwjtRCmg/ifSBA4FVspIwpsOWd4uaJ/rftV91dUyARn8wDVjtpeJqmZgrJKt+77GAFx&#10;5sQWjKe0BgAabb/C35BLJP30f/jjrTYXE9xNqAs/hPyXXiXHRLXncklL5TCfhnfNE7ApvGVxZkzJ&#10;jRH+DBP2WFDq+0K/+KjWpVMeZY6rcE6ORACgVLH2deFaCoCFjda/adOme+65x7Z9M2bMsOgsx/fd&#10;sZ144on8BMkBLnO5LOr/1NosWtZGsUWzGas2lmFUDNt4jJ1hOD8ShU8EAKsbs55jTDK04teaAM6p&#10;9ZNEoH03DTTzOxou00t7ijcKvus9B+X117MBl4MHD+aVhwQK0cq70bJ2cgj9zsXYwsmuS7Ok5PYZ&#10;2kpec1y9sWf1AKa707/bsSk27I5kopvDiEJXW/FFfeNfSAV+yGxj8Mw/JiLqP2IAU2bZsmXnnXce&#10;iidwhpWDKsEU1NXYcQF9IhaAwc807006v44dAwCNRvCiv0JCASC5W1KHQ9gZSjgnhjq4M1MB0PCf&#10;NMrU0wSm4e4PlIftOc1ewg6UKHSqtyI8vJwWj4soqaWJOddgteZCCpXtHQagH9japICW7DMkPxYG&#10;q2DJFqeOr/Nd94j5M5Kp6W4Ff32GnBxdG5xFRxTH7fCFVX3zzTdv3br1gQceWLdu3fPPP3/ppZdy&#10;csbDz9HQT2xtNgOQRwipAFjr1XF41irbpibUpCaUMzAUeZOO+MY3yCPlFTN41rJGP8uWc3KkrSUl&#10;AU0E2NiydWF8ue/GABrVtsww5gRvEa0fNBw3bhxwf8opp/CSdOvzsJgrzCeJOxDsuuFE89rXIn7S&#10;Hkt2GzRtNUhVE6JzhoiQxkJN/nUuHS5Gt9jLChUHpg6lXc9SQXjYlpIpguI/duxYQOeCCy646KKL&#10;LrzwQkxaHgXfM2+4WX3EnW23CYDUAei1V6PXPa2XX9tOX5CexqC/AkAXkBxw6sgh80mVVmaXsy76&#10;ijcYlT/h2doBOP79ekweiyE0c4dim2b2psld9HqlQrKJ4iaqfQJSWJC4sUJLV6qZr0hB86F14qvw&#10;AsHGPw2uspb1jaQvvK1jbBFjSr46uPvoy5xK0iHOzJ9o3DZjscMXf4IY3//+91955ZWHH354/fr1&#10;b7755qpVq/gtAM2ZQWS7wPMT0B9sQZW0P7B8D//bjk2/jZxFUllIZMQ4DznkEOQNRgAQpJw2MxiZ&#10;wfltAZ8ccc7p7YQQwo7z3Kl/IgP2FQHQcGRXxd/IPs9i4MCByPAxY8awY6sHKy941hzgTA2YRkVK&#10;MlyDC2gXOZQ744FodGXZGRVE+06jMM0hJYm70Ya7duBL1p2GM5MMPaWrqwvTdenSpd/5zncuv/xy&#10;hAG2Lc+E6cXSqrkiHQHwcVsAsjfzssQ10dzUT7HeOgANQZV9FWG9f2xpKplOUlGleyxEd7YEkVN/&#10;XidSyncbrTHzWNIqQJRPGXMKx5KGlB4A0WAaEO/xHtPeuDRuT+5O946Sz0JinomhVBVqAd0/VYTV&#10;iO0bYxMYwTe9JC3REjH55IQMGzhGHQS1v9naAHHhon///pdccsmWLVt+9atfPf300++88w7wirbO&#10;Y+cnEr0BKRxpla9GAIDOGTgbl2O0DkYVM1xGCgBkmOz/nIGDVfL0E3DvJvubJMqntHHerNkiIr7d&#10;b6w1Y9tXXEC1VjZf2pkdpUDllzUM9unbQVYjUZkQHBCKwTCSO2trALm9fcqf0ZDrgzDv7wz3P2DW&#10;U1yxCZE1egKzkJhwzBWmJrJwwYIF3/72t6+44gqM2fnz5w8ZMoTZA9CYDhi9r9FNrCMAPioBENYX&#10;4czoZfjLFADp+Pi/7thSK64CbvqQMQBBM1wjSb3vUQDUSi4DS57Ksqwep3raYMV5lVhughmN5jDJ&#10;53EYUf9r6LhR+uv3mkcOm7vT267AU1VnB5EAjOrnkRdaiGca6xTS556gmohvoZbiQfrMgw8+GMgG&#10;FmzxCMiyD/of29oQAOAy0HHuuedu2rTpmda2ffv2tWvXHn/88bwyJLSsnPzwqKOOMgKHEXDSSScd&#10;39rs6pVxWs5pwNbhWXIErEsUAdzbsdlnwtuX959xWvormwW/4jZtBWwwwNxTTSL29xUB0FCx7TH0&#10;V3/1V4ceeujw4cNNmQfvBg0axMPlDfGg+a/6V9pZhH2h2rm7hukeIWPX8P3h6T/f99IRM7qY4jhy&#10;wdt56sADD2TeMMuHDRuGQbB8+XIMAqyBmTNnYroyqzhGTfBP6lzWEQB/kgtIDgO7dFWUTxfc8Kap&#10;+5txYIw3WZ5GfdNbOFn8yaVpmALJz4k3Jg2EUxbLbOkR+v00FUd3U2VqC44ns6j2kY/nUyFUQ8ft&#10;ur8KWXpPKgDAWQ0gLQkGgHQ0umt8lR3BHQVfpiA3Y7ChjEZCmKEPapuvCVijCS1ZssRcHdkjLNwB&#10;u0888UQ+gXWUpPXr1yMDNmzY8MILL6xbt+60004zLmh91uGHH86v0DiNBHBaxIbMP/zLUTFUs8P/&#10;y45Ns8ACLjM4ECTItrjFeDssSdAMASD7m80AtACEe2MbMkDo++Lu9pVCsIp61oPwLBDCU6dOnTdv&#10;3qxZs0B/3oFp+zxKHq5pEnHBh52tvX3ufj2x/L9v28VdI/gHR9Ier9WjSHhfGuoswvgWWT/MeGYV&#10;5u3kyZOZJ5gCqDlnnHEGYhIZyZNp+Kz2nVDBbhAAUfNN9XHfTSMgYV7LvOWwVJbrVxF8zUa3ljWv&#10;u5Y9BnPNXEh9VnxBKchyMEiUHFbjAU4DS58UQpLNVcujhnDjys+XVgA0GsvU1vN1SwSOu7M6WhGo&#10;e4TrspANrtoVgMmsRqx7ROXaL40Q6PxJEBjIBq8B3EmTJt1555033XQT3yMngFcWBWqi7CwKAD5B&#10;kkceeeT555/nU1qIuXPnSuBsFBfJoc+HTwBn8ODByADObxEyCM7VGZK8fvxQFV6HlRQOrDsZ6Bi2&#10;GqoOty996Uv8XARTAHCPmjumM1kD7P7/3dr2lUKwinfMNkSr3d3kWpBpT4ePOdRO7p0RalYvRw0q&#10;NDoE5IDaEVsad5di9JekWu73x2U4u76dhlD5IC0H3tfgaGTEphsfa56Hw+RD90cMLF68+Pzzz0fZ&#10;QbthLQE9jVvoCICPygWUBH/R3whwtkC/bh+Tx5I8k4rfkAhFNc5bbq/mbQiAhApCumkGqhw7qQBI&#10;MFl5YOpOYk41yzP8DdHGkheUvIbagjiUnzEC0m0mJBAMjAcFAvKgrBrT1tE5rgbNBE6GpTVZCgAr&#10;b0DJcOWDszpJtAMQAGiKTHvQ/4YbbgBeuX1+xc+Z/Me0Nl1AwPr06dN/+ctfvvTSS7/4xS9Qrp97&#10;7rlrrrmGk3AvjA2FqVevXv1aGwfLKc3Gn2A6f0rsjJxAmJnRy4VkkLTHC1LHMDICQGds6Jt4AvwW&#10;+4B16r2EGYIxWwasTWO3SLOA9qE00BRNHH300RMmTOBVTZkyBQhDbPJi9JBKdyUf+gdJIa35D+FE&#10;TL+LNFllrTIR42E0ymS9H7OW12yk4YMAaE0WctnElk/fqCpUGojfThoa9S0ZeJUVw+8l6WUGS6TF&#10;epg4cSL66bJly5CgaC7chaaAYqMjAD5CAWBySzI7zfoN+leOz4bW7ITUY6lJl+B/MpKTm1/V86Bz&#10;vlcrt6LK+qmAbKzk8P+kgUFN3WkvFa4OqPBdW/YVbufIpAiDSlWdJDdGwmOxZipFMPIXgaRJ+5Fq&#10;Vz+PBZW6/vkT3EdlBhBNCrLi0sMs+mXOz549GwWflWtIhhXNvnFgIwHgMoYCOvWWLVsefvjhe+65&#10;B0mAGEBn1xyRR6hPnz4DBw486aST2EH9t7EM+0gRM0oZhvdir5g0Lua34Phhhx1mERmHWZvmo+Bm&#10;tUgsAw7pv2LMmlBjAGkSwLavFILxgJiyvFoeN7g/Y8YMLABeDDOACe0Mcy3ZgqPCZbtm7eIR3FOs&#10;nyZNadJtWyIzyazRQNjw5uSKQBc4tLWZsXvAAQcwa9+XdCH2ezJD9DA6eFUGWXBDBJ8+TTV1p93X&#10;1PiX5rlryewRliXPkHmP9sQtMGuRo0uWLEEMjB8/nhtkDPtUucDHLQDOOeecKPtS+ccaCPrH6R+1&#10;Q3MzfJwheIiDJV4+Ybe9Dqv64iMAjKmmn4wYXbnYalZPmILi+akCIMXDSUIzvKwAsGTBJPc4qert&#10;1HLlJDRb2sKii8DQM247dUui2FgatlXRIPBTEh6R0cNMDTIpyKIwwFQ2BVa0i4KFwLo2YYRPvUBj&#10;x4696667wP3HHnsM5Xr79u0IAzAnGM14gO9BrQ3FHzGgDEAkgP78y7pixiAbvOJKRd7kfWCEA8z0&#10;Rzyk7Jlb5hYYBv/VvSPPRHrE80PtAL1be2chWI89tpgloCH339XVxUIFtgAv83NV2HmdLKdQiLTn&#10;7zdcNPyEgy3AsZjQCnIUYTuROm/MvkIgK7SRN84VrUVVBr454ogjeGfIAKYmy7u27c50T9tVdUAu&#10;x0ySP0RDz5Rh5jpXRKgwWe03zRThtFqUUlylZrhRrOC6bYTKk48RWOEMXN2kNC7E9J03b97555+P&#10;fsSt8Uzs8VQ9Y3urX+jjFgCLFy9OAaCunsSBlQFCf0XeWo2Vitnqacnr9s2K/lHeK51D7WhkFpzq&#10;vy6dEHlW8yKxhJpcFLUjjJi6dBxMkouMXoT3LcU0HpZQQULESQDluoAgy4G1wGeKzjhSCyACIJn1&#10;0nCZIWoAQEDUL2QxsEQ6uuD53hCCjXwtOmP1mXTPtEfvRn/HFBg+fPiNN974wgsvPPnkkxgBCIBt&#10;27aNGzeOO3Ih875YsH379h0yZEj//v1lE+JXw4YN07OvgshgbF3pGrd9I5eT6E31EWnEn/aCt2cO&#10;o5VtwhgA5wH0zHfiovp8vtzadHbthXUAPSbFs2x4ZKNGjUJR5RPkNX5ioYqri8dXefPbieGciyaf&#10;hfKBaeQbSqDGgLusTLwqVX6hv+aNHbdjY58v+ZdcTnoeGV462Jnozavlv8gS4zwyAqoOyBiukqIl&#10;ay/QUI2b/WaZO9NFYWBvv6S01sBgj+GEuLxUZDgDZzO9jMHzYJcuXbpw4cIBAwZIgdvIEO8IgD9j&#10;w7pSACT5J32BjANL8JAK2/r6Go3kaoQ2bRrjYIl3JQ73RnVuGn7ZNCbhgUaWRPUr5rqZXTXwm1S6&#10;pAmZ7CS2Jr9TaVTlUE0ismZeFyuzDnRGA4vLi5MbBDbzJw2XrATmSKHfOmEFgLqUQQIJHEME5K9s&#10;py5iIE5YiYAs8x/sBtPR59CHrr766s2bN2/cuHHdunWvv/46MmDWrFlgdCqc0Z9YyPIIsaGM2o2A&#10;faBAKjez+NUm1f3T45dVD/p7TGgkuB0mAzooOj4Cif/aT4YdK5wNctgXTAFgSPnBBx/cqwRA9E13&#10;mEY8bh7rmDFjzjjjDEwtPf6akxaMsJBib+5MkOgDZY5KwAI622XUaZSSQlNrgWOTBBDRXI4pgo6P&#10;pqD6D+ibOaAdwL5iQAYPRIVEUWzMKvCUTw5gYtkihnnDTzzYrc6Gr7Y23i6zNvltJheb3qDY4JPX&#10;zzE8ivCA9uh9alhCkRM8CkzglCxyywx1zpw5YBZT2TJFn1tHAHwYARDdX9diDfymN1zlYqtxnYiB&#10;RiZbFPxEU+M+Uhk3cShs/mFxSKHWfqUwWESuhNL1v7W/af4bB46cPymn18BN15oIGK8o5acOKH1Q&#10;rFwJUfTzgM7MZyeeJzf0aoyX5ckSMBigm9TcShMljf1aDKzDXQHg9AZAXUeqXFyFQfIly7BXa2NJ&#10;ytrL54oVK55++unnn39+/fr1r7zyyltvvcU3XEXL2LWDjOG3HAz6Dxw4MF3gWeymcrKiuZZ6m+mb&#10;Zm2m2S/75gWJPAwVxY4HYlgCwOEMDIxTJRSskLMWjF/Zbeahhx7aCy2AKBq8KtATEwwBAEJxwzwm&#10;FRwVB9QNrcUGGUPwTv0IiGQmSdCmVSi7SHyIEsZaX2e8hRegADDztzp/xHQLCNmPDIhsQAygUEye&#10;PHn58uXnnnsuwDpx4sTTTjuN/3LOiBZdgdqDbLx1HUrSzPqandlWfvMrDtYQ4ZN9FQ3mGbqDFEZx&#10;JvSY3V/1O5arMoB7t5kR4585cyawNWLECB4Op4rK2YkB/HkxACkFw/5WDQJ5FMx3bGj91a2XMH6N&#10;o9ZgbDwqOnlkMLSQqjrcBeKwgUapr47+NIHJMOoB1R8Yf1SyGEzbN9lJp3byfHIqo25GiTlMzh89&#10;9ZWuJ1fh5EhKXTeq86K5iaFhhDafR6+IVkJIGIV+80fBUJYeK44fcloOM/lHpVtWOJbt2Wef/fjj&#10;j2/duvWZZ55BDLz55pvXXnstqy84w/3yc5u5A0rgPro/MgA7gB2JHFybenE14nXwKqs0VkCeahxw&#10;MM8EfOPnnBl8YL1zXQngUs/MZmMZC9P2tjqASvDAA7LEF+js3bu3XRQs5nIJRcsIuu23g/82veXM&#10;hbcVg/UjSaWyRFCr0Po9gy08Vmu+xWhxGVjXUcjmjsm/fKr+e4ykIkhpfjVhwoSrrrrq1ltvveaa&#10;a8466yzmivF9zUCdP1xI9DfM4Hn0A6oI9NqxKYeYqRofyVuQPJYTciPcAisKrSr067vom6aGhYGl&#10;t5Qf8pS4kOUCZohykv323n4yu0cAxDGSlrwG/C3rrdK64XOL6l0FQJT9cDJnH3jVuZQ05Zp6H3d/&#10;9edU7V4DwjmTZZV0oOT8hIEu5KPZ4Y4Uby7S0JlECIXY2aAdWgvoz+oTAa2k5efq2lG3mZkCeg3w&#10;WvmlAqf1oFkMpIaQ5//YsZk8yvIHT03VNyOuT58+aO6sStV51jXLGV3tl7/8JYr/5s2bMQXeeOON&#10;22+/nYXGw69qJYNn0bHeDQhj3GM6cxLVRBYvq5sLaa9g4iDt2LGXi+qd3R9BGwbA6mZsmob8F3hh&#10;7RvytR7Y29Hzo/AzQrl3xgCYItwt4nTUqFFYWDxQcJknrvHoo2SWV7PUyWrBHo8YXDMjzU6/BmGs&#10;ntCL8pXWptfFojtViZrwo39Gpdtqkd6tTcVfblh2ZASMPxFEVnlHKbjiiiseeeSRO+64g1nFf31/&#10;CTDo8DHILOL7cx1NXEXDQqAX+iWfOnbH5r6xaIbK2XQNpS9S+qw27ADTTA3icaSLSvJFbn/06NGY&#10;Anzy2IGSvTU3dPe4gNTHk2AWj7mFij3SDlZHv7p5e0Zmze9UNujhNLZsVnTab1XfUW0GmS8r83NM&#10;CpGuNv7NkdouoXlIzZrJThYB1GwFBYk0XDHKXcjgMvOW5cYytFFiLicUMD9FcBPq03/RCgBVbJQY&#10;HSmq/HGcSg0dF5DJHXYH4+qsGvRLjXuwm+XMogbK77rrLhT/LVu2YAq8/vrra9euRbu3dlqxZIAa&#10;WGe58duTTz65q6tryJAhKSjjU+42e8fbOUoCO2OBrFZ1TYkoWNcACNOD58NiNCJtpNCukAoAXUkG&#10;P/QN7NkCoEdmNF45jwl9+fTTT0e0ovbyyHh8fK8qxMtDGFhDUVMe+Z53Kfs/qG0xng5EFX+juzZX&#10;08MjBPugjcHqbNEI4CWJy4Kvir/QL/rzGTpZe/qopHMV5is/vOSSSx577LGbbrqJ6ZWecPoBkTGH&#10;tDYljbOQy2kHmJ4svgv6ep+UBPqaOCCJSdoBqgwawtw4085+3OkZ2eCA8xtmts00bGvDumI8PPxZ&#10;s2YhAzgha7VHMtSOANj1tmzZMiM0Bkh1+qc/sKQO1e2T/J+aw1PDpzVaUINboZtWATfHXxSuDXhr&#10;K8e4j2p4IAVoETYSNiTRIN9Ys6YMSCyBP00zTc1XpJQ/TCZoWrQKi7qzWRR/8zd/gwhJVqstwJiW&#10;IX/WUjctwm/c+c87Nmav3ZxMnzPI51qwzbL918xWAgq6u7s14vv16yfJMzvXXXfdy61t3bp1WAAb&#10;N24cP348P0lMRXVTAjuWM2sQ9EcMcB6pfliP3A4rkeExEsONunH4UptDNjogjt+CJAAO987JGbAr&#10;3S5SZjfpBFMA6LbVn7FnC4DKaeNs5pnymND6ASAeqP2dpez3nWk1/+Vf/iVzhdeZ4BXPjteJov3d&#10;73730ksvRbDz4NQR4nczq4fnfsiOTS9bqsZjGbBpl9UiEWU106UKAKW3Ojgn59M3x4tnKqxcuXLD&#10;hg1XXXUV37A4ne6aovp8dPIk0SiA7laDzNqnXi7BhhxpW1QEAJLMrqSmDDFBeVZyv0TXS5JPNBoW&#10;s9yTwAeD5IkxPMwvZABTn6fBk69vSizoCIAPKAA0AkLoX2Oqlbon+ZoB+jzqqvJXPhIdnjJKgvsK&#10;AMkkUjUWQeKla1Q51oNnSPVWg/rNIYVu2vrkVCwnLdUghD2KQz5aC760CVTXlFiMWbIHNTDmnul8&#10;oZLmMA0FNXotAHV5FWGNXU7ivaflhuUXNt4wzzINnYxPMBjOg2oP6BsEHjx4sE2Gly9f/uSTT27d&#10;unX9+vXbt2/HCJgzZw5nSAwg1AC8Uy7BMFgvLMO4DVgypi1JCIoAMM1JlxRYpMOAn3DF4cOHo0fy&#10;BBQALFuWM6sbONJfJO5LFm2sG5GgBbBnF4LVQq0w/JxyyikonqA/z5HXDH7Jpc6DRr9wDcigzWM1&#10;DMCfPCbgmEdp13VECDqFESGel73WOKHKNc/3iB0bb4IHrVtGxd9MTT75r7p/Uj8VACfu2IwHiNGc&#10;FhwH/fmTazFyvrz22mtRIpYsWcJometMAov6ePcq+HUw5g6J+42QAxt3179/f20Ov6zeoQgA40us&#10;KJsoofigesiQodnLPkAfQuB4z0zotlaI5cRz4wmMGDFi4cKFgCPikLeTSGCDUaMjAHrcWJVgkD6f&#10;2sqxkaBZyTuTElp1/Er82Sj2toI9J1eKK2YSho1VER7pShqRRNKwJYZbMFVmAc0YAfkmAknUVjDU&#10;ct8EFSIMYi7Ec8WclOme+RlCaZ+MAkBHv7HfKPu2heG3POT0XdDVZoWdBfyWYYdINSEQhsd/WUGy&#10;OiMA0MQBH1bftGnT7r///ldffRXd/6233nr77beXLl2KcNIRWisn3LgcSzsZ5LYiSPsaZQCfJq2a&#10;daL/hyXm0rZ2zN5NwBrfs65N8TDp0wRFgAWwsjWCjoR77713TxUANU2F94EAB4IRwiieWGHIOkDT&#10;0idzxeyimdlmUp2BLx4HuAwO8rCkTDL9S1tJA9NwrvqyjR3sCKEtJgsrT9zmnP5XdT4QH31cCM7m&#10;n8ZjFRKcBNnD3Lr44otXr149ZswYOwAzM5IqqlfHARy5Y6sBAOMNnpxPTVSNj5gCnsTEU8sLmBxm&#10;N1mIYCsiayZ5FPqd+LOdDDLKnd1LeNroVsxRZIDNJvkhX4Y/Yy/IDtoNQWBtr9ReiVPVqyMqhWgz&#10;HptGS/TAblXGw/cQFV5DWUIh1e1qQ6SHRIyJGqEVQNPmJTp+/P5xfdSewLWtmPeYSycDNftxCim0&#10;oomzwFVs2QmjrS4sNlkimI22CfsPrQ04BhxAebV+Ux6spfcYK8sABKAAZUhfqMOO3cOXzHCWlSVd&#10;p556Kvo4iwsIuvnmm7dt27ZlyxbU/zfffPOSSy5h1dRatpDr+aAYiU0f9UGlnjQ+K/e9i7iCuWU9&#10;0qxNaSEYG+NnnYIMUgyktZk+DNM9EC1yBO0NVBCWenG3XV1dI0eOBGS5W16h2ii4yZPl1VafqTKA&#10;F8D7BvIMz5p4K/uSsReTcHlM6PWm8+tmkYuDP3XsqEEDcKblqIYLzVYJRuVX7w7uJyzMphEgcHNm&#10;boHzgJugJyexKJyTK0ji7lfYpNAs2UQivt0rPT87/BkHVOwAz2bRYAIA5h6kSb1mEDfISZjoTCke&#10;uEhUPfv6E6L98cxZRTxV1sOiRYtmzJiBYiJdRGLvHQGwi42HpudB14rPVr27tlc0mz4u8iB+w02X&#10;kquwx9QSrdrCV2MuqTs5IFHZhiVR041CQF3rCSrJRB1n8oXCSpSeegF9bfRGAbD4nlb1gLihWnkJ&#10;zSgVW+U2t1+muX+GUiRxkQXAvCO+YcmHO9MqX5YJq4M/gV35z01GSms2Dj65tSEDEAADBw5kjfB5&#10;5ZVXvvTSS9ta2/bt27/3ve+BxSGTl0hGatU0MAjRExvwBfhwU3KUqrAjAKzqt0KYzVbGcmDYpIHH&#10;xQEAPYMHElX8+ZTQwpAAJ+Q8fO4NWUA8TSAeHERNRgAAMWb4aNLKqMejEapqJjIvksfNM+LNIcNt&#10;+ugDkujV9HYeekMAJM+yetvVozmgJuSkTFygj+ot+vf+400qKIGbHSmoRo8ePXbsWJCXN41YQuoo&#10;QgwaO6QkfToGzQ7Oo1aiDOizY1MqOJIIHsZpNZkuQsPdSAITyLSUeQ4uCekGERLMUSZxIop5HS5O&#10;ZYA1wxzPq0GfnT9/PoNn8ewd/BC7RwCoJyZbJqVbwmLlV9DlkoTLRouhBGADyvEUxckTGyIQnEto&#10;PdTirMoqkfqAhJS1JCrWV/9PqsySShR/SMJysXIS7aiR5+SJ8icAanGvQT7L9U2USsM74T5uq7i2&#10;5JJTF2TJS7TgpmoFpBhdsK5FxdHYGAKAZYLWf8opp4Ahw4cPB/o1u3l369atA/1fe+01BMAtt9zC&#10;2aRs8rracxJ62+FZaq/PtzYuh8L3f7a2pH6a+5+ANp8hCwiNmMlFHCwfjKCfqjHjlOxrQ7Ci9+BC&#10;MGcejwBIGjFixNChQ7k9e7bxlJGr9snjoYfiJquCt85T5v4BR4ASGAXizadMURWyQdpOnmAEgCk9&#10;NccmSretIVJmVb9P1n/F4mz5XlFhrS9X5EIYNKeffjpzEcDl/TGHdNwL9KGXUBolp1Mjo++OLW4f&#10;wwDMVAWD7egMY0hLZ0zbLCari5n6lTDLCmcLzVFJmGqqRRUNo2yq07HDtEaInnbaaUuWLJk3bx4i&#10;h/eyFxQH7IZ+AFJ9VRrn2j4lJlea1lW/TUXYELSp4AdSa+6QKN/goUr3GP+VMdQwQ/5UA0j/gLAD&#10;1ahPzRyN0EqKp2ZNUo1j69SS5hqJDR+cAVt5D02TNZaQyoM8lkaVcsJX/FyGK/MgZANFmzT/x1dg&#10;ajiAK98i4hmABnm0AEAhjACVKvsHvPDCCy+++CIC4L777kNIAPGVilV+PU7yhdbGLaCYy1ANQPNp&#10;2o9Gieq8jEa67618tjdDSpp4AgzY5pF6dO0I744tw9jXvOCAPUwA1CRCbhhkARPHjRs3ZMgQnhEv&#10;RiPIHmzIBqaCL77GDHju/MsuP0hsoNN2nVbtKgCAVCmZjKKY02lGv4p2KqqE4PC7+WVy7ROJjRFQ&#10;QVm3jHAcTnB2OF4hxMTi1mSIDRV4sneC+BFIoRgy5ycBZ/cjAJyvdiJ1Tng5yxFMMOBPHoiFJGyy&#10;UIn+HsxhiASmoKH1Gg9IT4+4g3kdCA8MGmYadgA3oi9oZ7xDHQGQnsBq02nkUgupQjmuoh2Oh4Zy&#10;nVCBxxtWbVR1JRm/dgyu3YC1AKrFEBFe+SeCbp6nUaOQQsIQzZr2k74FERhVQ1f1bgQbQljkYTwo&#10;w9fhlYuhU+kUa9Jq4iWeUGtVPkdDhuakGtOSBNuw8AEHHGCtDFdkB+vWxl4IgGHDhkkKhOr2gx/8&#10;4Omnn964cSMC4PHHHx8/fjw/b+RBpPuemUgSUBvs1U1v3Y+lRVaeWsBlwh52gE3QTNCyMxrDA7VU&#10;4FI3ysEsQL40X9Y2YXsSF1CD5IS71fMzduxYIJL7tEMm7/Wzn/2svYF67OviD3kKg1sb4Kjaq/te&#10;+FMAcHK+14kmC1vy9AP3yfGvyJt8/xT9NmRAdcictGPTV8OOoVouxOXMMeC0Rm9M/FL999LHlE15&#10;ky1jsPJAGeP5ma/se4MWN8aSiENJL5Mc4ogBzSOLFXg+WsfWpslJW8uGk1+YdG8+Fbq8L+yAs846&#10;ixlsjVgss/fth7wPCgChP/nvtboqTRYTaG1U56bFSqXqrKxtlRranyu221uu13quyvRQeWTbaeYa&#10;TSlqvYLOdykudNYHr2tQofYojutJ80I3ozFt04fE6KTxxAKwaEAujZDoeaTOn7TKMQ8KU8BSOF3z&#10;HInBajqcqTh8yg/Kv9DHwfpBgwYpADBzrebFFLjssssee+yxZ5555o033ti8eTN6DwKmshuFa8AG&#10;kAA3Zwu3j+gv+YSKml5ZAd3MQ6v3GVs47RUnCgATfvyJLeBZ7CYFWU/AN3tMDKB2HGTjJYHUPPrh&#10;w4dzh5b1WuWLALfot8FFrOcHGOKZ8sIw3EBMs3fUgkOwo6sHgOPLv21tEunoCOJf6eNsmr9oG9it&#10;cF+xuGri6v7ZIgNAZ4wSdkBYLscPmVJ8yWtDaPNGw/eQaq84o5JsmvEk+BwBwHVNWuAwjURu2cSh&#10;bJo4PgHuNzeubNBQ8BGZucQ0YknIqVeTglx4ZtSJQUx03hp2wLJly6ZOncrj5V+pCdjj8oJ2gwtI&#10;326DTy2enIY7KNp3uukmVzKOHaG5Vr83ugFHKU4rdnX/GpttEOVWP0+jDK1KmogfDUTVfwVAzI7K&#10;OZGD6yCdLUk5jTsoGZzWS1cBwOBlygQZMFi/+MUvss9UVOlmYwfccCTCPTqiBO/8S64hieRUnK3I&#10;tdEj/z399NMBE1ZWV2tDu2IZ8rl8+XL066eeespIwIUXXogIYTxJjlJDYqimHqFIcQn1/dA120Ge&#10;9Sirj8k/pnWm7NTWYM4KhsQN8l8EgEDPUCW6MBggZZl9b/a8OgCDtzwyHs2prY0dXWDcuW+Lz0R9&#10;q+uf5847Q4cFYUFAnqyVcnJnm1SrkmsyJQhrg00eE5+REHyv+q8CHrRNnVe77h8ZkIQcNXHLx0MM&#10;647dgvSxIKjmzZsnVjJ3mX/Ipyj+wnS7HRAob1gekT18Y3SLe6lj9jNerLQrSEDMALgZUJYsSmWB&#10;IMFircXVTidmOSvKrgm2xGMuct1x48YtXbp02rRp3Bev78/ohLzvCICG1yUetpRQpSygUQ1QW+lG&#10;nQ+MVj97isji4jdqKu5bFSzaRq+vDyFc0/G2N2rQYhMkomuGvpkw6SxWiYMq43S4KLy0tKAJGDhI&#10;HTUS5ykAUjHHjnzRplSGBCL9IKWEs9gF3JdDV9YgY28W5VpIrNIt9QvXArVRaFBDWVnoaqNGjRoy&#10;ZAjrnYXM61uzZs2TTz756quvIgOuuOIKrsWQrJdkU8xwXdaFVBNm5khroabPimPBsiRRswwAiOAa&#10;Cqw7ViKf1rT6PBEAeq1jSZjKiDwwrYjv2ZHeZs8QAFU35KFzJ2Y3cic2cgF6NNCQpTyFRpWABYH8&#10;l4fFi+GHOsK0ieyToB88PhCRDnnAwzUtzCIvPeCiIcAnyIr+/inaxiAQW92vYYAEYxUA8cvLC6h8&#10;4kJMqYsuumjFihX8UFoSi8VqsCExiQiAhkco5ceJCphyKo+5gsfE0CoAqjWQrNZqfITZ1F6mPECp&#10;uOIoSKCeGc/bYQoqU5m73MUZZ5yxePHiyZMn84RR6PbEmPBuyAJSAMTwjXVV82jj+UmaUDj9G+Be&#10;CfqzXxusR+NOrDUtdhUA4Uls7yxdfUpJuqtMRJ5/vx1cjZomSpcInoR80wQmFKSNYHWI8NKuwPAv&#10;iqDs2WrZ+ovkbktavSXBllnxaYUtwgCVH0AX98VNSdSTEcfB8gXZb0NSGSwABACrYMSIEWg2GAFG&#10;8ubOnXv77bc/++yzoP/LL7985ZVXcjYeoy0KQsZgjC3tG+Xxj+vVtHIbQEo9qQUgKPFfTXDDn1Zi&#10;IgCsFY0xwfl1AflzM0qtKN5jOoK50nipDF1E436AFaSoXT35NDm9XUNhEiBmwXoJMnkohnZ1pRke&#10;CVWy+fVufMP3ttHhxQBeRlH4tOBLrT/8/v55YtkE1orCCgA7AemTUQCA+8oA04o5GwKA77EAAAJM&#10;AXN1RN6q6VdJULcakNDsqDLACgD+Fe9QIsYpW0u0OalHNdQcegnPLC8uOg5zsdFZjOePhEZt4ec8&#10;cBtqcwZAExkwYcIEXocyoCMAGhYAS7oRaG3v55y8z1qdm4Kv2kK94SmqB1R+0FTbWmebpoONlvGN&#10;Zg/JUGoXM7VILSq8aULm7dQ81Jrbk75jYdEJk0ROWFNj+Ze1XfZ2TXggbdwtr7Wuyqpa+4LZIB7o&#10;5DCBWFw2DV+wlptBUn4AgS8BHNB85MiRKGosAQRAd3c38sB1PX369JtuuumZZ555/fXXX3zxRQQA&#10;cM/zxBZRQ3dFS/Auo4zfy8qlbirjpNkoCoxwEocPhn3L7E1Ssg4AKBPTZJUQ5YwJywfH7e9JLiCd&#10;P9ybHhgfkKVYADQ2lEHgRnmq9ilPh7fl4+ZBhBZD54+0mvxX54/VVRZY8Q3f2y2al2TqfXIl2Uny&#10;ZRzu7Tn+8f7XdMxGLpAeIW0C0B9hwAllnhg4cOCwYcPkG6ksnvHwhO2neoFSblZlQE1FjRhIhEDX&#10;UKWp0MVfC49rE5tab+wmi5Hd1qLrVQ50sx3kV7H6eurUqcgAjGiVoz3LCNgNQWCWdL1WDb1Whp9a&#10;8Zs0oXDvsMUhkzPELEhCUVxGaQisAEhGTU2gjCupofhXCocMJnZAdHZ1VbMDVNoSbIgVkgSnRg2B&#10;Dp/KRJQINsfLlW1QN4KNb3QBSf1m+wo9PzaHkfHNykfVf6thwAoNApFXAaBPWAHwuc99DvQH+llB&#10;2AFjx46Vh4bVNHHixOuvv15G6K1bt15zzTX8Cpji0hKFucANJdq9S173SjNsJo9DtTdZohGAkkil&#10;I0QRqAAA2cxQVy2zwVnqnDih1cXc1KdRAFS1onqTQQ1QmAfNc5RmAGQcOnQot8ccDfrXXxkvwqzj&#10;5nmyRsZD2Wbs92utLbmPadruvgQJvAl2FA9WWFhS4SsUbVNhW109AcegfyMUnE2bIGIAeJXoLW76&#10;OPSjvFf/UhUPonN1RonaFhk0TAFHkhBxZalLxUNNM43Fw35K2OLgMqeWKWgngEYnGZUUScfQtpiU&#10;XGvmzJmYOLxK1qHmf4/zYR8UAAsWLOCB1AtVxT8MELUXWAORBc0QN1Wm/gQAwruZ/ZrKaZ5MUryS&#10;FVpbxIS8s7YYC59z5Z0W66Or1rrfMFJUdV7xEJFTCebcj1cqfETmlWpexMel3p3UfvZ1/ccI0DLg&#10;e8uszMaRQcGm6poFeoT0zks3gGjBAhgzZoxcQEiCUaNGmRWKNXDttdeuX79+27ZtyIBVq1ZJ2Ml1&#10;0zAKPHE1pWeUsUm9NyZuyuAvMUGIrBk5UK5+xgiRQ74O00D5uSWobJxByZd+hfJ9eY+fUgHQIJlh&#10;AzXAfaOj1mWA+wA0j0kOvEZygp9SQUljIN2NoG+tbwSAaf5W1Yr7CgAh2IP5re5vPXRpuxzunXZk&#10;rwW37Zugr/9dCE6SvrVg4m9YPCujZ3wv+bPh+k/2p5lIfulVepRDih9jErlcoghpJ9CIGHub6XDg&#10;tXjO6CkoR41GAskYQU1DYWHxMI+Zi9wvMgCwYwBf+MIXau7gpzwsvBsEADiYC9Vc++r0r+3Xazv4&#10;hE+T8xPBUDO1Eh6o8dsUf5lHpD233w4is9pKLPwNAWJFQgiF6pfx74vvERsJPKQuzLROeUkbsY2a&#10;yJ/vQ2nn90awI+Q4GwCqH98yq7Ty1hRgR2y1ZTxfypep48XEfPVoYdSEEVuDofJPnjx50KBBGOvo&#10;o9gBWgB8v3Llyscee+zVV19966237rzzTpYzSM3J9cib4qkFANQkdwOo0eMkK4F8REYsGJuVCgyG&#10;M0g3wMEox75oW5gwTqDMJcmZTVpNMbCVbtaXfRpjAO19aNFB7HLAxkuSNtaMLnmGG6miSfrkufBD&#10;3Tt6byqVf1X/9f/EBRQZYBhAUayUVpBIi5Za3zjcjf8IpurR7VuYeSIkUhNQBQAzg4MVElXLFn/9&#10;lftGa80IqsaBVzHqyzcmm+ZX1VKJALCOUdc/V4xrKMVlHpwtoq62u2F5sDYwxqNsNuq3LQ82+YFn&#10;i+o0d+7cefPmcRdIjpAm7hFxqd0vAKKqB4ur0796aQT0oH9V/xt+pCSAhiEu8FpFSO3hVetyazMA&#10;/wwVRIijYzQkxlulTvJ50vLXBGLjz/H5KJPSGSbVwqK/nJ2yNdTm9fwKrEB/15eS2G/cKWkE5n8N&#10;0upqt8O2KRiofcIFawG4Z0cX0KxZs7ADUPyZyXyvAOjq6rryyisfeeSRl156CQFw7733sl72339/&#10;ECyJhZYWiTw6Xe3lwgF2fNRrb1aoDKasGs7A9+imLlVOBejrAlEAMGB5w1y86K+GOsINp3eLH356&#10;6wCcnYZwuW11Yb1d9vnkltD9G9WkURvtB809S+4hZNu8xXyelH0ZGxDug/56gXw30nMbnfdV1Ta8&#10;ScOPt90knyoA4lVXwge746upjiALwUzBtC8839diguqmd6u9vWpAIs79pB4l4af6hWpNsowUensk&#10;ufXLKqiUUpVSohHqsMACPSVZjA3HDsvS1GzmtBSnw4YNQwZMmTKFpypZUKOCtOMCypOM77v6XuK9&#10;aSc8qH6b2kUgNkF1BMVf33Aupf97rpvcntgBArHQrwWgAKih4+QRNVJXRXADvH7+m7KlWEz0r1Sj&#10;uoasDFAASEToeIwws3PggQeG39eor14dY7zpa/1fdmyCr8k25lOiOycDkKluif5nP/tZ1s6cOXMm&#10;TJigAGBRsMMn1sAll1zy8MMPb9q06bXXXnvwwQeZ5LaxNAc/qqfgxnkSUzSWZrBaVV0OH71YbHzD&#10;kaxonTwgpAKPB8WdclMMmzMLIJzfoHdSSMMw8enNAoqpixbP47BkFzGO5mgyLI/SyqOq1FTdn8N0&#10;08eNE/+Plb2GXPisDdZD9B+vnDVZhtTNEE0nFi1B31/S/zUCwsSZul89JEF8de3IgziCFABahXYa&#10;4s+Ud8UIqBTTqf9Kx8cqA9TuKzecPYzi1alX979eJWJJ2eB+/FRJY601bpEBnJwFw1xkBbYLAL1z&#10;LB4WA9OR98uAx4wZM2PGjO7ubhvIVOaAjgCo4fQ4wUPQVp37tfylvTt8UDjB3kbb90oJ11D80yMs&#10;Xpc45QPN0dzTsz5eHa8eMrhqdlgSZVQgLQTSOMxUVP6bLpUifvrP5GCLv0z70XSQr5BffelLXzL/&#10;B+AzDdRUH2O8/Gnnd/1CHIBICDu/pQAGAtMPihUKjHCzrNOZM2dOnToV3B88eDCLRQHA/nnnnQfu&#10;P/nkky+++OLatWsRElI9i2Dp6c2pVP5MsGYVAzUma6ZnvUmcVvbaoZ4juRDLjYNZRwZL/uIv/oI7&#10;1VsF3HEMS5Vj+KHcEvq1lHyf3o5gUXkAAoYLTnGT3PbnP/95Sex4kSESyDQN0VvQX+AW/aWyieKf&#10;sq8QwBkEjkWWbo4WBKjv579p4mgYoEfeBbG7Zt2YrqOEEDob5BBmAUkFwVC5oies2ZyeNrhfU32q&#10;VIi7KYVmkQQCtOk91f6oiB9bQd+R9cMJU7vxZwRAw0pgh6dnM06rwxoRXSu3U7WotnL66acjA7Cp&#10;mZq20OtYAI2EiOqcqVp/hfv9St/mRpJ+vO3hE20kCPnfsDKEsaAq3TXVJzq7mZ2yKVidEztAdugk&#10;5scsUDAkfiugJ2Isp5sywD71tkNIkDkRY0VCStUMMpllpAXAJ8hrLBRkkOE8bd9TE6DnRy1bn49Y&#10;aYJmEsf50zYh/JchAc3Tpk2bNWuW3RlZv+ywNPhctGjRPffc8+ijj27cuPGJJ56YN2+eFWcMhgHo&#10;izY86arRiHcR8S9d/2nhm9C0UgrkScYgf3KPxgCsGNXjz8nV3izVTOtjJR9L71NNBcFrRixLv8P9&#10;WOhr43IkfAJTDZKpz3zmM9yb9D7p15hO7opciX0Oa21Bf9X/VIHFCAj/c6A/3bhqE674f+JPD8dD&#10;9bromMuXgn4jFGxPGJ1X4q/uI/YtFPCbhIUT6U04usE/kXpjqw3408wzRh57JeIqf+rQ96JWKrgJ&#10;/UlYqglOXk5Rwansb4zR1uggFhmAqW7/SB+soTOUKcxn5mvqijsCIJ+Vpq12dqyp91Uk1GBAI4Bc&#10;eTprHLhR6hWK7/Cv5fxpAKBirgAAqSuXjjjOl+zEXNAgqGQV+TJZqkYCPIlsyWF4Dj11bVOa7w0g&#10;S6PkxGPYxgASSq3JoEF/ENacH/+rd0j2TbAydVh2zAZD+ReXY2fSpElz585l0g4bNkyGAmkcZ8+e&#10;fddddwGyTz31FDIAg4CfyID013/912p4LsOU4FhFzHnYYe0gJ9IOzIsqePgTfDD3dODAgVbSyAZq&#10;VwPtG4ST7SqBOE6VAjfTSQHGT50LqDb4BeVtbcPTR5HkFdqEnX1Tm9sLvniyPCbZ8iRBlTHDrM0Q&#10;HYf07bAdW2IAtRZMI8AtpP+xDCoNZyLANaNfzE2MVJU89kHS8AO+8bQwBrOAxURTQrkKB/CytfuS&#10;7F9bS1ZXTHUZ5eRWmbHP2QxgWAycrdE/IJJDXcNUB2uV3eILSgpsIgcewCB5Bdhk1Q4IetrAiOdv&#10;5ivj4XLjx4/HDuA8vPHGi/4U2qkfax2AVNvVJk7CT9V7AugNr30jZz+uoeqBiZyorXRrICEZmbWY&#10;K64hBYBYLGRHDPgZTk2BPuZLMvd1KykbUomWqIBnAwok+zSzSAsgpBG5HYUQV+R4fh6pxpGARvI+&#10;bftu1y3T/wFNXeQKAMOt1v3qLGJHy0C7QVcSnzqXxo4di3Yv+ksKzbrgc+bMmTfffPNPfvKTxx57&#10;bNOmTRYD+5wZD2vc1h3J/HYFsWowgjkDkGUTGHNA7VVlGpL1yazx7u5udCZOJe89j4jjK50cGMKa&#10;ArXi2lIMWIT8KS0EM5phCxSUdx4xz4u74k8Gza02Yr8Sq1ruwQMy3svj40lZAqcLSNaHkNorAw4v&#10;W5w86ekY3k31a2OzMQKSHxkXTSq5GrAYRiA5mc23yTeVPUJoNkFYall5itQLjDLVbo6pCIsDyq2W&#10;H8exk1GJtmYd1GK0SKy4+924KaB/UGtTBihLBrY2jZJEC5QK4bfgcfFS5KsKM3vAi7fJNOXIwYMH&#10;GxfhhFNaGz/kvddWbp+q3NDdYAHEcqqEmuHeaadhqNGC2AopFmvvER/+n0bNcIN3If6WyvEZruZa&#10;c5s+EEaDpWazUXsjihBqz7CNGjOoDZAVJzUjKDXJYSetPRIcg0nGdshKVEM2CAvBbLNuOo19tdjU&#10;r/X5KABsg2oRAJ8KD2WASMq+LSdZmGA9iG8pgCsCgwBb9vrrr/+Hf/iHhx56aMOGDd/73vdYCApj&#10;ewkww40WsFiS2M2n7YXl87FKWcOFfWuAJXhg+U+bNg3Zw7rDzrbsCY1KS8WQLxCnLa5DKbejSPvZ&#10;z372SQqAqtlV96V5u4L4AQccgAHInesWr6niEQOiP2+RuwLo7Vhizk+8/xEJyIB8af1Xux3QcPeH&#10;9M28qyj+tTg27nJhUUW7UayrlSAKhys0TYNloDPKxNmYVcwMSUmlBZVsNhmfDiOMQ4164+r8qbSj&#10;sUhiNCRUoAAIMbUOH4E+/h8RXzJthIGfEXhuQn82x8y0k/uz8dJZD7xTbmTcuHGW0TMqDFtW1Jgx&#10;Y3jjyXH+tNkBuycNtN54PDaNRmwN8qsa+G0v1q3BgJr/03Arpc4gSZz1mFgGtUtl2heHRuJzn/sc&#10;gt9IrM0UK+9/g4baMwj6aRWgZZCagDTCrNlEldzC9D/gEjGQEjMJqeykaKKnFoAZNXYTkyxI/7hF&#10;YRxsDbBYqQBIq14NAoUc6wV9BcRnaZgPagH/pEmTrr76aoyAu+++e+3atddddx0QpO+a8ctPw2JU&#10;T6pZGBrQQJCVwNoldgxmeFoAKsQTJkwAvTFB+JcJr3a20c/DYYChRUVGEXRn6SPiFhjYJ28BNIpc&#10;uAcejWyovCdeJJ/2uZcwoJEYx9xi0uy///68IcWj6C93m4p/jIBwP/hlZYFOHLgmAkUAxLeu3t1g&#10;34yuzZsTH43l1gTQVGOl3qrmhionuKIDY19Dkn8xLUa0NvMEqm/KLpLt6J/xCPraHHVLf+Do+zV0&#10;UQVAdHnFgzGuIa1Na0CDIK2xlTT5SawKHi/v0aSgmtuj/GbKsn7OOuus8ePHKzNA/4kTJ3IVBDYv&#10;1/fecIjv3QJg/vz5YcKpAqBRKNOuS8XbU0tkGhAf+0BtvQZpGjVfUfyrONGDb/g3nJ2NVH1dN6xf&#10;DhPuVfMr30NDCGk3eFjixvY5kfQ31QM1UbV2puQYNAagAI04VcSmx8gIHR5QPs39T2kYsG7uv0lB&#10;WgCSKqeGwOixG3/aWoD1eMYZZ6C1MNtRYqwGQADw5WWXXbZq1ao777zz/vvv/9GPfgTyhMaVO2Xa&#10;gzna+ikFDTjwPbqggMCnbEUJVJjIz8GsGsQAA0sKrAnWxrH1ogMarCNbifErz/DJWwDtyguTgzfH&#10;yHjuvAAeLsIAHOc+VQajBGUNKPRscyx3v1ivAAjWaxkkL0g+H780KaghAEIJF7KH1NxWyuWEf5PG&#10;owDQpqu94M2sT+ZMgrRq4v6cmcTrYVT8FgGgywUo7O7uZsfcUJ1OGgGxHlKlFQW/WgDB/YRz+RSp&#10;kyDUvgW+2wVAFP9qHPinpkBY7dIymxEy+TRUK0g5B1je3DVq1OLFi9GbWEujR49GGEizxUtk6mfl&#10;iGj7jgCo6tHOeqg1KucbUrZRJ18Lho3K1tz82ugx2T61k0xKz1T5a6NgUV7BoDs+irxAn4K1RCNq&#10;SpLupujyXtTWiRJH60RKHqqnSk6BRokFQJiVJsa4RQCI/lb8Ggf2T1V7M/QlB+VIyX/MmTFZyJJg&#10;0R+xwbU4M2t2ZGtjQckODQiwfhEAl156KQLgtttuQ9dGAIAzaaxmY1quCPIYC9TLapqGcGFvd8t3&#10;GS2rwFiuNWsMG5xE3rBM+NPHzoPC8LLBAEO1k6Cp8MmIkdOU7Z577vlUuIDc5/V/5jOf0fLifqz5&#10;QiBbW8Q3DYYZ3zrH6MJTbJjsn2qvuIPi92eLGEgkoJEL1EgGrayfiQfUTJuqcYuJ8k57gO4dPhUP&#10;fPplkvpTjYVJ4ZA4Dy+VKcV8GjduHNoEx6ThO1uoGmoPyFpg3GhCWVUMTVRlQE3xzBboD5RXF1AU&#10;f3V/v0QkMBEVDDmh/4q84Umid9gAICtzv9LemcMQAEuWLJk5c+b06dORBKwiRSlSnMWWxbOPxAAi&#10;ACIGGq6wCvcNvocGO1C7NdDgk1CLt618UL4W90ZyV2U/PplQT8dllGZk0foTZ66EEEaGxXHPk45y&#10;HixrtFz/atxJBq1nU2Ywu7QAGgLACikR39bqeoEAemPCsQlU9iUaUAaki4DHGzcGu8FZ7Ru+ZHqj&#10;+7Neurq6mLQWhUUAsN1xxx0/+MEPwBMZXrW9TNtHMWJds1SzstgRUsANkMoOMBorZi4xAHQpo57A&#10;AkdyRxpJPCtGZdYMP5EaGsFje6vkEenI+hTFAKwO9U3wqnyy3B7QxtNEBibxv7qAeMcIdn15ZrYG&#10;+rlnsT6UD0m8TSZoaoBT3JueMGHAT5i3Mi6khKpBhNCIpgasxW4DPqbxVMdRPPUczAAwTZBAwC6T&#10;CRnATOJ74xChnKuZPzsjmGvP7k/qjvp7+KjbgV4/jPIsoJ8gsIjPRB+8Y2N/6NCh+oViXnhC74sL&#10;sc+j4/3KcFDZOyze5vVNnjz5ggsuWLZs2dlnnz1nzhwWlfKD2+f9Mitc/PtOELhBsNwICTSooSuN&#10;fm3FFU255ozWlH8PFqyF1HhmEgeujQxTDhZaiFruWw2F0FTUlpM1hTSpQXHX6IBK1lBt9mJBgLlh&#10;Nfcp1HU2IAL4AGiFmQdIk6kDxziw2TUGhMEQ/uuXRlwBUCYbEA9A2zIMuYIKwg7/Qk81mMH4OT+H&#10;sWCZqyyisEGwKBAAl1xyyY033ojuv3r16muvvZZVb5GjAVtD1ib1C3T2BGThJ9UbUAL9ZKSwmYHF&#10;BHYtZthgGqDEOPlTa8m2uAaN0fdFQkvJDCPr5uJsuzUG0B6nql5gHi7vg5dhg1njNkAzz4LFzxtK&#10;L83KKMCjt67PkI4WwNd3bAoAPTxSb1f6h9B/puG7/Q5rA6xkf8bdX/Mv2/mfxWVTaFLqxTe67NlP&#10;fDgCI2XDbPzcujP+hdavVzFsbo2kz0rkUPmlBfp4eFTnzTSN+h8LoFJQmOiZLM+GeycCQBcQcI+N&#10;wqciIbp/jTM7PAZvGqu5cb7NhjtbyOCN8+RB/+985zvz5s2bNm3a+PHjx44da/Sbt8aUZXrETdFQ&#10;CHazVNg9dQC1C2Pq3htu/fB0mj0ZbT0tVlItnOJbYT1sCuFUkHWnJgXV5J+GAVFJoT1n7cSXIaWA&#10;oEElpGtIh37tN1lLBBx/vElWAzQazhg8+F92bCA1aIAYsApMoWhbGF096u/qyDb7BUbEH1NFOcDY&#10;NRs4qytComm2VBgkkM7VsRtYBaYAMedZL0z1iRMnXnzxxTfccMMPf/hD1P8rr7ySdc150qXKBFlG&#10;AjoDOy4cs/stBZCKJh3eRW0+GeG/b23cEQoup0WKKI14Atwdt2YYAPNCIhyriPmtfSVtMPkJu4Di&#10;+VFo21rWJysB3NDWBqynLlTtwLnFhLDqwU7NCAA7HVfnfs33T7BXkWhxb1oe2gU31QC13W6yfeJv&#10;aRDyRAH3m5R6mV1j2qU1firXsQDUvhP9V00eNWoU2GcaDP810lsZIOL/qQKgNhtIGn6t2k2Karw3&#10;6UNpXBcQVz71mPcZP48FL27+RJGgdytR7njGGLDNFfjTKnleKAupQV2gHsA0mDBhwhVXXIEYAP15&#10;FKhROsG4ZcmgUrNai8D31kKwSuJfLYBK/1Bp3apLvTZ9bAR19aFH2Q9tZ5wqERW15UD1MrW3hm/n&#10;mg6xc5U0GUMlf27w0CX3VDtA17Zdf+02UW/HQmK+N0KgT3j//ffnS0+b3gYAPaDpSfj8d62Nbyxe&#10;Y+7JlAm8cqQ2B+cxWqDT34O1kyptqr4KVSIXGgKAWXHppZdiAaD7r1y5klnNWgPi4r1QANge42//&#10;9m/lBGUFaVWbES5wodeC4IYfwmvNOLlTEI/lxrBVnRWBCDajGtLh8HMbwVsNYJUA59l9dQA9nt9S&#10;IN4Bo7Gvi8ad9UE8ULCAZZ/Uz5oyxIPDDrKzJZLNHp7coXXbigF9PrXo13x/xUA0/er0T45NfP0B&#10;3PDt1FZfjXT70HBWAWDSp4JBrDTIE1tBBZzvsSKnT5++cOHCJUuWzJ8/H+WXf3mYqJqsoepBqnRD&#10;lVg00J9Arnp6XDr+l30mLpaW6rz6vuMU1mMEqPjbhkFflkeaFBSrQjtAAeDALDuQ2oj/8myZwekE&#10;WX0arC6eP8sGjWn27NmMyk573d3dXJHZbPd5PpkVUQb3bgHQIzVePDwVlGsMIHKikfdZMzuDuQJ0&#10;pQyq5kIMiHasr6GImpFpAEAjo3JIqI+H1TmBhIywEkWEZ0IBICKr50bUeaH0AJAqGNQGBC0FyJgV&#10;A0qdAHeaHjPxUCKNAPNzVFLpg4BdK9VBBiDFruNIC4nIMgy+BEZYGsxYVwHTFTXu8ssvv+mmm666&#10;6iqmNAKAZcKZw+qhFwhr469bmx2zWSwuTJaJYAWIMfMZWxpV6sHnJ5I/AxH8F6Hlo2B1YAEYLdCf&#10;jAAwcQiclEpIC+ATEACNEK6CV6Rm0M4zboAbRvtj8TPWSiiWClJesKTYdruX41TqVBvfmO+fZi+1&#10;1CuVXyn7qmk/oYFrZPvUcGuttm3vAaACLotnZVUzLsokkPEtnnGUBeYN+v6kSZPOOussZACST+9/&#10;EoTV1ivhWi5au31Vn34VAGr0InVg3S+ZtTxqLmfeUXL8FRI1mYdvovhrQCQYoACIs8hstow8NXGp&#10;L+Phs96Y/Q03DqsUPYDncPPNN7NgpkyZwuUYG3YABgHPUx+u05pJrMm4VwqAmgba7uNqJPb02DSm&#10;ssIleb9GbmsVcUKpNU8/1oOw3qgwaOhksUXU2QXlSt1c9fGQidZgb/h84s6SJE4N3VqwlBrULYSg&#10;ygy0+/SFr48oY6h2jJJA+wAIAlhMpDGCamUiM1aCFgOwQLatykJJrQDQL8oMZ6qzEFjLV1999erV&#10;q0H/8847j/nMQgOy8xgVbIgERA5X5F9MbyBLl4NsY7LCGLlVbbeNARYAx/NbO6PYoMacK1PnjRYA&#10;pOheCAAZ6LQeRH92dp8LqEcqGIPg3Bv3ac2XtXwMnSfOmgeCeR9Vy/MtcofGN2yYKVWTSU7KAI2A&#10;pH6G6E3fjpTOIf+p3A+1DLi6/mvRVk3frKHgeOErY09tzyJAV0c86ImQG71jY34wh0z/YswmDoUo&#10;IjHbpOvkvzXds1K/xQ5o19ZFf4vXuS4TV8EQAZA2xSns4kudcikCSPJPLRmrAYZGIYJPxgHw8DGc&#10;7QSZBERNY14ZK+f222//9re/De7bbA9hgCnAmXmYXN2YG9OGeZ/ygr07DbTHBNAaS49nrEcBoLda&#10;DK1x4CThRD1PpW4j0b4WJPcoAJQxlgSbu9noJxwr5L//441fhRA0PijOo+KvC97mlFWG1YbA6V+f&#10;AgXtp0ZlXAyXSo4UOZSCZ07F5ARDZG9krgIpYCiTDaRmJEopHx2fAC5wYVqEC5+FMGPGjO9973uo&#10;MhdddBEYy5RmMhsAcySM2e54n//857kiY+Y2QXZ0WS4HsslqIwMdmr64b5jajuhIDjD94IMPRjxg&#10;EDA2mTCMANtzKQJAgiDJro2b/vSnP/1kLAAen+jP6AVrhJIt1niUgC8qMKjEPfNQGjSHvGPfjTSf&#10;pvlHAEjiKvmPAsBmmxXTpUKr8d4IgHAB1fbrIdfMVrPv250wavpqwZW4X8nBl4Cgqe7d3d2AmrnD&#10;BlE5AHHou5fHQyOgEjYItdHua/J+Tb6M5h550/D169UZ3tqYuw2nf03tz6kC+kn6rBmlSYFNf7Hq&#10;j4oU0c7gSN7LgQcemJSVABYzG0i97bbbMJ+XLl06ceJEBABTgi/Zx1QC/Xl07HBam1BqTOx9aaAV&#10;0BvIXrX+2iysUTqQmJmsy5bUxs8j3kVIhJ4hrqfImEoe18jirTwTUj5EAKiV1y4CcSsl6uC+AqCG&#10;rE1q1Puvt0S4T+ZoTmJEwWvFt9NgPK0UcoHgRBF0iHk833MtJiEatE3BQFI0UeSQI4llo9+JfRCZ&#10;FYq1ahY/q5h1gQBYuXIlAuDCCy8EY6+55hpmL3Cfps38XH+9AsDBcAm/lDQUyLaTF2DIN2j9/gu4&#10;BzAluQPosAD4hjGD/iYvySEBkgAjICRIK0WE5Q7IAG5q9wmAmhuggOU2DEdY66xpj4gDFFjeWE8S&#10;XDRMB14qD4snYlaPjA5AvL4gE2YjAJSfted75XSLF6g2gk/2Z1I/K71+o7VLfNwJAvsJKomMtQdL&#10;8oXY4XswF3Vg0qRJoD/zxtxQz6/vzyZBlcBH66FByFyrtBQAXFpKQrX4QH98NYJvTtJI70kYIKGC&#10;WuHlGDw4163FwxxfPVHJL4pQ0Xpg4wkkwbdGDgUj3trFF1/8k5/85Mc//vHy5ctZS8C9VRFs7BuK&#10;4Oo8K2ZzWontNjugCoDJkyd/HAIgrvn2jM9GHtQuSuuTjZN+W9UnUyMEtTigQQlXh1GlRR1VHEoh&#10;6Je9p5K4xeGTPo6B9XR7j9cr9cb+PKaJh8WsSTJr6O3CO1Qzi6RtsGW8JQWKFnNMHWQYp21ebeon&#10;kKpkMtfIRHtA9jOf+YyffImoYJ7r/3G9szqmT59+1VVXrV69GgFw7rnnXnfddax3oNkx6wLi51zC&#10;pH4NF6WUbEic37JeYA0EZ58hcTA7MlhIDgEMAon86X8ZMLLB8gVQEWRjlbFGJImz4JmNAz6uOoBG&#10;lmeD0Bwzh7GGecOAhpzXwDqretasWSxycJzX0LAe+K1uMrOj0uTLzYTZOIVkgU6tr8EclXplQLvn&#10;J/SfYVmI56dmfNbGvMH92tRFyNMRlAPiwee/4NeIESO6urrA3GBoDpNUWW9Mg6EhrD75JvRzSenh&#10;GWqNBsHZD1dtzfZJwg+4rHjwmGoo5Mi4mxrxhnh7vPHwTMQUqGzSDsYLIQN4IExT1y2rkRkvsS07&#10;PB+0pzvvvJNVxPoxLer01sYO98hb4OUyc5hOrElpCcwVbpTCfuTQz4BZn0IAl547d+7H4QIyfNpI&#10;BKpB4B7zoBrMWrXjbu2lHkxvVJBFMFT66PypB6YBuFUspaG8Ors7svOnLCCmgJgboogwBdWgRSjk&#10;kj+augRHa7yh9qA3HZ7vE70Qaj/f2kTJ/fffH5REoeabv2xtALE6PhsH8w1HGnsAndWsLQWwbkBN&#10;nD+5FuicCLDJGsz8qVOnXn311atWrfr2t799ySWX3HDDDViK1rRrnSjemEjJNFUg+d55MuaeMkhL&#10;nbgcY96/tXF1Ux9t/wKQWh3GvxikAsDe8UCf2U1IEblOLQcDSHdHHUCFb26bp8kjMBdVh5T9KhkQ&#10;qhyPb8qUKSx1HqLOgUqBIq+3iU1gOos/Hb7C+iDuWzxtGMBqALuAKQBqcqesaokDG/tteH5qsLeq&#10;/An8VkwMH1w1AirhPvdoMqWu8No5IB0WNREMg3tMDTNUircKr6J5lP1k7OixcSfgXqu63PcYtBg9&#10;QjEUtDMMa6fiIVmetfxYGaAASIJT9Q55LWUM1zL1iLfJRGeVsgZYWuxrJvIGzz///H/8x3+88cYb&#10;/z/q3vZns/K816vUfqjayrYgCTaOKnWrX2qpquLajl/wgE1M6jRNrUTZ2ZXaD3sru0321s6r48Zx&#10;EkNojYlrGJiBAYYZzxjMywzMGwPD4BdIjIljOQmJHBFFli3lS74k/0MP3Yfm0OnrfhgYMw/2Xh8e&#10;ree+173Wtda6rt/5/jsPHTq0b98+MFGb6dd+7df4yxhYeBwvRhgtZOUsTVQu+5RmeGABQojh3XHH&#10;HZ/97Ge/+tWv7gYd9EKdVvR1JtovGTg7xn4Xb8lCpDMlysIsPX1EKXBx95c/ut2MzMNy2c8OjnMY&#10;s5lwx89UpckUvbSeL4xh9NivCjN4Re+CrywQE7j5axGA9cB8AlzyIX9Nrle/lnzNigGx3k/Aq9rH&#10;sw/gMvHAVuakxcDlgn/0ox/93Oc+hwVw+PBhds6cOYNNgLKSQI0KidEyjZE6iBnlEyCueeHIy0P1&#10;uo6WDw0LS2+nPPMe5YEA4rEMTCEFbO2GJmmCjWV2txJ4yVzmbnlSjM98Tb1RdufRTgEvfvM3f5N5&#10;z1/kAQ9lajSmDCHBTOef6B/lgww/mgXXbDb9PwkAfTuGASLytFKXAeT5mXmfs9XXdnltuZ754nWq&#10;qLzrEC8wq4Ne/VfXea0WC+3KIcphTKbf+q3fAmVAzDrGeLlZPrbIgDI4AVbPwMMEK81Q1jKYOn6e&#10;H2UG0I/I+dVf/VWONyoQzafov1AYzaTYWEU92LtejIMEACPhWlyIZcNIpFbXxLZzgN1AGYZl9JjP&#10;KFMHDx50enBr/BChgu5j52HryDQFdrtUmLGxMhn/pz/96T/+4z9mSM8999xuCAAjopO7P+/8kvYz&#10;3Tgv5wWaBVyTUHop3Sr8K/rPhNHcMhUopLAvCl8Fw55k1n/V1XK2NvvPL2xldqb4Nwyd76UJTb9T&#10;cYVEV8OWepO5AZSLjBb3IgAs/VUe8Anfgua6XCT/0Ysif5xscebRC6NywzFLGRWqJ5rrb/zGb0hn&#10;a+j413/91++//36s2AceeOALX/jCuXPnbrrpJi46A9F5qMzeUXlX/EiDj0hgSFzICLCxXImAwHSp&#10;oQ1ReGR8FdK92T/AYik2SYT0vvB3VwTAkh3cvxL1cVU7bdaH0zg1Dw44wJRGywMyuJOqCp1PPCCe&#10;CzdsapSEP3V5lPKhNptyX1gRZimALiApGaL1j+ZTGaDnZxZbVXxbts/i4E4AbFPnTwGg3xzgE1gt&#10;Bs6/n/qss8VKQlAbgxEEBx8XOyNzIS9QgqdIL9YD6satt94KSGFRcR6QXdX+X49NYcCozAViygKv&#10;zGMQlg/lJZ/0pZO/erJhK1ZtWzYDvzXG0QIokqy1YfIrGz9n+UVJ5uRh3aKnoGI/++yzTz75JDLg&#10;0Ucfve+++2688UYeDiNkzJh0/FA0YYfjWSeyhpTpsRsWAFiTT5ntD/7gD3avH0Cq4qKeL17WWZy1&#10;Y5LopAZaCmu2iYPS/Wc6UOVXBVdnd5rF35t3fqrzJfjrEcpWUKLk9C/QOoO9cUTrFtvOSS1WoaWS&#10;ZGLfLE9miNyf7NgSAJBVm+Yv+/9is0kBZOcvHdSKAQWArhUZodk4LQMGbczetgmSPO1M7HvvvRcL&#10;APRn9n7xi1/knXKeCLdnOISb4u4QAIA+IC4fGkNCbtXP0h419qTkAJRa44Uo09wRQi7Xv03EVLUF&#10;W0uILXVmx2KCXXEB7Wh92/qDh2vplvTWjJKhy3vzy7/8yx/72McYCX8RCXZ9mawP1otNn091XnH7&#10;zPpe/vWY2fglImU9PwoAFds8P7PFim6fpZlXqY16RfR1FBGNU8FNGeANgrDAlp2j5f8riCpKRgfI&#10;DrPn93//9z/+8Y9LDDLre6drxSu6kwCwCvGzn/3soUOH0Jpvu+02ZIDkmir+unqQuCA+D/z3fu/3&#10;uBYo9slPfpIj+fe3f/u3UbEZsNSGM+U0Xry4krSo3I/yeoaptXvyKemnsvpBIwBA5zVV5dvMQdHm&#10;ubGEUFWwoK2qv/vuuxkkI2e9cRe8XMlbUIisOmYBSLm1SzGAJRmGMaP97YYAqO9p2ZP/6fdui+t/&#10;mgJL05j5bRQOC6POfPjT2ugnk/NnKUDbfkSxy+mcmR2AdW3V/jc6UinS6vA++Z8F8SuuuAKUNG7c&#10;+LuXWehgNLUaZpsKoOBbcgUQga1aA0oC/elirrRxUn7K/KzW7yfySQCvllMxRbkWOCNzCXNbCgcW&#10;BYuduWolMFMXMxFtTAGQAsEd6fkx6muMgYHZtdGJ3XgAT9Md7VRsl0Auh2oLyhsA0EaxdQFYbwFw&#10;jY6VYZYTc/7nn39+twTAnAq6/hmfJoysDzxH0B+k5h5Y5Cxm1H8eEJCBHGvqOy34Ob/Vn/WBC1s8&#10;P/G4TUK3ery4lfQppX4uoEnH/3ObrcrbXB8aAfkxzI6PSCfWs3IuC3IWxTVDAEwH8uq6ldtnukd0&#10;y/BbMBGdAlwGIh1DVVSWFptOGn+sQWOvy1UwNg8cOIDtiQxAicauAqTMN2XTO8T5QRnkxO23384c&#10;kImTv3yIJOBb5vRHP/pRxIABZPscOBiLe+uYpkCNJm8xibwv839ildACYOP8FvpirhoACF+YOczU&#10;T33qU89uNmTA6dOnkQEoVtwRw0PO8XNemflgVtXxfllCSxPKyy4DZlLmLqWBugrSbaPqnJrvwqkX&#10;Xus8maMNx3PObGv0JXfOG6wBS+6aSgemIFzCCQ6ygEElZrrsswxK78kZov9nliMI62KlvSHjhfUW&#10;5m/ftNnM10xOGLSXJEe3D39Fc3NpVIrBRz3stogxL1EGZukGNCCk2tf/LjEcKMR6QSkxnU+EYeXu&#10;27cP6D9+/Pi5c+deeOEF8I3TSnUTi6WCBJQ3SuHAjNlyIT4B1hkPx5jcaG8v2z0iaUxxBN9ksND5&#10;o9Wihm0jLLnklFsKAG5hV3oCL/Ygr4RnZMDEdjzcDP8yFIZu/zP9FaAPeMcyljG4qc8ZEINWDNjG&#10;ywDApHubhD/9a52XfBp9MuO9unpq+GVM2Aj+dupLQKZXpFCwAmDm2xSA1d/ieQzq8slCxD9jBjlw&#10;gEUw8fc2G/s6qTQaopnjr3W8CQCd+OL7zTfffM899xw9epS/QDz/ouCj15tIA/rzqAFWvsI+YALc&#10;euutQD/7e/fu5d9bbrnl/91sN9544+/8zu/wK2YzI/F2tGBMpnLz0bnV+WA6xGYmaPXDhRwYEsKJ&#10;J8/0EObCIxY8l3vssce+9rWvsYqwBhADygA0BkUUA+O3vFZGZSUOS4XFsAQDLtckz/kQRO5SIVgu&#10;oDL0c3fMHplLHs5kAJ1+ksnwPPPxtxtMLlVmkbiVNa9zZtZmLvUKXTo2uqwHXfxLYlK3FinpZEI1&#10;x18XOcqytJfJmO7CbB9JQzm4ci0DxbaKVPFHDADloqQO9xj/db5LElfU10wb9Wi2+mqBoQyJC4Et&#10;LChsWaa3hZwgDzofqtXJkycxAr7yla984xvfAOI4m6WsnM0aJqEJxAcezeqxmZfsbwzVyITEByj+&#10;RoNBeX5uz0g+5wwM1QYqtrNXvJkxD2Aac1UAaASwsytUEHMu2v5Yv5WVabJvc/Po8ixaAMVCf7CG&#10;hwUi8IBqBe68x1BKlKnyG9SN8T++B4F+NnhZrIH6vUT0P30+RX2nAutmwZQsCLXALe8l9bZ8yhjT&#10;bBRn/jv/csws0M1fNItvORJbUnsI/OX52AXexNPZRF5uBl00nEpvPmjIROTnWAAmz4Dmn9xskuxb&#10;UcUBf7zZ2NH/ozxAAPD30xc2PuSHH/vYx2w/bcFa3Q4Un/WnTAD4DGsaHP3czAUyM1UBgGhkzDwr&#10;5DrqwlRpmQysCqbHc5vtqaeeOnv2LDLg4Ycf3r9/P4Lt4x//OI+L3zISXj1qkb0TmGNS704su4yp&#10;Qa9DIZh8A4uDe3rqF3b06anPG56SPhP/Z+B0m9dhQvnE7pIsddArX2OOm+lJM5ZT3k5hjIIBRnpL&#10;4/FgqwfKAFQA8CrNxQRwpeIpVtH9zjI082eUE55BpgcFgNHHuoPp1bFPwPQRlfOTBWDDAIEYWGMH&#10;q0LeYt2S1sHoHWWSs4JA/6effhqo/eY3v4mCxWRmPNwI0KzHQiBi6lrGZD2TLiBbFptyytXN5mRU&#10;CjBOpXgAzREkNsKUWFP3EffF2SQY1gjQ0FGS8Xe3qCBaG8hqRiyrNY9YE4w7Af35EAjQ/OfZSQHP&#10;U+M1z+nIK0SE+NBBh7g80/1jfo70La7/2eNlYXyrt/tszFKOY3QOOSv0mNvtISzT7S6KmWbzb8Zm&#10;okvOk21uNdFw0q6ZRMwOD+TIkSNg3B133MHziU5OoqF86w4v75MyhpEoAO666y5JSIAS/TmgPFgv&#10;1ShTk/fOMwdAkQp8qABgQ09BZqCB8ok7/JBjGIlkFVxRK8QembJrGFTPpabNNHF/esk0dDICnAbY&#10;GXzFu857I4KACFwLO/r555//4he/CPqzqLAJHnjgAWXA7/7u75oUhCrASuCN20lDR9CrpCb8YRMA&#10;ZgFNMs7tQrAd67+WeuAdU/IWdujtM09v0ow813rFFJ0lILEdjp4WyWwpE8+zzvqaxqjCA/eWes3K&#10;stkgnv14MmYJYTLmys1WV0hOjkgATO0DY1KNWZU2ezEltHiAH+oCshE8cKkPHWgGi4BvIBUk4ZyM&#10;B3hhxaGIGPOTAZ6letNNN504ceJLX/oS6P/Xf/3Xd955J2cw4xn5IWpJls7fyOoBehmOhX7b1qvy&#10;A6dKhboUmCSK5GCcOq8itbZlmD7wa6+9Nh4I+x7vViFYE9F+31wbSEIf5AYMxOu9Yrmy8tVGgRhw&#10;imXMbVTTr2nJK+dB8ERK5ukxTX7/BID6fnyf//PLbLrPzPsM+mf/dPN2TFX8dxc2ZUDJ9XqcTUlE&#10;OzZ7km8NtIpuHqxsmIGBUjDbVOSZOuyghj/77LPIZ8TARz/6UZ1ODtKc+kmuELBqiHBFxgMsIgDu&#10;vfde7CqmJs/WYC/qPJMSWL99s4Eyf7jZeAXIYD4R/ZEZN282PufnHGBKkhmlGQH1O1P9V5oWM88z&#10;thQD5yir8sBwNIYgYoA3wpyelahszAGMFeYrRsDp06cRAI8//vixY8d4PoyZQSLheBFclFmBemHG&#10;F9OJ+bN0yr28jqBdFQBq2WXs7FhZuay7HKdLnfB2W+DZZyaYXmg+p4Olnyy9ghcH1NJycgJ0NXoC&#10;fc3CitnW1YtNfC+FtBI2g6WmC0/+0VJXxQ1JhBIAnEEBIOibDak8SADYisre8f/92MRKdyQvMI8R&#10;OGbCcwaGBHyzZFCScg+A6fxlxT3yyCMIgL/6q7/6u7/7u3vuuQdkZ3iMDaGSH3tSUvKXM0v6b8EX&#10;A2Z4+sD1+cT6YNCY1aHRYIyXIy0K4wYZJ5dQuiCxAOF3bDbdQbtiAeSXVMqx7G/ZbCx7RoP8YUA2&#10;PDEFBZ301ltvRfEEC3j6M0GN98cj4Fd6eET/fD6z2csM/+bzif0thp/tdo8FAMpfjD7TZpuWHZmt&#10;6E6mgMeAO5ITsMNX+nn0BWkWxKEf684s0ZqEDbL/8xW4hr7wF3/xF5///OcRAOXjz37rS8OWUo8M&#10;IIPyCIADBw6Amzzhj242xABoztMGNFFGwHr+RSSANaA/nyB4TGwX/fn2xhtvBP2xAMA4qfmNCVfj&#10;pgwohypzSqJT5dz0BW23kJSQzibA1nkxm6cb0JnAwWfPnsWU5q9+VQTAQw89xLPiTjFoMGV0lzEB&#10;mBgIJOYJKlK48598b6v0/yhcQFkAi4t1alo7MkAs3pgJymH6TOCJGGdebnEozdzQ8nyWNNB6gc1y&#10;s8kdZFJTqT4eGUGFUWKrxiZZaRHjCC0MkMRnNxOZqjGe2aXApUqxm6DPJrea/ne7g/GViK+c8ADj&#10;AZLzyKmAHQCYoIlzLaYc74sZWIY3kMKCBd+OHj16/vx5BMC3v/3tw4cPA8HqtYwBoNeBAXaZRCdD&#10;Ado6IM4BlvuaMc9mLj8DY5yiP9MbrZq7MNIr+nOAfQsYG3irTQwe2hamjvDcxW7RQUvszsMCmlmT&#10;3PaXv/xlFqreDPNVWOc8HVYOEKMqCjrzzqZqg2jlraDQCesJgO3eXttbRG+6p40Gxwka+lfwNRs6&#10;lrlo7qbZ8b+92URAtWC9/yYyKh7YwDLrvPirBVAhrgLAHRNg2Cn2ay8hRsIljh8//q1vfeuFF164&#10;7777LAUIOoPRvCieoUiyQXWwe9++fSAjohc1BGAF/cFx036sXzUyjKhAEty52RADiAfeBTo13yIb&#10;dBmhX/NzTsJzUAQqyRZfkNJUAaAFMB1fUwAsdch6gTgzU4IhMUOY30tNE1IBefb8888/88wzjz32&#10;GDIAAYB69fDDD7PG9u/fb50wA2MMrig2FsDSTHTWl/yQs4Gq5M4BF3zeDtguLqA+SfteHEQL0fSi&#10;ts8YgKBfiW9NYxIAiZBKW7frjacPSv4GtGBw0CP1+1vPMQG9aoNoJIobK6hsOJMHKX3fIxMANouX&#10;Q806AFX+5IG9gi0KK/zrAZYLWCKAPFCJBj3lnOe03IUCAFWJ1VcLEKYxi/fQoUPnzp1DmfvOd77z&#10;wAMP8EOL2kBnpnQ4FksNuARS6wLichocDM9SNSsS2Nfdz2b9PAKAwdTxmOXDI8U4QHgwzgSAKaGm&#10;tHLm3RIAPG7jDwgfsAB8wQhCcQNf0EMBOICSHQSmOqnp/z6amcmAHJMsus44ufj180xH/0wDNcz7&#10;sxe2aQTU7zfG/1L+Z3PE8hRBJVCPF8mA84MbCzUAoOrKAXwLEHCA4mH2TWxfGWDhFTDK31xGdoLm&#10;cfFMTp8+jQWA1ASUreGKyaeDa8/iJ/7rMZzZsAqSlXkpiJvmrwVgno9Z/xyg+o9UYAcLwNivwWEG&#10;w0397mbjHSkC83fZtN1KYJOCyqnlEx5mWD+pSWOXq5ekjV8woTg/o+JaTAbd980HJgPP+amnnnr2&#10;2WdB/8cffxwxiQxAADz44IMoGdwswkw/LCPRv2d6nNHUGQr+jysIPPF9YYNYeLcC4rI5l4ygpShs&#10;m1J0WyrkhpolaRkEfZW7xg/jkOgnRQL4aw8WQGpSgdrWXKdQjSSNGZTA6gGJFp1CxRImQYWWhAOw&#10;8ZYZKAoAqR1E/ywDmXb0pPehdBGyLNhNxSwgCdrszQvgaDczk53bemtBAwQAk/bP//zPEQDM2He/&#10;+926vBgPEJwuO9kq+ddyXwO/uu8NURi4tidw1G8APcgO2GrEMFq+MvPePoliI0KiZjKe/PLUASx5&#10;nzKlANwIHG6DywNMqKL3338/4CKOsGDsfIIMYKKDOAAZz7q8PVNlGX1s/mw3XNhK+FncPn2S80cg&#10;iOKt2qWZtF7sNyYf+dREfyAJ6P+tC5vJMLLncwyw5THcEbcDeHFHHGB3LdNyDAwI+ir+5uoYXTCo&#10;IHmn/hOQ+sknn3zxxReffvppZKc2h3HmHEczxjCNDDfOyXM2iqsWz6avn3+ZpnzOY/+jzYYk0CZg&#10;27t3rzUBxgakX0awfWyzsaObPgFgmZj6TsypMw5c5cQMWuTCmqHgCgK4fUQUQgXVZiqPrBleGcq+&#10;uUAYASdOnHj00Ue/8IUv2HIPa4mR8xZ4VmZiKJCYiqhppVRe9hgA224UgvEKZhbQjK/u2F5pKcJa&#10;WN6K/W4D/UV6d0+bIDU/e2JKmtI3J1dztWOT7CH2ZlV+T2jXXzbVdvM+aw8wq8aiFSpBSNY57QBD&#10;07mS4ozTBST/j/VfWQAWA8sMIRuEMoADVLc9xmAsiGSOpt5sYFQGNwAHEGMpMYfNyzBPD3AA9554&#10;4gl07e9+97sowcC0z0ReS/Pa1XGVASwiG7yYEooazTH8FbXZGDbD+5Ef+REWiORFtoXBAuCEkh3J&#10;G2rTYMSV2MhJzAJiM55xGQTAtgLCs+apybds6QQ3ICQBIhZwopDeeOONZh/y4EAl1ipvqNnJA2L0&#10;ZkrVuaVujm1Bf8Hhjp8ywHTPEhZLXddnPXu58M6m8wd18v/ebGIfaKgKLPzptfCOFGncFHfEYTbY&#10;Etom3Kv1+wn/2gSm7uqOhKeBzYgFgBgApj0+60E1Xz/S/FAZo5BgY+Q8cEulFE4+bUYI6HNaZYA7&#10;VgBgBOzbt09HkA5Nb/l3xsa/CQAlGQhuIUJ5tLXNqXItQqSlYi4B4OBNBmW0TAmmCsDNkp5MgkxZ&#10;Hg5y8Ytf/OKJzaYAwAhQBhw4cIBFyLARS7xopoG18izamV122fMdeDK7JACmY2em/F+cfHebKGI7&#10;bHCRSHJXnDXDiYRiANNuEItjM/7PxjbZIDIFRHkNAmFdj5D5RWB6ufyKjRh+ihxE+1wuaR0f8/sr&#10;ABg5/zIBQPAAXe+/gV+rbU1S1wiQEMJU0ekpMggMLhmMNfWeITHTrKPEiq0tjPQ2995776lTp776&#10;1a8iAJi3AJQyiV/xc7R7XRoFJpmxnI1LCNasApnNuK5+IUaeALD6FwvA/u8coAVgsRt6D/8iSwRJ&#10;zxktKPuvNQi88NMa3kH9x9Zg/aO8S2HKxcBiu19p5puJCCqZ7Q6mMCZ5HOON4Fbz/i8lXdPVY2xA&#10;MrgKAgr2lpuonycxMNvqRusmh4F+CSDJgqmU3zwh0iSA+6AhX2kfeAB3BMgCnfYxD9r0cScA8ngU&#10;VVaLt64YjDt//vzf/M3fIABuuummwsiTx20xKTyhJ9cs8OQS+xhc9ZmL/mzYB+5oEDB9zQvSC8Rh&#10;CQD+coOGQDiVYzbibTDAamejwdOfFkde/KCTtK6qN2/K1o8Om6EyK9hn/rCe02pRtXhHwP2f/umf&#10;nj592kQgLYBHNxv2ATKMh8ZvnYEsHmeI+QWXKw2UuSotuaxTLPLdEACmwxbFXVI5d6y82T5gR272&#10;+RAWfJ+ccRX9TqCf9HAz0pDqvXT+2s43LZaQWz/K6NJD5dw3kydZYu9G5YTe/9lsoAHEQFeIwkaz&#10;RnEBFtM9TfPXtWJmvdiKPLAcV3+LFBGmhFoQAPpbacXxjJABAEesGixpicpZEWZtsDBlg2DGfvvb&#10;3/7KV74C+OjoZnhgt2EAIEt3tBoq/77vfe+zV4r89hocpgbZCdKm9uzLa83AOFIBINepJQIcrwXA&#10;JomQJzQUfBmygGYWgcCNLBJ8uYbVCtyMyS36081H/MRmM8sQIJAkz1PxCnn35gvNXP7Fz+OHszGA&#10;9tRs+F6wt5butfZVS50ka5PGx1Cq6GkAAHxn2MCimChtNZt59OKjdoACIN3fLQsg/gOtB/5mBBhQ&#10;5QwIgJdeeglVF4VdL3nx3kqoBP3MiF/ZbAkDEFCRI6QqdPX/iP6meCYM2NCdJY8zOOydKkLczHZ1&#10;2O573VkZUAR4itU8bCWGlghUjqyeq8SkMoDPUWfqfs7EYFaw0lhIPBwDAMYAQP/HHnvskUceOXz4&#10;8N69e3mGnJz5w+w3K5S1WjrQawwDMBhGdejQIay0F1988S//8i//8R//cZc6gk2ChykMlnKtyd2/&#10;TfN5EabehGstIYNs0/Oj5FyyRZefL1sFX0ULCupOZqGl929Bby6KBQAI2Nq3rFP29RTpCFL9jzRi&#10;aTw584I4sw5xMNT8+txB+oJK/LcKrOwg6RP0m8v+5o7d1TnSDmsgD8uHicfS0J2rk5PVsX///jNn&#10;zgC1rGgsAGCHu0uhUY2wepE1YjIFsCa3sY0hETkmI/GXkV911VWSCHFHCgAMGp3tnE3jQGZQo9kA&#10;PagIHkoBrQVgodnlcQHNLhkYI3I7c1fWHEv2CUDoKwcrQRYFgP4fdrh/XnZTmQfE6BkuJ1Gdn+k9&#10;OX+m+m9GrTHh+nxlUs327uqnS4OX4Kn8dBl1pChQlQbxTYbRK8L+TZvNSGl5llbb8kPVcL38eYEU&#10;AGY9akbIaqnmjqbMCDnJM888g77wpS99ifNPATBLzBIqipApaSLL9F+uwjN3tPKtKgCMAbBjrid/&#10;FQN8wl1o6ID7Bj+UVYrwXGH8a4AaQK8PTMV01gQoa6M7re6hzChNJYPkGhbu37jZeLm2iImHmR+e&#10;PHny2Wefzf+DAMAIOH78ODYB/wLNTGnGydtHALCQWAAsHl3qrz0MoD+K1WXWHRuq3y5RQbxck6+l&#10;qusiAmA7YjFRuyBBEeP6Naqbl0sz9ffJPj1HslQVBMGzNCxSoN6pKr8RYM8mg79IZ6hAHd/QsZir&#10;cJrJP9EcbZOY8kPUZH3oBoEN81rxKym95cERBBkDePtmk1wB6LQ613IwHe6aI6Aci+vOO+9kXZgd&#10;ZyERC5MPn3jiiRdeeOFb3/rWU089xQKvzS2DZwBorgCUOpP1ngCmjAaWHDMA4xZcWnz3IZgGihhg&#10;wBITOSSlKbJBmSGFPnIF3OcM3ot1AJdZAHBjerUsZuN58Zc7YeUDEyrRIJFVqfwFaD7zmc8AMRxp&#10;8y9fP6PnPNy8vXxZxvF9TudPqUGzCmzm/1SdFINx/PXx2isDomaTXCHvTSAL2KXdG8Q25Ct0Khg0&#10;ESQFFNDVZw3zVvJayqO+FI9UBjBpmAo8KATAd7/73S9/+cucv4QfdeTp9nFsYr0yxpML3DYcZjCM&#10;mUeNdh/Dj4meTFlz/H0j3J01YlJQ2H1XJ5iufyWWUtxosPR2hgFqWhB39OyiPHulaWb5hKcFYNmd&#10;8pJ/9QXx4gD98hpZ20yMe+65ByMAMaD/Jy8QAgA7gH1ZoxkJK9Pyema8bV1dfq/RAph0NwDNbrSE&#10;tCn8hOyF3XMb3Bf/z1I9MCF7UeS3y4MXDucyPue2nV80E35S+RfhEZVQ4seMHfvrFr9FANgRBbAr&#10;tMCOVWAz9bOb0g1lm8nZSMd+kAiAUnqM8Zr2Y96nEWBdQ/KyScsseaU5M3p+dAqJoRxp4Bp5wFzd&#10;t28fIKAAMJTI2rzjjjtOnToF1GIvnj17FgjiTntc3CDoJwWZFrNNYUEzVB+UYFnndEPxl1HZzFIy&#10;USwkxKRcRg6Me7FvJZaBn8i5yTqycbxEEVY5XIYYwPQesroYqw4ZbSVbEvMggCFVfjcRx7g5yiMP&#10;feb/8O5N/9eVz7Yw/Ij+xoTT+oP+wrxGeqcAyO2zNHMX/YWn2mYVaAWSrFowc6mwKjeiF8g70rJB&#10;EoCSgr5u+pqx6OLQ060A4LRWA/ghj4Ix83M0he985zsIAGSM6D+TR6dJYYvEKWNMS2UkoLlOHuvs&#10;2KT81M8j0Zt5QTde2Dieb5HKHMDPlWrFwIsJKxJszGIm6ORGlSkvA8sn7L9RZ9cWpket3DWmbVBE&#10;E4q3xqSPeozpwerl0ufOneMpPfLII6j/tgpgO3bsmMFhWTR4GtJs6bdlB+HBCkmzfi0yYCrUu5EF&#10;VB3A9LS8YvbOjhk+UyXPJzNz7RdXfr1Z8r3EDp1nPyExm0cWep1JnJ6wUjI9/sV1O5sxZJV6ff02&#10;SpT/2Twf/tZr3lygJcDA2Th5XBFFGvihHnMbp/BXfgWZhbgKQGxTRi8q9bTB4f96s1kzjEjQQaTL&#10;SDhmzIApqhLKPjNBfchKIBbj7bffjm2KvvLNb37zzJkzrAiuksBmYCA7sxSkcr1Iaa76X3Gv5bvs&#10;//iP/7j+H56AebSM1g42tbjRRJB3x4YrekFYAhJFsMM5wdjLQwXhzfA+WJmo/AwdwWWMhXtg8fMU&#10;jEACMbKSgSmAJpDEPtgt/1fhGt4Qd44AANx5FpWACfTTHVRgwNTP/+V7t/J/lg5fotJs6BgqRerJ&#10;38nlAMKqSiu6eM3sW0Vl5o/hAX1BloOF2mbmZAEYqhW49Z8Y/+QpMWMYJ8egyb700ku6gOqdMiO9&#10;0wLQyHCokk7zeMH3vXv3Hjhw4O6772Zemtwp27Np/loApYFaB+AB/Ltvs/EV92sYwDByNpD1HFzX&#10;hmWhf12CZ3DFAjd1nKVDQFtBjiLeCgN+xZRlzU+GYV76Aw88wPNhabED9D9yYcMCkDH06NGjDJ4r&#10;vv/972fx7NmzR6JvphZneO1eoN2mg1YALIVUryYdY9vhs63dz4Le7fbxNXGcNcPTNTSFwUwVXTJz&#10;auEb00NKerfWqGaRl2OwxycYp76vm0iq58iC6gsfYRGHASDVGPuVZ1NymHIKbnIYWKzI8UMzSqWR&#10;4Kv6Mppyc9WFra6NgCyfcwawjsXIIgIKVImY4UxjFiMLCpMUfeXrX//66dOnWR0JgOgygU00V9EJ&#10;mGJ6W7Vr2o9h1Pe85z2IGfR6uxPLjO3Nqt9o2VgjxsbY2GdgzH+kCwhpdTHnNAbA2Z577rnL4wLi&#10;NXBJTs24r732WmMRjBvI5nGAFwCNcAPi84wAShEKpRKjwfwfV7jhGj7knjEmVPPr6Rixcyq/6aH+&#10;W+VXpkCNfxUGCYDSVGqnFSTJu2A8oMx6gdXYLwioXmxWpS6gcoT0llgs9n9+75YAmMCt8qsAYIfh&#10;8eHnP//5b3zjG08//TRPSfkh9Kvyd5J/f2HTLPCKiB+5te+6666DBw/ed999QDn/Fvu96cLG4PmL&#10;yr9///7Pfe5zR44cueeeezgYmQF68i9zF9zXp2Tons1yMJNBI4ie8d7axE8by8cezersmybouyUP&#10;LGczqxrRzmTVcBaJWBXci8RwD13YDAkgA7C4n3zySYQokkwjACUIfULjr/n2GunhXodK4KlfXyR0&#10;sd19byZ6TiOgSt3Cs0sPYQWAzGsxbs7+i4LpbA8whUSp+rOdva6b2v8ayy2Xv2LjandnHqdaf8RB&#10;pgDpLIqyYjLW8a/887UcKFyRkEgwGOHwjoB4lX3AJ9boci75UHpRvSsGorVRbEONvstCBtBYUyxD&#10;nZwsRpQk1pet4Z9//vmTJ0+iANn0Ii8QlwaagbWilcZQgWmmvZ0JQH8gHnXe9gD2smdI+vpthO5Q&#10;+dYgcBVtqOOcUFiWTwJTWHvisnUE42katuUyjNvsWgYNFmAZ6VkWgIyasumRAAi4gWJQNsrhBcjB&#10;rT0h//PMCErZD/E1FBIJiwDwyIgKIquJmXk2cpnMCjMSAN6BeqZ+lvOj50f0N7AhZw6IOVX1HPSh&#10;f8RBsaHxiXFgU8fOnz/PdGH2WHfWr9pyIk0BIMOSZcDoI3dtNlR7iy00X3RVuRnKRjwgJx7cbEiC&#10;w4cP20iA85jqYxqol7MIIIPDNFBe9CwAngJgtlBOAExS6H+ztdXTWDHDPquCxWBaJBsQwOVQ9pGR&#10;GgGlAyEDjh07hhFw9uxZboSZxkUtpTGkxDLYUQBc6hJ4HSqBv28BsH38ouNP3X+byOENm202XZkB&#10;DzPua/eYkCj5xwOsvNMFJHzXut1/U+EjB1UwTDoHP1QamQIECmtbLD0MIk0ygOwxs2XCTGSafSu5&#10;UyBIRmU2m66YU26IkQ8t+gXWkASSlTok/V3Gcpm0YJopyHJ8sSRZNSw9FhdzErQ9ceIEK4IzzFYN&#10;3BfYDXIa75QNAtwDo1HYuaINwuxVYJKS7BSWAXOMKUOmMHEvZtDa6Nj2AHwLOLOCjAHoDr1sTeFt&#10;1w5kG21jrGZ/cj9gB2qycUW5heOfAZXAF2Cdx+HL40Eg0wzFGKXhEXBvM+2nBP/aOqrvlymUGJgN&#10;fpcGkGmjiwCYmTYzDFC2pTVf1gNbB6ApYHhAZgXT58HK8nAW9K8mQCqFLqHXiCHxFWo4aizKLAKA&#10;U2U9TAFgSLZcTCMNgDJj4/EqX9kkhLAzsN78arvMXLKCQfpo0P/+++/HIHAqG+YV/TVQ9MyY91nS&#10;lF6gYuwL4tdYbfavn7q/D2Hy5blvqDxJyRxgujtRmS3MY+4LTZ8HpQCYpgArDeOAz7lxfs6cYcYz&#10;OVnVLHXry15jYfDrIwBm+8mLDPUi9VyzKdgMBc8Moukj0gIw+XJyeUZEUY+XmRS0JPhHHz0bQxYY&#10;UNmP7zPXv6p9bG4TZPVKgTPmBaXab1eocR4wvRrg7ZSkWd1mMj7ABWiYBzj7ucrBJbObBOM/8RM/&#10;IdGmvqPaVQJZHM9qZR3Z2YK5zapn7YB7LCj0kueee45pyakip/JOuTXUecagh0PVVjogTguUc0X2&#10;IzJSr5cUmn0UeYQHc9u6Nn7C8PT/yCbNSrGSgJ/wbQ1tEGmXQQCY/MOwuIAsqZYsc0lWO/hi/kmu&#10;Z/4FiZAECACWNwc7maQOlbGID83TYugMlE908Qv0szRMAaD6v10APMO/RYONRhr4FZsWr/QiBmbO&#10;pTLALHjAsbQfedb0biEMrJYSudSR89crEvThWPylkeHntgvmW2YM6j9YxoPicrXN+ndjmxaAZ9YF&#10;xJzjIRvslfYHNAdN7PSrACuia22XyZ3YZ5YBM4m5NSko+MpKNwagXuNfI72VeskFlIGl4l9bzWID&#10;CgAjwKXbzsLm/2tsVTYwBvuFMb8tjmVDb+Dzxx9/HBmAiQ3Wz3Qg3s/PhQAAgABJREFU2eLY5464&#10;FwZjWhrKHWsJgHjt5KCvmwCYFA6vsiB/Jmsu3d6nS2f2NZtsz/H5TAbQ2Ss408S8rDpEps4vvy1a&#10;G11zVcG8UL38CQAlxBWbTT+SlzAFyBzQAryzH2QyphKwhc9utrT0rhEqaNAgLzOTSdga1/RU04rz&#10;CkgB1gAlYNROkKau8JeTMJlZrbJRubQNHPIe0eeYn1/5yleYlkxjLQAfph4z0A9c5uRAOSAGfKH4&#10;ImzU6G1eZqMC/r7lLW9BaJnGA6arJTO3zWsyi0krwU8Aes4M6OuYSQCwEC6DC4gbQNrI129TAq7K&#10;qUHh1P/PfOYzNh207Ev2N1CJZ4qwUvdniDx3tFGAGBB3oRp5x6TguWi/zyBwjqB4noN+PT8Ffue2&#10;LQCmWlp5av7o2eHLygDT4Zki4L78CjLtIABqp+4xdQiYzD+LAPD8gh2XBj35CmX89OnTwBmzRyCe&#10;6r9wXwxAt0zigQHoc/vUZrOxF59E7JMRYD6rDHe25ZELmg8VJw5VgceNSAEdC7T5nSX7x/+TAJj9&#10;Faaxtbh9Jvr/yoUtB1pkq7wmJgmTzWxxVh1TDnvl/PnzPKjDhw/r/zEMcPz4cRYbZsHBgweZdZwc&#10;m5qJZBE8WuTsl/taUuB2tR9AuU8zB/TiOf6TxXNh95wcD4sAWOgfagcfelqStrBG12tFv02VBOLy&#10;JIWeBQGLAChCMGMAYqIdXYpe1EGsHxZX0KevndG1ZmZqZKIFMPyWE6JoAqDM2MoSZSVxCcjRwtwD&#10;T9TKtQAsRmPTpAD3+BULDXBjAeoX5S9rhyXMckYAOFFZKbmAfHpvfOMbmZDq8uC4Ofv8BVTNOrUe&#10;zSbvjJbHgvipibF+cuZ2Kr9hA9vacBhz/pprrgH0LYHmJHIZXYZ+ALZstecX0IyoMWWKi4GndnoB&#10;/XVHKABMQpelkp/wHA2DgBqgzyc+8QkLTVn23JX3w21Uz5kLyJ3o3qbTX74Hd+L7nEVJlapO9v9a&#10;184ejUUCVHuZDUZEhSRjwoaCjalaBCD6W+QVE5z+nxkKllFZGeDn8sGxc+DAAT0Y6PKRwamP6xXR&#10;szRDwf/hwma/X6Pupni6Yw6P4kpeJjZj2mb18JV2Azt2/nJU+rJUgkxTK59K/p+ZYTXTgaaInd0L&#10;8v9s6/5p/VU2cHUeKRKOs3EhpgFLRc2LGc9ckh0aSYAMMAzA32ObjZ0jR45gayLkmB4sGCYSdipn&#10;0NXwWmghfngEwI6j2qZ33rGj/ULWXwfHCi9S+cPTEjdL8slSmVS+lRHk+Zl8/QV7yzuqMzB/UfPN&#10;cqlotk5k2gSGFgoRR0IXO+l0QDUSewkoQmpZfNVVVwGFtmY0/xKcMW2EOcM+n+zZs0deg6uvvto0&#10;fE/FvhcF+pioYB0Qx1JiVjPhrWXhPbKcMVINSjGHFwHAv3rtddeg7FoMzJAAd85sONoKZMSPSUr8&#10;ay0Cx5vhw9hQj+whA2ZaN2D/Mo6x5zA/NwZgJuj3SQfddOFZczFwHCBgZSqd+IQBgSBolDwRe46j&#10;kAIu8hAgDxCJrElG4OtEooIsAJOataIC1OAAbt5iNtbtBz/4Qd6Qrnw9++X28G/Zn5H/8LnfJgBK&#10;Then0v0Xtv16V5Wunp5uBa9VUcoAM+4NcbOvX95jzJPJegjgygHVV1h3XAUAmH733XefOHHi6NGj&#10;nNOcorBeMoYCDEUXsgNss1O1nXxwoLw8ENE8mONfQNhSYaU1F+W+PK1eJq1g+R6mELWmuvSqQr4l&#10;hvqETbGdfdCm638GAGq9WeqUzOF8wrUYAI+CmSBTNCuBN/X444+jW7HAkAH8feihhzIF9AtZFIaY&#10;t6zGPAVWi0kjqa6XtAQWVOU57x4Z3EX62m/n+y+8b5OybcfOaLN34/Qd5SWPhHn2E172lwrhNG6/&#10;nQTRs5FAAWSPiQha1d7ujzUM0FtSK0rPZtamhQX6hSb5RO4sowiGEEz9tBDBcbLPZLAMWP+Jjgeb&#10;QVoVbLqnmT9veMMb3nRh44fKLWYUS0YDmh0ms81C0MZYUyxnFJGTJ0+yA4JxEgWAoQ5EndmlyABj&#10;tuD++9//fgwOZixjANMjdmZsoP9b3vIWc/8BRj3kfGveKkOyBlj6ChtJKsA0I2xvaWHzCy+8cGkC&#10;YPEz8kRYUaAwd/X2t7/dtFnWJ+tWLwTob5MpMMWnY3rinXfeCQQwVh8Et4TJY9Epa8meJKx5C8ok&#10;YJJfmgsBNyI4aF5fX+WBjP+Ff5UBkwxOkJqOaVnpI6hZtjJBJ1uZXkLtAKmNwFbuztYrEiToVInH&#10;P6rOinWLEESDwz6DYcB8yyMC1z73uc+B15wnz0+OoOoJCiz/6oVNI8DSLb09chnFXWGYWvNFE8Ho&#10;BddiJvC+eEd86G+5O35eHzQllpmyQKr8Pz3YMkELAqv7VxeTxVN7nKK+yQDTmXxoJiCxAf1cxby6&#10;9773vax2EUFqoHPnzvG4QH+eGKDPzhcubI8++iifMA85lTTruivRgOKIvlQ7YObGiH08qN2IAdQR&#10;4eU0/YUTYsdxLgJgyexcjIC2+vfqolk6rmw3H5669nbTmHjfsgYmNVBxAsE6pd5sy2wFnTzFhBUS&#10;Fv2WV7pjsYKnQlsHRs2UN3/migsbX5nlqSAR4g0424LYygMb05tgYx0AO1YYMKNY+0xF3hori8nM&#10;zAdV2BfxEADYqeAek1DHkUXR5pL+2IXNk1trZvMvnf58ruuGf9nnLizoBdZBRXASQWXttPygZlGy&#10;MeHtFcNOXS1BVDlNL1kAzKnGDXAxrg3Ccg1GwJ3wFywASpB1QAnWt60HrUeVL+ngwYPsg9Q+CMPI&#10;jA+YAFIFL/4CNDwsFqo8R1wCIWGXD6kF4k7K22PK//96YZvklJOjRrW0CHDklHUvmWQ10RWUixnX&#10;ghVSvGNsHRRnbopJwMjlj+OYoK2agHzcsZ75lUlBjIc7Am3vueceEO3QoUOcWX1/pv/32wTSlAGm&#10;q5qn5CBtZybc/9Ef/VG1XVJEGC2weYACgHupkYCJrfYCm9R18h1a8NWDrax6Bldy/my7/megpWB7&#10;WUDaW9wgZ2C2cFrGwLeTIpQpx2DQrZ566imUfUxsVpoCwJgwAuDhhx/GCODVMBMkQ7emBFWIJf19&#10;5IDWlSX4241KYIPALze2qbDvKAAWa2AhhCgRaFH8Q/McKerXbmnNJdjM6uIawsxjpjuoLvCTKEJB&#10;PmuG6+5iOW50b0kRE4RsDqzin/uoamTlgefneJBR34iJNLIlS6QMiEmdzzFMpx+5sKmYi856V8RW&#10;M3C0Fdjn+XAMSic6kzou2gDTm8mvBQAs7Nu3D9UEAcDiwgA1iMVoZb22stfkfSu82LiWZKX2f+dy&#10;NnOXDdS2xmb0o90DknIEISrYkdpaNV8uLLvM2+KYac+p5Bn9/i0A/T88DjDaxnu2oeGSLHXQhHuW&#10;W9gug4YiwZr9+/djqrMauZkSgXki3CcDBbJFDZRH1HlAn1EiqZBgXqjCLh1BqpkqoUKPloH+O49Z&#10;SlLdKSY5YwCzIql+5YF4TAz64s2lkSsNrNTNxX0ZXy1vMgGQf6OTxOJgrNUiAJCUE/KITpw4gaQE&#10;f2fmT8KjgLDuJsVDAeG4gBRFJvyA44xTEgi9QIbogXsktJlavCxkNi9OXcbCPes2jCHn17Iv/CIA&#10;Mqrq+rI0r69vpWxZCmAzprNpfGLlxfJyTXNmUYGz/Ar9KNWbtc23aBsIgGPHjiEyWWkmBbEZD3jk&#10;kUfY5x55/vJhMaMQAMwu1tJk23/1/h8261TZWMPI6d3uCHYRd/92j5dFx9+WGflwljLgyaqm+mzO&#10;vhwM8TRkDRR33da708dLwpm9f2sbsAiAMuv1+Fv3a1FCWZ6aCBYGxwWdx8mTF5awNtgO6WbFyPwj&#10;ghc1tUuw7ddt/yKS1jgewJUHoj7y/AtAMwCAG+DSuc36YvmDHkxs/rL6WGIoweglqHQIAGad5Sz2&#10;vIruAhmg98ZGj1xIvja7E6uwA7NKBanrTJDh87e97W3IJy2SOlnyK47nWxaIyUtsSgWJptkuIQaw&#10;rVDwrHlGZuNwatvQIJGAVx6BqqXQb6sEwwD33nsv6i3IyIjjfuBF8qAZnH2WjYFYlIHAtCIDGVtC&#10;pyq/HJO1GTEznX+l05MH1Lqk2ZakAiV/6Oempmyr/PrZo6mJfkdOtLwrCn9mAHhtcJVvOUwlt+yC&#10;zjAFQP1eADizZYBmpgsCgAcF5JUVE5OoIV+140ICViokFSaRtZn+xirU8ZXKJmixLwMEX4H+Bw4c&#10;wGLlGP5VWlg8bP327Ii5CIAZVG8rylIfGOMr5lbzNvkVZ7PgQFZR80S9BG9ZIgdUGM7GE+DVM81S&#10;YEEE/uUGT506hR2ABYAMOLLZLGeTKQgxwMPkwYL7pkZgON9www0sMBbw92EBsOaRsjwomTbQpHZD&#10;AJhpvnA8vFwh2LYKvx3sXXw+03pYekAKuCKyRVhRsIm/avpp3+1Hzd/nMzDQtyJ4V1FazI6PNQ6T&#10;/S3O5zrJOKqKy3L6J73y1CkAwESBW658uYBsEmlP4P/hwsa+R8oUrT8dMDUJh/nmT+TaBMRR25n/&#10;LCJL7llxJg6x5JmZrCwtgOPHj7PWEgAMjxsB9w13o7/L3uPYOLPgDkybtSkXqSBuZJhhmAtkYpI/&#10;F+gZnkECa1/4K9GpFnB97b9PAVACKI/JvkucGuHDmFiorG1wB0y0/ostOwBYQbflGfErHpyz0NJf&#10;hjXVfODb/u82S6t34+R0071jDy9hxRxE/ULWAfCv2Tu6lSOtFGrrUFhJ6myzVS5K+rvwrfov+gP0&#10;wD03a9wCTVkBwFfSGOhZmgnvM4Mztde8MbCPA9C7wa+HHnoITZzzzAyZSSSXa6jeLJ5KE2E2sjey&#10;wiDBFAUAyMWkNDVLF5CvCfsMoATU7A9sKZkxebtdgtQmsMp4XrZPdV4GBmYaqIBeK2MhngMM2/AG&#10;hXveAm/ZTF+mh6aDzbxMAUAJ4M0yH5hmLntXOADBqYD7M2fO8Nzuu+8+7QDjAcaB2fiKG2F4FlUy&#10;2Sy4Zz27IC/JAmDR8pzR+HhHzOc/+ZM/2Q0qiMgYXpGyYnHfV4e19JIME6cTf7u1S0hdxVZsnZOy&#10;zWOUEFoGJeQUzl34HmZvd0O4ipPIOycFqf9WNjxbDTvyxfkzMz5nGqsCINJ/236xyZ4mxDMlJvW/&#10;KfY1ApMNlI39+keaZ2nvdeYVegBrRx5ysYi1jM7EJGFBMRtRRFhlIGSePeMTsdFxHhn8NTgk7TGF&#10;v16+xnVl9TFBxj7ACQC9/N6UdJzXX389f80LMnOUU0kyeslZQNOc5LEiQ1h7aFKcnctzVS7GUgcH&#10;Vfz5y6pjkQAoXAV8YX1iL7P8KvlDfjJo9H2WfcyRqoeIAZY9f4Vyvyqtc7L6qIcuKYl+BeJINA+G&#10;msmuTrqQ0tTCN9CvEWOmgDvmpUiHmW9dW6c+ugKlYGeNcdbAJHGbO2Ycs895gDMkJao3/9ZYON3f&#10;+HMWwGw0VrNJfVMJAEYI0P9/FzZeBwLA+gALsxk/H/KCZIXTSjCKw44d5LnTeO5sBbxYV8mDSCAU&#10;AKY5yR5h+zCPsUeb3eRBdmxVlod16rxBrsLnslbxCTq7R0o1yDq0aTCrnQmNbHviiSfQ95lgPDrg&#10;3vLgBy9sX/jCFzBukItMUW1q2zCxxlC+akb0KiNhepaFMPRTnuFlFwC8/RjTLp4CtFjnO3aBn1zQ&#10;MwCwzSERsKplR9E8G29NZV+pUKZNGZnx81SoNSO9igEp2FTwG16Zo0sXyYyJGvtEazGziSIf7bpi&#10;dE2AZVOoX8rbLmxirvo1QGnLF+2ATASAzjIry26Zh9wyui8rl9nF3AP0WHqsDia/TkvQD8GAAEAL&#10;Qagze+fbYXjmO9nf0TRN5ZDKvjygXlpx5VCVE+b7Mx5u8Oqrr5b9zW/dYXprAShUZI1mnxu8ZAGQ&#10;7qDfhuGassrK5KTmHgHWQBI6rPqj1JLCDZ/wIHhMAAH3WV809jGLQP+YhAVuYYIlqjNHb35MzuUa&#10;SjTWFiNN7n6jMfVpm51pEwClpS+E+5N5v5reagVFWBAf3FfO2UrXSmDlzWQ+mF2CiwPXGUbNWvpA&#10;ZhLgy5kjC5oyYKr/sUpUbVAXMM0UXVWo/wwPTYS/qvwM2GAAxgE7UkDr7bFJpC47azj4tz4HSjLu&#10;KH+OT3IygJr8UzKVwrVfFRVQbCi5zblmJpimxtl4JhxpHztmGgfwE26T4+X24HMdONjRDOPYsWOn&#10;Tp0C/bEAZhAY9FcY8BVijOFZDoa8MYdVcoiLMC3/wLmAJr5vi4GZ7L9jZHhHhoa06VL+/cQaqwnB&#10;UbP5c/0wU/3/L8ZWSCBJ006lAzltTM2UT82qYGVeqUfytm4HKmaRV/GGvP8LEQXnN7Umd78yQBwX&#10;9MXHibkq3WaCKgAyCwRfzgbsWkrGombNHjx4kEXEvGU2MrFZjywuVhxfMRWZh4ADJ/E2DYeYy2Qk&#10;QCeK7d3t38vwGIbknVy3hvXehe0tjWYzGLObtFcsHVBzUgBoE9iknW+5nUsTAEunaR4rl7RnL2fn&#10;jFye67GSQRzwQuDgL0AG+qtLIgZ5HMiMCFFRARgTEC+L5GzOHjpMt8/ia453zA9rRTIzEXP1iFAc&#10;Nl3SobNemjw/U6120xEkBCsDtACkBeVmgVcQ036QCYAZYU4LDqzV6M3YEcfZN2+MmcT5q0sseiy4&#10;5+6fgYRGrpXg2Kz2QiTLDs3zl5CDvxLzIb1sCsZhpgyZ/Wl3M5vIg5t8Ii/bki5VHMV3pxSfdlVJ&#10;ViJ+m2LAULAvTiJcZj8qBQ+KkXCY7d6Ae0Q7x+t/4y/nZHIzf5iNLCd+xa1pBFgQAOJbFWwc2I7B&#10;iD1eBEKFBcxSR+QwAIwPK9J/2Kggar27CIClMmAm5i95/bMweFGi42aYnRrzvAtPM5szNJ/UzWnc&#10;k/N5VvwWmG0/ulBBUHZPf+gVzT212a9q4qRyKyqeXyvRYmhBk2WSgKIf6PAxx1/lHQxVAOTwEeL1&#10;qrsxQ8yd/+8ubGrcNmhMAIC5LEw1D9QmlolTncUIMrDu+NxMBKY0BzPIq666iqszKtN++GsCD0DK&#10;eMx4ZEobATYSwFccY0qSmUg2LzNu7N0hCRQASinuSCqdmII4m3dhQcAldARbpiCPm0fJqW39aAQY&#10;scltgylGFHM1sLGD+s8KBFDM4476H6sfyM4tUDPxie+q9jG4hSAeozzwoU95sEQj4ySY6F/yT+g/&#10;WzZOpp0ZgBVha7ZuHQACgFu2mSJfcTzXigOZC9UBMQGQ+s9fUR7w5VRMGmDXBtMOZkaA68dbJLlW&#10;wwUAQElbmNm4RvJt/f5ysur8QVyV5GN7r8U95W2KubIVxeIpuPcK5uOttCJXW01jtt9L2aLsyIXL&#10;XwUYJzHm3w+5WSuZ2Ud1iNaNVcEIT5w4cfz48YwAG0ZaGMznyAbMUB4duC+zI4oV10W3YMHEdvAq&#10;7YDXgQ46xoKlgfs2z3OYvkiC7Zz9pUJ4CoMEgB7/XPNLQ8rJ79ZJZvx2WgBVY2UECO7ivnVVBXKF&#10;b5vG2Acmsh3PEPnzjHlk3/gry3S7U86Mcm1mfSTPplfaCF7/jy233NHVbhK9ja0MC4ubGgqKEACX&#10;QfIVk+rw4cMouOhtTFHntsWwLDrUEaYf37I8wUlu2V7tnF8KT12aqvZcha9kPjbAq0xitAgAs0Xt&#10;Wa8dY5mYAW3OoEjjr5IA4QFKg7GaMm/73u37oYJwKvC4OSNDxAjgcdhWDcEFwFlPJA/l/s12x2aT&#10;aRIQcbHZQ4Z9lD7Xf+FE/xXN8ynr+RH3hZsc0OmSfTWRaNE33VJjZ+pnrJxWwOo9z6cvUptBL2TX&#10;BR4wBbVR27lr+eBATMn9P/KRj5iJFAla8WT9P4oT0zfZ4bfMIYwAqZgVADGT6IDKBVQ1wK+MjQOs&#10;T64DD385pwn+evM/sdmihq6PTaaGPqVIkCrXiq8/9E9gl/JfKXUS2lcwvUO9qflz5SVwzFcMBuHK&#10;YPgwu419hiQbK4cx0U0lcEIykcD9U6dOHTlyBGMcbSMLAPWfFci/d955Jy+Lp4eYMQOEXyFgOJUc&#10;0Yul+4MVALXJ2y7uXQyC7fSe5MG2NTCDBLH3FHcVo8Vi1fyla9i8xCTjzC9UYDaXUW0D6gdgFr/U&#10;yuUUlWzKZs+vQFwfkVpjXSpzZBWNMKGek9eAjK/QmuvhpSJvA0i2Yrmqxm7WABtuBaN1BBUn4F9j&#10;AxoBjJNvmVEWoGBiKgDsg8saxOxmBjL97rvvPkAGvOYeucr7N9u7N5tc/zG48S2aO9DKGGxOqbnA&#10;zps3m9EL3T6y75TRZLyav1oJZgHt2bOHe9H5U8Sbby9NAMxpd+WVVzJ6uVkMAHA65IHcFzYgnDmF&#10;LDyWH/v8hDekEcez487BR2lXUyTz0UcjvOj1YUfKY4VdMyNFR0SpPiULmfQ5ud7MUZEOUJ8MQGxx&#10;rCSmektqh6J73R4AcgHlArIpvN4bg5yAWsGGxEzO+pw5XtdmXlyU85hIqlaeCeJhGQET+pUo9q+3&#10;+bveGzOy8uYzYFmsmZ3SBFntpZo/exgYgYizwdc02TLiBJ0+n4oApujNOMsCS2DHF11Eh79cTjIl&#10;EyrM9fJsSkE+ZPKwGOJ1YR5yL3LAIQnQyBQA9gvDCOAvi/Dee+9lrTIVeaoWmjBvFQAXaajyAxcA&#10;S8r/xV21S6/2hfa5GO/U0Avwzt4sOuJzji01BzN6PAVAXnjFT/ImSVA9lymexZnl+zTdqI4xs3xs&#10;R27n+hNIrGbdgFdUWgA4Ju+L4CrdatwmdCoAdPUI/ar5JszUj9cP5eX3J/ycK7LDXJWGhCXG5FTd&#10;YaKy1u655x77lTLlWCNAJT/hJGa3S3R//fXXY4zO4RmyBuItRkP3t00N8sNgryXN3oWSw3vhJAoz&#10;rYFrrrmGk2MExAWk0aOVcGl00JM/hCtJ/o5xYd0EohKlDFgEvMAa1H9sH27ehiTssCxBH/N/nIjc&#10;FYOzd5rJISn1UwaE8oUNkwF9tXiQFv7hKQAipSnxv/wc27hLSmrNlL0SzY3ReQJWmgDKMQoAYJTP&#10;uV/uVM1dRmjOZitEbZpkQL3dg+x43MTu/2ezsWNYeNI8WIIQ3XS0oLlrEE4o9WZ8soHvKvvsWOgr&#10;I5NuH0U1nyAnjF0zmIViSDHgpgCYj1EZIKaL/n6YrM0gKABQcPj/GFv2gVxDqOTG0Ng43nfaW0Yg&#10;8ay4EHoNc0/NnenEuuKBY2WC9aj/7BgKtlWk/KCYociGp5566u///u9ffPFFhITtO5iHrLR6Bb8i&#10;zr6eAmBm8lzcPTXR/yLa2445+4Vw+7cP5zCWErP5YR6k2Xk47s+o84vZht2xN6vFKwCSIgaKjQfM&#10;Rvb1J6ixV+UFdbOxyBQLQIgU+ywFUHdWBmQZiIwWzdoOrCRRszArETBczHmYdXyFTqa/MQHAVAQB&#10;WGUowaogYAhTnetyL1z02muvNb3FJsDoImjrpjxwfrDRGkPjwyYIWYlmOzBpLewMowwzWO1o+Ws8&#10;ALw1isbJTQ81gGGc4JJbQtbHUnc/Q2dH15X9v1gJZpTffvvtCQDrIJCQgBeDK87DoFGQYwVwhas5&#10;Vj1U3g4HiEEpj1NgpGBOf4KhxeksCpJKy4nqJ1wGSYFC3fr21eIVojaaNymPQjEAOXbkNzXHBni1&#10;LzyjVQDowRDdzIms2kCNPnpR6RnU3JEillyVL2R01wovKRlqMV/xF79CAkkEzXlsUGMVGMoIn2TQ&#10;mPqJcWbyEgfEgV68YTatLPknKjctJ9/RQqU36VSnxTAbbkwCvqqC7SzGqmBHv9MMpPtaObNxbxQo&#10;1qHcim4Yztyg/D8IgAcffJBZFz+o/HrcL7j/t3/7t8z8f/qnf0Iw8Mq4EU5lLtCrIYdYUoZ2Lwi8&#10;JGhehBliqeZdaIIWNlDBekngSQDk0K/oN5fLJIBbzjkz8SsDngKAw5ZmA7NPQNwShn+LMMuW7CfG&#10;iqd4NndIgaEAkMzHLHNrxY2vGgfWb67/R+dJ/BAzAR+s1ErQZ2IhmK4VQwgy6ugC4luWpLkGaFQs&#10;IitdWOMIANRHv1IAcE47wACYFr1KZKnTH6QGUTm/XS0tFUY1YfAaKOaeagdYjqDLSNPB7E8FAJfg&#10;SBvrKgCscVO2Kd4uWQD46Hm41113HTeDBOOkDI5xINBYmXajBTel/MTiBhZBTxO0WdvY7E4L5Jvl&#10;neKvroPpTW4TF1j/OsEtQZoy4F9976bWL6YIvtOqWAK/CzuNtJ28QrsW82SUZDIaoVmD+KrJoKSZ&#10;oEAnoMMxyAmDt+bLc36rFvRpSE4n80FShykSi6f5LTxAc3JsxlvtcSHf7RhAfiTZSRFdVvYyEnu4&#10;S01hNYCVvTdutpx1t9xyi6ELixu8QQMV8bIVFYjI08+VCtPpv/12JiVcFlgiQeE9BQAPja8URbZk&#10;mpm7fOJjQbpjOLMYjN8yOZn0DMw28ZaDWQxcr2CMACYnr+zIkSMvvfTSP//zP58/f54nwJNnkbzp&#10;TW96NcmgeT9CWB7yLgmAKW/K11zcO9tc/9ss/zN7chZ8pYOnX8+AcMxuxmlnVv5MIV0EQOeJjGE2&#10;FEsATPTvGCMB9VyMms2soXq5dFEjCiJ+RHJKMsfDb5kV/83YEgYZARbfagEIpirLOo4sHbcgsWiw&#10;NgE/NAbAqtHKNMvAKc0UZZXZDYZv2WHyMwBuARjkhD/1Uz9lFxM2M5v55F3vehfnZ2xRErExyXUQ&#10;OcJIKTRQGnn2ioVZHGMhGDJAZmmjGp6H7RIawkw7FInKiFmQOk9t4ctlAAtuWEphcNPKCIsguH/g&#10;hkGoZFlLyc9NjlSRnEAwxUDqoV4aHRF5mSf0z06EL9fwXQwS62N9iKXSgCfwB7iDnrrj+SvXP0gq&#10;23NADHAAndwvQo6bRU5wm8AB33IVQF/C6qoT9JbUCKx2K8I300gBgOaupMlHlJq/FH/VO0WFHaD3&#10;FbDp6jHAq88KrR8jwHvxQrJ0SGKlYJAr1JyfqJBUxn95bBoEPTplwHxZS1ZumVq1WODvjA3E0GfW&#10;L99KQSpvRJEeT8IADA/s2bMHRSY6B5Y9n7DSAHp0f96IoWBlwMmTJ8+ePYtl4Htk2vMt707hx3Ul&#10;mXhFGbBNrrB7AmD2A5gCYI5t0coXFuiF/2cRG1Nnn6XCC42+vnVAuXCuVkLIPu2DcvPnALyobh+1&#10;+KX7WFHoioT/y7FFEDTzmkoqBeUBYhniSmD1Lq688krLo0ySsQZYxZ+/AKt9VPhWL79eICO9ganU&#10;mxoB6trCMT/UoZ8AYDoxM8Uc5hhKmP0gtQCY1XazANnlI7HDOZq09DYf/vCH5e3Rt2PUV5aIElXB&#10;cdu7q/sbslYs5d9HQoDSCoAPbjbWheO3vsHtEoLALQlGz5VQablJbkASCEbAnQBAgIgBAO723s3G&#10;IrQin8fBwSo1vEtujyUnlEx2sCkAcp0LKEYLxA6zUJbU8oLAsX7W7DevS6w+kc77YSqtYAf0mEk5&#10;s4BK14nunx3gwxo3w92AKYo2RzJCWYlkMaoRsT4QhzSruhQAQDbPkDMAUkZ6vejkelM1njUK9R1j&#10;zLqA7E6XBWDImukIrNQcGBnAJxycGOBXyAD7QSZXgv5ZHZ014DZdOpluU0JPftAq73L+dABvzVpu&#10;m2lIka0AmC+a3/JAGAOKCOsBMzlyf1YFaK7r/+DBg3YKsyiM9fnkk0+ywyvjXciTzpJjqNwvt4P1&#10;PSuPLs67MOtpdzsGkAq/Y5bq9KLMgs1tlv/tBKeQdHr2I2tzx1JVG6HEyrB0ZOyKSxvIxRCZ3YCr&#10;Co4RqPrhSfs8O3nVa6z8okYYR3+spTqrGTYwbdKkKfM60EV/NoWB7GmGf2fst5Bs/Ps5gvgLmicA&#10;bESqAGBGMZ2Yh7YDczYiCfgQeSOTIGe+9tpr/6cL2wwGWJhm4qYygAtZxszwmKWWx5e/xGjLUlUY&#10;GD1WAHxgs3EtdX+Pt8rh+8kC4om/853v5A5Zqxbl8xB5KEgwMFFKPHDw7rvvNuNCVyw3Dwjy3J3E&#10;TCMuz6pmhafRBxnTaTPRREW+fo3lmBdmLN/caPDMvJzdVBYNWiT9t9+72YtqtlpcIrG26mUfNDFO&#10;IJO+sWImBIPklm1cXDN6BaeKsIXHkfhLMKfZoR9Ja6MBK28UGI4n7gcpFvjLTyzgAuWX/l8Fh635&#10;skLYD6Xtk85IvmgzgpQ3hoJnv8auu1gAcf7MWMusFZiRmOnfS3JbEszj4uQ21/armVPEX/2BjIHn&#10;iVlphy+n6BVXXIEIYeIZ8lUAmAzKJ1gArEZEIxdiwZhAfc011zAS7gtFCUXyFfvDbKfB8Hh3TwBM&#10;eN1RAEwLYOGGW6hAl0ye5NlEamE6qk4eLLq/nPgm7xeh7aIL0VBeoJmQupQLVEUcP+gUGxHSKSrq&#10;KS8VnWp+LcD4a1LplZvNlvH1fP+xH/sxXrGtaoF+S674kL/2z9IC0HVe/o/wqp/EsIESQtysHhh0&#10;zgVkrQnLX9uU+YmdzYJCAJiILAkCl2Ns3AijYupqAUh2KQkms5FLpNRLB62TSl+LtkgRaS2AyH/Y&#10;t4ON5QLvec97rrvuOgQAcoUfekcGMBADl9wUXqGKMJGpEdyXhhSJxLIEOKIUFvqtyWQFsuQYtAkb&#10;vFGzSI27psvPRP4dWSRnnxb1RxX82bWxU6X4TwpPK11V3iemz9zHwC4CzpgbirVqE5jLj7aO+n/o&#10;0CHetAzYCgBGJbuZTWzsWoMMqEbBGMCsL7OZl4mbCYBfu7DJ8JwhYgpQPEWaL4YBbAVjy2L56SxY&#10;ywUka6kc0dYxmDVk/FkTwafUtZamxG4FCWZWlRGdSqzNFDIB1Hcnk+j0FNVa0mXA6/NCHFlVR1NC&#10;ka+/jh2WEFMZbIoegH8RaYD+0aNHkQGmZ7ACT506hQXAPnfKD1l+cnuxMOw2w/JDYXw1FgAz2V5L&#10;12w2NIBdFQDbuf8X1+Lnvy8XLp5EETm+yp330vbrVgBE0z/RfyEfnYUCU7rMdjQiu7k6ojmnDfpn&#10;pCGRUERa7iBFUXVqeoE0AhxnIevJAyqTPv9afHv11VdHq1AT3elLiSXUoiqZFSKHMGEf9OMSfMJi&#10;0coEAFmhLAFWh8rcvn37+BzlA10EPAHERVFGgiYN9NvRVlIsJrPOejFdGqKqfK0BzkmlOSIXkCaC&#10;DEIy83ObDBJzAbiWD07HkUaDaa/fTxCYh84oWeesVUZptxruhAV58803377ZuGerMY8cOcJ6e+CB&#10;B4AkadwrAP7Qhz4kOs8UkVn/NSn7Z+PGmjW2LWknSQW9FvVIUee1K7q9TZY267MX+aLzKj+M+tpO&#10;3WR/ToiQ59WCL8wAEEdCKK7FAOxZpo/PVmW1JFM+GVydFP+q8JbmKgC8bmIgIugpAGoupuIcSx0W&#10;gC0KpCyVBcgYQC0hLQauq2XMz5ykNgMVBmsTTBLT+rrMoHox3lK5ZmmeIkExb96na0D6br61TFpS&#10;9UwETTrfrwLA+A0/Qc2RXEQMYmlxBqafJKDGhE+cOHH69GlkABOSKcpT4o2wJFhjLBLWHu+CkRij&#10;e8X2AEAJ8v7555/HiObvP/zDP+x2FtC2Lr8EJJZ0msUCeLn8pZoAL0Vhsw0v8GqUdTYFSwAs190u&#10;XV4Yp4U/FXYd99OtFNf0ZCsqzd+RZIjkpHrDZjMGoD3h8KSBE+IlcRNJbe1igZXe9vj9BffY4vT1&#10;C7hmBwGgVhFLwsyQOIbpxEyzEhiIYBmyTnXnog2jATP9EAMsJQagyOT2OZv8x7U1VABI+2yGj0My&#10;YmE0W0c/QkKKCOO9st3JZKdpYpoQY5ZYgjViAbPyQ1F3CUHg3h9Pn9XCAmP9cC4ugwzg7Nwz+GLR&#10;79133536j1nEo+Fb6VacZ/wEbUtvcmk5M7S7TTCw5I8H+mUHzq4As50vUAKGBv0W95pKr4Y7UXUC&#10;a6aDanjNVWxSqE4tyRo3aJYhEPP4448fPHgQDOXSerSBNt7rDTfcwBOT1MigqF4gffezl4vumgSA&#10;l3a04W9eqcULxAn5MI4KyR44IXNRNlD+ouBbA8yGKWAxsAlC0j5rH3DFCIiSNLnForD2jej8cZuV&#10;wLOAo3fam+U5WCtn6x5TwjJoNAcjC7IOvEiDAt5CARQcdLrwhWX/wQ9+kPdiKBipjADg1Zw8eZLZ&#10;iFTYv38/zwfJwfphJaC+MBstRZRe4hWLgUEZ27HqXWXC7x4VxJLEuQwsD8xsurtN87mjQTP7sytC&#10;VLSXbo6Vic0+X5PnZwYDckMt1kZWgqHgKraK2dYOzISfQs2Tma681dkL3vIxM4UWKcW/ptAAiNOR&#10;Yi8wNj83DCBRhIz/xor5UAI1VIR3bTZeeoSgCQA+YUWw6kE81hdQIx0viw57WgHA3MMkZe0oAHgg&#10;/BA4vu6660B/Gx1qAdS+scIu4xDKAAUAUM4xKPUczJHeCwfbPdfuLHzCX37OMYBPdQDGtLVsLjkL&#10;iGfKSS3SYdUpfHgKCBnuzZYIpv/LjWfqxb333ssCVkfzVNwJt60TuX6BM1V85odkDWw3bpxio2qv&#10;mespoOhet1mjdoDYOh0sU79OxS5soH9GAWAAQLoFg94WCrChbJ49e/aJJ54AYjibAoC3y3tF1Ofp&#10;s5eZxQ2aQeb4K40yVszIVADYMqWxLb0Eio2z2Uhd0Ld6mb/2ZGZ2MiM1C9Dx1f2Bey0AqwdMHmUA&#10;eng0gPSMTfIia4b18Mzs/p7/jN/kl5tZob1ui+OULpY+TAKPyfeXDeGvzNfiL2KVGTVJIlk8PED5&#10;4GwMgGBG/UdIIwBQ3rlHTou2ZeMkcBx5wOX27Nkzk0F/sIVgprdu6/s78jxvcz9sl+8uIiT1P5a3&#10;qf5PHbxtNnqs0LcMooWiZ5YvVA2QZ6n0nhn7FcRLTg3rZ1v5WfClDJBWyMzRKY3Y4UN7Jdr30QaQ&#10;hgFq+sj25je/WXkw7QMxVPJkqfmRBBbZTgEAkrI6UAJAPLQoqeBN6WY1gYfMwzNnzvCXGW4Q2PgE&#10;aM4MnI0ObYQliKv+m3Fk3ZbXVf232xc/xzQxkuHnSCk+UcjZIIxjAB/+8pNILIxjX7ILiMfNs9DJ&#10;y0AZnNdm/QAKe/futZ2ICaCHDx9GL0bzQhdDWhim0wXEs9OM8FT57lPwF7woNWi7d2MZQUuhb6mW&#10;1vcuKB++Tyoeoe03LmyLiSA0815N3FTLlkuZG+TepdgEcb785S8j9m677TYurVTnvWKFoZZiBEht&#10;LV+p2QIxg86MoClstDnk6okMTv97jdrzhnHjnBD4A+M+udlke0YASPxgZBj0VwZwCx0jVwTfGuGo&#10;FKCaNcMG/FA3muzQFXyp9f/vW1vxAMdpU4SSqbrT3D4zG3hSyC0UfvFkcFEWzOyge8UVV/CQWZDo&#10;/jYIQ/96fLMhAJic3CY/Z95a+SmxOddCSMcM+sMvAGZ8eBJ2bjuIdjzJkj8qrC/8caX8LxwPk+t/&#10;IZXbZgCd3P3VIW8Llfjgig2Y4hlXxCwh1u3jV3IHKQ+6buOvteQbN5s5o548x5EdGW31bm9ehQSy&#10;IZ59PeymvWgf8BXnAZrBGQUAS0mFyZRuVtydd95p+hl2AOuI3+oJ5yEgYMBrMKEeVgAFU9GeReJ+&#10;9cm6nkxXNR+J31o1ZjBDhmcFgNEOBYB8cNgByDDDADq72Lk0FxAbzw6bhdtTezIRimEhYVjDKFaH&#10;Dh1CEUYA8CxYddjgQOGNN97IGqtmhHfPWNGObZzGejancCr1Uwxss37WY6uu4tMRsU1hpoqd+6LA&#10;73aWvZp+dG+BlMd4QO3g+WvhrmmvIiwPExmA2OOto3EzDLub8Q54dPa1r4u9DcsyAoR7Id5YrkW/&#10;ygApo40KcEwZ+lZRLGVuHMPYZPsB2ctP/YPNVqt3Y8V8bjGzVcF8wlVKiPIqDIODkQ0SzFUVYSub&#10;AjDm/Cz9IGu2k0stc6reCXKBVMYxC7ynDzD+vqhVfQLYoMaB44ZjhfD8EQC8DiwA/7IIkQG8naNH&#10;j/IcbAbA5ESb4b0wJzHRWBiVBP9g6aBZKS/HBLeEWxe+z5drHbNEEZYEnm2ah8noWav32ED7d2GU&#10;c1QTsqc40aXTbxd+/3rQax/oKdIpVGFalKISxilsOCYWoIX+WoMjKTLzTfMgAfd6gQC0xMCVV15p&#10;22FHJROnUsEkIv7lK1R1prcCgAViGIwZrmeVpceUe/rpp5lyTNTZCpfzMP1uuOEG+1IgAFAWmYom&#10;GumpL9dTGWBA22oAsd5uMAyeg+33y07mi9yinFPaKxOB6ht8yRYAI2adsIYZsexCJkihN33sYx8D&#10;9zG3eQpmxbjY0Lx4FhzWrOKBMkqWN/CHxONUekL0YufVWTr9Lrmh23HgsC/Fv4z1xaGv88QPVbcn&#10;qU6HKS0UANMFrx9JsAZkQRlw037Q1nBZimUXCJ4JWjOv9r2bzQ4KoIx5QUrBWhDX4b2ghemY9QzI&#10;RGC0Ss34GGbxBM+BA4oE6P23/Ut+ITCrfCHTFbiFW2+9FdkgIpv7X3KRbQ/kmPM2rTAwW3/Wgi1O&#10;m1py9gocfAmjHG8zn8q2F8bvHICxd8Tdrd7AJzxP1LHp8WChcjl1f9OBTEzAGP/617/+ta99jQ85&#10;iXaxBLzmm6IooQ++Yhz4dRAA8tNt152F3YuXf0m7nK6el4sJB/ELTfRU7WeH4dKE9LbPquAAOlKH&#10;2W8gm0PMze9UwpI+IpOOJII2wd+4bjSldaPMAhDT2bdUbZYIzGDGbCSZf4nzM08ASuAVQEOpnSiJ&#10;ug2McoCSpgiE2aumxrLPkcxnVjqzi+WjjsJallAScAAGn3nmmcOHD7M6mKUVSHN1wwCGBq0DMA1U&#10;vn4FgAlIfGjOj7EKBsyk5XNsEYt+pazwmKrb2GeGm6tma0kJIaSCePbZZy9BADBuBAtLFGRhrAzI&#10;WjUpfcAUHoHNuC3AYeHZpxtccHH6vhGk3DOLlsUmG4YRUUtDpx8/ATDV/1n8taSHliQ6C33LtJnJ&#10;NvlPjKb2bfmgHSn4uumKqR+k1D0SKsiyCfTL4yaI79u3TxZipgUvGOPObifYBDMUnErbeBQzaujq&#10;yKWB8hW3sxQwV0edh70yY2YhqK1w0il082az/FUZwF2YISr6xwOqWDKcpYNLojobh5WqxDEFA9L9&#10;pwBIUFU1Np37Ve1FDLew+Lnja02udxK7b/ND1kyuGzaghGnJnOQVmJ2FAGA2PvTQQ09sNkxVJATm&#10;NtOY5fTBD35QDneUkje/+c2vGAd+fSyAbdqJHdt+bbtiJo6Xm79jGGBx9M8OMFNJT5DoconEv1bA&#10;fjj7xefemXKrjo/ioLaCTqFoouX+9BPFTFWoFYjVfjItvt7xeZaWXseJGZ0/AJGMacwBg7EqIui4&#10;aANY7ddff72MzeCmnMc1L5scRAAguGEzalaQKqwaWALg/PnzoCLznKmVLORmDQNYK/oLv/ALIAMQ&#10;YefecnXK3LcVsKFgHUF8a7y6pFWDB5Hc8SFn4xJon1JbmwD6/XAB8fQ5I4sN+GO4SBIeH6YQJ2Xl&#10;oBLeddddCAAW2+HNZos+QJAHirQs64DhWjVmIY+YpfIlypctnnN5ckmGHYUEJ92Yn0y2sjr9puMb&#10;OTTqGPeZaY4FPCfLZl4LY7NqzarnpVcaXFUAgKeckKHyc5AX3RPzkB8iNbHFFAC2s7cffRmNkx7O&#10;agNbehmyVgDYJXibkS3qBcGUA+RLkAHilgubHE1sMlfLEiE1NMOWgDqOPMbDpbkpyb1tDqz8MFvU&#10;ZKGZDpTLrgB+9RzzZc1Gkkt0d3m58f+YLlVBnPWWxlF0LrFWWVFBJEsUnQ6hxTzEGMUqRQAoCWR2&#10;4pb5Ifo+05iJjQDgofG4uDSL5xU7xe+2AOAhzxjAQgc9qR2Wlr/biaGTm2HhMvK3kxx0es8nsc/M&#10;4g/oBWJTM03DZ9NjIzgu6aE5i9TTVYRL9anIq24Es7vvHEDEcLWv0VdTadgMLSxNiSsdALvER2YO&#10;Ut9Vo1/6X17YbFQHQJugycRAbEzTh1OBuUxI0J8Jhh7semRR8CFKEgvnscceO3fuHCAA7pWuZkdM&#10;wJAZWCUwyGDFluhvZa/8DbamscjLULBFanW3t1xZzmfLAkR5e0xi2SAALGKoPfKlxQC4W24VhGK6&#10;Iyc5r0UADI6nBiJEe/Twww+z0rhtRB+fY3pUqMlJuDaLFujhVFMlDBQEL703Ogq2CwUyCGbCyYwD&#10;FyI23X5HiJ95n5V91bBlKQhQqddzrX/GxFD0fXFfLh37AXBOuYC4HTVo/jKfpP827Zd/dWskAxxV&#10;/SarOeC3eaUYjKmWMwkq9P/5zWaEmUtz4/yWISGHAH05WXk1KL+gOa/GfFNTRdX9hX6fGMMAJZke&#10;NfZBbEgnZzyZe0dc+SvfYy9ryoBJBrfUcqvv++6WYM+S9BVxnm1zkLiM3Cmk1OSugfIJNywVHqOt&#10;wbhllii3zw7yzIRXzsZ6kzcRjY+rcGYmAEqfJKMvx6i8xGZ3qRI4AbCQfYbp2xbArMCa/u7pjVka&#10;BpTumQCYLpTp/e+wsnRCf1TjH/3RH5UuQqd5hVozTL1kECUS5jkL6groUYomCaQnmqmiDiPK6CyA&#10;yVDdjg9BQh7wFP0V7finf/qnY+2VuesXNpvhWSO0zBAA8Oqrr7aHQZVrACuAwOJCt0AAmJgulwlL&#10;TwGAxbl3717WPvMqAYDcYsZif6B8IIG4xM/8zM8YBI6zk+HJ/WAMwDoGWepEfwsdxHoLg80ZFeKV&#10;cAkAm9iY3sqRl1YJzK0ihQAUVD8EAAMC/XkcjA+8ABdQsjC3z549i+KPoX3y5En+ssYQUPWU4B3w&#10;Q47nkS15LAUAZnOumeM4Gccm5eR0E0+FeqF6Tt/fLvedOfWp/304y4ANz2oHKAxAT30sKJU8BHkU&#10;TGgBkphYcv7Z9sF9CYKYVcy5RFd+7TKCtDk0NaRk6JnUYN1+mW4IFTkF5Zi1ia4Cm1cM9iGPkdDY&#10;pOr7or9FbYZzIxeymACI5Ifoy/KhMoOtJLBgWKOHERpWMacrSZB2PyO6kXMkumboorIPRUK1Bb1B&#10;A878y/Ph6kgjBqBE9MlYbZ6ey0LltKYjm5bGQ+Avuhi3c+utt3LXrDeNaNYJ+pczhDcFOmx7P9RY&#10;t0Osu5cFFLFPsdZJ3xbc7xjgnYHZHRtGLuQNZfTP8+uiUd2eTR8nB4Pqv+3dQ/+Zkr/QWU8zZZoF&#10;VfBaECDIxho0y9N0ItV4Mo9QfWBmzMCEnwrH+hUfoo9LZQY+Xr/Z9NO6IRhs1+Vmdo33qJOK83Ba&#10;VHiWknoVy9+ZzCzVAmDVgIqAIfMN6x9B5Qvi5zw0C9G5qDniP/uzP4swMLprGTA7No9M3we+Bfra&#10;xRjs1QIwz0fia71ACA+bDXASv+JzWa8vjQuIe+YstkBhrFySy7/1rW/lGbFmWI2sMQWAyXbcMzoX&#10;0Iah0EzlVXE/LDPWTCwLYUd1pJb5CIX8ndbATCicLWdD0uLAk8Is3vxgLjFQgWtadsVW9eHqGCnb&#10;ZjkYT4NXaxdMxABGgHn0eoF4r/oQZZTds2fPhz70oZ+5sNntNmaI8u7rF8+15GywLCsaOwPm0o5L&#10;omDBwU9vNmsLOTlSgcP4OTrvkSNHHnzwQewABmwURDFTc7GaISPjUe1t7cn01fnjxifcbA4l4wpz&#10;eNF8ZkdH5CCyK6Tr/fC/bW3JCQ0RJ4Zn5vMkCkOV9cjmMBzJGLhrFKKcv0w2lhOCGasUBc2qYGQA&#10;05K5yq3xmrDJJPVlIWHj+xZ4hszt7aLZ6Y6YKLZLLiDdzZU1OYBpBGy3iJkesEm3uZA3zDKxGTyY&#10;5MydPArPSsayG0zUMbHSlMpKtOrqtWP3yqWkuZBDLql6u5vHOfmCJqd0NoEXjTyj7M8rx6Z1UhRB&#10;2cCYJ4bKF20tmLwRfGvrSkPBpSH5iPg58I2qxLxCA1YAMO2ZkzJFom9JFIrRDBTINqgAYEhcUQ29&#10;kmCrdoELS5TB+tmfgFGxoytfacTAjGRIFWcQ2AiwlgEKOrDD3AZ/yiMykfQSmsKz8aZZLTIGY7Bw&#10;IlvVcGogAGQxyMaDsPTmxIkTfIgNpdvLk/i89DuXZGLIMf2XfVvqGMwsOUfgy7OvK3x6CfIXZwQU&#10;AJiafrA+u6kU7LXKSZU/c2GWBP/62Cz3kEwNnZR3zPtmHvAXZOR4uwIg+eViZQZcd911PEYeoByw&#10;dY2vtDUjoOaUli6rZSsAyrzUi8JJZJLyzHJQm2zKmfntpz71KXActRdJwBtk2LOd5OwFr8OKKWFJ&#10;hwlOMryaJ2oTMW5ZXxBTnxFaF8aockmJ/ksXzxnG3xH3c+jpBoyPmpvVntAvxJm5R5suVRLBDj/h&#10;IRtg1N/IauH2TQBFR2NyWhp24MAB7oV5i2XGugIIUPnRvDg5r5WTm643Ve+lH8vc5zy7EQSuRDbN&#10;fdIvT8K17JLFTTRDu2VkXjywsd1LYLbzXaIOZuMIjv/VZlMSTI17u0ZsO8A+7YOKk8sL8swFn6dN&#10;4E1pi0QDZ64Ro9JF4cYL5a95nHbWBb5S52U8lfSUTXcWuG/FQIZRhHSGHPQjocmxHJhjLBnWDrOX&#10;9chEYlFIFSwbKKozkzMJyrA5P8qH6Zso6RLDobKYsG9Oarq8tV0ym9qZgH/NRLIMGO3eohbZgSS0&#10;0AJQAJghGrv1JbOBciU0I5P/0DoZoiV2oBtA8PBmk3/RFCAEAGfmJ7O0khGbM8rmwtbMrxbUJHc+&#10;MQIDKFg3VJ2UjRKnrTBrAmarr5kFtHhyJptCTGdl/lQjpna8RIOTAe5oBNh9FwvAAgi0S9PtzQhC&#10;BiiBJedD2vOyZYDSXz+dHso8DY7yQQ3/FsH29pOdzjnJ1NT9NQi4BJ9zHoZXo576f02i6dmVjGFz&#10;GDeCSQtKWkRmmweNAMSJpQDmlTI834vR4IXRL/fOpIWYDYGL5cxS8FK5LDQrOKTU54kZNGM/wmrf&#10;HeqFBQHqlcw3RgLcswhV/w1Q8Qk3xePF6rfNHuuBdcKZDSewcuxEKO5wHrvj7tiofZdcQKU/7tiH&#10;fTbdTRdeqDeD4Fm6tSD+tgDYrg7TzZIo6gA/rwgrAVAAYDsZdOGomCUIwqK6ub+Si5QXasan1kY6&#10;uFlAlRBrATg8Dub1Rfss7U/a/b/YbPrTEQmBPvuKirduNgUGouKqzWbufye0CIBvmYesDgUA64I5&#10;OQUA68V2FCxkwHeGWLgpLmH9AdMPiGAGoiOaBmosV7IK0Z9Ni+Gd73ynFgD3yMy04Es2UPke7BNp&#10;cBjV01wmg8BmClnUdmkxAN4E5omFzoALV+Ly3ACADiKwwI4dO2b7Y+4W9DcCzIV5Mb1snhfwJEFx&#10;AiAnryW7UiCI77mGpDlDdTUiWuBR4VHS+oyptk3OtTpqTa/6wgnqkVZgWX9byZj5ObGKRuGpI+ju&#10;zcbT4KvaywBnCHagn9fGOwahEJnKANO/zActRmoGp3Ioj5NyUVVXa0mZpAfcLKBpB/CmkDRci0tz&#10;AJiunwpAZ4d5yWkre67oLBkgky1HquNbPcAOqKTiL6GQTBKGqe0jxiuY+v6OdH4l7yYMCg6X/eWr&#10;94VOhtEpUTQIevv2aGM1slpsD6CLlkfNjaCRMEURAOzwVwHAXfMWJPzS7Ys84OTcGjNNwiubvjJC&#10;FmdZRgt0IgJ3QwDY2Hbp5LXdCGwKgNkPslaOMxe+yPaOfEFJjpT9zhOmJ0tS2O3JFTNPDM/1Ae66&#10;L1fNML32upJU8E3W1NFhpj9bDes1NcxfKizs2TTpwGupfuyorlfEjEmTYQDfaH9AWz0nfqULXtZP&#10;Q6ZSwtkQxlx75gagjKqKYqQAYGkwFZmZTBhWk51ldT+ysrh6lpPjt+uvoQgpqWV9cKhTaNkCngNk&#10;gEBI8IlErfJVVDvmD6cAeO9732sMI247TYFLSwPV2AE1WHsYKZydT7g2SwhA12lgwhN/T506dfz4&#10;caChJjBqEzwvcMpCpLpK1YxF7NMPE+xaOjTrtnLl98MI0cpFyU0U+lfkFbvDZNQp56cEoVgi5q8m&#10;e4H0DDrNedOWQaALMHhAxKQuS/s02bDO3vWud/HoeH/IAOnhzAhKAKjk1idg1p3p61CoZCrpGylf&#10;DWHM5QpecS0sSg5A+2AiKp+YrAC3t2aMwSwgi86yigpEx4Rh/0vuFLluPbBWDj/n/BxTWXKgP9t4&#10;zayeaONEc+/aV2YIwfrwGYpX8ZcSrgafyYlKFjiMiV6neDCFx85kY31KTMu0tEEpz4HBczbEJA+N&#10;14HIRAZwFSMf2EAcgCYIBHBm7o71Vih45r9z2K4KgJfr7rtdEba0gZyBipkJOgXAjhZAlVPebAGA&#10;8HpyQWsElBiqy75G8MVvF0q4RYb5PC241fayKIx/tQD0NUXkwF+wz4Sc2Sum0l+AVZ+JEB8nqNqx&#10;W7yeulAE/eh37PvIJsnaO97xDoN5wjQ/ZHj8ZSoyYUwwu+WWW0APlrPV+HZnsi8Wn3P1hid2W+lm&#10;Git3Ku1EcG++pgNTdOkssmlMAkC/kCJKdgZ/qwsIAWAKkMQSFotJN/3KAmDqOyjvrA1WO7fH5a2R&#10;Y0xgHLcKKOzfv18BgPp/5swZDAIghlGWAsQOY+XnAAeQER9yLh0zYZaorFBl+ehE80lSVn6nQmVm&#10;slcEUMw5b5Jb5BDTCFD7nuT7Ux+XV04LQAp+dMxDmw0FmRNyjxhJqOEAPUBs8J0XwGtgGlkSjGaK&#10;to7ObuN4cTAKo1JCbeersEmGKYo4BvySTN9sZRRYXrYkIUxZLge6MRieNm/5/vvvNyES+NZpwy3Y&#10;L0zTKhmztMnkQoocWaatJqvnsEXFjMcwwNIOPvrul2NwqoTbA/ycqyufOG1MIbPQTI9ZFoOZYxzP&#10;GHi8MXryl0XFYbwaS4IRA5gC/Gv/Ts5vlRmX4LRIUOQl6A/+8qCYqExgwIgPmQDmhoIyrAWuJe0V&#10;25/92Z/tUhbQErldyN2E1O048LarfcaNd+RtXoyArIfFLzR5I7IG4os2eKvLPkrnyTC60NVlshSz&#10;tQsuuKYwqMeLcmXKAN6FOTDs17m+ugEGYCMtBUC8/+5LC6o8UOsXZ/1QqhwzasT9/3Gzif5aAGyc&#10;hLHxW6Yfc0kSBFYZy8QwpGmgrBSzqFkaXNoHqAAwLq3hohEjKYUmi7n8uvVtUMO/jIHpzRrnc1QT&#10;rSJZPz3S0jAkn3fHTwQcU4A4jGO8i1dFBjeNNS4DELBmuDdATfcZ9w+KASJoviwqFP+zZ88iAPj7&#10;6KOPcnxdwAx8czzrzbz4uDBryjhRu23mAnVAefpxFEskObuWRwc0q3wn7dpkVriII8iyI/t26fyJ&#10;D053ELfPcpUJlfdtO7CPfOQj5oCihvPoTTPgNfAvama8QBFESww3H4Wwa67RZDCNrJQjERtTAKDv&#10;Oz84+c/93M9xZmYnKMbURB6fPHny9OnT6L+8cfk+/8PYPH8u9ZKyqlCLmhSBZFdhJVNUGb6j+fOl&#10;WVjOnEngWttOfjUNNR+75KDVBtY6NMeRH7rvC7WvS4Wm6FZIWV7NzAVix5dlXTciDXnGrfHEEDCW&#10;O5gvxJhZkJyBsbFiXRQIFe7dsyEnvv71r+9GEHiGf7c54CaRzjaNz45dw3LHzyN3ZJrL9T8NgjmY&#10;BICOGhNsKgswYUatXGibzqgpQsprMpBrKZkJndb3FlHQzjDr1LIDSXvE0DxICgBOFb2PXhRBX3lQ&#10;a3j3Bf1pDdT2PQFg1LSewHzLkcwHfpUAYLZgCrAiXMhm0zG1zJ5glqoNm7ZkJJk78ilJN8R9FRUw&#10;r98xgLd2ibErmZFeblAnEsN2SLar5CqcROHH56iDUkx3XwqwV0sHXVYZd86yx3Bm7TEs+6shBszq&#10;4XMWjD03Hn/88aeeegplk2WJkMji46VyVZ4X52GhinHbvXmn+pkGuhyQDCi0a5JMHv+2xZ8zmff1&#10;NelbT0h0IYuhjMQKRkt7FgsCDNJKuA9w2M2RHwIl2EYgMi+Pu5bGj8mkALAftJmaJgLFCqdJVJ8A&#10;285YDVCSkuPU3/KvLmyIHOSNvmykgnW8POrDhw/zptFSkcpmKxujVpLV6KauA7NcbrYdnkwVucKK&#10;kfirRXjU7zOKDoO6UcXlyeH8WX4VFuRQmiThs+xjxo0NCDMevuKB63i0excPBDxFAIDXyEKBG6UM&#10;GcZL5JVZFscVeYC8uM9+9rMsad6jthGSlcP4lsWWIyVtGtDZjRiAAmDx/0xHzdKGZQkATDfLrCOb&#10;reG3BcDSKmCSNMy8+1lPIHDrndejLYdamaAKAI2AeaHsjOKiBgAMvFsNYFxB28KKX1mg85aYCePJ&#10;qzFOAACCOvRr8KIvRUkgqacfmjMjeY5MCWKl9Grq/pIx1DieMzMMfsssZS5JOotWYX2i1LlMDExk&#10;lONbb731l37pl7hcCU7KzurpuAsbVTYk/fUWgjGB3/3ud+e6cbQcz3MGYBUVJozaDIAPZYjjXzRC&#10;vdA6uAww6PJ6tUFgvmWg73vf++QSAFw4hWzaXIbBgVPcJKrlmTNnJN09d+4cj4N7ZkJ0cu6cG2C1&#10;oz3JaROyu1MBcAiy4zZzRrMD8vMkEsremd10S/JJhZ8WQJmmOWHqAFyqaC4gO22pnoOzGAFyQrDP&#10;D8ER1HAemuLazhJWlPDEEAzWf9sksg6R0xYxJC7hhOSdi6PGcqoqb7niDTfc4Fy5/vrrMS94/pzn&#10;jjvuOH/+/DPPPGOWgn0qwDvGyb1YCWwPyBKiqoDLuuoJzzYJkpUmLYrBpLPn0plUbn0YdV26vyK8&#10;kO/sFC1XqIUFxUtyMZVEy/A4A0+ARZXdyTLgBh9++GF0FCvC2IB4jRheHLOXp4EVxcLAOLOimzVj&#10;odP73/9+Hj7Pk39nZ/ZweZe4gGwIs63RTwHgMLYJQSfKL1k3O/JFbzcKTgCIU7P/13QlGQQ24z6G&#10;fV3z2gQ6c4zWblONliakA0dl35NX8asASJCYuS8HMvjDdZVPk7CaYxgJYKraa0aNefHiu5/44X+7&#10;2QyZmiRjna0tVsBfWXTMndd/YmI+w+BUckEztRQAzBwTxOXa4i96IXMM/YzLGfKVtdS7tmuNKUYz&#10;WK2+r8ofmY9dvTgAcEf8cB7dMMYtpItQABj/4F8AAR2dk4j+VghfGhsoL4MrAVj2PWclSDbEqdln&#10;NYIC3CGL6rHHHjt27Jj0p2iaaLgZ49YSMw6wWwEwCTtnQ/YpGKZrKPJndcna4U4izxB/uvhnY/cc&#10;QQZvjTbn85nd4Tss4SHkSQSk+m8+Kzu89QQAeMqpQHbUSTlT877xChEAAAoADVhLCmTIqJjnHLBX&#10;tEkkpzU/SsCtMs6oqR3VeUecXNo/Ji6X4EYYFWrvXXfdBfor8+xkIKUz45ffX3/LtIRi7Z+dIBdp&#10;amwmoy1a1un0r3YvR3/VwgoAXzpnWCq9l65wkyWi8O8k/LAXAkPixqu5N/WAb+0PjJ2uuxarPHF4&#10;8803c0e8Dl4QAoB5y5phTZaLoqtBWFy87bsnAFKZd0TnpQ/XtAnKHZop9tuc0ovY2M7PqZRMFTt5&#10;MFuPlQlqwNZGK1oARm5r/lVl71J6NgXAvKkqfmd9siEHLvTWt75VJ0Tlx5PKwiwgWRMMoqrg61SR&#10;DlPQr70XO+rdhlLVlFmzBgBE/xxBduwCzWXHsRkUUwtl6w//8A/rP8hysw6fmcbatK8AP/e3yi1k&#10;Ve3JFFH2gDRhXx7Q97znPciAHEEeYHhcNlNFl63E+FfziPviZhUAxgBMNLIjGPsXYwNd7EFmP6sC&#10;Swc0+cAHPsBY+YuidPTo0fvvv58l9KlPfYr7P7bZTp48icqJhoUKzOtJAHDDjEYafckSUvln1W45&#10;MDlktiuBZ/LPwvNcBqc+ClXmVFqlRdT/lbBOCqAdC4AnR5tafw0m9YkDIhbHKgB+8Rd/kUfE1PGN&#10;GlNiAqGc8j5qEFatg9rrvx9btKB2lmBiIXV0WOUpMm0GTETe2H7SMACCBxkDUJqiKqMcY7YVsJ4r&#10;zqYI1Bc0SfFqBlmkJONpBiGm+y7VfrblKUI7CzWKD0cQpPyYjE/umOAUV+gMKc/Jk12oG42B8TTs&#10;EebcA30wtuzNZO9WBAC2rGaQwo8TMsMt0+Mx8gBZWpIxTFqxqXG3RnZVACyoreKsRhxWTiRdurQv&#10;MeGJ+EtbmMU11LVSvfVXJAOK30bHph2gBeAnRmvt1e5JqtWaY15CFLmdY++Zua12ibFWyyoB+weU&#10;p6THgpHIm6ZOXYaPKrxqmR4hywJKvNHxYtGsCvg7NhsYakhAp5AgzpEsDdnvmVS33XabHFma7C5e&#10;pAJ/WfUIJE7CCgUG+aEgrqBS/VcClcivF0jQYFH/5E/+ZN0iLUSoM4GZoFIGWdfijSsAmNUKgKqF&#10;jRZczAW0CACe5s///M9jAQD6nI6xfvjDH7YvNmLEElOeAhrWI488cvr06WeeeYbTcm3eTRYos4HV&#10;ZU8SFmphzzR9XQHTrT9DxNMFNJP/KptSdZ3pOmro9TfPia8irDff6HHiZ6nF9bRTBtRXMgGgQq0F&#10;oADgDGCQ1N4+9+I5vEgFgJ2AZD8t0LpYMEYa7NjFk5eyTYDOYcLPAUqDwJyTM2MEcAlsAk+FgEE2&#10;8LS5dxTeOsXPBKe5Le1xjDokXydlXhlZ0yU1U/iVBDOuEwtQHR2yDOJ6ihtuoQbKm1TD51kZbhIq&#10;HzJOdnjaMnrqptizZw+WuGEAVBYp4XikvDvughfx4c2GVGZ9cjBLsVSiWfq0Y6CV57mrLqBJQJT6&#10;nwBYxqN4SJXeLl1eWsYvyTnlknZk9J/FWpUEud3jBJ36fl297MZV70bJmmYPy3xWSYKlCLkBRxM0&#10;mSfqDektewschtTRD244VCtcV4matf/mURGFY1qWjs3IKqo3EGw0GBQ2x9oYAN8CI+jBQJ9ahQLA&#10;UidWGUrGgQMHmCEsfFuASfnATAMf7PNlkZeKvENSXKmwmznCxm/tAcAgMxps/iWzKSOUQ6JAgk3h&#10;0UT5SmlnuYA1Aa+2Epg3wStk3NYQsTy4GKuFW31ks2EZcBI0LBtwnz179umnn0bxRHb5vn2jyCtg&#10;US85K9bcj5muU2h3JoAnIVzqoUkQkAwIoZIBMirP/ie21irsqd9j2wdV8HP6wRUJiRBdQFoAUwBw&#10;Oc6AymkAwDCUIZqKgbEHeZ4KgEkCUZZqvBScHOuKxyvRtOlAeWn4oQny0hbyUhAAvCD9GKAnw0Do&#10;MuEku2e0N242TlWns1kFHfovGUd5z2aQPM6+esKkmyezfV+Tvmk2iVzIPDog/0+tYLQwjAeYZpcr&#10;SalTDpgGH6sLdCjbhGXD1DUMwEK1EMwoCA+BKyI7WSpmXLBaUKDsx5IHZvGcvD500DvWAVRdtSO1&#10;g56T7e7wOzaGnJHhaROUQxXpwiIAcrk4EnM033hhy/Uf5U6Ez3VtjLcnsgqHN9NV52HetVEZob8G&#10;8ZoX2RaGJUCbFGHRUBkg+pvLb+xUmh1RWN+LyfKaAmzWXjExFADs8wmHMRIOYwqB/seOHcOyvP32&#10;21XUNLIRA2DCfffdx3Lj58A0kMgKRV3TZws0cyqrCrj0EqSVDZSL6nR6+2azCQzmqTyg/FBafh1W&#10;fGuI2yIAfq46qOvFxiQMDKuag18tHbRtvDiLhT+AiwXAaFIvvvjic889xxmAe+wAKy3PnDnzxBNP&#10;8BQYtJS2vhhGzG0jNraJgKb/Z1oAJWXOHNAJLhUHLOyeZaoY5NQoM9ppukucP9PtM4sSlkLiPEsS&#10;NWsHoD/mAjKW+OlPf5qrAENAPHPFYJHZBQb0mT2xv0rYmTfDq0zCUfOLEACcmZnkozPu6miDRWvB&#10;dARxaSaWKoO6w/XXX29ekPaExBWSuJUfVUvkcoEm6Iv7k4ipvoxLwGa69fxWM2Xx8EzdfxYNTIJo&#10;JUFZnsUYtqlhJY/TwjAEx/wEkkJM1gy3Y1E+6j8qC8qaApVFe/z4cSwDphxPDO2PGc6yYQlJ3bWA&#10;/uvWEIarTx15IYGYkdhJTTGzIZeigW0BMNG/IydzXDt5fnTWl+FTk0id/jqC6uhb79/KifPVKN5S&#10;8ysQq3vwDDjPNKGFe87UIJ1LDnj6f3L+xIOfE1z0191fSqjH6H83aGcePXqb/h9myLs3G8dwXQCd&#10;tc/8kWoXDGRxyd1i9A49A5xkpnEqg8boZ7JAsrFagQLb65aoqiRQABhwNkvVsDDXRbC9+c1v5q93&#10;Z94nBygAFAlZAKx9rshfoB8MOXHiBDAOpDC273znOxdzAc25zqPnzq0aRaPkegyaH/7FZkOfQgDc&#10;cccdCgDQ//Tp0yxC7ipOc14PY2Kt2kgkP3vJP5N8vxrgWaI1VfWgeUfKzxz3k7nBlCxuu8bu+bWn&#10;vNGTMGOMArTQrACoAqAm6dwUAkCWNC7EbX7oQx9iuvAEdEFqAaAF6AJSKwevFQClQjEME410MXVm&#10;TisDDx9WnDwHnEKt65wZpv1h9gL7GBwcIJs32qUdIrmKiD8LAjy/Q0r6RsoW7kdJtIiBbWGgf39b&#10;AOTNmzk/JvyI+LOoeLqMZjuBOgWVZWTXNtaVzA1RQ/NMDh8+jBGABXD33Xfv3bvX3sgobt/85jcx&#10;h9HdwH3XDPISOY1xPaO+28TLuycAeOOS24SA2418F9a2GQ0uW39JvFki2NvVYdPFNFt6zbwgq3Yr&#10;963Xo35/U0JV9k3pycMT7/8k/Jnd5LNvPDLSzTqReQk3nT/Kg3ggjACjEUujZhZQTJ8lApkI7z5Q&#10;q8pct3Q2ne8hfokVOoKs7uRCfAvinzp1CsR76KGHQEJWq2al5jsgeejQIZCHn1s57GK0/FONDWWF&#10;czrCOUg3m5EBucCI4ko+IuPbUr9pDWgo6FNCKnCPhhwAHIQHRoCkbQDXyZMnWQUvvfTSqxIA5tJx&#10;dlk8UTC5MLAC0AB51kDfdtttciFwgbObjctwmH5MzsBcYaysUvkjVTBDsYp7JxmyMqBm7iWcLB6b&#10;yn0nxVsZNVkDVlQZmcnB0iUUNnFTL6RysVAoVPICmUYJjtgK2FCtbGKACC+Vt2XGlElazB5UCQSy&#10;7K+gTAmgcV3M8wNkwDRgDfrrOrPmNhpnY8LlTUmuwA6/ZeSIGfMWbHmBZs1PmIuW8ipOZi305EDN&#10;w5P0VQDUt8CWvNMOm6/DoP2Opb//P3Nv9rNZeebrKcNBFCUHaTtt9Xa6pSQH2+mOokTdjsxgoJiK&#10;Ymq3N927o72jHSk5zMnOTqRu2QwG2gWUKExNFIUBQ1EUUwEGF7OxBeVgTNMesd391+TSd6ku3X7e&#10;onB589lZB5/e733X8Ky1nud3z7971oUV/p18cGK99xK+1x80STAbkM3UIE1vDKyZtckEZhkfPHjw&#10;ySefZEEiANBXeKS8OywAvrnzzjvNb+Z98bi4EOuTCVwg4cPKprZJAGBKyje5qekvZM7Tgb5w/Z9x&#10;z2lJzPNP+RH+TuaGYsLT65KvJgFgHNi0n7xGkwStsEHFYpN8QmtDA0JfVsJj1pppZFgJhQyIAtZG&#10;K2rEUT6YBWSYd9oEAqhhAM30Pzm9qf6zdjQCTAEyHcggKudnAGgMzBwR76mnngIJEQCyqsgUCbqi&#10;drDoOJZhg9RY5Ggn8oAhAPjLXAWjje5a/Svhs4EKRos8+/3f/33dUyUs1TXeCmdpomsJadcXs9p2&#10;7NgB+qPxYIuwBJj56OgYK7/85S9/XQuAx8pQuCWWFgJAcgzOyzoE8mKB5gJY2Se3NiCMsaZA8YYY&#10;LrgAStozq+BtKLzkccbEUIw3x9Hs2DXthlnNG6LNvr7FfqsCmzXA/jWemTt7NhMuNJoUsQjAyljA&#10;mufD/n/xF3/Bc2fGKI0t1WPSWNNhEYBc0MBcAmDpR2+iKufcs7WB1zWjr0d8+rtyVF8Qx/KOmZeg&#10;mHEhKwMYFVcxZP3lL3/ZkHKdcEp7nXmxxT+qkJiIPz9MBtYpAPoyV09cQMWE6+hQH9Cp++ve0Y9U&#10;BdnsBNeXhg1YfqCndVsTNHkFyFEEAGoKyop8D2bBco8ISBanaXksLVOzeIO/KwGgBbDZ4X3Tq7Pg&#10;+CY1UMXAS+1YlNGL8NhMypzX0g9jomd003X0ldMGtOKzZ+g88/zm+NdhZhYb1+RLx04yQ+jX8hD9&#10;TT/lWr/3e7+nomn1gCyb9kkX3GPXUdPPOJD0TZXfAKwFwCZ9mnJjIpD/+o24zAkZA5ocwPrKK6+8&#10;+uqrJ06cOHLkCFqF0TVr5lm5oCJzDFuBh4No5CRmAEoBoPP2mmuuQTCo+Hu5/FRgiAk/CoAaxZjz&#10;I+mbHn/HpkEjcxwXRd1E6USnkS1Y2YPI4YoYvudQCIbVowuIe+bUXB4UAyC4f+5cLmjMiqNHj4L+&#10;yEMewewFxptmcCxLNGVAMwtg6uB5fhIAodusNZ3enhknmFr/PEm0l30WPUsPnV3ju0pu7tJSMyYm&#10;HXSFWvYE5k1zLM8X1YCnZM82BYAFHUK/qY1CXpeYY/Y58IEHjnW1f/9+BCf/1rYlJmrbe0nFIxsz&#10;ByLewTjGxstSc0EgYXOAoVaoF09OeMwGCZtW1GSino6ghTRi4anOWVTGag6c2UY4frfpJqp4WDlk&#10;M+QIRGcZcIUCelTZn8eFvMRSntFOlgRvCjvdcmj2wbQyBZbzsCyBFeAG+GBRYQ1wHt5XXLZLatx2&#10;CwBkFYtuUi/MRKBFtU99ntTKm01XFjlRXn/9Vc6YpJ+TJ01c30vNv1TMK9ONs7OKgWlkzDj2bB08&#10;Mz6FexN72lNvz2QckiAaZJQj2mGzJ/9++tOfNuPFlEpd/IYEIvyZZJ+xI5SuLeOCynhcQDrZ9Rqx&#10;rhkAMHr48OFvf/vbb7755je/+U2w3lajbPqH0cOYbEw8sNjQBbBwxRVXyAKJBWD3Vj6gF3J+jRKt&#10;EDPIGbZtDFTqjU9olygA8hppAXhf3C+fDTpiXiDSjA1UEc0+v24lsIQqV155JcKNu+KMBhn4hjvk&#10;nvWr2nKWBYYAeOGFF1i0XLJiFrsngwWGH8s/EVkm2/704E+YTj91/4A4DstoZOYZpsvezXSg1P8y&#10;W2YkOW7RyUXRdSczhDFhXjAAjUYJKIMmPBneN4/YbC0DOEh4vud9g2vFP3SnBP3FLRRXcgGhRIDm&#10;zCS+FGQ5lusicu7a2ri0vXnNxuEvCj62Hm+WwcsdqAAAJTkn6I/Y0F5RW6mEYibUzlQo/9U2EnyV&#10;AYYfNrOzCtJkHBRALnWnMO/0/ygPzOifFRuWjndsSaWSYdgp7Oqrr0bf4QyITMCdlTAzW9AKuQsU&#10;FAzWAwcO2BjSrpYIY120zFIAhTWGCJcZgi9n7v8mbc72BYFnBt2mEVCujgG2TO26Vy4DXkLH088z&#10;lfSl1UH2REq6+CvW+1ePvP/OpMzZFH5zPA5AP0/dKBMA2geVOpv+H++bSUdmBJljmpeJY/mSRWfq&#10;nQIg0rd4nisCUPE3Ghy86uRREpiFaRFWNGochYxhhMwTqVbY0HoffPBBZpRAYdYJxigzjTnGGfTp&#10;gYosRiSHPS3QBSVHQS+88MILGRjYrdPYQTJyO9io5pulal2CcK9ZI9eAWSeKBM5gOzDUf9lD6yip&#10;dPyILKCpOyB/kFFMSu4Eg8L6C67HKkW+2WGDmwf9MbGRhM8995z812Wq6QICCIAeo+RC8CSZaalP&#10;13/66eSKiYsmMrLFM94m9Ju3MyVBXb3kxUwGeK3/Y2xpsrlE6iXgSPQCSZTPhQAgXjBvAjFpfwle&#10;J//yGlD/0VJ52Sq2cZ2WXSro67OyC5hV1piWKBrMLUfIW+CzIYeIHBy2SUF8YDCyU/HZTACujrHJ&#10;bhzyla0NOWEZsNeaEZSScbliGf0zc39mcOrFUkLkGrIyS1GxCIbU/7iACuraUNuRzHbzpX7mStJK&#10;MDXIXt4sJ4QcE9XsLJZrISiLGTl5nC2gv9FgXhw3a26brCysHFYjV0dT++QnP7np/FlqrHie20cH&#10;XUbmdAdNh/5C/rO5ipcqtunMKdCaz2eTq7lr6bt3mzk/9qXyc9z9quof1rh49nFUenny3EEObMrv&#10;4tJGg6s8KJisyGEfxiAJhMkzkT1UEabDxy/NDTUrNE5NXfDlbZsC1PcKFQQAl0aRR/E9derU9773&#10;vVdffRVtWAHA2mFWAAvoZ/feey/rGixmtCoi0jWir0jjaNYDWghGQIT+SiMbD3ziE5/ACJBR2ORU&#10;A9FmmQvr5omadWKoQ6UT9R9l1PJjE4cUYOz/ERbAFADIHxbP3XffjaoLkMmKxdrYuXMnmunTTz99&#10;7Ngxu86aBpoAmDEA7oflasvcXPyTzmFStk22zjw8H0bvk8dcZO/LzhPuKzP+3dgmv0KK+WQV3SQg&#10;mjVTsj7Z+QEo4Vpf/OIXeeK8rVoISeRtMpY8nairAJkyIG9PpQkRASn/mEZorCgamAKWtsnCz842&#10;4WI3b4QD7Z3LZOJwpPIzzzyDDAArrT4DJbkRdrZuWUpnc4FKu1oqosvi3+y/FiJrJy0Ju+Vl5vOZ&#10;3qEsidkcxiagvvGSPmd2UDVi3qMywF7B9oeRLMjXzXpgic5MNg127FTV/4NbG8+HnREAzGf2Yaqz&#10;tCyj44nFADoVf/2ZmMKobPzl7WyTBTBT8kvvWbg8p9P/jNA/Kwk2OZ/r2xVx/zy2fpCTFiK3jzk/&#10;1vr62a6KfNCDv/DZzfKurtjnSeu/1LLNioTklg6oeKejLbJHiij/325sCQM9IVoDpn4qAP7H0xsg&#10;y0KuozoYqhdIAcDqVgCgZiEA3nnnnddffx2VggXluuYDKxd4ZKaBEhyLaGScPCJOwnyTDd50cDlO&#10;gFN+ykxxSIC7cXUgxeGZyapRYhqoPcVMO5TxVBuC8TM/7Uci/YMCzzv9iJ7A0+eI/FEAABY8DoSY&#10;NhpDZLmC/iA+f1laFoI9//zzfM9QpgsIycNytQQpaJ41qJOws6zEhasnd/mMAcxuXznopyMofb/s&#10;mkp5dQd5nloLLFHNRQYsFbOcxxbq4Cn7gxo8FuaHubrWl/O2EO8IAP5WA6yq2y3rUBL3fT5qwQx1&#10;7969FpqjsCvG9PmIj+wswYN1bVLbc3I7YYFxfGP1mfYmF8IyBbaQKFJzz2DAtISiJi0jdvpzZi1u&#10;0fKKt2eN9zw22TAJ3UR2vtf/Jqzn8fdDvTPjBTIYYM2wpoOyxBfNRAWGJhryDXPYqn3L1+1yzMNn&#10;8ehSYJ3wBjktXyKtjSQvAgDbDoB+8cUXJT//xS9+sa0uoE00n+7Z6btfLJWlc8sMwy6Z/jMMO0sE&#10;IuEJtUXeeNlU/ON+UBhYCjCTfBrDxP2+7OrtXDVAMkOzQNA3OBybZjRBDs8+6aL8ZH52Y0nqmDVX&#10;si9rwFso2EhARQD1hFEA2BIS+EbrB0nffffdN998k88oZ7LSYp3zGb0Qc5OFyQmRi/qyAHdUB0PB&#10;NnA1EoCC4vnNW3UkjIpHilhVzec8Ci0j0nzJ4GsVaSFYFoBdoQwO2xWyKge2jxYAmc+MgFsFUMAL&#10;VgVXlYYbmOMGgBgEgGWWTz311Msvv4wRABbIx5IA4MKy04j7rtIc34UEigfkAlpS9acOPr3/CoZC&#10;viF+ABfx/aRzkNN4JvnomCqxPaKb+KsFxwqDkfPgKTjCh7/8y79kljClbEht1IXXiSg2+cceALa8&#10;nwLAxjJ15lIe2ACZbzj5kSNHeP4LjTa/sqc2gZw2jlnfiLV/fMlFjT8DnRyIDGZSckLHXGB8hn+X&#10;KrBwfIL4bMapBVDwoJBJAZWF5bvKYS0Am0Nof+QLqhBMc6E2AMWNKxcoDdSz6ZdjogJJASV/Ua8Q&#10;1QgAG8LY7/6rX/0qw0An0v/DWmLBa0LxxNC8NoEVW54FXBof0347BMBmAtJC5xnEz47t016Z6n+7&#10;zW2TQSgBsPQPKBunY2PoFJGLDRieFZqjD6qwayaYlkI6oT+/U4Oxx+8MNVsiN89WyYJhagl2hH6w&#10;/g+2NnNpJKxWUNUFns2uv5/+9Kc9sM6RlmIBu8ZdJXdhBw7nQqAiysTbb7/9gx/84Lvf/S5mOivO&#10;toY333wzn9Gx0LRYC1YOO2YOZ46VCy4gMOVQDbmKbA0q6XL7OELuRcGgTqkzSjYI5YEpf9o9lgED&#10;O8gto8Fc6+KLL9a8MJT90TGAZpKVwF/5yldYP6wK0M0Jh0wD1wAmcN9221gAr7766smTJ1nMPMop&#10;ABg9S9rcc55RwVgFwHQ+LMwEE5hmt5aZo7I0bixFJ0kwv48Nwh0qha1COGvDIaXSlrpaVxnf9Ne+&#10;9jV0SY698sorefRAv/4fU4B4VXZnZLoo6vWbyxuedeJ4lI5KMi4HqLEPOPWNb3yDN8VPtks0Pozi&#10;f/PWpkfIZ6jrXHUYgQQOMgmsBGGecRRD1Vzjgy4gie9zwS2CdnZbm10YZ7lc9QH5jqrziOR5+oJM&#10;CjK738C1L1fLYIYE/DebYHYIUPBELJo9wXURiqgmcoLqJ+EDS4s1KYMhyxIpiFF14403sghZNjYk&#10;YTmhTAHrsopuCoD04jbMsu0TAB/W+GWm9td1a3JXzA6RKtSFfON02/S0LN1aqgPIx5K0mPW6QflS&#10;LVw6f18aQihBaKaczoTUWSPG/kYaKgCuRnrpBlzEguvKsQysWyhQA+GaVhpFiMDOcN3sCG9T+Hjv&#10;xU1bwfCvJg7zRAHw3nvvgacIAKYTK4jVdMstt7C4WLPMNGYpR1mYwlA5P0sSRN21a5cCwL4gLFXm&#10;nt58bQ4FgI3p7XGvWmnNmsUNnJmBub8sb5GDIgBkP73kkktYHVzOpFijC5gsv64A4FaxICxKYlXI&#10;8akqhCgDfVhUttx7/PHHX9vaeArTAuC2uTarFMwC2lhd6uZp/SH7UtBrrk765uRqnuTJMRUbRs5B&#10;n57+b8c2C3oTD9kitQBL0288wnQt1HX2IRcPHTqEqAePeBpF7XlhvB7ehxTQPDfetKW/hpSVH1au&#10;JodmtQG3yRNjT94ReiuAZSIQl7ZI2Pa8cdpMhk5241pYl7x761Z45cw5Bom9AvofPXqUYd9+++1x&#10;JVUc19Obrb4mI3cqfCEBsXhp8uOHMkcnnZ/yQye+eVYGjWOJ4KeaxsyuAEYC6iPmUbJGF51mwAgA&#10;ZG0hXAGUGcijtnknyxL0N3GLp8SaMalcOrDLLruMEyKzZxB4yb6PEH+bsoAUAJMpYdZ5zS126Oni&#10;n1zQUwDUaXLWAUz/0tIFLBFSM5yisrOqYIkcWOplNmfWQOi/tIJZ2s74Te1zAWhWk+mes+7XMLJB&#10;4KWxgXRAiooiB4ocqwcklDbWatoPOjIQJ+Om5VTAFyJEbjsjHEwPmdf4LDE1Ew/QTwAwr2666SbZ&#10;XFiYrFDmGNohc5J5xZB8HdyLTP0o08aBEQBSAxlmMHVbawC8lvFNqm0kgSq/JWDy3BmvVnjEY8rt&#10;IAAshgB8WGVcTiI5Awy/VkvIsvg5nb2TGCtjMtkLsYxNBEIdPnwY3R9YAaewAN544w0gkotNlyJH&#10;8byAGyCvfHa1y5kJOiuhKnYVZSZbXFr/TFQvkBD/s4Ih4FbLLhrcZm+TkHe2jpkEcEK/ksPGLPz6&#10;1a9+ldvnL5DBa+CuVT180LxF+X+w7yT/kf1NAZAzyr+ZLI6WfdifYWABgNdglg40JK6knrqMvB0O&#10;N5lHMRkyXnfddUw1nYM6uDnt7t27Dx48iEThA6dKAEyROemyVeFnNHh2eVyqwxbv/2Twnlmhqvlm&#10;fPLTgvhLnVebAqBeAjMTVLuKb3gICEh2sB9ReZwseO7RlgD79u0DZJWdHMvz0b1gbyZWFM+NBWlL&#10;u7N0T9y+NFDJqKdnZqJ/1b/Te7OEfCem57RZKgY6KjEzXeqbPqKp7C88GckAMzUnTX+Rg9kSa3p7&#10;LC8w9dOhejl7e0n9X4RZc0eqUcvlApnZsXLyCGmLWDcggIL46ENgoo54UZgVipm+c+dONLY8/uzP&#10;dbVjjIGbXcYH88pOnTqFAHjrrbewLNH6WTXmhbOyMLLtooguaFSfA7kF9EJggQvZFRz1XwFg8xn9&#10;TpX1yvDMyO2EbF8Bi8JksGC6ymCaAOAkMkgb9Ma2YAzcb6wSQMGvywaqA0fWCzAI1OPU5lEZlzDz&#10;Guh/ZGt7+eWXX3/9dVYgo6wQjFfCi+T52ookQpv0zZnXn+s/C6BM/Nq2TCLoWc6a72K69fP+5/mR&#10;aq2OLhEEbRLj1AusdNIEBhfiAwr1fffdh8BHkeQ1GITRDSf6o4P7pv/qr/4qLgSgikEK3AWlMwUs&#10;I+QD+3NHUm4cOXLEemC2pGMBA7/nX5+Pf80KZYozoZnNmiOMhP2RWBLM8aYUjXqfpnzN+SPOVp8V&#10;rC/Ub7M8eFZ+LfXAcX9Od5CJPeJ7ZA8xvikGdArxN6bovuFzpgN3wTrkcky5idRMV54YAoBFy8q0&#10;dwcP3C6n0n/ab4QVhb1sW5hNNtDfDhlc/QBmLlDunU2SaivCXHEziTM01NmyUMUtIiTf+mzDUnRh&#10;ZiJVurVZoJALqHKwWfM1C48TVAoAM+VnRpC8DmrBfFAR1q0k7QQ7LB0FlrbGDhVRYVKGlAkgGAoZ&#10;U8iE7AksTl3mHqBsjw30J+COa4n7Xo775Y6Yb8eOHdMCeOeddxAAejiAOLtNoGfs2bOHhc+l47+z&#10;2PC8884DFhQ87MAHlDMzeVTb9dcbjdARpLdqZnNaBGCSj1VsHpsA8CQsf2QAWG3MwGYDvy4bqA4c&#10;lgQCjfthCbk25LvnSkgwTGkVK5bWyZMnX3vtNYAeCSYZnHOXoYNE+i5MvpzVTwqAhYpywlAtwFRI&#10;I+mcxNEx1McnUT2Bp+Ib67bkAJAebiEIWoaUyp+7xjRzy9n4LA8S5+Gx+AJywIH+SHU9fQYq65fC&#10;JGM8DkboVwiV0sq/fFafRcZgASBcQW1+Mjg8K6LNIpUpSBDP/86FuDR6zUUXXWSpCB84LRDJHLUv&#10;rneXQeaZN3s01oyl3HyH0RupaK4GPhkHs6HbZPXpbLMubHaMSQzkAgLrWTAmBeUR0rTS6OGK3J21&#10;6LO4CUWSoSJHmaUYVbwy5T2H8Fh0LAAxfGa1sCB5gxaC/fbZQFlQCgAV5JkLNOtpJ4d+nYoXuohI&#10;3ybBwyZrUDJgksHN5l+LAJh1wvNasf3k8Cl3szYyE6yrSrMsoCowHUfyOgSCKL96YGwLAyDGmFSM&#10;OmFZmMHiABnibM2NTsb7NYU6lc61X4sk1oKpB2ZnWvorGDpyLs10euKJJxAA7777LgLggQcekG8Y&#10;6Jf0zC6KQDx3kUBSAJiXwTCQNECodeyf+9znjNB6v7Up5t8//MM/RDXJCKji15B1VBCRzzN7uVPl&#10;hIVjquyWv31ER7DNYmAOAyCsR2XtAeW2PGRDkGIcHD58WN3qhRdemP0AWj+8Ax4lYIcA4IlPX3Pu&#10;l8A6mbxsMyllYSsLgKZDafkggwK4L+zW39FXLhzMpjH1gJx2A8ABbtrzAUS2xwjH2nrN9GE5f8CR&#10;a6+9FrQC47ROZg6lFsBs9lukQV88+ysngAMEwPHjx5lM/CTmFqRVAMwK54Uu1GgwD1/9ghEy26wl&#10;tjlMrv/qIab6nydnNnos/X8ydZc9NVu15PEP7gvkak9UYlYUd1YFz3+rALD0NxKhipPtjsBnBABL&#10;kZvNQcwkRIdiBybqQw89xEyu1I6rsGD0JrNCeHeqfqwTsGNZCL9NAXDGwO8s5po8Dbnpp4f9Px5b&#10;ELn4dhZy0JmknwCY9WhLXulCSjqTczyDAkD5WhlwQqvgxKw0NlRrpilvzWwcsIy3A/zZcsCsUwVA&#10;x86mY4W4ZaJGYHAsZ7BEVnYsk49jI44RgLnEBAOR2Y1FzVFYHjrxi4WA46yRp59++tSpUz/4wQ+Q&#10;AQoAljPLyoIn84zR/1B/HRKDYeTANFgPhDLNmGzoZ/zFNAc0ZB61XrdkULP40U6MghisqrW9wQzW&#10;tbTStrOXuk4B4OH6i+RH4uTnIADYAQHIurrtttsAC4bL6DU6WC08rFtuueXee+9Ft0JL/eY3v/ny&#10;yy8jEriTGNVtK8YDlYxMrJ8kz7PONuo3Vb+IAXL0z14xUzx4NvMRiw3UC8w8S3sDzM4w4m/eDzMy&#10;Q/w6fOYyssZPNx9GDxYPd828wc7iadiBAej31YJWgrgSLk5TBglqa0yYgeMNOtQZfWVPpOmjjz56&#10;4sQJ48CFwSdBhdaJp5pmEM+BK2oEyA2L+oP9y6i4O8tVLECbrR9nJ4Z89//br24zrruYAqXPzs69&#10;M3pcFfFSYBwzaIhfvdiMClQUVjzAmDDn0c+GbOM1MUUTAAbf2PPgwYMsVBBWjY8nxnVZKsxVZima&#10;GvJbY9wUoE1y3N8OF1AdwRbyn0Vhnzn7Qa2qd0kvJWIu4d/pwykjc+4w/fVT6pyRibodZmLP7CSc&#10;f0YMzfmTd8gbWQQAqG1/dpth2QVeGol4ICINnZUBRR26d00K0POP/uiPJMtkwdag215dLBNgSgIV&#10;8Ne+88aTlVKVTPMli+W5555D93///fffe+89ANDSIpuCsaxARYwAFHxOwiHeLHILLLbZLxeyPyDX&#10;RQDwgRUKcsoDaioqQ5WfDuDmPJIgWWRqL0m5BsBk9sQg4LNJQRoE2k9+sAqMq7PbR2QBLdOdxcBt&#10;AHksmx07diB5uH9eAPKEZwcAoVJx/+DU888/jwXADOb27Mqk8chYWbd8L6WEzm6ZBlSQTZ/imUb9&#10;qJ8XBOGnandtxSWfRImPgn6x39kFXlQ1adIOjrn7aw1Wd3j210rQLVPUV6S2/Uu/oo8j7XiO3Dh4&#10;h0HH1GEy8RbRuBm5Hc9zMjokB6ztqUCyb6Xj8Yr5o/T2cF2sKx4syMUOyo+FxK12lUsLTI1ZVWOG&#10;pICUvIFDJDFVCPl4YweaXtGF0G366KuQmAx6NQbYTP8vdJxUSACY0KnW/2/GFpt0psDsIZMMUH7w&#10;5NVIeEHM+ImbLB7Eg0x5zOR6unEUS8XCK6Y0q8joWbP3w+hyt1UAGARO69/sCrAJ6Onsk7THYGyK&#10;fEk+tfZduoMtEmIRAJttBhbe6Vm6FfrP8xSRFrW7UMLmPx0bCq/trgyNmoCveFMAaAF4Fx6rK8kI&#10;QTXJM8FUucKZP/nJT9Y/XS+KvEB85qKIiuhIFUiaHZyWv5yKk7BSXnzxRdD/Jz/5CUYA88qokijB&#10;Sjx06BBKG6YGIylzyTKFuH3s4A16YKPbzcle4hYzW56mS5knwIDNXlUAmBtqO7AEgL2nYobwDGr9&#10;dpUxePDtb3/7HAQAd4vmKFohKjmjvZ55HFyPdQisY1yjC4NTr776KuCIcLMncGmgwAqPA1Fhyor+&#10;d7XOgsCAjqu9Vully0TpUwh3EjnMhuYzFDw7RKr4L/wQM/YwL9f+puXU/8sv2Wf37t3SH911113g&#10;I4beDVubdGbqxcGokiCjRI07MtF6tesR8qJCOefhG+YWusZDDz3EngJuCn6SwCbyude6/ZocMB5O&#10;i2oMPmJVqKdgAcgqqhgoO9b8q6UPjzKg2Gy3medndunJL7cUVM8o8aL+1/QxDonJPtRuOYvm5rRB&#10;AHBdDFDeKWtjJimixPArGtmBAwdsr2b9BJoXi0TAZamDCCw2lgrLbDP/57fmApoWwFKlNTsAh5uV&#10;g01af/Vo9esZEpgCYOkXX3r+Qgc9ww8LIdLSU2x2Jy7xdCktrlXAVM/9suAB/wIvApz8B3xAfzep&#10;XwQHi/P7cyz/WgFQOn+lAFUs17BeJxKzgkP86wdOy84KTi9kAiiobZtJzs/YOJw59q1vfetHP/rR&#10;Bx98gB3AvDKZwrUMhtx///0YARgWZo6aPOoITRa3wkDOiQu3NnDcZB5dLDqCbEcDylcWoAvIkma+&#10;BITRWtTuJQuSAcJUUQWA7i/JJPjm3GIAvBKOlKEeXZIL8Cx4BDwIFswXvvCFL3/5y/YcQAC8/vrr&#10;fEassUNsgtwSwLR3717QR3c80CMnZQkwlQWEwlMnrRBM/bdSr9jZhDw9S5NlM7j3VJMjOtd/rqcp&#10;MMqOn426BGj+App7tzY+mLIZw7NJq7nFBcQQuciEjimFWWmgUdrpzAEoVSUQAN/4xjd4XFZdTerT&#10;CFO90zP2dNRfZJEUouvuu++2LxivgznA+0IpVg71VKMsDcpnBmct4Au9zGDMDAlURzZ5Qxfv/+zy&#10;qGGx2AeTTXppL1M7YumAGAYCgNtneUz/NUCAFasAsDGy3UnRbFjeeqj5C2rYBFy/7aYAmJrvbycG&#10;EHouefdVALTNjup9uRnsFYKnBbA0GAi4NxvRbPqCljzUjP55lZJHZ3Qh+6CdJy0EmANW1src2lfL&#10;7GVHYAPH47DjKPc3P9IGAJIlqC+DlRV5Wa1Z/ZdN4fvSzaN0nUsPpxziG60BlsnJkycVAKdOncK4&#10;dP0KXKzrI0eOMN+uvvpq5p6PggFbkyx3nlaILbbM5jRbj01SUou2LA6Q7FOTRZ++co57ZFQIAH0+&#10;lQVYtpYFEGmoTeF/XTrois55CkASqMEy42KMg0fAS+LUrCtgxYTIEydOIAAOHjx4zTXXVIrJ4Vzb&#10;hjAsGOG7No3Cn+4LcXaioVJhxoHz9Zswo1JfNa86bwKg/KKFImLWgiUAZlKNQ8rsmEn63AICD5Sx&#10;XZfaNEeJdDMfZmknUAeunDYp3VMOJQjlQOZXHuwLL7zw8MMP89D0mEWeMbspLBx5eXJmtwN+/dKX&#10;vnTn1gYO3nbbbSgpCBikAq/DqPhkhpjh9+kLiuGnFj2TV3VWBddIYJYRTPfO0jBydgBO0mx2kJ8n&#10;cSTsjHbCFVHwuShrY1JaMV2vv/56b9YOazx8BEZY70TlqIsuuuiCCy4AC8rFXKhAJ/ZtXxrokqk5&#10;2fwTCdNRMxMrNzmCZj1XFsBC/jMDuVUMLGREiwhZFPlJWboQ/RcfNs1/89+ZIcpnsBJcBgGFRfVi&#10;U+MBTcQA6Ik6n4BBYQevS4bR9y19gmnZNYHx181+AEVc/VfOHMH3s5/9LHq6LfYsGwTBWSwvv/zy&#10;j3/845///OfgKVivfil6gAkIABTEnTt3AvqGLiwo08LgJEoyW5gpumoGKSGdmZYKAyPhSkQJPmW5&#10;sP0LWgs72wmSoVpHZqthfT5yYltk8NFsoJtGAIOTloAFdt5559mcntfAVREAgBRqy/79+48fPy4z&#10;qrHv7EGujXXPqrMbSa78yqAKt5aWU17QJvlPhDMiaT59kXSSGUy6hckFPWVASrcYmvGRxyn0l4r5&#10;rrvussaPjQeyZ88e/uVLmUCWkHWJZbO2VuD25NOIKYHH0AWnAuDY7fDhwy+++CICgP0Bu5hE5202&#10;1PJfo3YowqzMYBgIsNu3NgQAkoC7sCo4PqL4t3vam91dZpPIecsJp5rX5/RffD6TENSUHvvAWBlQ&#10;sn/1wMZ7F93fE1r7hgAwDZS/rKuJ3ay3a6+9llfGw0QAsD65TUQC0FC2AjAEiBgtN3XvjOr/JFPj&#10;iW1rHcCicU9Wn6Wh46RDWKh1ZoR2OnlEefmZ85VPh1K3n7++vP5J+zNTPBc50U8GZnWsK2YsGN7s&#10;H+CLQGvO+6EDBNgSAYE8ZAPwYhsfZSGn4t2J2lLimPAeuOtYr9euGdu2ABPlwU2QTaJN+0HKAWdz&#10;YOuE2TjQJFSg7JVXXlEAfOc732ERJQCYFUzC+++/H1i48sorwUmbJQD3Dtt7zw6QO0CDw2hEBERy&#10;PMRK5LD5nofzqa1NMYkAYE92kANO6rdqkvQXWTls0+NzswB4f4yM22PxgNGXX365z9F8owsvvJCF&#10;CjLaGp6HcuzYMVZpdTS8HoaCnFB3BmjMxlHTLxVnKumzLmyWdM0uwanY+VXq1yg4miFTzwBBf7Ze&#10;mdBc4n/lwYG+G2NG30cZ5x7N/nzggQd4IMj5hx56SP597q4gs2OeKL+0uJktECarXUECCZ85nGu9&#10;9NJLXDQBMDkq/GtU2fYAs0wsd5AVbZoIZjEBNMYD+IvWzHsxul4hdP0gp2Nn4QfVAtg0dKKB2/Tn&#10;lPtfB+C4P0V2U7BtmGf4Wr4HE0ClBZ2FAmyKDXbg5KxMBsb0W+JYWKX33HOPhXs8AQbM4mT9qAub&#10;jc664kuMgCyAKQDYjQXMgXLJsXy++93vbocAKAawZKBGlLb08DqjQ2bTGigFc2n+bpeVcmZS8GcL&#10;SYXEpOM3yByV/6w5mLXH0wLoEmbyyCeqGJjkE/yKAJbRzJYscjKDfeqzCgAO7EJ8BkbNna+GVqVe&#10;uA/7jPSaZCnHsmJAASCM1hBYSjUlgd+Ae6A2VwfxXn/9dQTAT3/60zfeeIP54OICPcAKFpQcjlkA&#10;ZvE7bAPCBiEMPBS6qFONvEBcUZvG/E7HxpfspjjhEBknFRVmorOnPcmVKDIUIGAMC59bJbCzn8uw&#10;qh977LHdu3ezLHfs2MGN7dq1Sw7rq666insGAYFCBMDTTz/NguSQPLBcnuVnI0OjqXl+1Fsnf+fS&#10;un1Wjc0PC3vlJOlMVHieWdY7W/tmASwdZqbdYPN3XicvmLt74oknbC0L+oPLQj9v2lK4gwcPolNL&#10;rjCtjYINSxP2eRezpeUUAJwHVeLkyZM8fDC6VNfO4FFGn3TjmNc0JYp/C2hjrKAFo/XbH9j01hJk&#10;p6Ba2qX1Zd1yEgyzN2et5CN/zplTX5fKwQr/ivIp/qX8KwD4/FdbGx9mSmjVALqAOD+3wzmBgzmB&#10;WXVXX301ttqBAwe4a+6UsaHpsyZjiWE5sXKYqOhTrK5S1/vLTEaT4i08/vjjzASmAet/m4LASxv3&#10;xSKf6ZtLq4DQX4m1xIfTx+vK4geDqxLsxPlcrNhHJKfC0ggswp/y7jebTc5CM2WP7J7S7HiSEk8l&#10;dAO8bGp4/vnn8zqUAREkgC2mhDqqmDykYKk1bkaAG4eDnnyjC8hf/4etTeg0DZ99vJwcQX6pGDBH&#10;k0sDaKgRb775JujPHDDwaeIGK0gFC4jYs2cPs445ZhIqE4xpaddMhq0gUQAYddClo/Mq+WR6j9lQ&#10;joEPclQYoGZP/f7diBaAfNfaTAoA0N9o8LlZAGzcAwuGec99suQwAlSUdMldcsklQB6rS1312Wef&#10;BUG4UlEmHhmHgFAFG/+fsZX+qAI+eXumjz74jrNhlg7kqg6q1HmnN6m8oGIDKf65eoooqFMj51mQ&#10;aI6i//Hjx20sDo5YVcQtHzp0iJfNT0ePHpVmeaYM5QVqANOmmeRFs3TZGAD4yL882Oeeew7Bg25o&#10;fUDe/wwa01UNqtfkoNNqMykDlGfclK5wZbDyOMq8KFoXAVCB2OyYtnBEb8aNpwDQFMil44fYfkR5&#10;67yUB5MBQgHA98K9O8xjUU0UmewvFcRiAdhjGWnHc+bSLG8DADLGMJNBHHZj4YFQS9A1NlBXryiJ&#10;LNkmCyDlfRnD7P07vUNLM69FAEz+ztjZ7OKrIl9Pxwj9o/Oc6r/3/p+PTbHhA6n0d4Z/N4mpzcWs&#10;qSQHzu7wNmcGqkyPAWRMj6lCqpJgR1hjMjZgSqeHu5nfqefHDu9KkX9+egtk6/yuDx2po99fp1C/&#10;8hn1WVI2lg/2389+9rMf/vCHaL379u1j6QkdLCiADqUQNLj22mttICOzKQLAMIC3LzG1jKScsx6/&#10;+ay0V7B4+Ml0T0wivpQYgzPzkzGD/+n0ZvDAfmF/eHpjf6WINsE5UEE4pRgoaw/sA/hYObwSHgdj&#10;9UUiKrWLQcNvfetbL7zwAoDCkypJi304BHgVdMqqLK2+cOt0wgRGS6/ghasng2BSUWYQdLj7FBme&#10;HQIWbjhFESNktMhwy9wsx0XN5wkgD/gSfZ/v7TDFy37mmWcQkPxkkS1YbHZTVshU2CvinUGLxlnO&#10;qAW3WBWg/4kTJ8AvLYMZ9V061NfkYMqVLA87VksmKheQwljJkUFmDtJSel1oBeRPAACAAElEQVR2&#10;/0zLKbFnZvonA5ZWwCVxhvs6dtTrJ7ePgK7/xy/Fd51CHt4OnoefbrjhBs7P7fMvK2qGMY0BGLzh&#10;Tnky9m9AjRKeQC7WyaWXXooAQM2UyGSmP56xySKn2j4XUEbAjEBMrX8pD54MoJNYfxboVh9gvjy3&#10;b267X/oNf60kkPZxMknMcrO6gyUA/Kk+AUssukCC1Uxt9r/UyAgowRbQFiC2vhIgFtR0ZzNIL2Ey&#10;utTNwKjdE4VOE2AEerBI1k89PIYKNA7ytOhlUgCIs2woBGaF6QXiJ/a313cC4O///u9BPADBskrd&#10;CawvtEMg8brrrgN8uU0fuIPk72yl6ZeS/sdRagWv8QyJjBgAT4PHwpdAv+o/R3l3jJAB6wsyBzQy&#10;0QIMckicWxqoE4sHvXPnTrQnm0xhO9v8xLnFo2Th3XnnneAgzwIZwP0zFNkgTCRlWMAQT83OwPoc&#10;ypmdzXuXHl458WsjM5N2ZvbL7CQT3vWT+y9NY9L9o/pJLKHc3XXXXaI871IWZTR9EITnBpQoBviA&#10;AOBXBAB/eeW2g5BzwgBAY1jiwHN408opaUcABa8fe+wxBACXZswKgJxLSrKanZUJOssOlqJos+BL&#10;+/FfX8dmp0yd/iXyzxT+yfWWDJj2QQfm9qmIN6X+L09vFgHMn6L94e8Xv/jF66+/HhC3iRL78CuI&#10;n5vIOgxGxeD5CTSfcUWWGYfruOcGGQ/nAQtYgYKU3ZqY5AiAGppulgEvTRm3KQis+FkawhSQK09/&#10;afS4tPqaLBFRNOt10Ykv3Ms0GUJJvq+engUwq7pK+9HzXjQ4l1GSoxhDJNKeQeNDtV1rQ8IGj2Jj&#10;SOAUWAzun7+1KQAkwLEeSplkcZauFbNirHjS9a/ib/rmGfNqrI1KANgLzMAvYAr01/tTgmW+5EAb&#10;PQFx6NEIgHfeeefZZ58FCnSougwBOpRF1EemE/jr8ExeUlx9Ymv7vdObBWL5qczk8S7khjPVh8Fw&#10;F6YAFTqW74GRswMPSh5TnWDGS9zNsIdpsucmAAzLIHmYmii8LLBdu3bxUHgZTjU+sPZQVMFHnsXJ&#10;kye5c5Qp3pOH8+J5uACKLPYGgScVmrg/0/NnNHiGiGfz96kFJyGKASzkCu0/uwRHyFxKvgPjL+ME&#10;3O+//359/aD/sWPH+MCbRtTt3r37q1/96h133MGdIiT4CSWd2+f7L29tUwDM5pSVNSwk2NMxFRW2&#10;eMrZsL04P+/LCuoKfbNvuIoCbAqA2VSnxpPVVOvzYX8tAEMXc4SzHjgnz8LusLD8ZxYsNcDl7y8E&#10;n/n6a/oY4Y8avY23/vzP/1xuFpk2+Ik95dG17tqgsW0vGTxHoaZNHzqLjZ15gLwgdpDshXUC3Kgp&#10;W9WIgJkC4CwrYlvZQNWcZsHBkuNf08QStWcxcGVcFd8Kr+qbdXIXhRUAOiX0SxgYKE2zsPDkc1au&#10;aE+I9RX9KhiKDTiSWe1lDEBmmxxB4qASBXTj1diUEZwB1EDeLAArdR1S7ekrAbN5i8mOavTm+Zho&#10;Pz8oAAr56v3P3a8dAOBesrXxgWEwGH5ieiBawIe33nrrpz/96alTp1D+FAAqUix8BQDzjWmme8fa&#10;LuBY5d0Bs1kWwL0rAMw65cbt6KKxoo7P9+I7A6h9TXXF7KaTyoqB/2ZrswSMq0shJ7Uch390P4Bl&#10;431zJXPSAQuUKYQkokzxzuJBdTLziWfx0ksvgYnsU0sN3pZtgdGOkRO6niOyn6mcm91aFmEws4Py&#10;/2wermZdFtD0IBX1zeORMCgsMQUAsM67BOKfeOIJdHxuDdxXknEvCAD2OX78OEo6k8B0GiwA0b/A&#10;sm76Wdc263WTTBN/1b7BX86GacUAuK6tH6c3zEchjlcgvTRWWzpiFqNWePDBxFwLiTOetANmNVke&#10;oYnvUwCcsY53VgBI/a9zX49QWZ6A/r/Y2iRnB6+/sLWByMyuHTt2qBahWJj2A9zzK+KhYICNAbhf&#10;vtQFFGSz3tjf7s0MWAZ21oaVRECVREB8j83+uxUAKBYKgJIpZxB16vhL9dZs+yXs9lO6f53cTb+x&#10;pFYslmet5M6iuPXgnZFhB1AkecZ7F3+R49enpJuoGIBGBuhhtxM2S3Ytj+Jdf/7zn+c18ZdXY547&#10;iGYE2KF6dTt66pqvcKxMHjDRDBmh383CAkDJnUFPJYEC4LNbG2gL9F9++eWM4aKtDf0DqWDCPgiA&#10;APjJT37y9ttvP/3001jn+n6VAUwzicevuuoqUJ6ZBqZzNoZkfk6lalI9M3gz+hU85iNpyjg800At&#10;ibDSDUyPDcIuMe5sHlSB7grBTC7y13OrA3DS86BZeFgAoB4Ljyshu7RV+YlxAzEg4FNPPfXKK69w&#10;86xq7i2mDobLsgTLQDHb2E4kWtLzc8RPqs4U5FJC22a7x822wAqAWSsQGlbrOwmfRVIGiba4b9++&#10;w4cPYwRwR6A/koB/EQyoabfffjs78I4RAI888siRI0e4NaQgB+ZOSdHOOhFhZ9OCJbyRSMidxTm5&#10;KAPgcnwpm1BiLwtAuZUFsJx8iXn0WIpGFHFpAIaON8lZpxiYkiCqhpn3WbJ/hD+iv4QfpgC5P7q8&#10;nFxSJKqM84G/kpCzPtEEQXm5PDkPM0ojwNCxQWDuke+ZezMIzL9cCGnNKmVmck7WGOvHwCO4w1IE&#10;aBwDq+V3KACYV1JTiLAGVxdknw1VyulcGm9VbRsBjrivHaAA4ENgqk0QE8N0+DgM0Xa2dfT7qB2y&#10;DCbrgzsbOtYyMJXI5o78alq9GrEcPrwsZDCvG8Tk1QPBBoEBL/saJgM8f62+8qKIlcoAE0mrtnWT&#10;EUGviI4RTp41IJ0yMwRt48orr1QIMRj+BcdNNs0C+N73vnfixAmgj6llyxNUZMQDCxb0QADI38nh&#10;GLKczQiz4WjlGeq8ZG3OcDauzqjATA6sWk0xIDGqMsDsfu2Yish09Mv/o8ffajiHLUXouVkAkX2z&#10;OLnPu+++m7XEELm8nFm8Brv+orygqGIBoCwDc0inKgx5PTxHoIdFyG72TIiPXugpp2Wp1VqSeUK0&#10;1NsP6/27WANi3yYjkKq6FkC8b9Lm3HnnnbxFxB4QfP/WxgeMAGQAN8Kj4IEc2Np4mJLsq/4XXI3u&#10;bcH3ZfxLO5qZO8R4tEV4brqACmaUKJULaJJCL56l+XgXGoz5/cLLnQCYJb7TDqhSd2b393mWbtns&#10;1yQfQd/orgXAfC8vLpjOX6Bfgkb+gtcqX6CzdQwMZrqJlAHYDRKdcobqEJ3DKJWMAQnNw+RAYAUN&#10;i31EMdCEVXHZZZcxHi79u7UAFACa3SFsqZkzPX+Su00hITpb2aBIMOcyr0uUOFoDqvzuEAlawqNc&#10;+9mEffqFZi+BjjVKrHcoX01BY7FbAWbMgGHoItetr8+El86rB0PRvk3BtGjWJlmSwTkSsyp5y9JH&#10;6/wxe0cLQHeKgsF/5UaOAy7Kh6IFiAEGwKwAuxkA8MVnpIJgrQWAAHjnnXeee+65/fv3awFoBGAB&#10;oBQCC8w0bgfJxKlk/1ehQRJccMEFojmX1vNT0ZmOJkmKbASveJDNTXCX5UJuUXsI62VS5efvfz22&#10;OCTsGnYOAiBHJM+aIdoaDAjjidgrx3fPBVg5PIIHH3zwm9/8Jk+EtcHtlUzNG+ImwQ4WoaWznIon&#10;pTY6Nf0JRjMwkGt7iZ3mPJnoPzl/pso/i79mU8aF/1kBIOUDMsDsESQBr1m4VxAaDeYv0Iy0MPZr&#10;cLWQsq1alnD0DPYK39PrFSLzAahlH2YbA8D2su2XUd8i5yUCzSDw0tJyJlP1bJd+yLMr52TgmF4g&#10;/92s8JrpPZF3zlqtArz6+lX/BXGg3wP5oP9HF5Ab8woIYO2xcjiKe2Fs7GxGUPViepB4XDyHmEhC&#10;apYKsgG7jbtmt507dwIBQIYgC+6wcpAu7MMAWD//f4gBlBtTCmb4W2Fwav6yic6lq4q58YMaEjAN&#10;1LR0UVh+l02VP5fO0hk4LofJ/qZfSHHCFZUcmReLn0pBpYGiN9xjgXLQA7RF/b/iiitAT2Cx5BYL&#10;wRhhWU/mDn3qU5+S8KC0SJPiTapRiRZqTSrVdW47dRl4jBLrdeFAtPWLT28GA8BoU/JZjG+//fYH&#10;H3zw7rvvgnhggqa/LUN4iUePHpUURw8P6ovWak7Oq6++Wh5/rmXYWRngX9DV8Aw3C5qbxqqmL4j7&#10;HHggBq7ZwbuICUMyOKsBzDG1woC7PjcBkMbB9Vg/3Kr1wGZEKckZK0tUFuynn34aIwCg5541Zk2z&#10;49rghc4Ttju2tptvvlmSfemaZxXuVIonNs2mwWLoptEwG7zMeMBm+n/57wJoDJ12DeNdAr67d+/m&#10;Wdnk8+7TGxYAYgzxwB3ddNNNUhvNeynEvck9N3mBFuEUfJsIJOkmp+VaPCsTNK04n/2M8u3YG3KJ&#10;eM9yCkXFLLPYtKga3uyVIfqfsUmAkQA9PBX0lv6vUygBIPqzIQnEbuu/TAMtEvDFrc2W2QgAFhIH&#10;+ljY058M/JpB5NkYHvcCZAAiE6lZAPzEouUMnBABYCtgZyazl6XFCfmVkbByokL7nQgAm8IvyZHB&#10;62R0KFRbvv8EYo9NDJS0UzJoNb0CtEWqgbIB4dngdxEAnnk2AvO68Rzo6Jfb2cLdJTPVA41PGATm&#10;G3uBAWTgI2qyZJnAovqyaS3IbAWAb0RXknxwYqVOf9HfOCrgWD5otGsW1uoXMvzLTLCEmH3MBDUA&#10;YDYqJxdz0flOnTr185///L333vvWt74FKrL8xRAd3ceOHTt06BD2qwk/jIFpzMRW49GBiUSRu99h&#10;mG/KBnIyDO5Ub1iRAI0YlX1r4sB65Vw1z9U5JwOs/yov9jdJA3XG84hZ0ijC4BELkkEjW5gE7Mab&#10;YxBgBFj56KOPnjx58r777uPmpdXVM8giZJWyCNGseUwykaHYcgjoxgNFKthP2UeZx7yaphwpZdbH&#10;nFM1b16j6ehPQgTHk4utf2f7F5MjJc2XM4fHxV+TfxytdDqgv76/v/3VTTGQhTEFQJmgk4giv3xh&#10;WDNBAVzGAy4gAPxy2jdT2k0joEyhWQwxWxxPb1iSYOGkm6UVdYk5I8FDRKHT4WPnL/fhM5PeNkw2&#10;gteBU6JngdzUf907uoP4yfIChISpQbp9TBWNPYKhci/gBdNyIjUTlWOx0pgwHIsBzvKwzRN//+AP&#10;/oC1x0l4OJyEpVJH67OsCD4zUbdDAAhtCgA199ljPSU6p9Ak1yz06ufpuDfoat7OrMXVNaRfXq1c&#10;E0H4nqwPxZYD8XJAZ+yhC02nvz3cKwfz6p7Wz9of/GpRHjhlUa4ArffDxHbLqdg/D7PNtvjexr9g&#10;oliJABAuDQvn5FFf5vtixeZ9cjkFhmW35QKZliMXELDLByDr+9///i9+8Yv333//lVdeAevlt7cr&#10;JEDx2GOP3X///UxdnzCIjBnBZHbeagpgdNqu1WIFXUBe1Gpe2bC1UeoPY90vny12U3oZ77UQWtlW&#10;3dyEft1H55wF5G68bNaerM7cAKPkpIhi37qEP+YCYRNx/4ACLzKlCQmPDJR8BvQxympIQG0aYGX2&#10;A6ly1GhSmdYyXefyM2sumDNjGDNFO6CfJb4T9Jdys9kmPo4KZQBjYCQSJzCwW09vZgHxl898QEhI&#10;cyT06wo0r2aJZCgGNik8Zw5olczW/bInZ1Nwmh46IyXTptECWBw+mU3RUGcr5HlbSLM7JOm7sLFO&#10;ATAzf6bbZ7L96P23T47Wg5n7KkSCuEaAirwpQPzVDmAHGd84D4f4UxaAckWtyufGQrKJa1OXycnI&#10;kaDcFGdAmwNHhFRbLLH+FbSc2RTSzVUAysxq2+1jA1UymVEjkk7nyWRlsFCrfliV2pZwOXtj8a9Q&#10;m/qPZmoWkPq+EB/xg9IlK0F0noykafGLaZJvSlPDY92nA3X7JI28hOPkX7sB56/XXSMHckn0Oq/q&#10;LcPh/GSDFJuIlTYj0CtItAamQVAVlcn+eo1Cf7coiRgGQojTKgB++ctf/uhHP3rzzTcPHz7MmmL6&#10;sYJAAFt5HzlyhOlkaYWtgJEHWbemMGCM6vFX09cCyG2lY6raLk7iUPnLM9ECUGKZ9xmPEAdaDVCB&#10;saFgrYFz6Ag2VR5eMKqTye8seGQXw0Lq2lCJV4JFw/2j1z/zzDPPPvssy4MBTTONsYI4PDtzZsHN&#10;8iYjibNRCTvwK+DrnirUCQP+6qZXBmzWDUy3/sLqHPqXpSPue+nUdk0BLmHLFIdhGwMz/Rm5MkAy&#10;NfbpJ4MBhmTTrKdXasJuKvxslinfgxFXBqzUZGwKgBn6njGPqdr3oJQoM2NKWyf6h6VF2pJhVVXa&#10;pAUt+ad0zykAIufpw6T89HuAmwXAYpjoX+NfI7oKABs9cnKO0iAwUKwAMKTsCflslhSzzmLamNSY&#10;+twCj9EkURYz6KO3gQnMqmBxcixPmBkOJpZCukmMOPmTt0MAoBWBgOVZqkSna+vZr3A3nb0GkDVE&#10;LBKQj0jYVdf2g8T6ERR3tulH0jWkFKmqK+LoOvpu0pTWiJFNwaAA0O3mXTgYr+4wtDlMnTT30ZpY&#10;3qCu/xxT5jVJCm0cmHthN+l9rP+SRtQPasrm/ET+rL9IuDcD538em9BfaZg0nAghzoOOjwD4x3/8&#10;xw8++ODtt99GANjSyrZLOkIeeOABZqmtHNHEOYOVjH9+elObMbAc34NJq0attQy0Y+zuYpKSMQyR&#10;XQFpXqkxcDuCmTH1R6e3Ek/PrSXkwoTOhUG3AwcOcJ9XXHEFA0VW21KVv4xSLz83/8ILL/CMGKth&#10;ANeM7YW5LvuoMnM2vRZLye5k09Sthg6OrQDI+qD5SalQLv9S3zsDvLO8oAqAFP8Zs50VagoAhZPf&#10;20iLz/XSSlDdvLX5pQKg8O/UwUtGmrGBbtw2kCrXNUyWhppz2jWzCudJNrfJpjcZ6DKePFC+ckvV&#10;EgAzUXVWqE2GohqcVRq2mQY6qTpnxy4R/K9Pb6n/k/AnwucKffXv+w37u2xYM6K/7iNbRbon4+dC&#10;EgHNGlrWAz/xahAPnIGVLCoZb2Rd7dixw/fCmgdTzrguQv+ScLZDAKBgCWozz1IHzkyiVxJUcFvW&#10;jTtEs/yfjM1Ibx2ydNNbGJxDpkyemJ+91mT8n8Q+9XSc7QFmLlBkn3WtmQLAPNSKudgMBkheZu2S&#10;AqCm8Hm9rCGQTELZhngwBmCav/HVPzm9Cfo1yK0S2LirW174uB9U/C0L4Bt0BYbBUQqAf/qnf0IG&#10;fO973zt06BCLKAEAUj3yyCNf//rXmd6MigGjZwCe6Pt1gb/uuusMC6M3f+Yzn7FfjXT/2S6mbyq9&#10;dO9IXi3oKxKUanr5rWywYtkgge1urBio/uCcK4GTAZyI9S+n7jXXXMP1eAd1eeZKiDhWBfIQAYAA&#10;5FZ5tS4eZgyvltsGynl86f5iZUidh0StU0Dk39tuu43T8qA15Nkq3VpKrjbrvHKX5/ApT3+66VP8&#10;swwWt34dbDRTaqyoDMgI8CcFQBZAKFwYVn/L1LgVADrNRVieALtpl/hkFvV/iTAvCVTzkB5O3Xgs&#10;/Z2HTN/RQrhUw7UpA2Ym6Cz3nawPRQKqAosEQnK3hd2zYuBkA/9aD6zun90QOSi7yQPB++Uo5uQk&#10;0WTqsnQV2wxp165dLGlR3s5TrKurr76ax8INAgpmYZ6xMQaAyGKzKBRRgbG7HQLAXleh8NSvDahO&#10;toYKcfO3xMQwN3euHlgXyuTkMWYr1pfFr67dAq8HbypdHJ+znUAt6Ytdly+kv17odxjmupjFD0gB&#10;lHyDADDJ3Qx9/vKrXcCUbZkXEZpyNo4yYaacSOl0TKWvLYwoWZRYJ4+5/7pfzB9VAMgSgQCw6QqK&#10;PKPlzHv27Hn33Xf/aWtDAOzbt881rmKKgvvwww8jACyH4vnw2LkuegYIaYiLD4YE0KRNqOHGOb9u&#10;H2vfVNiRVfFYSGVhGEPmOMYmT6rlYBxuMEOpoABgkx3aCrLfJAis6OaJy6u+d+9ehs4ZeRw6Inm7&#10;fL7wwgt5CnfdddeTTz55/Phxu7N2BuYEK4cHxOO79dZbv3x6K/GmVgEFTlmTOo45ypZ+Nn2V436T&#10;QCInTyeZ1HKBfj8lJxIA//fpLZVffbm4bt/7WTE2t8msMNPwl4Kscn5qHC+lncAaC7/MP+nms6R5&#10;pr0u9V+zLUwgbgTF8du6enKsLpUBm4UXk3FvEQCzddfU/RfPz6R7i+J/oYHrJ3V/tXujAnmNlCKK&#10;kLiDTAFCw4iDxDkMQFx22WVMM94Iu6lwiXQGAFhRnJZfudZZIsAmwjG3X3vttW9/+9uvvPIKi387&#10;YgA5zSN4SDFnrSkA4sFvZwVAHpvJzzN/Vd2uHlgg1iwwPX/WAWgE1LhxthLbbDCZWTAFgOKh9vR+&#10;tgsKePeJ0xtiWMYCG37xN54DU9qtE9ah5DjdHBK3Fp+ajiP94MY81Z3Lj9QUqPo30HerZKwq4tJJ&#10;OYrZwgA4GwD43nvvof4zB06dOiVRo1opgMBLfPDBBxEALAruwicJ+J5//vkYAeB+Cg0T76qrruLk&#10;DN7EfwbMANhTg4PDLRQwPuGwTWSyjsGW8UK/vjKJrPnScgE3wwxShJ5DU/hpBOjHx75A/ccIQF3l&#10;SjwUXo/6FLOToQMBKMIPPfTQM888A1gzRKNn2gGMkidl9uTNp7dUaQ2CegaobqvJ8kFpwYdU6ali&#10;q94G8Xpy8vbUbPLfbWwJjEkG14dpEygVJspHrFYKcPJMAbC46Z0l5f77r771OtqnaEvEZn/52Spg&#10;5uzPXmMx8pfFb53B/zk2+3FaoKAAWKorli5sy0+bXQHiepth4QRAiaF6h4L4WIBE83iB4nWI6z+i&#10;NznjJl+0QWAFAJsPECXLJl+p7axY7G7mJLfAeVhaEkVIOwxS8A1ns0fYh0WA3ZjnqP+YC9dsbUzy&#10;j10AYOnqCi8jU018In47TEW71B0dQTNHqF9nIZgKOFis7j9ZfcLWWgTPIIT8GWUZKYGMDKfsT61f&#10;0HfMlhzLZCk5vtII+FZRlSGHX/1gogt/bQBg5MMYhhmoiiXui0P07UwniTWxptPEj28xgV0S/bcO&#10;keXPSBInlVDsEezAzJE3ECX4/fff/8UvfqEFcPfdd6st5a+2ZQirg4uaK8+xSBTmJ/PH+JY6DRMJ&#10;UGUM7OCj4EJq8YxKIk9GVfmCrXLkY9YC0L7RwcUzZKj2l/euQXwfI5vlY7+JAIh2itNxV/v37+cm&#10;Wf8s0Ysuuog3qm3IWDFtABd2OHHiBHKCGzYZVDuAl8qK5Vg0KfNn9J/kYJlbUdl4ymbx178d28Lo&#10;ublton+YHolrWF88INdQgeJ8QdUKZL4UzRZeZ3Hy5CxanCrybkqrYIfFTboFZcBsH2Y4oZYyE/Qn&#10;iRvnMWaQOl/K7CSpnqUAs83OpKyoeG3Kp0n8OVt9VQiW+q9fa5MJbmkCE/S7p9vsBqMAyEqIL5pL&#10;MGYkEPOe9TYZNJmc7GwbACCeVQSCmLaAloTNumvXLlutXXzxxUDSGSPAC+G+k3mbKoGrxirVMsSf&#10;FbnSsdXLpeBw0QJ3C6ZF4WSARMQKgE4Sy3+BhMWDVBcwR5XkqATMz1kG2gQVmhl+sO5XASCLgyIB&#10;BAT+tAAMCei74K+h1OIKMWQolgzmlzJvpLdEeNuWeLOelg9y8euD8kv5iBQ/oFxhVeMHSgu7uwCj&#10;CIB33333gw8++OUvf/nOO++AZipnepgBNATA/fffz7ziKNO6uChju+CCC7BBsQNAf01bPvMl0xLw&#10;5IFwd1xXN5SYrpTSFSbbXWFhDjFcrGVjpqxqTQJA1qAk37m5gBYvkNTqV155JdN03759aLugJ3fC&#10;UMy74DmiT4EIu3fvPn78+OOPPw4WMKZY1JkB2OOsRq7OSZABpc0sAdilaYzp7ZPULBJ/0bwarugc&#10;2vL5TOhfOtIUUZimgO6jTh6P6aYwaPOo2fB9OmRmr+MS7TcZ1iavsmxrMvubGMohqvZFSkrRYc9J&#10;49yBM7pefcBmT4WskNoUJwOWtsxT2JgYGu//4gKaMeEJ6xPxp/8nAZAYWFxGsz2kcWM+c10GxoqS&#10;pHY67oEPBsabYpyXXnqpC9I2YcxbdCUscdOHMLH96dcxiLeVDE4VO7qFVPKZcGmOkIBeqZforK4t&#10;+rfPFBL1A8gC8KdJGmrEdVoA0/JIWsxuMAtnXAVrKv76nRyMbp8iwFI6m+Avub8FtObG2ITcYHLx&#10;cE/r1aOCUJ0X8jQjhPv5iCyBVuTYL8UwKZczNBJnhgz+SibGphziuvwLfH3/+9//2c9+hgzAApCp&#10;13ZgNt0D/Q8dOsTEA5Q5oYmqjA1lH42ZeYgdYEroFVdcocffrHouzfiNUsRVF6+n7G/KJFV7/Ve5&#10;ubyjmsmY+aMzraSgcw4Cz+5IvFFOzd1ye3v27AHmMGE4taEzXgxDQazxIB588EGMAPCdO8kLxIPg&#10;cFDjzq0t/pwpAGZCzkTwxVdTIDdEDvqXcG7R4EUALL3pl0KwEvlnocDceYH+7IziEFMAqP5PhrXQ&#10;00aPev/j1SkMkHEg+Kp66+1RGV80cSWEnhkFwNKIZvPfKUhmk/f66iyd6/tVkWD3ylkAXAsw/63/&#10;1wL6BX6XAEBiYNm/YrGZAGoOKFdh5ChTLODptGTqMvV5ILwadmOZuYZNAZKmkXPyKhFgrJ+zkED8&#10;dgQAmpNUEPH8JAkCvhIfZ1uu+IIiZNb1X6rPQgghiaa6sKp94KhSbKJ9fvZKzFL/CzYs/eKrGitE&#10;bLmvTNRiK5+FZv05ihz7E4jCWgl1sgVzTfiZKaqzyEA2CIWHF/Jvg7GoQsYITghoWuVr10npdGbP&#10;4QygJIeSEl2WX80CQgD8+Mc/fuutt/bu3WsAMiYx4HH//v1MTuCO+/JUyBKvixGAGo09ivKB3VnH&#10;Y4WiwQxZ3uzzzgcdOIK+0WyeCZ+NVEsBbbKs+r7fmCoqr5ycEIixc0gDXZrMxezG0O2WBahdfvnl&#10;XIynY5oXv5533nmsfMyip556iqfADpbmex5uktuWbxkjQL95TKozK39uwfpM1lxExeKyX4LAVQsv&#10;jqDFyz/PKaDP4HByqGyiJNBsbzkrrerZYsv1hWPHFlq62u0BIPrPNiyCuy4dLYbZoitCZk+VJDCJ&#10;aEH82S44oJ85/rOtpjQbCxeTJ0wGZAFMGjjmvXfhv2V55vb5X8Y2/zWcm4I/A8X5+vsmBiEOYb5x&#10;ORazpenTbEUbYrTcCDoXS0KHLDDEkmDZ79q1i7u48cYbsR5YOXUR+B0KgArBlAGbAqAEzfTfsDiU&#10;9yextZKrdHb3lImzdCCxu161/Fqfr4UdegJ9nQAigajRYwlCuunrQ2D7RmVMNclKiPoTmAw6ndeG&#10;AbIwqlKetEJRJ+WwEnktE5NYDTAF99G+tbOrOwGU5J5DJdcpzxWdLca3lToS4POa3n333Z/+9Kfv&#10;v/8+CjVI6AIXBxQAfMnJ//iP/5hLeywf+JdZCiQaSUJlAS3ludPCMB5u7NqcTlPOzATVMSW4IyA1&#10;YY0h2yDMWLoOK91fioF4gc45BtByavbzahkNGMdNsnJ4dtwSg5OBi/vk2qwrnsLRrQ1NUMPcR8nr&#10;QWSBiXfffTeCtOIpsyenF6iiMOuwFpiWvDPZsCD4TP5ZKKZnA8jp+l/44DrtTDZdTjiDBwv6l5y6&#10;mZdpx13Vdmehejf4K6+OIC7Fgoo231gPNfX92XXLf5Uo/MsJ60GWY2eRAdOA6IMCoJIFxZsPZzZX&#10;0JSZQihqIBE/eaDinz/nr8cWm5ug71Z979IXrNYxM3GIf2+44QZrjNkTY5n1P5EaXEC9sscyq46Z&#10;adkKK43v+YbhqWHs2LHj7AGA35oLCLQy0zHQWSia1fFjbxboBesqhPPSlBckLM7O74mHeoGJzrWK&#10;7EDV/CqN9el30ZoWKD/4aeGITgAofuR8ls4hqmrRH8GgV0oTIQtABtDupWBApobDqwdOObJs3Atn&#10;sMHApZdeCjQxhZjDunDL0Kucno2FcN111zFDbBqqL7ECQMaGAPjBD36A+o8dAJ6i5prC7uGg1uHD&#10;h6cAUIpzp7Y7NgZw7bXXMh4gnnkLQlqUp9PJeLUtYmxTjJyQNMJINciuKWMmjllV2gSRwSUPrADQ&#10;DvhNBEA9iWaHDcQXOj4nAQsQnggirA/panniDBeIOXjw4PHjx2+66SZ+tTrfBDLu8Itf/OJXvvKV&#10;8kFnMXBAHxnDzTffzD61rg24U71r7BVe/1+/uk32/0UkpODPUoDlnMWKZ8uBcjrT9/1+s/5gptvX&#10;wbg8n9qqmFKpSPAzH1S6+decd8HaHerJ1eaXgJ1z0eKUwstp/bPnjPImxb/G1jOsXaZTqU2lHiXJ&#10;CmNMn0+fcwGJ+wL9Dac3M3wmt/NZZIOuf9NA5VbUGsCmRmdkpTVj60fN/SKKsLtZFeCCKcsgAvOW&#10;N8gMZAeWlvrd71wACKBq0LEyCKlRKVQJPLmXZ4uusvhr2BuUB44q7AqA8kEF37rEZDHMlr+GECLz&#10;SVyVFDT9P0osZUy1vhoZNUQsACuQ6b3hgyFN3d8FjT1JcY56Jxj7iUWjrCETYy6++GKUblPvmaXM&#10;ZGs2XfILBwGLlwnDISZx+tjrugy+3XHHHVgA//AP/3Dq1KlXX331wIED9lNygbNY7r//fgQAM/Mz&#10;n/kMaGnaMQPmHjFB0DY0OJiT1m1xm5pEPA3r4CqDkCKC3aSIkNMiC4CzsZv+tARAMYOqwNwUAOfs&#10;Aloak/rEuSoogBbPI2NBckuIHfNBeWT8iogD4qVFZaEy3GIJvBtEgrQQPEqzgGZMdSYC9ZMSwgT2&#10;6WbJn7Mw/ITdizIe7YFblQF91gU0L7SQekbpU07nLDZeWs3MdKAawuQ9TwZssiuz8b0wba0TeKqX&#10;ZhEAhY7l2jQfmTFzbHbDdD3l+ZmZptyIYpV7551KdIHotbrNv5aPdb/c0ZQBs/3vv9rY8tgI5UbA&#10;ogMSzf03eTA5nxMGkzJIrgj/RVEqhFunXEAEwcAgOfCzn/0s60TIAOD4lyHJs8TAbCEwK8jOnhK9&#10;rQKgRJr8OQmA8i9t5DsJgvSlhNR5h/IU5SaqHWMxT9XwxIDWwKwPmBRvZfX4U36qWCgmpYRXVK7M&#10;uq0Cvyr+gBfAZ890HVO8LBVh3RcAGT9FXOq1fJvKGK0NzRHNDh8g55RbVHpn5gPThhU00940Z11W&#10;TGA5aAFclfd5fr3cxgAwAr7zne+89NJLCgC9o5yKiaEAYF4pABhzxbDckUYAI7HfmeRuALSeMe5U&#10;3733blsY6xusSkMM6DKyIYwppByr6RDlg9x5PFUDA+7P53PLAvqwZWCfVVmdeWrYMjxiRm8CQ0bA&#10;fffd99BDDwEZmDmxQ/MgGApLdxoBapr+nS5+PwvKNVycvPlLO7DJ7rmkAC20ORFC5NyfTqEU+ckq&#10;OiO6pWDOrrxdZWZbzkKwmWzjtCvSOwl2aqRlLbQKL4CVAMj/U5DA+AHn9NY4vy74TQ9P3pspAOwN&#10;CcTLdMSrARn5G3GTabv2HZvsHRYwlwnqyJfY73TaqMhH6yYhhM4ceZ6nWaAkSDYI91EJZRygTGEX&#10;Z2WWtcwa4BLcKTuwTuq2yHpgxkoRyg3yqyXrH4n+Mw10O9hAEQDGAOJYnu15I1rQc1IAtkCrXvWk&#10;QnCfPyfytZrx5prPDigeYIpOZETTJigIPBtAznCxn9X3NSyybBwAaG6PXD1O5f8YCrYeWDLLSO31&#10;GjUMBUDNL2eDhJmDxGi5TcGRs4GYaNOXX365ZAzm419//fW7du1iSoBakb7VdUCGVKUXl0NoAXr/&#10;79aG+v/888/v27ePtVN4DLgA9wwCcypuhNvXMOIkHM5c5UKgv859eSlQoPXR89ey3jKaeFAm/1in&#10;xq/uCYqa81o6E5LA1Cmx/p9tbSYy+f05cwF92Maz4B5AinvuuQc44CFedNFFyCWT2PirEXD77bc/&#10;/PDDCEzEnQUBriLJ48ApfmIf++lUdlsMdinaUjllZx93GfGTIXkW/WYBZARsNsid0d0lSFBB8qzn&#10;mrk0qg+mfxnNlsu6kZRwWUGA/p+6a5UGepau6+CpEVE+TDTPfR9pM0Pyvrii7ngdSlE4xOq89PXl&#10;Sz0/1jZHcNR74dbkPmKHbJryWdOeKgWYRkC5/+Xw6P+J9D8LwH+D/uX7YgB8tojGf9nBHr8RdvqX&#10;f1keVqKh/VmUL3s5KxAVj+eP8sFdsxRtb3f2ztizKn6bBABrQdCZfd5rBB/cC+UZCkYCCrQK2QmA&#10;2rMUcZ10QDPr0e8zLAwb5EHSaDDGMOPJqfkzSXRWIWhJmMdZ9zGd3TYCayQaIqYh5QmJxwYlt0CF&#10;MiCO0kLlibcZiFYMKIo4OUAJOomnFvryV8ZNi9EMgRTkkGiIq/OBywGmCIBTp069/fbbJ0+efPrp&#10;p8FAVr3IoC518OBBBYDlY6aiZgwB3/YbEM0t46p0mX9lszDqa00cHzgVooLdeCZ8w2l1E5XgL9Ab&#10;OKl3grq/cuU3YQM9iyHM6QCaQ4cO8ThAoquvvpq74s35SrhP5BtPhAfBPqAM+8clwrPgDsELViBa&#10;D1hjee3cpIVY0ngQD3aUlBCinsAL0+cm2cNkXpuUQcmJJWCwdFwpfb7seGWA7B8JrQIVSy+zSdiQ&#10;BVAdQLC+xHUTACJpHEFq/SXt2BeeW+CxyEvOrzOdNE5/PT8crp4eof/0Amlp1d9Ov5zuUTm6K2me&#10;yaMaAWUBzWKuheNhxgD+xdiSB26q/PaEAe6nvq/1oP+HDVXuz/7sz1iiUc/6l9WLfc3dsTOLyg4w&#10;TE5WMvszXXkFWDk8HJZWCaAftigSAAUDt0kAyK0iuHvReu0qAAoOzwQhAU4VXi958d5avpTpH9Rm&#10;AdQzMq9Oef06jhQG7dYJ8y8lD9xZn5URC0elCmxNgM5uQ8EKAAG3PFQDA8LZpgDISWXAnOcT1Z2x&#10;ULaKDJJY3aYyRsYhTlunScZjKMIz/FenN50wQK3s93wD4r311lvf/e53Uf+PHz8Oltqq2nQDVsf+&#10;rY2FAIizv1QWXtomkUB/hA1s8tPZt13CH77RCLAKQXY8KwCMGLM5Nr096vsZOjHBsWkfRAf0sQkA&#10;nixq1J49e44cOYJ6yFLHCGClWWnJi+Gq1157LdiBPAQ++LUsPWYGD5rDAc3du3fbWSUjoOT6GVxV&#10;gwbmZF6TE0Lsm8r7EgyIIXkWtc6ukFMGZC5Mn/7S0r1eLsZ81I45RFgXiGfYWa1/Un62FQpe9Ppo&#10;92u2JYwqAMoKVQCk+FubxhVNzM+GyEQoi9RQ7eTsVFTYUMXz1NesrFz9b3yQQyIBplzpzLMMeNb6&#10;bgqAZIDc6DUAEPEj//FzFsCMH3j4FVdcwVJZmsAwAwGXnTt3qv7bvpQv2Y01IzcvL4iJx6hYnwuB&#10;6Nlz4ZQEPKXtCwLPDsAzHzRmnpkhWuJjGno1X8mAfk33F0QsiC3wO6u6qh8urUivUaHjCfqzfViB&#10;AYbKZ3362geTB7QBZIjUHSyKCDPfVV31pSR49IOp6UsGJ8xZMZvzBAQEQI0w62TPwrCtrmkz9VSR&#10;CkJKCbk5JWHmA2fgWpz5zjvv/M53vgOSnjhx4tFHH+VfYwBsZnWD/oAeyzarQinIdQ3ecs6LL76Y&#10;v14XuI+52mBvnEWewRIw92EAPgcZkBQwxgB8XIZ/hf4+mELK33/fGEBZFrxdRg8c8Ajuu+8+ltP1&#10;119/3nnnSX9hv3iemjUBe/fuBRdaaZZicp88LwSAneKXgoDIfGYYVj03XwSomqo+9f3FdDA4M5Mj&#10;ba0+vT1L/k+t6t2Nv/HtpP4H95xczLVhy4xJpC/rLZnVtjMBv1waFfaKwvSrFAPw1806AMuDhXi9&#10;MeWGLpmjE6MjaJNNgX24Zb1wxsANjFfuoFlgq4MpAAoFzzjwzPlJEvjNX45taZEhWa6suXYFuH5r&#10;K2Ag6GslcAg/XXjhhUxx3TtNaf5FF3F/FpjeIb5k8bOuLrjgAobhZEN+MBVLdTu7BZBbBtzZDguA&#10;taBzX325nJaZVi+n5oy+FgQOjkuEnxWwOdAnF5DOdz6nLNc3eJYIaAeIubUJy+2T+0XH1KSG5kDL&#10;zTyzEqWekYtYKlpQslAtTSwHY5y5dyxzc8ygKvhoW0Rbvds/3U0tW/1XHDTR3p3rFSz/85/+6Z9a&#10;fiUhD8YiCgRzjH0YAHfHCQG0b29tzzzzzIMPPvh3f/d3dmO1jzcr4t5770UAMO0logB/Hbm5OpxB&#10;AcAVJ3k1eCgxtSTPslVL6qC3x/YvzHafvwJAnxUvUZQ39qs1YBaQiUA2jfl4BEBuUKkdMAIef/xx&#10;TggK6AjSHtfXz+MzX4jFxr2ZiG3snhvYtWsX6zAjIDrl2Z43gyD7IL6dCeJmjra/EBb+muNY41wV&#10;5xk6ntaDHxQVBgzMeFHbTYXX+wTylsLPEygssbRc3xQAxYGVATOuq+JfPa2RT1BVrJ9scXMzczSs&#10;z5jI4z8FQF6aWqtzOIO3AoOHOa2f2t3Zxlmi1mlY5MLy/AqASJtL/kmFF8QVAIvuP5mfTZcG5ads&#10;8Fe26667Dh3f+t4J3/p/WDxcbseOHfZ4YUKyZlgDTMJLL72UZ8IkMVFvCo+zWACchwmgvsLfN954&#10;YzvYQLUAhNGCARFEp1bP/MvJwTm98NMRFHXPDPnKuFBNlvuUFDR181T7mVAUV0T00THQ6cVSZmhh&#10;TJahyWlaYYG6vxUJjlxviXqrSOd59C9Z/av8AONMldGLMsWAVMkyJSgJ7AkDkpZaA9yft7XVF0xJ&#10;IBOc1VgKACnBwbo3trYnnnji0KFDKK/BhesOuEMAsL4YuQ4c6xgscJPfrf5fMs3ZDEBGUr+xX7yk&#10;QLI7aBmYV6rY4/noRjNmbsZUzivjBww7w+jjFAAyQzAC1vzDDz/8yCOPAN+sqMsvv9yUUKcvO7Bo&#10;AQ7kBIufB1EzT16hRsDfbW0lHQbiE/Ej6A/Zo/8smbc8omh5StcB2gzVckLgTKK0yYa/lHdtds2t&#10;hEq8M/yreaHerRq+0GdG4em/sxSrfltTnS82OzNqBFOzPP/3sW0m9nieGfhNMS+qXLmWSroozF++&#10;Yf8KGqt10Hzhe56eARjb8izh6Ma/WABLVVdafz6cM/p/dAExcxAAHOKjAPqvuuoqlIZrrrnm6q2N&#10;ycaSMISbXiL31uc//3nOxgQz+Uf13wQMxIamOloYe+beOXsiEAuJJ2B5I1bvD3/4w22KAeTrz92/&#10;NIWfpWE16TUUHOgvXSGnHz/iBwBUP4zMP/lV/ovTW96eUlFVvUs0ms2Kl++zGIrZ5lDSOillKAEQ&#10;Qam3YPZOKS6WAhib9WlooCgAVJnBTd04dlHXDqhfbqTQ9YRR/bcZgAFhm8DYmUs/jC4gcFnVG5kB&#10;vr++tR07dgxlH81VtZIZZdTtzjvvPHDgAKsMRNbd5EO2Cto4rdSecpfarkAXv7dgEYCc1caEbR8v&#10;7ULNk40wS6c6a74UA2bWGi5WCiJ7Pp400AJuvGYeH4/gySefRBgCE6x8BKZWufEZRs/q5aHwmLgl&#10;F6SrjjWJDQFeSw+nAJhN1fWxhNHVeZXJU1Xw5G/IL6Tzx3adpjZyclNxCiAL/bNT4xQAs0+6mwgr&#10;+Z+X0BkywwOT9M0v++yQ2j96tSq8qgaIQy2K/Jj38+9L++yWGq7unzCoxGxJ1Tctpxx8G6wzNm2p&#10;GgboLuPZ2sUTCaoFkAmycIJmYUzKh/z+M7cn73/bF8bGPuj4YD23762xA4gPfKPCX3TRRVdccQUK&#10;PnPdEG4by4OJblm/XIRqzZJnYZJyTkbLSJiZ0kc3n8+yKLhKoUv+Mp22wwJgnHVfiREoRXvx/hsC&#10;rTe67v74943BTpLnuj8mD2aO5kwbFaNrIzxV+3nCiIAm7s9CM51L/9npTQtDLb6ChjZ2FrN07BgG&#10;KJHRlCGJ6gz/FhDmKC0AEb/Eed4vn1WfDeSaZmPWjVJB/49AnC8IrZ/PtiRTHvAv84fL8e/evXtB&#10;/5dffhmtF73WvET9P6wvljYG4r59+/jMPDTO8XunN301GiJcXUHVwKR5MOzhPkaDNQgsAbOYkYdg&#10;nMPSAUHfvjqewdIK+U1lNvXhnHNT+DP2iJ8BMW4PTe1rX/va448/jnUMoqGpMVYllRlBqF1gK/Ob&#10;Vc3INALstc3gWOH8hFxVwTTzJG9MzPV1tV1itlNOnLFTCh9AtDvuuIMXw8ktwloEgKquweEl8jzp&#10;dHi7vmMtEn5V9599V6LNiWdtRg76MsrlpSYgDM1NrwtIzgMFg94eGwkkmSboJwY2PUtlamYB5Fjn&#10;X/bR4bNIWRthIp5NNCrYkGhZCEGrAIjJZ8kBDejrkvqFX92Ae5vnsb9n4zOYngCwkDL/T5MTDGK5&#10;sjO/mnzMggEyWE6sbQ7k5IwQWcLa0P/jfJ4V78sWl0nzn+ewHQLAcpk6cwnrGQT5fAoJpJDpcI8U&#10;2gFPH1EOnMnxGV3Ewv05y4YbQOdZqEln2VeOfoO98c3VjL72v9YuuIPWhjmahkwdmM6NfzY2OT6l&#10;Bqo9AN9InqOSG21yjbT0Ds2Iq34VvmEf3T71B/7c5z5nD0iP9Uv+mn7DZ7Dutddee/HFF48cOQKk&#10;uChYyy4HljYweM899/AvgKtBE/E1YixCN4cqc6cOnKgvZHHwG/8yYEaIgs/ZqimTAM49TQQytclI&#10;gGEA3WjGQjj5xykAosjgejqCeCI8Dj6zUHm+lsCxmfOjqOTharMXDeYdgF9ShLJPLbdmdVUtTSZH&#10;vyQNk3qzfUJw+yBivN9666233HKLzf8WAaAnx3Sd2W+roqcYleXa5AOnkkUAXOZ+vWiUnzPTfyL1&#10;EglY5IQZ+hOja5Mr/6W4L+bO/M688Dl8pBKa8mA66LMt0s0VAxKr6eCyMkDHmtLObgcm4Ib+Xas6&#10;ANtAlr1aKUACgGspAP58bIG+3/e579muvvpq7EWZFPlXeucaALSx5EB51HyWmXgKTgEuTEhWNTPT&#10;R8qStn3YnNVniQHMWjC+4VFsnwCYdNBWBojmlbkKuzNPdEnc1Cry11iUlwKCGsUkGKqoytqYwQbP&#10;0G65qmoTH1dE3iSV30k6pDyIxtmkT7/XXQ6KyUVqmNccHlNCbQ9gSs9MQ+JYHesKAOFy9vg1019V&#10;2rYBpV0qAKTVtPujIQHZF7QJ/GxE98ILL0QAvPTSSydOnLBHoX5pGUfYWI+33347VgKLghnIzfro&#10;DABIzmyjY/02uuYFa+WBaanlburb4e4YKl9qjfFgDWUb3eVs1lUYc9ZpZgi9zfP8+wqAybUyW8bz&#10;WHkKX//613k6AAcLnrXKyOKHYARAAEAMNDB0p29tm1ixAKiFwSUgTiKH2dR38rVNeobEQ2z+c9NW&#10;4DyibQJgavpFa2frrkSLoWBAlp8QAMh5rgLwgZgm/+TqmSybM8G/5l+b2J3+nve/Tlt8sJjWa00O&#10;nxk/MDtIO9Rj88/M7l0BdBTNJecYaYhK2uzSeuNIaFodmeePzkgBMPvALEbMzP/R9b/o+0sWUGLA&#10;SAB/0SHQ+nft2sVtMirOw4oq/BtjOTONPS+++OJPfepT4iAwYXc9FjNH8ZoYALuFkpucV5sCILRV&#10;796ONFAEQO77Gc5V6kx+zYUeLh/R9NLEZBlwq567py4acy712OTnmQUHi7mgdi/1bxwJOaAK8yqK&#10;lAEld8b5XC6pLVmMQ+jKALO0ALyiqZO60U3gkbsfmDNdSsnEhfjeOKddAaTQUQb4V9Zlg8P2VpRw&#10;3xiA+ygA/GtAmM34sF0YOfmOHTvQ7l944YXjx4+DdSq1poG6KJicCgCWHlNOhd3OaBEccSompGQY&#10;EjlYGcfYQHmrvWTC0Fawco1hm4rKG+EZxpVkuZxyUWEZ+scMam4oF/14KoGn0V1E1+7b99133913&#10;380TAQ4+//nP89p0+vM6uQHwEeBGiauPWAwbmOQo/siAm2++eQqAOHZE/8kZN2XD7BYwc0Bruyig&#10;C+JsdVefrSXT9Ouvu2wGgbkLLsS7t6m959SlswSNtRgi+k9zn5Q+Ub8VBkizNurLGQBTMJS/oXmR&#10;3hw+s8XYLPJa2jdG1amSngyIZz8Xk+0EKvtSOEn3n4DJsPCEk/uhirCSgqzvXbxAMwCgz4fN7E8T&#10;fvzSPdEqdu7cyfvdv38/T5gJvSTwsN6s82Jt81kEZHVZbsMc4454ZdF/ptF/ZAxgTvht4gJCAMRE&#10;HxvE5LnM3xLL2+TFrG+7CB6ttIIk6lCPKvFmJtenxZe231amphHjhjH7U+q30WUUIV1NKJU3kT3Y&#10;h8vPdlyxeJUvTRs1bSZmCB0jJr2wP7/KBcQ9mhIjXLqpL9fvV3eQvYIN7Rpf7Vf3tKGuXqDzzz//&#10;ggsuAMEu3tqs27K3O+D+3HPPHT16FKDDLE750zpnSdoyi5UIcGfAKXSNcxjVMP9KsWrEWwFgExgd&#10;RA5VccV9SbxveZ2lDG46x5Io+oUUmUkIjYzfhA307I1ifAdsKvKsLp7LHXfcYaNtvuGqTkfmAQY4&#10;KIzmi5iN+twz6CbigfL49DYY1zUL05wf61QtEl4KuGb7sFR7uZTZ5OioiEkXR7Hf2SFLSTP3zFGT&#10;dm9Sab3J2DO3z6SaUIYVW+YnJodVVxPrS/lfioGVARoH7GAcuFzP9P2Z9pNBkBRJPCQAvJY7zD4t&#10;sfAbbVZ+KLSE+JBdGdBPuX2WBgCe1v1t8FsmqCW+6fgL+qvvawcoJxQJqO38hPbAtXiw/MRySoV3&#10;QoIORgjk91cksABYVBjyDAaZzZtiXQkfCYBfnwp0W1tCZgFUDiaIT35N3f0KAKHZo9w5UswatUcf&#10;bb5NKfkTms0OqmjWZJsI4GoXU6FWX5bhU8HB9DJNOooSTEV/K7OUB3p4rGnSIIiaVLhPPMgWx1/z&#10;iLRvODNnULXX1WOOjUVVptgbD/iTrc0cUMk1RX8NBWbIhRdeeMHWxhQC69EYrtjaMD1lbmAHlNRn&#10;nnnmoYceAkXRR0UDazCt1kSQHzx4kGkmA3nkGbF2G/CwBZgi3MpePVS2+TVGbTDDljUAuk71HEq6&#10;fWylmQDQkDIRSGGgoaCoeOONNz4GAbCoS2Vf8G4QlcCQBA+AIwueJ1spJk+Eb0BqqyT8sk4DDJ11&#10;bnlt1ECmJJqe2DdmqkTDEH3b5HswP0f0N56sQaCqbpWT0qWGJ5bCWmhWBtEZU/iXhM6I/s0ElSLi&#10;1ltv3b17N7KQp33gwAHkIqdVPa+kS7VatJ3avZgr/w93wa8KAOXEdBnVRUC8TjEv+3MSxk3lXafN&#10;ZquW2Zdxioc6sUQjkRmR22fxLCkAdARNUwPsLt8/Qi6h/5prrlEAzGJg04EsDpC3CwVt+nBqAMCy&#10;wURgrep7VCSwolA4+J53fdNNN3F+AGiZxstyKKyqu2OmmbptRyGYMQC1xckCnXafu7/mMOJ1mZGN&#10;dgYAyr3R41+B2Kz5WviCqiiOTzS4F5Rn7e6sDisKXYJQbSlNQrXCYLL/qxSb6FkZ8CdObxEdq8NG&#10;FMGpovzUH2KeDCgvab4CQK2/9opmB/m5AK+ZPwCXuM+G4m/fLkxJtFLJOw0DsCcWwFNPPfXAAw9Y&#10;AyzCmAWkAGDJHz58mAXOFOXpMdks5uJ2fEe+lHr18MHwgJk/Jggpxhiqvik+sIP2BI+Xh1DbS20p&#10;0b+2xsaENQgMIytiPwYBcJbIMIPjZnhGPBGwDxkAaLJ6uRkDv9wwv5pryDOVN2JmMjBWFrmE3ZWG&#10;aQrM1ruzK691YXG9FcgtIYfPYb26fOzH6u9BvPlCX/rSl/gpUTFbrk8BYCqkr18/iQk/np8h3Xjj&#10;jUyR/fv3P/LIIy+88MLzzz+PXsCZPUqxIWW/YDrV9vwqhmT5RiRNnQ/lI43QTQTOOgunp34pA04M&#10;ZIIYF4217a9/daugV261DvSoOH+msr/0d5zUQAgAPfsIgAnx157ejPH6k9EC9uR7dmMYCAAWg8Qs&#10;/8GvbiwP1jDzilmkpx4MYtGCC6xqLi1vB+LBYvUPK/o1aoU+yBo+77zzSoMJVfl3m9hAtUtKt68V&#10;VwIg/09OmKq9Ehj/4dgmOX5scVUMxM1gbLZvYv3M11QIochBFbxV85bqMxsIT3FSBxgV/06imj+/&#10;cZ8EQHQ3fmP5a0QX7MyvAL3kDeZWWldlwo+Ir4RQKuhakZTNtB9mjm4fjQBkAOo/6M908gOKLAPg&#10;kHvvvffpp59+8MEHAXpWsW4fq0H9jKqHeGDyMGzjTwoYy7jMYZ01EHyp195At3W/li8w5kUAGE7Q&#10;KtKHFvqr/qvpmwWkSIhXlTN8DC6gj4wMMyYeGfDNhAZ5gR5EqAkbunr4F9QGsrkxWbpSxCy2Ztmz&#10;AxaxpMQSRVQdVsHXJN6ZHdhz7EyquOqztA+MGZjIH0ebgiFxYjAg9X+21ppNej0whpxY0jgzd8Hg&#10;v/a1rx07dgwB8PjjjzM5pGvOTGnqlEYpwioStCo4p/vMXsFLVwCQV7yWBzQ/0vxcgqm4bMzKtCid&#10;OaXrVME70T/131NNwp/0/cV6mL+WeGqRl0AvxE/1X93fzYoBTQT+cvhll10W90NZ8CoQTDzEA0tX&#10;1xAbUMLKYXmzgHmMt9xyC/fCgjlL8y8FCVY/r54JzGtlfXIGqdj5AHCwnlHxtsMCUKoVyC3xv2qv&#10;WB9mjdiSr2m+kE/GU6lmmkQ/a4NT+SvBzZWfY2em/cQLLcpnUpROGmdcIqRSsuRQVHR6RWIZqkWl&#10;QxLrjRAEZ+7GB/5W3swGqugwybmv/0eV38iq2rT8CnH+GPIF8U39NOdHqaBBcPHFF+/YsUMBwMzh&#10;Evfcc8+zzz6LVoeOy8IxO0N9SEp21vvDDz/MBzCXG+Qv52Fmciouajqp0R0eLM/Nml4zoAzh5rtH&#10;dTYTibtgHyWrNdLsrwmlD00XkD6fKIAsBUi6cOltFAAuSCcKcoznYokvSA2essi12ZlP/MrCRkLw&#10;jHig5jk4HnUcZAALXqo4xAB7ok3boKr2YaYAifKzS9ekYagX4yzOKt/fGLKhXSuqZgqpEYK8/zOj&#10;X+MgQrcU/6XNS2zM7AzoYw9hEHBH3Jf+ohKBjAnrlA9nY/SMb2cW984OYmr3qt7C+sIsndO/RCCV&#10;dCmANHQM8wbr0xrQ81NOapr+7PJYL9/FgzR/KheIyaCyD+5nBJjtY7tUAwNliBYHZmMNgyCTmt+/&#10;ZhlwLEBQORVLgsV86aWX3nDDDbwCXhxYYKrlh4V8xVl2PnDgwJ49e1jJPHzE9l133cW7Y/E/sLW9&#10;/fbb2yEAZsa90D8dQTNIOwXDFADRxsUll6sk4C4821aDFyt4pwCw3EwqpBkkmK7tuKPl+zT708vN&#10;AMMZBUCxh9oCe9oiwLo43Dwzf41mNwBLAdTrbZwiaAK4MjpoByQAAFZFgoW+Ntd1Hz4oCUoMxSbA&#10;DuBYrovkMAiMMocFwIKyUt2VywfWKSbCN77xDSabTegAYs7AxEbxRTtxAHwpvzR3wQMxBTaNXosH&#10;4OYMWjMMGCj3GdrimH18VsYDjCqbTaQFMNkgtKJA4O0VAE44meAYMWgF6oHgzGwQmafArerDYpUC&#10;SSA7yia3WgKDs5YdGCsyEwjGCLArZM0jjQyXwzMT9mMvUCqE/jOQOwu+rDAQzWvoWOGxMQOPEqml&#10;X14ao8+O6pJiFunNNa86r5ixmiwyTiHe7J3itP6kDDAhp0a+s3uMiaHJjxlMNilzkQGpKjHBaS5k&#10;WJTTWThXTC+hs8a89endtBVmCdjSAl4BAOjr1gfx4/Yp3suX/WtWqMYBH9DFmPoyZYb+cfUA9Jdc&#10;comNifQ3sn4QAEwkk3dZxpM46IxLQKTjIaDiHT16FKB/8cUXfcisahb/iRMnDh069OSTT25TJfCs&#10;sy3rf7PhSbmhS9f4dtMOiFx6dhmrZW6JmzN9c8Z+I/c3LBFZkF6dusM3AEG5WHFVvtkHHq52Hwu0&#10;V7RQNkeQ4YEiAQqDioGVi7GQTgGgymzgVDVfn489AMB39qkmwG/kX0PvNA/HqIA1BAaHsTstbkVs&#10;AJ7MgSeeeAL9gFXGRE3pMU+PScJUAT10fYPFEpCwcR5mKaYAZwbiTGat4qEQd8XPWgNy4XHXvgV2&#10;sPTXQmtNIgknTJydRXNFCKSg+HjqAD6yd7yhat4ED8U6Uh4Hih7PV7lnMMCgK0+EcS/JRdwqI8by&#10;QtmvZ4AhXx33ZuxE4DMdQZH+z95VpXhG2Fm+pvmOZpFqE5TaNYk81dmTJVE4TCLPirkmqhqkLWFm&#10;psbrsZktAWa0VmeLksPxm2lQxLie8nWEn3yiCYC5lcpZyqYGh2PjVy0SLnpG+E6dj+Gnzr21dF9C&#10;you0MAtIlb+teECeH9ni3FPLABxXC5szzc8qHAgJ1rZORT1CrPDzzz+fs/GUOBUrfIkcnFEAsCB5&#10;9ZhrKCg//OEPn3rqKRt5o9kxNr7kLfB3OwSArvMy9yvLmiW4Cobp4ZmKfwQSdRFIZtQwfREAU+Xv&#10;p0h7Fka5YgkemLt/8WsH/ZMOKKoJXfw1InY3IwGq+R1bzOD3T2+ingKg8mPeNS83Wk1Z1f7705vp&#10;/yK+8mD+a9hArgjOYCt2QN/6AJNw9N4wEnYG95kSCADsQtYLUzeXqe4g0PXRRx8FqThE2k4kCtB/&#10;xekNxEMb5swgMr/2HJRz1j3IiiF221JGvYe7Zme9OsrLpaOyHH9ylig+3UdZ8vHQQX+Y939pnseg&#10;ecSsXtY/2MRfmzfp/2KIrHxgHWzlbRngLp3D8BEvlccK+rM2WHK2pa0wONyfdJ6C/rQMZrK/gsGj&#10;omwr/GuvMcvEZvp/LqC8PbMZ1uznlUd+5uQoCfTSzNorN5M7S9ifqUGp7VzXu+CKM8F/OnAUNjPp&#10;0z0zQbIt/vXprRSdevbyq3KOi+b/mXW8UwAs/P4WeU0BkB2wsEDX6WVmf5YVGjeRJgg78yvoz+Qx&#10;krRkITOXWCHWiKH4iI/MPT6znllskp6y1FmNU3h8mBuTM/BA0OPuuusu7IB9+/Zpg/L3c5/7HD8h&#10;jbYpCFyKvXFa7yWy5Rga/qPTW1gv7kcXMdF/8omK0YF7Knnsb7l0rNRVec/XP5miExu6iTp54eWS&#10;R2fmqLAuKqXdi+96q3VlzJCyWq35Lfz1wFjzxAouYdssHTti+n93eovxX1Idf3JP5YS0P9HD6f/R&#10;ArARI3jNPlyXb+Q/Np7HsjJqpcpi3w6mDb8yWzgJd8HdcU5EyOVbmxxWnND6MkbFXWv31NBGB049&#10;czhJ4X17gqrmm03rIRoBfKMM8EA9ZrFQcNrXX399u7KAzlg8aQwEcXrV1oYY5AkyDucxzxS0Qgaw&#10;PlnbTCCLORmx74lB81YAo9tuu03aDQO/+Xny8psnapJoEeCF2Geif4UCenU4rUTHU81PDBQldptR&#10;gdlftyz7ib/xMMfsZimspPaS/IT1SQv9ObOey7xVsw70C6mqV5owYw+FlPP/LB3blw9Faw0hGI0I&#10;4jfxfdL9T1MgCaHkmOr/ZqPHpQdAUQGXkz2/7AHJl8wc1iGzefr9nWaADhPJ3gBmf/KN2W98j1Tg&#10;/Mw6jp1uxrP3fkFjMhVPNjGpY5iiAJP1O9tRB8AMly99VuHyWZ26vr5FgEP2vD3LdkYBwMap6gA8&#10;W8SoemcHLJygdYQX+ksBqkNvzQlmkdq0AOrMpX+/hsDlL1YNECdoAsDsRlHPGEDFbgoAe+eq10f8&#10;oKZvWr3plf4q4tt+q5JgKeHsyqJfqF9BMI41zR3wBN+PHTumC0jnpNqMtOrYjk8++SSQhSXhLXO5&#10;iy66CF1kx9aGMGCuYpsaqGBg3J3prTJAGAAw7m3iUOROPmQLwTSJkhY6jnxr/+XpLSGh7NwWAXD2&#10;gmGGaxc0bvjzWxv3zFCYiDxQFrZFXogHkzeYuMwD1jzYwWtgAkkWhFw1pGz4V2fO7LpupZhunKqx&#10;qhaenqKaAxsA4DOnxcLgV1354f4sAlhygWZvdz0/OW1meNbPkyW/jrjAHBinI35m6OdHKhjAZxn5&#10;Gby6eb4aAwPq7JUcd+w0Ama/xtkNJgSPEWhyOC/bYgHMzx8pADY7AE9SIEsBKgOe+aDMDRCc5RGN&#10;YGJAVw+KFTuz/l0noIaMu+gQdvNgGZhhecZCll+zEfw0O7aJC4jFUiwtRT4W/qjWMgVy/U98n76g&#10;ydrfDqqlOWFE5Ol/18WfcTCzery6LnvPMDvoNlR9VvUErg9B5BCzOZfwpACQI0EB4OEKCcOYs1TY&#10;yWAlMCMxj17uT5k1//npLUGuieBnhYGKZrHfMoisHM6M4F9OzkguuOACFP/jx48rAFhZaBgqLlKX&#10;880dd9yBALj99tsVADwxdBHQT+8/ExJhoAUgEakNgb1xCR7q6qXAU9pNw85Oxb5EE4fyGhkj8YVq&#10;TFgYzAfG/9prr/1WBUCs0YyAZ8cjwALi/nn0vGNeHkPkCYrpPBSNdH7i2fFAeTomnyGBTctDS7Iv&#10;VU0Ypme/Ro95hOrxO62BaOMktuTwG2+8keXHqi4ftPBAiTqzn/uk/MwOqIZL9PfLcm/iX4uBWfQ3&#10;drTIANE8IiCOYrRf+cpXGKfubHUNLYZZEzDTScsmUvy0FX/WIil9k4Hpi08AqLP/y7FJGTQz/WeE&#10;YAqAbIUpAPLs1w+gQt+Z8GN8mL9+yeKJRHbxNAJnzCWue8kll5QdxAcpt2ysah3iGVlMfjNLd5sE&#10;wK233qoRrGBL4wvWhdTZk72Srloz6pCZzcKE4xkJkJMg+C7iKnYUsy3q62dx3+tGb2nuZucpFygB&#10;sLShN4orpsvqo7ab6yMXUJHhqcYaITCV3net+m9/R3Pn6+84tX79PCr+0sbJvFZhsFQQigG5g6wr&#10;Vpzwl0vYZwLcRwA89thjfGDRXXnllSgo9qhAX2H1gVGYCFoA5lZxC5yQKcrhdpix2gB7wmsZllCX&#10;l9M/AaALKDGvaLdfgk++VsbKAJNleRc8KM8mYZx9aX57AmCG2uzRwZNV1+N5If0Yk+Ej7pYH9zd/&#10;8zeAqR08bN9qGx11OmUvoIx0NRggs1uEDeV9JgNkdKgOoLSfSoU1I2QGlS4UuSLK6y9aIr0q2m7R&#10;/hgziJetWK47l9szifLFSmBxkqYlAJb8Hw7XhW1Y0jIC/uUxgqScZAaEN2XALNn9Xzc2I8D2gUFY&#10;MmBFVMwNE9AXAVAO6BkFwIwAK0vU9/N95QUqGhwFdI4g0X/nzp1mds5cg1RykIJFxeH29hI6WRVM&#10;d32+LAnzPid94VkEwFniw7Pn8Ha4gIAMU6LF+og2ZxsAQTmDYG6VblUc0G5LXbGadb3dJ1N/BcOC&#10;zqQGmmyjpvoUv82SyBRYBID7lK9iJ7K6/qrai2Lm+CcACo0a4YxrqMxUzmyfxenq8dXbXMX2AJYE&#10;GyU2KahejMYMpIOOGE53kHsaH1b2MNlYhuD70aNHEQAsdjRaZIACgBnLCkL3RzyAJwgACW+4HU4C&#10;6On2kXMiL1BkRECiMqA0UJ+GJRq5+2wIkwDwSWZCmU7qT3IoyQvk99tSCfyR6pLU/4wP6AcOWPw7&#10;duzgnhmTE4X3BF6Avzw+3qJhrhlbltILEWovb/vCx+4wyd2WgPBZBIA6vmgut4R0PQoAwX06eXS4&#10;awTIKcYlaggTM0/MzEmFmnxNqhzROUa27ICEQYEBfgV2GczevXsfeugh9At+AhaxnEBSi7mm7Enk&#10;tE2R4Mmr5rW3AY+UWcsHeYeqCJtZnrmJpgBYxMOsBpgCIKOnrQDAQgta30fFA8KAVWRbx8UzY9kg&#10;hvnll1+OJmUjUs1Ny4JU6FhCJRdsbh+pu8w9t9sC4BWo/QidkZ2V4WN8eGbmLOp/mfvFjRf6/uq5&#10;SgadSZ+T4ceSsZI7p8dJ535OISF+loMtPcgSADLe6OM24WcqvFZ7lRVT0NiIsepgPXAUw1ZFcbju&#10;fgWAbb/Ed92AUkQU7C1KHClQzQDM/kwGpJsjAJRAQLYKvgKA9WJijwIAxYWpfvPNN/Mr9jrnMajD&#10;yG0FLPMEW7XHpRuxcRfKQuu8eCYGdavSyAU0BUDlclb8cqw0GzxDIwQaB9pP21sHcJaomiuTJ86C&#10;B+NY6pdddhkPgpGpMlgADATzEM0UWhJDefHcAKvdImH7MOgImuhfS68ivVMM6P8puluav6mfcgfp&#10;AqqPY1p/+TbuoAlSSZfKvj6ZKQMq9J1YH8rHwVCpbZXAcfcrMjkV6v9TTz115MgRhoHSgQDgqCim&#10;C02bcRTo/5tf3QwpR2vBbdrwXfaLJVVpxoHL4ZkuoH/5q9vi/PF+DXuk+Jf1Hx/c0g9ycgQh8rUU&#10;F83diWFVOXuynuvtxZLgEKn/WWCsjU2e59/M+bPdAsAYgIqteq53NDM7rcZaZEACQG097Xtp0luu&#10;TuVXFXaV6lOAN96ImdgzBUDeHuWHJoJnCP2jkFMA8C7sT2LLqvLTi3lW7lvUQVeGAYNSIWeyuDmR&#10;+nxqBK/TRvdObJrq8pKs/fHpTTlh+VjOH2WAtcRSyHEUA+AWUDUQAE888cSjjz6KKcBSMrfHHqVm&#10;BP3t3/4tvyIAOAPPgddnAy/LDkwuMtPU9gOfPb3JA6q2rlA0KuO7iP5aJSABYDKV5WM8W4O95krV&#10;w+7/a+9Mg+0sy3Qd9pR5IBiZ50FmYkDoRkhCHEA5AYKCRDAozSCg0IWcPmKaJsne2ZlMYiBMISFM&#10;YVS0T9Upba2jltV2+af/tFJd1Xb/sLqqq/pH20ISRFDPuda6yN0P39qJNGaHoPutVau+9a1vfIdn&#10;fu5HDzMbe5QBdEptslCIGmQLWsAShc3ynootSHPQF2goq9rssIpspUmU14BD0MWDg4NCu2jor0lh&#10;CvtxDkvKZRJuN2o3xrub4o7+q36g7J8YUDe8moUYhevh9Er9A+umH9io/ARWxhMbZ2yFVEsqlmQU&#10;AgqNYw8T7vnnn0e7hFhrJOFGDS6lIlJrCzfApS2HK2vUgGbQUZSPxP+EAdQooMoAGllgDVWgwQB0&#10;JxjXb6xnRYRu6ATyCTgcC0bLfgN50NRf1g/TYN26dTyM1X1ZGKwcljTiFQuSRZXqQ7s27+wNDIB3&#10;EcI6mcBS/4oBl+K9kuO06iiu5b0UmZNIXCvDBKgyQroe4MT7a4pppIxVeMs8g3RZ74I7o0noWvDi&#10;hjnGui2RStZSNQEJUu1FJF4ygPhCggPI8/CvEDp+C6lWCX0KAst4NJV4sBlVeo/jHJZtpG4w35yr&#10;TA3hZhkihz366KMwbBbOB9rNUtX6rlieMgCIG73BoxqUbKJZ0o/TEnWqnYonVyuCBpouZ+K0vCTJ&#10;wymm5rf11KwtI603yCr5AVqK3gYNoDYGj46A7it0QxHYpjvkAXQWHcTKR24977zzePREfUTrZyrT&#10;L5A/hFZ5gGXi4+Otnt6a/Zvt/KxlGkPok+sbgM/gLcekkzhRNQbhempRRgM6KwxnGEDsJ8mwrbVT&#10;FP9r8RaPhCDyV39/PzPvqaeeMnAWaitPSh2xlAtuZCHIUWRU5k9o4OKvWHuqNzjEvYICSb4l5b5F&#10;A+ahtloMMifKSBICFFewnEAGkBQw9ADoO7NF2J9O2EGmB0d+9atf/dGPfsRiY+qrEzCFWHjMK67A&#10;dhBnd6Nba5jqASBaGgSRGJ5gWij3mSuTkPyaL5YAoWq0kQeE+mv8CYeI26BCvEnWA8cffpBgnmrS&#10;0TadeplRMgSESBpXlVUNXlQylYTp4zWmRSKVeCQVEQ82NCiFKn0vM6WDpqkykQK5chopoNQw5Xmt&#10;MaCxJcqHsrOuaQ3x8gYrL/pG0OtVq1Y999xzkngWS9DitAIhvCKV6gMwvcmB8yENTU7tAUuPJeU4&#10;XCclw3j4IGknGFQ46MDnpd6OmcP1rdM0o/EAe84HsLMlZFQo61NKBI2YM2cOPSVyHp3Fy9OPUAp4&#10;gHpANcVGD6DTofWixVm2UFjQFAgLYIPwnA1+cNMbm8GUmlM0ByW8J7jNSfcN8k+wgFL9sdbgraW4&#10;Ok1AaQtKC3hnra7FtzkmcDsmFgyAV2Y/XZRyK4HfSR0x5X2T2pLuEI1H2J8G2rMMoAaGNgI9E8hf&#10;rT0N1Ic8TLQECb05BMb1d6b7xjrkHv5NzmCj4Lumf5YoK4erWayYCWPoCKewfiz8yzfLYBe4b3sb&#10;AxgYGDC6Mem70v1aeD3+3gj+CbqP6C0RTx5ACkZ6QIw5Ob1G6yfboOYGywC0NUtJJega5WtVem+X&#10;gjP7dTSN2pLgWiUmID8B/8nxiXLRDRA+59v5Fjy5BE4Ps9K6fEIVyhhKfnqkpdJVFKwjZsVHXy3M&#10;NeXMrFLJT2bd6tWrYQCbN2++8847WQ4fbjcYgNjRbEOX+JdFClmPG0a8Bx4PPUA8QcFHrTcZwKLE&#10;sAriz1NpE9Mlo2dUBlC1pXiDD9zREhuaDGr7523WAJK/DrlHVzJXCxIm1IZ4p3rMYafQDniDjuKG&#10;R44rMIScBUVj/cMGtGKnIExFcei0+IfoJ65fCh4NQNuIxpwa4VOLZIU9xANck4Eb1L8Ggya0v4Iz&#10;16phOgCkoWoJ5otBdB555JGnn35aP3AyCbS32GrJeKm/1p6Qfg0+ovpU+b0RzyOtr9J9FAL3R8Cv&#10;PKCyolyq6g0VB0Jbv5pBRZLgSFYRolCsNw1LIFN51qxZnDt79mwWjJgqpmixkllOBpuxtg2qeacw&#10;ACuCJVanrzSduhqFjAVKIV/N/Qn0dI9Gef2lmiBqtd7Eawb9rWZ7xS7UWeBX6qxpyIvoqDCyyBAg&#10;eUzqeSXuM1Q+iP+JIMp+txXDEycaiGPhbkLZpdHmTusX9S0SiZSe1GIuhr70933vex/EN/AM0Jlz&#10;zz0XonzaaacxbbivMyfVeOxbXopjYACswQ0bNkBzWICK/1J/I4KgaQ8++CDsQbTjBPDwVLwd0/WU&#10;U05JsUlTAU5rNxgApF8cUKNaZQZ0gqkPKfFGR2k6s3vtOnvM5AB9wjrbZQmG0u6ekpC/D1yoS4ge&#10;YTDod+gR9Bp6Rw/CMBlm9R3enN6ExtG/nW7AlPozNR/RGH4LJ2BIxIoImHOMP5X6p2xvLPsJ75Ef&#10;xC5UcX4SbKp+kMIsnbV/awtqW7yymnoaDCBZWonQr85hSfztt9++adOmZ599duXKlfykx6CkodSy&#10;CqvN5F0COi0/i61/SNz/RkBnKHJnbQA5jSGtMqcAxsWrUeOIkgegF8F6AKn6koxorWS8F4shmG4V&#10;KVaEZ+aJfpFg+zA9LBvCiejgXJClxcLY7YBXw8oA9AGk0FWEd9OylHmlRzHm1Gq91S0sSwhihCJ5&#10;gB9CvgPflmj9RIImDqfGBSkRV2yfWJaSQBBLkQxA6B4pu0pDPMO1XHAyCWQPEfwDZax5x0oAUtXg&#10;IyVpLlVxasisIWGa3VEKIdCInia7BLBLkcjpzb9MnsidITh0I10hA9iyZcv999/PHGACQ8S0//At&#10;M4AE3XPPPV/84hch7ongVP/g7ZilMIAAjkb8t3qBNeI5Bh4gvB1NMDi6xTlgETQJevUE6FQP/INl&#10;YdQGdAy8/T6A6oszOYA3hyJIlBkVFCJe3unIazNg8Fj6FEGPt1LcCFEQVI5uQtyDKN91112oAlYT&#10;0xZUgRwqjn+t267Un5218lcMO4bNSEyVoxX5wwCiIoQHBNohqWFhAI0SWrYKvVmhGpKiBYnk7ky7&#10;Z555Zs2aNeyE0kFDwwCEfpP65/mzYTBS7h5QigjgFb2nE+utwR4i9dfKX50VwYIPShP/x9uZ/1U9&#10;wBysSYqFZOKuKVF1zmhnYD0YSMriYd67+JkwzBbWD0IDL3Xeeecx7+UN7yAGIBSE0mKKaiUDKwJ+&#10;EsRCCxLFrzagrTxZEboQqrM39VuUoIPsX8OBQtBDpuVDURfqfavFX6Kf8MRK6I3ijw85+xs1xXQd&#10;Bx1IW7zB7AbGqKn4jqpEssYECAmgxMWhgDqEmHgB3VI5tmqTpWQtASucDKuMI5EsE3ycceem7Gf1&#10;wQDWr1/P6SLUshLVAPQGs3/t2rVcFmombl0CcHlNXoE5bOC/aBNWrFQPEJRUP7ZoRXxbz0uYBzmf&#10;Vrvq1VDqNxEsEBGCZ6g/yQDeZh9AZ3lV3oelC1s27wl6gS4GxzanGTaImm8NKbqe10iqZMRDuoP3&#10;hFVwBUPahQ4VNToJvQ2jfyz4SvcNsIf8lRoAFTqiQvlno8J51noAMQ3VXLBQ+VpOvVL8CtamDwC6&#10;xt2RLB5//PG7776bx9CbKoCP1v+Uhk+B+FolOIkIFZo/Bv2GCF/DQOUB8V3XWKBq+Yk3uwEd6nY1&#10;8RsAaqynvgHPsppjJ2xD0BEgAQhoHI8gxvRQN2dRMe9ZKshfXI2LsFq4QiMObe9nAMuXLw8dVBWo&#10;gPtSNEPj/QkJSJEWabFmFtaOdEe04bSQ+BBulYZA9FQA55R7jJCuUSgOg7iCp5ZWTT1ueCOPTEl6&#10;3yjXSUnhBKHKSGqFW5UABjoFA+SFigWBvw4cHv9yd4jp+9//fiabKS8J/9M0alGQpAfBAAQbZsFC&#10;1rl1DUCg8WDQmXXr1j3xxBNf+cpXYBXMRo6EwYh1xgyEAXAdCCz6OiSLF1T899noQF7BMi9Sf9GH&#10;bMaqClZh/pqVAKzqDpVjaSQrO1XeKgNIPcgI/imnrH6wR7GAdgEQlG3FGYaKt6XvWNvQBTqUN+eh&#10;eWFenm5VrGZtaw5qVOg2147BhgND73QMmjDM6BrP04j/Sci8NLoG+ysvS6zZsHyYvMS/NAflIg1c&#10;6IYrOPQ3DoAKyBOfbcVvaNTjleaKBgHpf/jhh5l8SBkCrHKklJ2LGJ7UYEgVCa7K5g3AzmSfVaTo&#10;OIRTFEwPLXQ8jKcBKVrRQwMpIa/SY8EVDPYP7/EdkaGYAxW2oWH9Z/oyQ3hORAQmRmB/jLBmJ9dH&#10;gbDu0O9E/fw9GcAwJYJBreh/5r/5OxY4g8ogEvGadNGcOXPko4acIxtqMVfaNT1w7ty5dCxdQZ8j&#10;SOqBlFM2CsI0AEGl4JoUEsCTn0kVTsxo/q2kv7INNlLzK2J7cgs8JhlnKRjpMwT+IeE9mrzjylZK&#10;0KeYkgkppaDng25kUtGHpuky5ZKDGWdbxU1hDxOSvj399NMjiKTxYNAihLDHHnsMEgoRoJMZEXYi&#10;wor4zx4oxsqVK9EAYADWLg5unUGrxx13XGR/xf8kHNREZaGt2TYiyAyvpFmousWDIr/UEGowaHpP&#10;ICB/vv0MYGdcgT6ix9/3vvfRg8xgUwQ0+fHy55xzDmMD1WPk2K/017ARCwzAkoAnM6Ic/KV2s6x8&#10;rQvmRkr+VqNQQnqYDdolBIvWjB67UKfG0ElzhXVLtZbAsTViQGsVF3WFxOckaYCJywb8bOPGjTCA&#10;pUuXinjBgxkyxI0MhOWNwoQ6mUrdqABENVOsnlKD/RuWHHlGoldr1d9GFYEaPxowOFma19fKh+Bj&#10;jei4iyoqDtOXNcaNWG8sA/0BVttARGJ6oIyzyKF3CRtr4De8BWjbnaWPDVMewOrVq+1V3kVvDZOH&#10;zqFv3YMI4gJhvjFS9C2dxkDDCTSlMs/PPvtsOlNJxQOU9KWzQfqMq0Cya2FerQSx4Whh0K3a0B4i&#10;eAZLLgwgJqbO6mPxQyjyx+sQQ1MNNDJpAFrGig4+GiTCurgpkhynSIW51gEuDzDmR5A1egPKDpdV&#10;bIdwIzKyPXv27FnthoBPT3Ik/cB1olU4Cbk7PHXt2rUm5NPzcfwmEhQ2w6pEmUNqPOOMM3ielHVT&#10;YRWnRCxS8agtX6P9JxBGvrjpbOzRo+tTVb99nCtuBBxUW5BEPzXC2H6bfQC7XnL0sqoAI8E6Z5zo&#10;Ix7dNAp2sgDod6FDkfcNjK3wkF6EyYTExJBAy1DHLCNsjFCMQmoDnaD/Sfdl+SnqWrAlykHNGGi4&#10;EyoDCLZzwwJTYTijAcgqZD+mcckDDPRkWwIK0bFM1eLFi1PpXkLAFUx+Ft0oAUgh0LXCTC0S0AkW&#10;lMPMUm7g/seSY0XJaqeqEa6VH9RM4ASDKojxFwvGentMbu02wRLPgPIXQhwHs1w172g8ZFawPJCz&#10;kLysFmCwwFuAq/qd4BB7gAEgV9K9ECOz5XkjxoK3RqhnwqvqwQkYXwaCvzgS2sFsgWwhJNLbThVG&#10;n+twMB0L+YthPVH/Ce+JGUHim5DB6lqUAVSMoBj9K5iotDsMIFReip+zjA7ymsGjbtzdBzCzyUhN&#10;a5pDE6FrXFBimvyGhDZpFtdGJM1N9pzf3MussZoqHIlbyisyc6KJ4g9n1nF3et6yoIODg/Q8PQyl&#10;SiSo1Uxhw5ApVuiMGTPMXq5F2WoFY9mA6EB8s1MPsBZ/nkRMQ7FC+eloarWL7F81NuOm4gZIvfiD&#10;drS9lwFE09f9G1Ru5H06hZ3GfULE6VxoH0SElU+/MPz1XeQEjD29A8NnYKBlagPWlYQZ8LMB9hnB&#10;31hPNliB4tJAs6z01hD5q7qgBzgUvKYBVyCgat6J3Tw8ICGnYjtLPaXOVkSBxEP9n3jiCRiAjIoj&#10;zZniyslcC8sJlff6jfjU0P1aLqaWEEj14AoIYcB+OFPDqLULc5B2JM/yAP7lvaBijDLjWIN9I/sb&#10;KcDa4B0ZfWaCgecczORm0SLwwumRFfhL3JVO4v7mi1i8vZnA99xzDzOftW1tE1a18elSBDaEuOEv&#10;DhOfUhgcFjZnsRNKAQmDssAPRJfU/pPk4QbsT+I7g7djoGdiPRPvn+rBObHygMTtVIhpTT0pIVnF&#10;/AitirEmiCV9SS1E4CDhfY5otyRkBRpPehqcA9PBtHfLihKtlPjUZAyoFnBNrs93ADjNUlaC5joc&#10;xl9scC4XZz6jqG3YsGFgYMA0YLhvfACa3ZDDoFFQGKR71RFbQDv0bopfxGAFhoifIf1qY2Ia8njp&#10;nBRsiOJV2bBuAAfCnpQH+DpvfyLY76wlGYBvnps+YvitzxlbJ4xBd6iFX+C3cAhLDTfgYswSpFNg&#10;s0iI0B3k5YULF1pi3sry7AmaW43tgfxBqiRbDDnnmlQVRKBaE1iKnwSxVAluwPoPCf9Qod9S/dEc&#10;XY9nP9/ijcD2nn766WeeeWblypUiF3GigTScKC6FOkeUgOSvVdd0MocTkBonhAygwa4auECBMu20&#10;FzUKAocBROr3Xhq1jLdjiK123UBr0OsL1UBAU8CHBFgaicZ0Z2GgYltaT0pXUWIalpxdA392covO&#10;7T1QD6C/v19jvbaCatrW0JESYCICKT7nGMVt+yEhQ7mONp+Q8tDxmA6U32tq7pTSQkkrzk/cAEnW&#10;DQKB/mrtPNLiarJQw4i5PyBxSt8SL2udx/7Dv2I5GA1pCpgWHv3DUmqxgNQYdIcGZ7QhGouUaY0w&#10;JiGnyAyCHpGiAhzAkdyLb6YuDODBBx+EATDzEV+YgTIAY4FgAFCVFStWQJ0gTeoiAUoy9NZYoFQo&#10;SxECGICuDk32AiUJYhFguArIUQNqwwBSRcBBqfWB3/4w0F2jxdXFZrkYRgXqTy8j7DM2elR4DXgm&#10;FAROCx2HCkMdGG+zKBu4MQaEMfPoaw4TVxkGgBBtFjHblpFhSYvvprnfKsHuDIJQDRJNroDidqKJ&#10;wkVqacZqYAnRrKQ/kUJsyEjYSFw8hJL3ve+++/7u7/4OHs4GL46mqU1AqDgeMnAUnfDUnaUCQv0b&#10;NcsaNpyGZT+6S0KYqmOjcUCYRxiGngnUCNYMg8j8ZhJr0ulEkGW1sPyQsM4991zWf/VYMtwqiNZp&#10;qhGfuyvgZ0g+MawawPLly3Vgpi58qoPF3l3r7iZGSJU3xv0kjhmE7kVq/GWtCVyrwShLyg8kN5HQ&#10;JT0GpybVKz5bpW/Jq8K48T8afGKpCC+J+SJIltroxdxXSzCzKSFAgvwwDfgrOHRcDYpp3qwwc8EB&#10;VXVI0+DDt8K+gfacaFF4awIjalRUBm30lgrgYB67MgCoB/PcCleQ/k4GACXhUtavj/IhP+D5eWWe&#10;uT4YD6CKIy5FMIsENdL8ZXBXRYUKSkRwk8I/ougkO3pPg8G9+cXm/G5Iakw16yl/pN1Q8xkwJo25&#10;5oIBGBsDjWZgoJJMoKTwxYjsLZKJx3BCNCGvrOElS5asaLelS5fC0vl5V7vx84EHHnjuueeeffbZ&#10;zZs3r1u3bnBwMHUIDArS5h7AiRtKq+jQMQQ1KsPUEKBkikl8xe3hJ0SfiTVr1izE/LvvvvvHP/7x&#10;z3/+83/8x39ED2D+8SRcee7cuRyDlC3TShRQ3BK6oKu5RlrcAC6VASQYtNOmr8GqghfJPDqLTYbP&#10;JZpIhDv7hJeaM2cOS47B7YT5jEDAOLJCTJVkuUoEA//L4mTphutXd3G9SGf1x4Y4/zslkhgVG9dB&#10;YhiOTOAE+TmNlbWluaLuBBjOnwKnJxG3QkDX4jDJm61VvZJhECtQozp5UkwV2JVeNWUksjMlZ6Uy&#10;UnMtMNVInVxfTUP6nFMhQOovGINxQY2/oIxatyDEosL5dhwJgZMBaM8RAC4ktRr6U+FLlsCRofj+&#10;CyfQFm9KsPlZMgCuzCNxdxkAxAHZEWkSosTyFAKIhlKLNKYJiG9TVRq+d1UB3i6YdOorhupHWUkE&#10;p+jWHMBfUfiUABx042sdXHpYN0AwIWJPc5j2OhPQkLEWaUx9Ot0qAhdffDF9zcDEEcQL03fCCiER&#10;Q5HhB6YL0CMpAFvtwjoPOZ2LMNIQVkgYp0PQ4QcLFy78y7/8y0WLFkFtn3/++R/+8Iff//73//qv&#10;/3rLli2bNm265557Vq1axSqFQ8AMOJKboj2oJaT6WIA2Az7RIMTS1kjQtVx7Am+M84NQQgF5yDVr&#10;1rzwwguvvPLKb37zG3jAD37wA2Yh94XoM+E+8IEPGCHDHcXHjr4izU0CcKT+Wk0+9qJUog/DaDxh&#10;rS4QzAldC+4JykVyDmQbXNNOYBzRw1iELACt+Z3zUMJnCg/DzWjG76fxRwO34FFRHeooM/Rib7GK&#10;KphoCki5ZhRdFUuNpDR+1Fg9FozyeI20S7w8iuNuZwAIIi7jlG/klRM6WXcG2DlJsImvr6j9OkID&#10;2BkAiVpfPom+VUiPcTkWGx2hXqFGAfmvgr8uBFWB+BUqZLHXV26NFchQn4j/islCD7GngdPJYZZI&#10;jE2fW4idoP3Hoo/RAFIG8qQdTderzUB7TUDMKKUKywPEMmOtGB6D5+GbFcRiRAWHArBIzz77bObz&#10;hRdeKANAGmMnCxAqARGAwgjhkKxp2XDCrlIU05xeISvsxpjvDeDRIicckLMigBw6aVJCmesE587L&#10;hotzr700DHQX1Zd4SUZCiFCoCWwAmig8tzOYCTRz5kyIEeK5ANGQVzg5728MVnhAlQqVnvQ+KWUw&#10;G2Aes2fPRtuAtxtYiaBnvXjGm0GFsaMKIH3DJCAB8gCanCNtYbvpZpA96Gyo1Fa3QcKKUlmed7QK&#10;rlVDof7Q+n/4h394+eWXf9tur7766s9+9jNrzsF+IOICZvDNpQKKl5L3ein0JYQcV+tQI3lNgl6L&#10;2tdaAkEbTfRqdSrUOKKwE6/PrVknyFaa8qOfNQwseoCMk2NNMjpJELUZHMLa0PQx5OThCjBF+gGG&#10;zYQRh0uxl4nBQPCQLFf63xpEhtiyk9tBKFnVdCyHaXj0TbX+oTsyNxiU9evXD0cmcHT8FP8LtnPd&#10;qQs0QYqJMKnwcEHCCTJoLEuVDUiOO63JyeaNPUcZVuk1wZqKlmEGxm6axRkGEByhVPVK4JDUSjuP&#10;Jo4Y+jiFqWI2rKGQSvoCZFYrkHxC6DSLARg5o5EnOoHZVdJ9Z5fGIuuGirug2cdaMZaJRy1ARbAg&#10;DJdiMsAAEBBZ5jIApDQohlYgVAF2IvxBJViAzB/eIrJ/AOZqkFVVkioyazWgmUFdwZ3snxoFFOew&#10;0NAW2xE9SaXKIXjHMIDqy+WVGA96GbqDzIuMrAWZ8Ra6z5KbiMzJAkMSR9hkeJgxdIGacgwFuXK1&#10;ErjYqlvMOtROI6YF6h4cXnN2jeSJi1icfWRw64vBNmQMPBLb7FFRSHl6j7RZw5L9Gkl4WWgNFGfD&#10;hg1Qf4YM0v/aa6+hAbABM/j7v//7hx56CD2UizPh9NDy+lzkjnYzwV1tAEqXnJdqbtJkXyuR1SLy&#10;tcB9TFgJagqVV9KPOyGsRTMUG1yZd7EIKH3bAGirNhmpPxNXWy0TV5rFCOrlU6KRr9dE30azUDA9&#10;8PWvf51nQxSA97CSuSBP8uijjyJrMy4DAwMs5qeffppviO/KlStZ/5xLt69du5Y1Ao9n+95770X5&#10;YyCQAOje5cuXM6zPPPPMcDAAvVyh9dUPnG1dwQmEDwbOmNKSfWooRCrDxIUQK1CcyQF4iAYQETVh&#10;kZHN4+xNJWG5RehO4D9riLq8pFqZIgJLqnQzqJfoAgy9VqK34EnSko0CYmLIACyJpYUnP/lLX6tA&#10;m15Q2P0E3csArBBpLq7A/SkSyQE8J38xw5kYTBjWHetURDnjdGlsoJGz6BhKVp+AVDXxQr1TK5mv&#10;n75Vig8shwxDPh1mnxDHlOSUj9Zo3Xjmg6kn3917TUC7EP9jxqFfGAPoPmQFKskwsKRhsIwTZNou&#10;ZmbABhgP1rwuXLkF0jEjaghtckRjMm4YiDrDQjwm6CIm1wVtXMRwPUjIC0i4SO7c0YAwyCtkUUnf&#10;MsIQfQjT/2o3lYOYj0xJh2JCyvlG8Ge0/vVf//WVV1759a9//dsdDUrB97//+79/7WtfW7JkCRfR&#10;M2FaAxfhysa8Qr8CiaF7QNOQTmwz1KrUnzjR4KX42OZJxMMcXUE9QAE52dFW4GGb60j6GSY16JD+&#10;IcNvTOAwrlHWbuwKA8dOMRH1GEvX6tg1Jg9kDlIuOKDIKugBXBbKwk+IO7Se7tWE9d3vfheaznPC&#10;D5AYuCOvw7/wV3p448aNjz32GNvL283Fj3yHJDUcYHCVAWje6drRguyWGCF/Ji6oqgjyDA9QA6gg&#10;oykXLKkNAkRUgRSTqrE9VZbPzwDD6bM1DFEG0GlHqrDPsRpFhwjVU5thj+GwiuqJBzXERcJqbSz2&#10;GCxkIKzRO0aOxjSkzScuAaV+2YMOBpWDUH/3sKKt2Wtq2PTp01kUSA9oliw6GACLHYIj6RcL2jwA&#10;jmFJwh6MWQpyg9S/5mrxLrx4LboZT74Mu2I6pVCEV2uobsnRS63mhPaGH+yNTuBdOAaqc5iuMSUY&#10;AgRFg0ihcEFcGBUBgdV2eXlDRBgPtHUDbBCQOZhzmRmic6gQhL43IgiHdBvKNrIsK854IjeckWph&#10;MS7FwshkOvfcc5kx+ouCIHheu7Gf7ZkzZ/IvlOtb3/rWv/3bv7366quafaT+KAGvttu//Mu/IJZC&#10;YbkCEzFuZ0g2DBIeY5n7NHQFvqFxiLGD7cb2XXfdpYLCbJYhafKiyaXYX/Mn1Cq0ZcXjbVadThQa&#10;d4dJCOXNSoNTCllT/bGdvFZAN5Yiy49T9HxyosmQdKMLqY7aLoI7WWY85Le//e1169YhhXEFpoHi&#10;2KxZs5566qnnn39+06ZNixYtYqFCypHxedNHHnmETlPxevjhh5Hx+eYvNAYYAMIHa7u/vx/+cd99&#10;96GBDRMDiAnImR+5LzwgPoAkwVZ1Iawx81OdwElbfcjVCRycfc0OSou6Io1ISVmVmiVQq8lXCM/4&#10;AGKjiHchgM+ylmQdB8M5hM8IH2l6Cr6LBxd1wYgafkrKDazUARDibsCPpqQI+Mb+p4JYxH/9B8Lv&#10;cF/LQ/LNDOTt2EbbRg5AgGB1fPzjH4ekMM9F4HAtmwnMvGItMNl48WBuyyMDbpGyaAYyhD1ncKug&#10;oy8n2W2Oml4ZmUFS6qKTaWsKtofO4XeGBtBw69U0Md4cSopcb06v2aGGAzKf5JwSZeYlL8ziZ5A0&#10;6yOPs4Y5HjmdAdaSUIOFfmeo+FvLLw2DkUU1MuMT1JzsfGYG/IBpBJGCPEFrXnjhhZ/+9Kf//M//&#10;/JOf/ORv//Zvn332WUgV04sjg4MvcghkDjEEPVTkADPgIP1KrxBEiBd0bcuWLRA4rvPkk09u3rwZ&#10;AvfAAw+sX78e6qajG+Iob5ArqFUkf0I+ESZh+Cx0kx7m7omaSFHP4D41NDwJXBAdWHKsBxUF/qJ/&#10;1LToq4bqsOv+53iWovBeCPVMjJSHRGLQN87qRVNU37rkkkvEiTS3kwlj0jLcmm2WNPPH8WLmMH+4&#10;GmrBcEQBKQxKB33l6P7dpVUyEcEwuQLRqAKSnIGoPCDOgEatR8V8SXmw+OUBxpUz33Q8JiEg+J3x&#10;Cb9rRwtERBSFhH4anB4bd9iYOgqPIa00H4gmNRfpzOgaSaHY91B/BfyQeAUvawVr0hFvJ7XjUz9S&#10;8V8GkFQ7Db/WaRGGiNFnzkPchfpBxWd6sFQt0C0a6Ny5c5GHli1bxrqAN1QfgPafwPUI0VMlm8iX&#10;DQ9Z7HiJ6dKJEvzXqrfFIpRQK3UFec87iQF0pl+mGCxjk3oyLF0WJNTwrLPOYvxgrfqHoy7pGWfe&#10;MPyMFqsdZoD0jYLGADMMdFaW05CeyYa1oREmWEn8zkj/fzfvlCdh5ATIQ8xHiRGPGiIlEjLvqB08&#10;1RGkC8wG5gEvqwLLOzI7qzGKi4iZajADDaLPfEUbgI4LJcQdTdRCtDHVRcXFMGfoptgVxqqiXSE1&#10;c5g52/R2IxazAe1QIfwYJobG1cu3hL6e7iA2ZkLniDSaYm+oXjWdx6jokgtMYyqwOw1qKrIPkGf2&#10;1jDg4WAAIgfExB/jTxXwnR7Klb5RRH7ftJ5VbceZKikTXwOHYn+QByjpx+CZdCqlb03wcSFErk/x&#10;91qFsZaRie9XXmK0lThFcWXLiriOxyQZymrpBreIjy0plAFA01PFVyMPpNyoHvfLAKqYbxi+QaK6&#10;f1MmXk3Cg2EYGp0QJpCKIJ4wAEQrJAPDQAUBhQFA8UVqYn2hMbP0dFklgMqXUvzX722uRoDtwgAa&#10;pj/5ogNnKlmN/qyctcL5xQPMA+hvf4f5ABo5YnWF8zL0fiAQ0Amg7FAoSDyaGtMlcE7pR60K8HbE&#10;QAZPoBs4NtQN4sVsYJhjLa3LZkhz0JClxn+nMjFkbmollAk894FT9zWFAOVVOazBXeo611Yg/omZ&#10;lkk+FBKL+fqhD33IdHYEZEtPmIxufGQwVdRA+cmlrKnEFeg0Vov1GwJ3FdtdJeWdvhZegbO03vJg&#10;zNogL3puJ/7am4Rz8ApOEp+n2lLiWKqjUIPEGvw7Q9NQQYapIEyQziLUp7tSJt5XCAPIQyY0qJay&#10;avDd6jNIqGhyhlMwMkEmCUMMuJiBPbWWQMUCSvH3lPnVM5xcpPh+g1qT0vNxShv3lRJXxsKLia9G&#10;qIQXbDWuI7JCAj1lAGwzSy25dWppFXvZKE8DjuUByRtQ9pf3hAEgJyE5wQAQPSEdKNysHZHgkJZY&#10;UJAgpDTr1LLToNVkUNs59oarLJ6P6qSpnv/Kwp0JtZf0G8uGG3FBFXXDAaW33zE+gN9JRrUaMzz0&#10;vsEnSLio80ijMF5xsqzulhLSQQ/X3MwBVo9CpDWyhRGFNzD2RhEw2+g1FbSGjP/mGUCnBtN5Yi15&#10;r3zX6Zl4yyA2Wfk1mKQanZx/1a84pDM8l4oBIUR/SASe+vB1W53M4nyMAhsMh5QuDOD3nJx5hWo8&#10;qemBDVNSVteugeT2QEEYS0KGmssUpXSR90MIzAPwNUM4EuVcqX+1INWhT4Bp2EBgopMhXAEeasRh&#10;QlZi/5FK1pifWtHX6yTCPVdO+EoARBMBKbdIkI/eCK0xejUSIaaRxyYD0Og/Y8YM1GUZgGK+5D4x&#10;/sEcUzlQXTAJgBM5xUwC00Qg9zCAr3zlK6tWrbr11ltRkSEXKsd6gCE7kBT047/6q79ihsAMpD+p&#10;vpl8i9qfKXCWgK4UkEkIb4Y1IbzJ5U54buCVaqJ10i+MtvpDYAB1Wpunw2Abe6NzFR7AN7ItHJth&#10;NpHaKhkJH7TaBpOJ0WUUOR7F7c477xwYGBBeAv3g0ksvhaUzM0w0tzpzEMeGhIsZ0k49JA9wRBlg&#10;E2G0dTrFNYYMqYIMExZ3SEx1jw95304WGAZThf0MU6X7FYuRxrqNQ74yif+uxWxIE5A0iMEKifQh&#10;eQC9gtoWjCrRhlDhSN8WBrB06VKljTgAU9M8YD4Zncqqk+sbjSHaQyyK4f0JOEnsUKiMBuWUBU5S&#10;Ug0ySSWZUGqJdUWPCKBQrVFVQZ6TKBBnshcJ8FygPTVcMDrSfa1SSQXlsdnjjNLOU90A5nnF7MNO&#10;k7zUANzwGGH3c67iP9qD/IMNMwpRmqHsMADo5y233GIQim4AGcCsWbOsbbVw4UJmCFTFGMVk5Gku&#10;y7f8wCSVpGhUsAc9B4kENcG7wvnVus3VFVwhlcIAeJi3uSbw7iJY1ZIbIBRem6nAkFx44YUi6c+b&#10;Nw+WIOo348SQx17h4jH2X3cT3OLGG29EDRds2VouKQ4jcDEjbUhAlNxMWbW8mG4rjPjOrBYcgAbz&#10;uc99zpj05cuXM71QLfkJ49lZRcO3oAEMKchX/5JuEjNdFTd2Tf52Yd1qOABSv1TsNpYQA8Rq1OZT&#10;he5OTIi3LCJw8csuu4xB5EZK0zpXGWhmBeLbkiVLGNbbb78dls+gI83R+Z///OcZ2TcTETBqmEtC&#10;xlJv/4RSOyXSb+G41UMYg+eQdv9aODcu4hRpqXARjpqRmjHRBHg5MnsK+UpxpGsVHyKV3D2MqylL&#10;7bujGf8eo5NKQApDxl1sxo9pX0YJawyxZhRiXIz4jaatX3N/0CDYHyuQzUCjIHRqLGLGWiqAicGt&#10;Z86cyYRRA7j55psh+meddZZuAEsCoA3w/alPfcqQublz5wpXLEGXpwZgozIAj5Gmqw2kpoLfTozY&#10;6FTREgiUjO5GrkZ0Mh3CfwgmoCHpTugIc4IX1nd67bXXis3ACocnW2iMETrzzDMZ5pgRY2mxOCUH&#10;MJboes6PlI+A28MDjBUxXGT+/PkyGKYIx3BZGAwTy6T2lDFKmeYE2zmE3p27rFixor+/f+PGjY8+&#10;+uiTTz5pfWPYT6MA8u6tbFWpbU0mSp7EzrhINSs1QHLyhJa+42XpZOg+nXNhu8GG6U/6REm2Rra9&#10;ZRvXkM0wUFYp65Mb8QzQfR6DcWFKrF+/nm+eBJYPs3/sscc2bdr0yCOPrF27lhHfhRVoD2gACSZO&#10;GS9lf01DFRy0Mk7PCpWvgUC1NczK8X4r+EcJCNx8jP7VRh+aFVHdFmjoGo4iDRLDQB+SFhvkraQI&#10;6E7wjgJFBOYsyEIGU1rZWHnfqtHsZIMVJwOIEd+8Ac33aRJ3ncl8BzHCDGEzwgwc0ljEvzAARXsE&#10;Rx4YsQwGwDxBXLjhhhvYjzTDvIIxQCJgA4KTIy9aWhINgJd1+AQ3NfCpIm/rONG+J+fz+ERVBUCp&#10;YayTyntusP9iDor9J+kCXvAdEwX0ZhbhzoJw6EFUNhY/JBvhTuxP1vw111xj/SkGRoVAJ0FcnQLG&#10;BVEre5ia0A4mBFRe0AXLoZgAJSCo5U2Ey5/XbpdccslFF11ksD98QhmBWcKkQbXk1iLdI41+4Qtf&#10;2Lx585YtW55++mmuedddd3HBaooZpuLmOyPlb4bpdqbsBaGX1aLopHOMxgoJroPCqQQusTpDxv6+&#10;5bdjojPcq1evZpQZTRY2g8IiVwOge1euXImIwHqG5t5///0PPPCAIf8s+7eRASAH0EVaEuhAZinf&#10;7DHXlIkqvY5yGYdHrP8eUA1BNdA5pqG06ATalxKRHJ+hDCAUP7XIzdtKHkCw/gP5kIxfoxUlXjIA&#10;Hbn6hBvB7Iq6qSKpp5TvRGyzYbKI9RotCxEIIM33BnpK6A30NNGXYww2C25oAJ/DLcSNMKmTb/pf&#10;y74PzDY6+po1axgppEADyme2G4Ij1B+aw6S66qqr/uIv/iIMwBcX/1npUE9GqvWa01cugXIAACqm&#10;SURBVJCYWq35Ub+CrZ3MjxQ7swPDXDXTeR0NcXIO/3onZQL/twwaQyZw0Ue8Nv0LhYVYL1y4kGFD&#10;JGTkvvSlL5k3C6mFXkOkGGYmB+NhcHEjCyNylkGWHCMAIVOEgbeApbNEQYALGlpj6pCJsgab02Ae&#10;fHsKbIBtiBGPBwP46le/igbA1IFyobIE17cmhryFiNIhY1IbbomdpcI1fMjSl4pGG/QSeo+FxwKg&#10;B8yLoR9YEqg4IkAo5kv6lSI5PVRsSO7ylhsXR/NDtEcTZ3AZrCuvvFJiet1119133338tWjRosHB&#10;wccff/zednvooYfedg2A56H30P+QKnQwwjshVZYcYfVqwa8zM/H+iXTqLJeYTs44JhCo2oXiFtZY&#10;MSTgT0BAU+OlNvHoFXIV7ZPs4oQJCqao9xymPVYBVlE3Xmjh/BIqozTGTkZTE6L2Ww6QlCfw39h/&#10;C6lbRsYUAcV/waWDGBEGYNZYgIMsRcWcgbJbro6HYTiMAmLyIE0aaTK73dADmPzwA0YQgmM2JfIf&#10;byp2G0+ihSq1CkSq0POX0ptayZKAnWAqmWjokupCKioLAxcGIPus2KtJ03vHM4A3b5uODZqOZnhY&#10;+QzbunXrhHZRjxM87sYbb4RMQ7MYQiQIQ1Pod62TNfQispUcmD41LzHht1UCoru5GpMGco9MN336&#10;dH4ysQwd0y2BQLpx40aGg8cTX1PKBRUwihmZ1JJ4yiAumM4s0AZSWDT9ajcMyQ6+WCOJNJEn+Uun&#10;U9Y2z2BWPW+h+4v30j7GpIenIvVAvATeYYrrM0+RXgFc2Q9XYD0Ey3O3N16QlWntGrqRYaLDWXss&#10;JJ5ZNDfrKLANk/4f7cZI0cONWKAhYYuGiQEgBCCRoFBCXNiArPBIzBakAShLyqDXdISY+6v1v5ES&#10;3MBJTWxJ0m5rbrCMQfqrkUdbfCLKAxkkxQmMhJTLKIaItM63xHdGsaglznPHVLaSFGoz8WqiPhjz&#10;ozWfgxXyuJSkXzuPBN0kLwvFmNNrepf73RPqr/VfBqCiwMFQf53AfAskw42YJOjryJGwAZYqvIFp&#10;FuOPVb3YZi38z3ZjmnGWteChQoJOu5x5BnOVfU5TglMcLQWQQ0y0UmThh2UGLNZRSBnOjFSg/fbS&#10;imDDxycqzAA9Qp9CswRrRY/T6bps2bKlS5eiFsAJoLmsNCjCxRdfLBgnA6/OKOXVDFcN6MpTNWSz&#10;Zm9rsjRGzaSPBEJY6YLpBW8whxZ+wBxizcMJ0AnuvPNO4eFgTqmdy1OpZ9CgC0biG6jAzDPc7bQd&#10;LXFvBrqJaWXUmlcQbfSsHY0rWJsUZukxFrvgjmJXqOtANK3sKByeVq+Ap950000sEjotGRgxPojq&#10;w0rToMHrd1aA2I0TQJE2db2zeFKZL6aG+D/14VffaY3Q3QMMAOlEw4VWC7dNcYJAJAQo/uFMwhot&#10;HsG/06NeGUCof/JFakioxDr5q7XyeMxBsfsHGtqK5IbbeW4iVZL9blRPGAAXUdpQt87VApsjrJBj&#10;JEy3wj4HCPptmphNRCDDi5M1ljoBZv/KJBT/tfnIADxLxmBMUQrC8FPLlYBRLE8ICKuSlSIDYLFo&#10;/+En21dccQV6PDMEdZ8OYVAEuNVIFWYjGFGSG/SLyER9+FR21DeuDOeoVaO/k7kyAIesQrT+MTKA&#10;zoQyY0bpd0gnxBRyj8QK6V+8eDHKAVzd4C2hDpBkIXbaavQJM36wax3rGiuHDNSpWayx2CbAK6zC&#10;AFBkDRc5EwgKaxViaCjE1PIDPJUOJXN0r7322ltvvZVn5iF5QmYYB3MWsgYbgaV144Mf/KAxDHPm&#10;zGGnR0KvrTljfYJUhhEaOnXNRIvjAMSZy3c0zuUKXJlZbtGMeNU0wjKt6R/NFEkX0I/CbGbh8TDc&#10;nSdhRu5Gm8/O4sR8jOoO7awbI7dopLA18sD3WBSQXRe8qaqWJaVZM1pswdX0X6WQnUXxVtNQI0Ek&#10;DmHptVpCcn0D6xYPcIz+yqqBCUqcaApPqi6Ytat4m+ighEhGpQgStZYQ9UifhJ9K0MICWh0oZF3J&#10;OmK1zajflJTRTKTXV+tQeIA6QZSAqAhclhvxzEx+5EWhZJF+lPorA7BG6WWXXYboJloc1FyMWza8&#10;tYxKLUTNPvD9WmmsbSmDrGisySdQNdfunwChFIlLvZ3kY8sAjMr9g4oC2sX67/QP1yXBT0vGQ9kt&#10;pwURRDMQ8cYmlD+cQOILwxfwQFwEvuEijKjIJImATgB19Di5d/LjE/eWSW/FErY5RS0VMYEbKXFf&#10;2m7Qd52Wgo1Al6HOTEF+IqeIkSt0l+vB2kkWkhZ90JobMhv+TUw0U5ZOyEsh1DCV2YOuwAvyJOZA&#10;JB1UfTwJqLWTtckGdsq7JBff6DruwntxZY7cLS7fXYQ5SSWTW1A1krCE2PQqgJpsoDKSPcYAFPFs&#10;TpIwUQW9iPDZX4vDvBlnfsPHE34Q9SiBnjUUPTxAa7UHGIgiYEOAfVKhMAFvCernANFzWRoV1TlR&#10;Twlw1IKatC+FLV2+0GXhAq0cLn1X8Bf700nOjJX6u0fLT5wBLhD/Fc3X1IEUEdNYL5kWLYYLzps3&#10;b3BwkGFi9JGH4vWFAbBwWDWsJnayWlHrOUYGoPrriqje6RRB08EQvI0U8pWtNrKv9dyEAcgYZP8p&#10;OywDkPQHmmnvrQk8HAxgSGdpIzbOOSfqLIoe44fIbB4Zoi4yMrI2bIDxvvvuu9H7LMGYSorGFEmX&#10;kQKUtdEBuZSaoNxCNMGTdzQrf0YH1OkkVqh2m8QwqC3qWjAh3rkeKzxzjutzOyMipF9J5sxciZE3&#10;ZpDIegkfri0p5gqAQ3qhK1s1w8u1zbuwJDQx8foWy0aF4lGF+DdEj3nZsK7s3sYLsn58Kg3Nxp4q&#10;U/PMLCoz/i1LmdUoCZDOdhLTPRAGShf9yY7G4LLsVapkzHSpUSVyd/YYhM67dPKqxjPvrPRmfMhO&#10;ksyHGPGTFhCrQsM9ELgIfb+6IuPLDT1S9lfc9vkrTk48EEr6uaymcPEymWkmlDC4PpWmVJGfNftI&#10;7pW9XDKpAOwxBn3KhKSzGtmMCk0SAMtKJqGQbkHgj33sY1CDgYEBBHy2FZVY+xpLGS8mP3sQ0azN&#10;B8Pg+voAUgQ4mBax/Ci9+SIR2owZdcMSmwqOYQC1ILDWy4Tz6lAJMkRCTv9YGEDlAZ1wCzVJNQnW&#10;UXX19jBISMesN/gB5J4hf/DBBx999NENGzasW7fOSbBo0aI77rgDveGGG264+eabrfECY0Bg18xi&#10;5UXLoDNdjAdNgBBsg53oknfddZcI44sXL9YzwYa6yPz588WiCL5KkNA1qatLBnNc63YyepJXEsiz&#10;IUOAhkQ8HRLJrmEZT0gPywZKJK1nAYjMmoJHVrYzhsQnF21t1G4q4N7Z6C4ENDoZvQ1ViXFkIAy3&#10;MDWfJUqfM46MAnwXPQ9mL9AjQwA9bUyhPRYFhAjCA/PYTCQekp60moX425AV5AnmAG/EYy9YsIA9&#10;7OdnI0JsyDiuOu3Dv2tkYbX/JB84G0YWxlUbK5BWC0V198d5oEknEoxKoVib/FSbjJlIT29qd4cB&#10;BNSLJ3TOyxK4EX+lrK4MIDUAIv7LEmTwYrMHWNQkcB9MxlCx4WRUCunciw0mFWPEwme2QNyV+mHA&#10;pgLoCqZBNG666abPf/7zH/3oR7m+oIfyKr0UBkFJ4t2wPrBP5X41mECxRgmI8hcGEGC+lAMK+nQq&#10;w8Qi9MfiA2gYKIaEaogqUCHYYrvXr6J+wNCK72E1OIi1DuS1a9euX7+ePXAFupSZAT8wOcDSKAsX&#10;LhRzXxj9FGNh0X7yk5/kJ5fiOlu2bLn33nuXLFkiJvPDDz8MJeJ2kCTuzmxw7hrMoASkw82QMg2I&#10;ahWiSlQQXfYEcqtW49pFWm+Fn6zIP+ErxilrVWSaig0ntKrcqCJo1lDF6hYevgnAMzAErNVNmzbB&#10;tsXmpetYmbAo84QZNcbLitAc80C7bd68+dlnn0WaGxKRYrgZAHMA0cFanpAPpXv9N/AD5w8DOn36&#10;dHjb+eef78NzJJ3fieBUH7szBSwYk9kjA6i+8UZoeaxACS9J2KKyanh8asfXEBTmiYI2E1gTkBmw&#10;IWRma6uFyDO0aqrD+ZyWCbMufAJmguqsnSfFYRSP8q+8QRVEQ3xQObX7a6MPjISFiXxUno1zr7ji&#10;CrS0O++8k26/5JJLZABGZETjZyfTjDUOz4Z5m71hJeoAQVcGYKabcBcyAGswVJutakFNm6i4rbWa&#10;QkL+EryXjDB5wB+LBvDmY0l3htBZlQl6U8x9cSYgH8jmLD+kfqg2xBqZ3dq80BeGn4mic9U0Metq&#10;sbDRHKHplui68sormSXQJtjD008/zeKHHpkP/Pjjj8MeoAUcaaAxC95YY/XNM844Y8aMGdYj1QBl&#10;sCkSBw+gUTJqqa4qaAQzm6lmIFOnkJiKmK49mUo8aWbfWNNGI491bPjJmklGYjDddibg7xrdc3eN&#10;L3QHYY1u/NrXvgZBf+qpp6CSLHI6h4XNUuHhUbBg5/T25naz7Bc84JlnnoHsVsF5jzEA7q5VQYMP&#10;699CZtoW6GrGkaGB9FuoxEgwjhTBonoyqo7lW2gpltCH9DcqiNVCMQklVKKv5KbygFrei/0JUzGB&#10;OVE9BkzHO2Xke81a0nmgJBu+Etg4fcXWjBNDP/5kybrO23h6bXEOx+xjDrBQEPEEBEgueKIewAUl&#10;x0YrMRyselY6CxZODAPQB8BaMB+YaXNOu1mbFvrAHt5CD1+WlRJ92JsWHv/S4qT6It+SAciEAsqU&#10;CsOJx1Wx1i40ZUczsKpm5NGT3/ve9/7YGcBbjipRldPxlYJf1pI2mEenjeBucfiYpw69NvafJimH&#10;iKPpW1z+ySefhB5B5QcGBjZs2ADx4gqwE/6Fl9x+++3G/LANRYCKQXmZZJ/+9KdhJ/39/cvaDdlE&#10;wxSXgsFYlJGJyAbs59prr73ooot4WuZKZ/oV78U8s3KO6NCx4HMjtF1ubelgU6l5Nq4m6dFXmZjO&#10;3x/K7fdvPBJcEG6KOkXPfP3rX2fpspzsQ1YC3ygH8F1IPwfcc889cAsYALrXN77xDc6VI1aH8Kg9&#10;hQaaoh9sQCxqRXg9vexUWE4KSAV7qE5vHzUlVpLr63hpNJBtywDUACJgBoimYQWKCSiRoIqZ7Kyl&#10;6hObaPi/60Izt7ld3ijFTMx3TdBRStpqAbdnBK0yotQLJq5fJ3DMQeoBNRNY2moOcOUB/gwWkH4g&#10;tQSjiSzapQaAXn7HHXewpliJ0H0zgeHErAXkLd1yiGIIf8aJ8uRhAIIjBRjVZGArXSdSw2hUX8EH&#10;VmkwYThwMlrYROaIXchiEtyRZw5iqwBNca3/zd/8zQgD2G05yZ1wFA2xKyK2QR0x1cmcEeUQ+pYv&#10;X45ACodghjF7kOKZiMgOq1evHhwcRNtAz7jtttsWLFjAxOIwJwRzCz6BemHNLyalwEccid6wcOFC&#10;PQrWgIQrsB+VgsktAGctPzCqjaGEvA/pR2yBW6jA6ui+6qqrzI2ALCrvu8ys9dgIN9xLGABPxbyn&#10;i9773veyknkv/Xjm9dD59DDsTQ1G9uzqFcyLxVmZ2R5jAGiTUufcyxjWWGlqoGrQDIPolyDRfNdC&#10;g7WQZE2MiLkvDoDUn6iQk7X4V1hCrW0nxanXlIWkbpeyUQqKud+KLkkuc43IUXQdKR2noJj3DQ6o&#10;hn79vdpJZBiSVM/Vj+qt426NXUgzkZzJ4MuaSaARRiQi/mUhWGSbdWexa+M+1dv4Ns+GdXr11Vej&#10;xPOT9xL0V8HR5zFcSqKfp9Js61MlpFWdQLdBUlNlxoZ7xPKTSFm5ss5hYw7tW7WHPwQ00Lfdr1Ad&#10;BkM6VCtLqBsN/sHwG9+pwqtkxGBDlawrxCQTkA6VX2u+NJerMZxaZjRfVsnl5JNPdl4aNoosr63A&#10;mE7jXiosvjSFqcMsFM7BOW0lDaP7eTaXQcMkUgXkUcODXPT7WPl2EQvQiT5d/UaaUDpLvw23BsCw&#10;ahPQOQmZ0M3OwDFbWOQmUomkHUE+4bn6YJSXGU3mDD+Nt1HWFp0wUcJ8e51arFRyX5EhEqYZEpxj&#10;okbUir4JUwmAgX7dCi+aEyubSQRLFZYTPK31w4A3bpEoL2McveyEjhY1JaGlCahTgVCa0dus5hHm&#10;ofmFy3I7DkOEQthC5EKfhsqzUjTEJaFSnzCLF/H/yiuvDAMQOCCV2ROXmRsp/ueRospEszEtQOAH&#10;NSfNDFzQruPJa9abNaDYo7NE2An++v73vz/CAN6ivN9ZxWVnUUZDFhHrZBjBctDuacyW3l2NpM7g&#10;Ws2mEcwTY26jZmyU+hQXDH4IN+rMX6uBPcGKqfmljUqNDRDWvW0uVSd//dmo6rWLXN+Kb7rHNAB0&#10;NTi9+pZJ12Zxw5WtXASJMeOPf3UDTJ8+nQOgOGgz/MspsHk2IA1maKPWzJ8/nwPYw370S0RUaBOS&#10;AZfiGCSM2H9SDCAJ0hU5TppeWw0w631jk50EyD4MQNoXQjbujS1eKMNgTJJKBKTfme0JWo2zOnHP&#10;QayKM0OJG6KpwUfQ/7h8jQvSuxC2x70MvTMLASpM937xi19E1UZRpkvpTyQk5CQIfbLoYQAM1lXt&#10;duaZZ3LrVD9VJE9uV3oj2b+pCKIHroaN2hV6WRTXuOmf/dmf6ak2HuSyyy5jMjh/Zs6cyU/EOB6e&#10;nVZ45a8f//jHIwxgN2QXD4mmOeTBO0smqiajFALLWkoUTTJaO0uvNFD4d+HlrpRuF9HijTTaUW+s&#10;Vdn5ssMXyL9b1LXws/pz1Bvrf8VgMmSmSIO97QETEGuVhXrppZcuWLAAMg01+cQnPgGth1Jfd911&#10;pqFAhvgLxRHKrph5xRVXWPaZA1jz/MWJbKNBcgASK1eDPEH0NVxAv3RUcgrkL6HltSSAJprIE4Hv&#10;rhyiuv2r6BAEqlT6Vb5R+I2tv6FMxLgRBhDg6CCGygAyQEGskmo30tkUpxT5jWLQZy6Alcqx6Tu6&#10;2elnZWqD5QJw65KEOs+bN49xv/XWWxHwL7jgAui7dWMMsuCb6xgfIVYKo5ky12GKqZ0QG5fqjvK7&#10;Gk9quBrSesiOZlA4l+IUOBCchrNQ9wUaYlhh/8wK5gzs58Ybb+Q1YQyM8k033QRX4IAXXnhhhAHs&#10;BtP/zhSCIS0GnbD+jRqQtcxZfHeVYKVM4JC1JHcG0bwLU1Un+e7EVd1ZNO2oDoSZIU9/2xlA8Eer&#10;blT3DFnSIPxvSKVtuDUAUfg/9KEPQfHntht0CmItP+CbZYw0x4YZi9B6JPpPf/rTBqdxIuTMRBPh&#10;OhDzORGiMGfOHI6HVaAEQB24Dt/shB7VhEGpfOw5QQ9teIkbTCIdHv6R+gHujAwepCAF81pqJgxA&#10;O5gBmtqvalZaA8ciAEcqu/pFOUX4ZQiiQroRdFBtXlwQQLpCWkm/sYfOsao7VNtEs4AYasOBFtOZ&#10;jPstt9wCSaWHobxqYFzfbzPq6X+vzN2FvK3VFwzU0ZSX7F9TAUymkzcELNqmMUpTHleAjTHoPAM3&#10;ZZtn4+3Y8+EPf5j34jl5I7gUY800ELzLafOTn/xkhAH8gQSwjrQ93F17IBEsBhODZMyNkkrG6Wqc&#10;TKw0UoR860KM7T6h/aHaOTF5ginLk+KgsebHltJoySFPDJhUuJamChexGLpyrhmCYQC6MVNoLJnD&#10;ZoFB8qSJseZ72YAjxbKXXE6ZBycef/zxCPWQSDml9i7LeMD5+L6m3SCakEVN9pBOqCQcAm4BwTV1&#10;PGIZ8jgXQZ26+eabuQ5U3poBkn54rSYgyDE35VKQ4JNOOsm0x5pvIdq2Zh+l/mQbpFyMHiBhZuSF&#10;OgYE2rLgUuKy4jvRsGaQril7Bg6pZIgI9EeRCDbSRtpwu4KGSQOQ6NRaLmqEtRCYXtCq00h8JTFB&#10;hUv561rWoiblBRa0YokHaKhRMzIZRrHXh4JHUYgGIJeqWamK/0a8mAFQA9hTgz5w0EbImDAlFpCx&#10;pCmfW/HvZF0SQWXno4466tRTT509ezYkW1RwRH6+P9lubEDBoftQf5iBO0W3hXCzAc+AuEMxa2kd&#10;GcCf//mf33TTTRxmddhAowufpTcY3iDkuLAi1Y+iBsA7xuYTvIrkB8gAzL/RJWCAkIHmvLuPJPNW&#10;FJB/WzDH/Ub+pHyb9je+v/3tb48wgJE20vZGBjAwMBAxWcyPxPnoODWcXGlaamiASoh17AyVc0jc&#10;K0htjo/lpCJEVfHfFvDhGgUkEU/BjPCAAG5XwDLNGoG1CZpQeEnQEvOC8gBDX5JIZSgkPxMIpKE/&#10;ARQyD7GXzznnnAsvvDDl+S699NKPtRs/2ZYNiHGrw5yGBsB+a7FxtWACagJCObjllltuvPFGjpk1&#10;a5bQXkHlMi3g9NNPhzdwnblz5x533HE6kOPeU/y3qJR0/9AdLTkBhjZp9I8JSFYR/4R6odG0CdKt&#10;mD+mSVd0JmNDRzKBR9pI20sZQH9/PzQFCnX++efrADBA8Nhjj/3oRz8KxTnllFO0aVxwwQUWIkfY&#10;hCCG+ocBVHk/DCAZAxHwa+W7uHCrIzf+4VqxKxRHH0D1ysYNG9j6IInq25TEB2GigovoFDVxKSWF&#10;4wEW9seYHC/O85gnb609bf3qCtwF2op4ron83HPP1TVirTo6kz70rIvb7aKLLqK3rQskntUxxxzD&#10;deKN43bs4fjPfe5zn/3sZ2UAhg9B8c26Ny1g+vTp/CX219FHHx07WBDpfdmgvyXCxxDVgEPUDIYD&#10;djR6Q47Cs82cORMGQ88IwsGR7OEJmSG8CzOEl4Iz6WgJ5x7RAEbaSNtLGcCyZctOOOEEpFGI1PXX&#10;X3/VVVdBGljDEDK2r7nmmhtuuOHaa6/VUgGpuvLKK9lv/q0MQGF8VAnlSkZYAD8i41dXaiXfMQSl&#10;aLMpuAbjV9CxoIJXv3qjRGWMQkbBJ6Ur1cf0B2iqNqhfk0UqzyjkmvcrA5AhQV4h6JA5KDLdJSZz&#10;UhCCUme8PH0Ih6g13E3Lh9xzEcEZIdzQcSR6rszdpdqjdqTKQ+4h6zAA88m5iOBxJgMbR8S5MGku&#10;gobBIHJrXS9JvVSfM59ZX4VKgJwvCWupBJDakOL52P9071FHHcUzCHnLewlsB2PTq3H11VcLOMYz&#10;aH+L9exb3/rWCAMYaSNtLzUBQYmgHfPmzYPQQN8Rb/mJQAfRmT9/vlV6RJcS5ANZFfoSX6g8oFE2&#10;sqEfpPhXNf6EZNdq8jlMm3KjNLmW907XQmeIs8E5KgEpbKLqEAYQCPtUg7HskgSUDU0iZnvJjRDt&#10;kcQ/85nP3HbbbZA8CCK0MvFIiUOV95gEIPr6qaeeipxu0Uer6Wm6EQHUpPH6dmzw2Bxg3VN48OWX&#10;Xw6VN+nS7N8kTsJpGBQkcWM0wyxTrieucnme72X0p+K/GoD5AQkVtesU/3kvWA7TQCgL+NaRRx4J&#10;M2POLFiwwDQFZgicQC+0GRg6h7/zne+0GMCaNWsaxWBH2kgbabtusYmzfccddwxHFJCSoNHrGn+N&#10;BxcKRj+hzkMl4iD5hAQHPSIugWrqqZXakuIbM05N9WhE2QvrpktzZ9i6FRKqgT5t0QiDUqJYpHxF&#10;6g0EPE4KKOCBcZPGRAbbgC6yHJ51u0x0UldIcmWUlZpfpvE9JXn9NnSK/QJNh18mQYf9kHjIKwwA&#10;8oqWhsgP/T3ttNNEENH+AwNgJ6oAegm8nHsFrykQTPHKqFc51trrU108tVx0CPuvqp5Dw35RfukK&#10;9QC+eRFRRRNWJByTCocqRcsE9Ktf/eqb3/wmDAQh4vp2Y/v6kTbSRtpOGvKUyHpK3+x57rnnhiMK&#10;SFtBIwvBeJ4E8zRKMnSaeiS4wYlLukNlCcnRrbUka5V57yirkIBqt2lAfCdXLicqgEe9SM16SXBg&#10;7Dw9sMZBsAloWhKGpWLyPP0Q/KWpxKICcIuUUpHHpKUoSq1eqXvZMJt4X2vBu9TAEV6Nh+dfkbIY&#10;erQNsaBPOeWUygDUIWBIQrkgpHOjuH9T5rOay7i40U1JDbNITtD87RDJtxkb4c3ZcBCtMluBnhK4&#10;FR2I67ScwL/97W9//etfv/rqq7/5zW/YRiH4fyNtpI20nTeXDOvltddeY/uVV17h53CYgFL4W8qb&#10;ROXIy1nzMdHEmK6MKaGXBIQNVHU/YZ0BGa2Jbw1rfq6cU6plqcEAwhsq0HRSBPQGh/GkhmhFlJNk&#10;6wxI6THDGfWUTt3RYhuRDSRYXkWhUWZL5pFkKwNMhccR7zP7tb/LgYzJMeqU45HorQZ41VVXzZ07&#10;F4VAU5Lw3eICWUGe7Y985COwBAhufCGVAQRmPC4Bg1+D9px6v6mqZj/UktFJ18hsSRBXuDXb9mqi&#10;sFoMwKlsY9rJBkYW+UgbaTtrrBEEJpYJGywfNuAEw6EBQD5EC0d+hI5okWDdal+G6LCMrVF+wgkn&#10;8PPkk0+2FO2MGTOQRoWvYZtzoU1+n3nmmRZ/doOz+OYvzlVmbFjzq1s4fKVRT6am43Yi7jXqzyRB&#10;VxIWUpiwyJC5lAEwUkh+ICeQoFtzRn8pjZeirwQ91AhjxV09q0FLtK5vLROf6mCBiQ5cWgoFC5ln&#10;KQKOv+CCC65tt09+8pMI+HS7ZVyFgXMI2MO48NeHP/xhflruO3FEtceqrmYcVDohfF35vRYBjted&#10;zoHZ6IHgRhZJ1tHCfksTM/S8BQ/D6yQNu5UIlnn8Wrsp4Iws8pE20nbBAFwyrhrWC/xgt99lxYoV&#10;EJpPfOITCJtXX321OBAs749//OPInpYYgsRA7xBO2T9v3jwW+eWXX3799ddfeeWVFiCEVXA8dOpT&#10;n/oUpOozn/kM3/zkAONDEGCvu+467nLppZcKVNBZ+VIeEO2hM1ioUVysAZRb98tFqv0nvKEyAK0u&#10;wUrTDqOtX8evaoGJr5pEIOXQWXqJd7Q8CzQ6mJpSeSsBiO1cqb/Ay8e1W2pJWj3Gf63XzV88kgyA&#10;7qWf6br58+cj4MtBzQSmTW83+AF7rNTERgJJg7ldXfGxyAWGL5FXCvXJ0K7FHuxhBprHMDCMh1EX&#10;gSOec845POGCBQuuuOIKhpuh5zBexw6kM1saAFP5V7/6lYKMbTjEmZE20v5gGuslbCAsYThMQLNm&#10;zYKgG24IUYPo8PMLX/iCReVY8B/84AcRP0888USoPNssfhY8S50DIOhQf1a+HguO56+bb77ZeCF9&#10;fu7k4rAE7pX49E7UowqwU+M7G17laghqhANF1DWIyPyvADlU1OgUnNEBYOqvCEIyAN2YwccVWQhi&#10;xyvzvnQRci6dhjagd/fIHc1qMIFUS9ptKgl7cArHa0SKNsBPQ+/5KUK7xVzPP/98pGxGQVRR64jp&#10;EkC7Ovfccw0S5VFHlRqr8Qck3Top2bqvq3M+bLIBWu4w0RuM42233WYsEKyIb/gQA3377bcz+uxn&#10;VnAAcgCvY5XN//IBOJWRYiD9coKRRT7SRtqbcQZEb97tbXBw8PTTT9e2g+xvhXHoF5TOeiPQIwuC&#10;nnnmmWgJqP/WBEUa5ZtjoD4QQRgDB9QaovzFTq7ATn+y3wwyy5UMqQRULPGaZVadmQ0GUAvRJOgo&#10;tQnN6Y2LOKXKUsNW8V/QY+3XJo4F4kY/BKyCwy666CK4IC+CFA8FhA0gF1vCJZD6UQhi6FcPEGio&#10;s4K84BMVokfgCrQBbmehJGRqOh9qe8KOxgMkwNRMYIYM/sHTNhzmNRUj2RiayLTw6HIPNFMDej3K&#10;Gb3BoP9Ju/HAiP+8OE/L3S0Hy0AjDfCcvIWqla7mVhSQOmwVYYZDnBlpI+0Pqen1VWMeJqvp4OCy&#10;0X19SM693X3d+/SMcbun5dft7uruYu3v03XoIYdOmjgpEmW7wjM0N6Ii1EEEiF5pBR9/tre7/JlK&#10;Z9aqa50CzR+1T+sWOza69+mK7B9S3yLZvX093T1d+7i3J7eGa/BhT/vBejmGT293T19P78TxE6ZO&#10;mbrfvvtNnDCxr290jzak1omtq/HK48eNmzRhwhTk/WnT9p82bd/Jk9tQEmMmI/ijN0ya3Nqe2HKJ&#10;ohdAMtkz7V3vmjH9vdNPO+2Ad087+KAD//RPzjrzfWccdeQRfI484vCjjzqSD6T9iMMPa/2EBxx+&#10;2CEHHXTIwQdB1Nk+7NBD+BzROuBwI4H8PujAAw/Yf/9DDz6Yve2jDt5v6r482Mknnjjvkotv+uwN&#10;n73++vmfuPwDc87j3icc/57j33Mcn2OPOYavE084/tRTTjnj9NPnwADefzZXGDO6j46mJ1uvTP/T&#10;saP2oU/GQuTHjB03ZuyY0WNaPdDbxwv6k+/xKANjx4+ho9qD3u2QtTdaXd7+9HS1hoDLju4dPWHc&#10;hL6ePo4fP3bshHHj0B3oIvgkfTV+3NiJE1ppd1P3nXjAtP2nTt7vO9/67qiRxTzSRtpe2JYOrh4z&#10;lmXf1ds1obd7/JjR0Mqu0PF89nmdPpcPFLy7e1QXn67Gp3lk69PFwW/4dHnc67+z3b5ml1J9d29f&#10;d19fl1Qd+uPDdLd+8t2mbMai9nJk6zD/Q2Hohb6PnzxpyqSJk5Fuu+VMbUblpeADMICJEyZMatGp&#10;faH4iPpjR8MAxsLqpk7Zd9IE6P44aOJ4qVtv78QJk/Z/9wHtz/4QaSh9m9AfdvTRR7Z4wFFHHHPM&#10;UWwjwR962CF8+/PItm+Yn22hHyJ/IBT+CLnBIQdD/vlA/w88cP9DDz2YwzjmoIMOmDp133e9a+qp&#10;p5586aWXfPaG666/7trLLvvY7Nkzp08/9fjjjzv22KOPO+6Y98AGjj/upJNaGsCMGe8977yW7sW5&#10;o0f30pv2AwyvTbuh2r1j+saMGztuLF8tot+i+6P7RvNho8UYxo7jI2/oaXfv64PuTGirYb3do3v2&#10;gT+PhsKPHzdpTB89M2bCuImTJ04ZN2b82L6xE8dNnDKppTRN3veACVMmTZ025qBph+83adp3v/1/&#10;RxjASBtpe2NbsnTduEnj92Fl943hAx/obkvn3b1v/PTs09PX/vTu2OAzumz3DXVA2dnd2/GzZ1Rv&#10;7z6tT09ru6dFXVr/tv5i5+iu0WMhNpCuLs/Kw7z+s2eUn/aTdL1+AN+ju/iMHt8zbtLoMRMQdNEI&#10;uv7rSLZbFx83dvzkcROmjB0/ZcKk/SZNmTZh0tQxYyfyGQ8Rm7zf+AlTxoybyAdht6dvXE/v+LHj&#10;9p2630EQfz4HHHTEoYcdy+eQw4459LBjDjr4yAMPPvLgQ44++JCj+OvdBxx2wIGH8/PQw1sHsNMP&#10;f73r3Yfsf0DrdL6n7X8o3xy837SD2eYULtI6ZtrBKBtTph5wyqlnzL34ss9c89kFn75+7kUf/9P3&#10;n3fiSe896ugTjjjq+KOOOfGYY08+9rhTjj9x+vEnvPekk884+5w5Z5x5zrR3H9rTN767Z0zP6O7e&#10;sV18GCP6pGdMq0PoDT5s8Okb182nd2zrm07OTvZw8I6uHtX+tPucHh6NDsj06Oob2zN6XF/fuJY7&#10;ZQwKwPhJfWPG82FjwqR9J0zYb8K++42dPHn85Kn7Tj58/JRx3/ze/xlhACNtpO2N7Uc/vGNwYFL/&#10;4n367+paurhnyaKugSVjBhbtM7B4n6WLu5YuYWcX2+xZ2v5kg8/g4i4+dXtnn6WLuhrHvH7Wkq7W&#10;h5+t2+3j/oG7Wn8tW9K1vL+bz7Il3f470L57+8Haz7aoq/EY/XyWdA8s6e7nJycu7V060OMr9Pvk&#10;r2+PWrqkZ9lAL5/B/t7lS/tWDPbxvWygZ7C/h+1Vy0avGOTfnuVLe5e3d9Izg/19KwfHrl4xfs3K&#10;iWtXTV63et+vfHkKG36vXjlpzZcnr/nylNWrJq1aMfHLKyfyc92aqa3DVk3hmNZhKyd/efmEVSvG&#10;r17FAa0NvvmsXD6Ob3b6Yf/ywTErlo19YP0Bzz554v9+fsbXnzvtqcff8/CGw+67Z/91a/dbt3bq&#10;Pevetf7uaXzuW7//fesPuPee/Tc9dNhDDx6yasWE/sU9rc+SroH+bl6fb3qDPhkc6KFDBvnQJ3z4&#10;t7+bfwc4Mp/sWfxfE8Dt9gGtS7WvRvf2tK7Tumz3soFuDhvs76bTVi6jl3oXLxq9tH+/ZcvGrVgx&#10;ZunS/X/20x+MMICRNtL2xvbaa//0Hz9/buvWx37xnw9vfemRl7Y+um3bs7/YuuVFPtuefP2zdUtr&#10;z4tP1M9LfF7i89iL7c9LWx/f8Xli69Ynm5+XtrzU8Xkxd2ld/4nXb1ouuLV1qSfY+MW29mfr4//J&#10;c7a3X9z2xNY3fuoDtM7dtmXbtif5fnHbll+89ASfHW/U+vnStge2brv/pW338WFj6/b7W9/bNvDZ&#10;tn3D9u0P8e02f+047IH2X61/X96+cfv2jR7f/rmp/dnI9/btm7Ztf2h7e7v9c6OfHT8f2r7j+t7I&#10;7R3HbNxePr98efMrr2x++Zebtr/80C9/+fAvX3745Zcf3v7yxm3bN2572c9DfLNz6/aNL3HBlzdu&#10;3f7QS+2nYhzb3bIlPbPjp3tanxe3Pv7iS34e+8WLrQ/brb+2PWEP59P++Xijq9vbm7dtox+46UNs&#10;tB6s9eSP/8cvHnhx67Pbtj3/0vZH/2Pbgy/+8p/+P3mi3Y53739YAAAAAElFTkSuQmCCUEsDBBQA&#10;BgAIAAAAIQBfyGQZ3wAAAAcBAAAPAAAAZHJzL2Rvd25yZXYueG1sTI9Ba8JAFITvhf6H5RV6001q&#10;U22aFxFpexKhWhBva/aZBLNvQ3ZN4r/v9tQehxlmvsmWo2lET52rLSPE0wgEcWF1zSXC9/5jsgDh&#10;vGKtGsuEcCMHy/z+LlOptgN/Ub/zpQgl7FKFUHnfplK6oiKj3NS2xME7284oH2RXSt2pIZSbRj5F&#10;0Ys0quawUKmW1hUVl93VIHwOaljN4vd+czmvb8d9sj1sYkJ8fBhXbyA8jf4vDL/4AR3ywHSyV9ZO&#10;NAiTRRKSCOFQcJPn1zmIE8I8mcUg80z+589/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72KvXrBAAAigoAAA4AAAAAAAAAAAAAAAAAOgIAAGRycy9lMm9Eb2Mu&#10;eG1sUEsBAi0ACgAAAAAAAAAhAKey8OszqwMAM6sDABQAAAAAAAAAAAAAAAAAUQcAAGRycy9tZWRp&#10;YS9pbWFnZTEucG5nUEsBAi0AFAAGAAgAAAAhAF/IZBnfAAAABwEAAA8AAAAAAAAAAAAAAAAAtrID&#10;AGRycy9kb3ducmV2LnhtbFBLAQItABQABgAIAAAAIQCqJg6+vAAAACEBAAAZAAAAAAAAAAAAAAAA&#10;AMKzAwBkcnMvX3JlbHMvZTJvRG9jLnhtbC5yZWxzUEsFBgAAAAAGAAYAfAEAALW0AwAAAA==&#10;">
                <v:shape id="Picture 1" o:spid="_x0000_s1030" type="#_x0000_t75" alt="Magnetic resonance imaging (MRI) scans from a 31-year-old male patient with conventional multiple sclerosis who presented with slow reaction times and memory loss for three days. The patient had 97% small lymphocytes in the cerebrospinal fluid (CSF) and was oligoclonal band positive. (A) Periventricular lesions manifested hyperintense in fluid-attenuated inversion recovery (FLAIR) sequence. (B) Enhanced MRI T1-weighted image showed uniform nodular, circular lesions. (C) The lesions were also concentrated in the cervical and thoracic spinal cord, and were distributed along the long axis of the spinal cord and fat-suppressed T2-weighted image remained hyperintense." style="position:absolute;left:-831;top:-10040;width:33882;height:36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Lh3wQAAANoAAAAPAAAAZHJzL2Rvd25yZXYueG1sRI9Ni8Iw&#10;EIbvgv8hzIK3NVkPItUo7orgihc/ELyNzdgWm0ltsrb+eyMseBqGeeb9mMxaW4o71b5wrOGrr0AQ&#10;p84UnGk47JefIxA+IBssHZOGB3mYTbudCSbGNbyl+y5kIoqwT1BDHkKVSOnTnCz6vquI4+3iaosh&#10;rnUmTY1NFLelHCg1lBYLjg45VvSTU3rd/VkNl8XwuD4r23yH0TGyt5NXm1+tex/tfAwiUBve8P/3&#10;ysT48KrymnL6BAAA//8DAFBLAQItABQABgAIAAAAIQDb4fbL7gAAAIUBAAATAAAAAAAAAAAAAAAA&#10;AAAAAABbQ29udGVudF9UeXBlc10ueG1sUEsBAi0AFAAGAAgAAAAhAFr0LFu/AAAAFQEAAAsAAAAA&#10;AAAAAAAAAAAAHwEAAF9yZWxzLy5yZWxzUEsBAi0AFAAGAAgAAAAhAAZEuHfBAAAA2gAAAA8AAAAA&#10;AAAAAAAAAAAABwIAAGRycy9kb3ducmV2LnhtbFBLBQYAAAAAAwADALcAAAD1AgAAAAA=&#10;">
                  <v:imagedata r:id="rId24" o:title="Magnetic resonance imaging (MRI) scans from a 31-year-old male patient with conventional multiple sclerosis who presented with slow reaction times and memory loss for three days"/>
                </v:shape>
                <v:shape id="Text Box 2" o:spid="_x0000_s1031" type="#_x0000_t202" style="position:absolute;left:-1076;top:27626;width:35461;height:1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5A8C5938" w14:textId="20E080B7" w:rsidR="00E74D95" w:rsidRPr="00E74D95" w:rsidRDefault="008062CE" w:rsidP="00E74D95">
                        <w:pPr>
                          <w:rPr>
                            <w:sz w:val="18"/>
                            <w:szCs w:val="18"/>
                          </w:rPr>
                        </w:pPr>
                        <w:r w:rsidRPr="006C30CD">
                          <w:rPr>
                            <w:b/>
                            <w:bCs/>
                            <w:sz w:val="18"/>
                            <w:szCs w:val="18"/>
                          </w:rPr>
                          <w:t>Figure</w:t>
                        </w:r>
                        <w:r w:rsidR="00AE1A56">
                          <w:rPr>
                            <w:b/>
                            <w:bCs/>
                            <w:sz w:val="18"/>
                            <w:szCs w:val="18"/>
                          </w:rPr>
                          <w:t xml:space="preserve"> </w:t>
                        </w:r>
                        <w:r w:rsidRPr="006C30CD">
                          <w:rPr>
                            <w:b/>
                            <w:bCs/>
                            <w:sz w:val="18"/>
                            <w:szCs w:val="18"/>
                          </w:rPr>
                          <w:t>1</w:t>
                        </w:r>
                        <w:r>
                          <w:rPr>
                            <w:sz w:val="18"/>
                            <w:szCs w:val="18"/>
                          </w:rPr>
                          <w:t xml:space="preserve">: MRI images from a </w:t>
                        </w:r>
                        <w:r w:rsidR="00E74D95" w:rsidRPr="00E74D95">
                          <w:rPr>
                            <w:sz w:val="18"/>
                            <w:szCs w:val="18"/>
                          </w:rPr>
                          <w:t xml:space="preserve">31-year-old male patient with </w:t>
                        </w:r>
                        <w:r>
                          <w:rPr>
                            <w:sz w:val="18"/>
                            <w:szCs w:val="18"/>
                          </w:rPr>
                          <w:t>known MS</w:t>
                        </w:r>
                        <w:r w:rsidR="00E74D95" w:rsidRPr="00E74D95">
                          <w:rPr>
                            <w:sz w:val="18"/>
                            <w:szCs w:val="18"/>
                          </w:rPr>
                          <w:t xml:space="preserve"> who presented with slow reaction times and memory loss for three days. (A) </w:t>
                        </w:r>
                        <w:r w:rsidR="00385C25">
                          <w:rPr>
                            <w:sz w:val="18"/>
                            <w:szCs w:val="18"/>
                          </w:rPr>
                          <w:t xml:space="preserve">Axial </w:t>
                        </w:r>
                        <w:r w:rsidR="00254484">
                          <w:rPr>
                            <w:sz w:val="18"/>
                            <w:szCs w:val="18"/>
                          </w:rPr>
                          <w:t>FLAIR sequence shows hyperintense</w:t>
                        </w:r>
                        <w:r w:rsidR="00DD2E98">
                          <w:rPr>
                            <w:sz w:val="18"/>
                            <w:szCs w:val="18"/>
                          </w:rPr>
                          <w:t xml:space="preserve"> </w:t>
                        </w:r>
                        <w:r w:rsidR="00254484">
                          <w:rPr>
                            <w:sz w:val="18"/>
                            <w:szCs w:val="18"/>
                          </w:rPr>
                          <w:t>p</w:t>
                        </w:r>
                        <w:r w:rsidR="00E74D95" w:rsidRPr="00E74D95">
                          <w:rPr>
                            <w:sz w:val="18"/>
                            <w:szCs w:val="18"/>
                          </w:rPr>
                          <w:t xml:space="preserve">eriventricular lesions. (B) </w:t>
                        </w:r>
                        <w:r w:rsidR="00385C25">
                          <w:rPr>
                            <w:sz w:val="18"/>
                            <w:szCs w:val="18"/>
                          </w:rPr>
                          <w:t xml:space="preserve">Axial </w:t>
                        </w:r>
                        <w:r w:rsidR="00E74D95" w:rsidRPr="00E74D95">
                          <w:rPr>
                            <w:sz w:val="18"/>
                            <w:szCs w:val="18"/>
                          </w:rPr>
                          <w:t>T</w:t>
                        </w:r>
                        <w:r w:rsidR="00D939B4">
                          <w:rPr>
                            <w:sz w:val="18"/>
                            <w:szCs w:val="18"/>
                          </w:rPr>
                          <w:t>1</w:t>
                        </w:r>
                        <w:r w:rsidR="00385C25">
                          <w:rPr>
                            <w:sz w:val="18"/>
                            <w:szCs w:val="18"/>
                          </w:rPr>
                          <w:t xml:space="preserve"> post-</w:t>
                        </w:r>
                        <w:r w:rsidR="00D939B4">
                          <w:rPr>
                            <w:sz w:val="18"/>
                            <w:szCs w:val="18"/>
                          </w:rPr>
                          <w:t>contrast</w:t>
                        </w:r>
                        <w:r w:rsidR="00E74D95" w:rsidRPr="00E74D95">
                          <w:rPr>
                            <w:sz w:val="18"/>
                            <w:szCs w:val="18"/>
                          </w:rPr>
                          <w:t xml:space="preserve"> image </w:t>
                        </w:r>
                        <w:r w:rsidR="00254484">
                          <w:rPr>
                            <w:sz w:val="18"/>
                            <w:szCs w:val="18"/>
                          </w:rPr>
                          <w:t>demonstrates</w:t>
                        </w:r>
                        <w:r w:rsidR="00E74D95" w:rsidRPr="00E74D95">
                          <w:rPr>
                            <w:sz w:val="18"/>
                            <w:szCs w:val="18"/>
                          </w:rPr>
                          <w:t xml:space="preserve"> </w:t>
                        </w:r>
                        <w:r w:rsidR="00385C25">
                          <w:rPr>
                            <w:sz w:val="18"/>
                            <w:szCs w:val="18"/>
                          </w:rPr>
                          <w:t xml:space="preserve">enhancing </w:t>
                        </w:r>
                        <w:r w:rsidR="00E74D95" w:rsidRPr="00E74D95">
                          <w:rPr>
                            <w:sz w:val="18"/>
                            <w:szCs w:val="18"/>
                          </w:rPr>
                          <w:t xml:space="preserve">uniform nodular, circular lesions. (C) </w:t>
                        </w:r>
                        <w:r w:rsidR="00385C25">
                          <w:rPr>
                            <w:sz w:val="18"/>
                            <w:szCs w:val="18"/>
                          </w:rPr>
                          <w:t>Sagittal T2</w:t>
                        </w:r>
                        <w:r w:rsidR="009F7AD9">
                          <w:rPr>
                            <w:sz w:val="18"/>
                            <w:szCs w:val="18"/>
                          </w:rPr>
                          <w:t xml:space="preserve"> </w:t>
                        </w:r>
                        <w:r w:rsidR="00925FC6">
                          <w:rPr>
                            <w:sz w:val="18"/>
                            <w:szCs w:val="18"/>
                          </w:rPr>
                          <w:t>fat-saturated</w:t>
                        </w:r>
                        <w:r w:rsidR="009F7AD9">
                          <w:rPr>
                            <w:sz w:val="18"/>
                            <w:szCs w:val="18"/>
                          </w:rPr>
                          <w:t xml:space="preserve"> image of the cervical and thoracic spine</w:t>
                        </w:r>
                        <w:r w:rsidR="00925FC6">
                          <w:rPr>
                            <w:sz w:val="18"/>
                            <w:szCs w:val="18"/>
                          </w:rPr>
                          <w:t>s</w:t>
                        </w:r>
                        <w:r w:rsidR="009F7AD9">
                          <w:rPr>
                            <w:sz w:val="18"/>
                            <w:szCs w:val="18"/>
                          </w:rPr>
                          <w:t xml:space="preserve"> show multiple hyperintense lesions</w:t>
                        </w:r>
                        <w:r w:rsidR="00925FC6">
                          <w:rPr>
                            <w:sz w:val="18"/>
                            <w:szCs w:val="18"/>
                          </w:rPr>
                          <w:t xml:space="preserve"> in the spinal cord</w:t>
                        </w:r>
                        <w:r w:rsidR="00E74D95" w:rsidRPr="00E74D95">
                          <w:rPr>
                            <w:sz w:val="18"/>
                            <w:szCs w:val="18"/>
                          </w:rPr>
                          <w:t>.</w:t>
                        </w:r>
                        <w:r w:rsidR="00E203AB" w:rsidRPr="00E203AB">
                          <w:rPr>
                            <w:sz w:val="18"/>
                            <w:szCs w:val="18"/>
                            <w:vertAlign w:val="superscript"/>
                          </w:rPr>
                          <w:fldChar w:fldCharType="begin"/>
                        </w:r>
                        <w:r w:rsidR="00E203AB" w:rsidRPr="00E203AB">
                          <w:rPr>
                            <w:sz w:val="18"/>
                            <w:szCs w:val="18"/>
                            <w:vertAlign w:val="superscript"/>
                          </w:rPr>
                          <w:instrText xml:space="preserve"> NOTEREF _Ref131506809 \h </w:instrText>
                        </w:r>
                        <w:r w:rsidR="00E203AB">
                          <w:rPr>
                            <w:sz w:val="18"/>
                            <w:szCs w:val="18"/>
                            <w:vertAlign w:val="superscript"/>
                          </w:rPr>
                          <w:instrText xml:space="preserve"> \* MERGEFORMAT </w:instrText>
                        </w:r>
                        <w:r w:rsidR="00E203AB" w:rsidRPr="00E203AB">
                          <w:rPr>
                            <w:sz w:val="18"/>
                            <w:szCs w:val="18"/>
                            <w:vertAlign w:val="superscript"/>
                          </w:rPr>
                        </w:r>
                        <w:r w:rsidR="00E203AB" w:rsidRPr="00E203AB">
                          <w:rPr>
                            <w:sz w:val="18"/>
                            <w:szCs w:val="18"/>
                            <w:vertAlign w:val="superscript"/>
                          </w:rPr>
                          <w:fldChar w:fldCharType="separate"/>
                        </w:r>
                        <w:r w:rsidR="00E203AB" w:rsidRPr="00E203AB">
                          <w:rPr>
                            <w:sz w:val="18"/>
                            <w:szCs w:val="18"/>
                            <w:vertAlign w:val="superscript"/>
                          </w:rPr>
                          <w:t>12</w:t>
                        </w:r>
                        <w:r w:rsidR="00E203AB" w:rsidRPr="00E203AB">
                          <w:rPr>
                            <w:sz w:val="18"/>
                            <w:szCs w:val="18"/>
                            <w:vertAlign w:val="superscript"/>
                          </w:rPr>
                          <w:fldChar w:fldCharType="end"/>
                        </w:r>
                        <w:r w:rsidR="00B5413A" w:rsidRPr="00E74D95">
                          <w:rPr>
                            <w:sz w:val="18"/>
                            <w:szCs w:val="18"/>
                          </w:rPr>
                          <w:t xml:space="preserve"> </w:t>
                        </w:r>
                        <w:r w:rsidR="00E74D95" w:rsidRPr="00E74D95">
                          <w:rPr>
                            <w:sz w:val="18"/>
                            <w:szCs w:val="18"/>
                          </w:rPr>
                          <w:br/>
                        </w:r>
                      </w:p>
                      <w:p w14:paraId="3C87D8BE" w14:textId="05CAB8F3" w:rsidR="007B477F" w:rsidRDefault="007B477F"/>
                    </w:txbxContent>
                  </v:textbox>
                </v:shape>
                <w10:wrap type="square" anchorx="margin"/>
              </v:group>
            </w:pict>
          </mc:Fallback>
        </mc:AlternateContent>
      </w:r>
      <w:r w:rsidR="00045239" w:rsidRPr="0083089B">
        <w:t xml:space="preserve">A practical and cost-effective strategy to assure a delay of 5–10 min is to </w:t>
      </w:r>
      <w:r w:rsidR="003447F2" w:rsidRPr="00AF3FFC">
        <w:t>inject the gad</w:t>
      </w:r>
      <w:r w:rsidR="00471B31" w:rsidRPr="00AF3FFC">
        <w:t>olinium</w:t>
      </w:r>
      <w:r w:rsidR="003447F2" w:rsidRPr="00AF3FFC">
        <w:t xml:space="preserve"> at the beginning of the exam and acquire the T2 and FLAIR sequences</w:t>
      </w:r>
      <w:r w:rsidR="0072499E" w:rsidRPr="00AF3FFC">
        <w:t xml:space="preserve"> before the post-contrast T1 sequence. The T2 and FLAIR sequences are not affected </w:t>
      </w:r>
      <w:r w:rsidR="00F35781" w:rsidRPr="00AF3FFC">
        <w:t>by the presence of gadolinium</w:t>
      </w:r>
      <w:r w:rsidR="00E203AB">
        <w:t>.</w:t>
      </w:r>
      <w:r w:rsidR="00E203AB">
        <w:rPr>
          <w:vertAlign w:val="superscript"/>
        </w:rPr>
        <w:fldChar w:fldCharType="begin"/>
      </w:r>
      <w:r w:rsidR="00E203AB">
        <w:rPr>
          <w:vertAlign w:val="superscript"/>
        </w:rPr>
        <w:instrText xml:space="preserve"> NOTEREF _Ref131506642 \h </w:instrText>
      </w:r>
      <w:r w:rsidR="00E203AB">
        <w:rPr>
          <w:vertAlign w:val="superscript"/>
        </w:rPr>
      </w:r>
      <w:r w:rsidR="00E203AB">
        <w:rPr>
          <w:vertAlign w:val="superscript"/>
        </w:rPr>
        <w:fldChar w:fldCharType="separate"/>
      </w:r>
      <w:r w:rsidR="00E203AB">
        <w:rPr>
          <w:vertAlign w:val="superscript"/>
        </w:rPr>
        <w:t>9</w:t>
      </w:r>
      <w:r w:rsidR="00E203AB">
        <w:rPr>
          <w:vertAlign w:val="superscript"/>
        </w:rPr>
        <w:fldChar w:fldCharType="end"/>
      </w:r>
    </w:p>
    <w:p w14:paraId="3E65DE7A" w14:textId="7B381172" w:rsidR="00320A7F" w:rsidRPr="00AF3FFC" w:rsidRDefault="00320A7F" w:rsidP="00320A7F">
      <w:r w:rsidRPr="00AF3FFC">
        <w:t>Pre-contrast T1 sequences do not provide added value for routine clinical purposes and are therefore not required.</w:t>
      </w:r>
      <w:r w:rsidR="00E203AB">
        <w:rPr>
          <w:vertAlign w:val="superscript"/>
        </w:rPr>
        <w:fldChar w:fldCharType="begin"/>
      </w:r>
      <w:r w:rsidR="00E203AB">
        <w:rPr>
          <w:vertAlign w:val="superscript"/>
        </w:rPr>
        <w:instrText xml:space="preserve"> NOTEREF _Ref131506642 \h </w:instrText>
      </w:r>
      <w:r w:rsidR="00E203AB">
        <w:rPr>
          <w:vertAlign w:val="superscript"/>
        </w:rPr>
      </w:r>
      <w:r w:rsidR="00E203AB">
        <w:rPr>
          <w:vertAlign w:val="superscript"/>
        </w:rPr>
        <w:fldChar w:fldCharType="separate"/>
      </w:r>
      <w:r w:rsidR="00E203AB">
        <w:rPr>
          <w:vertAlign w:val="superscript"/>
        </w:rPr>
        <w:t>9</w:t>
      </w:r>
      <w:r w:rsidR="00E203AB">
        <w:rPr>
          <w:vertAlign w:val="superscript"/>
        </w:rPr>
        <w:fldChar w:fldCharType="end"/>
      </w:r>
      <w:r w:rsidR="002A2DC8" w:rsidRPr="00AF3FFC">
        <w:t xml:space="preserve"> </w:t>
      </w:r>
      <w:r w:rsidR="004C2A12" w:rsidRPr="00AF3FFC">
        <w:t xml:space="preserve">The recommended MRI brain protocol for </w:t>
      </w:r>
      <w:r w:rsidR="006E3ED4">
        <w:t xml:space="preserve">the </w:t>
      </w:r>
      <w:r w:rsidR="004C2A12" w:rsidRPr="00AF3FFC">
        <w:t>initial diagnosis of MS is shown in Table 2.</w:t>
      </w:r>
      <w:r w:rsidR="00E203AB">
        <w:rPr>
          <w:rFonts w:ascii="Calibri" w:hAnsi="Calibri" w:cs="Calibri"/>
          <w:vertAlign w:val="superscript"/>
        </w:rPr>
        <w:fldChar w:fldCharType="begin"/>
      </w:r>
      <w:r w:rsidR="00E203AB">
        <w:rPr>
          <w:rFonts w:ascii="Calibri" w:hAnsi="Calibri" w:cs="Calibri"/>
          <w:vertAlign w:val="superscript"/>
        </w:rPr>
        <w:instrText xml:space="preserve"> NOTEREF _Ref131506642 \h </w:instrText>
      </w:r>
      <w:r w:rsidR="00E203AB">
        <w:rPr>
          <w:rFonts w:ascii="Calibri" w:hAnsi="Calibri" w:cs="Calibri"/>
          <w:vertAlign w:val="superscript"/>
        </w:rPr>
      </w:r>
      <w:r w:rsidR="00E203AB">
        <w:rPr>
          <w:rFonts w:ascii="Calibri" w:hAnsi="Calibri" w:cs="Calibri"/>
          <w:vertAlign w:val="superscript"/>
        </w:rPr>
        <w:fldChar w:fldCharType="separate"/>
      </w:r>
      <w:r w:rsidR="00E203AB">
        <w:rPr>
          <w:rFonts w:ascii="Calibri" w:hAnsi="Calibri" w:cs="Calibri"/>
          <w:vertAlign w:val="superscript"/>
        </w:rPr>
        <w:t>9</w:t>
      </w:r>
      <w:r w:rsidR="00E203AB">
        <w:rPr>
          <w:rFonts w:ascii="Calibri" w:hAnsi="Calibri" w:cs="Calibri"/>
          <w:vertAlign w:val="superscript"/>
        </w:rPr>
        <w:fldChar w:fldCharType="end"/>
      </w:r>
      <w:r w:rsidR="00087E0B" w:rsidRPr="00AF3FFC">
        <w:br/>
      </w:r>
    </w:p>
    <w:p w14:paraId="4C3350C9" w14:textId="4DEBB453" w:rsidR="00D64527" w:rsidRPr="00AF3FFC" w:rsidRDefault="00D64527" w:rsidP="00D64527">
      <w:pPr>
        <w:rPr>
          <w:b/>
          <w:bCs/>
        </w:rPr>
      </w:pPr>
      <w:r w:rsidRPr="00AF3FFC">
        <w:rPr>
          <w:b/>
          <w:bCs/>
        </w:rPr>
        <w:t>Optional</w:t>
      </w:r>
      <w:r w:rsidR="00541531" w:rsidRPr="00AF3FFC">
        <w:rPr>
          <w:b/>
          <w:bCs/>
        </w:rPr>
        <w:t xml:space="preserve"> </w:t>
      </w:r>
      <w:r w:rsidR="00F06A20" w:rsidRPr="00AF3FFC">
        <w:rPr>
          <w:b/>
          <w:bCs/>
        </w:rPr>
        <w:t>S</w:t>
      </w:r>
      <w:r w:rsidRPr="00AF3FFC">
        <w:rPr>
          <w:b/>
          <w:bCs/>
        </w:rPr>
        <w:t xml:space="preserve">equences </w:t>
      </w:r>
      <w:r w:rsidR="00A413B9" w:rsidRPr="00AF3FFC">
        <w:rPr>
          <w:b/>
          <w:bCs/>
        </w:rPr>
        <w:t xml:space="preserve">for </w:t>
      </w:r>
      <w:r w:rsidRPr="00D64527">
        <w:rPr>
          <w:b/>
          <w:bCs/>
        </w:rPr>
        <w:t xml:space="preserve">MS </w:t>
      </w:r>
      <w:r w:rsidR="00F06A20" w:rsidRPr="00AF3FFC">
        <w:rPr>
          <w:b/>
          <w:bCs/>
        </w:rPr>
        <w:t>D</w:t>
      </w:r>
      <w:r w:rsidRPr="00D64527">
        <w:rPr>
          <w:b/>
          <w:bCs/>
        </w:rPr>
        <w:t>iagnosis</w:t>
      </w:r>
    </w:p>
    <w:p w14:paraId="60520BFB" w14:textId="2BAF8E5F" w:rsidR="00A413B9" w:rsidRPr="00A413B9" w:rsidRDefault="00A413B9" w:rsidP="00A413B9">
      <w:r w:rsidRPr="00A413B9">
        <w:t xml:space="preserve">Proton density sequences, while commonly performed in the past, are now considered optional since </w:t>
      </w:r>
      <w:r w:rsidR="006E3ED4">
        <w:t>high-quality</w:t>
      </w:r>
      <w:r w:rsidRPr="00A413B9">
        <w:t xml:space="preserve"> FLAIR sequences have improved </w:t>
      </w:r>
      <w:r w:rsidR="00285F58">
        <w:t xml:space="preserve">the </w:t>
      </w:r>
      <w:r w:rsidRPr="00A413B9">
        <w:t>detection of juxtacortical and periventricular</w:t>
      </w:r>
      <w:r w:rsidR="005E39E0" w:rsidRPr="00AF3FFC">
        <w:t xml:space="preserve"> </w:t>
      </w:r>
      <w:r w:rsidRPr="00A413B9">
        <w:t>lesions.</w:t>
      </w:r>
      <w:r w:rsidR="00E203AB">
        <w:rPr>
          <w:rFonts w:ascii="Calibri" w:hAnsi="Calibri" w:cs="Calibri"/>
          <w:vertAlign w:val="superscript"/>
        </w:rPr>
        <w:fldChar w:fldCharType="begin"/>
      </w:r>
      <w:r w:rsidR="00E203AB">
        <w:rPr>
          <w:rFonts w:ascii="Calibri" w:hAnsi="Calibri" w:cs="Calibri"/>
          <w:vertAlign w:val="superscript"/>
        </w:rPr>
        <w:instrText xml:space="preserve"> NOTEREF _Ref131435605 \h </w:instrText>
      </w:r>
      <w:r w:rsidR="00E203AB">
        <w:rPr>
          <w:rFonts w:ascii="Calibri" w:hAnsi="Calibri" w:cs="Calibri"/>
          <w:vertAlign w:val="superscript"/>
        </w:rPr>
      </w:r>
      <w:r w:rsidR="00E203AB">
        <w:rPr>
          <w:rFonts w:ascii="Calibri" w:hAnsi="Calibri" w:cs="Calibri"/>
          <w:vertAlign w:val="superscript"/>
        </w:rPr>
        <w:fldChar w:fldCharType="separate"/>
      </w:r>
      <w:r w:rsidR="00E203AB">
        <w:rPr>
          <w:rFonts w:ascii="Calibri" w:hAnsi="Calibri" w:cs="Calibri"/>
          <w:vertAlign w:val="superscript"/>
        </w:rPr>
        <w:t>1</w:t>
      </w:r>
      <w:r w:rsidR="00E203AB">
        <w:rPr>
          <w:rFonts w:ascii="Calibri" w:hAnsi="Calibri" w:cs="Calibri"/>
          <w:vertAlign w:val="superscript"/>
        </w:rPr>
        <w:fldChar w:fldCharType="end"/>
      </w:r>
    </w:p>
    <w:p w14:paraId="67AF00B0" w14:textId="33808550" w:rsidR="00D64527" w:rsidRPr="00D64527" w:rsidRDefault="00D64527" w:rsidP="00D64527">
      <w:r w:rsidRPr="00D64527">
        <w:t xml:space="preserve">Diffusion-weighted imaging (DWI) is frequently </w:t>
      </w:r>
      <w:r w:rsidR="006612B6" w:rsidRPr="00AF3FFC">
        <w:t xml:space="preserve">added </w:t>
      </w:r>
      <w:r w:rsidR="00D13372">
        <w:t>to</w:t>
      </w:r>
      <w:r w:rsidRPr="00D64527">
        <w:t xml:space="preserve"> brain imaging protocols for MS diagnosis and monitoring, but its value is limited. DWI should be considered </w:t>
      </w:r>
      <w:r w:rsidR="006612B6" w:rsidRPr="00AF3FFC">
        <w:t>to exclude other diseases</w:t>
      </w:r>
      <w:r w:rsidRPr="00D64527">
        <w:t xml:space="preserve"> during the initial diagnosis scan, but</w:t>
      </w:r>
      <w:r w:rsidR="008252E3" w:rsidRPr="00AF3FFC">
        <w:t xml:space="preserve"> it</w:t>
      </w:r>
      <w:r w:rsidRPr="00D64527">
        <w:t xml:space="preserve"> is considered unnecessary for follow-up scans in patients with known MS.</w:t>
      </w:r>
      <w:r w:rsidR="00E203AB">
        <w:rPr>
          <w:vertAlign w:val="superscript"/>
        </w:rPr>
        <w:fldChar w:fldCharType="begin"/>
      </w:r>
      <w:r w:rsidR="00E203AB">
        <w:rPr>
          <w:vertAlign w:val="superscript"/>
        </w:rPr>
        <w:instrText xml:space="preserve"> NOTEREF _Ref131506642 \h </w:instrText>
      </w:r>
      <w:r w:rsidR="00E203AB">
        <w:rPr>
          <w:vertAlign w:val="superscript"/>
        </w:rPr>
      </w:r>
      <w:r w:rsidR="00E203AB">
        <w:rPr>
          <w:vertAlign w:val="superscript"/>
        </w:rPr>
        <w:fldChar w:fldCharType="separate"/>
      </w:r>
      <w:r w:rsidR="00E203AB">
        <w:rPr>
          <w:vertAlign w:val="superscript"/>
        </w:rPr>
        <w:t>9</w:t>
      </w:r>
      <w:r w:rsidR="00E203AB">
        <w:rPr>
          <w:vertAlign w:val="superscript"/>
        </w:rPr>
        <w:fldChar w:fldCharType="end"/>
      </w:r>
    </w:p>
    <w:p w14:paraId="33FAADD2" w14:textId="55DBB547" w:rsidR="009B5BB8" w:rsidRPr="00AF3FFC" w:rsidRDefault="004C3FFB" w:rsidP="00320A7F">
      <w:r w:rsidRPr="00AF3FFC">
        <w:t>Susceptibility</w:t>
      </w:r>
      <w:r w:rsidR="00D64527" w:rsidRPr="00D64527">
        <w:t xml:space="preserve">-weighted </w:t>
      </w:r>
      <w:r w:rsidR="00882B3F" w:rsidRPr="00AF3FFC">
        <w:t xml:space="preserve">images </w:t>
      </w:r>
      <w:r w:rsidR="00D64527" w:rsidRPr="00D64527">
        <w:t xml:space="preserve">(SWI) </w:t>
      </w:r>
      <w:r w:rsidRPr="00AF3FFC">
        <w:t xml:space="preserve">or T2* </w:t>
      </w:r>
      <w:r w:rsidR="00D64527" w:rsidRPr="00D64527">
        <w:t>sequences</w:t>
      </w:r>
      <w:r w:rsidR="001D395B">
        <w:t xml:space="preserve"> can highlight vessels in the brain and </w:t>
      </w:r>
      <w:r w:rsidR="00D64527" w:rsidRPr="00D64527">
        <w:t>may show</w:t>
      </w:r>
      <w:r w:rsidR="000C7668" w:rsidRPr="00AF3FFC">
        <w:t xml:space="preserve"> </w:t>
      </w:r>
      <w:r w:rsidR="003D7382" w:rsidRPr="00AF3FFC">
        <w:t xml:space="preserve">a “central vein sign”, which is </w:t>
      </w:r>
      <w:r w:rsidR="000C7668" w:rsidRPr="00AF3FFC">
        <w:t xml:space="preserve">a hypointense vein running through a hyperintense </w:t>
      </w:r>
      <w:r w:rsidR="00C44B71" w:rsidRPr="00AF3FFC">
        <w:t xml:space="preserve">lesion. </w:t>
      </w:r>
      <w:r w:rsidR="00D64527" w:rsidRPr="00D64527">
        <w:t xml:space="preserve">SWI can </w:t>
      </w:r>
      <w:r w:rsidR="00896A61" w:rsidRPr="00AF3FFC">
        <w:t xml:space="preserve">also </w:t>
      </w:r>
      <w:r w:rsidR="00D64527" w:rsidRPr="00D64527">
        <w:t xml:space="preserve">identify paramagnetic </w:t>
      </w:r>
      <w:r w:rsidR="00544236" w:rsidRPr="00AF3FFC">
        <w:t xml:space="preserve">iron </w:t>
      </w:r>
      <w:r w:rsidR="00D64527" w:rsidRPr="00D64527">
        <w:t>rim</w:t>
      </w:r>
      <w:r w:rsidR="00D72A83" w:rsidRPr="00AF3FFC">
        <w:t xml:space="preserve"> enhancement</w:t>
      </w:r>
      <w:r w:rsidR="00544236" w:rsidRPr="00AF3FFC">
        <w:t xml:space="preserve"> around chronic active lesions</w:t>
      </w:r>
      <w:r w:rsidR="00D64527" w:rsidRPr="00D64527">
        <w:t xml:space="preserve"> in 50% of MS patients.</w:t>
      </w:r>
      <w:bookmarkStart w:id="19" w:name="_Ref131506998"/>
      <w:r w:rsidR="00B801E9">
        <w:rPr>
          <w:rStyle w:val="EndnoteReference"/>
        </w:rPr>
        <w:endnoteReference w:id="15"/>
      </w:r>
      <w:bookmarkEnd w:id="19"/>
      <w:r w:rsidR="00D64527" w:rsidRPr="00D64527">
        <w:t xml:space="preserve"> </w:t>
      </w:r>
      <w:r w:rsidR="00544236" w:rsidRPr="00AF3FFC">
        <w:t>This effect rarely</w:t>
      </w:r>
      <w:r w:rsidR="00D64527" w:rsidRPr="00D64527">
        <w:t xml:space="preserve"> occurs in other </w:t>
      </w:r>
      <w:commentRangeStart w:id="20"/>
      <w:r w:rsidR="00D64527" w:rsidRPr="00D64527">
        <w:t>neurological conditions and therefore has the potential to increase the MR specificity in differentiating MS from non-MS</w:t>
      </w:r>
      <w:commentRangeEnd w:id="20"/>
      <w:r w:rsidR="001E25A3">
        <w:rPr>
          <w:rStyle w:val="CommentReference"/>
        </w:rPr>
        <w:commentReference w:id="20"/>
      </w:r>
      <w:r w:rsidR="00D64527" w:rsidRPr="00D64527">
        <w:t>.</w:t>
      </w:r>
      <w:r w:rsidR="004E347F">
        <w:rPr>
          <w:rFonts w:ascii="Calibri" w:hAnsi="Calibri" w:cs="Calibri"/>
          <w:szCs w:val="24"/>
          <w:vertAlign w:val="superscript"/>
        </w:rPr>
        <w:fldChar w:fldCharType="begin"/>
      </w:r>
      <w:r w:rsidR="004E347F">
        <w:rPr>
          <w:rFonts w:ascii="Calibri" w:hAnsi="Calibri" w:cs="Calibri"/>
          <w:szCs w:val="24"/>
          <w:vertAlign w:val="superscript"/>
        </w:rPr>
        <w:instrText xml:space="preserve"> NOTEREF _Ref131506998 \h </w:instrText>
      </w:r>
      <w:r w:rsidR="004E347F">
        <w:rPr>
          <w:rFonts w:ascii="Calibri" w:hAnsi="Calibri" w:cs="Calibri"/>
          <w:szCs w:val="24"/>
          <w:vertAlign w:val="superscript"/>
        </w:rPr>
      </w:r>
      <w:r w:rsidR="004E347F">
        <w:rPr>
          <w:rFonts w:ascii="Calibri" w:hAnsi="Calibri" w:cs="Calibri"/>
          <w:szCs w:val="24"/>
          <w:vertAlign w:val="superscript"/>
        </w:rPr>
        <w:fldChar w:fldCharType="separate"/>
      </w:r>
      <w:r w:rsidR="004E347F">
        <w:rPr>
          <w:rFonts w:ascii="Calibri" w:hAnsi="Calibri" w:cs="Calibri"/>
          <w:szCs w:val="24"/>
          <w:vertAlign w:val="superscript"/>
        </w:rPr>
        <w:t>15</w:t>
      </w:r>
      <w:r w:rsidR="004E347F">
        <w:rPr>
          <w:rFonts w:ascii="Calibri" w:hAnsi="Calibri" w:cs="Calibri"/>
          <w:szCs w:val="24"/>
          <w:vertAlign w:val="superscript"/>
        </w:rPr>
        <w:fldChar w:fldCharType="end"/>
      </w:r>
      <w:r w:rsidR="00544236" w:rsidRPr="00AF3FFC">
        <w:t xml:space="preserve"> </w:t>
      </w:r>
      <w:r w:rsidR="003D7382" w:rsidRPr="00AF3FFC">
        <w:t xml:space="preserve">The central vein sign and iron rim </w:t>
      </w:r>
      <w:r w:rsidR="00495F1A" w:rsidRPr="00AF3FFC">
        <w:t>enhancement are explained later in the course.</w:t>
      </w:r>
      <w:r w:rsidR="00506CCA" w:rsidRPr="00AF3FFC">
        <w:br/>
      </w:r>
    </w:p>
    <w:p w14:paraId="7D87AC63" w14:textId="481AC4B7" w:rsidR="00291216" w:rsidRPr="00AF3FFC" w:rsidRDefault="00352114" w:rsidP="00506CCA">
      <w:r>
        <w:rPr>
          <w:noProof/>
        </w:rPr>
        <w:lastRenderedPageBreak/>
        <mc:AlternateContent>
          <mc:Choice Requires="wpg">
            <w:drawing>
              <wp:anchor distT="0" distB="0" distL="114300" distR="114300" simplePos="0" relativeHeight="251673600" behindDoc="0" locked="0" layoutInCell="1" allowOverlap="1" wp14:anchorId="3524CA08" wp14:editId="1472F463">
                <wp:simplePos x="0" y="0"/>
                <wp:positionH relativeFrom="margin">
                  <wp:posOffset>2624455</wp:posOffset>
                </wp:positionH>
                <wp:positionV relativeFrom="paragraph">
                  <wp:posOffset>78105</wp:posOffset>
                </wp:positionV>
                <wp:extent cx="3324860" cy="2640330"/>
                <wp:effectExtent l="0" t="0" r="27940" b="7620"/>
                <wp:wrapSquare wrapText="bothSides"/>
                <wp:docPr id="11" name="Group 11"/>
                <wp:cNvGraphicFramePr/>
                <a:graphic xmlns:a="http://schemas.openxmlformats.org/drawingml/2006/main">
                  <a:graphicData uri="http://schemas.microsoft.com/office/word/2010/wordprocessingGroup">
                    <wpg:wgp>
                      <wpg:cNvGrpSpPr/>
                      <wpg:grpSpPr>
                        <a:xfrm>
                          <a:off x="0" y="0"/>
                          <a:ext cx="3324860" cy="2640330"/>
                          <a:chOff x="0" y="0"/>
                          <a:chExt cx="3574418" cy="2635274"/>
                        </a:xfrm>
                      </wpg:grpSpPr>
                      <wpg:graphicFrame>
                        <wpg:cNvPr id="15" name="Diagram 15"/>
                        <wpg:cNvFrPr/>
                        <wpg:xfrm>
                          <a:off x="86998" y="0"/>
                          <a:ext cx="3487420" cy="2136775"/>
                        </wpg:xfrm>
                        <a:graphic>
                          <a:graphicData uri="http://schemas.openxmlformats.org/drawingml/2006/diagram">
                            <dgm:relIds xmlns:dgm="http://schemas.openxmlformats.org/drawingml/2006/diagram" xmlns:r="http://schemas.openxmlformats.org/officeDocument/2006/relationships" r:dm="rId25" r:lo="rId26" r:qs="rId27" r:cs="rId28"/>
                          </a:graphicData>
                        </a:graphic>
                      </wpg:graphicFrame>
                      <wps:wsp>
                        <wps:cNvPr id="6" name="Text Box 2"/>
                        <wps:cNvSpPr txBox="1">
                          <a:spLocks noChangeArrowheads="1"/>
                        </wps:cNvSpPr>
                        <wps:spPr bwMode="auto">
                          <a:xfrm>
                            <a:off x="0" y="2171089"/>
                            <a:ext cx="3529965" cy="464185"/>
                          </a:xfrm>
                          <a:prstGeom prst="rect">
                            <a:avLst/>
                          </a:prstGeom>
                          <a:solidFill>
                            <a:srgbClr val="FFFFFF"/>
                          </a:solidFill>
                          <a:ln w="9525">
                            <a:noFill/>
                            <a:miter lim="800000"/>
                            <a:headEnd/>
                            <a:tailEnd/>
                          </a:ln>
                        </wps:spPr>
                        <wps:txbx>
                          <w:txbxContent>
                            <w:p w14:paraId="780104D6" w14:textId="217B77D1" w:rsidR="00AF3FFC" w:rsidRPr="008F6AAF" w:rsidRDefault="00AF3FFC">
                              <w:pPr>
                                <w:rPr>
                                  <w:sz w:val="18"/>
                                  <w:szCs w:val="18"/>
                                </w:rPr>
                              </w:pPr>
                              <w:r w:rsidRPr="008F6AAF">
                                <w:rPr>
                                  <w:sz w:val="18"/>
                                  <w:szCs w:val="18"/>
                                </w:rPr>
                                <w:t xml:space="preserve">Table 2: </w:t>
                              </w:r>
                              <w:r w:rsidR="00AE1A56" w:rsidRPr="008F6AAF">
                                <w:rPr>
                                  <w:sz w:val="18"/>
                                  <w:szCs w:val="18"/>
                                </w:rPr>
                                <w:t>Recommended MRI MS brain protocols for initial diagnosis and follow-up imaging</w:t>
                              </w:r>
                              <w:r w:rsidR="0010446B">
                                <w:rPr>
                                  <w:sz w:val="18"/>
                                  <w:szCs w:val="18"/>
                                </w:rPr>
                                <w:t>.</w:t>
                              </w:r>
                              <w:r w:rsidR="00520FFD" w:rsidRPr="00520FFD">
                                <w:rPr>
                                  <w:sz w:val="18"/>
                                  <w:szCs w:val="18"/>
                                </w:rPr>
                                <w:fldChar w:fldCharType="begin"/>
                              </w:r>
                              <w:r w:rsidR="00520FFD" w:rsidRPr="00520FFD">
                                <w:rPr>
                                  <w:sz w:val="18"/>
                                  <w:szCs w:val="18"/>
                                </w:rPr>
                                <w:instrText xml:space="preserve"> ADDIN ZOTERO_ITEM CSL_CITATION {"citationID":"DHV3vWwp","properties":{"formattedCitation":"\\super 9\\nosupersub{}","plainCitation":"9","noteIndex":0},"citationItems":[{"id":2594,"uris":["http://zotero.org/users/local/2ambESHj/items/NS9BGLAK"],"itemData":{"id":2594,"type":"article-journal","abstract":"The 2015 Magnetic Resonance Imaging in Multiple Sclerosis and 2016 Consortium of Multiple Sclerosis Centres guidelines on the use of MRI in diagnosis and monitoring of multiple sclerosis made an important step towards appropriate use of MRI in routine clinical practice. Since their promulgation, there have been substantial relevant advances in knowledge, including the 2017 revisions of the McDonald diagnostic criteria, renewed safety concerns regarding intravenous gadolinium-based contrast agents, and the value of spinal cord MRI for diagnostic, prognostic, and monitoring purposes. These developments suggest a changing role of MRI for the management of patients with multiple sclerosis. This 2021 revision of the previous guidelines on MRI use for patients with multiple sclerosis merges recommendations from the Magnetic Resonance Imaging in Multiple Sclerosis study group, Consortium of Multiple Sclerosis Centres, and North American Imaging in Multiple Sclerosis Cooperative, and translates research findings into clinical practice to improve the use of MRI for diagnosis, prognosis, and monitoring of individuals with multiple sclerosis. We recommend changes in MRI acquisition protocols, such as emphasising the value of three dimensional-fluid-attenuated inversion recovery as the core brain pulse sequence to improve diagnostic accuracy and ability to identify new lesions to monitor treatment effectiveness, and we provide recommendations for the judicious use of gadolinium-based contrast agents for specific clinical purposes. Additionally, we extend the recommendations to the use of MRI in patients with multiple sclerosis in childhood, during pregnancy, and in the post-partum period. Finally, we discuss promising MRI approaches that might deserve introduction into clinical practice in the near future.","container-title":"The Lancet. Neurology","DOI":"10.1016/S1474-4422(21)00095-8","ISSN":"1474-4465","issue":"8","journalAbbreviation":"Lancet Neurol","language":"eng","note":"PMID: 34139157","page":"653-670","source":"PubMed","title":"2021 MAGNIMS-CMSC-NAIMS consensus recommendations on the use of MRI in patients with multiple sclerosis","volume":"20","author":[{"family":"Wattjes","given":"Mike P."},{"family":"Ciccarelli","given":"Olga"},{"family":"Reich","given":"Daniel S."},{"family":"Banwell","given":"Brenda"},{"family":"Stefano","given":"Nicola","non-dropping-particle":"de"},{"family":"Enzinger","given":"Christian"},{"family":"Fazekas","given":"Franz"},{"family":"Filippi","given":"Massimo"},{"family":"Frederiksen","given":"Jette"},{"family":"Gasperini","given":"Claudio"},{"family":"Hacohen","given":"Yael"},{"family":"Kappos","given":"Ludwig"},{"family":"Li","given":"David K. B."},{"family":"Mankad","given":"Kshitij"},{"family":"Montalban","given":"Xavier"},{"family":"Newsome","given":"Scott D."},{"family":"Oh","given":"Jiwon"},{"family":"Palace","given":"Jacqueline"},{"family":"Rocca","given":"Maria A."},{"family":"Sastre-Garriga","given":"Jaume"},{"family":"Tintoré","given":"Mar"},{"family":"Traboulsee","given":"Anthony"},{"family":"Vrenken","given":"Hugo"},{"family":"Yousry","given":"Tarek"},{"family":"Barkhof","given":"Frederik"},{"family":"Rovira","given":"Àlex"},{"literal":"Magnetic Resonance Imaging in Multiple Sclerosis study group"},{"literal":"Consortium of Multiple Sclerosis Centres"},{"literal":"North American Imaging in Multiple Sclerosis Cooperative MRI guidelines working group"}],"issued":{"date-parts":[["2021",8]]}}}],"schema":"https://github.com/citation-style-language/schema/raw/master/csl-citation.json"} </w:instrText>
                              </w:r>
                              <w:r w:rsidR="00520FFD" w:rsidRPr="00520FFD">
                                <w:rPr>
                                  <w:sz w:val="18"/>
                                  <w:szCs w:val="18"/>
                                </w:rPr>
                                <w:fldChar w:fldCharType="separate"/>
                              </w:r>
                              <w:r w:rsidR="00520FFD" w:rsidRPr="00520FFD">
                                <w:rPr>
                                  <w:sz w:val="18"/>
                                  <w:szCs w:val="18"/>
                                  <w:vertAlign w:val="superscript"/>
                                </w:rPr>
                                <w:t>9</w:t>
                              </w:r>
                              <w:r w:rsidR="00520FFD" w:rsidRPr="00520FFD">
                                <w:rPr>
                                  <w:sz w:val="18"/>
                                  <w:szCs w:val="18"/>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24CA08" id="Group 11" o:spid="_x0000_s1032" style="position:absolute;margin-left:206.65pt;margin-top:6.15pt;width:261.8pt;height:207.9pt;z-index:251673600;mso-position-horizontal-relative:margin;mso-width-relative:margin;mso-height-relative:margin" coordsize="35744,26352"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xxIDJ64QAABrVwAAFgAAAGRy&#10;cy9kaWFncmFtcy9kYXRhMS54bWzUXNtuW0eWfR9g/oHQ01xQUd0vRjuNuqINOImRuLsHGAwGNEnb&#10;xFCkQtKJ3I3+91lFiUekRLGLpGVLD7ElOjo6e9eqfVl7Vf3hj1cXk95vo/liPJu+PGPf0bPeaDqY&#10;DcfTDy/P/vy2EHvWWyz702F/MpuOXp59Hi3O/vj9v/7LH4YfLl4M+8v+D7PhaNLDU6aLF/js5dnH&#10;5fLyxfn5YvBxdNFffDe7HE3xr+9n84v+Et/OP5wP5/3f8fyLyTmnVJ8Px/0P8/7F2c1D+kc84qI/&#10;np59v3qny+XrxXL9Ze+ivt2r4cuzv8tssqWCEaYMI1JbSqxykZQcUkjKcCflP856y8+XsHI4G6wf&#10;N/9ltOxNZm/xeX3Op/n0xcV4MJ8tZu+X3w1mF+ez9+/Hg9HNX/35shqlzu35pP959ml5/vH1eLFk&#10;Z3hE7C/rEyb4/qz36+LwJ/76aTz4v8Xy82R0vhhfXE5GeOyvi5vHXn9y1hsc8eDBbDKbL877g8Fo&#10;umT/y+tTbh5789lZ7/LjZDgHQs7Or527uHwzv/kS7u6/eDcbfl590n8xWSx/Wb1l/fyy/jGaDt/0&#10;5/2f38x7k35F1mhKoq+POl/9H+cVTXjM6u/LXctnbKJOOUmYsYJIIRUJhTmSstM5M8lidP/YWrPV&#10;C799efbfb0dXy/+BSZ8WS3x7nAHzasX8zuv3Fn/D8xjFnnl38+A+rPjh51e9MAcie2/ms+UMzu0B&#10;/b0EmE9ni/Gi2lxtxQPb7ZdGR6edJpZpTaQNkXgfA3G2hBIU80WrDr6X/fnbeX+6gNFX0xX6aZLU&#10;BccJ3JSIlAHuE6wQboB/a0WxzG6579uscqQ2W2EcMVo6bNLoYGUOpPCsPFVGKao7Kxfjd8/TSpGC&#10;zlJJkoWkRAb8EUykRLNkknPA+T/B8jGLsxPBeFDFYs9f9d7y43DJtJclK8JFUUR6LYhT3BNE1Myj&#10;1UV77MubsHofl1FKzYOMRDgGXDqa8ONMkhS9doUqpxWi8k04r6H4GNNPjz5RO6spDCyGRayYy8Cl&#10;1CQJmQVjTAifOyvv4/KZWKmZzLQgKgghEWN55sTp5BBjclG2iIz4s7UY10nhCcXYMptMZr+TT5dH&#10;YTkFbhxCDDGBAssC0ccxHkmUhhqRZWDidpXvYxkgUMIYRailHjEWgLbOGqKwnW0qOcZSttz3bbDs&#10;mUL2SJkYGrHKVFriVURipZqLZIFmS/dg+ZlYaa10yhhOlLcILEly4kMqxDmTrM88KLm/XjhmcfbG&#10;2J8ul6ix+5MXR2EzR4t8bTQRJSNn0OBICEETn2SITtFklelW7T42GYvU0ZyIEsIQGZMhQZlETCyU&#10;mRgSzU8h/3uvjRPRE5p8JrJg/RwzBekxiyJpKlLxzsr7cfaZWEmpkz4gy2XHUcsJj6RXkiBWliKS&#10;Lkam7cW4G2e/ODaR/9+ko3AZheJJWxTijsEWzRWiiY+EFu41lyYkJroVu49LTbOmlAeiY5K1K4vA&#10;JcvERZlt8DIn/xTyP0PMjN5ZUlhGXYrijbiA7QOEKhWYCyLui5nPxErYyKW1noQoLHCpsQ7Cc1Js&#10;0Zwnk2n6yjETuEx/fXUUMDN1nDNACTYBWbzurwJjGOMoLmk2KuwrTAPTkloUshpri2QuPbGcZqKK&#10;CahLYxA5PIFkrrKkLMdamFosWSySOMktIovnwUrBjU/d9rsfMJ+JldkUETXKb1PznoxgcaxkFmsT&#10;U1QhFP+1gSlSr7z2r37u/Rs6e55qA/WfvV/6H64/PQqwSuskcuJEJIXqM5WEFr12wSHZbIzUJvtu&#10;Ke9H0siydUImUhzKAikVWhS0YyQqQXUCyQUMPwHA5pKCUmgv8EJ4zVJqjY0eg2nH8B+oM3dbY98H&#10;7DOx0uigmfGUoNDEClrUbZYrBBNUMOgSEJvCdivwNTL8kR2+RoMeskAgTTUr1EjoI/K0NgYdUrFS&#10;F7YHl1lnm1IohNbyU0YfSO1ASJFom2Wi1liUdN+8w0+8BvaMTGElCuQKTksj+DJGOcsiFbO3w38m&#10;VnKqTc0JRHMXCKozRsDYYDEKOBisMVUS6WJjMb4KLlnvcrZY9gaz6XLeXyyPi54F6c6XQopCbyNL&#10;xPphKWsMFIgyoXC5L3pyUFjG0IJ+qhI8OqDxEBRVrbeZ8VyYNChjNxxzTAl+Og9ljZdMKAPbNAdd&#10;hoY2cFSkBg2dKpRjigGG5oZtux89n4uVSlsdBSfYerBSgUjxVktStE1g4QL4N/S6G4vx6Cjdn+7/&#10;/SjEIqebBJqUgECEldKCnNAB0dFQsEYZ5WfZ1zlliy6xkqbMa7BN3EQELIq8ml1gVLri0lPI9y5n&#10;lKiWEcMxrZAatbiTaBdtFM7Jwjyi7B7EPhcr0b8bB7YCMQScWsZ0BsMWdLXJSEq9QgB6YnEVA7v5&#10;rpkW4hoGU9f/dnq8YnVkR8GjYvCKmlYmRGVTAAZgXEohlAj7ME55So6iuxFRgPQCVIh3SFcgqlUR&#10;EhMh9RSisvcMxLERlbUqWH0KrnHVN2sMBxGp5eZs7n5UfiZWYgTgNBpn1IEFAcciPvsCGjnwlJVS&#10;Cav59TH+y19f9dCBveX/cVQMNgZByIRMkF4AMLCPxPFaRAgQjp5qr+NtPr3fc2mMYEVM0BTQhNo2&#10;48dBn6AZF2ArGYoO9ABbierbVA0e+84IgVTBClhVoSm2UWYg2YxlqMpVyEgVD1YNz8RKmjhmqiYT&#10;Du6/NhroUyjK+IyCV6gYwRpsB4vHrhpOI/yFYDIJZ0hKGYsWdGVGNaAWVDbSgSSgt1T4fWgWJrRH&#10;UUi4kohJkEkQTH1WbJiL0TJZ1DaX922gGbijhoHPwWwGQcUL0AG5AJ+xJB0oChy2jw54JlbqhME+&#10;Q/vLY13LWg6hcU4kJ/A6AZgVajtOfAlonp69U6CMe+YJzx6dv421QrUI+1QHGzjCSlJd3LgPwSAc&#10;zxYyBxRAoHpAVZIgMRqI6NOCSqlwu02CfBsIapTOUBc5ImhCjQJCAzU0BrjCh2AwnFA67+P2n4mV&#10;aKkwPsTMSSaMMaSMgKCq80MqkLE8Br8OfPZapzGHym+rv8IHfrGYDV6ldindJX7ox/4F5HT1T4ik&#10;6gcrYVicLl+e0e43jBavV1q5v/Tni+vfOhyvtWX96fji9W+QKPYnkM79NlnLz/Co8d9Gf4IwcTJa&#10;XP/r6Ko/WK40ZVVNVn/Z5mOvpWVVQnL9K270aw8rznLkIlamihqopWRFiGOYmMdg65g8AdzNHmtT&#10;r60cdO0xCAvBiYyXo/te294lD79/sWCMQX1giSuuHaYCXkbIEaixOoHTixuz1Oqtbj2q4rF+cLvi&#10;B79/jQZXG+/++h2Wrz8Zf5j+CEUmdIsdFl4NryoWbj9YgYN3L7O9inVlBx9/6F9dLzldw2Hw8c18&#10;9P7Oh+8+TSajZZ72301Gw+t/W6n/bqCw/eSD8YG+Dq02unatMHWRppbCGvw7ymCHLVUcmJrWHXWw&#10;f4ejxQP+9YPBtQrmdEc/rv+CMFIYgSk418AnWGQQwzwT8FtCCJuV5EgPbRGpUTdYQXe9vxaX/cEJ&#10;e6syp5AKgd/Xq16IWsyDnSOKO2w5iyxvNjLj/r3Vprr6srEBBL43CUw+1BZ1bIi8YCsPHE2hMqso&#10;gtatvj/4/Q+MDZvB4iY2rLS8r8fTgoD/42j84eO72fy/Xp5xJp9+2NAa9S70ZBAmYRotOSqrEDBO&#10;sQXTO9CeObL4aK4/NmzsWIN1ebAdRWt8/qJh4ya/dZp+CJo3v94U+MtIKXRMhBcOx9oEcTR4t+rY&#10;og3qTSOgqtmIJz+9x9GG+WClj26TPvTgv5WG/++NwR+P/2k+XOW3+qOrr9V1rqu/9tjDBDclAHyx&#10;YX8bud9Z3NYu31rcNjqqj19ZCcR0FtfsjnqgKtKvnd02q1kzZaufaZt87HSMAf2W0cmQxCEvRqIB&#10;MKKCODOAirRcZ34nWG8Co9HsDhiN23vtJrimc5N8JGC0cegdMBprkc5i2zSt6YCxafFdYDSORLaA&#10;0TZg2AkMpTF0KZyhJ6oRI6I3tehYieA6KcE9Z3a7wt8ERhsdert/TogY+pGA0ab+6YDRJqm9tbgx&#10;pq63wr6I0Sjm2gJGmzRqJzDa9HpHO6ZN/9m0Yxrll1uOaRMz7nQMzgVIVgtFVhj48oxpHkaVBnUj&#10;Leh5QLLSDVEd6t7NHXMofk7YMeKRdkyJHppy8Oc4plR1PdDcORCxIMiKwjiKcse3i7dN+w/NuCek&#10;Epzgq73OF68xAofW3KJd06GqLFguxEKRgLN8noPPcy5tcGX1DTbtbxNF3caPE+x/rPVvO8jTBYZD&#10;U2nbwbAuMOyLmNimLeeytgJD2ymnnYGhTZfXOaaxZ+xqjDYBaOeYfTVGo8xyyzFtosWdjrGZK8Uq&#10;U8DrhFFAxmIVto2hmSfoqaH2f7graSytOjedEDFrKfYoEaNpCHA0MNomKx0w9u2YxmnHFjDaZgc7&#10;gdF2jqpzTOPx9Q4KjTuspfhqPBa35Zi2Q2Y7HdM20+sc02ho55jGLLx2DDJp/dF1F7/VxzaOaLcc&#10;0zbw3OkYkbjCiRqMDTGXq7K42q7UAzPQNmoIAzGmeDiUHIqfxnnR2k13I+5jhBLtghcFZ9gz1NUo&#10;PmG/VxhtKNDGGPAbr+8MNDaLj8ZA0cHkhOIDQeZRQmnbGf5uYxy64o3FykMrvknwNF5WsLUx2ij8&#10;nRsjQWaXI9hUD8UDJrgO+gFMvyAEYThoz4JkfpuN3wSGa5Lu3ValJ+TYx6rKDdW4xSFU7SeEh5jx&#10;YWPgRgeSisaegZYZhxEeZD4PjZ+No4OHYPIYgaFNfN9tjMYM0IWCxr7lIYs3N0bjWYqtjdF2MmHn&#10;xmhTFnaOaYwAnWMat87aMftSaaNQdMsxbbLLnY4B0YgBPgTJCadPQAlnDzUEDUgqInicAvHUP5xK&#10;G+mbzk0nRIzHooTbJH0dMA5lbhq50RZgNCo0t4HRpHfcCQygwNh6FlvGes2OcDjoWwAMAAL5VHLc&#10;E/UwJdzYpXbAOKHGeKx2TSvjg82aOI+zJThAg+Pc9Tx+SpYyHIaxVD2cShrpi87+EzbGY9VYbTcI&#10;dBvj0IjZuJHWGwM0VnXWzuaj8UKI7Y3RdL3Czo2hjFXcgLjARVsZEROiZ2s5bg2JClygBadxRzGw&#10;WWMd6qZG6dLaTV+j+YB02mkIwjFOhlxcOtx45KnBnU04Xm4KXGPStlrlTX++6YLGfqrbG43qs6/p&#10;AoUTPBHqHCgjDVIlh4YhSGTOkA3GATjUi9NnW2XmHRc0mtS54AmiADOOetsDjhXGemYLx9Ghm8GF&#10;SdGi8ma11dB7UXCoCw6MkHfprccoth2OnXHMQaoOEs2Wxm7wOKxGOEiInDT6rc1LkvAGd1Bw6EZo&#10;lImtN8LXcAFUJjhHCz0otMJVWelw0qAKm3Ern4ADihfx9jxFpQJOdEGj2mztgrt19mOgAKMv3CsA&#10;GsqjIqriRzTfKJ4JWvESocOKZeMY/w4XNJrUxYIn2HXGHLjGmRLcCVOv+4qYBa7O4uJuJo7DNorh&#10;DPK+cHioCw6sFr/8RlhJsTb1V+8+3JQKv3+c4U7Sa0UYLttcCbRw6efVsvdpPr53nevO61OH13fC&#10;1stTbXcjLJ64uLy9ZTbjgTcXzS4uT3hsb359J+z81RBirIvx9C+j+b3Htd9bC8NxZBLW4u+qf1t7&#10;YPVNd0Xu9/8PAAD//wMAUEsDBBQABgAIAAAAIQBw5kCZGwMAACMHAAAOAAAAZHJzL2Uyb0RvYy54&#10;bWycVV1vmzAUfZ+0/2D5fSUQQhJUUnVNU1XaR6V2P8AxBqyBTW2n0P36XdtA27TSuuaBXH8dzj33&#10;XHN61jc1emBKcykyHJ7MMGKCypyLMsO/7nZfVhhpQ0ROailYhh+Zxmebz59OuzZlkaxknTOFAETo&#10;tGszXBnTpkGgacUaok9kywQsFlI1xMBQlUGuSAfoTR1Es1kSdFLlrZKUaQ2zW7+INw6/KBg1P4tC&#10;M4PqDAM3457KPff2GWxOSVoq0lacDjTIB1g0hAt46QS1JYagg+KvoBpOldSyMCdUNoEsCk6ZywGy&#10;CWdH2VwpeWhdLmXale0kE0h7pNOHYemPhyvV3rY3CpTo2hK0cCObS1+oxv4DS9Q7yR4nyVhvEIXJ&#10;+TyKVwkoS2EtSuLZfD6ISitQ/tU5Wl2OJxfLOA7BHv7kfBEtY1uOYHxx8IKOH7g67RRpmGcL9G8U&#10;4jlYb4GRgPkMbzmBgjYIZoacYNdOTRkepbVK1mtg8UZq8WoZR2Nq4TxZLh2i4zWCDNZ5T+n/7eXc&#10;M4eK52WTKlZf53ooOky8Kvr7AQcQ8P2Rb96A8J7cSnpomDC+yYAKMdDhuuKtxkilObBR13lo41q6&#10;OLLxvXbx3MbUx2NRB6VsZ7giT8oNdX5ZWrgN9JPhAemI+H8Z/rYiLXN9pNMnxySjYe6smb/KHkXe&#10;MG6TbQlkepgGb7nW1u03SX9rJORFRUTJzpWSXcVIDuxC59yunY5ae+pUW5B9913m4EtyMNIBjd55&#10;0VdRuAxnq7XFIenUXYtovU7A2bZH4gTaxTtwbBGStkqbKyYbZAPQHi489w7y8E0b303jFgusZc3z&#10;Ha9rN1Dl/qJW6IHA5bhzP5fG0bZaoC7D60W0cMhC2vOOZsMNXN41BzOsZvbn2VtNLkXuthjCax9D&#10;X9cCKj/q4hUy/b53/Ttpv5f5I6impL+r4dsCQSXVH4w6uKczrO8PRDGM6msByq/DOLYXuxvEi6Vt&#10;WPV8Zf98hQgKUBk2GPnwwriPgZVDyHOoUMGdbJalZzJQBju6yN3Ezw38pqGfvm2bvwAAAP//AwBQ&#10;SwMEFAAGAAgAAAAhAEl9Y950BQAAdhoAABgAAABkcnMvZGlhZ3JhbXMvbGF5b3V0MS54bWzUWe1u&#10;2zYU/T9g7yDo/yJ/JFlg1Ck6pMEKJO6wZA9AU5SlgSJVkk6cPv0uv0TKlh3LXdH0TytS5P3gPffw&#10;yHn3flPT5IkIWXE2T8dnozQhDPO8Yqt5+s/j7W9XaSIVYjminJF5+kJk+v7611/e5at6RtELX6sb&#10;UiRghckZzM3TUqlmlmUSl6RG8ow3hMHbgosaKRiKVZYL9Az2a5pNRqPLLK/QSqA6dUbQCSZqVLE0&#10;WbPqy5p8yufpWrBZXWHBJS/UGeZ1xouiwsT9h4TSri+yq8ymkJV3lVTj9NqkpSpFSfKE6DxNMzuV&#10;E4m7MxipO6nsW3hO1EsDx0PBTJo0opqnF6PRyG8PCzBncNrbazJ9mrFFiermBinkvMPTPc8JtcMm&#10;eG5UUusXOmkonQ0i59g7jt/79BrxQFTSlDQXUHG90rhvXDKdLafsmbhjHODnlC0nhDY5wc90eDbT&#10;E0KbHhGaK1OA3YbFzwEJ59CzAjtMAHSVfhybyc/CIkXPumcHcbxhwcJFn4VJsADGXrFw2WdhGiyA&#10;sVcsjO1qF3ubxqA8xuEoXMjG3KBMJiEOF7S2MRkUxyTEEdsYFMc0xAFP/jwAbLrYR9Z1GuKIbRyK&#10;w3JTBLXlyiHmueSUePrIA0eZHV0Gk+qFkjdAaP9nl4VyAPP6cgyqRihGZOF71KJ7+piKn6MU+laM&#10;r6MTuPj8dfo+mlZ7SXFQwXtJ8VDBjS6Iifn3b6ZVLeh2LgeLREMijhfC5XAiAXRQZmXWAqRKwlAN&#10;QmkB/45cbZ6QaO+xvBKOXRCr6rsnEKdah9En6iWNILL6Sv4ESUqJtG/JBmHVCpnYHC45l7FPfzVX&#10;RRQIVKBYMzxPYWuaIAHSF+JIE97MU/JlnVovDCSsixjRVSv4WOu4Kqw+I7Tj0qO2u8lJOQTKN5i6&#10;0V5NwoXg9d+tZdjqVJq27R5tbtaOLFFDnIAGVfe6Brd6+IbjdU2YUcOXmSAUKfgOkGXVyDQRsyWt&#10;4AR8zvm/UCVP98ahywEq8rlwVQN9K1Uopx26BEs4Zg7RYfugIQADXjdcVoqAQ1I8GhVd+lp3tj8f&#10;u/354HZgamPIum+QeNz0rvfR9q1vkdHJ2qXp4+xuhNEgR3b9QUfwmVHfcqYevrqT6Xq0qVk4XV70&#10;5igJPmDAhdCWJfYHk7e6lsalHcQHejDugyd7krcC+h8+gM6uerPs9/ct2Vl/4zP4oDiEgA7QZYNw&#10;DHKAiT9EvS4+w6gnWgryKYKi9T241WtiTUnLo3qwhcdONJELwzcgQKyHBVqkSY02mqIXPrvIWgwC&#10;0837QQf35R6b5krpxAumPiJcRqQMVxLaVNLSRaMsMzC4QRwf7VwpISXLS4FvwxtXrZ+CLqnr6k7d&#10;9vOVp52e5YFZ+6lRDfPUG5htp6O7Ybv7DnTD/pR749623PaWRVLcZ61lK3G6V1cHnlEDgD3TMZ8W&#10;twPwvYNWx87mw+huCRIH0WrFtELyEqWrY+7RxvoNPyqVf0EyW5PLNaVEfWRoSUlu34WfeGKLoTtU&#10;e//ZtrA/IgkCkuqHKgrX/pLQAn5Siwmgg7KW8jpiwVbdkgZgS9Mo1RrD06hhUaOuTdVbhdIx7WbV&#10;PUjCSJ50KNDdPPD7Td/W5dFbvy8EjfWAQUuQYexo17XOFiY/YBAJlPLnfeA8DXNOPEYCWKo/DHpB&#10;9bseC9A1CljX601iFA5uOEQj8WUIZY9Gi9EG/W4hHfb2oa5fP9MjsHjeD+NjOmDP1mM64HI6VNMM&#10;J+GdDtiZ0OjalSEgYqwMKUwPPFTLUGlZLR8FYlB7zEB/euLe6Ssr/bZViWw8Zbw9OeJQpa+96KMv&#10;JOY+Qd1x9Y52FtsJ+GvR9X8AAAD//wMAUEsDBBQABgAIAAAAIQBZy6Sa2wMAAA1RAAAcAAAAZHJz&#10;L2RpYWdyYW1zL3F1aWNrU3R5bGUxLnhtbOyc3U7bMBTH7yftHSLfj7SwTagiRXyoEhJCiLEHcB0n&#10;tXDsYLtQ3n62k6ZMYqKhhDnh3LRpmuPU/tnnHP/t9Oh4VfDogSrNpEjQeG+EIiqITJnIE/T7dvbt&#10;EEXaYJFiLgVN0BPV6Hj69ctRmhcTbZ44PadZZAsRemJPJWhhTDmJY00WtMB6T5ZU2G8zqQps7EeV&#10;x6nCj7b4gsf7o9HPOGU4V7hAdSH4DUUUmAkULQW7X9KLNEFLJSYFI0pqmZk9IotYZhkjtH7Dyrhb&#10;/4gP4/slI3e+GrFmRcnpGE191QwznEYPmCcIxdWplGry9xmCzaU21bf2ODJPpW2iqiAUlYrZFh2N&#10;RyNXQuwa7LmBJlTQg3R6hO3pgipsDbRJkFRmIW2LlAtGZkoK46zxhLN8YW5YHilmyZiFovTaoChl&#10;yn5qbtAU2uC5nPNI2PITJGRKR3X1muu6u3l5kNYNZ1bXqj70Te2rI25sv2HpKkH79jfhiSYqn59x&#10;Fdn62E5o62hf5+7VNZ6tvzNwF2aM88bW4XrdtjZxl9Iso8Q09q49XrdvjPz9LZLGvmBCqroM2+Gp&#10;q4DvNNyM6x+eVdfXPaBuAN8b/LHlU3Wg9aeaFhdXlte6OwKvqq+Ey+uBCiD2kSPMrHYcYdi6VED2&#10;kch2doouhIFL7EsIc7RccPe5SPfZDiQcVab0xoTD0ToAWj1JDx2t70CrJ7Sy/KLIrzkmEL2audR7&#10;JvTO8TUz3ufH/5pd+dwPmNRT6jCYzGGQOGGjs4S89SDRbH6rsND75yHm3NtJAZ9NNsryX0Ct02Hk&#10;xqdXt99R7JsDtUrV7cz5dUFt7R/HQfrH7aTxl/3jdr61a1m9dcAimHO5NDAt6mBa1BoG1tq4fgTq&#10;z2a5aLtx1aTjzmnVak41W+puucnRCjHLg8XBzUr7ZinX0QJltS86uKMFymqfaIGy2hdaJVZni4BV&#10;CohfL8Wv59QgjvVxrEE86yM1iGv9oxamurRLXNtuFhycurQJWuPzoQWtASAZWkQaAJKhhZueIsny&#10;E0JA3Osi9LdWxYkUM8DR1YMYrXH4fUAwOjp6LqY1DqNO3Kb8QIHssqK6nW1wOe8cfFUwvkpLzlII&#10;Hp1tEWntrTyQkB3WLpP0njosz+QUvFYwXstPPmbSbsx5vIKnt0JJtNZ5L4DxD5OHE1N8wgVUAqPi&#10;nZhTf2Az23tvZmuddXkWQ9Pfe5pteRZDE977zGJointPWdjnORZlgOFiuwWMl58J6CmK9O4UYIQy&#10;7TAKYAQ0Mw/TSX1C1UrRh9vVwOLFdrHm/654bP40wP6L4fQPAAAA//8DAFBLAwQUAAYACAAAACEA&#10;A8CiPBEEAADfQQAAGAAAAGRycy9kaWFncmFtcy9jb2xvcnMxLnhtbOycXU/bMBSG7yftP0S+H2kZ&#10;IFYREB+rhITQpLHryU2cNMJxMtuF8u9nO5/toKWxuzTF3JQmyrHz5Pj18fFJzy7mCXaeEGVxSjww&#10;PBgABxE/DWISeeDXw/jLKXAYhySAOCXIAy+IgYvzz5/OgigZ+SlOKbtBoSOsEDYSxzww5TwbuS7z&#10;pyiB7CDNEBFnw5QmkIuvNHIDCp+F/QS7h4PBiRvEMKIwAYUR2MJEAmMCnBmJ/8zQbeCBGSWjJPZp&#10;ytKQH/hp4qZhGPuo+ICUy6aP3VM3vwUX+j4ifPj7EJyrO+Mxx8h5gtgDwM0PBYj5i0d8yO8Yz8+K&#10;/x3+kglChSngZDQWRIeiIWnCVcAaVzD+gtHdBDsEJuIykgZoULQexhhfYyqMOwniUw9QlCHIxVk4&#10;UlyROJv3pWytbKG+NO8Xjsk7LWE+rPpZXZUbQWGIfJ7bKWjw+V1puToyrrpdHfq+eKWCUN54brv8&#10;VmCAOI7IvWAx7JLFMtXueEi36BTFbrgF7t4ndgPEEyK6KKSKQJxNYa4gxwPxp0Z+Q1wKveq7msjR&#10;U0p6fS8fTlQlhq9d6ulujB2J4chiCKPbJPqBoa8zsUgR4THhfdGQtWO+6aJ8XocyeZTC5+0iGUv6&#10;35DVOOmJdehXVgbGMbN48kAhYYc3GgHpom6cbCX2KKP397fVXXwfRj8tVrXUrdaMtfZWhzYW34nF&#10;Wqz7K4YmsJYSMNSRANEjlQeoA/JNUxXlAC8t6Q7ftcEBn9e5ESPBgQ8xTmcyoyPTQjWJtT1ZvvX6&#10;0rYQF1Vy1Wqwf5ghY9wm1YDEoDFnl8Osva81YxFdL6oEbeNJQWKw2QDlDTYboDDYbADIIL2e2rhe&#10;7LVUwjKu9jHWTsdNYTMSGDQfR6datRxo6Mp2tyg71bv9QtmpZu4Tyh1ZRKnU0RQGxXb3qpTM1jXA&#10;+DqrltPhzU7I6YehvROKu0T7dEW6sd++vROivNe0w+jS91ssomWEKME0dty/rXDD9mvs/z41Bo+m&#10;k2IpGVvKSwVeximrCivry7I8sS6jM06Z00tZyWaM85HVjDzBvVQvOLGCsW3BYCmOAx1h1s8f939u&#10;UxA1JcFy9IDieKUx6C1ED6hYdpyKLcjne7364rci22Zx2HanLt0ebH3dZzy0KAM4+wBVGUH/HqCK&#10;WezT6+nTU+LZoqjAJgLkC03l9FuG8a8G9Qpxi3StRbwZ4hY5Wot4M8QtErMW8bsRizLPada+iE7G&#10;jvVLDNuNU0vh61+4Ejxe6WNm9Q7jql2YHqW/5TAtH6qR0g9ODXCu3bmq5FzYe9gTJzcOX9Thm1OS&#10;VXvo7T28ec/9UxGKnh7mm0v1K5Oh+ZdV5RJ9KY/wViNbB69XAqHWVPlvGoifZTj/CwAA//8DAFBL&#10;AwQUAAYACAAAACEAp1bczZIFAAB5JwAAGQAAAGRycy9kaWFncmFtcy9kcmF3aW5nMS54bWzsWttu&#10;4zYQfS/QfyD01AsU62ZJFtZZyHK8CJDuBkmK7Sutiy2UolSSdpItCvRb+mn9kg5J2Y4T78bJJrtB&#10;V3lQeB0OZ4ZzhkO/en1VEbTMGS9rOjTsA8tAOU3rrKSzofHrxcQMDcQFphkmNc2HxnXOjdeH33/3&#10;KuNNlDF8CQMR0KA8ymbV0JgL0US9Hk/neYX5Qd3kFHqLmlVYQJXNeu2kivQcy/J7WYlnDFfGighv&#10;7hCpypTVvC7EQVpXvbooyjRfkZFEwttE8B0S9/NR4ZIah2pbvLlgea7LdPmGNefNKdPV9O3ylKEy&#10;GxogKIorkIjRW3e1Q6GhJ8Vza+5ME2qH8wZVdZaTY6D15yT0gyNvMjFja9w3vYETmrGXBGbfCkJ/&#10;7IxGSd/5q+WOLvdlR47b8LKZxdV2cHRVsOrwFY5AougKlN830PXQcPqhb8tN4Si/EihVPXY/9FwD&#10;pdDvDkLHdeSA3oZEw7h4k9cVkoWhwfJUALs4wssTLvTQ1RDZzGtSZpOSEFWRtpInhKElJkMDp2lO&#10;ha2mzxf5O2BOtVuaJ47F7SayqG43YdLM8XYjcKusUq6keN9iglB0CSJwAgsUm2IwwoJgAcWqAQVx&#10;OjMQJjM4IqlgirWt2WvCX3MLUsBjzOeaB8WfFllVipwhUsLxDC351yqPUKXkogBttWqSZqvNQ5XE&#10;NYFzgCNCz/ICzB5swdG7T9lsKlXG1EkAXwFim8qvVraaIGcWoOT1XK1Ufs/cdsqGt/V8a6+1c7Uh&#10;mKTWr6lYz69KWrfa27Y5AvamGS/0+PYEcy0AKQtxNaqza0lyCv/BCfAmnZQg8hPMxSlm4HNABOBJ&#10;wfznNftgoEsmzYj/scAsNxA5pnxoBOrsIKEqnhdYnoHYzZ7pzR66qJIajoQNPrhJdREsFEyRprCG&#10;Nsa2kgilCskgreOFqIuyPXiaX9lBuDiXO4Kt4qhRH9hIhdmJYp4sYS2gXtIMTqAqbmweZXlxgafn&#10;H4aGF4aDvtYFoedNKgkBf6ep0KY32LKxzYCRVsnNoSt7gbZNb1yI2yTd/sZsYWw7Yrp4C6DUuhfp&#10;onGkP7ArgiWC5dRMYpAecG3b8miDjYI0f8+ZRDvADn1CxOEvZ8doxAAD0CmrRZ3WBAFooTGgE615&#10;yaWzA67gCyvAF6SnfPzKLLSJ/Pa5HvUmGUWfw0LqKN6EC8uKjwajcGL6/YlnesH4yBz53th0++NB&#10;GPcnA892vxRceI5nDVwtxp14YfsDa+CsFL3CnBUaPDFgKL9/ywpBcSVtTdNbmSaO/gfY8iJ328GQ&#10;dkj3wZAcpU72U2MMxG8BwIrGmLayA2PC0LLBFd6LMRAEabj5XITpBzagBlIoAwuvUMZs2zXUEOPr&#10;Ag2wuI6PbgJNMscMpfAZGv/+/U8bLLRx9H2YcxdtkDtGk5P4+Az9ACDjjFF8hX5G53imW3/cgTZ3&#10;ALsT5xq8pfgunE5o7ONxzw4blEKzUVNzuORB1Msgjt0SIUS6D7NsCIv0jJxmMiI+25cdHU91Fr4K&#10;Unco610jIEODSbSloo8IzrY9Vwa7ytU637irBTM/HXdSix7sHMbvjzuxPVxs5++PEYD6hfPTDunt&#10;fWd80LVqv1tjnIRxMPZiMxi4oekltmeGPpSSYGJ5R/3EHfn+898aAyeE62CXaewyjV2mUWYmn+sW&#10;2GUat5OSqwTUS800TmpC6ktz0TwONR7nVvcDDt8PbDew4Dkqjh3Tc+LQHI3CxAwnA9cL/eQosZMv&#10;AxxBoIDjQeD47I9ULzIL92zvWS9yt13Oscs57nzV6pJkmyTZp3OOO2Dn20nIdAmr6eJpM9xdvkrn&#10;TtWb9L55UPnEvH8uu8vybZ7vldQ+lcze+8leBtKPCTN3htLtE77+OZmqtL9+O/wPAAD//wMAUEsD&#10;BBQABgAIAAAAIQB1iovE4AAAAAoBAAAPAAAAZHJzL2Rvd25yZXYueG1sTI9NS8NAEIbvgv9hGcGb&#10;3XxoadNsSinqqQi2gvS2zU6T0OxsyG6T9N87nvQ0DM/LO8/k68m2YsDeN44UxLMIBFLpTEOVgq/D&#10;29MChA+ajG4doYIbelgX93e5zowb6ROHfagEl5DPtII6hC6T0pc1Wu1nrkNidna91YHXvpKm1yOX&#10;21YmUTSXVjfEF2rd4bbG8rK/WgXvox43afw67C7n7e14ePn43sWo1OPDtFmBCDiFvzD86rM6FOx0&#10;clcyXrQKnuM05SiDhCcHlul8CeLEJFnEIItc/n+h+AEAAP//AwBQSwMEFAAGAAgAAAAhANIz3Pkd&#10;AQAAZgMAABkAAABkcnMvX3JlbHMvZTJvRG9jLnhtbC5yZWxztJNdT8MgFIbvTfwPhHtLOz9jRndh&#10;Y7LEG3X+gBNKWzLgVGBq/7246WITVr3ZJTzhPU9yXuaLD6PJm3ReoeW0yHJKpBVYK9ty+rK6P7uh&#10;xAewNWi0ktNBerooT0/mT1JDiI98p3pPYor1nHYh9LeMedFJAz7DXtpIGnQGQjy6lvUg1tBKNsvz&#10;K+Z+Z9BylEmWNaduWZ9Tshr6OPnvbGwaJWSFYmOkDYkRrFbQOjCPGyXWz2HQMoaDa2Xg9Bt59rqH&#10;RRblKUt7zY7g9QADbkLCSW/BpE9xBJ8KAiRs6ng96XJ5wMUo4dBjEzKBhu3W9bWm63ETftZUOXiP&#10;PUwZ7MikxMUBiUQp/12cO9TofEJIbMHeh41+R/kJAAD//wMAUEsBAi0AFAAGAAgAAAAhAGAmNyhc&#10;AQAAdgQAABMAAAAAAAAAAAAAAAAAAAAAAFtDb250ZW50X1R5cGVzXS54bWxQSwECLQAUAAYACAAA&#10;ACEAOP0h/9YAAACUAQAACwAAAAAAAAAAAAAAAACNAQAAX3JlbHMvLnJlbHNQSwECLQAUAAYACAAA&#10;ACEAxxIDJ64QAABrVwAAFgAAAAAAAAAAAAAAAACMAgAAZHJzL2RpYWdyYW1zL2RhdGExLnhtbFBL&#10;AQItABQABgAIAAAAIQBw5kCZGwMAACMHAAAOAAAAAAAAAAAAAAAAAG4TAABkcnMvZTJvRG9jLnht&#10;bFBLAQItABQABgAIAAAAIQBJfWPedAUAAHYaAAAYAAAAAAAAAAAAAAAAALUWAABkcnMvZGlhZ3Jh&#10;bXMvbGF5b3V0MS54bWxQSwECLQAUAAYACAAAACEAWcukmtsDAAANUQAAHAAAAAAAAAAAAAAAAABf&#10;HAAAZHJzL2RpYWdyYW1zL3F1aWNrU3R5bGUxLnhtbFBLAQItABQABgAIAAAAIQADwKI8EQQAAN9B&#10;AAAYAAAAAAAAAAAAAAAAAHQgAABkcnMvZGlhZ3JhbXMvY29sb3JzMS54bWxQSwECLQAUAAYACAAA&#10;ACEAp1bczZIFAAB5JwAAGQAAAAAAAAAAAAAAAAC7JAAAZHJzL2RpYWdyYW1zL2RyYXdpbmcxLnht&#10;bFBLAQItABQABgAIAAAAIQB1iovE4AAAAAoBAAAPAAAAAAAAAAAAAAAAAIQqAABkcnMvZG93bnJl&#10;di54bWxQSwECLQAUAAYACAAAACEA0jPc+R0BAABmAwAAGQAAAAAAAAAAAAAAAACRKwAAZHJzL19y&#10;ZWxzL2Uyb0RvYy54bWwucmVsc1BLBQYAAAAACgAKAJsCAADlLAAAAAA=&#10;">
                <v:shape id="Diagram 15" o:spid="_x0000_s1033" type="#_x0000_t75" style="position:absolute;left:655;top:60;width:35192;height:212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1VwgAAANsAAAAPAAAAZHJzL2Rvd25yZXYueG1sRE9Li8Iw&#10;EL4L/ocwwt40VViRaiqusiALHnxcehua6WNtJqWJtbu/3giCt/n4nrNa96YWHbWusqxgOolAEGdW&#10;V1wouJy/xwsQziNrrC2Tgj9ysE6GgxXG2t75SN3JFyKEsItRQel9E0vpspIMuoltiAOX29agD7At&#10;pG7xHsJNLWdRNJcGKw4NJTa0LSm7nm5GwT7f/cvN18/1kHZmOktvv1vjd0p9jPrNEoSn3r/FL/de&#10;h/mf8PwlHCCTBwAAAP//AwBQSwECLQAUAAYACAAAACEA2+H2y+4AAACFAQAAEwAAAAAAAAAAAAAA&#10;AAAAAAAAW0NvbnRlbnRfVHlwZXNdLnhtbFBLAQItABQABgAIAAAAIQBa9CxbvwAAABUBAAALAAAA&#10;AAAAAAAAAAAAAB8BAABfcmVscy8ucmVsc1BLAQItABQABgAIAAAAIQA6Z+1VwgAAANsAAAAPAAAA&#10;AAAAAAAAAAAAAAcCAABkcnMvZG93bnJldi54bWxQSwUGAAAAAAMAAwC3AAAA9gIAAAAA&#10;">
                  <v:imagedata r:id="rId30" o:title=""/>
                  <o:lock v:ext="edit" aspectratio="f"/>
                </v:shape>
                <v:shape id="Text Box 2" o:spid="_x0000_s1034" type="#_x0000_t202" style="position:absolute;top:21710;width:35299;height:4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u7wgAAANoAAAAPAAAAZHJzL2Rvd25yZXYueG1sRI/disIw&#10;FITvBd8hnAVvxKbKWt2uUVZB8dafBzhtjm3Z5qQ0WVvf3iwIXg4z8w2z2vSmFndqXWVZwTSKQRDn&#10;VldcKLhe9pMlCOeRNdaWScGDHGzWw8EKU207PtH97AsRIOxSVFB636RSurwkgy6yDXHwbrY16INs&#10;C6lb7ALc1HIWx4k0WHFYKLGhXUn57/nPKLgdu/H8q8sO/ro4fSZbrBaZfSg1+uh/vkF46v07/Gof&#10;tYIE/q+EGyDXTwAAAP//AwBQSwECLQAUAAYACAAAACEA2+H2y+4AAACFAQAAEwAAAAAAAAAAAAAA&#10;AAAAAAAAW0NvbnRlbnRfVHlwZXNdLnhtbFBLAQItABQABgAIAAAAIQBa9CxbvwAAABUBAAALAAAA&#10;AAAAAAAAAAAAAB8BAABfcmVscy8ucmVsc1BLAQItABQABgAIAAAAIQBWpwu7wgAAANoAAAAPAAAA&#10;AAAAAAAAAAAAAAcCAABkcnMvZG93bnJldi54bWxQSwUGAAAAAAMAAwC3AAAA9gIAAAAA&#10;" stroked="f">
                  <v:textbox>
                    <w:txbxContent>
                      <w:p w14:paraId="780104D6" w14:textId="217B77D1" w:rsidR="00AF3FFC" w:rsidRPr="008F6AAF" w:rsidRDefault="00AF3FFC">
                        <w:pPr>
                          <w:rPr>
                            <w:sz w:val="18"/>
                            <w:szCs w:val="18"/>
                          </w:rPr>
                        </w:pPr>
                        <w:r w:rsidRPr="008F6AAF">
                          <w:rPr>
                            <w:sz w:val="18"/>
                            <w:szCs w:val="18"/>
                          </w:rPr>
                          <w:t xml:space="preserve">Table 2: </w:t>
                        </w:r>
                        <w:r w:rsidR="00AE1A56" w:rsidRPr="008F6AAF">
                          <w:rPr>
                            <w:sz w:val="18"/>
                            <w:szCs w:val="18"/>
                          </w:rPr>
                          <w:t>Recommended MRI MS brain protocols for initial diagnosis and follow-up imaging</w:t>
                        </w:r>
                        <w:r w:rsidR="0010446B">
                          <w:rPr>
                            <w:sz w:val="18"/>
                            <w:szCs w:val="18"/>
                          </w:rPr>
                          <w:t>.</w:t>
                        </w:r>
                        <w:r w:rsidR="00520FFD" w:rsidRPr="00520FFD">
                          <w:rPr>
                            <w:sz w:val="18"/>
                            <w:szCs w:val="18"/>
                          </w:rPr>
                          <w:fldChar w:fldCharType="begin"/>
                        </w:r>
                        <w:r w:rsidR="00520FFD" w:rsidRPr="00520FFD">
                          <w:rPr>
                            <w:sz w:val="18"/>
                            <w:szCs w:val="18"/>
                          </w:rPr>
                          <w:instrText xml:space="preserve"> ADDIN ZOTERO_ITEM CSL_CITATION {"citationID":"DHV3vWwp","properties":{"formattedCitation":"\\super 9\\nosupersub{}","plainCitation":"9","noteIndex":0},"citationItems":[{"id":2594,"uris":["http://zotero.org/users/local/2ambESHj/items/NS9BGLAK"],"itemData":{"id":2594,"type":"article-journal","abstract":"The 2015 Magnetic Resonance Imaging in Multiple Sclerosis and 2016 Consortium of Multiple Sclerosis Centres guidelines on the use of MRI in diagnosis and monitoring of multiple sclerosis made an important step towards appropriate use of MRI in routine clinical practice. Since their promulgation, there have been substantial relevant advances in knowledge, including the 2017 revisions of the McDonald diagnostic criteria, renewed safety concerns regarding intravenous gadolinium-based contrast agents, and the value of spinal cord MRI for diagnostic, prognostic, and monitoring purposes. These developments suggest a changing role of MRI for the management of patients with multiple sclerosis. This 2021 revision of the previous guidelines on MRI use for patients with multiple sclerosis merges recommendations from the Magnetic Resonance Imaging in Multiple Sclerosis study group, Consortium of Multiple Sclerosis Centres, and North American Imaging in Multiple Sclerosis Cooperative, and translates research findings into clinical practice to improve the use of MRI for diagnosis, prognosis, and monitoring of individuals with multiple sclerosis. We recommend changes in MRI acquisition protocols, such as emphasising the value of three dimensional-fluid-attenuated inversion recovery as the core brain pulse sequence to improve diagnostic accuracy and ability to identify new lesions to monitor treatment effectiveness, and we provide recommendations for the judicious use of gadolinium-based contrast agents for specific clinical purposes. Additionally, we extend the recommendations to the use of MRI in patients with multiple sclerosis in childhood, during pregnancy, and in the post-partum period. Finally, we discuss promising MRI approaches that might deserve introduction into clinical practice in the near future.","container-title":"The Lancet. Neurology","DOI":"10.1016/S1474-4422(21)00095-8","ISSN":"1474-4465","issue":"8","journalAbbreviation":"Lancet Neurol","language":"eng","note":"PMID: 34139157","page":"653-670","source":"PubMed","title":"2021 MAGNIMS-CMSC-NAIMS consensus recommendations on the use of MRI in patients with multiple sclerosis","volume":"20","author":[{"family":"Wattjes","given":"Mike P."},{"family":"Ciccarelli","given":"Olga"},{"family":"Reich","given":"Daniel S."},{"family":"Banwell","given":"Brenda"},{"family":"Stefano","given":"Nicola","non-dropping-particle":"de"},{"family":"Enzinger","given":"Christian"},{"family":"Fazekas","given":"Franz"},{"family":"Filippi","given":"Massimo"},{"family":"Frederiksen","given":"Jette"},{"family":"Gasperini","given":"Claudio"},{"family":"Hacohen","given":"Yael"},{"family":"Kappos","given":"Ludwig"},{"family":"Li","given":"David K. B."},{"family":"Mankad","given":"Kshitij"},{"family":"Montalban","given":"Xavier"},{"family":"Newsome","given":"Scott D."},{"family":"Oh","given":"Jiwon"},{"family":"Palace","given":"Jacqueline"},{"family":"Rocca","given":"Maria A."},{"family":"Sastre-Garriga","given":"Jaume"},{"family":"Tintoré","given":"Mar"},{"family":"Traboulsee","given":"Anthony"},{"family":"Vrenken","given":"Hugo"},{"family":"Yousry","given":"Tarek"},{"family":"Barkhof","given":"Frederik"},{"family":"Rovira","given":"Àlex"},{"literal":"Magnetic Resonance Imaging in Multiple Sclerosis study group"},{"literal":"Consortium of Multiple Sclerosis Centres"},{"literal":"North American Imaging in Multiple Sclerosis Cooperative MRI guidelines working group"}],"issued":{"date-parts":[["2021",8]]}}}],"schema":"https://github.com/citation-style-language/schema/raw/master/csl-citation.json"} </w:instrText>
                        </w:r>
                        <w:r w:rsidR="00520FFD" w:rsidRPr="00520FFD">
                          <w:rPr>
                            <w:sz w:val="18"/>
                            <w:szCs w:val="18"/>
                          </w:rPr>
                          <w:fldChar w:fldCharType="separate"/>
                        </w:r>
                        <w:r w:rsidR="00520FFD" w:rsidRPr="00520FFD">
                          <w:rPr>
                            <w:sz w:val="18"/>
                            <w:szCs w:val="18"/>
                            <w:vertAlign w:val="superscript"/>
                          </w:rPr>
                          <w:t>9</w:t>
                        </w:r>
                        <w:r w:rsidR="00520FFD" w:rsidRPr="00520FFD">
                          <w:rPr>
                            <w:sz w:val="18"/>
                            <w:szCs w:val="18"/>
                          </w:rPr>
                          <w:fldChar w:fldCharType="end"/>
                        </w:r>
                      </w:p>
                    </w:txbxContent>
                  </v:textbox>
                </v:shape>
                <w10:wrap type="square" anchorx="margin"/>
              </v:group>
            </w:pict>
          </mc:Fallback>
        </mc:AlternateContent>
      </w:r>
      <w:r w:rsidR="00CB5F37" w:rsidRPr="00AF3FFC">
        <w:rPr>
          <w:b/>
          <w:bCs/>
        </w:rPr>
        <w:t xml:space="preserve">Brain </w:t>
      </w:r>
      <w:r w:rsidR="00F06A20" w:rsidRPr="00AF3FFC">
        <w:rPr>
          <w:b/>
          <w:bCs/>
        </w:rPr>
        <w:t>P</w:t>
      </w:r>
      <w:r w:rsidR="00CB5F37" w:rsidRPr="00AF3FFC">
        <w:rPr>
          <w:b/>
          <w:bCs/>
        </w:rPr>
        <w:t xml:space="preserve">rotocol for </w:t>
      </w:r>
      <w:r w:rsidR="00F06A20" w:rsidRPr="00AF3FFC">
        <w:rPr>
          <w:b/>
          <w:bCs/>
        </w:rPr>
        <w:t>F</w:t>
      </w:r>
      <w:r w:rsidR="00CB5F37" w:rsidRPr="00AF3FFC">
        <w:rPr>
          <w:b/>
          <w:bCs/>
        </w:rPr>
        <w:t>ollow-up MS Imaging</w:t>
      </w:r>
      <w:r w:rsidR="00B86A5F" w:rsidRPr="00AF3FFC">
        <w:rPr>
          <w:b/>
          <w:bCs/>
        </w:rPr>
        <w:br/>
      </w:r>
      <w:r w:rsidR="001066B7" w:rsidRPr="00AF3FFC">
        <w:br/>
      </w:r>
      <w:r w:rsidR="0038091E" w:rsidRPr="00AF3FFC">
        <w:t>Patients diagnosed with MS will generally have routine follow-up imaging every 6 to 12 months, after starting a new treatment, or during a flare-up</w:t>
      </w:r>
      <w:r w:rsidR="00761616">
        <w:t xml:space="preserve"> or relapse</w:t>
      </w:r>
      <w:r w:rsidR="0038091E" w:rsidRPr="00AF3FFC">
        <w:t xml:space="preserve"> of symptoms.</w:t>
      </w:r>
      <w:r w:rsidR="004E347F">
        <w:rPr>
          <w:vertAlign w:val="superscript"/>
        </w:rPr>
        <w:fldChar w:fldCharType="begin"/>
      </w:r>
      <w:r w:rsidR="004E347F">
        <w:rPr>
          <w:vertAlign w:val="superscript"/>
        </w:rPr>
        <w:instrText xml:space="preserve"> NOTEREF _Ref131506796 \h </w:instrText>
      </w:r>
      <w:r w:rsidR="004E347F">
        <w:rPr>
          <w:vertAlign w:val="superscript"/>
        </w:rPr>
      </w:r>
      <w:r w:rsidR="004E347F">
        <w:rPr>
          <w:vertAlign w:val="superscript"/>
        </w:rPr>
        <w:fldChar w:fldCharType="separate"/>
      </w:r>
      <w:r w:rsidR="004E347F">
        <w:rPr>
          <w:vertAlign w:val="superscript"/>
        </w:rPr>
        <w:t>11</w:t>
      </w:r>
      <w:r w:rsidR="004E347F">
        <w:rPr>
          <w:vertAlign w:val="superscript"/>
        </w:rPr>
        <w:fldChar w:fldCharType="end"/>
      </w:r>
      <w:r w:rsidR="0038091E" w:rsidRPr="00AF3FFC">
        <w:t xml:space="preserve"> These follow-up scans should be done on the same equipment as the initial scan, using the same </w:t>
      </w:r>
      <w:r w:rsidR="00B86A5F" w:rsidRPr="00AF3FFC">
        <w:t>sequence parameters and slice angle</w:t>
      </w:r>
      <w:r w:rsidR="008C4039" w:rsidRPr="00AF3FFC">
        <w:t>s</w:t>
      </w:r>
      <w:r w:rsidR="002E5759" w:rsidRPr="00AF3FFC">
        <w:t xml:space="preserve"> to ensure proper </w:t>
      </w:r>
      <w:r w:rsidR="002242AE" w:rsidRPr="00AF3FFC">
        <w:t>measurements</w:t>
      </w:r>
      <w:r w:rsidR="00B86A5F" w:rsidRPr="00AF3FFC">
        <w:t>.</w:t>
      </w:r>
      <w:r w:rsidR="004E347F">
        <w:rPr>
          <w:rFonts w:ascii="Calibri" w:hAnsi="Calibri" w:cs="Calibri"/>
          <w:vertAlign w:val="superscript"/>
        </w:rPr>
        <w:fldChar w:fldCharType="begin"/>
      </w:r>
      <w:r w:rsidR="004E347F">
        <w:rPr>
          <w:rFonts w:ascii="Calibri" w:hAnsi="Calibri" w:cs="Calibri"/>
          <w:vertAlign w:val="superscript"/>
        </w:rPr>
        <w:instrText xml:space="preserve"> NOTEREF _Ref131435605 \h </w:instrText>
      </w:r>
      <w:r w:rsidR="004E347F">
        <w:rPr>
          <w:rFonts w:ascii="Calibri" w:hAnsi="Calibri" w:cs="Calibri"/>
          <w:vertAlign w:val="superscript"/>
        </w:rPr>
      </w:r>
      <w:r w:rsidR="004E347F">
        <w:rPr>
          <w:rFonts w:ascii="Calibri" w:hAnsi="Calibri" w:cs="Calibri"/>
          <w:vertAlign w:val="superscript"/>
        </w:rPr>
        <w:fldChar w:fldCharType="separate"/>
      </w:r>
      <w:r w:rsidR="004E347F">
        <w:rPr>
          <w:rFonts w:ascii="Calibri" w:hAnsi="Calibri" w:cs="Calibri"/>
          <w:vertAlign w:val="superscript"/>
        </w:rPr>
        <w:t>1</w:t>
      </w:r>
      <w:r w:rsidR="004E347F">
        <w:rPr>
          <w:rFonts w:ascii="Calibri" w:hAnsi="Calibri" w:cs="Calibri"/>
          <w:vertAlign w:val="superscript"/>
        </w:rPr>
        <w:fldChar w:fldCharType="end"/>
      </w:r>
      <w:r w:rsidR="008C4039" w:rsidRPr="00AF3FFC">
        <w:rPr>
          <w:rFonts w:ascii="Calibri" w:hAnsi="Calibri" w:cs="Calibri"/>
          <w:vertAlign w:val="superscript"/>
        </w:rPr>
        <w:t>,</w:t>
      </w:r>
      <w:r w:rsidR="004E347F">
        <w:rPr>
          <w:rFonts w:ascii="Calibri" w:hAnsi="Calibri" w:cs="Calibri"/>
          <w:vertAlign w:val="superscript"/>
        </w:rPr>
        <w:fldChar w:fldCharType="begin"/>
      </w:r>
      <w:r w:rsidR="004E347F">
        <w:rPr>
          <w:rFonts w:ascii="Calibri" w:hAnsi="Calibri" w:cs="Calibri"/>
          <w:vertAlign w:val="superscript"/>
        </w:rPr>
        <w:instrText xml:space="preserve"> NOTEREF _Ref131506642 \h </w:instrText>
      </w:r>
      <w:r w:rsidR="004E347F">
        <w:rPr>
          <w:rFonts w:ascii="Calibri" w:hAnsi="Calibri" w:cs="Calibri"/>
          <w:vertAlign w:val="superscript"/>
        </w:rPr>
      </w:r>
      <w:r w:rsidR="004E347F">
        <w:rPr>
          <w:rFonts w:ascii="Calibri" w:hAnsi="Calibri" w:cs="Calibri"/>
          <w:vertAlign w:val="superscript"/>
        </w:rPr>
        <w:fldChar w:fldCharType="separate"/>
      </w:r>
      <w:r w:rsidR="004E347F">
        <w:rPr>
          <w:rFonts w:ascii="Calibri" w:hAnsi="Calibri" w:cs="Calibri"/>
          <w:vertAlign w:val="superscript"/>
        </w:rPr>
        <w:t>9</w:t>
      </w:r>
      <w:r w:rsidR="004E347F">
        <w:rPr>
          <w:rFonts w:ascii="Calibri" w:hAnsi="Calibri" w:cs="Calibri"/>
          <w:vertAlign w:val="superscript"/>
        </w:rPr>
        <w:fldChar w:fldCharType="end"/>
      </w:r>
    </w:p>
    <w:p w14:paraId="377CF0FE" w14:textId="41A54208" w:rsidR="006A5098" w:rsidRPr="00AF3FFC" w:rsidRDefault="00FC1C40" w:rsidP="009B5BB8">
      <w:r w:rsidRPr="00AF3FFC">
        <w:t xml:space="preserve">Previously, the recommended protocol in these situations included </w:t>
      </w:r>
      <w:r w:rsidR="00D774BF" w:rsidRPr="00AF3FFC">
        <w:t xml:space="preserve">the full </w:t>
      </w:r>
      <w:r w:rsidRPr="00AF3FFC">
        <w:t xml:space="preserve">brain </w:t>
      </w:r>
      <w:r w:rsidR="00D774BF" w:rsidRPr="00AF3FFC">
        <w:t xml:space="preserve">protocol </w:t>
      </w:r>
      <w:r w:rsidR="006A5098" w:rsidRPr="00AF3FFC">
        <w:t>with an injection of</w:t>
      </w:r>
      <w:r w:rsidRPr="00AF3FFC">
        <w:t xml:space="preserve"> gadolinium.</w:t>
      </w:r>
      <w:r w:rsidR="004E347F">
        <w:rPr>
          <w:vertAlign w:val="superscript"/>
        </w:rPr>
        <w:fldChar w:fldCharType="begin"/>
      </w:r>
      <w:r w:rsidR="004E347F">
        <w:rPr>
          <w:vertAlign w:val="superscript"/>
        </w:rPr>
        <w:instrText xml:space="preserve"> NOTEREF _Ref131506796 \h </w:instrText>
      </w:r>
      <w:r w:rsidR="004E347F">
        <w:rPr>
          <w:vertAlign w:val="superscript"/>
        </w:rPr>
      </w:r>
      <w:r w:rsidR="004E347F">
        <w:rPr>
          <w:vertAlign w:val="superscript"/>
        </w:rPr>
        <w:fldChar w:fldCharType="separate"/>
      </w:r>
      <w:r w:rsidR="004E347F">
        <w:rPr>
          <w:vertAlign w:val="superscript"/>
        </w:rPr>
        <w:t>11</w:t>
      </w:r>
      <w:r w:rsidR="004E347F">
        <w:rPr>
          <w:vertAlign w:val="superscript"/>
        </w:rPr>
        <w:fldChar w:fldCharType="end"/>
      </w:r>
      <w:r w:rsidRPr="00AF3FFC">
        <w:t xml:space="preserve"> </w:t>
      </w:r>
      <w:r w:rsidR="0078666B" w:rsidRPr="00AF3FFC">
        <w:t xml:space="preserve">The use of gadolinium has been controversial recently, with many </w:t>
      </w:r>
      <w:r w:rsidR="00C16CD9" w:rsidRPr="00AF3FFC">
        <w:t xml:space="preserve">agencies recommending a reduction in the </w:t>
      </w:r>
      <w:r w:rsidR="00285F58">
        <w:t>number</w:t>
      </w:r>
      <w:r w:rsidR="00C16CD9" w:rsidRPr="00AF3FFC">
        <w:t xml:space="preserve"> of </w:t>
      </w:r>
      <w:r w:rsidR="005C1AA3" w:rsidRPr="00AF3FFC">
        <w:t>gadolinium injections due to the unknown toxic effect of multiple injections</w:t>
      </w:r>
      <w:r w:rsidR="00107300" w:rsidRPr="00AF3FFC">
        <w:t xml:space="preserve"> throughout the course of a lifetime</w:t>
      </w:r>
      <w:r w:rsidR="005C1AA3" w:rsidRPr="00AF3FFC">
        <w:t xml:space="preserve">. In addition, some researchers have found that </w:t>
      </w:r>
      <w:r w:rsidR="008E4B44">
        <w:t xml:space="preserve">with </w:t>
      </w:r>
      <w:r w:rsidR="005F30A1" w:rsidRPr="00AF3FFC">
        <w:t xml:space="preserve">3T </w:t>
      </w:r>
      <w:r w:rsidR="008E4B44">
        <w:t xml:space="preserve">scanners, </w:t>
      </w:r>
      <w:r w:rsidR="005F30A1" w:rsidRPr="00AF3FFC">
        <w:t xml:space="preserve">the use of </w:t>
      </w:r>
      <w:r w:rsidR="00162A86" w:rsidRPr="00AF3FFC">
        <w:t xml:space="preserve">a </w:t>
      </w:r>
      <w:r w:rsidR="005F30A1" w:rsidRPr="00AF3FFC">
        <w:t>gadolini</w:t>
      </w:r>
      <w:r w:rsidR="00162A86" w:rsidRPr="00AF3FFC">
        <w:t>um-based contrast agent did not change the diagnosis of disease progression</w:t>
      </w:r>
      <w:r w:rsidR="004E347F">
        <w:t>.</w:t>
      </w:r>
      <w:bookmarkStart w:id="21" w:name="_Ref131507100"/>
      <w:r w:rsidR="004E347F">
        <w:rPr>
          <w:rStyle w:val="EndnoteReference"/>
        </w:rPr>
        <w:endnoteReference w:id="16"/>
      </w:r>
      <w:bookmarkEnd w:id="21"/>
      <w:r w:rsidR="00162A86" w:rsidRPr="00AF3FFC">
        <w:t xml:space="preserve"> </w:t>
      </w:r>
      <w:r w:rsidR="00642A32">
        <w:t xml:space="preserve">In addition, </w:t>
      </w:r>
      <w:r w:rsidR="00642A32" w:rsidRPr="00642A32">
        <w:t>if clinical management will not be changed depending on the presence or absence of enhancement, the administration of gadolinium is not needed.</w:t>
      </w:r>
      <w:r w:rsidR="001245CB">
        <w:rPr>
          <w:rFonts w:ascii="Calibri" w:hAnsi="Calibri" w:cs="Calibri"/>
          <w:szCs w:val="24"/>
          <w:vertAlign w:val="superscript"/>
        </w:rPr>
        <w:fldChar w:fldCharType="begin"/>
      </w:r>
      <w:r w:rsidR="001245CB">
        <w:rPr>
          <w:rFonts w:ascii="Calibri" w:hAnsi="Calibri" w:cs="Calibri"/>
          <w:szCs w:val="24"/>
          <w:vertAlign w:val="superscript"/>
        </w:rPr>
        <w:instrText xml:space="preserve"> NOTEREF _Ref131507100 \h </w:instrText>
      </w:r>
      <w:r w:rsidR="001245CB">
        <w:rPr>
          <w:rFonts w:ascii="Calibri" w:hAnsi="Calibri" w:cs="Calibri"/>
          <w:szCs w:val="24"/>
          <w:vertAlign w:val="superscript"/>
        </w:rPr>
      </w:r>
      <w:r w:rsidR="001245CB">
        <w:rPr>
          <w:rFonts w:ascii="Calibri" w:hAnsi="Calibri" w:cs="Calibri"/>
          <w:szCs w:val="24"/>
          <w:vertAlign w:val="superscript"/>
        </w:rPr>
        <w:fldChar w:fldCharType="separate"/>
      </w:r>
      <w:r w:rsidR="001245CB">
        <w:rPr>
          <w:rFonts w:ascii="Calibri" w:hAnsi="Calibri" w:cs="Calibri"/>
          <w:szCs w:val="24"/>
          <w:vertAlign w:val="superscript"/>
        </w:rPr>
        <w:t>16</w:t>
      </w:r>
      <w:r w:rsidR="001245CB">
        <w:rPr>
          <w:rFonts w:ascii="Calibri" w:hAnsi="Calibri" w:cs="Calibri"/>
          <w:szCs w:val="24"/>
          <w:vertAlign w:val="superscript"/>
        </w:rPr>
        <w:fldChar w:fldCharType="end"/>
      </w:r>
    </w:p>
    <w:p w14:paraId="64DC53F4" w14:textId="49A24CD0" w:rsidR="001711F3" w:rsidRDefault="00480944" w:rsidP="009B5BB8">
      <w:r w:rsidRPr="00480944">
        <w:t xml:space="preserve">The </w:t>
      </w:r>
      <w:r w:rsidR="00013560" w:rsidRPr="00AF3FFC">
        <w:t xml:space="preserve">consensus in </w:t>
      </w:r>
      <w:r w:rsidR="00D13372">
        <w:t xml:space="preserve">the </w:t>
      </w:r>
      <w:r w:rsidR="00013560" w:rsidRPr="00AF3FFC">
        <w:t xml:space="preserve">literature is that the </w:t>
      </w:r>
      <w:r w:rsidRPr="00480944">
        <w:t xml:space="preserve">use of gadolinium is not recommended for standard monitoring purposes, if </w:t>
      </w:r>
      <w:r w:rsidR="00AE0A07" w:rsidRPr="00AF3FFC">
        <w:t xml:space="preserve">a </w:t>
      </w:r>
      <w:r w:rsidRPr="00480944">
        <w:t>comparable recent (within one year) MRI scan is available</w:t>
      </w:r>
      <w:r w:rsidR="001245CB">
        <w:t>.</w:t>
      </w:r>
      <w:r w:rsidR="001245CB">
        <w:rPr>
          <w:vertAlign w:val="superscript"/>
        </w:rPr>
        <w:fldChar w:fldCharType="begin"/>
      </w:r>
      <w:r w:rsidR="001245CB">
        <w:rPr>
          <w:vertAlign w:val="superscript"/>
        </w:rPr>
        <w:instrText xml:space="preserve"> NOTEREF _Ref131506642 \h </w:instrText>
      </w:r>
      <w:r w:rsidR="001245CB">
        <w:rPr>
          <w:vertAlign w:val="superscript"/>
        </w:rPr>
      </w:r>
      <w:r w:rsidR="001245CB">
        <w:rPr>
          <w:vertAlign w:val="superscript"/>
        </w:rPr>
        <w:fldChar w:fldCharType="separate"/>
      </w:r>
      <w:r w:rsidR="001245CB">
        <w:rPr>
          <w:vertAlign w:val="superscript"/>
        </w:rPr>
        <w:t>9</w:t>
      </w:r>
      <w:r w:rsidR="001245CB">
        <w:rPr>
          <w:vertAlign w:val="superscript"/>
        </w:rPr>
        <w:fldChar w:fldCharType="end"/>
      </w:r>
      <w:r w:rsidR="008A58BD">
        <w:t xml:space="preserve"> </w:t>
      </w:r>
      <w:r w:rsidR="00642A32">
        <w:t>N</w:t>
      </w:r>
      <w:r w:rsidR="008C5E09" w:rsidRPr="00AF3FFC">
        <w:t xml:space="preserve">ew and/or </w:t>
      </w:r>
      <w:r w:rsidR="00AE773B" w:rsidRPr="00AF3FFC">
        <w:t xml:space="preserve">enlarging lesions </w:t>
      </w:r>
      <w:r w:rsidR="008C5E09" w:rsidRPr="00AF3FFC">
        <w:t xml:space="preserve">seen on T2 and FLAIR </w:t>
      </w:r>
      <w:r w:rsidR="00AE773B" w:rsidRPr="00AF3FFC">
        <w:t xml:space="preserve">are reliable </w:t>
      </w:r>
      <w:r w:rsidR="00D13372">
        <w:t>markers</w:t>
      </w:r>
      <w:r w:rsidR="00AE773B" w:rsidRPr="00AF3FFC">
        <w:t xml:space="preserve"> of active inflammatory disease and may be superior to enhancing lesions in many clinical situations.</w:t>
      </w:r>
      <w:r w:rsidR="001245CB">
        <w:rPr>
          <w:rStyle w:val="EndnoteReference"/>
        </w:rPr>
        <w:endnoteReference w:id="17"/>
      </w:r>
      <w:r w:rsidR="00506CCA" w:rsidRPr="00506CCA">
        <w:t xml:space="preserve"> </w:t>
      </w:r>
    </w:p>
    <w:p w14:paraId="0D4EEC8D" w14:textId="37DF637F" w:rsidR="00070124" w:rsidRPr="00AF3FFC" w:rsidRDefault="00FD3554" w:rsidP="009B5BB8">
      <w:r>
        <w:t xml:space="preserve">The quality of 3D FLAIR images on 3T is so high that some researchers </w:t>
      </w:r>
      <w:r w:rsidR="001711F3">
        <w:t xml:space="preserve">even </w:t>
      </w:r>
      <w:r>
        <w:t xml:space="preserve">consider </w:t>
      </w:r>
      <w:r w:rsidR="00506CCA" w:rsidRPr="00506CCA">
        <w:t xml:space="preserve">additional T2 sequences </w:t>
      </w:r>
      <w:r>
        <w:t>to be optional</w:t>
      </w:r>
      <w:r w:rsidR="00506CCA" w:rsidRPr="00506CCA">
        <w:t>.</w:t>
      </w:r>
      <w:r w:rsidR="0000388F" w:rsidRPr="0000388F">
        <w:rPr>
          <w:vertAlign w:val="superscript"/>
        </w:rPr>
        <w:fldChar w:fldCharType="begin"/>
      </w:r>
      <w:r w:rsidR="0000388F" w:rsidRPr="0000388F">
        <w:rPr>
          <w:vertAlign w:val="superscript"/>
        </w:rPr>
        <w:instrText xml:space="preserve"> NOTEREF _Ref131506642 \h  \* MERGEFORMAT </w:instrText>
      </w:r>
      <w:r w:rsidR="0000388F" w:rsidRPr="0000388F">
        <w:rPr>
          <w:vertAlign w:val="superscript"/>
        </w:rPr>
      </w:r>
      <w:r w:rsidR="0000388F" w:rsidRPr="0000388F">
        <w:rPr>
          <w:vertAlign w:val="superscript"/>
        </w:rPr>
        <w:fldChar w:fldCharType="separate"/>
      </w:r>
      <w:r w:rsidR="0000388F" w:rsidRPr="0000388F">
        <w:rPr>
          <w:vertAlign w:val="superscript"/>
        </w:rPr>
        <w:t>9</w:t>
      </w:r>
      <w:r w:rsidR="0000388F" w:rsidRPr="0000388F">
        <w:rPr>
          <w:vertAlign w:val="superscript"/>
        </w:rPr>
        <w:fldChar w:fldCharType="end"/>
      </w:r>
      <w:r w:rsidR="00506CCA" w:rsidRPr="00506CCA">
        <w:t xml:space="preserve"> An abbreviated protocol with 3D FLAIR</w:t>
      </w:r>
      <w:r w:rsidR="00C735E1" w:rsidRPr="00AF3FFC">
        <w:t xml:space="preserve"> </w:t>
      </w:r>
      <w:r w:rsidR="0084126A" w:rsidRPr="00AF3FFC">
        <w:t xml:space="preserve">reconstructed into </w:t>
      </w:r>
      <w:r w:rsidR="00EC5BB4" w:rsidRPr="00AF3FFC">
        <w:t xml:space="preserve">axial and sagittal </w:t>
      </w:r>
      <w:r w:rsidR="006705DD" w:rsidRPr="00AF3FFC">
        <w:t xml:space="preserve">planes </w:t>
      </w:r>
      <w:r w:rsidR="00C735E1" w:rsidRPr="00AF3FFC">
        <w:t xml:space="preserve">and </w:t>
      </w:r>
      <w:r w:rsidR="00506CCA" w:rsidRPr="00506CCA">
        <w:t xml:space="preserve">in selected cases, </w:t>
      </w:r>
      <w:r w:rsidR="00F44224" w:rsidRPr="00AF3FFC">
        <w:t>an added</w:t>
      </w:r>
      <w:r w:rsidR="00C735E1" w:rsidRPr="00AF3FFC">
        <w:t xml:space="preserve"> contrast-</w:t>
      </w:r>
      <w:r w:rsidR="00506CCA" w:rsidRPr="00506CCA">
        <w:t>enhanced T1 sequence,</w:t>
      </w:r>
      <w:r w:rsidR="005B2CBA" w:rsidRPr="00AF3FFC">
        <w:t xml:space="preserve"> is</w:t>
      </w:r>
      <w:r w:rsidR="00506CCA" w:rsidRPr="00506CCA">
        <w:t xml:space="preserve"> </w:t>
      </w:r>
      <w:r w:rsidR="004E490B" w:rsidRPr="00506CCA">
        <w:t>sufficient</w:t>
      </w:r>
      <w:r w:rsidR="005B2CBA" w:rsidRPr="00AF3FFC">
        <w:t xml:space="preserve"> for </w:t>
      </w:r>
      <w:r w:rsidR="00642A32">
        <w:t>follow-up imaging</w:t>
      </w:r>
      <w:r w:rsidR="00506CCA" w:rsidRPr="00506CCA">
        <w:t>.</w:t>
      </w:r>
      <w:r w:rsidR="004E490B">
        <w:rPr>
          <w:vertAlign w:val="superscript"/>
        </w:rPr>
        <w:fldChar w:fldCharType="begin"/>
      </w:r>
      <w:r w:rsidR="004E490B">
        <w:rPr>
          <w:vertAlign w:val="superscript"/>
        </w:rPr>
        <w:instrText xml:space="preserve"> NOTEREF _Ref131506642 \h </w:instrText>
      </w:r>
      <w:r w:rsidR="004E490B">
        <w:rPr>
          <w:vertAlign w:val="superscript"/>
        </w:rPr>
      </w:r>
      <w:r w:rsidR="004E490B">
        <w:rPr>
          <w:vertAlign w:val="superscript"/>
        </w:rPr>
        <w:fldChar w:fldCharType="separate"/>
      </w:r>
      <w:r w:rsidR="004E490B">
        <w:rPr>
          <w:vertAlign w:val="superscript"/>
        </w:rPr>
        <w:t>9</w:t>
      </w:r>
      <w:r w:rsidR="004E490B">
        <w:rPr>
          <w:vertAlign w:val="superscript"/>
        </w:rPr>
        <w:fldChar w:fldCharType="end"/>
      </w:r>
      <w:r w:rsidR="001066B7" w:rsidRPr="00AF3FFC">
        <w:t xml:space="preserve"> </w:t>
      </w:r>
      <w:r w:rsidR="00FE6378">
        <w:t>Although e</w:t>
      </w:r>
      <w:r w:rsidR="00BD016B">
        <w:t xml:space="preserve">ach site has different </w:t>
      </w:r>
      <w:r w:rsidR="00FE6378">
        <w:t>protocols for follow-up MS imaging, t</w:t>
      </w:r>
      <w:r w:rsidR="00F44224" w:rsidRPr="00AF3FFC">
        <w:t xml:space="preserve">he </w:t>
      </w:r>
      <w:r w:rsidR="00FE6378">
        <w:t xml:space="preserve">recommended </w:t>
      </w:r>
      <w:r w:rsidR="00F44224" w:rsidRPr="00AF3FFC">
        <w:t>abbreviated follow-up</w:t>
      </w:r>
      <w:r w:rsidR="00726AFF" w:rsidRPr="00AF3FFC">
        <w:t xml:space="preserve"> MS MRI protocol</w:t>
      </w:r>
      <w:r w:rsidR="00FE6378">
        <w:t xml:space="preserve"> from the </w:t>
      </w:r>
      <w:r w:rsidR="00FE6378" w:rsidRPr="00FE6378">
        <w:t>MAGNIMS-CMSC-NAIMS</w:t>
      </w:r>
      <w:r w:rsidR="00FE6378">
        <w:t xml:space="preserve"> group</w:t>
      </w:r>
      <w:r w:rsidR="00726AFF" w:rsidRPr="00AF3FFC">
        <w:t xml:space="preserve"> is shown in Table 2.</w:t>
      </w:r>
      <w:r w:rsidR="004E490B">
        <w:rPr>
          <w:rFonts w:ascii="Calibri" w:hAnsi="Calibri" w:cs="Calibri"/>
          <w:vertAlign w:val="superscript"/>
        </w:rPr>
        <w:fldChar w:fldCharType="begin"/>
      </w:r>
      <w:r w:rsidR="004E490B">
        <w:rPr>
          <w:rFonts w:ascii="Calibri" w:hAnsi="Calibri" w:cs="Calibri"/>
          <w:vertAlign w:val="superscript"/>
        </w:rPr>
        <w:instrText xml:space="preserve"> NOTEREF _Ref131506642 \h </w:instrText>
      </w:r>
      <w:r w:rsidR="004E490B">
        <w:rPr>
          <w:rFonts w:ascii="Calibri" w:hAnsi="Calibri" w:cs="Calibri"/>
          <w:vertAlign w:val="superscript"/>
        </w:rPr>
      </w:r>
      <w:r w:rsidR="004E490B">
        <w:rPr>
          <w:rFonts w:ascii="Calibri" w:hAnsi="Calibri" w:cs="Calibri"/>
          <w:vertAlign w:val="superscript"/>
        </w:rPr>
        <w:fldChar w:fldCharType="separate"/>
      </w:r>
      <w:r w:rsidR="004E490B">
        <w:rPr>
          <w:rFonts w:ascii="Calibri" w:hAnsi="Calibri" w:cs="Calibri"/>
          <w:vertAlign w:val="superscript"/>
        </w:rPr>
        <w:t>9</w:t>
      </w:r>
      <w:r w:rsidR="004E490B">
        <w:rPr>
          <w:rFonts w:ascii="Calibri" w:hAnsi="Calibri" w:cs="Calibri"/>
          <w:vertAlign w:val="superscript"/>
        </w:rPr>
        <w:fldChar w:fldCharType="end"/>
      </w:r>
    </w:p>
    <w:p w14:paraId="59EE4B37" w14:textId="77777777" w:rsidR="000B7016" w:rsidRDefault="00311A84" w:rsidP="002F5A21">
      <w:r w:rsidRPr="00AF3FFC">
        <w:br/>
      </w:r>
      <w:r w:rsidR="00F06A20" w:rsidRPr="00AF3FFC">
        <w:rPr>
          <w:b/>
          <w:bCs/>
        </w:rPr>
        <w:t>Spine Protocol for MS Diagnosis</w:t>
      </w:r>
    </w:p>
    <w:p w14:paraId="011B2284" w14:textId="7D054FFB" w:rsidR="00F01FDD" w:rsidRDefault="00312DF2" w:rsidP="002F5A21">
      <w:r w:rsidRPr="00AF3FFC">
        <w:t>A s</w:t>
      </w:r>
      <w:r w:rsidR="0083089B" w:rsidRPr="0083089B">
        <w:t>pinal cord MRI is important for demonstrating</w:t>
      </w:r>
      <w:r w:rsidR="008A6E15" w:rsidRPr="00AF3FFC">
        <w:t xml:space="preserve"> DIS</w:t>
      </w:r>
      <w:r w:rsidR="0083089B" w:rsidRPr="0083089B">
        <w:t xml:space="preserve"> and DIT</w:t>
      </w:r>
      <w:r w:rsidRPr="00AF3FFC">
        <w:t xml:space="preserve"> for the initial diagnosis of MS</w:t>
      </w:r>
      <w:r w:rsidR="0083089B" w:rsidRPr="0083089B">
        <w:t xml:space="preserve">, and for excluding other diagnoses such as cord compression, </w:t>
      </w:r>
      <w:r w:rsidR="008A6E15" w:rsidRPr="00AF3FFC">
        <w:t xml:space="preserve">vascular </w:t>
      </w:r>
      <w:r w:rsidR="0000388F" w:rsidRPr="00AF3FFC">
        <w:t>disease,</w:t>
      </w:r>
      <w:r w:rsidR="0083089B" w:rsidRPr="0083089B">
        <w:t xml:space="preserve"> or inflammatory disease.</w:t>
      </w:r>
      <w:r w:rsidR="0000388F">
        <w:rPr>
          <w:rFonts w:ascii="Calibri" w:hAnsi="Calibri" w:cs="Calibri"/>
          <w:szCs w:val="24"/>
          <w:vertAlign w:val="superscript"/>
        </w:rPr>
        <w:fldChar w:fldCharType="begin"/>
      </w:r>
      <w:r w:rsidR="0000388F">
        <w:rPr>
          <w:rFonts w:ascii="Calibri" w:hAnsi="Calibri" w:cs="Calibri"/>
          <w:szCs w:val="24"/>
          <w:vertAlign w:val="superscript"/>
        </w:rPr>
        <w:instrText xml:space="preserve"> NOTEREF _Ref131507258 \h </w:instrText>
      </w:r>
      <w:r w:rsidR="0000388F">
        <w:rPr>
          <w:rFonts w:ascii="Calibri" w:hAnsi="Calibri" w:cs="Calibri"/>
          <w:szCs w:val="24"/>
          <w:vertAlign w:val="superscript"/>
        </w:rPr>
      </w:r>
      <w:r w:rsidR="0000388F">
        <w:rPr>
          <w:rFonts w:ascii="Calibri" w:hAnsi="Calibri" w:cs="Calibri"/>
          <w:szCs w:val="24"/>
          <w:vertAlign w:val="superscript"/>
        </w:rPr>
        <w:fldChar w:fldCharType="separate"/>
      </w:r>
      <w:r w:rsidR="0000388F">
        <w:rPr>
          <w:rFonts w:ascii="Calibri" w:hAnsi="Calibri" w:cs="Calibri"/>
          <w:szCs w:val="24"/>
          <w:vertAlign w:val="superscript"/>
        </w:rPr>
        <w:t>14</w:t>
      </w:r>
      <w:r w:rsidR="0000388F">
        <w:rPr>
          <w:rFonts w:ascii="Calibri" w:hAnsi="Calibri" w:cs="Calibri"/>
          <w:szCs w:val="24"/>
          <w:vertAlign w:val="superscript"/>
        </w:rPr>
        <w:fldChar w:fldCharType="end"/>
      </w:r>
      <w:r w:rsidR="00792C98" w:rsidRPr="00AF3FFC">
        <w:t xml:space="preserve"> The cervical spinal cord is most affected by MS, with the thoracic and lumbar spinal cord sections affected with decreasing frequency. Many sites will image the thoracic spine down to the conus</w:t>
      </w:r>
      <w:r w:rsidR="003E6A0C" w:rsidRPr="00AF3FFC">
        <w:t xml:space="preserve"> </w:t>
      </w:r>
      <w:r w:rsidR="00792C98" w:rsidRPr="00AF3FFC">
        <w:t>in addition to the brain and cervical spine during the initial diagnostic scan, especially if there are lower body symptoms like urinary incontinence.</w:t>
      </w:r>
      <w:r w:rsidR="003D5198" w:rsidRPr="00AF3FFC">
        <w:t xml:space="preserve"> </w:t>
      </w:r>
      <w:r w:rsidR="00491AFD" w:rsidRPr="00AF3FFC">
        <w:t>In this situation, the</w:t>
      </w:r>
      <w:r w:rsidR="003D5198" w:rsidRPr="00AF3FFC">
        <w:t xml:space="preserve"> thoracic spine protocol will usually </w:t>
      </w:r>
      <w:r w:rsidR="00DB4F9F" w:rsidRPr="00AF3FFC">
        <w:t>be identical to the cervical spine protocol.</w:t>
      </w:r>
      <w:r w:rsidR="0083089B" w:rsidRPr="0083089B">
        <w:br/>
      </w:r>
      <w:r w:rsidR="0083089B" w:rsidRPr="0083089B">
        <w:br/>
        <w:t xml:space="preserve">The </w:t>
      </w:r>
      <w:r w:rsidR="00DB4F9F" w:rsidRPr="00AF3FFC">
        <w:t xml:space="preserve">recommended cervical spine </w:t>
      </w:r>
      <w:r w:rsidR="0083089B" w:rsidRPr="0083089B">
        <w:t xml:space="preserve">protocol must include at least two of the following three sagittal sequences: T2, </w:t>
      </w:r>
      <w:r w:rsidR="005B5D3D">
        <w:t>proton density (</w:t>
      </w:r>
      <w:r w:rsidR="0083089B" w:rsidRPr="0083089B">
        <w:t>PD</w:t>
      </w:r>
      <w:r w:rsidR="005B5D3D">
        <w:t>)</w:t>
      </w:r>
      <w:r w:rsidR="00054BA9">
        <w:t>,</w:t>
      </w:r>
      <w:r w:rsidR="0083089B" w:rsidRPr="0083089B">
        <w:t xml:space="preserve"> or </w:t>
      </w:r>
      <w:r w:rsidR="005B5D3D">
        <w:t>short-tau inversion recovery (</w:t>
      </w:r>
      <w:r w:rsidR="0083089B" w:rsidRPr="0083089B">
        <w:t>STIR</w:t>
      </w:r>
      <w:r w:rsidR="005B5D3D">
        <w:t>)</w:t>
      </w:r>
      <w:r w:rsidR="0083089B" w:rsidRPr="0083089B">
        <w:t>.</w:t>
      </w:r>
      <w:r w:rsidR="005B5D3D">
        <w:rPr>
          <w:vertAlign w:val="superscript"/>
        </w:rPr>
        <w:fldChar w:fldCharType="begin"/>
      </w:r>
      <w:r w:rsidR="005B5D3D">
        <w:rPr>
          <w:vertAlign w:val="superscript"/>
        </w:rPr>
        <w:instrText xml:space="preserve"> NOTEREF _Ref131506642 \h </w:instrText>
      </w:r>
      <w:r w:rsidR="005B5D3D">
        <w:rPr>
          <w:vertAlign w:val="superscript"/>
        </w:rPr>
      </w:r>
      <w:r w:rsidR="005B5D3D">
        <w:rPr>
          <w:vertAlign w:val="superscript"/>
        </w:rPr>
        <w:fldChar w:fldCharType="separate"/>
      </w:r>
      <w:r w:rsidR="005B5D3D">
        <w:rPr>
          <w:vertAlign w:val="superscript"/>
        </w:rPr>
        <w:t>9</w:t>
      </w:r>
      <w:r w:rsidR="005B5D3D">
        <w:rPr>
          <w:vertAlign w:val="superscript"/>
        </w:rPr>
        <w:fldChar w:fldCharType="end"/>
      </w:r>
      <w:r w:rsidR="00DB4F9F" w:rsidRPr="00AF3FFC">
        <w:t xml:space="preserve"> </w:t>
      </w:r>
      <w:r w:rsidR="0083089B" w:rsidRPr="0083089B">
        <w:t xml:space="preserve">The acquisition of one </w:t>
      </w:r>
      <w:r w:rsidR="0083089B" w:rsidRPr="0083089B">
        <w:lastRenderedPageBreak/>
        <w:t>sagittal sequence has limited sensitivity in depicting signal abnormalities</w:t>
      </w:r>
      <w:r w:rsidR="00121262" w:rsidRPr="00AF3FFC">
        <w:t xml:space="preserve">, so a </w:t>
      </w:r>
      <w:r w:rsidR="0083089B" w:rsidRPr="0083089B">
        <w:t xml:space="preserve">second sequence is required to confirm the presence of lesions and exclude </w:t>
      </w:r>
      <w:r w:rsidR="00054BA9">
        <w:t>artifacts</w:t>
      </w:r>
      <w:r w:rsidR="0083089B" w:rsidRPr="0083089B">
        <w:t>.</w:t>
      </w:r>
      <w:r w:rsidR="00E1080E">
        <w:rPr>
          <w:rStyle w:val="EndnoteReference"/>
        </w:rPr>
        <w:endnoteReference w:id="18"/>
      </w:r>
      <w:r w:rsidR="0083089B" w:rsidRPr="0083089B">
        <w:t xml:space="preserve"> Axial T2 sequences can further improve diagnostic certainty by confirming and characterizing lesions seen on sagittal images</w:t>
      </w:r>
      <w:r w:rsidR="003E6A0C" w:rsidRPr="00AF3FFC">
        <w:t xml:space="preserve"> and </w:t>
      </w:r>
      <w:r w:rsidR="004B4CDD" w:rsidRPr="00AF3FFC">
        <w:t xml:space="preserve">visualizing </w:t>
      </w:r>
      <w:r w:rsidR="003E6A0C" w:rsidRPr="00AF3FFC">
        <w:t>lesions at the periphery of the spinal cord that may be missed on the sagittal images</w:t>
      </w:r>
      <w:r w:rsidR="003C4F0E" w:rsidRPr="00AF3FFC">
        <w:t>,</w:t>
      </w:r>
      <w:r w:rsidR="0083089B" w:rsidRPr="0083089B">
        <w:t xml:space="preserve"> but </w:t>
      </w:r>
      <w:r w:rsidR="00001F37" w:rsidRPr="00AF3FFC">
        <w:t>this</w:t>
      </w:r>
      <w:r w:rsidR="003E6A0C" w:rsidRPr="00AF3FFC">
        <w:t xml:space="preserve"> sequence</w:t>
      </w:r>
      <w:r w:rsidR="00001F37" w:rsidRPr="00AF3FFC">
        <w:t xml:space="preserve"> is</w:t>
      </w:r>
      <w:r w:rsidR="0083089B" w:rsidRPr="0083089B">
        <w:t xml:space="preserve"> not considered necessary in every exam.</w:t>
      </w:r>
      <w:r w:rsidR="009F755B">
        <w:rPr>
          <w:vertAlign w:val="superscript"/>
        </w:rPr>
        <w:fldChar w:fldCharType="begin"/>
      </w:r>
      <w:r w:rsidR="009F755B">
        <w:rPr>
          <w:vertAlign w:val="superscript"/>
        </w:rPr>
        <w:instrText xml:space="preserve"> NOTEREF _Ref131506642 \h </w:instrText>
      </w:r>
      <w:r w:rsidR="009F755B">
        <w:rPr>
          <w:vertAlign w:val="superscript"/>
        </w:rPr>
      </w:r>
      <w:r w:rsidR="009F755B">
        <w:rPr>
          <w:vertAlign w:val="superscript"/>
        </w:rPr>
        <w:fldChar w:fldCharType="separate"/>
      </w:r>
      <w:r w:rsidR="009F755B">
        <w:rPr>
          <w:vertAlign w:val="superscript"/>
        </w:rPr>
        <w:t>9</w:t>
      </w:r>
      <w:r w:rsidR="009F755B">
        <w:rPr>
          <w:vertAlign w:val="superscript"/>
        </w:rPr>
        <w:fldChar w:fldCharType="end"/>
      </w:r>
      <w:r w:rsidR="0083089B" w:rsidRPr="0083089B">
        <w:t xml:space="preserve"> </w:t>
      </w:r>
    </w:p>
    <w:p w14:paraId="7F3A2F01" w14:textId="5258E76F" w:rsidR="002F5A21" w:rsidRPr="00AF3FFC" w:rsidRDefault="00352114" w:rsidP="002F5A21">
      <w:r>
        <w:rPr>
          <w:noProof/>
        </w:rPr>
        <mc:AlternateContent>
          <mc:Choice Requires="wpg">
            <w:drawing>
              <wp:anchor distT="0" distB="0" distL="114300" distR="114300" simplePos="0" relativeHeight="251676672" behindDoc="0" locked="0" layoutInCell="1" allowOverlap="1" wp14:anchorId="28EC14BF" wp14:editId="0AAE48FA">
                <wp:simplePos x="0" y="0"/>
                <wp:positionH relativeFrom="margin">
                  <wp:posOffset>2505900</wp:posOffset>
                </wp:positionH>
                <wp:positionV relativeFrom="paragraph">
                  <wp:posOffset>96560</wp:posOffset>
                </wp:positionV>
                <wp:extent cx="3397885" cy="2850515"/>
                <wp:effectExtent l="0" t="0" r="0" b="6985"/>
                <wp:wrapSquare wrapText="bothSides"/>
                <wp:docPr id="19" name="Group 19"/>
                <wp:cNvGraphicFramePr/>
                <a:graphic xmlns:a="http://schemas.openxmlformats.org/drawingml/2006/main">
                  <a:graphicData uri="http://schemas.microsoft.com/office/word/2010/wordprocessingGroup">
                    <wpg:wgp>
                      <wpg:cNvGrpSpPr/>
                      <wpg:grpSpPr>
                        <a:xfrm>
                          <a:off x="0" y="0"/>
                          <a:ext cx="3397885" cy="2850515"/>
                          <a:chOff x="0" y="0"/>
                          <a:chExt cx="3632835" cy="2970451"/>
                        </a:xfrm>
                      </wpg:grpSpPr>
                      <wpg:graphicFrame>
                        <wpg:cNvPr id="17" name="Diagram 17"/>
                        <wpg:cNvFrPr/>
                        <wpg:xfrm>
                          <a:off x="72329" y="0"/>
                          <a:ext cx="3536315" cy="2430145"/>
                        </wpg:xfrm>
                        <a:graphic>
                          <a:graphicData uri="http://schemas.openxmlformats.org/drawingml/2006/diagram">
                            <dgm:relIds xmlns:dgm="http://schemas.openxmlformats.org/drawingml/2006/diagram" xmlns:r="http://schemas.openxmlformats.org/officeDocument/2006/relationships" r:dm="rId31" r:lo="rId32" r:qs="rId33" r:cs="rId34"/>
                          </a:graphicData>
                        </a:graphic>
                      </wpg:graphicFrame>
                      <wps:wsp>
                        <wps:cNvPr id="18" name="Text Box 2"/>
                        <wps:cNvSpPr txBox="1">
                          <a:spLocks noChangeArrowheads="1"/>
                        </wps:cNvSpPr>
                        <wps:spPr bwMode="auto">
                          <a:xfrm>
                            <a:off x="0" y="2498707"/>
                            <a:ext cx="3632835" cy="471744"/>
                          </a:xfrm>
                          <a:prstGeom prst="rect">
                            <a:avLst/>
                          </a:prstGeom>
                          <a:solidFill>
                            <a:srgbClr val="FFFFFF"/>
                          </a:solidFill>
                          <a:ln w="9525">
                            <a:noFill/>
                            <a:miter lim="800000"/>
                            <a:headEnd/>
                            <a:tailEnd/>
                          </a:ln>
                        </wps:spPr>
                        <wps:txbx>
                          <w:txbxContent>
                            <w:p w14:paraId="74135B39" w14:textId="3A12D0EB" w:rsidR="00AE1A56" w:rsidRPr="008F6AAF" w:rsidRDefault="00AE1A56" w:rsidP="00AE1A56">
                              <w:pPr>
                                <w:rPr>
                                  <w:sz w:val="18"/>
                                  <w:szCs w:val="18"/>
                                </w:rPr>
                              </w:pPr>
                              <w:r w:rsidRPr="008F6AAF">
                                <w:rPr>
                                  <w:sz w:val="18"/>
                                  <w:szCs w:val="18"/>
                                </w:rPr>
                                <w:t>Table 3: Recommended MRI MS spine protocols for initial diagnosis and follow-up imaging</w:t>
                              </w:r>
                              <w:r w:rsidR="00520FFD">
                                <w:rPr>
                                  <w:sz w:val="18"/>
                                  <w:szCs w:val="18"/>
                                </w:rPr>
                                <w:t>.</w:t>
                              </w:r>
                              <w:r w:rsidR="009F755B" w:rsidRPr="009F755B">
                                <w:rPr>
                                  <w:sz w:val="18"/>
                                  <w:szCs w:val="18"/>
                                  <w:vertAlign w:val="superscript"/>
                                </w:rPr>
                                <w:fldChar w:fldCharType="begin"/>
                              </w:r>
                              <w:r w:rsidR="009F755B" w:rsidRPr="009F755B">
                                <w:rPr>
                                  <w:sz w:val="18"/>
                                  <w:szCs w:val="18"/>
                                  <w:vertAlign w:val="superscript"/>
                                </w:rPr>
                                <w:instrText xml:space="preserve"> NOTEREF _Ref131506642 \h </w:instrText>
                              </w:r>
                              <w:r w:rsidR="009F755B">
                                <w:rPr>
                                  <w:sz w:val="18"/>
                                  <w:szCs w:val="18"/>
                                  <w:vertAlign w:val="superscript"/>
                                </w:rPr>
                                <w:instrText xml:space="preserve"> \* MERGEFORMAT </w:instrText>
                              </w:r>
                              <w:r w:rsidR="009F755B" w:rsidRPr="009F755B">
                                <w:rPr>
                                  <w:sz w:val="18"/>
                                  <w:szCs w:val="18"/>
                                  <w:vertAlign w:val="superscript"/>
                                </w:rPr>
                              </w:r>
                              <w:r w:rsidR="009F755B" w:rsidRPr="009F755B">
                                <w:rPr>
                                  <w:sz w:val="18"/>
                                  <w:szCs w:val="18"/>
                                  <w:vertAlign w:val="superscript"/>
                                </w:rPr>
                                <w:fldChar w:fldCharType="separate"/>
                              </w:r>
                              <w:r w:rsidR="009F755B" w:rsidRPr="009F755B">
                                <w:rPr>
                                  <w:sz w:val="18"/>
                                  <w:szCs w:val="18"/>
                                  <w:vertAlign w:val="superscript"/>
                                </w:rPr>
                                <w:t>9</w:t>
                              </w:r>
                              <w:r w:rsidR="009F755B" w:rsidRPr="009F755B">
                                <w:rPr>
                                  <w:sz w:val="18"/>
                                  <w:szCs w:val="18"/>
                                  <w:vertAlign w:val="superscript"/>
                                </w:rPr>
                                <w:fldChar w:fldCharType="end"/>
                              </w:r>
                              <w:r w:rsidR="009F755B" w:rsidRPr="008F6AAF">
                                <w:rPr>
                                  <w:sz w:val="18"/>
                                  <w:szCs w:val="18"/>
                                </w:rPr>
                                <w:t xml:space="preserve"> </w:t>
                              </w:r>
                            </w:p>
                            <w:p w14:paraId="52458ACC" w14:textId="53542597" w:rsidR="00AE1A56" w:rsidRDefault="00AE1A56"/>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8EC14BF" id="Group 19" o:spid="_x0000_s1035" style="position:absolute;margin-left:197.3pt;margin-top:7.6pt;width:267.55pt;height:224.45pt;z-index:251676672;mso-position-horizontal-relative:margin;mso-width-relative:margin;mso-height-relative:margin" coordsize="36328,2970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IXaI3cIOAAAvSgAAFgAAAGRy&#10;cy9kaWFncmFtcy9kYXRhMS54bWzUXGtvG0l2/R4g/6HBL0mAlFXPripjNYt6JgY8M8bYu9ggCIIW&#10;SctEKFLDpmfkHex/zymKpEi9UJIpy5oPpkQNi31vnXvvqXtP95/+fHE2bX4bL/rJfHY8YK/ooBnP&#10;hvPRZHZ6PPjLh0zMoOmX3WzUTeez8fHgy7gf/PmHf/6nP41Oz16PumX343w0njZYZda/xnvHg0/L&#10;5fnro6N++Gl81vWv5ufjGf76cb4465b4dXF6NFp0v2P9s+kRp7Q9Gk2600V3Nlgv0j1iibNuMhv8&#10;sLqm8+Xbfrn5sTkrV/dmdDz4w4dktA+cSBkZkZQyYvEfSbHlTllGdYj/GDTLL+ewcjQfbpZbvB8v&#10;m+n8A94v63xezF6fTYaLeT//uHw1nJ8dzT9+nAzH65dusSxGqSNzNO2+zD8vjz69nfRLNsASoVuW&#10;Fab4fdD82j98xV8/T4b/1y+/TMdH/eTsfDrGsr/262Uv3xk0w0csPJxP54v+qBsOx7Ml+19eVlkv&#10;u35v0Jx/mo4WQMjg6NK5/fm7xfpHuLt7fTIffVm9072e9sv3q6ss75+Xf8az0btu0f3ybtFMu4Ks&#10;8YwEV5Y6Wv0fRwVNWGb1en7b9okgqTfZEK5lJNLLlhidBJEqGW+sZUn4f+zt2eqCPxwP/vvD+GL5&#10;PzDpc7/Er48zYFGsWFy7/Kb/O9ZjFDFzsl64gxU//vKmeX8+mY2bd4v5cg7nNkB/8+P7JgLps3k/&#10;6YvZxVysWe8CGoW1lDnSKmuIzJYTRyUlmiarneCcZrNF8Hm3+LDoZj3svpitAiA7LkKLjxtpJAJA&#10;WOJaKYn12dGoBW2l2PPg82y08T6GFDxJTioiGcvE29YSmxMLPLchOra1sp+cvEwrU5ayFQpboLAF&#10;UnpKfGgjoR55yLUusIC9XKexVQr6lnDGzhd8Nu+70+YD//fmXWwA4Pcf3vzS/Ctv5h+b5adxP25E&#10;049//YxyMe7/7VGI5tbJqDjSsUzwAmeBuBgMUbyVNLQquCS3e30T0UZwJrkVJFhviUw0ICeYQLiM&#10;3OWkrdR8z4nPg2irrVGxNbhMm4lsAyWWtS0RTPqsHWPaXlWem4h+IVbqrG1QjBEasQ/StB5WWkVa&#10;hLPkQdnUwsrvAtGsOZ/3y2Y4ny0XXb98FHSzyCwl1CPrhMemikSMV5xYLkWKGQUqp3ugK0IMQTlJ&#10;co4UyKfI5cqhsFHd5siUY8HteeuZoIuaYoPjRKN0EKlbRBhik3hjGJfBcsXy1sqb0H0hVrrITfDa&#10;kqCiI9JZib1EgBpqlOE2gl/ovc24JEPfF7fI8+l0/jv5fP4oODvQYypYItR5kCoPcmCFj+AWuU0t&#10;A0Nu74Nzqwo3k74QEoDYIhBciC3xFC4MNDkwlz0PPg+cNbhONjQh1hIycYlXZOBMOHJs1jQmZq+s&#10;vAnnF2Ilo5JFLzWJgqOqJm4RtMA0LwkqS8u0+A64xc/nSxw5u+mr5sO8ORk3Ixwvm/ms6Zph14/J&#10;yRdSXpuTDnS56ZaFcjSLbjTBUeUUJ6j+X5rRpB8uxmWVV4/CvNSGUpo4SW1KSG4eaJABnDNTvPCs&#10;kMa3ye0m+5DRCJccMqJjCJkSPMaoRKIUQuXcesn2TyTPg/nEAAPYSVrrYSXimRiWFWFcC2ekcDyG&#10;rZU3Mf9SrPTg0ElIolqjsYO87CUPJCINGSaVQbneS0DfNIVj51d8eoP5R8HVGx1sLschnHUR1iKC&#10;LDNKqNHMBpGVvPf453gbbFSGaBWAAw7G7CxYt0giy0CVdBy5b4efPQ9cgxdtUB7Hv5TBqygCCmSj&#10;EHtKBU9gzOY+svxCrNQBudjRTGJgsNLpiEIE+sdV21LJcXxpkXp2NuOwcL2jHXPVz8De1zZmsm4t&#10;11wRbTi6EtSXBgMFl2IhUoZmTeb3ZVGe0JagAHQ05QgYRSZWgjmEEJUUOUrLvwci3HKcLhPSZuIt&#10;8ouS4EdcKCJyi66LyTFqdU8WfSFWesMFSG8mTIEVIfWj/YsODBG69SlFqti1HHFYWC7ub7Jtsqi7&#10;QFPiUSnUGqe5pQJVAl0GZDwOZqTBVZ0NDC0Ire9NoSY6zniURLcoLTJKtCssjoBeAhnRp2wdctNO&#10;1D5PCrVJOCmVJlZZYDWU3lJMaItEHCw9glVEtEXWne6bFf+FWClbLyh6DSS0DlaiB0p8q1rQnITj&#10;R1Soa+A1O5vxXFj9j1/So8BKjc/ofHIivEO9xwEFlV8mwgwKPgXdse4q5dykp4JpHM6RWHPkqPcM&#10;RBU9MQw9FEV5UR5tKHx8xz/PA1bdRmYySn3iBiFpkiIG/RMUxtKRho3JgZbcCdYXYiVPrdZJA6em&#10;9FG8cMSZzEjAiVQlTKVQBfc241nAumr3ojm2GH9db8xmmqJzmWRAF92A0gp0obRXtGmF9bzl6Aas&#10;9/Qmcr0OSWbU2qzKoKI1HlUoZKIZmCpNSSi6f359HuSiVnprkl8xnVINkICczKRNsnVoSwdE39bK&#10;m2n2hVipFJi3zY6oFVM1CgMjpiJmUIYx8DyFztnzI7dQgkN0dZXQ0TjJSCmVKJ2OEWxlwIzMoLuN&#10;uZm4F7ktuvw4bzoiAqiFZNQgzBMO3Fgj8GCRhAGJZ8+5ppBqMITStACP8V4TDFrAEox3xonWWnFF&#10;2W8i94VYaa2KwrWFxwpYSR0OJg4d96S040pLCyq/jU/kvH53Y0oS7F3fz4dvYr14oHzop+4MAoLy&#10;L8bC5Y3VKDzMlscDuv2Gcf92pQ74a7foL+Ewmmym6d1scvb2N4gyuinEAr9NNwN3LDX5+/g/IcWY&#10;jvvLv44vuuFyNUUv8/PyZbvLXg7Ty/Dw8ivWE/u7Z+yGS+usB0fwBoyjRaPfChzIEBMtp57zoKs9&#10;VjevXzno0mOQUmAqM1mOb3ptP7/fff2YDFMRwHF8xglStitmnzQB58cQSqH87EYvvLXdj6Lx2N/x&#10;B19/qWMXO9f+9gTb100np7OfoEGBUmOLhTeji4KFqzdW4ODbi9nfxbKzw08/dheXW043cBh+ercY&#10;f7z25snn6XS8TLPuZDoeXf5tpXdYQ2F/5QfjQzEbnaeRKHSO1h1P9FCLFMHqKMDUJCjlpq4f2L+j&#10;cX+Hf91weDn8+HpHP63/HGIoSoVWbDmdSQxY0NZCdx7hZTGVcBEd5Vr/VcokCugu46s/74ZfEVsm&#10;oWEMVoPcwMvAMkRcO4YKrXWOSy2kZ1eyjPKtWzjfjK26edthc4N3GLcqXDAGmdAKePRuTOlVlf0w&#10;6FMJGzHjq8Pug6//gblhN1m8lNxgoYPyEefvQD1yb0AH0BViAeEDKGSMScqrpsOh8fHY3HCLo1cy&#10;sbeTWUZl/Wk8Of10Ml/87XiA4Zm6lJBd+9t/HQ/QUTFbtO+n2JK8D5pT1sVvK3GEuGv35x29Y53c&#10;q+kXw4fII+HplYjxj8r6iOV/XoxW5a58dPPz5tC3+upKXduGiK4+U5f+1sQBTtpxTHRCBA9+jnkY&#10;yCGkVgRp2RAqsufaCwh0rthvQerPHyGB3bipqkPabN1UWTJvc5O8ZAjF3MeKTm+1X2kFLV3pXYMh&#10;gSWlRNASDSQFh15h4j76fZa3a3/dbPnK/sq0cJv9a4Z0cPs56KzJOOMZn6BVcFERW1q5zMF0dBRx&#10;Prg6t1/f/zqV05X9X7H/6+R0cPvrVAxXiK/TTW8RX1kcNzsOK+9MDJWilL3EUCfxuDUwEAqYkeoW&#10;SAg4MEaF0aNCnKRWWsNpy3xCq2OHIuwGRl2f5CDA0E+UGBzkXT6DmXqO1iRGr5QYBc2A5+j0JB7Q&#10;zNsv4bv2V9aDLUwqz2obmCAZ7MEEafnggWGCoiJpSMyZK8dHSPpcojgDS6GtjdRqfaWUuJ4Y6sYR&#10;B9l/EJHy7Qe3v252vk0MD93xVCXRKMuvWIK4tuM4Xhc9e7H6j0opxF5iqBMW3JoY6hpeW8dUGroN&#10;hcrUUeOYyv7lnmPquoG3OqZOmrx1zIMRUyWS3yLmeo7YRUyl0nzPMXW67VsdUyd8fbRjKlnIBjH3&#10;1dhKHfO+Y6pUwbc6pk5OtnVMJZnYhlIlPd045j7EVKoD9xxTp7W71TEJeiCUX0Uo7npAf6XwUw1F&#10;UETHiKHBZsBJ7iQfD844dY2829yEtPw0xScJtOXL7XmtRu+ZYgSMyQsjLGqqcaMMVPH0TvvrxqsH&#10;Kb7tE9lfp7rYBsZDd7xO2VOVSitFNHuBUSdJuTUwBI5pOJhJwhgrmp1M0VgSjGQNUqac4dHvN513&#10;WWmdzu4gwMBNk08SGK0OuO8C9lvMrGA/pJE+OI+hjMB4i5cjy92BUXeb2UHsf6rjep3C49GBUcnb&#10;N6nwvlJaKdjZC4w6+cutgVGnKdw65qHkqzJ0No4B/PcOaLvkq1IiuueYOsHlrY7BrYMuZAgz9KrB&#10;hTMt7vfAnWiGQnciITbSIt9ZSh7KOCrnChs3XWccT3GOq1OWbIHx0FJSWWw3Ft8HjEqh0B4w6mQ3&#10;twMjCNzlAS0LR8MXUixI4D2FxCjgYB9zhHinyFvvaPBUPj9gS0Ur5QcbN30LYNDMaDIooNBXgWhB&#10;XwiOhfvcuIrSQOOD8f9+g+ddt9itppUmbV1QqSf4li7A/SBUCdYS3DGBarrKDRS3gTE4Avfh4pZG&#10;Abn5DgSuuaDSpK0LvsM2V5tZGXlyEi1EwVJLgfTINUlGYYKHW8eS3p9Cf6ULHtgCv15hnyJDxhha&#10;aEsjyRTRIF1RGHqMhZXXzmEGkgOHkPtuFDw0ECoH/5tA+BYu0BplwiVDEkVClCpoNHsxD0nlcRBC&#10;tLhr6qAuqNQPbFxwvWo8BQoSJMZOgydwpxEIFqQamNAkWwrhfORQNOxLAq4HQp0kYpsLvkOqwIxt&#10;QYiQCVvcWCYdcoHPuH0f969zKq1WNO2rOr7SBQ8cBx4+EFbz892h+cnpmir8/mmO5+pcKuXwwJjV&#10;VB0PrrlYNp8XkxuPJLr1EUCjy+calQcAme1TjbBif371pKSEBdcPS+rPv2LZZnH5XKPFmxHmAWeT&#10;2V/HeDrPo5+9BMNxwxesxWsRLWw8sPpl+5inH/4fAAD//wMAUEsDBBQABgAIAAAAIQCc81+VGAMA&#10;ACQHAAAOAAAAZHJzL2Uyb0RvYy54bWycVdlu2zAQfC/QfyD43uiObSFykMZxEKBHgKQfQFPUgUqk&#10;QtKW0q/vkpQc2wnQNH6Ql9dodnaWurgc2gbtmFS14BkOznyMGKcir3mZ4V+P6y9zjJQmPCeN4CzD&#10;z0zhy+XnTxd9l7JQVKLJmUQAwlXadxmutO5Sz1O0Yi1RZ6JjHBYLIVuiYShLL5ekB/S28ULfP/d6&#10;IfNOCsqUgtmVW8RLi18UjOqfRaGYRk2GgZu2T2mfG/P0lhckLSXpqpqONMgHWLSk5vDSPdSKaIK2&#10;sn4F1dZUCiUKfUZF64miqCmzOUA2gX+Sza0U287mUqZ92e1lAmlPdPowLP2xu5XdQ3cvQYm+K0EL&#10;OzK5DIVszT+wRIOV7HkvGRs0ojAZRYvZfJ5gRGEtnCd+EiROVFqB8q/O0epmOnkehfNoOrmY+XES&#10;mJPe9GLviI4b2DqtJWmZYwv07yWqc7DeDCMO8xle1QQK2iKYGXOCXWu5z/AkrVkYhQuM3kgtic4j&#10;yMalFkd+ENvULK8JZLTOe0r/by/njjlUPC/bVLLmLldj0WHiVdHfDziCgO9PfPMGhPPkStBty7h2&#10;TQZUiIYOV1XdKYxkmgMbeZcHJm6EjUMTPykbRyamLo7Hoo5Kmc6wRd4rN9b5uLRwG6gXwwPSCfH/&#10;MvxDRTpm+0ilB46Bq8k55tG4+asYUOgcY3eZnkB6gGkwl+1t1X0T9LdCXFxXhJfsSkrRV4zkQM9Z&#10;t+/2R40/VaoMyKb/LnIwJtlqYYEm8xw1Vhgv5jPfepak+/Y6bJJ4FsziSc4Jo5NK3zLRIhOA+HDj&#10;2XeQ3TelXTtNW4xJlWjqfF03jR3IcnPdSLQjcDuu7W8s1tG2hqM+w4skTCwyF+Y8QJO0rTXc3k0N&#10;bpj75meOk9RocsNzG2tSNy6Gxm44lH7SxSmkh81gGziatN+I/BlUk8Jd1vBxgaAS8g9GPVzUGVZP&#10;WyIZRs0dB+UXQRybm90O4mQWwkAermwOVwinAJVhjZELr7X9GhjaXFxBhYraymZYOiYjZfCjjexV&#10;fOjgNx398nFb/gUAAP//AwBQSwMEFAAGAAgAAAAhAEl9Y950BQAAdhoAABgAAABkcnMvZGlhZ3Jh&#10;bXMvbGF5b3V0MS54bWzUWe1u2zYU/T9g7yDo/yJ/JFlg1Ck6pMEKJO6wZA9AU5SlgSJVkk6cPv0u&#10;v0TKlh3LXdH0TytS5P3gPffwyHn3flPT5IkIWXE2T8dnozQhDPO8Yqt5+s/j7W9XaSIVYjminJF5&#10;+kJk+v7611/e5at6RtELX6sbUiRghckZzM3TUqlmlmUSl6RG8ow3hMHbgosaKRiKVZYL9Az2a5pN&#10;RqPLLK/QSqA6dUbQCSZqVLE0WbPqy5p8yufpWrBZXWHBJS/UGeZ1xouiwsT9h4TSri+yq8ymkJV3&#10;lVTj9NqkpSpFSfKE6DxNMzuVE4m7MxipO6nsW3hO1EsDx0PBTJo0opqnF6PRyG8PCzBncNrbazJ9&#10;mrFFiermBinkvMPTPc8JtcMmeG5UUusXOmkonQ0i59g7jt/79BrxQFTSlDQXUHG90rhvXDKdLafs&#10;mbhjHODnlC0nhDY5wc90eDbTE0KbHhGaK1OA3YbFzwEJ59CzAjtMAHSVfhybyc/CIkXPumcHcbxh&#10;wcJFn4VJsADGXrFw2WdhGiyAsVcsjO1qF3ubxqA8xuEoXMjG3KBMJiEOF7S2MRkUxyTEEdsYFMc0&#10;xAFP/jwAbLrYR9Z1GuKIbRyKw3JTBLXlyiHmueSUePrIA0eZHV0Gk+qFkjdAaP9nl4VyAPP6cgyq&#10;RihGZOF71KJ7+piKn6MU+laMr6MTuPj8dfo+mlZ7SXFQwXtJ8VDBjS6Iifn3b6ZVLeh2LgeLREMi&#10;jhfC5XAiAXRQZmXWAqRKwlANQmkB/45cbZ6QaO+xvBKOXRCr6rsnEKdah9En6iWNILL6Sv4ESUqJ&#10;tG/JBmHVCpnYHC45l7FPfzVXRRQIVKBYMzxPYWuaIAHSF+JIE97MU/JlnVovDCSsixjRVSv4WOu4&#10;Kqw+I7Tj0qO2u8lJOQTKN5i60V5NwoXg9d+tZdjqVJq27R5tbtaOLFFDnIAGVfe6Brd6+IbjdU2Y&#10;UcOXmSAUKfgOkGXVyDQRsyWt4AR8zvm/UCVP98ahywEq8rlwVQN9K1Uopx26BEs4Zg7RYfugIQAD&#10;XjdcVoqAQ1I8GhVd+lp3tj8fu/354HZgamPIum+QeNz0rvfR9q1vkdHJ2qXp4+xuhNEgR3b9QUfw&#10;mVHfcqYevrqT6Xq0qVk4XV705igJPmDAhdCWJfYHk7e6lsalHcQHejDugyd7krcC+h8+gM6uerPs&#10;9/ct2Vl/4zP4oDiEgA7QZYNwDHKAiT9EvS4+w6gnWgryKYKi9T241WtiTUnLo3qwhcdONJELwzcg&#10;QKyHBVqkSY02mqIXPrvIWgwC0837QQf35R6b5krpxAumPiJcRqQMVxLaVNLSRaMsMzC4QRwf7Vwp&#10;ISXLS4FvwxtXrZ+CLqnr6k7d9vOVp52e5YFZ+6lRDfPUG5htp6O7Ybv7DnTD/pR749623PaWRVLc&#10;Z61lK3G6V1cHnlEDgD3TMZ8WtwPwvYNWx87mw+huCRIH0WrFtELyEqWrY+7RxvoNPyqVf0EyW5PL&#10;NaVEfWRoSUlu34WfeGKLoTtUe//ZtrA/IgkCkuqHKgrX/pLQAn5Siwmgg7KW8jpiwVbdkgZgS9Mo&#10;1RrD06hhUaOuTdVbhdIx7WbVPUjCSJ50KNDdPPD7Td/W5dFbvy8EjfWAQUuQYexo17XOFiY/YBAJ&#10;lPLnfeA8DXNOPEYCWKo/DHpB9bseC9A1CljX601iFA5uOEQj8WUIZY9Gi9EG/W4hHfb2oa5fP9Mj&#10;sHjeD+NjOmDP1mM64HI6VNMMJ+GdDtiZ0OjalSEgYqwMKUwPPFTLUGlZLR8FYlB7zEB/euLe6Ssr&#10;/bZViWw8Zbw9OeJQpa+96KMvJOY+Qd1x9Y52FtsJ+GvR9X8AAAD//wMAUEsDBBQABgAIAAAAIQBZ&#10;y6Sa2wMAAA1RAAAcAAAAZHJzL2RpYWdyYW1zL3F1aWNrU3R5bGUxLnhtbOyc3U7bMBTH7yftHSLf&#10;j7SwTagiRXyoEhJCiLEHcB0ntXDsYLtQ3n62k6ZMYqKhhDnh3LRpmuPU/tnnHP/t9Oh4VfDogSrN&#10;pEjQeG+EIiqITJnIE/T7dvbtEEXaYJFiLgVN0BPV6Hj69ctRmhcTbZ44PadZZAsRemJPJWhhTDmJ&#10;Y00WtMB6T5ZU2G8zqQps7EeVx6nCj7b4gsf7o9HPOGU4V7hAdSH4DUUUmAkULQW7X9KLNEFLJSYF&#10;I0pqmZk9IotYZhkjtH7Dyrhb/4gP4/slI3e+GrFmRcnpGE191QwznEYPmCcIxdWplGry9xmCzaU2&#10;1bf2ODJPpW2iqiAUlYrZFh2NRyNXQuwa7LmBJlTQg3R6hO3pgipsDbRJkFRmIW2LlAtGZkoK46zx&#10;hLN8YW5YHilmyZiFovTaoChlyn5qbtAU2uC5nPNI2PITJGRKR3X1muu6u3l5kNYNZ1bXqj70Te2r&#10;I25sv2HpKkH79jfhiSYqn59xFdn62E5o62hf5+7VNZ6tvzNwF2aM88bW4XrdtjZxl9Iso8Q09q49&#10;XrdvjPz9LZLGvmBCqroM2+Gpq4DvNNyM6x+eVdfXPaBuAN8b/LHlU3Wg9aeaFhdXlte6OwKvqq+E&#10;y+uBCiD2kSPMrHYcYdi6VED2kch2doouhIFL7EsIc7RccPe5SPfZDiQcVab0xoTD0ToAWj1JDx2t&#10;70CrJ7Sy/KLIrzkmEL2audR7JvTO8TUz3ufH/5pd+dwPmNRT6jCYzGGQOGGjs4S89SDRbH6rsND7&#10;5yHm3NtJAZ9NNsryX0Ct02HkxqdXt99R7JsDtUrV7cz5dUFt7R/HQfrH7aTxl/3jdr61a1m9dcAi&#10;mHO5NDAt6mBa1BoG1tq4fgTqz2a5aLtx1aTjzmnVak41W+puucnRCjHLg8XBzUr7ZinX0QJltS86&#10;uKMFymqfaIGy2hdaJVZni4BVCohfL8Wv59QgjvVxrEE86yM1iGv9oxamurRLXNtuFhycurQJWuPz&#10;oQWtASAZWkQaAJKhhZueIsnyE0JA3Osi9LdWxYkUM8DR1YMYrXH4fUAwOjp6LqY1DqNO3Kb8QIHs&#10;sqK6nW1wOe8cfFUwvkpLzlIIHp1tEWntrTyQkB3WLpP0njosz+QUvFYwXstPPmbSbsx5vIKnt0JJ&#10;tNZ5L4DxD5OHE1N8wgVUAqPinZhTf2Az23tvZmuddXkWQ9Pfe5pteRZDE977zGJointPWdjnORZl&#10;gOFiuwWMl58J6CmK9O4UYIQy7TAKYAQ0Mw/TSX1C1UrRh9vVwOLFdrHm/654bP40wP6L4fQPAAAA&#10;//8DAFBLAwQUAAYACAAAACEAA8CiPBEEAADfQQAAGAAAAGRycy9kaWFncmFtcy9jb2xvcnMxLnht&#10;bOycXU/bMBSG7yftP0S+H2kZIFYREB+rhITQpLHryU2cNMJxMtuF8u9nO5/toKWxuzTF3JQmyrHz&#10;5Pj18fFJzy7mCXaeEGVxSjwwPBgABxE/DWISeeDXw/jLKXAYhySAOCXIAy+IgYvzz5/OgigZ+SlO&#10;KbtBoSOsEDYSxzww5TwbuS7zpyiB7CDNEBFnw5QmkIuvNHIDCp+F/QS7h4PBiRvEMKIwAYUR2MJE&#10;AmMCnBmJ/8zQbeCBGSWjJPZpytKQH/hp4qZhGPuo+ICUy6aP3VM3vwUX+j4ifPj7EJyrO+Mxx8h5&#10;gtgDwM0PBYj5i0d8yO8Yz8+K/x3+kglChSngZDQWRIeiIWnCVcAaVzD+gtHdBDsEJuIykgZoULQe&#10;xhhfYyqMOwniUw9QlCHIxVk4UlyROJv3pWytbKG+NO8Xjsk7LWE+rPpZXZUbQWGIfJ7bKWjw+V1p&#10;uToyrrpdHfq+eKWCUN54brv8VmCAOI7IvWAx7JLFMtXueEi36BTFbrgF7t4ndgPEEyK6KKSKQJxN&#10;Ya4gxwPxp0Z+Q1wKveq7msjRU0p6fS8fTlQlhq9d6ulujB2J4chiCKPbJPqBoa8zsUgR4THhfdGQ&#10;tWO+6aJ8XocyeZTC5+0iGUv635DVOOmJdehXVgbGMbN48kAhYYc3GgHpom6cbCX2KKP397fVXXwf&#10;Rj8tVrXUrdaMtfZWhzYW34nFWqz7K4YmsJYSMNSRANEjlQeoA/JNUxXlAC8t6Q7ftcEBn9e5ESPB&#10;gQ8xTmcyoyPTQjWJtT1ZvvX60rYQF1Vy1Wqwf5ghY9wm1YDEoDFnl8Osva81YxFdL6oEbeNJQWKw&#10;2QDlDTYboDDYbADIIL2e2rhe7LVUwjKu9jHWTsdNYTMSGDQfR6datRxo6Mp2tyg71bv9QtmpZu4T&#10;yh1ZRKnU0RQGxXb3qpTM1jXA+DqrltPhzU7I6YehvROKu0T7dEW6sd++vROivNe0w+jS91ssomWE&#10;KME0dty/rXDD9mvs/z41Bo+mk2IpGVvKSwVeximrCivry7I8sS6jM06Z00tZyWaM85HVjDzBvVQv&#10;OLGCsW3BYCmOAx1h1s8f939uUxA1JcFy9IDieKUx6C1ED6hYdpyKLcjne7364rci22Zx2HanLt0e&#10;bH3dZzy0KAM4+wBVGUH/HqCKWezT6+nTU+LZoqjAJgLkC03l9FuG8a8G9Qpxi3StRbwZ4hY5Wot4&#10;M8QtErMW8bsRizLPada+iE7GjvVLDNuNU0vh61+4Ejxe6WNm9Q7jql2YHqW/5TAtH6qR0g9ODXCu&#10;3bmq5FzYe9gTJzcOX9Thm1OSVXvo7T28ec/9UxGKnh7mm0v1K5Oh+ZdV5RJ9KY/wViNbB69XAqHW&#10;VPlvGoifZTj/CwAA//8DAFBLAwQUAAYACAAAACEAkdh116cFAACrIwAAGQAAAGRycy9kaWFncmFt&#10;cy9kcmF3aW5nMS54bWzsWttu4zYQfS/QfyD00haoYsmWLMlYZyFbziLAXoI4BfpKS5QtlCK1JO0k&#10;WxTot/TT+iUdkrIdJ1nYe82i6zwoFEUOh3M7w6GfPb+pKVoRISvOho5/4jmIsJwXFZsPnd+uztzY&#10;QVJhVmDKGRk6t0Q6z09//OFZIZtBIfA1DERAg8lBMa+HzkKpZtDpyHxBaixPeEMYfC25qLGCVzHv&#10;tJNq2ul6Xr9TVHgucO2sicjmAZG6ygWXvFQnOa87vCyrnKzJaCLxfSL4AYn9fNS4Ys6p2ZZsrgQh&#10;ts1WL0QzbS6Efc1fry4EqoqhA4JiuAaJOJ3Np3YodHS0eO7NnVtC7XDZoJoXhJ4DrT+z1Pd644nv&#10;js6yvhv0o66bppPIjbrJKBuH4xAaf7XcsdWh7OhxW162s6TZDh7clKI+fYYHIFF0A8rvO+h26ARh&#10;T28JD8iNQrnuD4MwTEIH5fC178fdXqwHdLYEGiHVC8JrpBtDR5BcAbN4gFcvpbJD10N0t+S0Ks4q&#10;Ss2LthQypgKtMB06OM8JU76ZvliSN8Ca6fcsTxKr+110Wd/vwrRZ4N1O4NbYpF7J8L7DBGXoGjba&#10;jTxQa47BBEuKFTTrBtQj2dxBmM7BQXIlDGs7szeEn3ILWsAZlgvLg+HPiqyuFBGIVuCcsaf/WuVR&#10;ZpRclqCtVk3aaK1xmJa6peAFeEDZJSnB6MEWunb3uZjPtMqE8QOIFCC2mX5aZZsJemYJSt7MtUqV&#10;e+a2U7a8beZ7B61NzIZgklmfM7WZX1eMt9rbtTkK9mYZL+341n+lFYCWhboZ8eJWk5zBfwgBssnP&#10;KhD5SyzVBRYQcUAEEEfB/BdcvHPQtdBmJN8usSAOoudMDp0IfKfrIGVegiDyAgeJu19md7+wZT3m&#10;4BI+ROAmt02wUDBFlsMa1hjbl7EyqtAMMp4uFS+r1vEsv/oDlWqqdwRbxYPGPGAjNRYvDfN0BWsB&#10;9YoV4IGmubV5VJDyCs+m7yA+xHESWl1QNm1yTQj4u8iVNb1kx8a2A0ZWJXeHru0F+rZf01LdJ9kL&#10;t2YLY9sRs+VrgKQ2vOgAjQf2AbuiWOMXYe44BekB176vXRtsFKT5BxEa6wA5rIeo01eX52jaVIyg&#10;C8EVzzlFAFno1RRlAE+My0rqeAeMwRMWgScI0AT5tWVYK/n900LqXSKGuoRljC/eRYvQT7J05GVu&#10;mCYTN+j5EzeOYs8NzpIkynqTdBKEXwstAA/6iXGf9wCGH/ndOF5reg05azj4zIhhAv89MwS1Vay1&#10;zWBtm3jwPwCXb3K3RxyyEWkfDulRxrM/N8iEcT8CXLEg0748AjLgkz7Ewr0gA1mQxZtPhZgw8gE2&#10;kIEZWHgNM27bb7GGOk+LNMDiJkG6izTjBRYoh8fQ+ffvf9psoU2j94HOQ7hBUzxHV91f0UWGAGam&#10;V+eX6Ocu4iVSCyIJ6iFJ3i7hHEbkL4/gzgP0Pop2g+RWtD5quITTC6RzAhK071qGhBU6Qb18f1a0&#10;a6A2tzna2Dpn3JWOTgLRm0ZBuQTTQ+zK94OeTj1N3IPk/7uOe+kNhL2j1AbiUGc05gZSe3E5OYrt&#10;A8VmQBaQQJAPAoKjw27PxUg77H4wPfgg/EGnxcMOw6N0HKZhEri9cT9xg1EvdGNvlLpZEHqQ4ka9&#10;JIu+/GE46vuJLpEe66fH+un6rqAtHx7rp8f66ROfap+wfnrGKeXX7rJ5JH05ADY+Jq4ehhsJVIRH&#10;Wdh3x94IrtzGXuKmo1Hkhlk/DOMsmwRB9yvgRhiFCZwOzM1a4gehrUg/evV2rKR+sWu6YyV1z63c&#10;t3yjd6yk2gu777KSui7FnKArjmYEFXAliDhDGK7xJXFnt67+j2YYrvAQVrrAigQuKk75vJJK/oSK&#10;Cq6kiS7onHwkRn1kDH8Up9pbP/sDFPPS/l7m9D8AAAD//wMAUEsDBBQABgAIAAAAIQAeBkpS4QAA&#10;AAoBAAAPAAAAZHJzL2Rvd25yZXYueG1sTI9BT4NAEIXvJv6HzZh4swuUoiBL0zTqqTGxNTHetjAF&#10;UnaWsFug/97xpMfJ+/LeN/l6Np0YcXCtJQXhIgCBVNqqpVrB5+H14QmE85oq3VlCBVd0sC5ub3Kd&#10;VXaiDxz3vhZcQi7TChrv+0xKVzZotFvYHomzkx2M9nwOtawGPXG56WQUBIk0uiVeaHSP2wbL8/5i&#10;FLxNetosw5dxdz5tr9+H1fvXLkSl7u/mzTMIj7P/g+FXn9WhYKejvVDlRKdgmcYJoxysIhAMpFH6&#10;COKoIE7iEGSRy/8vFD8AAAD//wMAUEsDBBQABgAIAAAAIQDSM9z5HQEAAGYDAAAZAAAAZHJzL19y&#10;ZWxzL2Uyb0RvYy54bWwucmVsc7STXU/DIBSG7038D4R7Szs/Y0Z3YWOyxBt1/oATSlsy4FRgav+9&#10;uOliE1a92SU84T1Pcl7miw+jyZt0XqHltMhySqQVWCvbcvqyuj+7ocQHsDVotJLTQXq6KE9P5k9S&#10;Q4iPfKd6T2KK9Zx2IfS3jHnRSQM+w17aSBp0BkI8upb1INbQSjbL8yvmfmfQcpRJljWnblmfU7Ia&#10;+jj572xsGiVkhWJjpA2JEaxW0Dowjxsl1s9h0DKGg2tl4PQbefa6h0UW5SlLe82O4PUAA25Cwklv&#10;waRPcQSfCgIkbOp4PelyecDFKOHQYxMygYbt1vW1putxE37WVDl4jz1MGezIpMTFAYlEKf9dnDvU&#10;6HxCSGzB3oeNfkf5CQAA//8DAFBLAQItABQABgAIAAAAIQBgJjcoXAEAAHYEAAATAAAAAAAAAAAA&#10;AAAAAAAAAABbQ29udGVudF9UeXBlc10ueG1sUEsBAi0AFAAGAAgAAAAhADj9If/WAAAAlAEAAAsA&#10;AAAAAAAAAAAAAAAAjQEAAF9yZWxzLy5yZWxzUEsBAi0AFAAGAAgAAAAhACF2iN3CDgAAL0oAABYA&#10;AAAAAAAAAAAAAAAAjAIAAGRycy9kaWFncmFtcy9kYXRhMS54bWxQSwECLQAUAAYACAAAACEAnPNf&#10;lRgDAAAkBwAADgAAAAAAAAAAAAAAAACCEQAAZHJzL2Uyb0RvYy54bWxQSwECLQAUAAYACAAAACEA&#10;SX1j3nQFAAB2GgAAGAAAAAAAAAAAAAAAAADGFAAAZHJzL2RpYWdyYW1zL2xheW91dDEueG1sUEsB&#10;Ai0AFAAGAAgAAAAhAFnLpJrbAwAADVEAABwAAAAAAAAAAAAAAAAAcBoAAGRycy9kaWFncmFtcy9x&#10;dWlja1N0eWxlMS54bWxQSwECLQAUAAYACAAAACEAA8CiPBEEAADfQQAAGAAAAAAAAAAAAAAAAACF&#10;HgAAZHJzL2RpYWdyYW1zL2NvbG9yczEueG1sUEsBAi0AFAAGAAgAAAAhAJHYddenBQAAqyMAABkA&#10;AAAAAAAAAAAAAAAAzCIAAGRycy9kaWFncmFtcy9kcmF3aW5nMS54bWxQSwECLQAUAAYACAAAACEA&#10;HgZKUuEAAAAKAQAADwAAAAAAAAAAAAAAAACqKAAAZHJzL2Rvd25yZXYueG1sUEsBAi0AFAAGAAgA&#10;AAAhANIz3PkdAQAAZgMAABkAAAAAAAAAAAAAAAAAuCkAAGRycy9fcmVscy9lMm9Eb2MueG1sLnJl&#10;bHNQSwUGAAAAAAoACgCbAgAADCsAAAAA&#10;">
                <v:shape id="Diagram 17" o:spid="_x0000_s1036" type="#_x0000_t75" style="position:absolute;left:521;top:-63;width:35651;height:244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drwgAAANsAAAAPAAAAZHJzL2Rvd25yZXYueG1sRE9Na8JA&#10;EL0L/odlhN5000JrSN2EIoh6Kk1LwduQHbMh2dmQ3Zror+8WCt7m8T5nU0y2ExcafONYweMqAUFc&#10;Od1wreDrc7dMQfiArLFzTAqu5KHI57MNZtqN/EGXMtQihrDPUIEJoc+k9JUhi37leuLInd1gMUQ4&#10;1FIPOMZw28mnJHmRFhuODQZ72hqq2vLHKji13+O5nJ7NqU15/14fj7c07ZV6WExvryACTeEu/ncf&#10;dJy/hr9f4gEy/wUAAP//AwBQSwECLQAUAAYACAAAACEA2+H2y+4AAACFAQAAEwAAAAAAAAAAAAAA&#10;AAAAAAAAW0NvbnRlbnRfVHlwZXNdLnhtbFBLAQItABQABgAIAAAAIQBa9CxbvwAAABUBAAALAAAA&#10;AAAAAAAAAAAAAB8BAABfcmVscy8ucmVsc1BLAQItABQABgAIAAAAIQBQYYdrwgAAANsAAAAPAAAA&#10;AAAAAAAAAAAAAAcCAABkcnMvZG93bnJldi54bWxQSwUGAAAAAAMAAwC3AAAA9gIAAAAA&#10;">
                  <v:imagedata r:id="rId36" o:title=""/>
                  <o:lock v:ext="edit" aspectratio="f"/>
                </v:shape>
                <v:shape id="Text Box 2" o:spid="_x0000_s1037" type="#_x0000_t202" style="position:absolute;top:24987;width:36328;height:4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74135B39" w14:textId="3A12D0EB" w:rsidR="00AE1A56" w:rsidRPr="008F6AAF" w:rsidRDefault="00AE1A56" w:rsidP="00AE1A56">
                        <w:pPr>
                          <w:rPr>
                            <w:sz w:val="18"/>
                            <w:szCs w:val="18"/>
                          </w:rPr>
                        </w:pPr>
                        <w:r w:rsidRPr="008F6AAF">
                          <w:rPr>
                            <w:sz w:val="18"/>
                            <w:szCs w:val="18"/>
                          </w:rPr>
                          <w:t>Table 3: Recommended MRI MS spine protocols for initial diagnosis and follow-up imaging</w:t>
                        </w:r>
                        <w:r w:rsidR="00520FFD">
                          <w:rPr>
                            <w:sz w:val="18"/>
                            <w:szCs w:val="18"/>
                          </w:rPr>
                          <w:t>.</w:t>
                        </w:r>
                        <w:r w:rsidR="009F755B" w:rsidRPr="009F755B">
                          <w:rPr>
                            <w:sz w:val="18"/>
                            <w:szCs w:val="18"/>
                            <w:vertAlign w:val="superscript"/>
                          </w:rPr>
                          <w:fldChar w:fldCharType="begin"/>
                        </w:r>
                        <w:r w:rsidR="009F755B" w:rsidRPr="009F755B">
                          <w:rPr>
                            <w:sz w:val="18"/>
                            <w:szCs w:val="18"/>
                            <w:vertAlign w:val="superscript"/>
                          </w:rPr>
                          <w:instrText xml:space="preserve"> NOTEREF _Ref131506642 \h </w:instrText>
                        </w:r>
                        <w:r w:rsidR="009F755B">
                          <w:rPr>
                            <w:sz w:val="18"/>
                            <w:szCs w:val="18"/>
                            <w:vertAlign w:val="superscript"/>
                          </w:rPr>
                          <w:instrText xml:space="preserve"> \* MERGEFORMAT </w:instrText>
                        </w:r>
                        <w:r w:rsidR="009F755B" w:rsidRPr="009F755B">
                          <w:rPr>
                            <w:sz w:val="18"/>
                            <w:szCs w:val="18"/>
                            <w:vertAlign w:val="superscript"/>
                          </w:rPr>
                        </w:r>
                        <w:r w:rsidR="009F755B" w:rsidRPr="009F755B">
                          <w:rPr>
                            <w:sz w:val="18"/>
                            <w:szCs w:val="18"/>
                            <w:vertAlign w:val="superscript"/>
                          </w:rPr>
                          <w:fldChar w:fldCharType="separate"/>
                        </w:r>
                        <w:r w:rsidR="009F755B" w:rsidRPr="009F755B">
                          <w:rPr>
                            <w:sz w:val="18"/>
                            <w:szCs w:val="18"/>
                            <w:vertAlign w:val="superscript"/>
                          </w:rPr>
                          <w:t>9</w:t>
                        </w:r>
                        <w:r w:rsidR="009F755B" w:rsidRPr="009F755B">
                          <w:rPr>
                            <w:sz w:val="18"/>
                            <w:szCs w:val="18"/>
                            <w:vertAlign w:val="superscript"/>
                          </w:rPr>
                          <w:fldChar w:fldCharType="end"/>
                        </w:r>
                        <w:r w:rsidR="009F755B" w:rsidRPr="008F6AAF">
                          <w:rPr>
                            <w:sz w:val="18"/>
                            <w:szCs w:val="18"/>
                          </w:rPr>
                          <w:t xml:space="preserve"> </w:t>
                        </w:r>
                      </w:p>
                      <w:p w14:paraId="52458ACC" w14:textId="53542597" w:rsidR="00AE1A56" w:rsidRDefault="00AE1A56"/>
                    </w:txbxContent>
                  </v:textbox>
                </v:shape>
                <w10:wrap type="square" anchorx="margin"/>
              </v:group>
            </w:pict>
          </mc:Fallback>
        </mc:AlternateContent>
      </w:r>
      <w:r w:rsidR="00AE3BBD">
        <w:t xml:space="preserve">Figure 1 shows MS lesions in the cervical and thoracic spinal cord in a sagittal T2 fat-saturated </w:t>
      </w:r>
      <w:r w:rsidR="00101C27">
        <w:t xml:space="preserve">(FS) </w:t>
      </w:r>
      <w:r w:rsidR="00AE3BBD">
        <w:t>image.</w:t>
      </w:r>
      <w:r w:rsidR="009F755B">
        <w:rPr>
          <w:rFonts w:ascii="Calibri" w:hAnsi="Calibri" w:cs="Calibri"/>
          <w:szCs w:val="24"/>
          <w:vertAlign w:val="superscript"/>
        </w:rPr>
        <w:fldChar w:fldCharType="begin"/>
      </w:r>
      <w:r w:rsidR="009F755B">
        <w:rPr>
          <w:rFonts w:ascii="Calibri" w:hAnsi="Calibri" w:cs="Calibri"/>
          <w:szCs w:val="24"/>
          <w:vertAlign w:val="superscript"/>
        </w:rPr>
        <w:instrText xml:space="preserve"> NOTEREF _Ref131506809 \h </w:instrText>
      </w:r>
      <w:r w:rsidR="009F755B">
        <w:rPr>
          <w:rFonts w:ascii="Calibri" w:hAnsi="Calibri" w:cs="Calibri"/>
          <w:szCs w:val="24"/>
          <w:vertAlign w:val="superscript"/>
        </w:rPr>
      </w:r>
      <w:r w:rsidR="009F755B">
        <w:rPr>
          <w:rFonts w:ascii="Calibri" w:hAnsi="Calibri" w:cs="Calibri"/>
          <w:szCs w:val="24"/>
          <w:vertAlign w:val="superscript"/>
        </w:rPr>
        <w:fldChar w:fldCharType="separate"/>
      </w:r>
      <w:r w:rsidR="009F755B">
        <w:rPr>
          <w:rFonts w:ascii="Calibri" w:hAnsi="Calibri" w:cs="Calibri"/>
          <w:szCs w:val="24"/>
          <w:vertAlign w:val="superscript"/>
        </w:rPr>
        <w:t>12</w:t>
      </w:r>
      <w:r w:rsidR="009F755B">
        <w:rPr>
          <w:rFonts w:ascii="Calibri" w:hAnsi="Calibri" w:cs="Calibri"/>
          <w:szCs w:val="24"/>
          <w:vertAlign w:val="superscript"/>
        </w:rPr>
        <w:fldChar w:fldCharType="end"/>
      </w:r>
      <w:r w:rsidR="00101C27">
        <w:t xml:space="preserve"> Note that the STIR sequence is recommended to replace the T2 FS sequence in spinal imaging due to better homogenous fat saturation.</w:t>
      </w:r>
    </w:p>
    <w:p w14:paraId="65F9FC9F" w14:textId="38475353" w:rsidR="0083089B" w:rsidRPr="0083089B" w:rsidRDefault="002F5A21" w:rsidP="0083089B">
      <w:r w:rsidRPr="002F5A21">
        <w:t xml:space="preserve">Although the occurrence of enhanced lesions is less frequent in the spinal cord than in the brain, </w:t>
      </w:r>
      <w:r w:rsidR="002232C5" w:rsidRPr="00AF3FFC">
        <w:t xml:space="preserve">a </w:t>
      </w:r>
      <w:r w:rsidRPr="002F5A21">
        <w:t xml:space="preserve">sagittal </w:t>
      </w:r>
      <w:r w:rsidR="00C57CF1" w:rsidRPr="00AF3FFC">
        <w:t>post</w:t>
      </w:r>
      <w:r w:rsidR="00C501DB">
        <w:t>-</w:t>
      </w:r>
      <w:r w:rsidR="00C57CF1" w:rsidRPr="00AF3FFC">
        <w:t>contrast</w:t>
      </w:r>
      <w:r w:rsidRPr="002F5A21">
        <w:t xml:space="preserve"> T1 sequence</w:t>
      </w:r>
      <w:r w:rsidR="00C57CF1" w:rsidRPr="00AF3FFC">
        <w:t xml:space="preserve"> is recommended during the </w:t>
      </w:r>
      <w:r w:rsidR="007F11E3" w:rsidRPr="00AF3FFC">
        <w:t xml:space="preserve">initial </w:t>
      </w:r>
      <w:r w:rsidR="004F434F">
        <w:t>diagnostic</w:t>
      </w:r>
      <w:r w:rsidR="007F11E3" w:rsidRPr="00AF3FFC">
        <w:t xml:space="preserve"> exam</w:t>
      </w:r>
      <w:r w:rsidRPr="002F5A21">
        <w:t xml:space="preserve"> if lesions are detected pre-</w:t>
      </w:r>
      <w:r w:rsidR="007F11E3" w:rsidRPr="00AF3FFC">
        <w:t>contrast</w:t>
      </w:r>
      <w:r w:rsidR="002232C5" w:rsidRPr="00AF3FFC">
        <w:t>.</w:t>
      </w:r>
      <w:r w:rsidR="007E3865" w:rsidRPr="007E3865">
        <w:rPr>
          <w:vertAlign w:val="superscript"/>
        </w:rPr>
        <w:fldChar w:fldCharType="begin"/>
      </w:r>
      <w:r w:rsidR="007E3865" w:rsidRPr="007E3865">
        <w:rPr>
          <w:vertAlign w:val="superscript"/>
        </w:rPr>
        <w:instrText xml:space="preserve"> NOTEREF _Ref131506642 \h </w:instrText>
      </w:r>
      <w:r w:rsidR="007E3865">
        <w:rPr>
          <w:vertAlign w:val="superscript"/>
        </w:rPr>
        <w:instrText xml:space="preserve"> \* MERGEFORMAT </w:instrText>
      </w:r>
      <w:r w:rsidR="007E3865" w:rsidRPr="007E3865">
        <w:rPr>
          <w:vertAlign w:val="superscript"/>
        </w:rPr>
      </w:r>
      <w:r w:rsidR="007E3865" w:rsidRPr="007E3865">
        <w:rPr>
          <w:vertAlign w:val="superscript"/>
        </w:rPr>
        <w:fldChar w:fldCharType="separate"/>
      </w:r>
      <w:r w:rsidR="007E3865" w:rsidRPr="007E3865">
        <w:rPr>
          <w:vertAlign w:val="superscript"/>
        </w:rPr>
        <w:t>9</w:t>
      </w:r>
      <w:r w:rsidR="007E3865" w:rsidRPr="007E3865">
        <w:rPr>
          <w:vertAlign w:val="superscript"/>
        </w:rPr>
        <w:fldChar w:fldCharType="end"/>
      </w:r>
      <w:r w:rsidR="002232C5" w:rsidRPr="00AF3FFC">
        <w:t xml:space="preserve"> </w:t>
      </w:r>
      <w:r w:rsidR="0083089B" w:rsidRPr="0083089B">
        <w:t>Th</w:t>
      </w:r>
      <w:r w:rsidR="007F11E3" w:rsidRPr="00AF3FFC">
        <w:t>e post-contrast T1</w:t>
      </w:r>
      <w:r w:rsidR="0083089B" w:rsidRPr="0083089B">
        <w:t xml:space="preserve"> sequence should be performed immediately after the post-contrast brain MRI if both brain and spine scans are performed in the same visit.</w:t>
      </w:r>
      <w:r w:rsidR="007E3865">
        <w:rPr>
          <w:vertAlign w:val="superscript"/>
        </w:rPr>
        <w:fldChar w:fldCharType="begin"/>
      </w:r>
      <w:r w:rsidR="007E3865">
        <w:rPr>
          <w:vertAlign w:val="superscript"/>
        </w:rPr>
        <w:instrText xml:space="preserve"> NOTEREF _Ref131506642 \h </w:instrText>
      </w:r>
      <w:r w:rsidR="007E3865">
        <w:rPr>
          <w:vertAlign w:val="superscript"/>
        </w:rPr>
      </w:r>
      <w:r w:rsidR="007E3865">
        <w:rPr>
          <w:vertAlign w:val="superscript"/>
        </w:rPr>
        <w:fldChar w:fldCharType="separate"/>
      </w:r>
      <w:r w:rsidR="007E3865">
        <w:rPr>
          <w:vertAlign w:val="superscript"/>
        </w:rPr>
        <w:t>9</w:t>
      </w:r>
      <w:r w:rsidR="007E3865">
        <w:rPr>
          <w:vertAlign w:val="superscript"/>
        </w:rPr>
        <w:fldChar w:fldCharType="end"/>
      </w:r>
      <w:r w:rsidR="001C2727" w:rsidRPr="00AF3FFC">
        <w:t xml:space="preserve"> The recommended spine protocol for initial MS diagnosis is shown in Table 2.</w:t>
      </w:r>
      <w:r w:rsidR="007E3865">
        <w:rPr>
          <w:rFonts w:ascii="Calibri" w:hAnsi="Calibri" w:cs="Calibri"/>
          <w:vertAlign w:val="superscript"/>
        </w:rPr>
        <w:fldChar w:fldCharType="begin"/>
      </w:r>
      <w:r w:rsidR="007E3865">
        <w:rPr>
          <w:rFonts w:ascii="Calibri" w:hAnsi="Calibri" w:cs="Calibri"/>
          <w:vertAlign w:val="superscript"/>
        </w:rPr>
        <w:instrText xml:space="preserve"> NOTEREF _Ref131506642 \h </w:instrText>
      </w:r>
      <w:r w:rsidR="007E3865">
        <w:rPr>
          <w:rFonts w:ascii="Calibri" w:hAnsi="Calibri" w:cs="Calibri"/>
          <w:vertAlign w:val="superscript"/>
        </w:rPr>
      </w:r>
      <w:r w:rsidR="007E3865">
        <w:rPr>
          <w:rFonts w:ascii="Calibri" w:hAnsi="Calibri" w:cs="Calibri"/>
          <w:vertAlign w:val="superscript"/>
        </w:rPr>
        <w:fldChar w:fldCharType="separate"/>
      </w:r>
      <w:r w:rsidR="007E3865">
        <w:rPr>
          <w:rFonts w:ascii="Calibri" w:hAnsi="Calibri" w:cs="Calibri"/>
          <w:vertAlign w:val="superscript"/>
        </w:rPr>
        <w:t>9</w:t>
      </w:r>
      <w:r w:rsidR="007E3865">
        <w:rPr>
          <w:rFonts w:ascii="Calibri" w:hAnsi="Calibri" w:cs="Calibri"/>
          <w:vertAlign w:val="superscript"/>
        </w:rPr>
        <w:fldChar w:fldCharType="end"/>
      </w:r>
      <w:r w:rsidR="0079326B" w:rsidRPr="00AF3FFC">
        <w:br/>
      </w:r>
    </w:p>
    <w:p w14:paraId="6F373BF1" w14:textId="6AD53A5F" w:rsidR="0079326B" w:rsidRPr="00AF3FFC" w:rsidRDefault="0079326B" w:rsidP="00645237">
      <w:pPr>
        <w:rPr>
          <w:b/>
          <w:bCs/>
        </w:rPr>
      </w:pPr>
      <w:r w:rsidRPr="00AF3FFC">
        <w:rPr>
          <w:b/>
          <w:bCs/>
        </w:rPr>
        <w:t>Spine Protocol for Follow-up MS Imaging</w:t>
      </w:r>
    </w:p>
    <w:p w14:paraId="429B0373" w14:textId="235467A1" w:rsidR="0083089B" w:rsidRPr="00AF3FFC" w:rsidRDefault="0083089B" w:rsidP="00645237">
      <w:r w:rsidRPr="0083089B">
        <w:t xml:space="preserve">The added value of </w:t>
      </w:r>
      <w:r w:rsidR="007A3F1B" w:rsidRPr="00AF3FFC">
        <w:t xml:space="preserve">a </w:t>
      </w:r>
      <w:r w:rsidR="007F11E3" w:rsidRPr="00AF3FFC">
        <w:t>spine</w:t>
      </w:r>
      <w:r w:rsidRPr="0083089B">
        <w:t xml:space="preserve"> MRI for follow-up purposes is debatable and should be considered on a case-by-case basis,</w:t>
      </w:r>
      <w:r w:rsidR="001E4367">
        <w:t xml:space="preserve"> at the radiologists’ discretion. </w:t>
      </w:r>
      <w:r w:rsidR="00152CE2">
        <w:t xml:space="preserve">A </w:t>
      </w:r>
      <w:r w:rsidR="003A168B">
        <w:t xml:space="preserve">follow-up </w:t>
      </w:r>
      <w:r w:rsidR="004545AD">
        <w:t xml:space="preserve">spine </w:t>
      </w:r>
      <w:r w:rsidR="003A168B">
        <w:t>MRI may be done</w:t>
      </w:r>
      <w:r w:rsidRPr="0083089B">
        <w:t xml:space="preserve"> if the patient presents with possible new active spinal lesions</w:t>
      </w:r>
      <w:r w:rsidR="003A168B">
        <w:t>,</w:t>
      </w:r>
      <w:r w:rsidRPr="0083089B">
        <w:t xml:space="preserve"> symptoms that require an alternate diagnosis</w:t>
      </w:r>
      <w:r w:rsidR="004F434F">
        <w:t>,</w:t>
      </w:r>
      <w:r w:rsidR="003A168B">
        <w:t xml:space="preserve"> or </w:t>
      </w:r>
      <w:r w:rsidR="007D0FBB">
        <w:t>when monitoring a patient with spinal cord MS with no</w:t>
      </w:r>
      <w:r w:rsidR="004545AD">
        <w:t xml:space="preserve"> or </w:t>
      </w:r>
      <w:r w:rsidR="007D0FBB">
        <w:t>low number of brain lesions</w:t>
      </w:r>
      <w:r w:rsidRPr="0083089B">
        <w:t>.</w:t>
      </w:r>
      <w:r w:rsidR="007E3865">
        <w:rPr>
          <w:rFonts w:ascii="Calibri" w:hAnsi="Calibri" w:cs="Calibri"/>
          <w:szCs w:val="24"/>
          <w:vertAlign w:val="superscript"/>
        </w:rPr>
        <w:fldChar w:fldCharType="begin"/>
      </w:r>
      <w:r w:rsidR="007E3865">
        <w:rPr>
          <w:rFonts w:ascii="Calibri" w:hAnsi="Calibri" w:cs="Calibri"/>
          <w:szCs w:val="24"/>
          <w:vertAlign w:val="superscript"/>
        </w:rPr>
        <w:instrText xml:space="preserve"> NOTEREF _Ref131506642 \h </w:instrText>
      </w:r>
      <w:r w:rsidR="007E3865">
        <w:rPr>
          <w:rFonts w:ascii="Calibri" w:hAnsi="Calibri" w:cs="Calibri"/>
          <w:szCs w:val="24"/>
          <w:vertAlign w:val="superscript"/>
        </w:rPr>
      </w:r>
      <w:r w:rsidR="007E3865">
        <w:rPr>
          <w:rFonts w:ascii="Calibri" w:hAnsi="Calibri" w:cs="Calibri"/>
          <w:szCs w:val="24"/>
          <w:vertAlign w:val="superscript"/>
        </w:rPr>
        <w:fldChar w:fldCharType="separate"/>
      </w:r>
      <w:r w:rsidR="007E3865">
        <w:rPr>
          <w:rFonts w:ascii="Calibri" w:hAnsi="Calibri" w:cs="Calibri"/>
          <w:szCs w:val="24"/>
          <w:vertAlign w:val="superscript"/>
        </w:rPr>
        <w:t>9</w:t>
      </w:r>
      <w:r w:rsidR="007E3865">
        <w:rPr>
          <w:rFonts w:ascii="Calibri" w:hAnsi="Calibri" w:cs="Calibri"/>
          <w:szCs w:val="24"/>
          <w:vertAlign w:val="superscript"/>
        </w:rPr>
        <w:fldChar w:fldCharType="end"/>
      </w:r>
      <w:r w:rsidR="00947FFB" w:rsidRPr="00947FFB">
        <w:rPr>
          <w:rFonts w:ascii="Calibri" w:hAnsi="Calibri" w:cs="Calibri"/>
          <w:szCs w:val="24"/>
          <w:vertAlign w:val="superscript"/>
        </w:rPr>
        <w:t>,</w:t>
      </w:r>
      <w:r w:rsidR="007E3865">
        <w:rPr>
          <w:rStyle w:val="EndnoteReference"/>
          <w:rFonts w:ascii="Calibri" w:hAnsi="Calibri" w:cs="Calibri"/>
          <w:szCs w:val="24"/>
        </w:rPr>
        <w:endnoteReference w:id="19"/>
      </w:r>
      <w:r w:rsidR="00396B9F" w:rsidRPr="00AF3FFC">
        <w:t xml:space="preserve"> The spine protocol for follow-up MS imaging is shown in Table 3.</w:t>
      </w:r>
      <w:r w:rsidR="00DB48FE">
        <w:rPr>
          <w:rFonts w:ascii="Calibri" w:hAnsi="Calibri" w:cs="Calibri"/>
          <w:vertAlign w:val="superscript"/>
        </w:rPr>
        <w:fldChar w:fldCharType="begin"/>
      </w:r>
      <w:r w:rsidR="00DB48FE">
        <w:rPr>
          <w:rFonts w:ascii="Calibri" w:hAnsi="Calibri" w:cs="Calibri"/>
          <w:vertAlign w:val="superscript"/>
        </w:rPr>
        <w:instrText xml:space="preserve"> NOTEREF _Ref131506642 \h </w:instrText>
      </w:r>
      <w:r w:rsidR="00DB48FE">
        <w:rPr>
          <w:rFonts w:ascii="Calibri" w:hAnsi="Calibri" w:cs="Calibri"/>
          <w:vertAlign w:val="superscript"/>
        </w:rPr>
      </w:r>
      <w:r w:rsidR="00DB48FE">
        <w:rPr>
          <w:rFonts w:ascii="Calibri" w:hAnsi="Calibri" w:cs="Calibri"/>
          <w:vertAlign w:val="superscript"/>
        </w:rPr>
        <w:fldChar w:fldCharType="separate"/>
      </w:r>
      <w:r w:rsidR="00DB48FE">
        <w:rPr>
          <w:rFonts w:ascii="Calibri" w:hAnsi="Calibri" w:cs="Calibri"/>
          <w:vertAlign w:val="superscript"/>
        </w:rPr>
        <w:t>9</w:t>
      </w:r>
      <w:r w:rsidR="00DB48FE">
        <w:rPr>
          <w:rFonts w:ascii="Calibri" w:hAnsi="Calibri" w:cs="Calibri"/>
          <w:vertAlign w:val="superscript"/>
        </w:rPr>
        <w:fldChar w:fldCharType="end"/>
      </w:r>
      <w:r w:rsidR="00396B9F" w:rsidRPr="00AF3FFC">
        <w:t xml:space="preserve"> </w:t>
      </w:r>
      <w:r w:rsidR="005111CE">
        <w:br/>
      </w:r>
    </w:p>
    <w:p w14:paraId="7719D846" w14:textId="55E810B9" w:rsidR="005111CE" w:rsidRDefault="005111CE" w:rsidP="005111CE">
      <w:pPr>
        <w:jc w:val="center"/>
      </w:pPr>
      <w:r>
        <w:rPr>
          <w:b/>
          <w:bCs/>
        </w:rPr>
        <w:t>Visible Signs of MS on MRI Images</w:t>
      </w:r>
    </w:p>
    <w:p w14:paraId="1F271CFF" w14:textId="7818421C" w:rsidR="00985BB1" w:rsidRPr="00352114" w:rsidRDefault="00B43082" w:rsidP="005111CE">
      <w:pPr>
        <w:rPr>
          <w:b/>
          <w:bCs/>
        </w:rPr>
      </w:pPr>
      <w:r w:rsidRPr="00AF3FFC">
        <w:br/>
      </w:r>
      <w:r w:rsidR="000333D3" w:rsidRPr="00AF3FFC">
        <w:t xml:space="preserve">Multiple sclerosis lesions are </w:t>
      </w:r>
      <w:r w:rsidR="00CB224D" w:rsidRPr="00AF3FFC">
        <w:t xml:space="preserve">hyperintense to background tissue on </w:t>
      </w:r>
      <w:r w:rsidRPr="00AF3FFC">
        <w:t>the T2</w:t>
      </w:r>
      <w:r w:rsidR="00CB224D" w:rsidRPr="00AF3FFC">
        <w:t xml:space="preserve"> and FLAIR</w:t>
      </w:r>
      <w:r w:rsidRPr="00AF3FFC">
        <w:t xml:space="preserve"> sequences</w:t>
      </w:r>
      <w:r w:rsidR="00E92715" w:rsidRPr="00AF3FFC">
        <w:t xml:space="preserve">. </w:t>
      </w:r>
      <w:r w:rsidR="000A5980" w:rsidRPr="00AF3FFC">
        <w:t>L</w:t>
      </w:r>
      <w:r w:rsidR="00E92715" w:rsidRPr="00AF3FFC">
        <w:t>esion</w:t>
      </w:r>
      <w:r w:rsidR="000A5980" w:rsidRPr="00AF3FFC">
        <w:t xml:space="preserve">s </w:t>
      </w:r>
      <w:commentRangeStart w:id="22"/>
      <w:r w:rsidR="000A5980" w:rsidRPr="00AF3FFC">
        <w:t>in the brain</w:t>
      </w:r>
      <w:r w:rsidR="00E92715" w:rsidRPr="00AF3FFC">
        <w:t xml:space="preserve"> tend to</w:t>
      </w:r>
      <w:r w:rsidRPr="00AF3FFC">
        <w:t xml:space="preserve"> ha</w:t>
      </w:r>
      <w:r w:rsidR="00CB224D" w:rsidRPr="00AF3FFC">
        <w:t>ve</w:t>
      </w:r>
      <w:r w:rsidRPr="00AF3FFC">
        <w:t xml:space="preserve"> a round or oval shape measur</w:t>
      </w:r>
      <w:r w:rsidR="00E92715" w:rsidRPr="00AF3FFC">
        <w:t>ing</w:t>
      </w:r>
      <w:r w:rsidRPr="00AF3FFC">
        <w:t xml:space="preserve"> ≥3 mm in the long axis and </w:t>
      </w:r>
      <w:r w:rsidR="00E92715" w:rsidRPr="00AF3FFC">
        <w:t>have asymmetric</w:t>
      </w:r>
      <w:r w:rsidR="005111CE">
        <w:t xml:space="preserve"> </w:t>
      </w:r>
      <w:r w:rsidR="00E92715" w:rsidRPr="00AF3FFC">
        <w:t>distribution</w:t>
      </w:r>
      <w:r w:rsidR="0088455A" w:rsidRPr="00AF3FFC">
        <w:t xml:space="preserve"> in these three </w:t>
      </w:r>
      <w:r w:rsidR="00985BB1" w:rsidRPr="00AF3FFC">
        <w:t>areas of the bra</w:t>
      </w:r>
      <w:r w:rsidR="00DB48FE">
        <w:t>in:</w:t>
      </w:r>
      <w:r w:rsidR="00DB48FE" w:rsidRPr="00DB48FE">
        <w:rPr>
          <w:vertAlign w:val="superscript"/>
        </w:rPr>
        <w:fldChar w:fldCharType="begin"/>
      </w:r>
      <w:r w:rsidR="00DB48FE" w:rsidRPr="00DB48FE">
        <w:rPr>
          <w:vertAlign w:val="superscript"/>
        </w:rPr>
        <w:instrText xml:space="preserve"> NOTEREF _Ref131507542 \h </w:instrText>
      </w:r>
      <w:r w:rsidR="00DB48FE">
        <w:rPr>
          <w:vertAlign w:val="superscript"/>
        </w:rPr>
        <w:instrText xml:space="preserve"> \* MERGEFORMAT </w:instrText>
      </w:r>
      <w:r w:rsidR="00DB48FE" w:rsidRPr="00DB48FE">
        <w:rPr>
          <w:vertAlign w:val="superscript"/>
        </w:rPr>
      </w:r>
      <w:r w:rsidR="00DB48FE" w:rsidRPr="00DB48FE">
        <w:rPr>
          <w:vertAlign w:val="superscript"/>
        </w:rPr>
        <w:fldChar w:fldCharType="separate"/>
      </w:r>
      <w:r w:rsidR="00DB48FE" w:rsidRPr="00DB48FE">
        <w:rPr>
          <w:vertAlign w:val="superscript"/>
        </w:rPr>
        <w:t>6</w:t>
      </w:r>
      <w:r w:rsidR="00DB48FE" w:rsidRPr="00DB48FE">
        <w:rPr>
          <w:vertAlign w:val="superscript"/>
        </w:rPr>
        <w:fldChar w:fldCharType="end"/>
      </w:r>
      <w:commentRangeEnd w:id="22"/>
      <w:r w:rsidR="00761D4D">
        <w:rPr>
          <w:rStyle w:val="CommentReference"/>
        </w:rPr>
        <w:commentReference w:id="22"/>
      </w:r>
    </w:p>
    <w:p w14:paraId="127B7C50" w14:textId="0BB06039" w:rsidR="00985BB1" w:rsidRPr="00AF3FFC" w:rsidRDefault="00E85019" w:rsidP="00985BB1">
      <w:pPr>
        <w:pStyle w:val="ListParagraph"/>
        <w:numPr>
          <w:ilvl w:val="0"/>
          <w:numId w:val="3"/>
        </w:numPr>
      </w:pPr>
      <w:r w:rsidRPr="00AF3FFC">
        <w:t xml:space="preserve">Periventricular: </w:t>
      </w:r>
      <w:r w:rsidR="00640853">
        <w:t>A</w:t>
      </w:r>
      <w:r w:rsidR="00535309" w:rsidRPr="00AF3FFC">
        <w:t>djacent</w:t>
      </w:r>
      <w:r w:rsidRPr="00AF3FFC">
        <w:t xml:space="preserve"> to the </w:t>
      </w:r>
      <w:r w:rsidR="00E709F7" w:rsidRPr="00AF3FFC">
        <w:t>walls of the lateral ventricles</w:t>
      </w:r>
      <w:r w:rsidR="00653286" w:rsidRPr="00AF3FFC">
        <w:t>,</w:t>
      </w:r>
      <w:r w:rsidRPr="00AF3FFC">
        <w:t xml:space="preserve"> </w:t>
      </w:r>
      <w:r w:rsidR="00653286" w:rsidRPr="00AF3FFC">
        <w:t>extending perpendicularly outward.</w:t>
      </w:r>
    </w:p>
    <w:p w14:paraId="1BA8826E" w14:textId="2B1B0D5B" w:rsidR="00985BB1" w:rsidRPr="00AF3FFC" w:rsidRDefault="00794805" w:rsidP="00985BB1">
      <w:pPr>
        <w:pStyle w:val="ListParagraph"/>
        <w:numPr>
          <w:ilvl w:val="0"/>
          <w:numId w:val="3"/>
        </w:numPr>
      </w:pPr>
      <w:r w:rsidRPr="00AF3FFC">
        <w:t>Juxtacortical</w:t>
      </w:r>
      <w:r w:rsidR="00D4213C" w:rsidRPr="00AF3FFC">
        <w:t xml:space="preserve"> or Cortical:</w:t>
      </w:r>
      <w:r w:rsidR="00E91E76" w:rsidRPr="00AF3FFC">
        <w:t xml:space="preserve"> </w:t>
      </w:r>
      <w:r w:rsidR="00535309" w:rsidRPr="00AF3FFC">
        <w:t>Ad</w:t>
      </w:r>
      <w:r w:rsidR="00E75C25" w:rsidRPr="00AF3FFC">
        <w:t>jacent</w:t>
      </w:r>
      <w:r w:rsidR="00597E84" w:rsidRPr="00AF3FFC">
        <w:t xml:space="preserve"> to the cortical band</w:t>
      </w:r>
      <w:r w:rsidR="00D4213C" w:rsidRPr="00AF3FFC">
        <w:t xml:space="preserve"> or </w:t>
      </w:r>
      <w:r w:rsidR="00301D8C" w:rsidRPr="00AF3FFC">
        <w:t>within the cortical grey matter</w:t>
      </w:r>
      <w:r w:rsidR="00E91E76" w:rsidRPr="00AF3FFC">
        <w:t>.</w:t>
      </w:r>
    </w:p>
    <w:p w14:paraId="3A5CE73A" w14:textId="55AD15F8" w:rsidR="00197FA5" w:rsidRPr="00AF3FFC" w:rsidRDefault="00985BB1" w:rsidP="00985BB1">
      <w:pPr>
        <w:pStyle w:val="ListParagraph"/>
        <w:numPr>
          <w:ilvl w:val="0"/>
          <w:numId w:val="3"/>
        </w:numPr>
      </w:pPr>
      <w:r w:rsidRPr="00AF3FFC">
        <w:t>I</w:t>
      </w:r>
      <w:r w:rsidR="00301D8C" w:rsidRPr="00AF3FFC">
        <w:t>nfratentorial</w:t>
      </w:r>
      <w:r w:rsidR="00D4213C" w:rsidRPr="00AF3FFC">
        <w:t>:</w:t>
      </w:r>
      <w:r w:rsidR="00301D8C" w:rsidRPr="00AF3FFC">
        <w:t xml:space="preserve"> </w:t>
      </w:r>
      <w:r w:rsidR="00E75C25" w:rsidRPr="00AF3FFC">
        <w:t>Within</w:t>
      </w:r>
      <w:r w:rsidR="00301D8C" w:rsidRPr="00AF3FFC">
        <w:t xml:space="preserve"> the brainstem, </w:t>
      </w:r>
      <w:r w:rsidR="00DB48FE" w:rsidRPr="00AF3FFC">
        <w:t>pons,</w:t>
      </w:r>
      <w:r w:rsidR="00E75C25" w:rsidRPr="00AF3FFC">
        <w:t xml:space="preserve"> or </w:t>
      </w:r>
      <w:r w:rsidR="00003230" w:rsidRPr="00AF3FFC">
        <w:t>cerebellum</w:t>
      </w:r>
      <w:r w:rsidR="00E709F7" w:rsidRPr="00AF3FFC">
        <w:t>.</w:t>
      </w:r>
    </w:p>
    <w:p w14:paraId="578BA691" w14:textId="6C30B737" w:rsidR="00633E62" w:rsidRPr="00AF3FFC" w:rsidRDefault="00197FA5" w:rsidP="00645237">
      <w:pPr>
        <w:rPr>
          <w:b/>
          <w:bCs/>
        </w:rPr>
      </w:pPr>
      <w:r w:rsidRPr="00AF3FFC">
        <w:lastRenderedPageBreak/>
        <w:t xml:space="preserve">Lesions in the spinal cord are often </w:t>
      </w:r>
      <w:r w:rsidR="00070052" w:rsidRPr="00AF3FFC">
        <w:t xml:space="preserve">oval or </w:t>
      </w:r>
      <w:r w:rsidR="0034503D" w:rsidRPr="00AF3FFC">
        <w:t>cigar</w:t>
      </w:r>
      <w:r w:rsidR="00070052" w:rsidRPr="00AF3FFC">
        <w:t>-shaped</w:t>
      </w:r>
      <w:r w:rsidR="0034503D" w:rsidRPr="00AF3FFC">
        <w:t>, smaller than two vertebral body heights</w:t>
      </w:r>
      <w:r w:rsidR="004F434F">
        <w:t>,</w:t>
      </w:r>
      <w:r w:rsidR="00070052" w:rsidRPr="00AF3FFC">
        <w:t xml:space="preserve"> and typically located in the </w:t>
      </w:r>
      <w:r w:rsidR="005A62EB" w:rsidRPr="00AF3FFC">
        <w:t>posterior</w:t>
      </w:r>
      <w:r w:rsidR="00070052" w:rsidRPr="00AF3FFC">
        <w:t xml:space="preserve"> and lateral </w:t>
      </w:r>
      <w:r w:rsidR="005A62EB" w:rsidRPr="00AF3FFC">
        <w:t xml:space="preserve">areas </w:t>
      </w:r>
      <w:r w:rsidR="00070052" w:rsidRPr="00AF3FFC">
        <w:t>of the spinal cord.</w:t>
      </w:r>
      <w:r w:rsidR="00640853">
        <w:rPr>
          <w:rFonts w:ascii="Calibri" w:hAnsi="Calibri" w:cs="Calibri"/>
          <w:vertAlign w:val="superscript"/>
        </w:rPr>
        <w:fldChar w:fldCharType="begin"/>
      </w:r>
      <w:r w:rsidR="00640853">
        <w:rPr>
          <w:rFonts w:ascii="Calibri" w:hAnsi="Calibri" w:cs="Calibri"/>
          <w:vertAlign w:val="superscript"/>
        </w:rPr>
        <w:instrText xml:space="preserve"> NOTEREF _Ref131507542 \h </w:instrText>
      </w:r>
      <w:r w:rsidR="00640853">
        <w:rPr>
          <w:rFonts w:ascii="Calibri" w:hAnsi="Calibri" w:cs="Calibri"/>
          <w:vertAlign w:val="superscript"/>
        </w:rPr>
      </w:r>
      <w:r w:rsidR="00640853">
        <w:rPr>
          <w:rFonts w:ascii="Calibri" w:hAnsi="Calibri" w:cs="Calibri"/>
          <w:vertAlign w:val="superscript"/>
        </w:rPr>
        <w:fldChar w:fldCharType="separate"/>
      </w:r>
      <w:r w:rsidR="00640853">
        <w:rPr>
          <w:rFonts w:ascii="Calibri" w:hAnsi="Calibri" w:cs="Calibri"/>
          <w:vertAlign w:val="superscript"/>
        </w:rPr>
        <w:t>6</w:t>
      </w:r>
      <w:r w:rsidR="00640853">
        <w:rPr>
          <w:rFonts w:ascii="Calibri" w:hAnsi="Calibri" w:cs="Calibri"/>
          <w:vertAlign w:val="superscript"/>
        </w:rPr>
        <w:fldChar w:fldCharType="end"/>
      </w:r>
      <w:r w:rsidR="005A62EB" w:rsidRPr="00AF3FFC">
        <w:t xml:space="preserve"> </w:t>
      </w:r>
      <w:r w:rsidR="006C30CD" w:rsidRPr="00AF3FFC">
        <w:br/>
      </w:r>
    </w:p>
    <w:commentRangeStart w:id="23"/>
    <w:p w14:paraId="54EC0832" w14:textId="04285BD3" w:rsidR="0080699B" w:rsidRPr="00AF3FFC" w:rsidRDefault="00101C27" w:rsidP="00645237">
      <w:r>
        <w:rPr>
          <w:noProof/>
        </w:rPr>
        <mc:AlternateContent>
          <mc:Choice Requires="wpg">
            <w:drawing>
              <wp:anchor distT="0" distB="0" distL="114300" distR="114300" simplePos="0" relativeHeight="251680768" behindDoc="0" locked="0" layoutInCell="1" allowOverlap="1" wp14:anchorId="685C36FC" wp14:editId="26B038A7">
                <wp:simplePos x="0" y="0"/>
                <wp:positionH relativeFrom="margin">
                  <wp:posOffset>2932807</wp:posOffset>
                </wp:positionH>
                <wp:positionV relativeFrom="paragraph">
                  <wp:posOffset>118816</wp:posOffset>
                </wp:positionV>
                <wp:extent cx="3065780" cy="3279140"/>
                <wp:effectExtent l="0" t="0" r="1270" b="0"/>
                <wp:wrapSquare wrapText="bothSides"/>
                <wp:docPr id="21" name="Group 21"/>
                <wp:cNvGraphicFramePr/>
                <a:graphic xmlns:a="http://schemas.openxmlformats.org/drawingml/2006/main">
                  <a:graphicData uri="http://schemas.microsoft.com/office/word/2010/wordprocessingGroup">
                    <wpg:wgp>
                      <wpg:cNvGrpSpPr/>
                      <wpg:grpSpPr>
                        <a:xfrm>
                          <a:off x="0" y="0"/>
                          <a:ext cx="3065780" cy="3279140"/>
                          <a:chOff x="-118402" y="0"/>
                          <a:chExt cx="3194639" cy="3444217"/>
                        </a:xfrm>
                      </wpg:grpSpPr>
                      <wps:wsp>
                        <wps:cNvPr id="20" name="Text Box 2"/>
                        <wps:cNvSpPr txBox="1">
                          <a:spLocks noChangeArrowheads="1"/>
                        </wps:cNvSpPr>
                        <wps:spPr bwMode="auto">
                          <a:xfrm>
                            <a:off x="-118402" y="2827761"/>
                            <a:ext cx="3194639" cy="616456"/>
                          </a:xfrm>
                          <a:prstGeom prst="rect">
                            <a:avLst/>
                          </a:prstGeom>
                          <a:solidFill>
                            <a:srgbClr val="FFFFFF"/>
                          </a:solidFill>
                          <a:ln w="9525">
                            <a:noFill/>
                            <a:miter lim="800000"/>
                            <a:headEnd/>
                            <a:tailEnd/>
                          </a:ln>
                        </wps:spPr>
                        <wps:txbx>
                          <w:txbxContent>
                            <w:p w14:paraId="2606E244" w14:textId="45B940DC" w:rsidR="008A0DE5" w:rsidRPr="008F6AAF" w:rsidRDefault="008A0DE5">
                              <w:pPr>
                                <w:rPr>
                                  <w:rFonts w:cstheme="minorHAnsi"/>
                                  <w:sz w:val="18"/>
                                  <w:szCs w:val="18"/>
                                </w:rPr>
                              </w:pPr>
                              <w:r w:rsidRPr="008F6AAF">
                                <w:rPr>
                                  <w:rFonts w:eastAsia="Calibri" w:cstheme="minorHAnsi"/>
                                  <w:b/>
                                  <w:bCs/>
                                  <w:color w:val="3C3C3C"/>
                                  <w:sz w:val="18"/>
                                  <w:szCs w:val="18"/>
                                  <w:shd w:val="clear" w:color="auto" w:fill="FFFFFF"/>
                                </w:rPr>
                                <w:t>Figure 2</w:t>
                              </w:r>
                              <w:r w:rsidRPr="008F6AAF">
                                <w:rPr>
                                  <w:rFonts w:eastAsia="Calibri" w:cstheme="minorHAnsi"/>
                                  <w:color w:val="3C3C3C"/>
                                  <w:sz w:val="18"/>
                                  <w:szCs w:val="18"/>
                                  <w:shd w:val="clear" w:color="auto" w:fill="FFFFFF"/>
                                </w:rPr>
                                <w:t xml:space="preserve">: </w:t>
                              </w:r>
                              <w:r w:rsidR="00101C27">
                                <w:rPr>
                                  <w:rFonts w:eastAsia="Calibri" w:cstheme="minorHAnsi"/>
                                  <w:color w:val="3C3C3C"/>
                                  <w:sz w:val="18"/>
                                  <w:szCs w:val="18"/>
                                  <w:shd w:val="clear" w:color="auto" w:fill="FFFFFF"/>
                                </w:rPr>
                                <w:t>S</w:t>
                              </w:r>
                              <w:r w:rsidRPr="008F6AAF">
                                <w:rPr>
                                  <w:rFonts w:eastAsia="Calibri" w:cstheme="minorHAnsi"/>
                                  <w:color w:val="3C3C3C"/>
                                  <w:sz w:val="18"/>
                                  <w:szCs w:val="18"/>
                                  <w:shd w:val="clear" w:color="auto" w:fill="FFFFFF"/>
                                </w:rPr>
                                <w:t xml:space="preserve">agittal FLAIR image shows lesions perpendicular to </w:t>
                              </w:r>
                              <w:r w:rsidR="008F6AAF" w:rsidRPr="008F6AAF">
                                <w:rPr>
                                  <w:rFonts w:eastAsia="Calibri" w:cstheme="minorHAnsi"/>
                                  <w:color w:val="3C3C3C"/>
                                  <w:sz w:val="18"/>
                                  <w:szCs w:val="18"/>
                                  <w:shd w:val="clear" w:color="auto" w:fill="FFFFFF"/>
                                </w:rPr>
                                <w:t xml:space="preserve">the </w:t>
                              </w:r>
                              <w:r w:rsidRPr="008F6AAF">
                                <w:rPr>
                                  <w:rFonts w:eastAsia="Calibri" w:cstheme="minorHAnsi"/>
                                  <w:color w:val="3C3C3C"/>
                                  <w:sz w:val="18"/>
                                  <w:szCs w:val="18"/>
                                  <w:shd w:val="clear" w:color="auto" w:fill="FFFFFF"/>
                                </w:rPr>
                                <w:t xml:space="preserve">lateral ventricle giving </w:t>
                              </w:r>
                              <w:r w:rsidR="00E17D6E">
                                <w:rPr>
                                  <w:rFonts w:eastAsia="Calibri" w:cstheme="minorHAnsi"/>
                                  <w:color w:val="3C3C3C"/>
                                  <w:sz w:val="18"/>
                                  <w:szCs w:val="18"/>
                                  <w:shd w:val="clear" w:color="auto" w:fill="FFFFFF"/>
                                </w:rPr>
                                <w:t xml:space="preserve">the </w:t>
                              </w:r>
                              <w:r w:rsidRPr="008F6AAF">
                                <w:rPr>
                                  <w:rFonts w:eastAsia="Calibri" w:cstheme="minorHAnsi"/>
                                  <w:color w:val="3C3C3C"/>
                                  <w:sz w:val="18"/>
                                  <w:szCs w:val="18"/>
                                  <w:shd w:val="clear" w:color="auto" w:fill="FFFFFF"/>
                                </w:rPr>
                                <w:t>classic finger-like appearance</w:t>
                              </w:r>
                              <w:r w:rsidR="008F6AAF" w:rsidRPr="008F6AAF">
                                <w:rPr>
                                  <w:rFonts w:eastAsia="Calibri" w:cstheme="minorHAnsi"/>
                                  <w:color w:val="3C3C3C"/>
                                  <w:sz w:val="18"/>
                                  <w:szCs w:val="18"/>
                                  <w:shd w:val="clear" w:color="auto" w:fill="FFFFFF"/>
                                </w:rPr>
                                <w:t xml:space="preserve"> </w:t>
                              </w:r>
                              <w:r w:rsidR="00E17D6E">
                                <w:rPr>
                                  <w:rFonts w:eastAsia="Calibri" w:cstheme="minorHAnsi"/>
                                  <w:color w:val="3C3C3C"/>
                                  <w:sz w:val="18"/>
                                  <w:szCs w:val="18"/>
                                  <w:shd w:val="clear" w:color="auto" w:fill="FFFFFF"/>
                                </w:rPr>
                                <w:t>called</w:t>
                              </w:r>
                              <w:r w:rsidRPr="008F6AAF">
                                <w:rPr>
                                  <w:rFonts w:eastAsia="Calibri" w:cstheme="minorHAnsi"/>
                                  <w:color w:val="3C3C3C"/>
                                  <w:sz w:val="18"/>
                                  <w:szCs w:val="18"/>
                                  <w:shd w:val="clear" w:color="auto" w:fill="FFFFFF"/>
                                </w:rPr>
                                <w:t xml:space="preserve"> Dawson’s finger</w:t>
                              </w:r>
                              <w:r w:rsidR="00E17D6E">
                                <w:rPr>
                                  <w:rFonts w:eastAsia="Calibri" w:cstheme="minorHAnsi"/>
                                  <w:color w:val="3C3C3C"/>
                                  <w:sz w:val="18"/>
                                  <w:szCs w:val="18"/>
                                  <w:shd w:val="clear" w:color="auto" w:fill="FFFFFF"/>
                                </w:rPr>
                                <w:t xml:space="preserve"> lesion</w:t>
                              </w:r>
                              <w:r w:rsidRPr="008F6AAF">
                                <w:rPr>
                                  <w:rFonts w:eastAsia="Calibri" w:cstheme="minorHAnsi"/>
                                  <w:color w:val="3C3C3C"/>
                                  <w:sz w:val="18"/>
                                  <w:szCs w:val="18"/>
                                  <w:shd w:val="clear" w:color="auto" w:fill="FFFFFF"/>
                                </w:rPr>
                                <w:t>s</w:t>
                              </w:r>
                              <w:r w:rsidR="008F6AAF" w:rsidRPr="008F6AAF">
                                <w:rPr>
                                  <w:rFonts w:eastAsia="Calibri" w:cstheme="minorHAnsi"/>
                                  <w:color w:val="3C3C3C"/>
                                  <w:sz w:val="18"/>
                                  <w:szCs w:val="18"/>
                                  <w:shd w:val="clear" w:color="auto" w:fill="FFFFFF"/>
                                </w:rPr>
                                <w:t>.</w:t>
                              </w:r>
                              <w:r w:rsidR="00EC4145" w:rsidRPr="00EC4145">
                                <w:rPr>
                                  <w:rFonts w:eastAsia="Calibri" w:cstheme="minorHAnsi"/>
                                  <w:color w:val="3C3C3C"/>
                                  <w:sz w:val="18"/>
                                  <w:szCs w:val="18"/>
                                  <w:shd w:val="clear" w:color="auto" w:fill="FFFFFF"/>
                                  <w:vertAlign w:val="superscript"/>
                                </w:rPr>
                                <w:fldChar w:fldCharType="begin"/>
                              </w:r>
                              <w:r w:rsidR="00EC4145" w:rsidRPr="00EC4145">
                                <w:rPr>
                                  <w:rFonts w:eastAsia="Calibri" w:cstheme="minorHAnsi"/>
                                  <w:color w:val="3C3C3C"/>
                                  <w:sz w:val="18"/>
                                  <w:szCs w:val="18"/>
                                  <w:shd w:val="clear" w:color="auto" w:fill="FFFFFF"/>
                                  <w:vertAlign w:val="superscript"/>
                                </w:rPr>
                                <w:instrText xml:space="preserve"> NOTEREF _Ref131507664 \h </w:instrText>
                              </w:r>
                              <w:r w:rsidR="00EC4145">
                                <w:rPr>
                                  <w:rFonts w:eastAsia="Calibri" w:cstheme="minorHAnsi"/>
                                  <w:color w:val="3C3C3C"/>
                                  <w:sz w:val="18"/>
                                  <w:szCs w:val="18"/>
                                  <w:shd w:val="clear" w:color="auto" w:fill="FFFFFF"/>
                                  <w:vertAlign w:val="superscript"/>
                                </w:rPr>
                                <w:instrText xml:space="preserve"> \* MERGEFORMAT </w:instrText>
                              </w:r>
                              <w:r w:rsidR="00EC4145" w:rsidRPr="00EC4145">
                                <w:rPr>
                                  <w:rFonts w:eastAsia="Calibri" w:cstheme="minorHAnsi"/>
                                  <w:color w:val="3C3C3C"/>
                                  <w:sz w:val="18"/>
                                  <w:szCs w:val="18"/>
                                  <w:shd w:val="clear" w:color="auto" w:fill="FFFFFF"/>
                                  <w:vertAlign w:val="superscript"/>
                                </w:rPr>
                              </w:r>
                              <w:r w:rsidR="00EC4145" w:rsidRPr="00EC4145">
                                <w:rPr>
                                  <w:rFonts w:eastAsia="Calibri" w:cstheme="minorHAnsi"/>
                                  <w:color w:val="3C3C3C"/>
                                  <w:sz w:val="18"/>
                                  <w:szCs w:val="18"/>
                                  <w:shd w:val="clear" w:color="auto" w:fill="FFFFFF"/>
                                  <w:vertAlign w:val="superscript"/>
                                </w:rPr>
                                <w:fldChar w:fldCharType="separate"/>
                              </w:r>
                              <w:r w:rsidR="00EC4145" w:rsidRPr="00EC4145">
                                <w:rPr>
                                  <w:rFonts w:eastAsia="Calibri" w:cstheme="minorHAnsi"/>
                                  <w:color w:val="3C3C3C"/>
                                  <w:sz w:val="18"/>
                                  <w:szCs w:val="18"/>
                                  <w:shd w:val="clear" w:color="auto" w:fill="FFFFFF"/>
                                  <w:vertAlign w:val="superscript"/>
                                </w:rPr>
                                <w:t>22</w:t>
                              </w:r>
                              <w:r w:rsidR="00EC4145" w:rsidRPr="00EC4145">
                                <w:rPr>
                                  <w:rFonts w:eastAsia="Calibri" w:cstheme="minorHAnsi"/>
                                  <w:color w:val="3C3C3C"/>
                                  <w:sz w:val="18"/>
                                  <w:szCs w:val="18"/>
                                  <w:shd w:val="clear" w:color="auto" w:fill="FFFFFF"/>
                                  <w:vertAlign w:val="superscript"/>
                                </w:rPr>
                                <w:fldChar w:fldCharType="end"/>
                              </w:r>
                              <w:r w:rsidR="00EC4145" w:rsidRPr="003E074E">
                                <w:rPr>
                                  <w:rFonts w:eastAsia="Calibri" w:cstheme="minorHAnsi"/>
                                  <w:color w:val="3C3C3C"/>
                                  <w:sz w:val="18"/>
                                  <w:szCs w:val="18"/>
                                  <w:shd w:val="clear" w:color="auto" w:fill="FFFFFF"/>
                                </w:rPr>
                                <w:t xml:space="preserve"> </w:t>
                              </w:r>
                              <w:r w:rsidR="003E074E" w:rsidRPr="003E074E">
                                <w:rPr>
                                  <w:rFonts w:eastAsia="Calibri" w:cstheme="minorHAnsi"/>
                                  <w:color w:val="3C3C3C"/>
                                  <w:sz w:val="18"/>
                                  <w:szCs w:val="18"/>
                                  <w:shd w:val="clear" w:color="auto" w:fill="FFFFFF"/>
                                </w:rPr>
                                <w:br/>
                              </w:r>
                            </w:p>
                          </w:txbxContent>
                        </wps:txbx>
                        <wps:bodyPr rot="0" vert="horz" wrap="square" lIns="91440" tIns="45720" rIns="91440" bIns="45720" anchor="t" anchorCtr="0">
                          <a:noAutofit/>
                        </wps:bodyPr>
                      </wps:wsp>
                      <pic:pic xmlns:pic="http://schemas.openxmlformats.org/drawingml/2006/picture">
                        <pic:nvPicPr>
                          <pic:cNvPr id="4" name="Picture 4" descr="A close-up of a skull&#10;&#10;Description automatically generated with medium confidence"/>
                          <pic:cNvPicPr>
                            <a:picLocks noChangeAspect="1"/>
                          </pic:cNvPicPr>
                        </pic:nvPicPr>
                        <pic:blipFill rotWithShape="1">
                          <a:blip r:embed="rId37" cstate="print">
                            <a:extLst>
                              <a:ext uri="{28A0092B-C50C-407E-A947-70E740481C1C}">
                                <a14:useLocalDpi xmlns:a14="http://schemas.microsoft.com/office/drawing/2010/main" val="0"/>
                              </a:ext>
                            </a:extLst>
                          </a:blip>
                          <a:srcRect l="8655" t="2947" r="3095" b="2896"/>
                          <a:stretch/>
                        </pic:blipFill>
                        <pic:spPr bwMode="auto">
                          <a:xfrm>
                            <a:off x="0" y="0"/>
                            <a:ext cx="3041015" cy="281114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85C36FC" id="Group 21" o:spid="_x0000_s1038" style="position:absolute;margin-left:230.95pt;margin-top:9.35pt;width:241.4pt;height:258.2pt;z-index:251680768;mso-position-horizontal-relative:margin;mso-width-relative:margin;mso-height-relative:margin" coordorigin="-1184" coordsize="31946,344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8+cfHAwAAUAgAAA4AAABkcnMvZTJvRG9jLnhtbKRWbW/bNhD+PmD/&#10;geCAfUtkKfKbFqXIkiYo0G1B22GfKYqyiFAkR1KW3V+/O8rvLbCuM2CZFHnHu+fueejbN5tOkbVw&#10;Xhpd0vR6QonQ3NRSr0r656enqwUlPjBdM2W0KOlWePrm7scfbgdbiMy0RtXCEXCifTHYkrYh2CJJ&#10;PG9Fx/y1sULDYmNcxwJM3SqpHRvAe6eSbDKZJYNxtXWGC+/h7eO4SO+i/6YRPPzRNF4EokoKsYX4&#10;dPFZ4TO5u2XFyjHbSr4Lg31HFB2TGg49uHpkgZHeyS9cdZI7400TrrnpEtM0kouYA2STTi6yeXam&#10;tzGXVTGs7AEmgPYCp+92y39fPzv70b44QGKwK8AizjCXTeM6/IUoySZCtj1AJjaBcHh5M5lN5wtA&#10;lsPaTTZfpvkOVN4C8mh3laaLfJJRcrTm7du9fbrMZzfLnX2e51k6x6Ik++OTs6AGC23ij0j4/4fE&#10;x5ZZEQH2BSDx4oisS5pBOpp10K2fMM1fzYZkGBMeDrsQLBI28BoaPhbd2/eGv3qizUPL9ErcO2eG&#10;VrAawktjNiemox+PTqrhN1PDMawPJjq6QPwUuWyRzeez6I0VB/RP0Zuls3w6OwOPFdb58CxMR3BQ&#10;UgeEiCex9XsfRpz3W7DU3ihZP0ml4sStqgflyJoBeZ7iZ+f9bJvSZCjpcppNo2dt0B5cs6KTAcit&#10;ZFfSxQQ/aM4KROatruM4MKnGMVRcaSg8QoXojDiFTbWJRcnRFtcqU28BO2dGLoP2wKA17jMlA/C4&#10;pP7vnjlBiXqnAX9oSOhIEuIkn86xuO50pTpdYZqDq5IGSsbhQ4higWFrcw91amSE7RjJLmToyrtb&#10;K3kB3x1RYfRFe/67oIFV6DH+URS7b/LRMffa2yvQFMuCrKSSYRv1EUqCQen1i+SIKU6OnZ7vGx1W&#10;8VACL2rhOeR8T7gyXlz1lpiGMOJfe6V+/mlz/0t8POIuaQPIPsH2BXmWnCm1JSuhhWNB1GSQoSWd&#10;qGXfEW50I2u4GgTWcR/FGBN0qeQXDPIWOnXPnvPtCU7PEqqUtNh02BR/waGR1nty4uIOS0jrQje/&#10;Uo5Rkx8N7zuhw3jJOKEgP6N9K62H/ilEV4ka6PSuTkG64IILQGPrpA5ji3vHP0ACeOssZtNpvHiy&#10;ZT4HW9TMJbypQGgWy8hX4F1wIvAWoInZ7RMakfomrYC2PurrQR8meTpJ4TBU52yRpmk+xQAP6vqf&#10;BQIpilTYcXxPWizJSNoYP0wjLeK1FY/bXbF4L57O467jH4G7fwAAAP//AwBQSwMECgAAAAAAAAAh&#10;AMY/ldQXNgEAFzYBABUAAABkcnMvbWVkaWEvaW1hZ2UxLmpwZWf/2P/gABBKRklGAAEBAQDcANwA&#10;AP/bAEMAAgEBAQEBAgEBAQICAgICBAMCAgICBQQEAwQGBQYGBgUGBgYHCQgGBwkHBgYICwgJCgoK&#10;CgoGCAsMCwoMCQoKCv/bAEMBAgICAgICBQMDBQoHBgcKCgoKCgoKCgoKCgoKCgoKCgoKCgoKCgoK&#10;CgoKCgoKCgoKCgoKCgoKCgoKCgoKCgoKCv/AABEIAqsDH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oA+QLn/gvZ/wSStNSudHuP2z/&#10;AA6tzZ3Dw3EX2W6ykisVZf8AVdiDTx/wXl/4JMEZH7Zfh/8A8A7v/wCNV/I7rHHxZ8W8f8zNf/8A&#10;pQ9Xdi+//fRoA/rV/wCH8n/BJj/o8rw//wCAd3/8ao/4fyf8EmP+jyvD/wD4B3f/AMar+SrYvof+&#10;+jRsX0P/AH0aAP61f+H8n/BJj/o8rw//AOAd3/8AGqP+H8n/AASY/wCjyvD/AP4B3f8A8ar+SrYv&#10;of8Avo0bF9D/AN9GgD+tX/h/J/wSY/6PK8P/APgHd/8Axqj/AIfyf8EmP+jyvD//AIB3f/xqv5Kt&#10;i+h/76NGxfQ/99GgD+tX/h/J/wAEmP8Ao8rw/wD+Ad3/APGqP+H8n/BJj/o8rw//AOAd3/8AGq/k&#10;q2L6H/vo0bF9D/30aAP61f8Ah/J/wSY/6PK8P/8AgHd//GqP+H8n/BJj/o8rw/8A+Ad3/wDGq/kq&#10;2L6H/vo0bF9D/wB9GgD+tX/h/J/wSY/6PK8P/wDgHd//ABqj/h/J/wAEmP8Ao8rw/wD+Ad3/APGq&#10;/kq2L6H/AL6NGxfQ/wDfRoA/rV/4fyf8EmP+jyvD/wD4B3f/AMao/wCH8n/BJj/o8rw//wCAd3/8&#10;ar+SrYvof++jRsX0P/fRoA/rV/4fyf8ABJj/AKPK8P8A/gHd/wDxqj/h/J/wSY/6PK8P/wDgHd//&#10;ABqv5Kti+h/76NGxfQ/99GgD+tX/AIfyf8EmP+jyvD//AIB3f/xqj/h/J/wSY/6PK8P/APgHd/8A&#10;xqv5Kti+h/76NGxfQ/8AfRoA/rV/4fyf8EmP+jyvD/8A4B3f/wAao/4fyf8ABJj/AKPK8P8A/gHd&#10;/wDxqv5Kti+h/wC+jRsX0P8A30aAP61f+H8n/BJj/o8rw/8A+Ad3/wDGqP8Ah/J/wSY/6PK8P/8A&#10;gHd//Gq/kq2L6H/vo0bF9D/30aAP61f+H8n/AASY/wCjyvD/AP4B3f8A8ao/4fyf8EmP+jyvD/8A&#10;4B3f/wAar+SrYvof++jRsX0P/fRoA/rV/wCH8n/BJj/o8rw//wCAd3/8ao/4fyf8EmP+jyvD/wD4&#10;B3f/AMar+SrYvof++jRsX0P/AH0aAP61f+H8n/BJj/o8rw//AOAd3/8AGqP+H8n/AASY/wCjyvD/&#10;AP4B3f8A8ar+SrYvof8Avo0bF9D/AN9GgD+tX/h/J/wSY/6PK8P/APgHd/8Axqj/AIfyf8EmP+jy&#10;vD//AIB3f/xqv5Kti+h/76NGxfQ/99GgD+tX/h/J/wAEmP8Ao8rw/wD+Ad3/APGqP+H8n/BJj/o8&#10;rw//AOAd3/8AGq/kq2L6H/vo0bF9D/30aAP61f8Ah/J/wSY/6PK8P/8AgHd//GqP+H8n/BJj/o8r&#10;w/8A+Ad3/wDGq/kq2L6H/vo0bF9D/wB9GgD+tX/h/J/wSY/6PK8P/wDgHd//ABqj/h/J/wAEmP8A&#10;o8rw/wD+Ad3/APGq/kq2L6H/AL6NGxfQ/wDfRoA/rV/4fyf8EmP+jyvD/wD4B3f/AMao/wCH8n/B&#10;Jj/o8rw//wCAd3/8ar+SrYvof++jRsX0P/fRoA/rV/4fyf8ABJj/AKPK8P8A/gHd/wDxqj/h/J/w&#10;SY/6PK8P/wDgHd//ABqv5Kti+h/76NGxfQ/99GgD+tX/AIfyf8EmP+jyvD//AIB3f/xqj/h/J/wS&#10;Y/6PK8P/APgHd/8Axqv5Kti+h/76NGxfQ/8AfRoA/rV/4fyf8EmP+jyvD/8A4B3f/wAao/4fyf8A&#10;BJj/AKPK8P8A/gHd/wDxqv5Kti+h/wC+jRsX0P8A30aAP61f+H8n/BJj/o8rw/8A+Ad3/wDGqP8A&#10;h/J/wSY/6PK8P/8AgHd//Gq/kq2L6H/vo0bF9D/30aAP61f+H8n/AASY/wCjyvD/AP4B3f8A8ao/&#10;4fyf8EmP+jyvD/8A4B3f/wAar+SrYvof++jRsX0P/fRoA/rV/wCH8n/BJj/o8rw//wCAd3/8ao/4&#10;fyf8EmP+jyvD/wD4B3f/AMar+SrYvof++jRsX0P/AH0aAP61f+H8n/BJj/o8rw//AOAd3/8AGqP+&#10;H8n/AASY/wCjyvD/AP4B3f8A8ar+SrYvof8Avo0bF9D/AN9GgD+tX/h/J/wSY/6PK8P/APgHd/8A&#10;xqj/AIfyf8EmP+jyvD//AIB3f/xqv5Kti+h/76NGxfQ/99GgD+tX/h/J/wAEmP8Ao8rw/wD+Ad3/&#10;APGqP+H8n/BJj/o8rw//AOAd3/8AGq/kq2L6H/vo0bF9D/30aAP61f8Ah/J/wSY/6PK8P/8AgHd/&#10;/GqP+H8n/BJj/o8rw/8A+Ad3/wDGq/kq2L6H/vo0bF9D/wB9GgD+tX/h/J/wSY/6PK8P/wDgHd//&#10;ABqj/h/J/wAEmP8Ao8rw/wD+Ad3/APGq/kq2L6H/AL6NGxfQ/wDfRoA/rV/4fyf8EmP+jyvD/wD4&#10;B3f/AMao/wCH8n/BJj/o8rw//wCAd3/8ar+SrYvof++jRsX0P/fRoA/rV/4fyf8ABJj/AKPK8P8A&#10;/gHd/wDxqj/h/J/wSY/6PK8P/wDgHd//ABqv5Kti+h/76NGxfQ/99GgD+tX/AIfyf8EmP+jyvD//&#10;AIB3f/xqj/h/J/wSY/6PK8P/APgHd/8Axqv5Kti+h/76NGxfQ/8AfRoA/rV/4fyf8EmP+jyvD/8A&#10;4B3f/wAao/4fyf8ABJj/AKPK8P8A/gHd/wDxqv5Kti+h/wC+jRsX0P8A30aAP61f+H8n/BJj/o8r&#10;w/8A+Ad3/wDGqP8Ah/J/wSY/6PK8P/8AgHd//Gq/kq2L6H/vo0bF9D/30aAP61f+H8n/AASY/wCj&#10;yvD/AP4B3f8A8ao/4fyf8EmP+jyvD/8A4B3f/wAar+SrYvof++jRsX0P/fRoA/rV/wCH8n/BJj/o&#10;8rw//wCAd3/8ao/4fyf8EmP+jyvD/wD4B3f/AMar+SrYvof++jRsX0P/AH0aAP61f+H8n/BJj/o8&#10;rw//AOAd3/8AGqP+H8n/AASY/wCjyvD/AP4B3f8A8ar+SrYvof8Avo0bF9D/AN9GgD+tX/h/J/wS&#10;Y/6PK8P/APgHd/8Axqj/AIfyf8EmP+jyvD//AIB3f/xqv5Kti+h/76NGxfQ/99GgD+tX/h/J/wAE&#10;mP8Ao8rw/wD+Ad3/APGqP+H8n/BJj/o8rw//AOAd3/8AGq/kq2L6H/vo0bF9D/30aAP61f8Ah/J/&#10;wSY/6PK8P/8AgHd//GqP+H8n/BJj/o8rw/8A+Ad3/wDGq/kq2L6H/vo0bF9D/wB9GgD+tX/h/J/w&#10;SY/6PK8P/wDgHd//ABqj/h/J/wAEmP8Ao8rw/wD+Ad3/APGq/kq2L6H/AL6NGxfQ/wDfRoA/rV/4&#10;fyf8EmP+jyvD/wD4B3f/AMao/wCH8n/BJj/o8rw//wCAd3/8ar+SrYvof++jRsX0P/fRoA/rV/4f&#10;yf8ABJj/AKPK8P8A/gHd/wDxqj/h/J/wSY/6PK8P/wDgHd//ABqv5Kti+h/76NGxfQ/99GgD+tX/&#10;AIfyf8EmP+jyvD//AIB3f/xqj/h/J/wSY/6PK8P/APgHd/8Axqv5Kti+h/76NGxfQ/8AfRoA/rV/&#10;4fyf8EmP+jyvD/8A4B3f/wAao/4fyf8ABJj/AKPK8P8A/gHd/wDxqv5Kti+h/wC+jRsX0P8A30aA&#10;P61f+H8n/BJj/o8rw/8A+Ad3/wDGqjuP+C9v/BJK1j824/bO8PKv942d3/8AGq/ku2L6H/vo1S8R&#10;p/xJLjacfLmgD+4X4c/EHwf8Wvh7oPxU+Hmtx6n4f8TaNa6toepQqQl3Z3ESzQyrkA4aN1YZAODW&#10;zXgf/BKf/lF3+zb/ANkD8Hf+mS0r3ygAooooA/hh1n/krPi3/sZr/wD9KHq9VHWf+Ss+Lf8AsZr/&#10;AP8ASh6vUAFFFFABRRRQAUUUUAFFFFABRRRQAUUUUAFFFFABRRRQAUUUUAFFFFABRRRQAUUUUAFF&#10;FFABRRRQAUUUUAFFFFABRRRQAUUUUAFFFFABRRRQAUUUUAFFFFABRRRQAUUUUAFFFFABRRRQAUUU&#10;UAFFFFABRRRmgAoo3D1pyKG6tQA3B9KKnO32qJ49negBtFFFABRRRQAUUUUAFFFFABRRRQAUUUUA&#10;FFFFABRRRQAUUUUAFFFFABRRRQAUUUUAFFFFABRRRQAUUUUAFUvEX/IEuP8Acq7VLxF/yBLj/coA&#10;/sh/4JT/APKLv9m3/sgfg7/0yWle+V4H/wAEp/8AlF3+zb/2QPwd/wCmS0r3ygAooooA/hh1n/kr&#10;Pi3/ALGa/wD/AEoer1UdZ/5Kz4t/7Ga//wDSh6vUAFFFFABRRRQAUUUUAFFFFABRRRQAUUUUAFFF&#10;FABRRRQAUUUUAFFFFABRRRQAUUUUAFFFFABRRRQAUUUUAFFFFABRRRQAUUUUAFFFFABRRRQAUUUU&#10;AFFFFABRRketABPSgAoqN51STyyvNSwpJOP3UTH/AIDQAlABJ6Vbg0PVbmPzIbKQ/wDAav2nw+8S&#10;XiCVLF9vptNAGKxC0gYHpXd6X8EdbvYvMeB1/Cug079ni8VfMMLPkdCKAPJgM9KfFaXMwysLflXu&#10;2n/s6W7xq8tpsP8AtCup0b4BaLDEBJaLux3oA+aovD+qTcx2rH/gNOHhfWT0sn/75r6ysvg7otuu&#10;FsU/75qb/hVWkJ8x09cey0AfJH/CK62ePsT/APfNMbwvrh+Q2Dj3xX1tP8O9AhHFguf92ov+Fd6L&#10;IN32RP8AvmgD5Ik8Na1GcG0f8qhksdQtDtktn/KvrSf4Y6M7YFkn/fNZeq/BHS7s5WzX8FoA+XgJ&#10;t2GRhT5yg+81fQGtfAnR4kVBbbWPfbXL6v8AAZXP7mP/AMdNAHkZI/hOabvFejXnwM1SNsQQf+Om&#10;s28+DOvWhO5ZGxzwtAHGqcjOKAcjNa9z4H120ZlNox+b+7WfLpV/a/Lc2zJj1XrQBBRTWZlbayU4&#10;soGdwoAKKKKACiiigAooooAKKKKACiiigAooooAKKKKACiiigAooooAKKKKACiiigAooooAKp+Ih&#10;nQ7g/wCxVyqfiH/kBXP+5QB/ZB/wSn/5Rd/s2/8AZA/B3/pktK98rwP/AIJT/wDKLv8AZt/7IH4O&#10;/wDTJaV75QAUUUUAfww6z/yVnxb/ANjNf/8ApQ9Xqo6z/wAlZ8W/9jNf/wDpQ9XqACiiigAooooA&#10;KKKKACiiigAooooAKKKKACiiigAooooAKKKKACiiigAooooAKKKKACiiigAooooAKKKKACiiigAo&#10;oooAKKKKAAc8U4oRzTUILfeqRVZ22qpb6UARk8dKBuPVcVct9LvLltkVk/8A3zWlp/w813VuY7Rx&#10;9VNAGAzBeppqTLI+xBXoemfAnWbxN1xGw9ttdVoX7N9thTcJzQB4v5E5+5EzfSrFro2p3bBYrN+f&#10;9mvofSPgJpNuyrJbrxW3Z/CzRLKVQlkvy8fdoA+c9N+GWuXrhvsrfNz0NdJpnwL1S5RZJIWy3XrX&#10;0Pp3hDToCAsCAL7VZuE0axPlMq7loA8R0T9nJZyrXK/N3Fdl4c/Zw0tDtaOu0HiTS7Vj5apUc3xI&#10;sdOVssv4NQBDp/wU8OaaQs8K/Kta0Xg/wzp0PlxxoMdflrk9V+LkQJH2tVz/ALVY9z8VohybsHP+&#10;1QB36x6PaMQsabfpV6z1PQraPJVa8kk+LFjsbNwpP1rNufjDaDjzunv1oA9ouNf05pcYULn5ap6n&#10;4hhDhLJxnP8AerxW6+MqBM+bx25qofjTEMyb8n60Ae8w+JJooxvkVT3+atay8c6S1v5Vxcrux6iv&#10;mC7+N2q3UjfZwazF+KHiFrjzcydc9aAPozXvGJsrppEYtlvlxU2n+MY51XzR19K8DHxfuGCm+DfL&#10;61PY/GrbIHz8ue1AH0SmuWKDMh7ZwadJ400y2H+rXmvA5/jStzKrpdcDtV+3+J9jeRfvZ13em6gD&#10;3C01rwzq0Tfa5AG/hziqd0/h6SXy4JRXk1t42ty21bgfg1XrXxOi/Ms+W/3qAO6mhtZJ9sB/SmX3&#10;h37TCrBV9+K5q18Syld8TnPvWpZ+MLppFWQ/LQAS+DbOXrbR/wDfNYOv/CzS9QjJktVDZrtLbxHa&#10;bv3m2nXOrWkq4UrQB4pr/wAFbZy32eCuR1r4PataNvhhO3qOtfSVva21220umc1FqHhQzXGVTcns&#10;tAHybqWganpTbZ7ZvriqpjYda+m/EnwotdSjJltQOPSvMfGfwRmtlkmsF7ZoA8w+hoqxqGiahorG&#10;O5t269cVXII6igAopFYnquKWgAooooAKKKKACiiigAooooAKKKKACiiigAooooAKKKKACiiigAqn&#10;4h/5AVz/ALlXKp+Ij/xI7gf7FAH9kH/BKf8A5Rd/s2/9kD8Hf+mS0r3yvA/+CU//ACi7/Zt/7IH4&#10;O/8ATJaV75QAUUUUAfww6z/yVnxb/wBjNf8A/pQ9Xqo6z/yVnxb/ANjNf/8ApQ9XqACiiigAoooo&#10;AKKKKACiiigAooooAKKKKACiiigAooooAKKKKACiiigAooooAKKKKACiiigAooooAKKa5PmLUjgB&#10;VIoAbQAT0ozzimSzCNtvOfpQA9gVGSKaZFH3qdBDc3LbYY2OfatvSPhvr2rSK627Krd+1AGJE8cj&#10;hVbNXItGvrs7Le2ck9wteneDf2e55ZkmvV/CvTPDvwr0nSdqy2an34NAHhPhz4Ra3qhVp0wrNhq7&#10;7wr8BLWHa91Gxwwr2zQ/AsKr5kdntVTnpXQW3h/S7K3NxdyKoXnFAHmGi/Cnw3ZxjzbZd2e610dj&#10;4N0jTxi3t1/KuouL/wANQjLIpz3qrceLPC9lwZEoAp2WjPI3y2ny+y1ai0CdrgJsKr9Ky7742+F9&#10;BGxZlJ+tcb4s/aXso0Y2h+b2oA9NvbGx09QJLpQ3+9WdJ4n8NaU268uEYivn3xN+0Dqt/uaKVsZr&#10;hdb+Kmv6w7RpLJ973oA+pPFHxP8ADgs2WyuY1b2NeYeI/ifGlww+3qx6cH2ryfTW8T6wB/pEmDzz&#10;TLvTrpJ8TzZbP50AdpefFK4hDMG3Lu6isPWPiVfaidsAf06VHaaEzWG+5iOOea6X4O+BdH8Qa/8A&#10;ZdQ+VN/8VAHEzXXifVuLXzOf0qSHwl47nIHmSNu+vFfSPiD4YeC/Btot3C8bZXPBFZen674Ss5Vk&#10;uFjUdOaAPDrb4b+Mp227Zf8Aa+WtNPgp4muIvMlLivdp/HHgiFdy+UPyqq3xG8NyjbGVC+1AHiK/&#10;BrxCq7Sjt+FSJ8HtXgXMtqzfhXuFv438KMuPNRm9KhuvGWgldqKvPcUAeP6d8FdYkPmpAT7YrW0/&#10;4ZS6VKv9qWfy9wy13ll4+trHUVWNA0fTNdlf2uj+MdFaW0dfO2/dU0AeXr+zxpPjG1NxpRUPj7oN&#10;cJ4u+Auu+F2aJY2wvP1r0Wzn8c/DzWmmgEjQB87fauqufGdr4qslW/t9s23+IUAfL9xod3ZyiOUF&#10;fmxUg0e/jPmW07N7LXsGv+DLHWJJFitx5jfdNcVqfw98VaLdNNa28jJQBzKJrkE4SMyZPStmI+N7&#10;GLz306fZtzu2mrFjq+o2N+o1DSGYqwz8te4aZ8QPCF94F+zXeiqsnl43eX3oA8W0f4lXsLNDdxMr&#10;L1yK39M+JVtKMyybfSuP8aXunSazMllEqg+grm7mKTzMxXG1frQB7RaeMrW6PFyOfetqw1OG6VQl&#10;znjsa+flv9QteI7hvbmtfQviJqult8zlttAHv0d0YJFeOU/jXSadrEksSoHFeKeGfizDfMgvXClq&#10;7HT/ABGZ2WezuxjuuaAPUEntrqHypmw30rH1jw2lxAyxkMDWPHrE8qLIJRmui0XU1iTzJnB+tAHm&#10;fjn4XWGp2jKsPzBeu2vFPGPgPVNFnLRxNsHSvrnWI7S9t2lgK7sYK1wPirwvBqULJNB+lAHy7FNL&#10;HMYrgNntxVjPODXe+N/hbJaSNe2icc1wF3b3NnceXOh+U+lADs84opxG/G3rimkEcGgAooooAKKK&#10;KACiiigAooooAKKKKACiiigAooooAKKKKACqXiL/AJAlx/uVdqn4iB/sS4P+xQB/ZB/wSn/5Rd/s&#10;2/8AZA/B3/pktK98rwP/AIJT/wDKLv8AZt/7IH4O/wDTJaV75QAUUUUAfww6z/yVnxb/ANjNf/8A&#10;pQ9Xqo6z/wAlZ8W/9jNf/wDpQ9XqACiiigAooooAKKKKACiiigAooooAKKKKACiiigAooooAKKKK&#10;ACiiigAooooAKKKKACiiigAJwM0UNyuKaXVF+Y0ADbR8xpwfcvTpSLG9wQkKliemK6Lwt8Otb12Z&#10;YjG21u+2gDnIfNu5BHaIzN7LXV+G/hZrWvMj+Sy9zxXqPgn4IWWlshvo13Dn5hXp/h3wZYaYn2iJ&#10;FUbcdKAPOvCPwO0+yijkvbTMm3ncK77SPBVhabIYIF2jttrdmk0eyj825fO3+GsrUvH9rbRkWMa/&#10;LQBuaNolrZs0lyiquOBU0N/okN1m4C7VauCuvG+pXQ82WXan1rjfFfxNOnTGEXX3qAPoHV/ij4V0&#10;+w+z2sallXpnrXm/ib4uaepk33CqOfl3V4T4i+LOoSSMlvOzHH92uZ1LxD4j1Y733bW470AereKP&#10;jdCkxjtrgNgfwtXF618XdRvH+R3/ADrmbHRpbs5lf561rfwpGPvndQBlX+v61qTeYbgkVmtJfzSf&#10;vJJGrto9G0a1sczlVb3qglvpAlBBb5jgUAYdr5TgQTKc1aGk3vnItrZMwOP4a9I+HPgDw9qVx9p1&#10;SRfLz/F2rvLuw+Hfh2DKvG+0YXpQB4r9p1rQrNQtoylhjlelavhDTrXVrpb7Wcbc5Oa6XxXrXh7V&#10;PktIE2jowrk9c1G1srNktptvptoA6rxQ3h2/hj0zSPLUjA3LUmleFdQ0a2F7p90fMAzla8jGqTRX&#10;RvILliyt/erptB+J/iLyPsgG5aANPxR4y8ZSS/Z7+5k2K2Blq57U9b1nUB9mtWZpN3GKvaxrlzfQ&#10;t5yjd1roPgf4TPifxND58Ak+b1oA0fh78AfH3jiKKR5JtrY5xXr+i/sYaulkBLcsW2+le/fDfwjb&#10;eG9DhAtUTbGOnNdLb6pIGwW+X6UAfF3jb9ljxf4fL3VjPJtHoK8t17/hKPC8jW1/byKVP3ipr9JN&#10;Tt7DUYW861DKf9kV5b8VfgB4c8X2E08NqqttzwnSgD4at/F92E82Vzn0rR8OfHHWfDV7kyyeX9a0&#10;viz8GLjwXqUm12Ease1cC2mrPLjAJXsaAPbtO/aH0PWLVRf2yM2OQ3eq9/410a5b7RYBRu52r2rx&#10;GcRWsgQna3bbWhomoEN88jcdBuoA9XX4jafEy5C7lNasfxh8Oy2v2e6iQt03GvG9VZnG5dw3Vg3B&#10;uVm+Vm/76oA9ov8Axf4NuJfMMK5qeDxr4PuIPsgWNU+teFSXM5lz50n/AH1Q+pXLfcO3/gRoA9e1&#10;Twb4T1lmudPlTce4Nc/qHwwt413C7/WuU0fWdTjtybe7YfVqsSeMdYSYRSXefxoAn1XwNcwDfayb&#10;lHpXO6rDqNiyqbVsf3sV1ln4wuYRiQKympJNV0fVgfNCq1AHE297dh8ojDbW3o/jPXrA/urpsZ+7&#10;XT+GtJ0CZmE8K7W/iqPxP4CijRp9HbcDyqrQBteE/ipJK8cN8/516Jp3iZLuESqwH/Aq+c57S/0i&#10;ZWnVlYHNb2keO7yzZI2kb5TzQB79beIHThW+XvVyTV7W4i2FFLV5v4b8ZW9/Eqh8lveunt2jVfOL&#10;GgCzqnh1dTiZPLGGrzP4g/C9ESS5tl+ZRngV6pY+Jbe3by2ThvWjVLK11OJpQQVb2oA+X7y1udPl&#10;K3K7QoqqJEk+ZTXrnxI+HaX1u01iv/fIryi80q60y5a2mU/LQBFRRRQAUUUUAFFFFABRRRQAUUUU&#10;AFFFFABRRRQAUUUUAFU/EP8AyArn/cq5VPxD/wAgK5/3KAP7IP8AglP/AMou/wBm3/sgfg7/ANMl&#10;pXvleB/8Ep/+UXf7Nv8A2QPwd/6ZLSvfKACiiigD+GHWf+Ss+Lf+xmv/AP0oer1UdZ/5Kz4t/wCx&#10;mv8A/wBKHq9QAUUUUAFFFFABRRRQAUUUUAFFFFABRRRQAUUUUAFFFFABRRRQAUUUUAFFFFABRRQS&#10;B1NABRkZxmkLqBuLUsMc1w4S1Xdn0oABz0q1p3hu91uVUhgYrnGQtdT4O+FWoa9teZGXLdNvWvZP&#10;BPwjsNOtlD2vKgZLCgDhPAPwTEm25uRxx94V7F4Q8F2lpAsFtZL2G7bWtp+i6TptqvmBV+lNn8d6&#10;J4dLRwKrHHGDQBfvtFs9LtjcTOu5R901zlz4lmuQ0VvLtVf1rJ1v4gTarI8ss2yP+7urjNf+Jmn6&#10;OjpHIGbnoaAOw1rVrcBRPcnd/F81ch4j+Ieg6RG8ZlDN/vVwOo/EXVdbkZbOZlZuzHtWenhbV9Qk&#10;+0ahLIwY0Aa+q/FS+v4vJsNwVvu1gMdW1aVprhmb61qR6To+kr5T7Sy96fBf2cZ2QQjJ6UAUdM0J&#10;Wk8y5X7p71twtYQx+S9sp7dKhVJI0aWZgqsO9V55bfG5ZKAJrxrGI7oFAPtUD37r9xqqT6rAuVZg&#10;Tis641Mr/q2oA0WjN2dl1IcfWoLhdN07mWXleVGetZ39p3JB+Zvem2Wn3viC7FnaW7OzHrQBZufH&#10;+qwJ9msZJFX+8tVJvE3iG8X/AEi7kK+7V7T8JP2UNY8Tolze6c21sfMymvSb79hINpjSpahW25xt&#10;oA+UdN1nUw215mK/WrU8N/roFpZpvkdscV6B8T/2bNe8EPKY7dtqsdvBqf8AZn+F13rnjeGG+hL4&#10;kGVxnvQBo/Cr9i7xX4us1vb1GVGXP3a6bxT+xvrXhDTmurK0ZvLXOdvWvsDQtAHhnR4rS2slU7QD&#10;8tW/s0esWs1hfWiuNvdaAPzM8SifRtQbTL+3McisV5FexfsaaKdT8SLO0W5A3XFVf2yvh1BoHiVr&#10;6xtlXc5+6K739hPwrcrax30yEErmgD6c1i8jsbSO2iG0LGKz7S8WdlAmHvSeKHZXMZbtisOzmnty&#10;ZPOGPrQB015q4Qi3U9Kkt7tTEyM3ysuK5Vr+S4uN3nfrXQaRCzpl2425oA8Z/aY8GWF7plxOFBOz&#10;P3a+O77S5dK1Wbcfl/hr7e/aEuYpdMmtFI3FOK+O/G9hJBqLbh8tAHB6yWkuginr3rQ0PR7xk83a&#10;35Vc0rQV1LUo0Zf4q90+HPwVh1Kxjaa1/h7jrQB4pcoYolilSsue1ViXU8V9JeIv2X5ryFpLS0xh&#10;TjFeMfET4WeJfAkjG5sm8vd1INAHDS2zBydpqD7K23dtOPpVt7gMxCtkr972pzNtYRNxnp70Ab/w&#10;3+HGreLbz7PAG2t0KrXpUv7HOsyBbhg3Iz0NdJ+y3o1uLaO8ltga+hrW7jRMT/h8tAHybqf7MGsa&#10;bZM6QMzKOy15v4h+G2u6LektauoDcjBr7w1ObTLiNo9i/MP7tebeOvAem6gjSyWi4OTkCgD5m0aW&#10;0s7PbdAqy/eNdd4V1HTQFkluRJGeq56VX+I/hLTtLDC0GN2d3tXm9zr11psnkWk7Y/iKmgD1rxh4&#10;X8N+IbXfZyR78fjXmeueDb/QrhioZozzmqNl441mFlzeHAb+Jq6nTfF9n4gs2sr5V3YwHagDA024&#10;v9JlFzbyNtVq7jw98RXmT7PcNj/eNcjdRLYv5bjch5GKp3K3SHzbPctAHq1lrAmkOZf93nrXTaFr&#10;Cf6qVgwavEdF8cy2kqw3rN8vc12mg+M7edgyv3oA9IuY7C6DRJGrZFeZ/ET4fNdzPLaQ4O7OQtdN&#10;pniZTL1P41tFYdSVZFAagD5s1rS7vSLtoLpSvPcVT3LjOa9x+IHw0g1uJ7qK2Ct64rxjxH4Z1Xw7&#10;qDQ3ETeXn722gCsCDyKKbF9ync+lABRRRQAUUUUAFFFFABRRRQAUUUUAFFFFABVPxD/yArn/AHKu&#10;VT8Q/wDICuf9ygD+yD/glP8A8ou/2bf+yB+Dv/TJaV75Xgf/AASn/wCUXf7Nv/ZA/B3/AKZLSvfK&#10;ACiiigD+GHWf+Ss+Lf8AsZr/AP8ASh6vVR1n/krPi3/sZr//ANKHq9QAUUUUAFFFFABRRRQAUUUU&#10;AFFFFABRRRQAUUUUAFFFFABRRRQAUUUUAFFFFABTZgducU6r/h/w3qfiG5+zwR5Td6UAUtK0a/1i&#10;X7PboSGPGFr134ZfBUxIt1qMIbPOCK2fh98LYdItVmuYRuxXoVkLXSbffM4XC8LQBHofhfT9KCt5&#10;IXbV2/8AEVvZxNFCV3fWua8QeOUmZrSykx/tZrn5tZ8r95LcFvXJoA2tR8ValK7I05X0G6uY1HxC&#10;thM019MWHbmsjxH8QrSzQlPmfBxXC32ua14gn+Vm256CgDovEfxCN65gsA3JI61gx6TqWqS5nLDP&#10;OWNTaboUdsRNdq2evNT32urbHyLNPm6CgBIdMsdGcPcYLe9XU8Q+fH5NsOOny1lDT9S1E+dfvtXr&#10;ST6tpuix+XanLDrQBoy6RNdv59xLtX/a4zUiRaPp8JYtudeVNc3e+MbnUvlV9uOKrpeXEvLy5oA0&#10;tT1ye7m2RvtRfSqpvWHWVvxqmZjuNNuJWICigCO+mnebKHAp1tDPMOAfyq/puli5hzMP0rattFgs&#10;7XzQtAGJY6RfSziEL/rOG4r6c/Ze/ZtTVPK1rVLRSvX5lrxf4W6Dc6x4tjS4i/c+aOK/Qj4I+H7H&#10;TvD1tFFBj93QB0XhHwZpGhaYttZWkY2r/crSS23Fo5guG/2a07a0TaqxdaW/t4rSHeR83egDxX9o&#10;X4f2+qaXNNFbK21Tztryv9l/wLJa+NmnMQXbJ6V9KeMLOPV9Llt/KzuFcj8OPBNt4a1Z77bt3ZOK&#10;AOw8R6nFYGOGTG7GDiorC/U28k6xfLt+9Wfr80V/fDP96l8X31r4Z8FXV6H2ssOaAPlH9rfULTXP&#10;GMemRzbmaX7ua9y/ZS8D/wBgeBo7qWLaxjyPl9q+a9OE/wAT/jODjfGl1/WvuDwzplv4b8DW8EUe&#10;1vLwfyoA5DxXdSmdm8ysRbmZU5+bPpWprsE1xcsmeM1nwQC3BSWgCxpcKyy7mPPpXSC4FnYEltvy&#10;1zdpJEtwrJiukfTjqlqAPSgDxr4wTy6rK8cTM34Zr5w+JdmLN3Mor7U1X4SnUoXcHBavn/8AaB+C&#10;13p1pPcR22QF+9igDxz4SaOuueIo5CNyq3Svr/wD4disrGL9wB+7FfNX7Onh5o/Eq280fSTmvr6w&#10;sbezskC+goAswC1hj2NbqayfFnw08NeOdNlt9QtI9204yo9KuXFxt+XdUmjs08215uBQB8MftIfB&#10;S7+G+vS3NhEVt3bP3eBXm9vIZJITIN3Nfav7Y3heG88Ny3CQ7v3fWvjSytFiu44P+mlAH1d+zPpx&#10;Tw4syxdvSvV5snoK439m3R/L8Fx3GD/qq7pDEd+F7dqAMe5IHU1y/jXWLe3s5AX6Ke9dBrN15LMQ&#10;e1eSfFbxSsNvJCkvzYIoA8s+KfiBJpmjSX73oa8xuEUkvnv3rS8TXl5e6uwa4O0txVG+t2iKwxqZ&#10;GboMUAUhbPLJtXpUsb3Fs+5JGGPSu08GfArxr4xjWWys2Abp8pqt48+DvjHwEgkv7Rwp6naaAKun&#10;XC3dvtnly3bLUy4nksJ18xSVx0xXNWN3d21/teU8N92uptLtNVxb3KbWx8tAEN3pcGpxGe0Ta1N0&#10;me801/JnkbAq2/2jR5wGGY2q3PbWeoWvnJxn+HNAGlY60zjCXX/j1dP4b8ZvZqqSPnH96vKjfS6V&#10;dbVPArpNC1yO/RR/FtoA9i0zWIPEFtiMqpx3rH8a/Dy01qxZpVXcR/drmNE8VPpkyxq1ej+HtWtt&#10;csVDvubHrQB85+NfBF54clZUY7d3y+1YseVj2O+Wr6K8c+DLDWlkjkg+Zl4NeKeMfA8/h69kdR8n&#10;UcUAYFFG4etFABRRRQAUUUUAFFFFABRRRQAUUUUAFU/EP/ICuf8Acq5VPxCf+JHc/wC5QB/ZB/wS&#10;n/5Rd/s2/wDZA/B3/pktK98rwP8A4JT/APKLv9m3/sgfg7/0yWle+UAFFFFAH8MOs/8AJWfFv/Yz&#10;X/8A6UPV6qOs/wDJWfFv/YzX/wD6UPV6gAooooAKKKKACiiigAooooAKKKKACiiigAooooAKKKKA&#10;CiiigAoop4izFmgBlGakHAxV7w34evdau1ihg+Xd81AD/DHhq/1u9VUhzGepr2n4e+Bo9MiVILbc&#10;/wDd2074f/D+a3torSzs8yOQDxX0H4C+Hmg+DfD7a54taNJNu5VbtQB50+ky6dbedejy/l4T0rjf&#10;FmrSTu1vBP8ArWl8Zfi1Y6hq02naHOuxWwu2vL7vX5LSbzbqf7zZoA1rx4rNTNLN82PWuU8QeLrm&#10;Z/ItPmHTdVbVtav9Yc29vNwWqNbWLSoVknXc/WgCrb+HdQ1OX7RPOdvv2q5JBDpQ22/zMOtNuPEc&#10;ywEQLtzxVXTXeWYz3C7tx4oAlSTWNRl2AfLVuLT0hkVYrcyTNwAo70LJNc3C2dhA292AG2vp/wDZ&#10;W/ZU/wCEgEfiHxNbErw3z0AeLfD39nX4lfEOYOtnJHCxzn2r1LSP+CdF7ewNPqE7+YV+7X2R4c8H&#10;aB4Xt/smjWiKF+UkCprvVI9Pl2MPyoA+CfiJ+wH4q8O2bXGmQOwXkV4f4o8H614Iu5NM1izkVgcK&#10;zCv1uVbTV7NlkiVlZfutXif7Qv7L/hr4h6LNeWtkqzhCVK9c0Afnvo2ji+G9q3NP8DR6leJFaR7m&#10;46VY1/4c6/4K8WNoVxBJxIVXPpmvqP8AZT/ZxsNTtota1yD74DDNAHl3g39nm71jTBK1l0/2aZ4s&#10;+D8+hwYW3/SvuL/hW2h6NZrZ2cEf4CuW8Z/CTTNQsmPkUAfJfwr8Lmz8SRmeH/lqO1fafw/kis/D&#10;8OB6V4dp/wAOf7O8R8Q/8ta9w8PrFbabHCfSgDr9HvomuFPr71p63JFNageTniuStLoQ3K4PStsa&#10;n5kG00AZE8BjaR2X5c8Vh6xf29qrBB8xro9Q1KCFWRh1WuA8U3LvfYjmwu7gUAS2MrXWqxhjxurG&#10;/agv57PwFJHaSbd0JHH0rT8OBhqEW5s/NWL+1JDJN4R2J/zyoA8L/ZK8LqvixtYuW3Zk6n619ba1&#10;PJLZokH3cCvnP9nLTXsQ1y9e7T6g7W6gS4XAoAhk0yNn3uax9asYzG3l9q6C3SG4RWMucVT1O2RV&#10;O2gDjbeO8il3AnFdToniY2y+VL/CuKynhXcQagaOZNxUdqAO7svFcUw2AZ9qw/iloVh4h8L3Dtbj&#10;cYvSsXR5JY5t75rr4CupaBMj9PKNAHzF8MPDiaT47aJIsDzfSvoS4gEVusj9sfyryvwnoj23xQlI&#10;+6Za9X8WzC3hEYHYfyoAwtWlZpVEJ/KtDQMZxJ1rn4bktc7ffFdToVpslWU+lAHmf7WN/DaeFJUk&#10;6mPAr4o0SKfUfFMcPlf8tq+sP209Z26b9niPavmj4XWYvPFtuIYf+W1AH2r8GbIab4AhiK/8sa2W&#10;jEdo0sR5fijwnpptPBtvx/yz/pUiRGaLAoA4rxg5gtJM/wB0184fFfVphqTQoeCx719IfEpRBpc2&#10;R/Ca+UPiTrNvHrTQSfe3nFAHM3dslxOpeLLdj616d8Dvg5N4w1WG4vLPKbs9K5HwP4buPEOqRJ5W&#10;V3jmvsD4FeAf7FtYZ/IoA7j4f/DzRvCNjDHHp8fyr/EKo/Gb4deHPGPh+RJrBFfbgMorotR1cW0n&#10;l7NtVNYnaXT938LCgD4M+LP7PeoaDqUt9pkTMqtkbR71wsdtd2V35c8bKy9d1ffkngSx8R7oJ7dX&#10;3cfNXCfEj9jCz1uxe60uFVm6gL3oA+XNPb+0j9llP+7VXUbSbTLlVB4rsvEvwg8WfDW/kW+sJNi/&#10;dZVrDiFnrs5gmdlbp81AGPJplvqJ8xutUZLebSrseW+0DrWtqtjJoF1gyZUe9V5ng1eLcn3ulAFm&#10;C/jnCTJLyo5rsfCfic2cC7ZunvXmson0eTa/3TWpo2qlkD0Ae8eH9bsNfstrPulX7o9axvHPg231&#10;K2kLwfMy8fLXMeCtfFhcK5r1CG5g16yV4R83l80AfMfi7wvcaBdv5kHylvlrHzXv3xB8Exa5ZyRt&#10;D8y5K14Xrmj3mh6hJa3MXy7qAKtFFFABRRRQAUUUUAFFFFABRRRQAVS8Rf8AIEuP9yrtUvEX/IEu&#10;P9ygD+yH/glP/wAou/2bf+yB+Dv/AEyWle+V4H/wSn/5Rd/s2/8AZA/B3/pktK98oAKKKKAP4YdZ&#10;/wCSs+Lf+xmv/wD0oer1UdZ/5Kz4t/7Ga/8A/Sh6vUAFFFFABRRRQAUUUUAFFFFABRRRQAUUUUAF&#10;FFFABRRRQAUUUUAFPh+9TK0tD0p9TvI7WzhLBu9AE3h3wvc65cKiL/FXtXw7+HMGmRwxCHLMwzVf&#10;4ZfDg2pjD2/PWvbLLwzovhLRhrd/cxF1j3LGW6cUASWB0L4c6KurX6RiTGVDV4r8Yvj/AK940mbT&#10;dIvWjh3EMq96PiX8RdT8aXbWdtJi3jJA57V5pq8qWEuy3IZs8mgA+1m1DPI5MhzuLVQvGmvfmk6V&#10;ctLF79vMznvzSaoLewiOTz6UAZz38GmR71+9Wfe+JZrobETLN0qOe1uNYvEgg53HHFe4/s6/srS+&#10;LpYb3V4flLcbhQB5h4R8G65rDrO9kzKcYrpr/wCHF3AFkMDJ619weEP2UPDmk2Cp9kVtuP4RXG/G&#10;L4ESadFJPp1hhV+7x1oA+ff2efhjFrPjuFL6MMqy/wAVfoD4Z8O2vhvw9a2lpCqr5f8AD3r5O+AX&#10;hK+07xkJ5oSu2Svqq61t4tMiiZsbY+KALV5dsg2p13Vg65JM+6Q5qODXLmeUx/zq3DeRzxtFcIvz&#10;f7NAGPpPi++sJ/s4+7nmumsdTtdTCrKMq3DiuU1vSpYN1xBF78Vn+GPFs1jqLW95x8wAoA87/as+&#10;FFlBr0PiCys8K7AswHSvUPgL5K+C4Ta/ejQBq6Hxh4dsvHvhaSAqrOF4yK5j4JQ3/h24m8PXVsfL&#10;3ttLCgDsp/FMUU/kXDd8c1oJqGlXsPlFxXB/EdZdLvD5JPzHNYMPivU4LbdubNAHoF34N0dpvt0w&#10;T86z9b1vStO/cQuK5WP4harfWhhkBFUPI1HUZvMkkP50AdPZ+JVlvlCt9K6pNX/cLz/DXA6RZPFe&#10;xlq6W9eaK2Uj+7QBc1Wb7VDvQ/N3ri9fmYX3zda6fT7lpYcP121h67pbXF9vUUAUdAvpYdWjC9N1&#10;bHxy0NtV8F+ay/8ALOs3SLeGDVIw45Deld94s0lfEPhb7FEM/u6APnPwELjTZDHF0Vua9AstTuby&#10;AKx+7xVzQ/heumzGaaHPzZ6VrDw9ZxboyoUUAZenX80U2wtVyW+SWXYp5NObQgr4iJwf4quWvhyO&#10;3QXLKWoAy7uHHyYqqtndNGWK8V2Fv4XGrKHji+vFbumfDc3MIR4/fpQB5Qtpcq+7afzrsvDUkcul&#10;NaNjcy1u6t8MpIkYi349hXOTaXeaK5iRWX/aoAzbDwHa6Lqz67IfmZs1S8T3bXd4ZFHy9Kv6lquo&#10;TOIi7YHtWXfAscNQBStoEjuEfb1YV1ujKCmMVz+nW63UiqR91hXUaYkKDyh1oA+Zf2yYT57Aj1ry&#10;n9nHw4NW8bxTCE/u2r3r9rbw9HeRZEB571zv7LHgaDT9R+3PD19aAPeL5fsGjQ2cP/PKqmgRm4dl&#10;l/u1d8QyBQAB0qLQIt0jSAfw0AeafHq6GnaZMQeimvjzxHBNr3il54hn95j9a+m/2stea2iktYps&#10;ZyNteLfBHwVceK/EIeS33Dzep+tAHqn7OnwvnvWglubf5VUHNfT1ra2fhnS1iReQtY3wz8IQeEtH&#10;hleFV+X+7T/FGstLI0UZ4zQBSvNTkuLvJPy7q1Lp4308Itc7Cly9wspX5a31kU2eCBQAuheVA+9x&#10;/FW/Frke4KjcjtXI/wBpLavtNP0u9knnYKfvGgC58T/BWieNfDVxNPZDdsPzYr4J+KeiyeDPGU1t&#10;ZNtVXO0V+gmuamul+HJ3upNq+WfvV8C/tA6pBfeN7i6hkDL5hoA565Z9fgJkl/eDtWRbWd1Y3v8A&#10;pDcU6z1KSKbzYT7EVo3VjJqtt5w4b2oAffW8GpWexfv4rDga40m72EfLnmu28E6BYX1t5dzcBZI+&#10;PmrJ8eaRBZTlYMN7igCfSNWyEfPevTvh94njs5I1mb5W+9Xi2kzG3wSeldZo3iEQoh3dxQB7hqdo&#10;l/bC8tF3K9eU/FTwF/a0Ml7BAdyV6b8MvFFlqdommTuM7e/arPjDw+bcsoi3xzd1WgD5Ju7OXTZ5&#10;ILgcg0gAx0r0n4rfDkqZNQsLf5vQCvNGE0P7uQbX9GoASigZ70UAFFFFABRRRQAUUUUAFUvEX/IE&#10;uP8Acq7VPxD/AMgO5/3KAP7IP+CU/wDyi7/Zt/7IH4O/9MlpXvleB/8ABKf/AJRd/s2/9kD8Hf8A&#10;pktK98oAKKKKAP4YdZ/5Kz4t/wCxmv8A/wBKHq9VHWf+Ss+Lf+xmv/8A0oer1ABRRRQAUUUUAFFF&#10;FABRRRQAUUUUAFFFFABRRRQAUUUUAFFFSfY3uZEFtyx/hoAdYafcalefZ4FzXuXwf+EKWsEd7cof&#10;qax/gh8IJ9QmS9vYj/wJa9m8Q3tn4C0P7NEQ0np6UAZ+teLdH8DWjtHtMyr8q4rynXvid4x8XXsg&#10;e7aK1BOVyelGuatc+IdRe91Dd5YJ4Y1y3iPxSUQ6dp8IHONy9xQBY1PxRDp8P2ayYMzcFhWPD5t2&#10;5lmHvmoNNh+03XnXY+Xqamv76NA0Vp90ccUAX7PUorB1IPFU9QRvEM+yL+92qhbC8u5fL8s7f5V0&#10;Oh6S2llpADIxGfpQBq/DfwKj6vG1xDu2sP4a+6v2cvD1lFpVusNuvyqP4R6V8f8Aw5vmt7lWlT7z&#10;d6+qv2e/iTpNjPHp91cqrcfeagD3mS7Fimx1GB7Via/aW3iC3e3kGcg4Fa2oz2ep2y3NvMpXbn5a&#10;5dfE9vpuoiGZwoz3oA8+Twe/h/xV5kMBUb/4Vrub6ymutP8APZWXbH/SuiGh6JrTDUTcpnr2rP8A&#10;GesaXp9ibLzVVVXs3WgDh9I1OW01UxMcjkfrV7X9Qms5VmT5R1OK5u01/Tm1rAlB+f8ArXT+KNOO&#10;p6P9psm3Nt6UAaeianZ69YeRJjNcz4q8N/Zbw3EEbZ65rG8HeLZtE1gWV6m35sc16Hrvk6lpqXFq&#10;fvrQBy+gfEY6Gfsl1k4PzVsJ4+8Pon2yEKsjA9K4/wAQeE5PtPn+ZisuTRrmNtikmgDb8ReJn1+9&#10;5+70BqhNE33ahhgktuHFalmkFyOefrQBXs7PuFq0srIMKqitCz0xJI8pVm18OrIzO0nAFAEGiylp&#10;VLIrY9RW9cyRSW4iY8kVQt7KG2kAWnz226bzVmz7UASRRCAVV1eeGGFn3/M1WJZH8r5V+7WPqebh&#10;ssO9AFGGdxdrIB/F1r0Dwjri3MawSfSuFhtUDqFk5re0RJLPbcKxGKAOsvoVDYVcc1hazbO8m2Na&#10;t3HiFDBk1SOrG6lwgoAlsrdWgVHi5WrS2coKqiEg1Y0XTfPm+Zy24V2Hhzwg1zN91tvpigCr4a0V&#10;XiCrG2StdpovhzEYXY33c1oaR4O+yFSsXGP7tdtpHhqFoVPRttAHBXmhySQeU1sx564rkvEfgqNy&#10;0ht/m/3a9yvNBSKPHlceuK5fxNpFqkW4dcUAfM3i7R20gtIIz+NcfcF508xx/FXqnxZi2MyKteUa&#10;jK0ceAe9AF3RIfmyO9bMJEMit/tVjeG8SDc74q7qsrwL+7agCh8T/AMPi+z8xue/zVi+AfBNr4ci&#10;/cjb/u8V1lhrqNa/Z7k/mazr/UVtziAY+lAEOqkzR9a0PCts5tpJEj3YjNZbOZoeK1/CusJYK1vM&#10;vyt3oA+ZP2kNM1PxH4sbTre23fvMHAPrXon7NnwWXw/aR6jfWir3+7XsFz4J+Hmp3P8AbF2kbSA5&#10;wVFF34i0TT4PsunqFVeAF7UAQ63fbGFpEPlTgVzd3E80g3Dqa1vtqXj5x8x7mlh023ebzriXaFOc&#10;GgCFNOcW6/J8tVr29ggjMYer/iLxFbW9r9nsY1PGPlrlpILrUG3bTk0ANnuDdyrFCc54rrPCmimN&#10;ftF18qquSWqr4b8FOJFurmL5VbLNWH8bfjHoXgPRpLHTpv3zIRgN0NAHJftN/GOy0qzm0PT70biu&#10;PlavjzxXeS6jevPOcs3NdR8QvFGo+Kb2bUL25+diSqlsmub8P+EvE3jPUltNN0+STdwzbTQBm2Nq&#10;wTKRZya3tHRY4QkpZfrXtXw5/ZN1EWKy6zaHdtz861jfGH4EXng62lu7JSEC5HGBQB5leR3dshn0&#10;sk+u2qsiNq8eLqX5/So9O8Sz216dMkiG3ofejU4JLLUvtUYxHJyAO1AFAwNazmORfl/nV2xuVkPl&#10;rijUT9pg85V+6tZdreGK48tl6tg0AeheE/EFxpN7Hcxz/KMBsNXt3hvxRa+J9FWJ1VmVa+eNHEbw&#10;KytXe/D3xPJp12sC5we2aAOr8R6XAySR3EP3vugivDPil4KFldf2hbwnbn+GvpLUbeHUrFLmc/w/&#10;w1wPjHQLXVrKSFx+YoA+daK0vFmhXGi6k0Lx7Y/Ws0dOKACiiigAooooAKKKKACqXiL/AJAlx/uV&#10;dqn4h/5Adyf9igD+yD/glP8A8ou/2bf+yB+Dv/TJaV75Xgf/AASn/wCUXf7Nv/ZA/B3/AKZLSvfK&#10;ACiiigD+GHWf+Ss+Lf8AsZr/AP8ASh6vVR1n/krPi3/sZr//ANKHq9QAUUUUAFFFFABRRRQAUUUU&#10;AFFFFABRRRQAUUAEnAqQLHjBHNAEdAyeBTgoPbvUsUSEbsc0AQNuHyIm5jxXpXwe+E82sXMeo3+Q&#10;pxw1Yfw58GPr+sbnj3LnPPevfvC2mNodilkYtrH7u0UAdj4U0iw8N6VsjjXcBxgV5z461K51bWJh&#10;ettjXpuPSvTdG024jsPt+rfuosfx14h8YPFWn3WqSaXo0w5/iVqAOX8Wa2k0raZpHzZ4ZhXPQacL&#10;Zt9zJ+8PXNOvb46HHuWMtIf4mrPS61TWXzbWhY9zigCxdxSufItvmzxVix8KP5Sy3M3lr/Ornh7Q&#10;taLosFkZJpDjaF6V654N/ZT8e+N7IXF1bSxKy5Hy0AeY6TZ6Ko8uCbdJ0rr/AAz4XSUq0i53dsVq&#10;ePf2ZvEfwzi+2yQMwVcn5TxXR/BXSU1zyo7uL5h60AU7LwHdRv8AaILZsBey1RvdY8R+EdQXULRZ&#10;Bs+vrX09oPw+0ZbJVljXcwqHUfgTpGs7l+zrhhjpQBl/s+ftE6f4ntYdD1i82z8KFc16J4r8FT6x&#10;Ab7TpwzDJUqa8T1/9lbxD4cvhq/hJmEindha9I+EPjnxNpMkfh/xVaSfLhWZhQBiXXjLxf4Vmaym&#10;Mm1Tj5jWRrfjLV9eBJnP0zXsHxB8MeH9VtzeW0afOPyryPVPD9tpt3tiuFXn7ooAybCG6tpvtMzZ&#10;5r1T4e+JI76BLSfndwc1wD2ULJtjGW9a1fDE50x1AO07qANz4keA2gnXV9OHRs/LWn4B8Qx3Vr/Z&#10;9633OOa39N8vXdFaGU7sjvXGvpo0TWDGoxufigDpPEemx3ce+1OePlrFGjXaDDJXXaAEuVWKVOD3&#10;reHhGCVBIF6+1AHlep6SPs+FT5sHtWTp9nfQXPzoVX0r2STwVbXDeWEX8qy/EfgEafHmOPcfXFAH&#10;F20sqxfLV3R57jz/ACZeVb1rSl0OK2tt0ibTVKG4htL5S+DigC9q+mrb23nR/exmsWK/kt32ua6K&#10;eeG+t8E4rlvEOlS28v2iFtwzn5aALsuseWuwr96mrGt3CxZP4TtrPsi94qxyxnj1rUg3W48sr0oA&#10;y4LKW3vd8iZWtZrtmjEUa7R6VYitxdnBXk96tw6CifOzj86AMt7SZo/M7E9KtaTplyXBRcg1c1EL&#10;FbiOMbtvpV/wjdrNdLbyW/HvQB1XgXQGlaNnXGf1r17wd4UC7Syr82K5TwlpMDRRzRlRt969N8Lo&#10;RHtyOAKANiDw7aW6K8j/AIYqaOa3gfFutSCPecNzn3pr6bLC25XBHp6UAWriWG4t/LeJfrXDeO9N&#10;hEDSrPtG3pXX30gggJkbivMfid4miSF44mP3e1AHi3xUvrUySQg7jnFeUXUAluGVumeK7DxpeteX&#10;79eWrmHj3TZYd6AGeXJZRqYf0qxHeho2Fyc8d6dMSIsCsjVJJXP7kGgB7qTNuB+WlZFcYYVFbGd4&#10;v3mRTZ7p4jgLmgC5bLGkeXbvToQsnGNtVbYmQYZM1cZGMalKAM7UrC6R8w3Lc+jVDDZy53Tcmtny&#10;EQbpFqq5Un5KAGwSx2/zk8jtVbU9WknXbDlT7VHeRz+cfLU/7VSwWcTENKtAFbS7W6upsMCx967L&#10;QPCtskX2vUV2RpyWNQeHNNtrZHv58bV/vV5z8f8A48zaZaSaPoMyrwVKq1AGp8a/2hPD/gfSZbHS&#10;LmPzFBHDc18i+M/HWv8AxA1eSeN5JGdsrHyae9h4s+Jeu+SiTTbpPn4zjmvon4Cfsn2+kpFq2v2w&#10;ZmwW3LQB478Lf2ZPF/ju9hvdQtHWF8fw19VfDL9nTwd8O9OjuZ7aPzlHzEpXXE+HPAunrBYrGpj6&#10;KB0rBvviDLft+6Rtp4oA6SX+zrpPKhiRV6cLXmvx/wDB41HwxdDy1I8o7eK6/QrqS5nUuh20nxW8&#10;iXwlIsjhf3R60AfnDqmkT2Hi+4tUjG5XI5rU1gRyaasTn94i1D8XdWj0fxhcPbHczSHcy1g2ur3F&#10;64nlk4PWgC9YXcQH2GU/MeM1m65ZvYzecrZBqaaE/bPtSKcN3qe9tri9sc+WzbaALPhPUMoBM/Tt&#10;XVaTrVraSrOrcg/drzu0unsZ/Kf1rcsNzzpLnhqAPozwBrtp4g0lYpH2nFRaxoiJcFAwYHrXmPhb&#10;xbc6Au2JuPY16J4Y1VtfhaaaQM5+6M0Aef8AxX8BLf2kl1BEu4DjArxi4tpLW4NpJHtZa+otasDM&#10;j28qfe4XNeE/Fzw3caFqZuFgwrHG4CgDj6KRM7RmloAKKKKACiiigAqn4h/5AVz/ALlXKp+If+QF&#10;c/7lAH9kH/BKf/lF3+zb/wBkD8Hf+mS0r3yvA/8AglP/AMou/wBm3/sgfg7/ANMlpXvlABRRRQB/&#10;DDrP/JWfFv8A2M1//wClD1eqjrP/ACVnxb/2M1//AOlD1eoAKKKKACiiigAooooAKKKKACiiigAo&#10;oooAASpyKcCS+TTaeE+TcOtAAuOdx71paFpx1K9SCMblJGazBHI52D+KvUvhJ4PCwjULmHPfpQB0&#10;ngnQn0GKP7Pb5kZeOK9s+GHgS81C3TXPEnyRpyBjtVH4J+FLPxHqnnXdsAkK/wAQ4rR/aD+L1p4J&#10;0V9E0lljdV2/u6AOI/aa+NFnpdqPDPh2XG3hsCvn22ku3L6hMzMzfd3V2Hh/wZr/AMR9Qm8QXqM8&#10;f95ulZPiu0s9Auv7PRl+TrzQA74e+Dm8d63HbXkgVd3zb69ik+HPgzwkkeiWkEctxMAAy84rxXRP&#10;FcuiXP2u1k2t/s17p+zPpf8AwsDxFb6lrFx5m1gRuPSgD179nr9mLSBNH4o1q3BAw4DLxX0QLPwr&#10;ptpHDZRpGqrjhRUOl6baWWiR2VhIF2xgfKa5HxvoPifHnadM+3PRaAOi8U+CfC3xB0uawaONm8vH&#10;zKK8Vh+DVp8P/ELCGLEZbiuy0HxTr/hyYJfRyZ/izW3c3mk+LQrSyBZO+TQAzw7oNtJCjbuOO/St&#10;qT7BaLtAXK96r2P2PR4PLFyrYHWuZ8UeL7eKRkST+HtQB3mj6x4dj+S6KM3HpVq807wDqB3qIkk/&#10;vcV86634m1/z2kspXHXo1Y83jjxbA4b7TJn/AH6APePFs2h2Fs1tb3IY9B81eReILCWfVPPST5c1&#10;kW3jDXLts3src+rVoJey3gyTkbaAL0FvbCMYX5gPWpre3hZvMZfu+9V9OWR/lAPStG2s3Pyk4B6m&#10;gDpvA/ie3tMWsvSujl8JweJZlv7cL8pz1rgbO0htWBSbvXoPw21GRp1tTJkZoA2dJ8KvaKqiPkV1&#10;lvaRx2SqU+YCtbQ/DJmZJAnDYran8KJGquEoA42GxnEnmrBx9KtzaUl3a7p7euyttAgEH+qplxos&#10;TJs8r8KAPG/GmiqsTCGHFeZ6lI9rd4cHdmvonxH4Eurm3YiM/NXjHxA8Itpd551x8oFAGHFq7vDs&#10;yVwKmhlW5i2zSBhistp4y/loeKHnktxhG+WgDWgSzgfhR7VoW1ilx+8K9f4q521u2uJFQiur0uJ5&#10;rJU6fKaAITbtbNuDAr7VaDrPbHYfm9KiEPzfZnl71pafoC7vOaX5TQBDpWhXF/Io2NtNdTongWaG&#10;Xzo4Mce9dJ4B8NWbIpZeK9B03wpFNFlIfyoA4/wvbXtkvlkHmu20LWpIsJLTU8Ntpsm8xbvSsrXZ&#10;JdPAugdi80Aeh6JcTTq03m8bflqG/wBZvEn8sNnnsK8/0f4mxwQ/ZoJSzVuWevSXMZubiQLlaANf&#10;WdZjazYSyc9/mrxj4l+IIEd4w9dN4p8XW0LuBdcdOteOfEHxZDeTvBE/egDkNZ1SObUXVW/iqi0R&#10;kfKVVug73Zmib5i1bGmaa0qK7jNAFe8t/JhVt3zVUhs45HLS4/xrf1SxV0VVSudv1ubWXvigCG9l&#10;hV9irx7VUR1d8MKkuYJJh5o61Fa2sjHLNQBpWyQBMhKc52KAp96qrM0a7QKlFynCzGgBXmkcYYVA&#10;8eDmMc1ZFxahcMOar7naTKjigCWC2Dj94OfWnJboXEKLubPGKC7ODH3P3a1/Cnh2UI2oXzcL0LUA&#10;Y/xB19PDXhuRUYKWj5+tfONxoWp/EvxF9ng3Nul+9ivUfjNrkur60dDtSSu7BINbvwk8EW+g2y6g&#10;1srOed22gC18Kfgj4f8AAVomo6hHGZeCw7112s+M0RPs+nLsGONoqrqGpS3EDcc9Kq6Poc2ozfPG&#10;3JoAzrqx1fX7sy72ZW4roNA+HbvHmZavXtxongrTjPeTJuXnBavPvFH7Umm6bK8Niw+Xj5aAPSn0&#10;3TNDt2kkkUGPn5mrwv8AaZ+POm6JpU2lWky524BUiuL+J/7U2q30UlvayN8w9a+bfHfjLXvE99IL&#10;uZn3HCjNAGN4r1NvEGsTXc8owzZHtVa0njtOGYkCur+GfwC8dfEG982KwkSJujYNepS/sR+IbHT/&#10;ALRcxt93PegDy7Sr/Sr/AErySvzqvy02DU0gLWoj+U8dK0/Efwt1jwHqBWaNtgboVrIuTbpJ93bm&#10;gDH14A3PmxL35rU8PXazRr5rf0qvf2CyQeapzVe3b7OdkLYNAHUW10yS8fd+tdt4B1/yL2NPONea&#10;2ss7RZL103hO5jjuYyzfN9aAPcNYsYLyyj1CIbmHPWvM/jDoC6lpDTNFkrzmvS9Cz/wjYEsm7NcV&#10;8QnCaNOj/d5oA+dZkaKVo26q2KbU2pEf2hLt6eY1Q0AFFFFABRRRQAVT8Q/8gK5/3KuVT8Q/8gK5&#10;/wBygD+yD/glP/yi7/Zt/wCyB+Dv/TJaV75Xgf8AwSn/AOUXf7Nv/ZA/B3/pktK98oAKKKKAP4Yd&#10;Z/5Kz4t/7Ga//wDSh6vVR1n/AJKz4t/7Ga//APSh6vUAFFFFABRRRQAUUUUAFFFFABRRRQAUUAZO&#10;KkjXa2SaAI8H0p6M4+Wp4Y/OOFPNSPZur7SKAHaJZSalqUdojfeYDNfRHgjw4ulaJHGzdQBXmPwg&#10;8PaaL1dQ1NlVVbPOK9lvrWXVbDb4dVmVY87o/XFAHQx/ELT/AAJ4cKWg/esp5Xk9K+e/id8QtQ8X&#10;63IJQzDdXTa5JqmliUayzbeflc1l+Evh3rXil5tX06y3RdQ22gDpvBvxP03QfBMmjCIRzMOOK8p8&#10;YzXV5qUlxl23/wCzmtSTw/rWr+Lo/DtrEyzeZtZRX1R8EP2FotX0uDVvFEe5GXLZBoA+IxDqxf5Y&#10;JSv+5Xun7NPi+/0OWKOMsr7gCK+kviD+xP4T0zSWudIsFLY7LXk+mfCtvB2v7Et1Xa2OlAHvHh34&#10;s3cMCyXMrYVR/FXUaD+0DoMdylvqDIytwd1ec6b4Ll1DRAU6so5rk/F3wo8TwwNPp0knH3cNQB9S&#10;NL4G8d2vnac8e9l56cV53410a88KSNcWu7bu4rwXwV41+JXwx1bOprcPBuAB5wK+lPCfizS/ir4X&#10;DI6PMqYZW65oA86Xx5f3EhgEmO3NXbTTH1JfMuZW+apfEXw6u9K1ZrhVXbnP0rU0u0LRqigFuKAM&#10;4+GLUqylucfLzWDqvgsJL5ki/Lz0rvDpkpO8rjbWHr3mbWhjPrQByI8Ow9FbAWrNrHFaERId3ap4&#10;tPu8nNSxaWYZBI6nPpQBbsJbaBhvXGVq492g4RflrP8AsktzcBdm3FaS6ext8MQPegCld6iqtmMd&#10;K7D4T60J9QVCOjVyUOl5nyrBl9K3PCpGkXouCu35smgD6o8ITLPYRqE/hHNbzWnngKWavOfhT460&#10;3UkjszPh1wPvV6rpkAuFXyWDZoAqw6fKg2puP4U9tMmbkp/47W/aWEicyRirKWjyPgRrt+lAHM3d&#10;vaw2TPMnCivnX9oC9glkkhs0HFfTfjGzhg0iQGRQ2K+ZvGmjvPqchkbcuTQB47ZJO9wA3H4VqS6e&#10;88fGeK6DVNP0yxbcY1DfSqcFzGZfLjhyKAK/hzQZJLlWbJ/Cu30/wxqE6KkERw3GdtXfhh4XOq3a&#10;yCIY/wBpa9d0zwja2yqG2rj2oA8msPhhePOLqbd6kU27g/sy8+xyLwp6Yr3izs/DmmwGe/uYc7ej&#10;YrgfiHc+CGSW5ilh81eQysKALnw7kWdoo/J/KvWtJe1FssZRRj0NfNugfGjwvoE/lC9Xcv8AtV02&#10;m/tFaC8vy6gv/fVAHuP2GGabL1y3xA0qzfTpMOq4BrmU+OelTRK8V52/vVyfjD4szXiNFBIW3Z+7&#10;QBnRXkGn6iyRtnDVe1fxzc2doRGwKdK5fT57vUJvMZfvVo6rpJNiRO3X1oA4nxj43uN7GN2+Zufm&#10;rlDevflpZCa3/E2hwiYLDhue9Z7aE8dqzgflQBkQ7S5Ga6PQjuCKa53T7K8F7slTjPy10ljcw2gV&#10;AvzUAaGp2LLFvDjGK5nWGh3BGXPpW1f3c92mA+BWJJZPcTfMTxQBTuLbzE2oPyqk8D2fAzmugXTJ&#10;Ih5vWs1033fzpxQAzTrciLzJV/OqepRhZRJETWneXsSJ5UIqstl9pXGTQBmQ213eTZQ1vWVgiwbW&#10;GWxg06w0tYI8K1WreN4X20AN0vw1LfXiyc7Q3atbxhO2jaB9ji+VgtXvDNu0c5c9Kr+N9Mk1VvJi&#10;YGgDxvSvBt9rniD7fIrN+8J5r1PT9IGm6UsAXB6GtvwP4JNoPMkgVvwo8U2fkyFI/l4+6tAHPppK&#10;3JVVHVsVe1a+0rwNpMmpXkyrtXK5NOsnj0qB9RvT+7QZ+Y+1fNv7Sfxin1m6fSdLnk27yNqN70AY&#10;/wAaPjZqHiDVZrezuf3IY/dOK8pvvENzNGzK5Zv96rWjeEPEfiS8Z0tpG3tjLV6R4R/ZzuJyr3UX&#10;zN1zQB4ncrqGuTeTDaMzMMcV61+z3+yTqXjK9i1XW7PEed2GX3Fez/Dr9mDQLOdby+gjJXnDY9a9&#10;jsdS0bwdp39m6ZbxptX+ECgCt4J+D/hrwTpi21rpsasi/e21bv7OykJgktk29KxdR+IOoXErRqTt&#10;qzot3d6lh5VPJoA8g/aX+Fem3OiyX9par8uTuAr458UeHjBczKJNpRjgV+ifxZ0+G48LzRTlR8p6&#10;18HfFDTzb+I5oIPus5PFAHDRvtjNsxzVBvMiut3bdWjDas968H8XNVtXtxbDDHmgDU08JLDlZFrc&#10;8J2cF3qsaNcgfSuHs3l27RKw/Gtzw3dMt+s3mbdvTmgD6R02zSx0FVSQsuB3rhvio4OkTeWD9011&#10;nw8vX1bw2EZwx2Zrn/iHbq2jzxuo3YPSgD5vvYz9odgf4jUYzjmr2rRrBfSQ/wC0aphCVLHrQA2i&#10;kXdj5+tLQAUUUUAFU/EP/ICuf9yrlU/EP/ICuf8AcoA/sg/4JT/8ou/2bf8Asgfg7/0yWle+V4H/&#10;AMEp/wDlF3+zb/2QPwd/6ZLSvfKACiiigD+GHWf+Ss+Lf+xmv/8A0oer1UdZ/wCSs+Lf+xmv/wD0&#10;oer1ABRRRQAUUUUAFFFFABRRRQAUUUAZoAdHgtyacfQGq8sjrwop0UshHIoAs2shhkBzVyynN3er&#10;Gg6Nj61RT7u810/ws8OXGveIVEMW5RzuxQB6r4D+GqazokdwH2jb82a7/TPEmjfDnSTpqgSPt5NY&#10;Cpc6BZppkBIOztVS40yWa3a+u1ZupG6gDnviZrw8YXsNrFCq+dJ/WvY9Ds7P4W/B/wC0xIrTSRZ5&#10;69K8Hs72PUPGiRsv7uBs8fWvRNa1XWfFlvHo+nS7oVTBQGgDC+AVhLrvxVOt6mnyvNkZX3r9EdKv&#10;YLHwrbi0jKr5f3c1+cun+JpPh34lt4ZUaMh8t2r7i+BXxM0fx94Wgspb1fM24Cs1AHR6l4vhubb+&#10;z3jwx4715l46+Hkt7qK6hBFnzGya9G8Q+E5YJjNC/C/dPrWKusiCf7HfFW2/xHtQAzwz4Tkh0tYt&#10;n8A7dK3NK8MwFtt7GrL33Cqz+NtMt4PIhK5HGawdW+IckAeK1bcW77qAOm8Q/DzwRrVk1u9tD5jD&#10;+6Oted2fgjU/hTr66ppJb7GZMyL2p1t461W2u/NkmyufyrrdE8TWPiu0bTr91k3Lj5qAL+q6lpXi&#10;rSft9uFDbfmUfSuRhv8A7Bc7kj47VaGmal4d1DYqH7LI36VR8QxhLkvbHapGQKAL0utLJCZvu8fd&#10;rm7/AFWKW4+U9+ac1xMU8qRutR2miia4+ZuGPWgBYrtZAEjSngTLICycVfTw0YpAYm6frWrbabbq&#10;q+eo6Y5oA52+84xjyxtwc5Wi0v5Gt2hlUj3rU1O0EE2YRuFVplWS3y0G3HWgBmmWpXdIJKS9muFf&#10;9yT9auaLpr3oItifwrp9F8Gjy/8ATIM7vUUAcz4W8R65o9+txaSN94cCvf8A4Y/GmS0ijGqN6btx&#10;ry2Xwn9kYm2tm/Bas6Z4dv3uwZ98cfrQB9ZeFvid4b161ASSPP8AvVranq8MVl5tsgb6V81eG72y&#10;8MLul1VR7Fq1de/aV0fSLL7BFeqzf3lagDp/iF42u7qRrGAt81cgvho31o13cOmDXE618Z7PUJfP&#10;S7UN9ax7z47rFCbJL4c0AafjDQtPhuMyyDaGrKtLzw7p0qtIwbb2rifHHxLuJP3qz7s8/erjdS8b&#10;XMkXnW1y2887aAPonTfilp/h1PtFnMFUdFqLX/2pBBZHyrj5h3FfNMXjLXL6T7NI/wB73NZPiLVd&#10;QiYrM7AHpzQB7F40/ao1e7ik8m7cbe+415b4j/aXvNUdrT+023/7xrgdW1a4kV7Ysfm461yd/oZg&#10;ka7iLbm9TQB3Gq/FbUbdmnS/yzc/erP0/wCN/iGG43R3ch57McV5zdwanJc4kkO2m3Ek9nEGjb6n&#10;NAH0J4c/aL1Xy/LeaTgfN8xrqtE/aJeaRRdy7VB+bcetfL2ieJ0U+WG+fuMmtBfElxnydxXHvQB9&#10;zeCPj34UuQqSSx7gvXNdPq3j/R9dXbb3aqrejV8IeH/GU+mjf9qb7vrXV6N8aNRhcAXx+UetAH1g&#10;62lwwAkVvetew8P2TwebPKgX+7Xzh4f+P8sRTz7tffmu80H402muhYVvAPXa1AHoup6PpLMWs9ob&#10;1rIfSEQmTfnFNtPEmm3Me2O4Xd/vdakguVa82qQw+tAFG5guFbOCq061s8kuK65NPsdQstqph8el&#10;Zs2hXMb7YUoAx5IpQu0LVKS2jj52V0gsvKGJkx7VlX1nnr8tAHJ6zGqXOY+KuaTJGISCMtVt9L+3&#10;nHkt/wB80+20T7HJhyf++aAIQWLjDEVZZtrqwFW49PjdtypVhLGNjho/0oA0NDuV8pTtA96tNHC8&#10;3mPz71n20E8K7I4jVyxsL65mCeW2KANq11O3tbfy4+v0rD1a1urubzVQtmu28KeAZtWlVLiNtu7+&#10;71r1LTvg5oh0cIbdQx5+agD5d8daBc6loZtYflZlxXldl+yxb6pfG+vBvLNk5xX2jqvwLkvp2WOB&#10;fLHFLp/wLt7Jubc569KAPl/w98BdL8Pr5EFmBzkttFdRp/hOx0tA8tsoYdOOte6a18NI7dQBBj8K&#10;5HxZ4RW1tWmCr8ooA87vI5EGIU4z/DWXdeHbnVW2sxXvzWnrOvJpKtGkO5vavOfFHj/xvPLJa6Jp&#10;8u5uFKqaAO4TQPCfh6JbjxDq0K/LkqWrmfFH7TXwk8DpIllfxNJCONrc1wFz8DfjP8SJftGq6nJD&#10;E3OCxFWbT9gCwvE83XNWMkjfe3SUAeZfGv8AbWXXoJLTSvuyZHyk189zePLjX9aaeSTdubnNfXvi&#10;D/gnVphjkNjKhyvy8ivKPHP7CviPwbI9/YpvC/MAq0AeM6pcxWeoLeRj7y/NVHUbqPUEzitzxf4O&#10;1jTEa0vLUo8Zxk1z9hC4LQSx/dOKAKsUqQy+WTWxDbB4N8Tlf92snU4Ps8+9EzV/T9USOHawFAHs&#10;fwA8RmZTYSH7q4z610HxD05pbeRE7j0ryT4ReK1sNexHJ95tuK9uvpI9WtWcICPL6+tAHzB43077&#10;BrbFpP4jXP3AkEvmB/lzxXoXxq0aKLUjcLFg7ua4FwBiMjigAilMuKcRg4pqoEOVpxOTmgAooooA&#10;Kp+If+QFc/7lXKp+If8AkBXP+5QB/ZB/wSn/AOUXf7Nv/ZA/B3/pktK98rwP/glP/wAou/2bf+yB&#10;+Dv/AEyWle+UAFFFFAH8MOs/8lZ8W/8AYzX/AP6UPV6qOs/8lZ8W/wDYzX//AKUPV6gAooooAKKK&#10;KACiiigAooooAKAcUUUAN8rcetTLAu379NQEtwKayTb8BaAJreNrqT7JF95uOlfQPwJ8ELoukpfX&#10;MX7wqOq1578F/h1ca7qEd9NBmPdn5lr6c8EeETfSpYQW+Il2hsUAP0TwTZ6039o3Nvwo9K4v43az&#10;pnhzRpLOyQLJtKrXtXivVvC/gPQWhWdVkWPDc18jfF7xzH408ZLp2ly7t0nI3e9AFbwKt1Klxqtx&#10;B8zkhWNdh8Otcl0PUZZrqTcn8q7nRfhLHp/wpTVbi2VW8vP3evFeKXPiFbO9uNNt+XaTaBnpQB0n&#10;i7TYPiD4gEukhmdmxhe1etfBz4f/ABH8GrDeWU04Vf4WJrW/Yu/Z3t/EMX/CU6q25mbcA3avqSLw&#10;TpNq32SKNUVfbrQBwWh+KvF2rwJaaoH+UctmsnxQmoQXnmBmPtXp93pukaVGZRGK5rVbay1WbfFj&#10;rQBxNnYXcp8xyfm561e/sCKVA38X8VbM/hW7nVja847YqnDa3WjSM1xG27/a7UAZt74fZIiQvGPl&#10;+WsixN7pF+s0E5HzV1P9rpclo5PzrMvobYMTuoA6fSvFFlqluttqDhm28ZqjrFms0p8oZXbxWPo1&#10;pvlxG38XWt1IprZNsbbs9qAOeurcltkcXPrW1oHhq7u1DtxjvViHSXvDveIq2eK7DwL4au5rkRMD&#10;t4oAzdL8EXd0ymNWbFdFB8IrvUtuLcr+Fei+G/C1rbqqeVjpXo/hvwpaSIpki+XbmgDwfT/2b77V&#10;V/dwFsd9tXP+GXHtrdpLuPjupFfQ1t9h0WbyLOINuOKz/iE0w0qR7c4O3+GgD54g+Hnh/wAKXfle&#10;Wu4Hmr1zb6NbwsLiRVXblTWZ491JPDiz6prFwIyMldzV82fGD9qRozJaaff7VTI3LJQB7v4n+K3h&#10;PwnBIu+Njt/vcj9K8q8X/tX6XaF7a3uccHBDV8veLPjdrGvSyA6kze+6uPvPEV5fy+ZNcs3/AAKg&#10;D6I8T/tManqb7bO8b/vqufi+Ml9cS77i8LH3avFLbUZ1bInb863/AA1bXd/IOG+b/ZoA9XHxA1C7&#10;j8yK7K+27NXdE8RSX02JrndJ6Zrk/DvhHW7tsJbPjP8Adr0Hwz8JdSaVbtIG3em2gCylnc38e25H&#10;FVZtA2SYT5q7vSPAmovGEmhYfLitew+HkIP75dzf7tAHmtn4fkZ/OSLbgenWqereHLq8crLBu29O&#10;K9mi8AxRDi34+lWI/h/ZSnJj69ttAHzjf/DzUJXLR2p/3ttU5vhpqdyuxodp/wB2vqIfD2xjAiMG&#10;PfFVdT+HlnbDzvs3XuKAPlDXPhDqdvA0wXn/AHf/AK9clc+CdTgLRzQMVz6V9fax8PY7xchfl288&#10;Vh33wt0cxEPCu76UAfJ8HhCaK73xQlfwrS/sEI37yH/eavctZ+FtnAGkihH/AHz1rLh+G1tcsY51&#10;27vagDxvUIPs8WLc596zGurgDEcmG716L4r8ENo980cMLMp7461zeo+BrsD7ULcgNQBy03ie+glW&#10;ETN19a6PQ/H1/pG2db4r7ZrB1vRLmylAe3yPWsfVjLGi9s9qAPbvDnx+ltZ4zNek/Vq9g+H/AMdN&#10;FvZYxdTod3fdXxOZpFTfvq5ZeOdS0t90F4V2+9AH6W6N4y8PXtostneLnGSN1atprFvIfNIVlr88&#10;fB/7SPiTw/IrXV4/lg92r2z4V/tjadfSLYalcr1A3FqAPq6e3sr9N6xqKwdT0R5JMRHj1C1l+EfH&#10;+l+L7ZZdP1BW3dlavRNE0UvbLLJhs+hoA45IEsbXmBQfcVQaJ7uTAt69Mn8KWeoFVRBz/DWnoPwm&#10;tjIHlt+M+lAHmOk+HLy5bItzj6Vu2HgC/vJVdLXjv8tezaR8L7C1XLQrjt8tWrrRtP04rFax8/xU&#10;AecaV8OkIUS265/3a3rHwFp9s4/cru/3a6C8n0/TVzK2DWZfeLNPQYSYUAaGm2tto0vyhfyrsdL1&#10;u0uYli3IGrxLxJ8TILRtiXCr/wACrN0v46iym3GZSA3dqAPo9VtnkVTIoz6d6mvdPsYIfNMi9K8M&#10;T9oyxWHzZpV3DpisfxF+06bq2MVjMfu9FagD0P4k+ONG8OWsjNLGdoPWvBPFvxutr6aS1ilXZXM+&#10;NviBrniqR1nuW2N2JrjJ7IK+4t1oA6ufxnoFxLvuIFb+v6Vai8beGrWHzIdPQt2xjP8AKuFNio+Y&#10;v+lMjtzI+xTQB2tz8WjGhWIeWvTpVOH4nTSz4e7Zsnoa52fRTPhQ1SQeHlVf9qgDtLH4gm5CpuHp&#10;96tCe+t9csDa3SBlYY+bmuJsdJNvhj/+qup0WOL7OEM3NAHiX7R3wL06/wBOmvtKswr8klU618V+&#10;J7e68N+IZrB127ZCCDX6i+KtBiv/AA7NEy7mZTtr8+v2kfCE2leOJooLM73mP8NAHnN3JDc2u5hz&#10;61ng4j4FdVqvw88Q6Voa6neWLLGVzXJxSJKWi3YxQBe8MSNZaossb7f3gr6T8Lv9u8MxyRv8xjGT&#10;+FfMFuZIpflH8Wc19AfBrVpLzQljaT7qdKAOR+MmjvcQvPt+bk9K8dZWLsH+UqcV778VbJ5YZMN6&#10;14Vq1m8Fyx3fxUAV1JI5FFGaKACiiigAqn4h/wCQFc/7lXKp+If+QFc/7lAH9kH/AASn/wCUXf7N&#10;v/ZA/B3/AKZLSvfK8D/4JT/8ou/2bf8Asgfg7/0yWle+UAFFFFAH8MOs/wDJWfFv/YzX/wD6UPV6&#10;qOs/8lZ8W/8AYzX/AP6UPV6gAooooAKKKKACiiigAooooAKKKKAHRsVbIrovA3hPUfFuoRwwWjNH&#10;u5OKzfCXh668T6rDY20ZYM2Gr6i+EPw80jwTpsJmhXzW+7x3oAv/AA/+Gl1oWmw2thYt5jKN3y9K&#10;9V0qx/4QjQTdXH+tdKNH1ew0PT21G8UbtnSvMPi18a4nRiLgIq5wu6gDC+NHinzrS4mvbs7mYmNN&#10;1eL/AA98Lf2h41XV5gwRZgfm+tHiv4g3XiO/ae5cmNW+UNWbN8RLmxUQ6adjDuKAPr7Xviv4R0j4&#10;Tf2JcTRiTySoXcM9K+UJm0+bxPJqcc2Y2m3Vgav401rWBtu7p2XHK7qoRarcuv2KxVpJGP3V60Af&#10;pH+xd4lsP+ELW3jZR8vrXrGoa3v8wxtg18Z/saeI/GWk262mq2kkcLfxMK+p7PzL/cY5R83rQBBr&#10;XiO8uQbVhjnrVLR7owSFJDyf4q2bjw+JlHmqtZc+ltby4UfxdqAL0nipdCHnSnKt97FXLbVPDPiq&#10;HImVWYZOcVl/8Iw+uQGGd/l2/L7Vzd94D8ReH7vNhcMF6gigDpNf8K2cMRaydc1z50G7lOMZxV/Q&#10;Rr9/cLa3DMSv3t1ei+FPBCXy/wCkp8x70AcDo/hq8toPtHl7h16Ve01vLuMSx/Lu7ivWtM+HUMmb&#10;ZYvl6YrL8SfDCbS1a4gh/wDHaAObWK1njUxR7SPaux8EQGOePJH4V55c/wBp2l15BLfe/Kus8Fa0&#10;bO+jW7lx0oA9w8MaCJlW47ccV1rRmGAIg46cVieB/Eei/wBnqr3sZJUd66e0vdKumZ4pVbjFAGdb&#10;aPPJMLpCT83ftXL/ABv+JugfDfwxNqGq3ke5YzhWNdB4y+I+meCdLlu5HXaqEgN2Nfmf+3v+1dqH&#10;iLVptJ0u+JjJYfu26UAcl+1l+2BqfjPWZtP0G8xCCR8vHevmHxD4z17UJ9kkjMGb5vm61W1C6ubi&#10;8a+lmZhJ1BamxC4kO8KMCgC9phvJI9+zO7tWxp2nzTt5TIVY1X8LmeebyVXLZ6Yr2v4QfBi78TXs&#10;d5e2nysw/h6UAcN4M+GOpateL/ozsrEfw19EfDL9n6BLSOW5gIPuK9Q8F/Bjw94dghE1qqtgEnFd&#10;ebfSrHbFZRABetAGJ4X+FOjWdtk2qbvXbXQQaXpWjR7TEv4AVJd6yYINsfFZs15HeL+8k59KAHXQ&#10;RQzwL1PWs+3vnWYqT0NallBuj8vI2mq97oUhk8y3FAAusyBvKI46Va+0OYvMiYZHWs9tPa3GZhzV&#10;ee/fToSYz9cUAay68gH+lMBtqO88S214v2WN1P415/4l1q7llKQystWPB5kaTzbuX5t3egDrZbeS&#10;fhRwaoat4ZmaIXCZ6VetNWBkEYfvWtc34NqqMe1AHmeoafLI+xlb5eOaz28OSMd+xvauu8Q3tjEj&#10;NGh3Z9Kh8O6ha3RaO45/u0AcDf8AhO3v5/Lli3N7iue8XeA5okAt028/dIr2O70/TINQ88+v8NN1&#10;vwxZazb+fBIKAPnHXPh032Pz7iMfXFeZeM/Dghl/dx/d9K+nvFvh6VbWS3UH0rxXxroU1g7vMu7m&#10;gDxCdpLeZo5R8o4xWVd5a43R/wB6uj8X2qyXTPGNvzdK5+4JhUlqAHXVz9og8lhj0NU4b3UNNulm&#10;tbhlx6GmvI8vzRnH1qETTSSeWKAPS/Av7RnjjwHPH9lvmKf3d1fUfwA/b6stQlt9M8S3XzO23ceg&#10;r4auLSdtryfw1W+3XmkSJd2rMsivuGxqAP2r8B69o/j+wj1XRL4SZ/uV634U03faKkyNxxuNfmB/&#10;wTu/a8ay1238JeIdQ2jzAvzSda/V3wNe6Tr3hmHU7CRZFkUH5fpQBYOlr5ezdkVk6zoiwoXx0Ga3&#10;o7jdJ5UIwy+tZHiy/e2t2e6bC7aAPLPiFqJgiZQ4DV5jqvil7aNmJ3HH8LVtfFrxItxculnKflbF&#10;eX301/cvtVvzoAo+JNV13V7tha561kzQ6/Ef30bL3713Hh/R2dTM6fMO1VTqdleau2lzriTGMMKA&#10;OTt7+7c/ZzI3PWtCysSX8xjmrmqaTa6Zcl3hPPIxUUO+6LRxNQBS1Bm8zaY8Vn3KMOcVvXOntFHu&#10;l5xWe0cZzuWgDMWJ5RgIfwq/aaPE0O4thqmhjSEb1HJOKsQRO7b8igA0vSFU+axyBUheBZvLC81Y&#10;SWRU8rPy1CNNZ5fMQbm7UANun2bQDwRUVjcXUU/ynjdU50jUpTloabDa6lBJt8g4+lAHSWrz3dpk&#10;j5dmK+Uf2mtM0zT/ABnFqEiK37zLKw5619a+G5Q1liRegwa+Rv2spYJvH8dqW+Xzf60Acl8XviFo&#10;t94Fj020s0j/AHePu185eTtuGUfxV9GeOfAem3HheGcH5mX0rzW++GcMFt9sY7V96AOftLKxXRzO&#10;7jdXo3wAuDc+ZCkn3fWvMbkW0GbQPkdOK2vhX4ok8PeIvs6yERsecUAeueOdAN3HM5b1/GvAfHNg&#10;1pfyRD++dtfRmqzNqOmrcwt8rJXifxc0WaK4+0oo4b5vegDgYwVXBp1CfOMrShSaAEooIwcUUAFU&#10;/EP/ACArn/cq5VPxD/yArn/coA/sg/4JT/8AKLv9m3/sgfg7/wBMlpXvleB/8Ep/+UXf7Nv/AGQP&#10;wd/6ZLSvfKACiiigD+GHWf8AkrPi3/sZr/8A9KHq9VHWf+Ss+Lf+xmv/AP0oer1ABRRRQAUUUUAF&#10;FFFABRRRQAE45p1tBJdyrBEjMzHAAqN2Cjmuw+Cnh4eIfFMaunyI3OfrQB618Cvhnb6Joqa/f2wW&#10;TbkZr1DSZoLkLqF821I/urVFJYYLeHRrJf3agbuMVj+OPFVvotr/AGfCQvy84oAd8U/ihJHbNBbT&#10;qI1XHytXgHiDxNqPiC8kklk/dhuNzVp+M/EMupTtbRTMwLfNXN3myzjAHOeWoAoX7vJKfJxtA+76&#10;1FHal8M8fNSXE0RbfGn1osJpTcL5v3S1AA9tIwZBGa+h/wBh/wDZ10Lxvry6tr8AZfRq8K1ueG2s&#10;1a1+93r68/4J367bTW0cMzqrNxQB9M2/wV8GaVZrY2FrHFt7quKlsPCcWlTlorgMq9fmrR1zUpBI&#10;fJkxiuA8T6x4pW/ZLJpAG6YzQBveLr9of3NtP83auP1S71+EGWLd1qfTdL8V6i/nXcMmB/erVspZ&#10;bC6FvqEIZQOjUAcrH438VaY3mmCTb67TWjYfF0aiyWmoR/NnGWFd3Zr4Z1WH7HLZR/MuM7aq6x8E&#10;vD15bNeWciRv1XFAHQ/DdfD+qAXCmPdt5rvdL0iWGbfbBdpP8NeKeBdLuvDOrC3mvOA/96voXwbN&#10;p11bxlp1J2igDa8LaZEj+ZdHn0q94j0yyvrdkRN3b7tT6Vbw/aNmBtq3qi2enxeZuXaevNAHg3jz&#10;wl9hvGuFUBetec6/fXMEzG1lIZa9z+JjaZPE0nnLz714n4mtLFJXkSbrnv0oAz9O+KXi3TGWOO8f&#10;5T83zV7R8FviRqmu+XHPdsT1bmvmjVNRMN1tVuC3avX/ANnW7JmR9+Mr3oA1/wBsH4j3Ok+G5bOF&#10;9pMZ+Zfoa/Lv4u6je6trs5mZm3MTk1+kP7Xmg3Wr6czwpuHl1+dvxb0C+07W5AsDc8cc0AeZzPNG&#10;uwIfl68VqaG/noqbOTxVmHwte3h3mJua7f4TfBjVfEWuRrHbsY94oA6z9n74PXHiW/W7kstw3A19&#10;feDvAVn4T02KBbdVkMf8K1H8GPhVpngLw/C4jUTNGO3euykiXzPOuGyf4RQBTgMzp5Uu4hem6qOp&#10;XttZzYq3reovBF+4GK568b+0IvMZ8NQBHrOtxuNsU1VdPkuZQbhnzt5NZupWsijeW4XrUFprV3Bv&#10;W3+YbaANQ+KtQguxHv8Al3V0Xh3xeJrhYbiQf41w39ppO+JohvqF5r61n+0gsoDZGKAPYtQgstQs&#10;PNBXOK4nxKPsKNG54HT3rNg8e38Gn7VZicVRn8TnxAPJum2sPWgDPv50+0bhWto4MyB0+90rMNpC&#10;0vzNW34dt0jbYx4zQBbsraXz/Nz0NbdvNvjCSEY96pg20T7Q9N1C5a2t/tES5UUAGqaTZT5Pl9az&#10;/wCyba0XzR8v0oPiZLiDbghh7VVnvZ7iHaW/WgCPUF/tDakMxB3VHHNf6b+4a4bb9ajSOSzX7SaZ&#10;9rGoykyGgBus3EMkLO53cV5F8RUguXeJI816rfWbXj/Z1LDd3riPHfga8sHa4QFlbvQB87+L/Dgj&#10;ZpmTHzZFeb664jmMan+LFe1/Ee0aytnEx2tXhur+a927EZAagCGNwowQaYkkttL5u3ipbd7dCGmP&#10;Tmrrmxu4sQxrQBWn1lnj2rTNMYSPi8XK1H5X2efLQ/LV6WaCSL91GN3tQBT0HWNR8H+LIdb0iXy2&#10;hk3Lt4zX65f8E2v2u7Xxx4Eh0TW7xfOiTa27Hp9a/Iu9jxB5rj5q9+/YF+JL+GPGsdhNemNGkHG6&#10;gD9gtf8AjHo2iTsLeRd22vMPiD8Y73X1aK3lKryOKxNSlg1zSodStJ1kYqCcH2rmr2TynYSR85oA&#10;qTx3F/I0tw2d3PzGq6W0SXG11WmX19eedshj+X2qxDaySgSMPmoA1NPaO2ulaIDaww1eVfEPXD4d&#10;+IcJhA/fTAbs+9elRk2rm6ll2qvO0181/tH/ABNisfH1ulo33bgUAfQ/inTl1HQodSRfmZK5awSe&#10;0v1Xbw3Xiuq+F+u2njP4fWpkYGQQdPwpreHTLcK0MHK9aAItUs4p7FZNuOK5+7tYbdCo+9XT67G1&#10;tZbD8pxXIXj3E0uVG4dKAK8fmNJjtWnYQvt3FeKih0md4/MxjHWtJFj03TvtErD/AHTQBKlij2+X&#10;wPqajnuraxh3bx+dc5qHj2W4kaxtUbGfvYpm65vIV812GaAKviT9obT/AATdCO9tB5Yb5mYV0ngj&#10;43/DvxtEj/aoUduMccVwfjX4aaX4ssWiuIdzla8P8W/CLxb4Iv21Dw9fSpGrbtisaAPsjWvEugaJ&#10;p8lxb3ybZFPKsPSvh39ofxTFrvxUiSyuDIvnf1qlrXxb+IYX+w72/kUL8vzMa4TVBqlj4hg12/nZ&#10;/nyTnPegD1/xTaSweGbdricYK9N1ebfEHV7tdDEVs7bT6V1WveIrnX9Ft5IyfLRcNXF+Pbm1fSY4&#10;45ArelAHnMbSb/3785qzFcSW06TW6/NuBLe1VrqHE2FNTMw8j5PvKMUAe9fDPW11rw35Rfc3ljis&#10;j4gaEupafMrQfMM9a5r4IeI7m2uvschbB4HFekeLog9kzLH95c0AfNd5aNY3z2jL0ao1Q8/Wtrx1&#10;Z/ZtVZ1XBZqx4zheaAI5I2X5jTakmdSNoqPNABVPxEf+JHcD/Yq5VPxED/Ylwf8AYoA/sg/4JT/8&#10;ou/2bf8Asgfg7/0yWle+V4H/AMEp/wDlF3+zb/2QPwd/6ZLSvfKACiiigD+GHWf+Ss+Lf+xmv/8A&#10;0oer1UdZ/wCSs+Lf+xmv/wD0oer1ABRRRQAUUUUAFFFFABRRRQBHcs6x5Rc816b+zdcCC/e5dRnN&#10;eauU2FWrtPg3LJG7+U5B3cUAe5XXiOW1gmvozzgiuI1W9uteSa9unJ67avazqr2WkbHPLLWVaXW/&#10;QZJCOxoA4ichryTK9GPzVk6jcebIw3Dj3q5qF15MkzN/erEeeOYtn5cn71AEvB61NCEHJ4qv9qjt&#10;Qu4bvT3pVvVnOBxQBpXUIuLVSpJ29eK9Z/ZP+KEvgPxHGZv9WG7+leS2mqw20YjkHNbXhy9vtV1J&#10;LfQ7ZvMzgbBQB+mXgz4j+F/GemRXT3cW5h83zYroo7vwXDIstxdRnHq1fIfwW+GHxdnto71pJI02&#10;5216knwm+Jsi77u+kK/WgD3i/wDiH4DtbLy4DDn/AHq4rXtd0LV1M9o6btx6GvPZfhR418nmZm+u&#10;a2/C3ws8Ufu45ifegDsPC0NjI+8zfrUni7xSdFIS2uPl6bauaf4StvDdg095c4cL61wPj7xBp8lw&#10;YxKp2tjhqAGX3xFjS4813Abd1rX0T9oGfRGjb7a2B2Vq85mgsdQdvvbvrVMaNNbyFyf3f90rmgD6&#10;R0D9reyVVM10d3+8KreMv2s47+LyrO6HTua+dWgIbKEr7badJY2sgDyz/N6UAeka58c7/WH2tPx/&#10;vVzms+Op7hGKSZz/AHeawLXTobtfIgYZ7mtLSvDPlzYufu8c0AV9KupNSvMTD35r0/wH4l/4Rh43&#10;R1/Bq5g6Hpog3QSKuF+9Vca1o+ikRz3ALf71AHr3iLx3Y+KdK+wagi5ZcZ6188/Fr4MaVeXZvIIM&#10;lv7qiulufGNqzCe0myoOeGqVfH2k3Mey/C596APH9H+AMuo3HlrA6jd1217X8GPg5F4Z2vJB/wAC&#10;K1Z0Txn4fh2qka4bo1bsPxDSECO05VvSgDrZ761tWS3Zfu8LUN1NBMVfzcVz9xqV3qUazopyfSlS&#10;O7aH96zLQBb1RILn5Ipc1j3tl5Q8uNq0rKxbdvL7vwq9BottcS4d6AOJ1HTbu+DW8ZO096xotMvN&#10;FuDDLAzK3evVf+EdsrSTOap6no1tN+8Ma5+lAHCWXh83rfagjcc4pL+0dx5Ltt28V2YtbSxtWDYB&#10;rl/EcKzbjbt3oA5+5iFojjdurNxLI2+IYPWtK4iliQmX5sVUF1BHHvC0ASWV1KLhY5q3riW4tbNb&#10;i2XOOWNc3bXMdxPvVufStmDU51hFvMv7vPzZoA09Kuvt6q08uO9Wrm++0D7Ag3KOM1l6ZPBd3G2z&#10;42nGK1IbcQZ4/eE0AULnTUgTIb61WMghj3M3FX5kkV8S559az7q2klbbg4oAlhkjvIGVTmo7fTpM&#10;bihxRZ281rJtRsZrVKukP3/0oAqGxM3+rGO+6m6jDb3UBtLoBieBTo2uW+QGp9P0J76bzPM+Yfw0&#10;AfMX7Tnh3UNOk8y3sn8tv4lXNfPM7wozLIed3zbuK/VK6+Cnhfxt4YktNUto3naPChlr4e/aV/Y8&#10;8ZaB4gurjRNMdYNxI2rxQB4Zb+Fm1zH2NmYnoF5qvqWjan4al8q4tZE9dy16L8DvA/jHw74vig1T&#10;R5JLfdhj5ee9fWPiD9mnwJ8SvCEd3c2fkzeWM/Lg5oA+B/7QguE8k/nV6WO2tbPcqgt9a+lNZ/YN&#10;aWKaTRufL6Yrwf4rfDHxN8ONU+x6rC3l+rLQBzk6QyW2C1WvAutXfhHX49Wt3bKyA+lYl19pc+ZC&#10;Scfw1YspZGeNZ+aAPvb9mn9qm31C0j07WLjjaq/M1e/fbdN8Rwrd2K7lfn5a/Oj4NK/9oRPbNgb1&#10;71+gX7NWnX2uaZDb7C2QNrGgDRaytoVw6YxRYmNS0jLwtd9rfwslgVpp0bPUmuXuvDx06Ro0UtQB&#10;xfi3XYYraTJ2184+O/CNn4s8X/anHSTIavob4l6HJd6e/wBlB3KuSK8Q8NWtze+N/wCzJCf9Zj8a&#10;AO1+Geqa14FgitGctF29hXp1j4v+0oJICvzdeKrwfDqzi0xVuR8xXiq9p4bOk3Y2MWX0oANVuru+&#10;f96Tt7VmjT2Enyn9K6S6sDKvmxr+lZjJLFLhhmgBkcM4j2bv0qnr+nXFxa7Ek4rQlv4YH2v1pk2q&#10;2xjO4igDjE8NTxTeYqHO7rWpFZzqq7h8oHNXn1K3OdiCliZbg4WgCk9uSpC8GsnxLob3WlSb0DZU&#10;/NjpXXR2EYj8w/lVbxElvb+H553TAVTn8qAPij4/RQ6DrbOu0Nurz2+1K51CCOV/uAelbH7TPid7&#10;3x1JCk/7tZP61zul6xDd6eLQqvSgDptL8eW1tog0ry9zfSuP8QSz3DtI0h2r90Vq6FpsMt+sdxGQ&#10;rfd561a+Ifhy30a3heyf7/3qAOIiV5FLMPmpjN5LcA+9asVjEIftLnp29arubS6k8kja1AHVfCCS&#10;3n1dP4eRXsXiW3h/sxQHB+T+leJ+Ay2l6xHt+UFhya9cv5RLp6TSt95aAPGviXY+TdGR1/irj4kS&#10;Sfy93XpivQ/ivEskbNEv41w/hyxN1qIQjdtoAq31q1rJhhwahz2rW8YwfZbxISuOOKyB95j70ALV&#10;PxD/AMgK5/3KuVT8Q/8AICuf9ygD+yD/AIJT/wDKLv8AZt/7IH4O/wDTJaV75Xgf/BKf/lF3+zb/&#10;ANkD8Hf+mS0r3ygAooooA/hh1n/krPi3/sZr/wD9KHq9VDWiF+LPi7d/0M19/wClD1foAKKKKACi&#10;iigAooooAKKKKAGvjYSfSux+DT5vGT3/AK1yDgeWxY12nwUgLawqkdeKAPQPEdq93BFEo7VnX0K6&#10;bpTWzP8AMU+7XT6/bwWcSyHH3fSuV1aO5v51EAZlLYoA851iUJO0b8MaywjDcCveu08b+FZLEC4Z&#10;V9elcjOoX5gPvUARnDDMh6UR+XH8zNikddw2560jw/KD5lAFhIIp1BeX5Sa9q/ZXXw1pmuxm/gV/&#10;nzmQV4nasCPLJrqfAWsz6NqEc8Nwy9O9AH6ofDXXvDcvh6NrWCJR5eOFFaV74xto2MSR5C9flr5i&#10;/Zv+O+mzLHoeoXi+gLd6+irHT9O1G0W5sZhJu+9zQBNP4509I8PB/wCO1n33xFNnERZW53N6LU6+&#10;EBPLhxU58F21sVeZNy/SgDzvxb4l8Xa3vS3WQKzVzNp4B8T6pc+ddKzbu7V7tDoOn+UNlrGQB6Vc&#10;g0zTbSBZGtUGfagDybQvhRcIqzXMXWtj/hXlsB5bxV2ut6nHaoBaRr9FqHT7tL2Nmli+agDhL74Z&#10;Wcx8teDWLqvwauox5ttPnivSbqC4LM8P8NZ7ahdQzBJTxnpQB5Pb6JdeH77yr39a0tQ1dfs3+ij7&#10;q87a3PHXk37swh2MFODXHsrwxshoAz7vW9YmVooWYfQ1l3/hnV7xftc9wxz/AAk10Fhc2/n+SkO5&#10;m4rrPDvgS81OdJp02xkZ+ZaAPLbf7Vp0flyDbTpdKu9Rja8ifp/DXsPij4VWklv5tsi8egrgLrTL&#10;rSLtraSM7d3PFAGdo9ldm18n7sg6Gtnw7NqGn3SrcszLu+8aktIbdNv3VLe1bSx2M1uqqiqcfeoA&#10;7PwvdNfWY+zYZh6VrwJK77LuKuW8AarHo11tmYMpavQlurG7iWeOMfNQBnvYqy4g/KnpZ3kMfmg1&#10;ZS4jSX5UzirzXtrcQY2BWHrQBhTxXt7yktRwWeoxnNz92r0Yme83Lhf9mpbrlNo60Ac5qthJeBlW&#10;THrXJ61BIhaJX3MtdN4l1G8toJDBH2rgppb+V2uHZss3SgCje391E5j+8M1EqedHvcbd1Xlto/O3&#10;zeveo9XWLP7g7QuKAKtlpDRz/bVf5fSn31xdXUwtYhheOlMbVGEa2yir2nx2iwGWc/M1AGho8dtp&#10;lvvSX5+p+taFhc3VzPuA+X1rmYFWG4LPdfLuzjNdVoWo2axbIQvvmgCa9tpnZSy1Etqy8ulaZLMd&#10;0i8dqr315awx/Mv5UAZstkBJ5m+mSajIHEKCnpqEN4/lwqfl5qhdsYpixHQUAaJ82Z1WOpNJlubb&#10;VFHO3dzUGlaj5sOViyw71PpV+n2iSeWP7uaANdfijc6b4uttLik2q0gAHrXpPxvsLC9+Hf8Aa0Vg&#10;kkhhy3ygnpXy5qOrX2qfEJZrcnEM2Rt7V6ho3xtvNdnXwdfRsyYC/N0oA86+F/i7wnbeJ5LPWNDX&#10;cJCNzRjiu0+IPxE8LTzLpPhy4ELMoHytxmq/j7wBoWlzNf2trtkcZO1fWvm342S+JtB1b+0dInbC&#10;t2bpQB9X+FvFFnomjLb3s6ySS9z3rxz9rvwbpGu+FJdYmRfMVcqwFcf8LPiRqmoaYja9eszx9t1Q&#10;/Hv4vQ65oEmgwy5/dYG09aAPlVprNbqWxVc4bG6r2iaBfandLHDEeeB8tV9N8N3l34i2KrMJJvSv&#10;rf8AZ0+AelXcMN9qFurdD8y0AZX7LfwI1fWL+3nvLUrHvGdy1+ivwP8ABWkeBdLieQxhkUcGvLvA&#10;2j+FPCdtHaWVsqMqj5lXvXW3Gvzz2TJa3pX/AIFQB6N4u8e6PcBrZOT/ALNebeIdYhnn/crxWIGv&#10;DcLNPfbl/wB6n3Fwkv7tTQBV1W2tbiCRJCrFgR0rzS3+Ds1v4tXXrI/8tM4r1e30kXJ+dxU1npSw&#10;OSu1qAOf1C+vVCW6nO1aLKG8v7lT5ZbtXbeHvAx1q5LyIo+bHTrXo3hj4JWMMSzSBcnmgDzHTfCF&#10;zdRKz2rH6LVTxP4CFpaGVYdrYr6JsfA+l2q+UYV/CuM+NdhpulaNLLDGvCnt7UAfL+tqsF1s3/MO&#10;Kzjpt3eMPKY9auSK2t6xJGh/5af1rTm1DTfCkYivUDNtzQBjzaFcWsW11OTzUVuktq2Sa0v+Eu03&#10;WAUijANQtaLcTBy/ymgB8VzK5WMVzX7QHi2Pwj4DnfzFVpImI9+K6+FdMsGM8zqdi5r5c/a2+KFz&#10;4q1//hENH3MM7QsZzQB863Om3XjzxnNfSAurSNtrb1H4Pa5p1iupWtoxHXha98/Z8/ZlaOyi1rVb&#10;IbpBubeOhr1vVfhPprab9iFrGflx92gD8+r/AMQaho2pbZiUZegar2oeJLnxPbrHM3K/dr0n9pT4&#10;LR+HdSbULZAq/SvJ7CaGE7VUZoALyKa0t9pbrVJgI2E4/GtnV7+1nskg8sK3rWakMbphmFAE2h6u&#10;51mATSfKGGB617VBcw32kojIVwgx714xoGg2/wDaC3Uk3R8ivXdCkSawVIvmVVxxQBw3xMj8q3ZK&#10;47wKoGvRqzfe+8K7n4s2jfZ2YGuA8GyiHxEnmNjFAFv4mJt1yMKuBt4rngCOoro/iRMk2pxFPm+X&#10;71c2vA+9uoAWqfiH/kBXP+5VyqfiH/kBXP8AuUAf2Qf8Ep/+UXf7Nv8A2QPwd/6ZLSvfK8D/AOCU&#10;/wDyi7/Zt/7IH4O/9MlpXvlABRRRQB/DBrwLfFLxhLjn/hKL7/0oer4ORmqeuEf8LQ8X8/8AM0X3&#10;/pQ9XKACiiigAooooAKKKKACiiigAYAxtuPFenfs2aWNTv2kVdzBuK8vkOV8vP3q9O/Zj8QQaH4p&#10;WG4ZdrP0Y0AeqeLPCt5cw7WG3DZxiq/hPSrGxj8m+g3Nnqwr0TxObPUYUurOLcMc7a5K4mtkfyii&#10;q3agDjvil4ZudQt5LjT7fgLwAteVtobG3aCa2YTKx/hr6KsbrTnH2S+2srVzvjv4cWisdT0uHC4y&#10;QFoA+f7jTbxHYeV0PpTDpt/jmBsf7tehxaIl/eNbRWo8xWxW7pvgHUIgrXml/J/u9qAPGGjlhkIM&#10;bL9Vq1ZpqEgzbbvwr3rSPghoHi1/LMQRqm8QfAFfB9vvs4Ff8KAPK/A+seINHnWdbhkeP7uGr6O+&#10;D/7W2vaEsdrrMrSKOpJrxhfht4ivL3zIbVkT/ZU08+BvEGlXWySFseuaAPu7wD+034T8RIrTzqrY&#10;/iYV3lv440LVYA1pMrbhnlq/Pfwxaa3p9zGkNxMv/Aq94+Gvi28sLNTqGoN8vG0tQB9JS6ltXMTD&#10;Df3aaNSa4i+zNJ9PavPdB+JVhdhY3uVxju1dRpvinw7IvmS6jGrY6bhQBv6d4e86TzbmdWXrt3Vf&#10;msrAHybNBx96uXm8S21222x1PAHo3WtXRbh548Lc7mbjduoAl1oWmn2+YmUtt+bFcjdahG7ZK/Nu&#10;rtG8G3F+fMkm4aqcvwy2OzBunJzQBw+q6HPqbebGvy7a5HXvDGoRNtj969ZutKew/cRR59axNYtB&#10;MmPI+Zc0Acj8NvARutbjl1JRs9+1d58QdStfBtlFDp6ruC9qb4U0q43hwm0Lg1L440JdfUAjcV44&#10;oAPh/qzeKNPZr6Hg8c1V8YfDi0uJWntwpJrR8LaMdH0/7NHlTitExSQpvuJN3PAagDxzxd4N1OwA&#10;MKsu30U1R06S6jtRb3Jbdn+KvbrrS7PXbZg8C7h0rzjxf4fgsNR+6V54oApaIJkDCTdz/FXe+DvE&#10;Nosa2d23Ib+I1x2lJ5kJwfu1etbW4mlAtmw2ecUAekNHbXA8y2ZTn0NVbjT7yLu2K5fTdW1TTpvJ&#10;eVuDXRLr893bcmgCwVaOHIX9561JZRfI88/92qlpq5Qfvl3VMt8bpfs6DG6gDM117GVXjEOcjriv&#10;P9XgWC4ZYx8pb9K9MbSLcHZcMcNWP4m8Dw3WDYjr3AoA8x1WC5T95CT/AMBqil2qKy3YbJHevSj8&#10;N54rTzJ1J4/u1RufhV/acXmxoVxz92gDz8IkSecT1+7moWNw7eZ5rbfQGum1n4dalanyVVsKf7tO&#10;0n4f3xj3yoW+o6UAc7AWIB8w9e5re8PWl9clUtD+NPvPh/qcQ3Rrhd3HFbPhPQL/AEw+ZM3f1oAn&#10;ja8t0aC6b7vQ1UuI0yftM2B9a3NdsHkg86Pk4ycVzcdtc6nuBJ44oAsWFpavMptTz3NN1HSD9obz&#10;Djc2Oe9XtD0ma1lxJ6VtS6TbXR86SRRt557UAcvZ2z2kq21rHnLfMcUeP/EXhvwN4XaS5ljW5kUn&#10;bvGRVT4o/GLwd8NdPmVbiNrrbhelfIHxK+OOq+Oteee5vH8nedq76APVLL4lQWF+17G4aa4k+Qbu&#10;lfRH7O/wuTXlXxXqiMzuQyjbXyj+z98MdZ+I/i+3u2jka1VgeQa/Rr4e+F7PwP4OhslQeZtGOPag&#10;DF8WeDdEv4GheNdyjaPavnL4/fBoTQSPDbfLz8yrX1LdxLLc73P3j3rmPiRolpe6S0MluPumgD86&#10;NSsNd8N6hLYWpkUD2NQ6X8OfEXi693Txyf73NfQPir4Tz3uvSPDp25d3UpXX+D/hPPbxp5Omr/3z&#10;QB4j4V/ZtKyR3xhAZe22vd/hd4en8P262mxlUcdK7HSPBNvpC/8AE1iVa0j/AGJAu23iX8KAL2nW&#10;lq0PmzTY47mud+JGt32nWKjQbk7v4sVtNELi18uBmG6sXWvC2ozWLLEdzN93NAEPgvVdXvtJae/u&#10;d0hXOAasJruqD92G7964WTw98TNFuWbT0Yx+gz0rU0dvGW8fb7fae9AHdabqV+WVprg7v7orrvDh&#10;hLCa7Lbc4INcDoVpqEsiu27O6um1G31220hntLaRjtOMA0AeveGfG/gLQ4o2vbiGNl+8GcV3/hz4&#10;qeCdW2xWOoQsO2HFflh+0P8AE74reG9SZbX7SF3HaFzxzXIfCf8Aa6+Jug63DBqV1cKobozGgD9m&#10;5DbXMTT2U4cH+7XjP7Q17cQaPKjH5TXMfstftKL4v0qGLUJ23Mi53N1zXc/HHR4tf0FprcEqUzQB&#10;8xeFpIYdXklfBLSYxV34heH01Uecvy8Z4rFuhLoniVoOcCSuq1PztT0XdCNzbePyoA8nuJE8P3jF&#10;rraqn+9VqH4oadcR/ZIjubplTWb4k+FPjLxPqjRwB1jZ66bwp8ArLw5ZiW+n3SYyzOelAHK+LvFW&#10;u39h/Zmkq7SSLgsqnNZfwo/Zdl1DXh4z8YJuz8y+b2/OvVraw8G6C3n3OxpFP92qPiH4hNNG1npF&#10;wsceMYFAGtrOq6V4bhXR9L2KsaqCQBUek38OovufBX1rz+6vLy+n3yXDN+NbXhrVZoQsB4+tAHnf&#10;7afga6n0E6hp8DEdcqtfF92ykmCWPy3Xg8V+nPjHw9aeMvB8ltqFurfu6/Oz9ojwY/hHxhcQwqY4&#10;/N7CgDibiaWSTAfPapUMm0fMenrVSCUnpV1cogYUAXdMPllfMdlye9eq+A72KXS/JTkheteT2MU1&#10;0PmH3W4r1X4b2WzT92P+WfNAGX8U7VZNOaQHJrySxk+yaoJQf4q9h+I4xp7Ae9eMXRZbpyp53UAX&#10;fE139qu42Dg/JWYq7RinMzucyNk0lABVPxD/AMgK5/3KuVT8Qn/iR3P+5QB/ZB/wSn/5Rd/s2/8A&#10;ZA/B3/pktK98rwP/AIJT/wDKLv8AZt/7IH4O/wDTJaV75QAUUUUAfww69/yVHxh/2NF9/wClD1eH&#10;Sqmuf8lQ8X/9jRff+lD1boAKKKKACiiigAooooAKKKKAEJQH5uvarei6nd6PqCX8D7dhzVWpJULx&#10;4DYoA+nvgZ8T9O8V6XHpl/cjzm4611HjH4dX80S3dm2FH8VfI/hnxBqXgrUY7+0utu1t31r6W+FX&#10;7Qlp430ldP1KfbNjbuzQA6x8LPC+67uNu1utdPYQWd/Z/wBnud2V27qxPGH29zusQzL1ytM8La1L&#10;ZMq3UDAhupoA0NJ+DEenawuqMmUeTdXpPimz8KaZ4SL/AGOPzvLxwvPSqmk69/btnFBZfe4FdPL8&#10;MYtW0ZLm+1AKzdjQB4b4X1ma11Vmgg2pvOOK2tc8ZxXK+VdivXbX4O+FrXRmfzI2kP8AF6V4/wDF&#10;jQNJ8PNIv26PhvzoAsaF4h0spzHH09KfrUWi6lD5kbR+teZx+KLe0+aGWs/WPiVPFF+4m/WgD0Ya&#10;BbSxE2s/z1hapeeItGlMcVy33sVwCfGLVLWTPnn86bN8X7m9JYnkdaAOr1D4leM9P/dQzFe271qC&#10;3+LXjeG4VptQk2/71cvH4suNUDS+V71HPeTXYGRigD17wv8AHTWo9qTXmf8AefmvTvDP7SEmmCOS&#10;5u12r/tV8kXmsT6LtcCrun+LTrMX2Wa48vPTmgD7o0D9snwpDKp1K/jwuMjdXpvhr48eDvGtp5uj&#10;ahHuZc4DZr8zLnwVrF3EzWWqs7N90hulbnw78Z/EX4V3iy3F5K0IOPvUAfpBPeR3UX2xUVie4rAu&#10;5kmlYum3mvJ/gz+1Dp2oQRRa1cDnAPmV7Xp+t+C/Fdqk1pdxqW/rQBQtNWWzHlJ9DV2zvred9wHO&#10;KtXPhGy8ndBcI/pt7U/R/B08soWNqAGRzJvG2odXmwvFdJL4WezXZu+bbVN/DEsyE5oA5f8At06Z&#10;KvGfas3xnbjWrb7QIsErwa3NW8KtFdiSR9oU1pX+j2dx4e2W8e5tvzNQB5HZC4tkaHHRqsQ6xcad&#10;LlT97ird/HcQ3htki+Xdirtpotvdoskoyc0AU7G+1C4uPN8rI3elddpwk+y48n9Km0fw9Z29qJBD&#10;Wzptnx/qqAING0uK5P74VqJ4YRrgeUDVq0tPssmRFVPx18W/Cnw90hrq+voxJigB3jHRdP0PQvt9&#10;/deXt561yuia/Bq0LLaPuVWwp9a+ef2hf2w7jxTHNYaJf/uQ23iu+/Yq1zVfHESwXCbkbG4+tAHs&#10;+nSpeILWc9OMVpQWVpapsWKuwg+HGgafOtxLJGrdxVnUfDmjSxhINp9xQBxi+GNO1S2JkgHGTWNq&#10;PhuKEtBawdsdK9HsPDltC/ltKix4ywNeZfG341eG/AzroelGOS6mO2NF65oA4XxndajpExtJY8KO&#10;c+lYcniwRQLBHdqrnnmvVfA3wd174q+HG8R6xuj8xdw3V5l8WvgDqfh28kutP1PJ6BaALmn6rNcW&#10;Hz3CsdtZOnSyC/bfJtG7mvMfEniT4heBwfOtZGjX+Ja4XXv2nrzTY2hJk8znPNAHu/jf4vaL4OZh&#10;NOCw4HNeYeKv2j9UWzluLC6ba3K7WrxPXfiFqnjSc3V4ZPLZs9a6D4d+Add+IVzHpmnWjeSxwWI6&#10;0Aef+MvHXi34heJ2w00m9iAo5ru/gz+y14u8aanDPqtpIsfmA7WXqK+pPhL+w14b0OCPUtUto/OO&#10;GO8V7foXhLwb4DttqRwKVXHy0Ac/8DPgVofw602JIrcLIIwWNepXDZtBI7fKBgVxeqeOE3b7DbtP&#10;92sHUvijftam3AbPTigDurvUdLhO+WbleetYeu+IdKvQITLntXna+I9bv7pml8zb/DUljDqV3c49&#10;TQB2CeH9DuR5wQE0R3UGly/uLRayXuLvQo98ves/WPFDMubPigDQ12dLiTz7+by0rHfUNEtZc2t3&#10;upr+Hte8U22IRJWDffCzxJp8m7fJQB0X/CZQ233CD9KgufH9zM+2FK57/hENZtRljz3q5pel3UJJ&#10;nioA2LLxXq10zRfZ8/hVW91a/hmJkjxTbnUp9NgK28PzVR0u31fxFfgXMe2PPLUAbWl+NLmxlVoo&#10;d205xXc+HPjGykQalpq+X3BXrXKS674G8GRx2dy0b3EnZq2bKax1OBbs26qp4Xb6UAbut+BfhB8S&#10;gsuq6XCrSdflrHf/AIJ6fCjxBN/aOkQx7m5XAHFWJ7jR7CIMt183Wuk8DfFAaXcon2nK0AXvhb+y&#10;dN4BuI3tB+7jYbfwr13X/DEk/h5rSQH7mKTwj8SbDUYFRpfmeuqme21GzaNZuooA+KPjH4QfR9Zk&#10;niU/K2elYGgeO7e3g8m7kC7ePm719CfGrwPBczSIE7Z3V81+PfBE2l3TPEeC2KANi8+KVhBGTa7O&#10;O4rmNZ+Ieqaq7LBIVWufk0y4DFZOmaIldW8iL73SgCK91C8vJGEsrMWqbRPCuo6rcIUD7Waug8N+&#10;CZ7srcX33W9elddbvoXhSz3yNHlVzQBhweArfSrRZbn7zCnQaTYxS5WsnxD8YtIjvWgeZCvQCtLw&#10;j4m0DxBEJTcRx98UAdHakQaRIZj8tfDH7Ztjb3HiGSWD/nr0r7Y17VrG00mRYLiPpXxN+1HMJtak&#10;noA8Fa3ljOYqtW8rBVB64p32iKY4Iph9qANSwuLdY8SS4r1L4ZXtm9h5KTc7K8ftIPtMojFd/wDD&#10;9m0xgrdMdqANH4l2zpaSqnPfNeK3aslwyt/er3Tx1Ms2jNKp+8teJ6nLtvXGKAKdFK7bmzSUAFUv&#10;EX/IEuP9yrtU/EP/ACArn/coA/sg/wCCU/8Ayi7/AGbf+yB+Dv8A0yWle+V4H/wSn/5Rd/s2/wDZ&#10;A/B3/pktK98oAKKKKAP4YdY/5Kr4w/7Gi+/9KHq9VHWf+Ss+Lf8AsZr/AP8ASh6vUAFFFFABRRRQ&#10;AUUUUAFFFFABTkbac02gUASYSf5JOlXtD1m50K5WXTJdm1s5qnbpvTGKk8oLy3SgD3b4S/G+xvUT&#10;T/EDBuxZq9gms/DPiKxjl0lU3hc/L3r4njmuLe5V7c7cNXunwQ+IzwW6200+5l45NAHrVtqt94Nk&#10;3NFtUcqaz9Z+NevySmNL8qq/dXPWsn4h+MpdSslSH72zjFeV393qzyM+8/eoA9oh+N3iGLS2H201&#10;4z8TPGXiDxHfSXFzfyeXuqvfeINQW0EJB6c1zGpeJJJHMDUAPOsX/wBn/cztUA1Kc/65qghvE8ry&#10;RHTcjHlUAXILiC8XaRRHHBC2cVHY2bfaFGK3I/DKXUW9hhuq0AVbfxFHYqIoutJeard3RWVWq1be&#10;DY5psTRnOeKtz+GX00gyJ8p9aAMzzpb2LE38NUpPMjG+3P3a17mARt5cA+91plxYw6fbea6Z30AR&#10;eFPiTdaPqCw3bfJu716VN438OeI7NIJCN7L96vMLjRbS8i81E2tjIrLs4NRs7vKOVCmgD3jQNMst&#10;PCzwXvDHP0r0Dwx4i8TWB8601F1jA4CnrXzPB4x1mGPy7WUsRXRaJ8W/FVlb4uUO1cbaAPqTTP2h&#10;PEuj25S4d5OOMmrcf7X+u6UvnCI8V8yW3xsu7h9twtbHh/x5o+tyfZLtl+Y9zQB9ZeBf23dF1SdB&#10;rm1WIwd1es6T8WPDXie1judN1JPmGdq18Iar4P0i9sd+iXeyVuQVb2qp4Z1v4ofD6XzILuWS3VvU&#10;0Aff+rG31q382G75FO8OzQiJrSddy9Gb0r5h+HH7VaXax6Zq13tm+6Q1fQXgTxPD4k0gLasrM44Z&#10;aAMfx7ALfUNtt91jU3hnQppIFuG6bgat+KNAvlk81oWc9jVvwXNeSg2FzCVXpnFAGlYmKMiAy10V&#10;r5H2bMEFYD6DBb3nmNcjr/erbn1zR9K037RPNH8n+1QBc8V6rpHhPwhPrOqT7fLhzX5nftQ/HnxX&#10;8TvHM/h/wo8kkKSYxF9a+kf2n/jVq/xDvF+HfgydpN7+XJ5NWPgF+xNoPh+NPE3im3LXUpy4YUAf&#10;PvwA/Zd8dfEC7t21m3m8uZgT5gr79+C/wh034ReFIbexiEc23DHH8WK2/CWleE/BlisGkafGrKuB&#10;8o4q1f6xJdnC/lQA9pru4VmuJ/mPvT7BLtIyzy84NQxEmNSadJd+RERQBR8Raje22nzSRXjq20hd&#10;tfPumfCzWvE3xOXxJrrNJFHMGXd6Zr3m6sp/ENx5K52Vs6b4Ts9PtdoiDMBnpQAmqeNb3RfCkem6&#10;JG0YWLb8v0rzTUdC8X+KpvtBuGkXdlg3avWBpMFxbiGRMfWpraysdNXykVfmPNAHz58YvDqweD5o&#10;7rTwzeWRuxXypH8DU8U6vJLHD958/Svv34zadpGp6Q1qdi7+Plrzjwh8NNE0G3kuJ9vL5yaAPDfB&#10;P7HtrPGov4gsfU7q96+HngH4efC7TFjhsUaVVxuA70az4ja1H2ewVVQNj5ayGvXvh+/kz3oA6m++&#10;Is9zN5Ni21V+79KwdVudY1iffJcfLTtM0C6vplWFPvV2ujfDQNEjTj5moA5rw1oGqzptEe5f71b3&#10;/Cu4DH5l0vJFdZdx6T4S0whyA6rXnuv/ABftLMSRyvjBO3mgDctvC+kxxGLyhjvQPDlhEd9t25Fe&#10;Vz/HC/i1AmMMYya3tN+JSarB5qXIRu65oA6bWNHn1M+Wa53UPDVxZy/uhV7S/HkKyfv7wfnW8l7p&#10;urJxJH+dAGfaa1J4e0xTFF9a1bDXINfsWeQfvKxNfnhFi8O6P864DR/iTZ+FNd+xaldKqyNj/We9&#10;AHd6payliQv8VZd0+yHb3rQk1yw1SIXljcrIrLjaGqn9m+2q0aCgDkdWu2hvgGPys1dh4DjS4bKD&#10;is2TwfG135rxbvm710FiIfClk+qS7VjjX+L6UAeC/FiS5HxptYTc/u/OHyV75ceZH4VtUs+nlg/j&#10;Xy74l8V/8LB+OcY0lgyx3H8P1r6m0TNnoMIuR92MbgRQB5/r+p61p0u5j1q34e126crM8pG01o+K&#10;ZNNmy5Izt4rmYJo1k2RigD1zwt8SJ9N/efatu3Fbl3+0Zc6QjRrd7u/WvDZtTl2mGKTBqgYdSu5S&#10;JmJFAHrniX9pRdS+VptxxXAa/wCOv+EglZwfvGsm28ICZ95+90q7deC5rOD7Tbrn1oAyJYhJc7T/&#10;ABNXUeFPAySt9su1yOornY1WO6Xzzt2tzmuq0vxZDax/ZfPG3bigCHxbrTRMNN0uLG3is1PDN/4l&#10;g2XDfe4Nb0T6DcSfanZd56ZpNU1i106DEG0bl7GgDItf2ePD1yn2jUbjaTTbj4M2mkqw0TUenTFV&#10;NR8a6zI3kWkrEdKveG5PEV44lllfn1oA8v8AibpXxC8L28jmWSS3r5K+L3iy/wBS1OSG9r9Evife&#10;WVn4Pnh1iJGbyutfnL8c5rCbxdcLYfc83tQBx0M4kOBVmaLMGfas1TtuP3RrQtpSUZZhxQBT06S6&#10;hv8Ajpu4r0bwne3Plr5lcbpcNvNerg16FoliiaarRAZxQBN42vYjpBQj+GvHb5la+Yr616V41jnG&#10;nMMV5nMCJW3DnNAEc336bSv96koAKp+If+QFc/7lXKpeIv8AkCXH+5QB/ZD/AMEp/wDlF3+zb/2Q&#10;Pwd/6ZLSvfK8D/4JT/8AKLv9m3/sgfg7/wBMlpXvlABRRRQB/DDrP/JWfFv/AGM1/wD+lD1eqjrP&#10;/JWfFv8A2M1//wClD1eoAKKKKACiiigAooooAKKKKACiiigByO6HKmm3Ek8ke0Z/CjNTRjK5oArQ&#10;XLxOIZD1Oa3/AAx4hutI1WOeN2VWasN0Vn3EVNZzl/kcYwfloA98h1CLXdBSeGYF1j5rL0/Sbq/M&#10;gROjVV+E4M1gsTscHiuyht/7K3Oi/e9qAOD1+1ggLWxb94ByK4uezjN8d0Z616ld+Exql/JfSy4z&#10;k49a4vxlYf2Hdb1Tv6UAZtroayf6Qv3v7tSReGLu+vcIlSabqA6g1s6ZrElvL5yQg0AV08N/2fMv&#10;2njHrXT6Tpluyq8rfKVGKy5J59ZuEExVdxrauUjtLSNRJ044oA1NL0uxkvlQbelP8ReFzdfJGuR2&#10;rN0rUB9pjjQ85xnNd0bIiyjkYfw0AefTeCRbjzGX5qZb+HYrlWS6Vdo6bhXY6lp11dKTClYtxb3V&#10;uCrRt/3zQBzOoaHa2qsqbc81yOoRSxXDbRXo6aDcalI27Pp0qtc+ArW4kMTHBoA8zt7+eC5yq/xe&#10;ldBaR6lq8XlJB19BXQH4a6TDMC043bunrWrHpMWkHzIE+VR6UAY2jfCrW74bRDjcK2tG+AXia3LX&#10;QkYdxzWxo3jy6imXy41+T724V3Ph7xrc6tEoSP64oA8uv5fGvgGQi4VmjAznNaXhP4yQ3x+x6vIM&#10;SHG1q2Pi8bu6s5DLEcdOleP6Z4Q1W61Vp7OF2UMD9KAPQvGmgKL6PXvDkxwPmbZXvH7L/wC0Dp+l&#10;PDpetX6rJtChZDXjPhRreG0+xamGX5cMWrF8UeHdR0+6OqeFbvds+b5W6UAfpRo3jrwrrdok0k8L&#10;bl68Uat4q8DaJYtcw3MPmdeCK/N/wn+1P458Pv8A2JePLlPlDZNXta/af8UajcLE1zIF7jcaAPr7&#10;xL8etN0+7kZboEc45rw/40/te6jKv9j6HPlpH2/LXiHif4530jqhmYsV+Yc1gaBrM3ivx5ZwmP5f&#10;tC/LigD7e/Yr+Er68f8AhYPiGAyzSNvAcV9PRWdrKzRlwq7elcf+zvpNvofwztTbKqu8PGRXYSx+&#10;TbtKZF+YYoAz3spTPtiG75uKlXTbrcCUqxZypAiuPmbPNdFZQ2cth57ldx5+lAGAbeSKD94MYqqF&#10;ErbRyK2PEepaNpOnMb24jXf93c1c7aalb3EnmWUgZT/dOaANnR1traXEuEx/Ea0brxFosJEUdwrP&#10;j5ttcn4jlvXsM2MmJG4PPSuX0+DVNOna81C6yM5+9QB6k2uaOF+aX5ttcr4q8YGwG60+Zc/lXLX/&#10;AIutDIM3O3Bx96snXvFyyp5KLuHqKAJda8Uz6tNsmbavvWPe6hqckf2aJ8r/ADqlfXNxK/mxRnit&#10;3wzpEuoxCW4SgDn5I5gm3yGZvpVzRvDeparIsENsVJ9q7y18G6crrJKB0roLIeFNAhF4zx7o/wDa&#10;FAFXwd4KXQ7dJNUCq23+KtjVNe03SuLdlbHoa8h+K/7QFze6t/Y+jzqoVuNvFZ+k+MLxbb7Tqk5d&#10;2+7hulAHWeLtQ1TxFfhfN2x56Z61y+q/DuLUJA00qnmnQeKprmcKit1+96Vk+KfHWpaa+y1+bP8A&#10;s0AO1X4UWtrb7yV6cc1zN14a1TR5S1mrMKsS+PvE95/yyY49VNVv+Ex16Ozkgns2Z2zt+T2oA4rx&#10;d4o8Q6Xd+Wk2GH8INX/DPxm8TWVud6sfqKtWXwk8U+Mrw6uLdsH+Fs10+i/CGfy/s15abT/u0Aed&#10;+Mv2gvEvksIIm/Ba8T8SeL/HXiLXV1FmkG1sgfjX1xL+zSuo/fiXn1UVAv7JtrHcc26/pQB458M/&#10;jpr+h2sem6wJNq4r2Xwl8fPDN5tS4/dtt+YtVhv2VNGc82/zd8Yqtqf7MFraxf6IWVqAOwtfip4O&#10;mLXT3qMFXIXNeM/tH/tPwfYZNC0AkeYhXK1J4o+D3ibw+2yzeSQH7wXPFeZ/Fr4W64LL7XDayMwT&#10;P3OlAHQfsneGf7S8RNrd4N8sjbtxHvX09rrXVlZeXCG+50r58/Y51qys7wafqzeXJkL8wwa+pte0&#10;qzu4N9vJuG2gDya7s9YvJNzRnpVeXSNUtRuaH8a9K03SrZ5Ns8S8GrWuaTpkVozNCudvHFAHkKyy&#10;RzqkifpWtC8EY3MareILQQ3RnhTCj2ql/arMmNtAHQWF9FLdLFG3etfUp5oo1gfIVuK4TSb6VdVj&#10;kYkfNXeXzC/0uG5X+HnNAHI+JLOSzYy7fvNxxWUk0zNjdj3rqvE2nyXmnJMn8K81z1rYGWHGOc0A&#10;VZNR1CBtsUm6lW91W7G2QkinzabKkuea1tIsbcoA/wB6gA8PaWsl0rXCV2tpLaadagxx9KxNF02Y&#10;XO548L/eqTxzq8HhnRZria5VcR/xfSgDyH9qD4pJDpVxZpOAenytiviLxJe/2pq0lwTu5r039pH4&#10;py+JPEMmn6fLuVZMNtNeO3LvGNhY7vXNADo4YoptzNV//R8qFUFT1NZUUu05bn61oQJ5iYX0oA07&#10;IaXbsJYuW74rufBtyL208sVwOn2kcTq1zJhc9q9G8GjTgiLaj+GgDN+IkU1rp7DHWvJbrd9obd61&#10;7N8VmCaVjHQV43cbXZnx3oAhooooAKpeIv8AkCXH+5V2qfiH/kB3J/2KAP7IP+CU/wDyi7/Zt/7I&#10;H4O/9MlpXvleB/8ABKf/AJRd/s2/9kD8Hf8ApktK98oAKKKKAP4YdZ/5Kz4t/wCxmv8A/wBKHq9V&#10;DUvm+LvjAH/oZb//ANKHq/QAUUUUAFFFFABRRRQAUUUUAFFFKgBPNACVKp/d0iou7pTmGFwBQBGg&#10;DAlhT4wBIrAUgGOlTRCNRvYUAdl4K8YSaRAFRzuH8OetddpnxCvtcultZIyq9K4TwBocWs325/lV&#10;TkV6DD4ftNPmVo9oO3qKAOks9E1C+KSRH5W7VzvxR8IXENrve33H1K12HhXVXtmSHaXGOK1PGccV&#10;/pWbi3ByO9AHz5p9od/lH5a2bURp8rNtqbUNFa3v3by1VQeKp/2RqmrXX2TTUZj/AHloA1LZEmnU&#10;Wx3EVe1NdQCLFLkDFb3hj4aHwvpn9qa3P+8252ua5fxV4xim1gQQxL5a8GgDU0lFtoUuZDllx+Ne&#10;g+EvEVprEK2t6QuFwN1eUx+LtPYLAqL8vBq9F4sktCj2kB/CgD2GZbG2Xyox+R61Lp9podyCtzAp&#10;+uK8607xLfavarJubd9a6DSJrwQqZB/vZ6mgDQ15NEsJttpt3H9KzDo9uf8ASJpwu5c0tz4c1nVp&#10;t9ip27s7ua0I/hrr19AN10dvTGaAPPdcuUtdQ2Alvm4YfWpLrVIYbctJcH7v3Wr0A/A7cnn3rrxy&#10;M1k3vwrtkm/eSblHp2oA8luPE2pDUvLt1xGW/u+9eufC/wAX6Hp9sh1G5j3beQapal8OdHS3xBGq&#10;t/EcVzd74BuIN0kc7Ff7q0Aem+JL/SPEzbbcCSE/3ad4b0zw1pVu2bVY2Pqorz3wj4r/AOEf3Wc8&#10;LNjjmtbVPFsV9bl7SNl/3aANzxL4fs7y2mn0x/4SflrhPA/iS9h8SyaLqNsWRvlG6vV/grd6Hqds&#10;0Gq/MzcfNXUD4Q+FbzxGt7a2qryCDxQB5L4i+FdvNOdR0+y3NI2doj6VHo/7PWuay/2gWTLn/Z6V&#10;9RaP8KNL8pRgN3xjrXfeEPhpb2pVDAuzrjbQB8Q6v+yR4jx9ueJm47pWH4G+Eut6N8SLNEhI2zDd&#10;uSv0u/4QHRbuz8iW1jb0+WvJfGHwUt9J8Zw6ra26qplySq0AemfDy31TTvBVnbujDEIw34VuTSXj&#10;WsYlZuvetvw2bD/hELe3aBdyLgmql4iTpsZdoHSgCPT1M0AVeuetaF1cXNjYMEB4WotMjsbRNxmz&#10;7Yq5NdWdxAYi/wB6gD55+O3ibxbqV19h05pPlbqua7P4Mz39r4T87VQd6rjc1dte+BPDt27XdxEJ&#10;GP8As1TudKtrK2axtk2xnoKAOa1zxhefvEtpV+9iueOuarf7o5m+XpwK6+HwTbzXBaV1Knnmrn/C&#10;LaLYIZXkX5eaAPO/+ERvdebdbu/ytitvQfhtd7tt7llXruq5rfxJ8J+D4WmE0ZdecV5R46/bIttP&#10;lkjsl284yO9AHrOo6L4d0Y7ry5jC/wAW5hxWLq/xe8CeG90UGpwr2HzCvlf4r/tKeKdb0yafTZnx&#10;g14LffEnxjrLtLc6pJuVs4ZjQB91eKv2sdKsnaO2vEI7YevLPF37WtzKZEW9baW7SV8pT+O9Xkk8&#10;u7umZh6NUVzrc90pBZvX71AH034C+LVt491tbaCZWkZsHJr6Y8C+AFn0+P8AtAbty5yVr83fhF4k&#10;vvBnjG31AM3ltN83PvX6bfAnxbD428G29zbASSLGN2DzQBtwfDvSLaLeoUfRazdU+HOkyhpAis3b&#10;5a7saS8dlm4PzD+E1Re0hhDS3D8AZxQByFj4A0mJMzIv/fNMu/CuixPlLVW/4DWhrHiWztXaAR7u&#10;1UdJvWvbnJjJXPegDc8NWsWmQlY4lCt93cop1+EN1uht1/75p0++4RUiXG30qxCyWlv9puIufegC&#10;rd6v/YUHmXe3/gXasqPxLcarNuso/wDvmsHxzrw1i5+yQStj0rb+H1q1nDuePnb1oA021WfTrNp7&#10;hct2BrltQ+IeuXl39jgsW27sZxXXatZSaswVF+vvTdO8M20EmZI1474oAh8K2sOpQ41XT9zMvO5a&#10;Z4m+HnhjVdOktpdOQvIpAO0VtyGGx+WL5v8AdpkeyWTe78enpQB4hD+zR/wjmqSeIdN/d/NuGPam&#10;z/tD2PhPVF8PazdKWVtpZj+Fe1eKFiSwkuzchUVcNXxB+0Docni/x/Jp/hiVWmabAKfw8mgD6D8S&#10;/G/QtOs4tQsryFt3JCmun+Hvi6x+JOkeZbz/ADFTkZr5Ruv2ffjBpmlrLcyzSLtyOtdv8GviFqfw&#10;ndYNagddvDZU0Ae2eNvDy21o4SL5tvG1a4/SfDc1z8r5zn+KvQ/DPjbwl8RbDz4NQjEjLwm7pVm0&#10;8Fp9q3RTjb+FAHmt14WvLGfz4ecfpXXaDDNPoDRyD+GtHXdHa2gk2rntVPwuWVvssvf1oAiubbGk&#10;shj3FeOlcrax7biRQdvzH5a7++shBbynPXtXl2p6y9hrjKF+XcaANhrJnO7bn/gNS2VpKJVIj/i9&#10;KtaJNBfWqyqNzEVrWVtAjq7FVO6gC/A9rpulPqN86qqL0b6V8n/tf/tHqqzaHpFxuZWx8rV61+1T&#10;8ZbDwJ4TlsLS+TzmX5lVvavz98VeLLjxNq82qXrs/mSEqrHtQBTmv7i/uZtRuHZmkbPzVn3FxK0m&#10;WGfrViKf7W+2FGA9BV6z8PzXkuCjD8KAM7yg6jFW4bw2ybNvOKsahpTac3IqFY7ebqOaALmmebfs&#10;FC8lq9M8BaU1rH5kzfw/lXF+BrWJr5UKgj3r02yhWGHKLtwnzUAcf8YtTC25gD5/GvKXOWNdz8Vb&#10;xprrylP8XrXDzRNEvmt/3zQBE33qSmrP5vy7Me9KqFOr7qAFqn4h/wCQFc/7lXKpeIj/AMSS4/3K&#10;AP7If+CU/wDyi7/Zt/7IH4O/9MlpXvleB/8ABKf/AJRd/s2/9kD8Hf8ApktK98oAKKKKAP4YdWG3&#10;4t+LiO/ia+/9KHq9VTV0H/C1vFj/APUzX/8A6UPVugAooooAKKKKACiiigAooooAKfEY2bAFMPPF&#10;IiBG3L1oAncbWwKbknqaaXcnJapI1DD5jQARgM+DRMGI8tTUqW3IdTVvTNGl1DUEiQdWoA6b4f2t&#10;5a23mpG2TXdadby3Eavdllz2p3hbw9aaXYxJNgZXoe9dVb2drPCqwQg0AdB8Lfh++pwfbZj8q9M9&#10;hUnxIslhQ6fYfMwrsPhf4g0XSNI/s/U2WNivGeK53xTYLf8AinzLK43ws3rQB4PrejeKrjVjaW9o&#10;21jy22vRPBnhO28E6WNV1FVaXy84brXqF5pPhTT9N/0a3jef+9jNcr4h8IaxrcXyhkXGNu2gDxj4&#10;sfEXxFrN41tYBljHG0Vw3lapMuZ423NXump/CcrG8ssHzDuVrj7/AEi106YpcxqNrEfWgDk/CHhD&#10;WNTmAVW5PyjbXtHgH4DahqEO69tm27fvYNS/BuLREdb2+jTYv3c16u3xI0+G1az01FXauAVoA5Pw&#10;58A5LW9Klv3ea60fDjwp4djE+pahGq4+Ybq4Lxv8atU8LxyeVKcsP71eDfED45eNNeuGt/t8qrnj&#10;a3SgD6g1X4rfDTwy7WkUkT8YrIm+Mfhm8GdPukVfTdXyT/a2qXvz3F67k8nJp1vqepQN+7uH+960&#10;AfV0fxDt7/dB9tUhuB8wrMkv2ErpJeDn3r54s/G+r6bMrLOx710UfxKu7tVluJ2Vu59aAOs8b+NN&#10;V0eRvsoLLk81W8JfEZb/AP5CTD5hjbVSy8T6NrcP2S/IJYfKarzeDvsE/wDaFl/q87qAO8i8N6Ze&#10;R/b4bdTu5rP1KTSdNRo9qg9CM0eEfHkU9t/ZbxgMvFZPivQdQ1G/ZoFba1AG98M9ftovEEcEU21G&#10;f5lzX1d4J8KWl5ZRanHiQMgPFfBt5qt94E1FblCxKnNfVX7Jf7RFn4pt4dBvHG5QBhqAPftD01o5&#10;lygVVYcV21hqMVvbqDFn3rJtdIe6iW5tl+U4PXtV+K1kij2SN24oA1bfWIV5CVU8T20WqQrMkQ+X&#10;lfas4Xjed9mT860JZHeyERNAGn4bY/2b5QP3fvVJdyCRduzmqWh3EsUcny1ImoR+fuc5WgCTTLZ5&#10;J9jr8tWr/QbgMJo5vl6jmiDVNMY4TG72qprWqXqRsynCUAWYgbWP5592O1ZuqXMD9wvHUmsPWfHu&#10;n6PZtLd3a7gPulq878WfGi3uoJI9Om+bp1oA7DxT4+tPDlsyrdB5OwU15vr/AMQvFusNJHYlwsi4&#10;XiuZbxEl1PJf6zdfKvO1mrifib+1Bp/hC1+y6FEsjr/doA6jWfCmpX4a513VtnGWXzK4Hxd4b8GA&#10;bZ9UVjn+/XjvjD49/FHxtPIbJpY42bAGa5O+vPiBgXGpXMm3r96gD1rxHqPhSwspLK3uUK4wRmvH&#10;PEBR76SXT/lXd61kXmpanPcMr3jk98mnf2rNbJ5Ui7m/vYoArPtS48yY1dRoZ+I5Plx82RVfylul&#10;8xhUU0nl7kjegDZfV7W3tRHaJmRcYNfW/wCwb+0kvh910HXP4sKqvivjbQNLnurkOx+X0Peuq0Lx&#10;dN4Q8RwXULbdrjlaAP1qPjFdbUX9qFaNv7tVZFn1NjG52q3U+leJ/sz/ABabxP4Yj3zhvkGdxr0W&#10;/wDHj2kn2WJDuNAHSjwLpNxzPIrE981YTw7puipiJV6VyNv4wupBuJI/Gm3fxAv4/kYqaAOkF19l&#10;udwT5aq+IfEFvqFv9lgG38Ko6P4qsL5P35XdUynQrmfzFnGaAMfTvCcF1d/a5hjHrXVWdlb2Vt+6&#10;daqyXEd1D9ksE5/vVSTTtYhby5Syr9aANyzv4+VRQcU8pdXB4Tj61R0uA2T7m5q5JrkS8OAooAdH&#10;ZNGT5xoSC3RWZ5dqqeCWrB8VfELRvDlpJc3V6q4XP3q+f/ih+0V438TLLpvgC2kk/h3L296ANr9q&#10;r9o638F2E2i6RdCSZsrsjYMa81/ZB8Pa34/8Yt4l121kzJJuUyR+9Znwo+APjLxx4tbX/icZDGZS&#10;37zp16V9feBvCXhfwnpca+HrGNPLUKzKvXFAHVy6fpcVuunX1mrKqgfcFcR8Svg/8O9XsZPmiSWV&#10;eMda6651RdStmkCkMFx9a88v/C/iXWfEa3QmkWGNum7qKAPLX/Z8+IfgvUW1rw3eSfZV5Vd3Wuo8&#10;MfEDxh4Tj+0eIoWMa/e3V7NLqUUemx2LKrCNcNuNcD4p0xPEl79gmtUWNjjKigCTwv8AEHR/Gysq&#10;3KruP3TW6PC8Vr/pqyqO+7NedeJ/gtq+g7b/AMKswEa7vlY1yevfFTx+rp4XKyLJ90t6mgD2nWAZ&#10;LM/Zm35GCwNcTcfDq51W4e6MX8Wc1Q8Fz+OtGtRNr8jeW4z8xqbxV8fNC8DWDfabyNpNuSN1AHRe&#10;GvA02j5kuJNseP4jXI/GTx3ZeCNLmu7bUFO1D91hxXgPxi/4KA3okew0BmDLkDa2a8P8R/HPxv43&#10;tJPtdzJtkY7lZqAE+OPxa1X4h+KZt1zIYUfnPQ1wDokk22MbuflGKsYkmleOUfOzZrrPCHgX7bCt&#10;1NHjvzQAeC/CEJiWfUVwz/dXFejeGvhcJ4G1a5i226x5+YYq98Lfhjd+JtZjVk/0eH72eK3f2j/i&#10;XoXgPw1/wiWhtH53l7Xb3oA8G+IMlhJrj6fp+Nqvjg1SbS47JV3YLbaxbK6uru/N3LJuZmya2vtU&#10;tzIu8UAdn8OfB15fx/2lC4VVGa7BpI7S2kVx8yrhqwPhveX0GmNBE2Ay1d1qeWysJZbh+qnigDyX&#10;4k3ck+rt5Lnhq58s7jDtmtDxDeNeapJKW43/AC1Qbg0AMMaKmVFNqR/uVGelABVPxCP+JHcH/Yq5&#10;VPxD/wAgK5/3KAP7IP8AglP/AMou/wBm3/sgfg7/ANMlpXvleB/8Ep/+UXf7Nv8A2QPwd/6ZLSvf&#10;KACiiigD+GXV/wDkqniz/sZr/wD9KHq1VXV/+SqeLP8AsZr/AP8ASh6tUAFFFFABRRRQAUUUUAFF&#10;FFABRRRQBJFErpuNOjUP8hNCnZHgU6JMDeOtAEqSJAuQenvXefBrRY9c1JZ5IeFauAghaWX3zXtX&#10;wb0NtP0Vr5lx8ucUAb2v6cTex2lrxtHGK6LwJbW0M6waj+tc2usbtTZwOc+lWtP19Fvml3j5aAOp&#10;8aTaZ9pSGzvljbpw2Kn8OaFdyMj/AG//AMfrw/4oeOZk1sfZ7jbhs8VJoXxo1qytlP2hzt6UAfUm&#10;ieEY4k866bzD710lh4dCnzJ1Xb/tLXzjof7VpsrdY7xWLfxZNO179si7KeRb7gP9k/8A16APc/iF&#10;pWkwaTLcQuhbH3Vr5G+MXim4sNbMSw7VV+D+NdJYftF61r+sJbSys0cjcqf/ANdenaT+zNp3x2sl&#10;1CwZfOZcsPf8qAPF/B3j9Gt1snuNq452tiuof4o2mlR4WbdjvuzR8YP2WNZ+EkDXMsbMAP4VNeMX&#10;M17NIY23LtbGKAO38b/EW215DkZftXCur3MrO4+WrFtFC0eZc7hUxEbRbFFAGfCGjLZ/vU7a7/cJ&#10;3USErIQRxU1qjBvNH3RQAzyJgn+170rSzmMLu5FO/tMiRhsXA9qimu4t4KA5Y80AWbC8mRjtn2sv&#10;vXSaN4+1QL/ZtySyEYya4+e2ZcXMbHPepbK8lM6q5/iHSgD03wVp0j69HIS2JGyPzr1DxDFp+g6M&#10;t3cldxWsX4QaXpVxpsWo3UkYaNM7mNanirT5fGc32KyXdHG33loA8T8Z+JbPVdTkikQFf92tj4Fe&#10;Mo/CfjeK4imKxsy/Ln3qb4i/C+fTZM20B3mqvg74R65fTx6jbsd0bA4FAH6Q/CD4jwa9oETmXJ8t&#10;R1rsZp1u18yKT6182fs36jdWdrHpt/deWyAZVq9zS5u0SM2rB1P3iKAN6KO3t8zbctQLxpB8nFGl&#10;RvcW+915puoJJathUFAEf/CQx2G6JyctRHe+bGrhtoY1Ru7CKVPt11KEWuf1Px5YWsbW6zrtXpQB&#10;1UmpRWF0sguBjPQtWH8SviLcWGkt9lOePlwa87v/ABfrGtax5emyMYw1dbb/AA/1DXrIS3bZG3OD&#10;QB4n4x8SeL/E0zybpFjDdj1rlJpfEgn8uCKRsfebmvftV8A6XpM2y5ljCr99SK4vxp4n+H3hlTbu&#10;IlZl+aT1oA8b+IfiO70vRGga5b7Qw+7vrzPRdOOqzSXOrxsx5PzHNfTXh34b/DT4uzq0GoweYefv&#10;Vzfxn/Z6n+H2nSX1hEJI9uQ0fTFAHgtzeWtrM1vYQr8p4+WsXWtbvWiNrP8ALuPpW9NYQiZ2jOJP&#10;RjWHf6BqV3I0zxNtU4zQBxeowvBdMSepq1bvbG1zcKDVzVdGDSfPNz6VTbRppVEYztoAps87SEQ/&#10;dpYdPk3/AGho2ZfrU8UclpKbcp8vrXU/DKXSLnUxb67Cvk9OelAHOtdiKPfaqV2+lZ7aml/cYLFp&#10;N3SvS/iP4N0fVL1bDwRAC0hA/d80Q/sseMPDulx+Ibu2Yll3Y20Add+zd8SNU8JOsUtzIqZ4Vq+s&#10;/BvjW012yjvbhlZnXG418YeBNA1u81JIpLJo1jfG4qa+oPDHhrVbDwxC9kjO3l9VHSgD0C4vrgSZ&#10;T7h6YptzeIiZlIzWHoOpanLaiO9hKtGf4lqbULgzDe38PPFAFqPxFb2cvOfwNb2gatZSyFm6e9cT&#10;GkFy+7DVpCZ7e3xbMM+9AHpGmauBLi2RR710VlBNqSb5ZMmvJ9D8TS2vzTn5q7zQPEizWaySTKve&#10;gDcv7A6eheQ8V594817VJna10uFv95RXoMko1238lJAeMcGorXwbbwxMZF3M3TIoA+aPFfhLxj4u&#10;v10+7uZFikk5wa9k+FHwV8NeEtFjkksEkkZP3kki5JNbj/DqRNRW98vlT/drpre3XT7RTcSqFXru&#10;oA5DWdJSRltNKs1Xc38C1r6HpbaNaeTd/Krfe3NS6z468MaVu+y7XkH3fmHWuUu/EGveIp98MbCM&#10;nGAKAOo1fVNPtUWCxcMdueKzbe91O8fbG6xjo26qa6dcWlr5skTb+nNZ95B4ums5v7JyrMtAHUf2&#10;PFM3lQagrE8/ezTbXw5F9tU7d20/w181eMPFfxy8F6tLcLFPJGrHkE8Uvw6/bgfwtqBg8YfLIO0j&#10;UAfUV9dCGEwmHp1DL0FeU/F+y8H6RYTeJVliW6iXeF3Y5rzD4tf8FDdAEciaAqmRlx8p9q+Wvin+&#10;0v8AEX4g3E0Vi8yo/wDdzg/rQB9W+HPjlL8QdGvNHtZY/MhTClTzxXyZ8dtW8aJ4umsL7U3MZY/L&#10;mqHww+J/inwQ0k1+8iNL97IxWP498Y3XibXX1G4k3b+nFAGVb6IJrsNcjdzklqTVLuGzf7Pbnb24&#10;qSK5dJd5b5cc0zRNCk8SazlUbyw/9aAOi+HHhd9evxcXaZVRkFh1r1Gy0u2tpIrSBVVON9Z3hzRL&#10;fS7BIY12tt61k+NfGj+GIyFG73HagD0/xF8U9B+G3g9rfSGU3Dj5mB5r5h8Z+JtT8ba1Jqepzuys&#10;25d1S674l1HxPdbp5XZf7tRxpbpGq7csv96gCPRbOaSYRxD5a0n0/UJLyO2tI2Y7vm21Ugvmsxvj&#10;Xj6V638A/DVlrcn9o6gob5ScUAHgjRLnTtNWWYMp2j71VfiNqC2ulsWfBxXdaxNax3TWFvHtjWvI&#10;/jXqpA+xwkUAec3M6zTsUP8AFTG61BChhk31MDnmgAf7lRnpTnY/dptABVPxET/YlwP9irlU/EQ/&#10;4kdwf9igD+yD/glP/wAou/2bf+yB+Dv/AEyWle+V4H/wSn/5Rd/s2/8AZA/B3/pktK98oAKKKKAP&#10;4ZdX/wCSqeLP+xmv/wD0oerVVdX/AOSqeLP+xmv/AP0oerVABRRRQAUUUUAFFFFABRRRQAjEgZFS&#10;W8RnHWmMNwxTo5HiGENAE0kXlp8x/KiCQkYWoXmkkXDGp9OgLNktQBf0KMyX8asv8Ve/eF7VLHwy&#10;rhzjy+RXifhXTHn1aMR8jdXuLqtn4XWEN1joA56/uI9PeS4i+Zmz1rH0/XCvmfLyWPWr+kQNeCeO&#10;TLHJxntWVFDGb+S0CdM80AcL4yvBea67SHHzY4pllqcNtF5UpFO8X2EkOsOdv8RrM8khecmgC1cB&#10;HnaSM/e/Smw2wvZwjjb/AL1RW8hjHmGmXGpMz76AOk0qxbTyskEgZl7ivavgV+0VqnwxlRp522j+&#10;EtXzvZ6/NA2VNFzq91cBmWZl57GgD6s+Nn7VWm/EfRmtGRZGK4x6V836vqlojP5UC5Zv4u1c1BqN&#10;4rE+a31zT5JZ5Nrnn1oAuLdFeRUkN5sByM1T8slPMqNpXVcxNQBau5XkO5V+WpIb0mHy8Cs1bmd2&#10;w44qTzyeFXFAFxyu3iq4dt+CvemCcg4an7lb5hQBMXkO1VPWpHj8pVdqql2Yrt7VYMrtHhxnigDs&#10;/CvjK+i0wWNvcEfjXtfwB8U2Rj+xaqvzO38VfOXgsqusRI/3Wbp+NfRvhDTbDT7OG8S1weDuoA6T&#10;4xWPh4ae13E6+Z/CvFeZ+EfF9zoF6XngYRM/DUnxS8Q3OqeLLHRoJvkkmUFc+9fRKfsn2+t/CODU&#10;o7NVlaHcsi9TxQByfhrxRaXVrFqWl3QVmXLfN3r1LwL8VplCWd3cDHTO6vmvXPht438ERFbJZisZ&#10;JG3Nc9b/ABJ8b6FqG6dJflP8WaAP0CsvH9lHZIsMoLN/tUy78bW9ud99cxqvvJXyD4a/ac1C1tl+&#10;37ty9ttcr44/aN8YeKNQ8jSPNSP/AGaAPtrxD8SPCjWeyXU49v8AvCuF1LxZ8N9ReSGPXovM9Nwr&#10;498XfEDxjHofmHU5t3+8a43wvefEnXfMvbC+mdh0Ck0AfVnj345eHvh5c/Z9Mu0mdz1U9Kq2f7aW&#10;tQWQt4pGBk4XDV8uXVv431DURba9byNLuwpbNeh+B/gpr9/pX9o3YKj7y7moA9w074y6n4ispr/V&#10;L37652s1eC/HnxneaxeyW1k0m3HUHpVHxFrPiHwrcPp7yMsatt4ParnhSOy8Q2xnv1Vu3zd6AH/s&#10;z3HxEHieFNNlm2bu2a+zvHWswx/C0weJ0Xzhb8+Z64rzb9n66+GnhG3F7P5Sui5BwOtYP7RXxdh8&#10;XeZpej321W4UKaAPnXx/PJJ4jmk0i52qHP3frU3hDxAXLWOoTD8ae/gXUEumvZ5vlZs9au3vw9aS&#10;0SbT8+Yf7vegDm/E+nQvcs8Mi53dFrAljv7KT55H2/w7q9Hs/gZ441K3bUpLVhGvOcVzPiK2ezuW&#10;0u9h+aPjOKAOVkeSdyd1RfatQt28yP7q/wB3vWpdaW3k/uKdYWeLcx3BGfegDb+DPjV7fxnZxzW3&#10;mbpMYPPev0d8D+ANL8c+CbebULRPLaFdykcV+ZHhfUU8NeK7fUgissbZP519+fs9ftKaF4q0W38N&#10;W9yqybFXG7vQB3epfs6+Bre1VdPs4433ZLqBXUeDfA2haNafZLi4VuMKpArp20vTfDvhf+3ddul8&#10;sruXeeteCfF39oTTNLlZvCNwZZI8/KvrQB3fjzwFJvzpKLtY5O0iuVvvBOqWMXmTxNtrkfhN8X/i&#10;z431vbcaTKturD5mXqM16x4n16+a0ismtcsV+Y4oA85vDb2B2HdzS2VuzRfaEk/A1o634burg/ah&#10;Cfo1Yqadqkcv7vdt9KANq0t7aSX9/KE+tal1pOoPEsulXjMq/wAMdczLa3EsnzSfrXpnwx0e3gs1&#10;eabzNwHy0Ac9Ya/4m8PxfaJoJNv41p6P8c5LU5voW/GvRrvwrp2t2LWyWqg9M15n4z+G9rpdwRtX&#10;aGNAF6/+PizKfsttuNYt1408S+Mn+yW6vGrcd6m8JeEvDz3W25UcNXeweFdIs41k02NduM5xQBym&#10;g/C63gj/ALQ8R6iFxz83er178RPhz4JtyGv4W2j7u4Vk/Ejwf478YxGw0W7khiHGVavHPGn7M3iv&#10;T7ObUb/W5pNq52M2eaAPVf8Aho7wRc3BjaeMRk9WNOvv2jfAei27TxalB0z94V8U+IfAfxL1jWW0&#10;fw1HcLsbDMAa1dF/Zs+KWqKItY1CeNcfx55oA9r+JP7YfgKW0mjaOKYspH3RXx/8Rl1v4qeMWv8A&#10;w1pUixs52+WpxXqet/AzSrDUodCe48+dmAbHrX038C/2fvBfh3w3DeXWlxNN5YyGjoA+Ovh1+yD4&#10;q8RXKXGswyKp/vV9A/CT9izw5bvnWrePavdgK94l0SzguPJ0+wVFH91aaUv4t0KEquMsQvSgD5J/&#10;a3+D/wAP/BNtJNppjWRFwqpivk/zBLds6EbV9e9fT37d2qWdpetbf2j5h7jdzXy4t5aPEBGm1jkU&#10;ASNcS3l4tvCv3jt4r1XwD4YTRtEW7lT943PzCuT+FfhH+071byVMqrZr0K5uDHMLROFXjbQBat7g&#10;xxvdzFQBkV5f8RNTGpalIiP8obgV1vjPWfslj5EMhX1rze63S3bytITk0AU42mWfyV4X1FWfLXfv&#10;LmjjO7bzUc4Fuu9zQBYbNwv2eKEkmvUvglDrHh60+2TJII8fdYdq1v2OfB/w18ca6sXiu7jUbujE&#10;f1r2r4++H/h94KSPS/CjxshA+ZMUAeXandwyrNqC8LtzXhnxI1Y6hqpKYxur1Xx5rNppuhSLHMRu&#10;FeGanem5uWnHQtxQBUnJ7ikVtowKdIRKm1mxTVXaMA5oACcnNFFFABVPxD/yArn/AHKuVT8RH/iS&#10;XA/2KAP7IP8AglP/AMou/wBm3/sgfg7/ANMlpXvleB/8Ep/+UXf7Nv8A2QPwd/6ZLSvfKACiiigD&#10;+GXV/wDkqniz/sZr/wD9KHq1VXV/+SqeLP8AsZr/AP8ASh6tUAFFFFABRRRQAUUUUAFFFFABRRRQ&#10;AqnDVf09gOMVQUEtgVdtMjgigD0D4Qaet1qWGXd81er6pZERJbsvyhRXmXwUfbe729a9U1W7USqB&#10;/dFAFHTtNs7SRmEY/ecfSud17R1t9TaS1TrzuFei6RoUeo2m8r94VzXiexfTdR29F6YYdaAPG/H2&#10;n3Y1EAR/eNYNzbPar+/XbXp3xG0+CS0W/hVdy/wivOdQb7TExm6qaAMt9zRY2/hULpGzbSKia4nW&#10;4254p6rK77gKAHJbFeQKb5Zi3HPX9Kk8yQcbqSUkpk0ALCBnpU2fLTOOtQ24Lc4qwEMkROcbaACJ&#10;9ybSahml8s4VadGHGSainVh1oAmg2sMkVE7iNmyO9OhJVuRTp7ZZPmoAbEVlI4q5HbKVyq1UgQKR&#10;tFWxN5agbsUADQ+UN22nLulXaq1HJOXwo+b+lTRK0I3UAS2kk2k3Ed2P4WBr6x/Z8utK+I/hgWJk&#10;XzVUV8p2UkOot5ch6fw16r+z74s1HwNqTXlsWWPd92gDofip8P77w78QrW6EefLuAV4r7Y+APj4a&#10;54At/D2susaiIAZ+lfG/jj4i3Xi7xJHdqgbDZ+7nFddpXxS8TaLYRvZsyhV6CgD7EPwl8Ea/ZNFJ&#10;LCxweWxzXjfxC/ZQsb25lTTrONtzfKy143H+1N4/sbkrZXMnyHLDJrpNG/bc1+w2vrMPPv3/AEoA&#10;0JP2LtTgs5L68swsa5/h61V+G/7NnhLU9Qmt5mXzIjgg4616J4U/aN8W/F7QpNG8P6ccspHmFP8A&#10;61cd4Y+GHxX0Dxw2pagJI7dpt8h3EZ9qAOG+JP7PVhBq7WJz5I6cdas+CfC/gT4e27RvCskh/h21&#10;6L8ZVXU7NbbRi0l13Zao/Bz9ne91O5F/4tlbZuz8xoA43VfD+g+IJP7Ss9MU7eR8lc34pn8caZaG&#10;LR4mWFc/KPSvrCLwN8OfDh+xSLH6fWsnxd8K9D1e0aXSYl8s8/dzQB8N+IotVv1Y6nblmz83Fc/c&#10;eIr/AMNRNb2kTY78V9WeMvgxYW8bv5K9f7tec698FtIukkeW3wf73rxQB43pHxD1Z1cG+aJipwu6&#10;sW/8UeKP7U86e4Zk3cNnrXYeNfhMdJuDPZKVVcE8Vzt3/Ye1bSeRd6/eoA0tL8VXt6gjmmbb1r0H&#10;4Oa/9v8AEUWkva+ZuYFVxnNctovh3w79gjnWVfm619Afs8eHfAmnTw6oY42mXBzigDvPiBoGr6J8&#10;P/tFppGwvDkbV9q+HviTd63ZeI7ifUrZgpfhiK/R34p/FnwifB66UypuEWF4FfEP7QN3pF68zwW6&#10;srMTuVaAPL/DFxca5cMkbbscbaq+IYNRtr8QSxGPnj3qx4CuLLQ/ESXbyfu3bDKa9E+Keh6Vr+kQ&#10;6xpcKr5a5bHegDlrP4Sa5q2h/wBp28R+ZchhWZ4O1Px/8KPF0N7aCZSJRhecV6H4S8eyaV4VWNGX&#10;92uMdawLL4xaZqHimGPWLWNUWX5iyDmgD9AvgZqfib4//CSO38VTmI/Z8Ln6VT8H/sk6RpmrS3uq&#10;v58ayE/MM5qX9nnx/wCG9c8D29l4ZuVXbGNwQ9a9O0zVLm3VYnbdnrQBU0/R/D3hWBbPTtKiTC4B&#10;VMVcTTNLvl8yWJd1WLy1F4u8KNx6VXttOvYHyzcUAUde8NWdxb5+VeO1c4vw3fUIcWanNdRqV3A5&#10;+zMcMKg0m8vbW68uPO2gDi5PhZqUUjGdWUL7da2vCuhXmjD532qD3rvopLO5gYXoAJrB1m3CJiAb&#10;qAJF8SyIvkxy/iKp32gS+II2eaQ+v1rPt1EEuZ2/CtRNYKDy7aTgLQBymp+E73SiTbBuua1/CPiC&#10;a1xa37nHTntV+PX7C6byLxlZulQ3mm6f5vmRHH0oA7HTruzmts2hHNc7ruh2uoTt/aUhVCOV3VHZ&#10;6/b6Sqpv/Wq954l0bWbnyftgEnT71AFMeE/AOl7ruyso/M7sV5Ncd8Q9YlktTp/h62VZJFIyq12t&#10;5onmRtOJPurXF+IdftvDsm97PzG7fLmgDj/hz+zncvrn/CWeIpZGbzN/zfyr1DV9ci8N2vk2sTNG&#10;i8fLXP6H+0N4QScWGuSi3Vfeupi8R+A/FqeVpV2kisvy7cc0Acd/wv6ytboWkthzuxnbWb8Tv2iN&#10;A0nwjcXIZYZjCSN3FdbfeBPA1nnUdUt/LwCcstfFn7bvxC8ORXkmh6Bd/KcrhG6daAPDfjX471H4&#10;ieL7i6muS0YkJU7s55rD8L+G21jUo7SFNy7vmNZ8EvmlVVGZ27mvWPhJ4StbOxGpz8O2Tz2oA3tO&#10;0a18L6XHBaKN235sdaHiVlNywPTNT3WDcMS+dvQVneKPEtrYaYw+62zFAHEfEHV4DcG3j5Nc2ATH&#10;vNJqF/JqeqySvJuWnCUBNhT9aAK012Y+AtRySNNZFXqee2gl6Nii20m+u4/s9tCXZmwAtAGt8HTq&#10;9hrazaddNHz/AA17ZqWo3Gqxo97dtJIqj7xrjfhF8MPE2mKNS1PR5EjK7txU11msNb2aTT/dAX7t&#10;AHnPxY1JV/0bz884rzucADC9K6Lx1qcWp6hsVujZrnbhV25Rs0AVymTnNOUbRiiigAooooAKpeIv&#10;+QJcf7lXapeIv+QJcf7lAH9kP/BKf/lF3+zb/wBkD8Hf+mS0r3yvA/8AglP/AMou/wBm3/sgfg7/&#10;ANMlpXvlABRRRQB/DLq//JVPFn/YzX//AKUPVqqur/8AJVPFn/YzX/8A6UPVqgAooooAKKKKACii&#10;igAooooAKKCcDNAORmgCSJNjB2NWt4UqFGcmqx5j4NS2SFuGagD0z4QnyrlXWvRtXv8AdKuey815&#10;18GlzNtkHrXo19Zxnlx95eKAOh8KeIY44o4w/fHWqfxOuLCWBZkYbz71m+HIlN6i7+M5qn8RiFmW&#10;Pf05oA5XW4FubFmebj+7XmeslkvXt1XgmvRr+1vZ7XManb1zzXFa5pzNeMQBQBzUtsc5Py/7RqMv&#10;LCOPm+ldhb+DY7nTvtMprm9VgW0kMEYzj0oAqI4frxT2QunB6VXiWQtVyNMR4Lr+dADrVAF5p4wr&#10;fepFAWEAN0FR4crvzQA5sbuBSMnmcUsQLigHBoAd5IU9aNpxjNBlyc4pVbd2oAZjyuWNH2qKQYAz&#10;j3pZgCOfSlsLaEMzsM9KAJ7OASfNsIqd42TLbcjHSmK7I3yHinebKwI3UAWfCUdkNXVLk4Vm/Kvd&#10;vC2leHJNPzazKflr5/tFT7SuJBuLV6t8PjcR6e22U/nQB3Xh2y0WHVDE6Kfm+9XpB8P6PfaHttmX&#10;fs4VRzXh+n39xFrOJSxG71r1TwTrVvJcIHnO3jjdQBDoXwkkbUpJyhIdv7tO1r4JS6hcgNbnap7L&#10;Xt2hafpF1pCXFpIu7blvaqN3qEVtctGFzigDof2ZI9I+HdgsE9guem5l5r0fx1rkGuafIkNqo3fd&#10;KL0ryO08USrEIraDBPG6ur0i91RdINxPIxC9M96AOc0fRLTQ9Ua71OPcScrv7VP4m+I5sovsOmYG&#10;e61geNfG1zDc5v0KL/erI0LxVoWo34+0MrflQBs2V/qWoXsd1dGRtzZ5NeneGbuMaQYWXOY+W/Cs&#10;G31rwn/ZEaQ20fmcAdPSui06O2m8NO8e1Sy8Y7UAcp4w0S0njd3n+Vjn71ef+JPDdqyCO3c/nSfE&#10;fxLf6TctHDfM2GOF3VjeF/EVzrNwHupGX1zQBy3xX8Iy2nhySWCJmZl9K+Vdc0i5stYkkvGZdzcZ&#10;7V9yeK57K6tHtLgBl218+/HPwFpMlq09kFEnXigDhtIju5NJVIZm+UZ3A11vw9+Jl74RvI4ZrhmV&#10;uvzdK5HwrFLBGbKYkdhmtA6WlkxnusMvWgD6Q0prv42aP9k0bc0/l4VVPNeJ/Gf4dfEL4eySWviP&#10;TpPJ3cMynpXSfs2fH+z+FvimOYsrjzBhRXsnx58fWPxy02PfpyqJF+/tFAHw3cTQLeF4n4Ddu1d7&#10;4a8Q3mv6L/Y0FrIy7cM1ep6J+yl4Vuit7LOi7myytW5d+BPBfw5VUiijYHjtQB4VaeAfESTSQBiq&#10;N/DWRr/wjvrF2v3YkrzXtXxX1DSbLRhqmjsscm3KheteJp418TXszPeTFoS1AHr/AOxz8XLvwZ4o&#10;j8PajdN5ZkH3m7Y6V+hGhyWmraNDq9p8/mKK/KoyxWV1b+ItHYrIuDJt9c191fsdftAad4h8PQ6F&#10;qd8vmqAvluwzQB77CWYBcYxTZI7xpcRhtvc1F5spn86N8xt91lNXbC7cPjG6gDMu9GhkuPNbO6nQ&#10;28MUn3M+9aUz27zYJC1G0NoqYMq7vWgCldB3kyo+X2qpds6JlH3VoXlkfsu+GWseLzQNktAFG4tj&#10;PJuY9atDTFW0aVXGdtMmVlfdinmOSaLEb53L930oA8/1We5tNZZzNj5s12uiw3F7p63Dg4253etc&#10;F8SNF1jTb5b+JG2L97g113wv8bWGt6YNPedVZVwRu60AOmsxeTNEZNueBmvK/ibpHi3wnfNrOnyP&#10;tXn5c167qVkBd+Zbt0bPy0atp9nrenSafqKKzOuFU9aAPNvhh8bbfxDMukazqAjkXAbc1eiatoXh&#10;m9T5WWYMv3lPWvmH48/DbXvAd83iLwskq7W3MqZ55roP2dfj1c6mY9H8Rz4lBwyv/wDXoA7b4nfs&#10;w6F4nj+16ZctE5BP3sVwfh/wD8QPhHetfxTSS28fqSeBX0Ib+B7X7fPceXCvIZm4Irwf9rX9rbwr&#10;4R0ObQ9ImiknKleCB2oA4D9pH9s67h0mTw7YyslwI9vFfHV1eeIfiB4jmu70TTM0nX0ranvb74ja&#10;zJqE6M88037tRz3r2bwB8IrLwn4ZPiDVoFWWSPcqsvQ0AeR+C/hzfHWRHqUTbVbgEV6tHpttpCra&#10;W5429PSm2V3C9xJdmJVIJ28U1WnvblmL/eOFoAjuxFFuuM/dGa85+IviC3nZrRR+Oa9WuNOtoNMk&#10;uNQIVVGMt3rwvx1f2c+tvFaDcrMeRQBm2pTezpUjSjacelU3Elt8wPymnLMHH3/1oAGvCrbWNdl8&#10;GtQki8VWslxbeZCJAzbhXI2FhHf3G0sK9a+HXh9bK3Wc26/7Py9KAPqjVvip8MU+HEem22mwLd+X&#10;jcFHpXzR8UPE1vbQTspVfMJ2itzUZrCOB7rG3aPus1eOfFHxLJfX32dJPl9jQBy1xOZbmSVzu3Ma&#10;rkt90mng5GajPWgAoppfBxinKcjOKACiiigAqn4iGdDuD/sVcqn4h/5AVz/uUAf2Qf8ABKf/AJRd&#10;/s2/9kD8Hf8ApktK98rwP/glP/yi7/Zt/wCyB+Dv/TJaV75QAUUUUAfwy6v/AMlU8Wf9jNf/APpQ&#10;9Wqq6v8A8lU8Wf8AYzX/AP6UPVqgAooooAKKKKACiiigAooooAD0q5ouly6i2EFUyCRXYfB7Sjq2&#10;qLBjgNg0AUk8J3IBBh/Smf8ACO3kDZEX8Vez3/gmO1IdUGGXisDVNDSAn5O/pQBV+FUJtrpQR9a9&#10;E8SnFkrQjnZ2ri/B1qtnqPI+90rrtTuALdRJ/doApeCGnN9mV2+XipvGqQ3t6FB+6OfeovC1ysd6&#10;w7Fu1S655BvvNMwUHjmgBNKt7aa3WykQYK+lcT8RPDyadd+ZbKNua64XDJcK0B+Va5/4jXTzWX2g&#10;DpQBnNqlhb+H/JJHmV55eFXvGeUcE1Jc6rcSyFnkb5e1UzI1xPmSgBZIo1G5agdZV5zU80MgizkV&#10;Ex3RgAdqACNpEXLd6kDYh6daijBOQe1ElzGiBcGgBYmILCnRnOR70xZlMfAPNMiZ0zuoAsA7jgU0&#10;ziL7ymmwrJ53I680Xq4bAoAkD+euVFTW2Ywc1DZxybOENWoIjzvFACq2eMUoPqKVlC9KTtmgCXSr&#10;IT6hGiH5mb+tev29kdF0KPyAPMZe1eWeE2Ua3C7D5d3P517Hq1j/AGjpcTWUuMKKAH+HdCuNVjR5&#10;l2ljy1d9pVhpXhmwXzZAZuu7PSuF0fxDNolmtvMR/vZqbUvEZ1FfO81sKKAPXfCPi57ddovPlbjb&#10;urfnu5CBeE7gea+dtN8f3tpeLG2dgcV7R4S8Yw6poKtcp91cjdQBtQ/Ea3tZ/sy2/wA2f7tdj4a8&#10;fS3flxSNkH7yV5BPqen/ANpNLHEMmtrwJ4gzrqRMpK0Ae+eKfhVovi/wg2oNCquq7q+b9T0pfDfi&#10;BraBuVfH619Gv8Rk0/QkteApjw2a8E+KcDajfSalpK/Mz5+WgDYsvEaWcEcs7f6s5NbWr/HRItB+&#10;x2DgMq9vpXjpvtfkjaC+DBenWs+7tL/7NJJ8wGD81AGpqXjQa1fma/uctu6Zq9ourwxuvkPz/wDX&#10;rzEaVqIvC43HLZzXQaXHqFo0bpuLd6AO+1i9eKza7uWO0+9ee+KbRdfR2ilzxjBrs5muNW0MwXC4&#10;+WubXw5f290kYB2u3y0AcZH4BvIj9rEBwOd2Kz/ENxawWrWUi/P0r6STwhbR/D+S5ktfm8v7232r&#10;578TaNaNdTNIuWVjxQBzHw38O7vF8NxcANGZASPWvrO30vRJtBt/s0iLhRleBivk3SvGg0LWVRrf&#10;asbcV6JH8SdSuYI7mK7KxKOm7FAHq/jvwH4ok0sXvhi6kO1c7VavJdY1rxBpL+V4sLblOP3ld94K&#10;/aw0bRNNOk6mys2MZavPPjb42sPHtw11pkSjdzlaAOL+Inib+2k+zWczbfTNcgk1zaQLEAD/AHt1&#10;bt/YW1tZRkuDJ/FVMwWUsR3j/wAdoAq2moGORjG52n+Fq6Hwj8SdY8DaiuraPdOsgbLKrVyTxsLj&#10;ZF93NWDayySLDGct7UAfen7LP7ZekeLbSHQvEsyrINqfvMV9OaZqOmarYLdaRLG6uuRhhX4+w6rr&#10;nhO4jvdPVo2GDuX1r3j4C/t8ax4PEela7dZVSB87UAfoBJY3JkaaVWVfxpbjTJbiPzYDxXnHw1/a&#10;08F+N7OIz6hGzOOnmV6DaeLNM1JFaxu1Cn+61ADrZ5Ps3lSKaprGAf36YXNX5Z1UCSNdxP8AdFZu&#10;tXj7flXGKACe3TG4MMdqqRypZyZVs1WtdYiun+yrL8393NTOwhfNzHQBznxc8Zw6T4YuJ57dWO07&#10;Rtrw/wCC2ua3r3jWS7tWZIvM+ZM9fpXv/jjw7pPivR3gZ1/1f3cV474D8NXHhTx75FuCsfmdhQB7&#10;RbWF/Evmzhvu5GTWBdeMf7J1uOG+Hys2Nxrv2BktIQ6/eUda4/4leDNDurcX097HG6+rYoAseKPD&#10;ek+ONH8z7Osisv6V4L8TPgcvw/vj4q09hCqtu27sV1F9+1X4J+D2nSadqN/HPJHxgSd6+b/jn+11&#10;4s+NmsHwv4OYrDM209TigDpviN+29Z2PheTwnZzD7RGpTKnJzXzD4i0vxZ8RLiXxDqFy7KW3KGJr&#10;1bRv2S76xth4m8WXAYzHexZadpnhe51zxBH4W8OW+6FZNrsBxigDm/gv4atPD8v9t6xEWWM/LleK&#10;6jxP8Rr7xVe/2dYDbbx8bVr0/wAceBvDHgPwhHpjRR/aZI/mx2OK8w0nQ4LFGniQYY+lAEIsjHAu&#10;D1GWp2hwzza5DFj92JBv+lWbhGm/dIPm/hqjrmsN4YsftDriT+8tAHbfH+z8Nab8O91ldr5zR/Nt&#10;avka3aVrp2kLNiQ9a9HvtU8afEWR7K0aSWMtnjoBWJrngq+8PXH2S9XbIV3MNtAGDOA8SkL+dV5M&#10;g7VjFXL6Pyj5eKbbWjzzKgTJoA1vh74YvdQv/NCfJ6tXt+jWYsNOjV1VSa5j4S2kUdttmhCj1Iro&#10;tbvlt0k3PhV+7igDk/iL4nTTIHhL/e6V47fXLahfNO7k/Ma6L4m6u+q6gYYpSdvvXJ20U0UhMnTP&#10;rQBaAwMClBHdaQKSMgUuxvSgBBGHPAqaGzkfhUpsCO0qoq967PwvoEc4XzUH3c0AcRPC8b4Zcdqj&#10;PHFbHja1jsdX8qMfKfSsfOTmgAqn4h/5AVz/ALlXKp+If+QFc/7lAH9kH/BKf/lF3+zb/wBkD8Hf&#10;+mS0r3yvA/8AglP/AMou/wBm3/sgfg7/ANMlpXvlABRRRQB/DLq//JVPFn/YzX//AKUPVqqusMB8&#10;VfFmT/zM1/8A+lD1aoAKKKKACiiigAooooAKKKKADIxiu9+Ad0ttq7ORzu44rgW45Poa7D4PXKWu&#10;phpH25bvQB7tcX5uEAmA+WsLV0ikckIMVOuoxSDAm61n3FxItxh/ujmgCKzaKKfj5WBq9r168Vqr&#10;qcnaMCs3TzDdahkNu56Vc8SyW8aIm3+GgCTQrzy7drgRAH1rNvpZ9XvtiyNnd0FT6ZfRLZtDsxmp&#10;/DEENvfNPL8248cUAWbOBbe3W3uSQ3rWJ48toDpbLvxXUXFql3fCVvlWsX4i6RC+n5SagDwu9mC3&#10;8katxTDNmTCGtiLRrOPUmFxH19an1rQtLtofNixu/wBmgDJjaW4j8t6b5Mg421JbYQ9D19KmHktz&#10;mgCmyOD8q/WobqNtwwtaBSPPT9KhldVbDqOPu0AV9jRIN4oQF/uipHYSnBqQRAfMgoAkiVlXBWox&#10;bbpvmNSRPkYJqQRAt5gPNAEP2tonMKDHbpUyGQDezZzTgkeCzR/NUMl2Yxhkx6UATR7molDgcCm2&#10;t0xH3amYySjO3pQBqeFNJur/AFCOGDKs38Qr0a90jxLocMaea21l9a5b4bXsdvfRO0a719q9hu51&#10;1eGF7uNVVhjOKAOTks5ZtORrjlyM9ayH1W9s91uLdueBXo3/AAhOJo7hZd0X8IzUPi3wglnDHfWW&#10;n+Yo+8QBQBxOi+VNKr3sG1mb5eK9X+H8jX1k1oI8Kq4XFcrF4etr2CN4LMrIvYDpXdeDdFv9Htd3&#10;2RhnvQBm6sDYXzReW1dJ8LrMXuroy/M2auWfg9tek8yeP5m4rd0rQbT4c2cmrXG1WH3d1AFb43+N&#10;P+EYs47VXKyf3RXG6F4vudVsfNljx/vCuX8deLLn4g+LGNzKwhU/LW5p/kwW8en2q/8AAqANzTtM&#10;l11ygQHuTRr/AIXvLaz8qOHjFXPDGsW2nTLZDarscMTXoV14fM2gtM8W4suQePSgDwibTpdPjbzI&#10;vm74FR6CjzXDO27j7uRW54nnWw1FrN4x8zY6VZ0jRbZlV0bbvoAo6cb+TU1hdsR7sN9K3td06G3k&#10;tXiZT81ZHiy3ufD6xy2zZLH71MtJNQvGt7ue4ZkVvmFAHuyaDbzfCc3Lpn90f5V8ieNf9B1u4O35&#10;fMI/WvsGTWbeP4PlYCvyw/d/Cvj7xIbnxDrl1AIDtEh+YfWgDgfEOgm4uPtkSc/7NQw3Gvtb/Zoy&#10;yqv97vXd6HotjJc/Zbx1yvXdUfjXTrPTU2WCLz6LQB5zqelXRg83zdrbua2vCUlp9g+xzXH749cm&#10;hbaec+XPwGqdPC8VmFvIwxYelAGJr2n6nY3jZYtGWyvNQLHcSpwrbe9b8jzahMFuI/lHtVg22k2+&#10;I5iB6igDjL8z27Dy4m64Py1v6BpE7EXbQn7ud3YVoX0nh9U2ois3bvVddb1XY2j6XbFhj+FetAEn&#10;iLXdNt7X7I8KyMVIPHSuNu/D41CU3Vp+7zXonh/4KeMfESNqVxp8hXGelVx8OdWsdVbT54GQj+HF&#10;AHIaP4h8deCCs2mapMqr0UPXrnww/bm8XeGJI7DVrhpF/vMxNc/f/DO4uIhGze3Spov2aJm0p9SS&#10;DzCv3SBQB9ffCr9uXwbqdpH/AGxfqrf7TCvS4/j58MvFFo7Wmo26sy/89BmvzBl8AeIdO1Jre3d4&#10;1Xpya1NL8NfGGx/f6NeXDL6Lk/1oA/RvwpNp2qa99utNRVo92eH966/XDp5jBW5Xp1Br86fDPxQ/&#10;aC8GW3m+ZcBVXBVlPNaFz+1b8bL6D7KguFbozbTQB94x634R0RGn1TVolBHKs4rxz40ftAfDbwNq&#10;Q1PT723kkUclWFfI+u+PPjb4tmMVzrNwgkPTJ4/WobH4K+JPFTb/ABFrjN7SMaAPe/En/BSGzfTB&#10;a6WzGSNcDbXjHjv9sH4w/EF5LTR5J44243c1ctv2fvCOhIrPIsjLyelaNpoHh7SYdsNmuAxJOBQB&#10;5tbeCfEPjBv7R8W6hISfmbLVo6Muk+EtUSTR7fdJEcs59q6HV9WVna0tEwvQYqpovhO2E7XV5L94&#10;96AOp1X4zeIvGulx+GrS3k+Y7WavUvhL4E0X4YeEZvF2ulftTRlh5jDivL9FsbPw5E2qwQhjH83Q&#10;Vi+KPjF4q+IFx/wj9k8i26na3pQBc8ZeNbvxr4kkvhOxhVztXPvVVL5x+6f5Vz8tJZaSulxBMKzb&#10;cNxS/Z4pJ1MowN1AEsW1ZVl9Oa5D4vagqWCxOR85OADW94r1P+y7ctbJwo+9Xk/ibX7rxFqwtlkL&#10;BTwKAPWf2ddc8K+HNDkub+BWlKHO/tXm3xn8cRa/4xlksY8KrYG2trw7YfYtC2BW3sv96uA1y0vB&#10;r0ggs5Hbd93bnNAGbdXdzNP5ZB+auy+Hnhd76WO5uBlRjrV3wD8F/EXi29juZ9OkhXg/MK+gvCPw&#10;L0Dw1oQutQuI/M2/dyKAOJENlp+nLFaQhSelcT8QPEctpYunm4Zq7Xxjf2thdzRwqoSPgc14d8QP&#10;EUmqah5Uc2U/2aAOduLm8numnf5vTmgEkZaiigBdzetG5vWkooAu6I5+1/vR8vavRfCjxbsk/wAN&#10;eYQzPCwZa6DQ/Fk1vti34AHWgCL4jFX1pWj6DrWCPStHxJei9u94fcc1mjO5jigBap+Ij/xI7gf7&#10;FXKpeIv+QJcf7lAH9kP/AASn/wCUXf7Nv/ZA/B3/AKZLSvfK8D/4JT/8ou/2bf8Asgfg7/0yWle+&#10;UAFFFFAH8MWtf8lW8Wf9jNf/APpQ9XR0qnrIJ+K3izj/AJma/wD/AEoerg6UAFFFFABRRRQAUUUU&#10;AFFFFACNk8CrugalJp18smcAVTzTWAJANAHo2nfEGJk2GYBqvL42E8Zj3rux615jC4jdSD+dXraa&#10;ZriNYRg7scUAeseEJhLL57N1zWlrTRzHa7c1k+FNGu4tLW5OR8tWHtZpJcyP0oAmsPKSQema2La5&#10;togPK61i29i7cFsVchtLiHEWD83SgDYfU4QoUms/xKbG/sdkc25sdKbe6NdJbeZk81kppl7BJ5ry&#10;Fh6UAcrp/h1dQ1/ypSVr0n/hnGDXNB8+1nbdXNPPDp119sMe0+9elfCz4lQSv5N1dAL/AHSaAPG9&#10;V/Z68aWlyUsbFpF3EcKaLD4F+MVfztUsXjjTruWvub4NeIPA+oX6pqVrby+xAqr+1Xe+GdK0KR9G&#10;06OPchK+WooA+D/F+iw6E32OJMt04rmhYGUuC3I7Vv8AjTV5NR1qWb+HzDWZZzhi3y0AZJtDE3zm&#10;p4owoypzUmp7R8/TNU4byNOGk70AWGjZ3yy7e1Txw4X5mpi3ChAw5z0p1reyTnyY7dmY9Nq0ASNE&#10;UjMn8NV9izHH5V1nhz4eeJPEcW6HTJPL7lozTtW+GeqaDLm9t2XuPloA52ztxEpLr2q3Z6csz79/&#10;BpJxI0wgSM9cdKsabpV7NcKsEbP83TBoA1fDYgsNbgTzf4q9i8SCNPCEc1ncqJEXOQa8ssvhN451&#10;O9insbGRV3A7thrsNV0HxF4c09bXWXYjbyCaAHeAfiDqd5IdP1GY7VfHNeueE/FOlakv9i3sCsxX&#10;HNeG+H7PTrW9V1l+83PNemeE9HWW9jvbSfLZHQ0Aeif8IWLGRbm104sshyMDpW9ZXNpaBIb2JUHT&#10;5hXefB/UPCt5pK2OstE0m3b8zdKo/FnwLoV1C9xo13Gp2kqFagCDQNN0p1+2wTJ9N1cN8f8AUANL&#10;kiM3T+7Xnnij4p+I/h9qTaexzGv8W6i117Vvi7braxKwLfeoA47QLaTUbt2i3F/RRXqXhPwpL/Zx&#10;vpo23Kv8Vel/An9nrw3pFst/4p2Ju+8zYrt/iF4A8MwaRI/hOSOQbeikUAfPfhfTG13xp5TvsVJM&#10;fXmvbdb0bXLjRIbHRoWbau0svPavNr/wtfeHYJtYjXy5FOa7D4R/tC6fpWmTx69JEWhVvvEZoApe&#10;Gf2add8Y6k1zqvyMvPzd65r43fDfUfhpDvtJv9X6VV8W/t8XGg+Jmi0lMRhyMrXnfxo/a+l+Jemt&#10;YiMeY3U0ANk8ePf2bRXjBjEPvGofCfjb+1tXTTF+7vryq08WstlJA8mZJGPeu3+EdhIb2O8kRvmb&#10;vQB9GeKNXGjfDGWNH3Fosr+VfMula/fvqdwzkAb27V9CeM0e7+HzRA/N5eMfhXzvdWkmjtNI8Z3M&#10;xoAxtS1e5h1Jpoifvdqs6l4pF/pq2+z94OprM1di9sZtuGJrMs9H1S8KyR7gvf3oA1IdRAi2SJ93&#10;+KoYfFVzBN9nhj3KeM1Dew3UJW3bsabJH9mj8xE59aAJdX1W4jO+OLr2FYl1NrF5N/qm+hrbs55r&#10;gebdQ/L9K6nwZ/wjdzfqupKirnljigDlPC3gnVNTZLm5UqpPHvXoWnaRY+ErL7cbTzZNv5VseItW&#10;8KWUcdlozqTj5dveoG1Fk0sH7D524YHy0AdP8LPj4ttN/ZNzpS7ZPlXOK7HxL4DtvErR65Z2yxyS&#10;jOFrxPSvDuom/j1X7OIlVs49K9NsvjV/YejLazKpaFcdaAOih/Zp1fVNL/tcXm38uK0fDGh3GhW8&#10;miXcAuMf7NeeW/7UnjDVNQXQdJLrG3pXsfgS7isdLXXPEEsbSSfeVmoA8P8AiV8PtY1HXWTSNNeM&#10;N3C1ofDrS9a8CSbvEFr5yD+F2r1b4hfEnwtFa+bpUETS+wFeO+IPH1/qUri4jwDnbQBs+OfHulak&#10;fstpYRoG/ur0rk4vshc/6OvXrisu8lkuG8wGlimnhG8jNAF6/FtDIJR8pPtTZ9QYrthl/wCBVRup&#10;JLtfMb5f6Vj6jr0VmrRj5ttAGpqOotbpve4LfjXPa1r1/Iwitozhh2qtp1/da9e+QqsFzit6fwq8&#10;MAdX3GgClpVgkieZK/zdcVPHDcTXPlBSFqTT7G6gmUzLgVoTNHZjzSuKAI9Sv5BpjabHySMVS8Na&#10;PBo/7xY8s5+ZvSrEUgv2LKOlWYkCttc4oAgmWQynMoqO922dt57y+9WLpNuWzWV4muhFprbm/wCW&#10;fy0AcT4+8Xu0E1sncYWuT+HyQz6qZ7tuTUXim6e9uXi3cbutM8J2JtrpS82MtQB654Q13w1Drq2G&#10;qooj6bjXYa1c/Bjw+6akTDJIRu24HWvCfEk0sUqyQllaqYeTXLyK2nu2I4DCgD3qD476TcxGw8Na&#10;cse3hWUVXvfG3iHUkMt1esI1/hBrB8I+FdLsNLjeCH94cZNL421O20XSmHmBSRQBx3xT8aLuaC2f&#10;LN97FeYOXeTznYmruvagtzqElzJIWVugqsJh5eNlADAc80UUUAFFFFABTopAj5202igBWkMjbiuK&#10;SiigAql4i/5Alx/uVdql4i/5Alx/uUAf2Q/8Ep/+UXf7Nv8A2QPwd/6ZLSvfK8D/AOCU/wDyi7/Z&#10;t/7IH4O/9MlpXvlABRRRQB/DLq//ACVTxZ/2M1//AOlD1aqrq5H/AAtTxZz/AMzNf/8ApQ9WqACi&#10;iigAooooAKKKKACiiigBD94Uy4Us4wakp8Jj3YkXOelAElo0f3WXkCut+HPhRtXvBPPGdu7uK53S&#10;bTzb6MCLcpb0r2n4e6GIrBWWD34oA2b6wh0nRVit3XdtHSuYtLm8uLsxun8R7Vua/qTQbo3U46Yq&#10;Lw+tpI/2iaHaBzlhQBq6Hoa3EAcr83YGtu08MTTyj9x0Xrim+Hr2zkkWNFHBrrtLeNwNiUAc1ceG&#10;522wyIAM45rO1XwmbfJTbivQNQ0+4nti8cPO3IOK8+8Q6lqlg0kcw796AOI8U6J5s/kqflzVM+Ad&#10;fsI/7Q02cj/ZU1YubnVtV1TyowcZrtY7S/0zQ/LuI9zduKALvwE1bXtO1u2j1B33NIAwZq96/aK8&#10;M2ep/C1dX83LeWc+3FfP/hq5u7RWvlX95HytdHqXxV8VeLPDreGNRyIwhH4UAfNOuLaW2oyRhdwE&#10;h5qhq1xarbgWse0ngmu0vfhZeXviBkRm2vKfwrtNG+AGj2l5a3WqXymLcpkU49aAOB+Ef7NXxG+L&#10;l1s0jRrhomYfP5JxXvlr/wAEvtVstNS41eJlkZclWU9a/Qj9i3T/ANn3wV8Jxe/ZLVriOEHd5ak5&#10;xXlH7RP7YHgrTvEk9hZyRKschA24FAHxpqf/AATb8bJIp0a1kZc8fuyRX0J+yv8A8Em7dFj1z4gW&#10;/lqq7m82PH869U+A/wC2H8PLmLfqlpFLGi5ztBrT+OX/AAUG0S60WTw94KRYW24zEuCPyoA8k/at&#10;sfgd+z+g0LwzFBIy/LIY1HWvHkT4afFHSClsyLM64xxmvOPjx4xPjXX5LzXtRlZncsQ0lU/gVDC+&#10;vxixuHZd2Au+gCx4z+E/hbwaWnuJf4iVyKyNA1zwTpd7Gxiz84yce9e3/Fr4Uadrmhrfzl/N8vO1&#10;T7V5XpHwVt9Ub7NBaPuH8XpQB9G+FfGfwntvh4t9BDD9p8njKjPSvlr46fEC51rxDIlqmyHdha9F&#10;sfhvrOgaa1tdTusaL8qs1eTfFHT5GvfKiTvy1ABpXhyO306PV7m6b161oxfEVNLjUadc4Ycfeqfw&#10;HZJqmj/2PqEg54XJ6Vm+K/hyng66OoXE++EHcKAO30H4q+KLG2W4t71hu54Natn8ZPE93Jm5v5HU&#10;dVzXmOkeLrS4h+zQFdo4611/hjRtP1ILPcXG3PYNQBp6pbR/EW6xJH82ea9C+F48O/DCHN8se6uV&#10;j0m38O2xv9Nk3fLmuJvfFmq6rrRjvLgrHn7uaAPePFPxquPEi/YNKnMa9PlOKxIvjZf+BEMV9qfm&#10;L3+fNeZahqZjss2M2Hx1BrzfxfqGoX1w0Ut8zMei+ZQB698QP2s5NTWSwtD8rZGRXjuq+NPE91fN&#10;f2d2yxyMSyhutYLRPZL5t2Tx2NVL/wARvKv2a2Ur2oA6OS5027i8+9fMze9WNC8GW2ozNcq527c/&#10;SuHie6adRJKw+au20G21iDTWeKVgrLxQBDH4atIfFkcCy7lLDvxXuXhC3tdG+zubTjjtXh/g3z4f&#10;FMb6gSw8zua96t7yCezhSBPmoA7Dxnr6Q+GNyJ8vl5x6V4fqXimwuLiRJIQ3zGvV/EttcSeFmhk+&#10;868fTFfOnjWa+8PahIgRuXOGIoAvX17a392IbYLj+7TNR1yXQYBFBEpY9BWb4CkkuJ2n1CM7i2Vz&#10;2rV1NLf+02e4hLL/AA/LQBn6Vrg1CcvqgVB/DuqbVEiaQNA26POcr0qtqWlreShrRdi5p+n2UiSi&#10;G6nwv+9QA7V7+F7FYbaHG3722ufiuL5HzDctH/dOa6q/bRdOfZLIrKfvc1QsfD8/jjWI9L8M2rSR&#10;s2GKigCbwvcy3d9CFlkkZW+bvivr34HfD/w3438Ox2ElgrTbMBtvQ14TYeGvD3wzW20jVIw19Jjc&#10;pXmvpD4d+L9E+HvhWPWYrdhLJHlV2+1AGlrH7Ger3Nqz6dKqkglUxXz58cf2dfHngJ5ZNRgkWH+J&#10;tp4Feg3H7ffi22+I9roUcR8mSUKyn0zXrf7VnjvTde+Cy6y9vGbia1DMNvPSgD44+GUOm6VcNNOc&#10;yLwpeu6v9T8bapb5sp9sS/dUHrXh+hWXjDXNfZ9Pt5Fj873r1u3uvE+gaZHZXMfz/jQBUuYtctTm&#10;8lMn1aqD6Rfai3n+YygVt3t7PdRDzAPpUMRllgxFQBzmpNcWn+ijO496n0iC4YYmfdUl4s7XPkPF&#10;lv4eK6Twj4A1u/mW8uYGWHrnFAHN3Wma5fO1pZWhO72qGH4P63Mn2vU28teu0jrXs1vd+E/CFk11&#10;cGJpkXgNiuA8bfE251h2g0222hv7q9KAOUTRdO0Niluw3Kas2dxLIf3snGaxItP8QXd41zKcruq5&#10;JLcIfJK849KANKa7gmnWNHHFZesXMs1z5SNlah1BpNPiEof5m6U6wik8n7VcnG77u6gCzYyiFQoX&#10;Bqdp2L5J6VXT5nVlpdQd4UztNACC7eS5EYPX1rm/HGo3Ds1mzYC9K2kl8qFrtl+6veuJ8Ua9Fd3T&#10;HzV/OgDjrywY6piQ/Kzc1b0mEDWY7dPuq1V7q6Ml78p4zT7DUDp+qLdujEK3p1oA2/HFklsiSkfL&#10;tyar+DNDgvdQW5Xs2Rmuqk8Pnxnpscka/wAPpU2i+C5dIYAE7VagDpNOkSythvYBVX19q8r+L/ic&#10;3V21pDKcDj6V3/i3WLHR9FkEk21tvrXiev6jJqF9LJH8y7vvUAZ6DjEnzUtFFABRRRQAUUUUAFFF&#10;FABRRRQAVT8Qn/iR3P8AuVcql4i/5Alx/uUAf2Q/8Ep/+UXf7Nv/AGQPwd/6ZLSvfK8D/wCCU/8A&#10;yi7/AGbf+yB+Dv8A0yWle+UAFFFFAH8MWtH/AIut4s/7Ga//APSh6ur0qjrh/wCLqeLf+xmv/wD0&#10;oerqfdH0oAWiiigAooooAKKKKACiiigAqS2AMo3GoXVmHy0WPmPdrG5oA774b6TFfXqNKufmr3zw&#10;9pdlY6TnylX5a8j+EWhmRo3Rd3zV7tZ6FIdH+aGgDznxBbLdagxC/Lup1xpjrbLHadCBuxW1qdh5&#10;F6QIe9XYNNMUAfysUAL4A8OPJbNJIPm7cV2Hh+wZLgxytwG71m+Hp/sEQI71qmG7vl+0WJxjk0Ad&#10;THPpdtp5SVBnbjrXk/xPaydn8pVHPrXXXlzdvb+Q5+ZetcH46sbyW2Yj+9QByOi7zqfEdelXmnC7&#10;0iOVhXlmn6jd6TqiRSRV6XceIIX8NebFLg+X60AYGq63/Y8ZSKNfStfwAkfic7cbZHOBXk3jDxTf&#10;LdeUD3ro/g78RoNK1iEXEuDu+agD2LUvgHrgg/tCzb5uua8c+Mk/jXwdc/Z5rxljT0r6l0H4saXq&#10;+lR2iXKAlcc14L+1np8epRGa1k3NtJytAEPwk/al8S6DoLaW2ryKrLt/1hrzP4veKtZ8SaxJqEV8&#10;zeYxLHzDXEafDq8Nwtuu/r2rptR0y6tdI865DZ/2qAPZ/wBl/U4ItK8nUZGbcvPzV2fiu30ewupL&#10;2M/K/OS1eMfB/Xp4LPyrU/NtrsNQvde1C38q4LbSvGRQB5/8TNLe/wBVN6t3+7ya3fgLPpmlaokr&#10;3XIk55rN8ReGdcljbAzGec+lcxoWheILTWVbTpn4botAH2v4fitvF5jthPujbjaWru9D+EPhzw9b&#10;G/aJS2M18qfD/wCKuv8Ag5411FGUrgbm716bP+1fDJarbXs20baANT4p39ob+SKC3CxqCK8H8eaL&#10;DqV1utYDz6V6p/wn3hbxYPtEt4PmOTnvSw2HhvUZNthErkjstAHlHwy8HalfeKFtRbusakDdXp3x&#10;N+B8niHRjZwnJ8vt9K6TwF4S/sjUjPJZfKT8vFdhe65p2mT7b0duFNAHxtP8Eta8IaiDcJII811e&#10;iaNNAitFOflFfQHijw1pvjOzkmgjUDYeleV6l4R1PT7mS1sIN67qAIYrmQ2HlTtxjFcX4wgtopt1&#10;jHteu+TwprcFn593YuFrJfwtb30uZwaAOLhW8TSzLOxrkNXsne6+2F+nevT9e0GWeP7FZniuH8Za&#10;Df6VpzEQ0AcbrU7XXyE+1ZP2XEnmEHitSwtbmWXMwPJ9K0oNHinmCS9KAM3w14cvtc1AOF/drzzX&#10;bHU7XTrf7EzICq4xiq9pqNvoFsbe0i+YLjPrXL6i2oX93JeeZj5Tx6UAdp4I0211vXwqJk7s8V7f&#10;pOgR2tujOh+Rc5Iry39mjQh/baz3spYnBxXt/wAQbpNI0tvIXazLxzQBg6/4usktGs5du5V9a8D+&#10;Il6msaw0SoCgau8a2vNY1Hy7iXbvasf4jfDdtGsxqtu2ecmgDO0XSbY2K3CKF2r82KZpMEPiXUPs&#10;ZBVt2M1k+GdX1Pymt0TcGNejfDfwHcXE39pMNm5eaAOb8S+F08Mw75JN393dXKwO167O0uNvNd98&#10;aNIltIFkW88wDhl9K8tlnYo72zbSKAC+to7+58qd2Zd38NfV/wCxBZfBvTLlYdceH7Q6/Kz4618r&#10;eEmtZPMa/uFDZ6tVj/hIdW0LWA/hK4l3K2V8s96APvz4h/sZaN8SfiFb+LtHvla33htqt1Fe+6b+&#10;xp4a1TwfDZXBRWjjA3HHpX5/fCb9pH4/aFBHJPHdPH/DljXs1r+3R8YbHTEWezn+Ve5NAHqniH/g&#10;nn8PNK12PxHeXMQaP58nHGOa8r/aY8QeEtOtV8HLfq8MaiPapFcT41/bF+MXjWFrSK4mhVsjr0zX&#10;B/8ACK+IfFFw2oa/fSTSScjce9AHqvwzuPgx4f0LzrxrdZdv8ajrXCePfG3hnXdbkttHmQeX93bX&#10;n/jP4W+NlTfZXkqR4+6DXC6VZa94f1nbqLSeZ70AemT3coufLEvH1qS+1+DSIshfmxzXO6K99cak&#10;C5MkfvVzxNbT3E6x20O/fxtFAE2ieLdKudXW4vJV+Vu9dbr3xwstP08adoqjdtxuWuDt/g94lunF&#10;3HayRo3etqx+FNvo8Re9m3P/AHT2oApQa7qfiKZnvpzjNOEqwH5It3vUhsVsJiijHNaek6fbyRNL&#10;cj5e1AGbNdNDDlExu7CqrhGhMxHzVo3ccUrMsR+UVi65cyRYjRu1AFO6SS6uEaR8qvFXbjDqsSL8&#10;uOKSxslkg82Y81dEKCLC0AV9PjDN5TcDrS32bhtrHrxU2zYVqvqs8drE1w3VR8tAGH471uLStNa1&#10;hI3EY615TdTXN1MZN9b/AIq1ybWtSaD+FTWalgiHH8RoAprCqx+YR81WYbH7dHkH5sjFSSWyouXH&#10;61reGdHaZ1lA+XdmgDuvhxDLp+jFZ+u35TSarrP2ZZGZvu5PWmwXf2ax8uI7VRfmrg/iD40SB5Le&#10;0l+YgigDH+JHi2XVbhrWOQ4HFclE0uMM1TSXMlyrTTNyWqOgAooooAKKKKACiiigAooooAKKKKAC&#10;qXiL/kCXH+5V2qXiL/kCXH+5QB/ZD/wSn/5Rd/s2/wDZA/B3/pktK98rwP8A4JT/APKLv9m3/sgf&#10;g7/0yWle+UAFFFFAH8MOsY/4Wr4w/wCxovv/AEoer1UdZ/5Kz4t/7Ga//wDSh6vUAFFFFABRRRQA&#10;UUUUAFFFFABU1hG0l3GETd81Q1d0CVItTjL+tAHt3wVtJPKj3x7ffFe86JbNcWJhT+7Xh/w4vVW2&#10;jEI5OAa9u8JvNHpi8dVoA5/xBpUcV4zum4g+lRfJJD5UcWG7Gt/VLGefzHVN1Y9nbTpclZYtq55o&#10;AtaLZR3C/vz92tRJUtV8ixPs2KzbuSGC3YK2Dtqv4cuhJelWn43d6ANC8SaXIGawfFVpKLPla7qx&#10;sLSW7DGRPu1zfxM1LSrCPyaAPMZtInuz50MH6VoeFvCfiDWZXt5IJPL9KmsvGmlQ3WCEr2v4WX3h&#10;Z9Ka+mij3eVQB82eP/BP9m6itsYevtVDTvAdvHcJPG/ltjk16D8Z9b0+bxYzxL+7Ga4m88YWHnrE&#10;s33eKANjS9P8ZRzi30NpGUcbhnmqPj628Xacc+IAzqR91q9C+EPxL8P6VCiXUUbH+83euc+OnxM8&#10;N69qy6bDGNrddtAHn/g/wNqfjHU9+lab0bPSu71T4ax6ZYmLxOqRgrhVatDwf8XPB3wq0hL+2jj8&#10;7HO6uA+M3x6vPiBP9ojZo1DZCp0oA6H4Z2WiaV4tSCSaPyN/P0zXrHxPt/DMOgLcaNMm7b8u2vku&#10;28d6hbDfaSNu67mrptK8e+Kdb0po5bpyEGfl+lAHqmnzWs2kSJNOu48Hd9KzfBtrplh4hRZpI2Uy&#10;c/nXkv8AwlXiGWRo4J5M7sVreGLzVP7RjnnlYtuB5oA+jfiD4C0rV9IS80u2Xcy53LXDXPwov9at&#10;hEF2sq4zXfeA/Ey3nh5bO+TKiMbatPr8Nhuit4ODwKAOH8EfAPV7O5WSfUsR/wB3Ne5fDnwp4W0O&#10;NV1F1aRepNedpq+uG4EqSlY29K6jSVnurXfNctu680AezQReFLmzH2YxgjuuK5/xF4A0/W5vOil4&#10;rh7PWdX019sMhKj3rc0zxbfSAJKcZoAuaj4RFjpXkafN8wFU/DfhvT9M3XWrpvbdnLV0mjyLcgNN&#10;P9407xTotqNKMwm6g0AcT468R6JJaNZWUMeK4+PQtMutPaaCb563JtB0/ULiSAT85xRe/Dm9sbLz&#10;YpaAOXs/BlviSauF+Iuh71khlxXsGleHpNVtZLS3m2SVwvxE8G6jZiSKc0AeG3GhwWkzsD+lY891&#10;bpMUSXo2K7PXbU2DPG3pXBanp8zak04HGc0AWJPOeNpFbPeodEhvtSvvL/hzxTbKSZZth79q6Lw9&#10;ayxSA7fvUAd18GWTRdeT7RLhV5xXX/GLxnZ3nk21o+Rx+dee6clxZFrnft+XNVJ9eS+1RbW5fd8w&#10;waANHVUvobb+0IpCoXBrbtJLzxV4Y+yTfOzJge1WNW0Of/hHFmjA2eXVj4a/ZbYNHcn+KgCr8Nvh&#10;PBalrm8tuFORVXxt42uvDczWOmJtxkLXqFpcrsPkj5OleP8AxWNn/wAJCtlJ95n4/GgDEuLfxH4n&#10;06S6vz8pGRWV4W+DuueL77Za/d6GvQ9X8J63pPg5Z7NchlzWj8ELXV9M8y6u1IbOaAMvw3+yBqOq&#10;36WTzeWpb5nr6a+Cf/BPjwHoltHqet3Kzt95mavINa+LHia011bPTgQu4D5RXsvgv4v6zp+gxi+v&#10;m3Mo+TOKAO08ZeAvhn4T0xrK106NvJ6NXgPxM+InhbSWksrXTIz1C8V6B8T/AIo6bJoTSCYmRk5/&#10;eV82a/qlv4hvZZiejE0AXbDxppFxPJJ9nSPc3pW1BqxaD7RZzfhmvOZIUikxFXQaFfmxdLcyZ3c7&#10;fWgDcuvitPasLKey8wZ71ag0jwZ4r/02YRxv+FZupHTgPNntkrJ1Eokfm2E+wUAdBceEtJgl8rRp&#10;o3JrT8G+HbLTNaW41iKNlFecR6vrel3ovIpq1tT+Iur3FvHIYunBPrQB7N8QfGegaboiixso12x8&#10;HHtXh+ueNbu+u2aP7pY4q3e+MrrVtGWO76dP0rnmmt93+roA1dP1KCa5U3vc1tX13YrAIrDoetco&#10;iiTbIo4FaFtfgjZigCxeRrbwF1PWsV7MTy+e54rTvG3JmqjjnpQA1ZLZI9qvtNQy3bwqQsm7PvTp&#10;FjY7T97HFURZSSXQVu9AF3T3ku5hvk2hawPiFr0drbta28m5/rWl4k1i38O6W0sP39teZy61Nrty&#10;1zP1oAo2Pmm4aeUfM1XJImd96+lTQ2Qk5apDZtHyV+UUAV7e1a5mUSZ25rstLtWt7NSv3axtLtxO&#10;vEWPeq/i7xG2m2jWKsQUUUAJ428ZnTEa2tjztwea8zudQlv52nm6s1Tajqkup3DSNLnnpVfA9KAC&#10;iiigAooooAKKKKACiiigAooooAKKKKACqfiH/kBXP+5VyqfiH/kBXP8AuUAf2Qf8Ep/+UXf7Nv8A&#10;2QPwd/6ZLSvfK8D/AOCU/wDyi7/Zt/7IH4O/9MlpXvlABRRRQB/DDrP/ACVnxb/2M1//AOlD1eqj&#10;rP8AyVnxb/2M1/8A+lD1eoAKKKKACiiigAooooAKKKKAA9KksJ2glWQCo6AcdKAPXPhp4xs4EjSW&#10;TB2+teyeFviCq22I5dw+tfI+n6vcWc6tDMePrXfeBPii9m32e7kyOnWgD6w8O+LdKubXzLkjdWX4&#10;k8SadIztbEfL6fWvOfDnjfT7uFPLvFww5Ga1p7iGSPeJcq3pQBX13xHcO7RQ7jmq3h7V7+2u97Qt&#10;y3U0+WC1kffhqtQXunjbiMcYH3aAOktdXvIIlust83vWB4+jvtUh88ITuq/NqtulooDcDtVHVfFd&#10;pJprReT06cUAeX3EFxa3vzD/AFZr0z4P+JJL5vsMlxjj+9Xn9zeLqN5JEsHJ9BXXfD7QbzTX+2xR&#10;NQBH8bdNe0vWdO9eO3MFw2oAySY+b1r2rx5oeta+d4hkNcBqHw71lZvNMH3W9KAHaXexaVp24T/N&#10;trkPFl9c3F8b2Ilvm9a6e58H681ozrC22Ouamtrzzzb3MH3W7igDHvrK+v0Vrm4Ze4UtRHZTKnly&#10;ycYrdm0iWaIGMis270ya0bMzmgCstgoZfIHmHdyFr0LwvorDSmdYDH8vzL68Vg+CI9Li1aNrpAyk&#10;j71eseIZNBtfDn2jTdqtsxgUAeY2GlKdX2ySbV34r1DQvBWktZreSTgkKCK8jlubuS+a5iLfK2a2&#10;rf4qX9jbizLY4xQB6hpvja10rUV0wTbV3Y616NbadHdaYuqwzLIh9K+UL3WtT1W8+0QXJ3Fsrive&#10;fhLr2uT+FlgupGban3SKAPYPBGiaJrMAFw6hq6G98HW1o6pbyYX1rxrwv431Cw1r7LvZRu/rXsVl&#10;qU+qWMbGbLH3oAtW3hmJIN6srGkPhR1mRs7dxq/ZRfZ7bz5p/u9s1k+J/FV3CNlp/DQBvT6XPY2I&#10;kWT5VUkmuZ8ReLv+JfJaNP0U/wAVQ2XjvULi2fT7vPTqa5DXb2PzpGmuPvH1oAn8F6sJteYSH93u&#10;rvNR8S2g/wBHb7nvXmfha60yw1A3Ek3y10Gv6/pd2qDTJQzd6ANK4uLfT5vtFm3zegqnrcmn6jaP&#10;NqTfw96bF5c1j5puBv8ArXE+MtZvJFNkk/X0oA4H4v6PDP5lxpRyFz92vI7RroXrQXHuOa9mvUeP&#10;cNScBW4+auN13w5ZC7M9pCGVmyWAoA57SdIe6uN6gfLXS6MFN2tkqr9ar2liLMN5PG6rujW7Wlyb&#10;yVfzoAZ4m15NHhNpvAY8VY+Efg+XxT4iSac5Xdmsnxn4Rv8AWyb+2kb5VzXffsz6Zc6XMH1Isw3c&#10;ZoA9B8WaJFpekpYhMhU9K4JLWSDVQUUqteqeLv8ATroCOMiPOPmrifEsVro0/myKvzN3oAnbV/sd&#10;l+7Jzt55rz7StAvfH3xEVXjZgsgx+dd5BoEuqw/a7aferrnavarHwwGh+HvHkYvYNrFvm7UAdZ4v&#10;0qx0LQo9LuouVjxjHtXnyeOtO8OMYtm3tXtfxs8HReINHj1bR5cL5eflb2r5Y8eRTafqX2K6f5vS&#10;gDv/AAzqtl4i1Br7aCobNdN4g1aWGy/0S427V4FcX8K9OFtZfaTuUbepqTVtTnub+S3WXK/WgCnd&#10;eM73VH+xXoLfNjOabp0GnQ7mdOWrGZJIL5mkbjdW7p9paXNszPNztoAx7vTfMuy8P3WNTRW8dq6t&#10;M/I6VN88NzyPlU1X1GcXjgRDn2oAXXb6Z4QYhUNh/pFp+9NWjCsdr/pC1Ba6dcmTdEvy+lAEdzF5&#10;reTirGoRC10pSyD8qt3dvb6fB9qmA3ehFZU2pvqsf2dxx2oAqpM95EYkFT6fpYEbNPT7SySxOJG6&#10;1OrsBsc/KelAFTCLKYY+g71Ys7R2kyV+Wj7FHGd6fNUkdySDCGC+1ACXsKD/AFbVUmZkGGFWNzQH&#10;96d3PeqGsSuhBjb5jQAyT9+cKeatN5NtZtPKfmXpVvRdAFyi3EsmPqaTxjZ2VjpjFbheVoA838U6&#10;uupztaA8NkVm2ejRWqEKBuPXipJIka5abO7n5a07KwnvNpSBufQUAVre1EabmUU1oBdvgDFaN7Zm&#10;1/chDnvVWR4dPjMsnX0oAivZo9GtCc815v4s1ybUb9kB+Wtfxn4nlu5Gt7dz96uXMhlLNIPmoARA&#10;BHkCij2ooAKKKKACiiigAooooAKKKKACiiigAooooAKp+If+QFc/7lXKpeIj/wASS4/3KAP7If8A&#10;glP/AMou/wBm3/sgfg7/ANMlpXvleB/8Ep/+UXf7Nv8A2QPwd/6ZLSvfKACiiigD+GHWf+Ss+Lf+&#10;xmv/AP0oer1UdZ/5Kz4t/wCxmv8A/wBKHq9QAUUUUAFFFFABRRRQAUUUUAFFFFADXxGN4WpNOmM0&#10;3yYXj6U0jIwaLaIMdq/LQB02h6pqlmQ8Nw3y/wC1Xong/wCJlv5a2eqSDzDxkmvI47iSGPylp0T3&#10;L3KtFOwbd8vNAH0ppNzY6w6raT7t/HXpWyfBTrEJd/HWvPvhSbrTdOjubk7u9dxP4wnNvsUMPl4o&#10;AtJoVm37qWfBFR6j4e0pLf8AdjdmsmPWrmeTJ/OtKw12ylX7LINzD1oAj8M+BdEl1DzroKoPqK7x&#10;LDSdIg8q2AK+oFYNhYSPH54jq1Hd3J/cMtAG5PeaNBpUlyYlZlX7u2vIfGHxKtbfVGgitPlyegr0&#10;o2dxf2z2wjYZX0ryP4geFHtNUYNG3U54oAntPHEeoWrwQW+dy5rzXxlql9DqjItoV3N1216B4M0Q&#10;R38aMvyv+ldz4g/Z7tPE+j/2vbAb15JFAHze2uanaBgyHA56cVTl1+fU8QzJjBr1LTvBekaVr7aL&#10;4jh+TzMAv6VP4++BmiQ2y6x4amVkb5iqHpQB5hZ6qunsvyZbtXoXgSDVfGOlyW/+zxiuZ1TwU6WW&#10;+GL50Fa3wq8bXPhm7W1Ft/FhuKAK2q2E3h7VmsLuBl3HG496o6x4I1O6mS4hyV68V6l4t0Oz8a2f&#10;28IscyrxxXL6fNqWmzjTbo7lzjd60Ac94d0G4ttQjUoxbdjjtX0D8PB9i0LDwY+Sud8JeBdLk/4m&#10;k7KMgGuruPGXhbQtP+xGRFYDB96AOf1q5VL8z2XyuGzXe/Djxjq01ssd3ubsuTXlWoeIbbULwy2g&#10;3IW/hr0z4XX1oLSMzxZagDvrnxDdCBYUkz/eGeaj86W4gaS6TaKpro809/8Ab4jtj9Kd4n1OVUjt&#10;YU6UAR3LRIHkkbb8vDVx2q2suqXpSDJGateKNU1R4PKsly23GFq18ObbzrjzNV+Vt1AGXceHtRtb&#10;ZdiMc99tMiX+yIvOmO2T0r1bUtR8N2dj5E+1pD90kCvNfG1rb3Mu+2f5fagDHn8X6mrf6O3y+wrl&#10;9Z17VJb/AM0jdXbWFlZR6ZtmG5vXFc7qOgS3lw7WkXHtQByPie9vL0rJNJ8i84zxVCPVCU+zR8hu&#10;M1r67o6mcafKzBm4rG8SaXJ4cshJbncx6ZoAltbGRLkXE3MfpWpHYPeTRxRR/IzDmua0vxOUgA1A&#10;7Sa7fwXdLqMkbp0H96gD0DSPh9pz+HGLIn+r+9xVj4ZeF7e319bd1/dj8q57xF4s1Cw05bGxdeeG&#10;2mu/+BNhBfRfa9Ul2sORzQA34oTtp00a2sW1V/iryn4g6w2thdPiba3Vm71698ZpEWKYW6fKi4Vq&#10;+fdRuna7kkLMW3UAd18EPEME3iiHwndtndhc7q9B/aE+Bt/4Xe18UaAp3SYbC968J8GajZ+F/EsX&#10;iSef94jZHNe56Z+1Ra+Lp4NC10K9umArSc0AWNM1LxrN4Q/0jT5GUR4xjpXzj8VLm6j8ZK92NpL4&#10;219v33xd+Dul+ApIjLbiYw8dOeOlfB/xT8S23iz4oPJp6ZiM3y7frQB6j4avQvhxRCg5UVkzwyee&#10;8mPmatrQdLn07w2t08TbfLFc1feILd7ryyec0AUrizuWlZj61NbXV9bD5Yztp4dZ+YG5q3NeW9nE&#10;qTodzUAUxNdX8mACPoavDTra1Tz3f95121HaM8cnmomQasCza7ny570AQC2u9Sfc8RC+tXPt0WlR&#10;/KobNS3mqw2UX2SJa5/WriaaQBB+VAFXXdaur2fyi2FqTSrB8+bmqN5BGq7N25q2fDxJtDFLQAtw&#10;qsASKjPPWpJR+8xVeaOWOcBTwx/KgCYE7KppKXnZSPq1O1q4NjGqxnnvVe1ufNQylcE0AWHlV5Nq&#10;nNNe0aWZSy5qvZAyT5z3rYa3ZFEyqMCgCbUJX07Rmkj+U4rzfXNY1XVGdJbglV42lq6jxf4iljtf&#10;IwGUrXMaPoN34g1BIreBiGb5jjpQBB4X0yM3+bsfu/4vSuym1XQNNi2WkaDA/hFTaz4OtPDWncv+&#10;8ZefauMmnJbywM80AWtV1L7VMbiNeBzXCeM/E0hlaFDj5uldFresDSrNsNnPGK8z1rUJr+8eU/d3&#10;UARvcPPMXYVDIBvzipIidlRy/foAbRRRQAUUUUAFFFFABRRRQAUUUUAFFFFABRRRQAVT8Q/8gO5/&#10;3KuVT8Q/8gK5/wBygD+yD/glP/yi7/Zt/wCyB+Dv/TJaV75Xgf8AwSn/AOUXf7Nv/ZA/B3/pktK9&#10;8oAKKKKAP4YdZ/5Kz4t/7Ga//wDSh6vVR1n/AJKz4t/7Ga//APSh6vUAFFFFABRRRQAUUUUAFFFF&#10;ABRRRQAUsZEbZApKASOlAE0d0A3zDipbeWP7WkwY/K1VQWY4zVm0U71BHegD3b4XKNV0iPdJ90V0&#10;lxYeXIIy2BXmHwv8YnSpFs8d+K9P1S+t5LJbrPzNHmgCSCGxtxhpSa1tB8NaTJJ9u87d321z+gKt&#10;++GGfSu28O6LJCm4sNuKANCC7kgg8uC2yKsWdpL532ieDC1raBZ20nyyQhq1L61t57fyI1VaAK+n&#10;TWXlb/JXOPSuL+LWi2Utr/aVtb/N1biusnt7awtWRZPnPpWLqc+/T5ba7TerLxuoA8ai8W2GmXP7&#10;wbGXiu98I/GKVdHa2iVmVl4ryX4paclrrDSw4VfMOcVN4G8TWaN9hY9sUAHxd1OXUb976MMrD+72&#10;rn9E+I2r2tk9n50jIq4+Zq9FvvDVjrdnIxVfuk15JrNhcaNrTW23bGXxtxQBvaJ4jlunk+0R/K3G&#10;2m6NLarru0IArNVjw9o63kZSKHnHr7Vm6pp97o+oiQKR83WgD1iwsvMsw8TZBXoKxdS0yzgvFknl&#10;6nOK7D4AWcfjG2+yyv8AN/td60Pij8G5rG+Nyo2qi5OKAOa/ts6fpWbSViOmK5jXbOXXk+0tKy9+&#10;taN/Nb2S/YvNyF6rWct/BeyfY7c7WoA1Ph5oq/aVt53+WvaPCVlo2kupll28dK8v8B2ItZ1Wf5m3&#10;cNXpq+FxeW63kU+Pl6A0AdmdQ00wqbOfp/CO9YfiK/2v8kfWqWi2zxyLG0n3T371eu7zTBI0Vz95&#10;RwKAMOO5jWQyMn1rR0m9tAxkB2nrVXULSyc74Tnd2zVC3srlLjcPu7hxQBPreqXF7f7ArMBwvtV+&#10;HRpngU3I496BbWttELtlBbrWnp1+NZXyNu0L0zQBRj0GwuV2A7RVR9Cm0yTMGGzXUrpFittw43ev&#10;Nc7q2pjRvMmkXd/d9qAOO8c+HbOOQakjr5w52+lcL4pkuNTsGjmjbci/LxXWi5uNf8R75A3l7skH&#10;603xxc6LYSrbQW26Rlx0oA8KhW8/tb7NeFv9Z8ua9N8NJqT2e3TMltv3lrjvG+k366it9BHtGc9O&#10;ldL8IfHWm6IWg1dxu7bvSgC1fatqFncR2V5uMjP3Ne8fBZTJpiI643dK8Q1MR+JfFsN1p/zR+YD+&#10;Fe1+BNVXSJLe3jj9KANr4vwx2/hmRmj+cpy1fOa6cbm+kd5urEivob4rasdV0RrZo/vLXiT+GAbx&#10;tku3n16UAeXeLb7UbXVDaxBmXdhcVt6DaX0NlvnDRttyGar2sQ2MWvLZ+Qrvu5Nes6V4J0PxH4eU&#10;O0cTeX1oA+fbrWfEVxrw02XUZGhLYxvNbEOiWWj61b30ko+8N1a3ijwTYaFr7Q2zrIyt95e9WrL4&#10;P+LPF0yyRK0cXXLUAfQPgGw8K+LvCKWkl3Flo/XmvLPiZ8KRoGsO1rlo2ORiuehi8U/CLUFtZdTZ&#10;l9A1ek+HPGGleMNNEuoPukC4+agDy+003UIZx9nRty9q6JNCfVLZTqEZUqPzrqBoSR3nmR2amNm+&#10;9VjxNcWGlWQK26lgvSgDk00o6fHjO5B+lQz3cUZzGtVdT1691B2Q/KuOnpVeGRwpDt/DQBHOGluP&#10;OY5qrc3iCXHl1auJ4oEqniKebkfLQALojTr9pVflqZPOgIQfdrSTVbGysfKNZN1rO+UGJfl+lAEl&#10;28kQ3AU+2YyWxlYfNT7cteoGxjioLm8jgc24GOaAKN4rXDbpTmoUJX5NtaD2+5Nw5FNjs5GYMqYo&#10;ArwRSwr5icVNcanKlkzynpxWrb6ecYkAasnXrd5yLVY8r6UAcxDHPr+prbGNtu7HFew+EvDGieFt&#10;HF/LGu/bnlfasz4f6P4Y0Vln1gKNzZrrPGttpeo+HnOhzDbtoA8e+JfiqbVNRdIH+XkLiuVSRkh8&#10;2TjbzVrUIBa6lJHdychvXrWH4u1yCzjaG2PG3pQBzfjDWHu5mjUnbXLtEq8g8Z6VcutQlnY4k7+l&#10;UXY785oAViVHymmEk8mgknqaKACiiigAooooAKKKKACiiigAooooAKKKKACiiigAqn4h/wCQFc/7&#10;lXKp+If+QFc/7lAH9kH/AASn/wCUXf7Nv/ZA/B3/AKZLSvfK8D/4JT/8ou/2bf8Asgfg7/0yWle+&#10;UAFFFFAH8MOs/wDJWfFv/YzX/wD6UPV6qOs/8lZ8W/8AYzX/AP6UPV6gAooooAKKKKACiiigAooo&#10;oAKKKKACiiigBVdUbcx4qylzA4Cwy81UcblxikgjKP8AKKAN7wrqr6frKNI/8fWvZtLmk1mwQxy7&#10;l2civC4AkMySn71eqfC3xGrFbec/LjHWgDuPD0q6S/7z5a6yz8VKAlvC+ciuR1S3aRVktz8p54q5&#10;4Phke9DXLcDpuoA9W8LaqFjWS6+Xd0zWhPeR3Fz+4nWuO1zxLax2iW1vgSJ021X0TX5RNvmmoA7e&#10;e0WWRXY8fWq2tadFNp8gDLu28Ypqa1a3tnsSX5setZWtaxcWdoxVt3GKAPD/AIyaVdQu0aeprz3Q&#10;JrmxvFeWT+LFeofFC/W/LNJ972ryuEqurqsjfL5lAHu3w/Eeoaf5kwJ+U1wvxV0y3XVFmSD+Kuy+&#10;HuoRRaXiFh93HWo/E3hYeI+FPzDmgDE+HqWt1MscIw+AOa7bX/gjc6rpX9pKn8O6vPtBhv8Awx4j&#10;SNomIEg5x719PeBdTtdV0KOG5C/MgGPwoA81/Zy0WXQvFi2M8TKu7r6V718atE0w+FjNCV8xoc9f&#10;auLOl6boOpm8tAqsW61n/Fb4nLbaEUuJvupjr1oA+a/iBqH9l+ImtfM+82DT9DsRNcJNE3zHHesL&#10;xLLdeKPFv2hEIQtxxXd+GfBtwlqt0033QDigDr9A02aKzVyctgGul0fXL22Ty7mf5a4yLxFJYlbZ&#10;R93irE2sTyQec7Y79aAPRNMu4rxt/nd+tbiaBp+txb2mUyYwNrVwHhDUDPaAvJyfeuj0fU3tZt6z&#10;8A+tAGkPDn2OXynXcP4avTeGnt7MTtbkAr1zVWHxfYiVftjLhW+9TvHPx48Habo4sFmj3hCKAMW6&#10;MrXf2dDkelb+h6cBbYVNrfWuQ+H/AIx0TxLqTSfaVxXes8UJVrT7poAlSyZ4OThq5nxbDaxRE3GC&#10;v1rc13V/sdj9qjcBvSvLfFfxFi1QnTlG1umaAK+sa3p+jFpbIDcfxrjte1y41CRr/HzL92tRtLub&#10;wM0r7hWJrFpJbzC2Cnk8UAZLaxNrFx9nvPlXoWYVznjHwybG4W9sL3I77Wrb8YWcml6d5wfazHPS&#10;szSEfV7b9/ubC0AdR8INclgdUYbiOPmGa998D6jayzRPex7efvV4F8No7ay8QxWrr8rNzmvfZbKB&#10;7SBbb5TgcrQBsfFLU7GHQc2q5YpndXirXM5klleXrk16J40vgmlLp8kgbdx71wmoaVLbWrOI2+b7&#10;tAHHWkcsviH7bjOCck12ekeI2ucabHcMjdOuK5zTNJ1T7ezR2p2t1+WpprC4s3aRCyybvm9qALV3&#10;Zf2b4jW6uZfMVWyxY5ra8cfHiz0PRV07Rwscm3GVA9KyNB0a+8SySRPIWYcKRVKH4F6hrviP7Pqk&#10;5SLdjcaAOI1vxjrPiy6SWR5JCW969X+DXh26msxLO+CP4Wr0rQP2WPB2i6GtxFPHNJtBzmsXULBf&#10;CM0kVmMbf7tAD9T8VnR5vsJjBK8LXOeI9bM6GW453fpSwm48SXzSnghu9ZniCwuEma3dycfdxQBn&#10;pKs0mUWnX0EtvFvjYZqa3thYxeZImW7ZqC2+1X1yVK/LQBTs7eTVrpbRlO4962NZsbDQNO8iTbv+&#10;tJarBpl55r7cjpXPfEbWnvLpRDL19KAKUt2z9KuaMYTJtmb86q6dFDKmXFXrSzEUm6gDTlnWEeXb&#10;rhTWVqlnLPMrKeK1vKZo94G76VTCzTTMjKetAE+k2wZPKIy38NabrbwRhHX7tVtItniuFJP50usT&#10;KEZt3PagCxa3tm37vd1qDUoEs1a5Vc/LnNc3Fe3gvMhScVbv/FZNu0VyFwFx0oAx/EOsS3sgjWdl&#10;2js2O9WofiHeaPpJtlmZ+Mc81zOq6otxckxL8tU7jUP3fkMv3qAE1S6/tGaTUZm+Zuetcf4h1mzf&#10;ejn5ulaOt6q1g2wP8uP4q4fWLp727MiH8qAFn+STKGoiSetKxZgGbrSUAFFFFABRRRQAUUUUAFFF&#10;FABRRRQAUUUUAFFFFABRRRQAVT8Q/wDICuf9yrlU/EP/ACArn/coA/sg/wCCU/8Ayi7/AGbf+yB+&#10;Dv8A0yWle+V4H/wSn/5Rd/s2/wDZA/B3/pktK98oAKKKKAP4YdZ/5Kz4t/7Ga/8A/Sh6vVR1n/kr&#10;Pi3/ALGa/wD/AEoer1ABRRRQAUUUUAFFFFABRRRQAUUUUAFFFFACp96pYzhwTUOSOQKkiDOeaAJ7&#10;gAoG3YrT8GeIrvT78EuNu4D8Kx5csdmadbg2770NAH0J4X12DVtLT5uQvrWpFLNF80R2ivJfh74m&#10;lt2S2kkIX/er1iwnFxaIYtrZFAFmK9aV90vJq7H5w+aI1SRbfZlmUN7VoWM48nYQv1oAfaa1PA2w&#10;y1ee8Oo2pWWX/vk1z7Wc891ujz96tWyhEMXLf73tQBw3xE0VlkaSGRiOvNeXXdpKmqByD9+vdNet&#10;La5WTJDHnAryTxayWGqbGtyo3elAHW+BNUe0iVWPy7e9dSdSefD2r421574T1SJiCVPSu60GH7Sf&#10;Mg+YUAdBaafo/wBlGoaoo3jmuu8E+L9FfEFvcY28ctXH3Gk3mqwraLGcFcfKK1ND+DmtSMslhvX+&#10;9QBtfEDxJ9iga6S4GFU8hq8Z17x5P4nuWs2nLKrYI9K9G8f+ENah042M6t935mryuLwpcaPfecfm&#10;3NzQBveGfC9qxWaaIDvyK6aSIWdu0cJ+WqfhqC7vwsaR/L9K6q58NhLVVVSW70Ac/BpCzIszL3zU&#10;l/pfmxeWPlGO1ag0yeCMLIuFHSqN+Znl8hAcetAFzw7bLYWQ3S/L3rUt54GRvLn/AFrlbu6mtY/s&#10;Ym69807Tp57dSfP3buvNAHSwyWl1uhaU8jB+auc1T4aRa/qBZrn5c4+9QmpbrhUTcrFupNdn4e0h&#10;JUSZ5sng9aAOe0D4YS+FJRPazsy7q9Q0BmXThJP2/vVlzGaN0iU5X6Vc1zVoLbR/LQbfoaAMHxZ4&#10;itZrr7JCa4XW9BtVuPtauA3atK+1ewhlaS4b5v4eetZupXv2oblUbTQBJbWUv2TzFk+bbxWabQJq&#10;Cy3ibvmqwmoNbRbjJx6ZpmmFta1FYlOctQAvifw3oWu2OZjtwO1cXfNpPhVHjhAPYV65qPw+nbSf&#10;P8p8beTivCvH8y6dq8lrPyoNAF/wXfyXviaO4jQ8Pnivo7R9b0VNIWS9lw6p/er5p+HOoE34+w2r&#10;M3rt6V3U9/qecXUjqP7tAHU63q/9veIEtbZspuxx9a1/E8tjoulxx3EY4X+KvLbbxUun6yswmO2N&#10;uc1veL/GMfiXSFWI9F5OaANHSvHGjQXgjaBfL3cnFS+MbzQdacSaVIqlv7teZXOpJDb+SgbzOny1&#10;1HgnwvqJs11K4f5evNAHS+Cbe50FjeSodvUZ71vQ6nca1eG4gOxd38Iqr4WnGsH7LdJsVfXvV9NH&#10;ubC6dooisYbg+tAF9fG2q2J+xi6bavGKzNcvJL1GuJGyzU+SO1mkaYH65rNvL5JC0Sj8qAMW1vbi&#10;yu28mXbluasTSrfMXeTLVTurK5dmZUYZPXFVbCG6tLnMrHbmgC9qu02/lop3Y4rJUX1kfNjP1zXS&#10;J9lljycFqo6gyBdgRenpQBh6nfGeIGQ/N7Vzl7BNd3AJPSuludNknbMa/pWFqkD2sv3uaAJrK2uo&#10;Ryvy/StFRuAJLU7QNRtp4fLuUq5NFbk/IBj1oAdpF3Gk6wyDg+tbF5p1ukPnxJ94ZrBEKpcrLBzi&#10;uhN35mnhZdoKrigDKjndXzIfpVHVGZlwDUl1MzZI/SoFc3EqxSdzQBWtV25ZhzWL4kCR/IkmS1dJ&#10;rVuunWbSKV+7mvPtX1Ge4ud2flWgCC8hkhQyBarqwlhZ3UfLVie5aePbmqmpFYtPYo+PXmgDk/Fl&#10;08k2ARiud2Lndir+oXXnTMpaqbqF6GgBuzecE1GRg4qZOtRP96gBKKKKACiiigAooooAKKKKACii&#10;igAooooAKKKKACiiigAqn4h/5AVz/uVcqn4iP/EkuB/sUAf2Qf8ABKf/AJRd/s2/9kD8Hf8ApktK&#10;98rwP/glP/yi7/Zt/wCyB+Dv/TJaV75QAUUUUAfww6z/AMlZ8W/9jNf/APpQ9Xqz9ZkX/hbXi4Z/&#10;5ma/6f8AXw9aGaACijNGaACijNGaACijNGaACijNGaACijNGaAADJxTihHSmofmqQEA5xQA1FJbB&#10;FTx8HGKYHXP3acHUHOaAGyffoDPn7tKCrSA5q1FZSyjci/pQBPpF9PDcLIGYdq9e+G/iA3lusUhP&#10;FeNvctb/ACFcY9K674feKW09w2xmz26UAe2PpyyfvYvm9qntraWJMvxVXwpqkd7Z+eWOP9quh0u3&#10;iv0x/wCymgCiIhDBvJxnvVqx064u7GSSM8etQ3lvcRXwt2hby+n3TV+5vRYWqw2xP3eRg0AVPCPh&#10;iG81Z11CTjPQ1zXx58F6FYv9oiCrzxtHWtm9ub+2P261Zh34BrifiDe3+tW3+kuzY6daAMbwtDp4&#10;URYBH0969P8ABem29uFEC7lavH/C8F5HebFVtuetes+Eb54VWB9wbHvQB32mRafYlZ3dW/2SK6/Q&#10;vG2lWsLM6qoX/CvItY1G4sTvZmP51WbxLJcWxjZ2X5evNAHYfED4q+GbjzrUNHk5715vYNa6xfM1&#10;vtZS3SuS8UxC9vGSGfczN6mup+FvgrWTcLMzMq8H5u9AHcaZZJpyL5MGD7VNe6pdod6qwI7V1Hhz&#10;Qo2ulFy0eOOrCuk1vwZpJsfOiMZbb/CR6UAeSXd/qN2uRuX5c1Ttb9TJ5NyMmut1fS5QrLHbbQpx&#10;kc1lW+hWgl/fxN1/umgDPvPD8OoFZIyFzVZNLNnceUWHy81p6yxs3CWkbn2waoGy1Fs3ksDKPxoA&#10;p6yYGZYoTtZuMiu08L6Xfx6Ys+/+Hs1cvY6TFqFwvmt0bmussNVj0K1+y+YWXHAwaANC11W1sxuv&#10;5Pmj7Vyfjfxt/ar/AGbTv0NZHivUtRuL1vszMyv9eKXTvAuq6hbefbBi3fLigDmdb1NpblYJDjb+&#10;tdBomlXmo2GYU3cV0Vj8J4L18anEnmeu4V1ml+GLXQoltkUEHjdxxQB5Te+GtUSZSwbbnBXHFej/&#10;AAn+GK3Bj1N4/Q1s614fs/7P80Bdw5+8Oa0PAF5dadLHAHxG2DjcOKANrxbYWejeFpnnUKAp/lXw&#10;/wCPdQj1zx1cQAYRZGzX2R+0D4jig8HypDJ8xUnCk+lfDfiG+8rXZbny2VpJOtAHqXwpuNJ0hGmM&#10;KkqvAxXQNqlvrOonz4ditwK4/wCF80JtjNJCzHb/AHa3rm/tzM2zcpAznbQBX8RaBYm6Z7Yjdmpr&#10;bTg2niAMoaspL2SfUsu7H8619LtJJb9F835TztoAjs/CEkFwtzOm5SfzrsJdRtbDR1jiG3b/AArV&#10;iSSzSyW2EHzKPvc/4Vg+VN9pPnM3l+hU0AbHhXVze3ihE2hea7bVfEUcFh9mktx9371ed6HqKw6y&#10;qW0LBVPzYU16VcjSdV0pYmj2vt6nj+dAHJxSyXocWxxnmqKo9ozecea0m0+fSJW2/d3fw/8A1qr6&#10;8nmJ5kYZf+AmgDPe/lklzt+Udqg1ISSrvijpkOpwgNFKcN/umhLmfBRydrcfdNAFW0vDBJhiade3&#10;0Dtw9T3cNpZwedL94jj5awUnE90QoOPxoA045y4PlVz2q6dey3e/Ib6mt+KzuP4Rj86fc6alvJvk&#10;5/CgDJt7IWSDemN3pV5beSSD5XP5U+eNZ9oVT8v+yf8ACrlhEoRkcdvQ0AUbCVbc4l+ar087SwfI&#10;MVRuGjE/Cng/3T/hUhvUiX542wf9mgCMwNKtSWenqjGWU/TipLKeGQ7gGx/umm61J/orPE+3C0Ac&#10;n4z1ufzjaLLlelc7LD50RBG01a1ZZprnc5LYb0NVtSn2Q7VG1se9AFCNJIN3miub8V6syIY4nx8t&#10;b97cslsxc5O2uA8Q3Ty3JXLc0AUUd5HZ2p6jccUyNuMU9CAeaAHKu05zUL/eqUuB0qN/X+lADaKM&#10;0ZoAKKM0ZoAKKM0ZoAKKM0ZoAKKM0ZoAKKM0ZoAKKM0ZoAKKM0ZoAKp+IhnQ7g/7FXM1S8RH/iRX&#10;OP7lAH9kP/BKf/lF3+zb/wBkD8Hf+mS0r3yvA/8AglMc/wDBLr9m0/8AVA/B3/pktK98oAKKKKAP&#10;lCX/AIIdf8EpZ9RuNWl/Yn8FNcXU7TXE39mjc8jEszH3JJNP/wCHIP8AwSr/AOjK/Bf/AILRX1ZR&#10;QB8p/wDDkH/glX/0ZX4L/wDBaKP+HIP/AASr/wCjK/Bf/gtFfVlFAHyn/wAOQf8AglX/ANGV+C//&#10;AAWij/hyD/wSr/6Mr8F/+C0V9WUUAfKf/DkH/glX/wBGV+C//BaKP+HIP/BKv/oyvwX/AOC0V9WU&#10;UAfKf/DkH/glX/0ZX4L/APBaKP8AhyD/AMEq/wDoyvwX/wCC0V9WUUAfKf8Aw5B/4JV/9GV+C/8A&#10;wWij/hyD/wAEq/8AoyvwX/4LRX1ZRQB8pr/wRD/4JVqcj9irwX/4LRTv+HI3/BKz/oyrwV/4LBX1&#10;VRQB8qn/AIIi/wDBKwjH/DFXgv8A8Fopv/DkP/glZ/0ZZ4L/APBaK+rKKAPlQf8ABET/AIJWA5/4&#10;Ys8F/wDgtFSp/wAEUP8AglrGMJ+xh4LH/cNFfU1FAHyrJ/wRI/4JXync/wCxb4L/APBaKmg/4Iq/&#10;8Eubb/UfsZ+DV/7hor6kooA+b7T/AIJE/wDBOCxj8m1/ZK8JIvoNPFW7f/glN/wT2tDm3/ZX8Kr/&#10;ANw8V9C0UAfPcn/BKr/gnzK2+T9lrwsT/wBeApr/APBKP/gnpJ9/9lbwqf8AuHivoaigD55b/glF&#10;/wAE83Ty2/ZW8K7fT+zxVK4/4JA/8E27sYuP2R/CLfXTxX0nRQB8zw/8Edv+CaVu26H9kLwiv008&#10;Vcg/4JKf8E6bY5g/ZQ8Jr9NPFfRlFAHzvP8A8En/APgnjc/679lTwq3bnTxUD/8ABIz/AIJxyDD/&#10;ALJvhM/9uAr6PooA+aP+HO//AATS8zzv+GQfCG71/s4Vq6f/AMEr/wDgn9pQ26b+y/4YhHT93ZAV&#10;9BUUAeER/wDBMv8AYViO5P2b/Duf+vWp/wDh27+xFs8v/hnfw/j/AK9a9wooA8HuP+CY/wCwjdp5&#10;dz+zX4bkXrtazBqsP+CWP/BP8HP/AAy74X/8ABX0DRQB8+P/AMEq/wDgn1Icv+y34WP/AG4Cnyf8&#10;Esf+Cf0sXkv+y74WK/3fsAr6AooA+eYv+CUf/BPSBt8X7K/hVT/2DxUj/wDBKz/gn242v+y14VP/&#10;AHDxX0FRQB88f8OoP+CeWd3/AAyr4Vz6/wBnirdn/wAEwP2DbBdlr+zV4cUf9ele+UUAeFH/AIJo&#10;fsMl/MP7OPh3d6/ZaV/+Caf7DkgAf9nTw9x0/wBFr3SigDwt/wDgml+w3Inlv+zl4dK+n2WiH/gm&#10;n+w3b/6n9nPw8uP+nWvdKKAPA9a/4JffsE+IYDba1+zJ4ZuEPVZLEHNc1cf8EXf+CX90/mT/ALG3&#10;g1m65OmivqGigD5qsP8Agj7/AME19Mj8mx/ZF8Ixqf4V08U9v+CQ3/BN5jlv2SfCP/gvFfSVFAHz&#10;WP8Agj//AME2FbeP2RfCOf8AsHipov8Agkb/AME5IJBLF+yd4TVh3Gnivo6igD55P/BKT/gno3X9&#10;lfwr/wCC8U1v+CUH/BPFxhv2VfCv/gvFfRFFAHzrF/wSb/4J3QP5kX7KnhVW9fsAq4v/AAS5/YGQ&#10;Yj/Zk8Mrj+7ZgV79RQB4DL/wS3/YGnGJv2ZfDT+zWYNRP/wSs/4J9yDa/wCy34WP/cPFfQdFAHzm&#10;f+CSv/BOoyeaf2UfCm7/ALB4qX/h1B/wTxxj/hlTwp/4LxX0PRQB87T/APBJv/gndcrsn/ZT8KsP&#10;fTxUCf8ABIv/AIJxRHdH+yZ4TB/7B4r6QooA+dx/wSd/4J3r0/ZU8K/+C8Ukn/BJz/gnfL9/9lTw&#10;qf8AuHivomigD51H/BJv/gnav3f2UvCn/gvFKv8AwSb/AOCd6kkfsqeFef8AqHivomigD5zP/BJb&#10;/gnUTn/hlHwp/wCC8U1/+CSH/BOaT7/7J/hP/wAF4r6OooA+c4v+CS3/AATqgTZF+yh4TA/7B4om&#10;/wCCSf8AwTnuF2y/sn+E2H/YPFfRlFAHzQf+CPH/AATUZtx/ZD8I/wDgvFMf/gjf/wAEzZDl/wBj&#10;/wAHt9dOFfTVFAHzDL/wRk/4JiTf639jnwc3/cNFU5f+CI//AASvmbfL+xb4LY/9g0V9VUUAfKi/&#10;8EQ/+CVi9P2KvBf/AILRQf8AgiJ/wSsb/myvwX/4LRX1XRQB8qD/AIIif8ErAc/8MV+C/wDwWihv&#10;+CIn/BKxuD+xV4L/APBaK+q6KAPlP/hyD/wSr/6Mr8F/+C0Uf8OQf+CVf/Rlfgv/AMFor6sooA+U&#10;/wDhyD/wSr/6Mr8F/wDgtFH/AA5B/wCCVf8A0ZX4L/8ABaK+rKKAPlP/AIcg/wDBKv8A6Mr8F/8A&#10;gtFH/DkH/glX/wBGV+C//BaK+rKKAPlP/hyD/wAEq/8AoyvwX/4LRR/w5B/4JV/9GV+C/wDwWivq&#10;yigD5T/4cg/8Eq/+jK/Bf/gtFH/DkH/glX/0ZX4L/wDBaK+rKKAPlP8A4cg/8Eq/+jK/Bf8A4LRR&#10;/wAOQf8AglX/ANGV+C//AAWivqyigD5T/wCHIP8AwSr/AOjK/Bf/AILRR/w5B/4JV/8ARlfgv/wW&#10;ivqyigD5T/4cg/8ABKv/AKMr8F/+C0Uf8OQf+CVf/Rlfgv8A8For6sooA+U/+HIP/BKv/oyvwX/4&#10;LRTZf+CHv/BKeeJoZf2KPBTK3DA6aK+rqKAMj4f+A/CPws8BaH8Mfh/oUGl6D4b0i20vRNNtV2x2&#10;lnbxLFDCg7KsaKoHoK16KKAP/9lQSwMEFAAGAAgAAAAhAN7BciLhAAAACgEAAA8AAABkcnMvZG93&#10;bnJldi54bWxMj8FKw0AQhu+C77CM4M1u1ia1jdmUUtRTEWwF8TZNpklodjdkt0n69o4nvc3wf/zz&#10;TbaeTCsG6n3jrAY1i0CQLVzZ2ErD5+H1YQnCB7Qlts6Shit5WOe3NxmmpRvtBw37UAkusT5FDXUI&#10;XSqlL2oy6GeuI8vZyfUGA699JcseRy43rXyMooU02Fi+UGNH25qK8/5iNLyNOG7m6mXYnU/b6/ch&#10;ef/aKdL6/m7aPIMINIU/GH71WR1ydjq6iy29aDXEC7VilIPlEwgGVnHMw1FDMk8UyDyT/1/If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BTz5x8cDAABQCAAADgAA&#10;AAAAAAAAAAAAAAA8AgAAZHJzL2Uyb0RvYy54bWxQSwECLQAKAAAAAAAAACEAxj+V1Bc2AQAXNgEA&#10;FQAAAAAAAAAAAAAAAAAvBgAAZHJzL21lZGlhL2ltYWdlMS5qcGVnUEsBAi0AFAAGAAgAAAAhAN7B&#10;ciLhAAAACgEAAA8AAAAAAAAAAAAAAAAAeTwBAGRycy9kb3ducmV2LnhtbFBLAQItABQABgAIAAAA&#10;IQBYYLMbugAAACIBAAAZAAAAAAAAAAAAAAAAAIc9AQBkcnMvX3JlbHMvZTJvRG9jLnhtbC5yZWxz&#10;UEsFBgAAAAAGAAYAfQEAAHg+AQAAAA==&#10;">
                <v:shape id="Text Box 2" o:spid="_x0000_s1039" type="#_x0000_t202" style="position:absolute;left:-1184;top:28277;width:31946;height:6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HAvAAAANsAAAAPAAAAZHJzL2Rvd25yZXYueG1sRE9LCsIw&#10;EN0L3iGM4EY0VfxWo6iguPVzgLEZ22IzKU209fZmIbh8vP9q05hCvKlyuWUFw0EEgjixOudUwe16&#10;6M9BOI+ssbBMCj7kYLNut1YYa1vzmd4Xn4oQwi5GBZn3ZSylSzIy6Aa2JA7cw1YGfYBVKnWFdQg3&#10;hRxF0VQazDk0ZFjSPqPkeXkZBY9T3Zss6vvR32bn8XSH+exuP0p1O812CcJT4//in/ukFYzC+vAl&#10;/AC5/gIAAP//AwBQSwECLQAUAAYACAAAACEA2+H2y+4AAACFAQAAEwAAAAAAAAAAAAAAAAAAAAAA&#10;W0NvbnRlbnRfVHlwZXNdLnhtbFBLAQItABQABgAIAAAAIQBa9CxbvwAAABUBAAALAAAAAAAAAAAA&#10;AAAAAB8BAABfcmVscy8ucmVsc1BLAQItABQABgAIAAAAIQBDDTHAvAAAANsAAAAPAAAAAAAAAAAA&#10;AAAAAAcCAABkcnMvZG93bnJldi54bWxQSwUGAAAAAAMAAwC3AAAA8AIAAAAA&#10;" stroked="f">
                  <v:textbox>
                    <w:txbxContent>
                      <w:p w14:paraId="2606E244" w14:textId="45B940DC" w:rsidR="008A0DE5" w:rsidRPr="008F6AAF" w:rsidRDefault="008A0DE5">
                        <w:pPr>
                          <w:rPr>
                            <w:rFonts w:cstheme="minorHAnsi"/>
                            <w:sz w:val="18"/>
                            <w:szCs w:val="18"/>
                          </w:rPr>
                        </w:pPr>
                        <w:r w:rsidRPr="008F6AAF">
                          <w:rPr>
                            <w:rFonts w:eastAsia="Calibri" w:cstheme="minorHAnsi"/>
                            <w:b/>
                            <w:bCs/>
                            <w:color w:val="3C3C3C"/>
                            <w:sz w:val="18"/>
                            <w:szCs w:val="18"/>
                            <w:shd w:val="clear" w:color="auto" w:fill="FFFFFF"/>
                          </w:rPr>
                          <w:t>Figure 2</w:t>
                        </w:r>
                        <w:r w:rsidRPr="008F6AAF">
                          <w:rPr>
                            <w:rFonts w:eastAsia="Calibri" w:cstheme="minorHAnsi"/>
                            <w:color w:val="3C3C3C"/>
                            <w:sz w:val="18"/>
                            <w:szCs w:val="18"/>
                            <w:shd w:val="clear" w:color="auto" w:fill="FFFFFF"/>
                          </w:rPr>
                          <w:t xml:space="preserve">: </w:t>
                        </w:r>
                        <w:r w:rsidR="00101C27">
                          <w:rPr>
                            <w:rFonts w:eastAsia="Calibri" w:cstheme="minorHAnsi"/>
                            <w:color w:val="3C3C3C"/>
                            <w:sz w:val="18"/>
                            <w:szCs w:val="18"/>
                            <w:shd w:val="clear" w:color="auto" w:fill="FFFFFF"/>
                          </w:rPr>
                          <w:t>S</w:t>
                        </w:r>
                        <w:r w:rsidRPr="008F6AAF">
                          <w:rPr>
                            <w:rFonts w:eastAsia="Calibri" w:cstheme="minorHAnsi"/>
                            <w:color w:val="3C3C3C"/>
                            <w:sz w:val="18"/>
                            <w:szCs w:val="18"/>
                            <w:shd w:val="clear" w:color="auto" w:fill="FFFFFF"/>
                          </w:rPr>
                          <w:t xml:space="preserve">agittal FLAIR image shows lesions perpendicular to </w:t>
                        </w:r>
                        <w:r w:rsidR="008F6AAF" w:rsidRPr="008F6AAF">
                          <w:rPr>
                            <w:rFonts w:eastAsia="Calibri" w:cstheme="minorHAnsi"/>
                            <w:color w:val="3C3C3C"/>
                            <w:sz w:val="18"/>
                            <w:szCs w:val="18"/>
                            <w:shd w:val="clear" w:color="auto" w:fill="FFFFFF"/>
                          </w:rPr>
                          <w:t xml:space="preserve">the </w:t>
                        </w:r>
                        <w:r w:rsidRPr="008F6AAF">
                          <w:rPr>
                            <w:rFonts w:eastAsia="Calibri" w:cstheme="minorHAnsi"/>
                            <w:color w:val="3C3C3C"/>
                            <w:sz w:val="18"/>
                            <w:szCs w:val="18"/>
                            <w:shd w:val="clear" w:color="auto" w:fill="FFFFFF"/>
                          </w:rPr>
                          <w:t xml:space="preserve">lateral ventricle giving </w:t>
                        </w:r>
                        <w:r w:rsidR="00E17D6E">
                          <w:rPr>
                            <w:rFonts w:eastAsia="Calibri" w:cstheme="minorHAnsi"/>
                            <w:color w:val="3C3C3C"/>
                            <w:sz w:val="18"/>
                            <w:szCs w:val="18"/>
                            <w:shd w:val="clear" w:color="auto" w:fill="FFFFFF"/>
                          </w:rPr>
                          <w:t xml:space="preserve">the </w:t>
                        </w:r>
                        <w:r w:rsidRPr="008F6AAF">
                          <w:rPr>
                            <w:rFonts w:eastAsia="Calibri" w:cstheme="minorHAnsi"/>
                            <w:color w:val="3C3C3C"/>
                            <w:sz w:val="18"/>
                            <w:szCs w:val="18"/>
                            <w:shd w:val="clear" w:color="auto" w:fill="FFFFFF"/>
                          </w:rPr>
                          <w:t>classic finger-like appearance</w:t>
                        </w:r>
                        <w:r w:rsidR="008F6AAF" w:rsidRPr="008F6AAF">
                          <w:rPr>
                            <w:rFonts w:eastAsia="Calibri" w:cstheme="minorHAnsi"/>
                            <w:color w:val="3C3C3C"/>
                            <w:sz w:val="18"/>
                            <w:szCs w:val="18"/>
                            <w:shd w:val="clear" w:color="auto" w:fill="FFFFFF"/>
                          </w:rPr>
                          <w:t xml:space="preserve"> </w:t>
                        </w:r>
                        <w:r w:rsidR="00E17D6E">
                          <w:rPr>
                            <w:rFonts w:eastAsia="Calibri" w:cstheme="minorHAnsi"/>
                            <w:color w:val="3C3C3C"/>
                            <w:sz w:val="18"/>
                            <w:szCs w:val="18"/>
                            <w:shd w:val="clear" w:color="auto" w:fill="FFFFFF"/>
                          </w:rPr>
                          <w:t>called</w:t>
                        </w:r>
                        <w:r w:rsidRPr="008F6AAF">
                          <w:rPr>
                            <w:rFonts w:eastAsia="Calibri" w:cstheme="minorHAnsi"/>
                            <w:color w:val="3C3C3C"/>
                            <w:sz w:val="18"/>
                            <w:szCs w:val="18"/>
                            <w:shd w:val="clear" w:color="auto" w:fill="FFFFFF"/>
                          </w:rPr>
                          <w:t xml:space="preserve"> Dawson’s finger</w:t>
                        </w:r>
                        <w:r w:rsidR="00E17D6E">
                          <w:rPr>
                            <w:rFonts w:eastAsia="Calibri" w:cstheme="minorHAnsi"/>
                            <w:color w:val="3C3C3C"/>
                            <w:sz w:val="18"/>
                            <w:szCs w:val="18"/>
                            <w:shd w:val="clear" w:color="auto" w:fill="FFFFFF"/>
                          </w:rPr>
                          <w:t xml:space="preserve"> lesion</w:t>
                        </w:r>
                        <w:r w:rsidRPr="008F6AAF">
                          <w:rPr>
                            <w:rFonts w:eastAsia="Calibri" w:cstheme="minorHAnsi"/>
                            <w:color w:val="3C3C3C"/>
                            <w:sz w:val="18"/>
                            <w:szCs w:val="18"/>
                            <w:shd w:val="clear" w:color="auto" w:fill="FFFFFF"/>
                          </w:rPr>
                          <w:t>s</w:t>
                        </w:r>
                        <w:r w:rsidR="008F6AAF" w:rsidRPr="008F6AAF">
                          <w:rPr>
                            <w:rFonts w:eastAsia="Calibri" w:cstheme="minorHAnsi"/>
                            <w:color w:val="3C3C3C"/>
                            <w:sz w:val="18"/>
                            <w:szCs w:val="18"/>
                            <w:shd w:val="clear" w:color="auto" w:fill="FFFFFF"/>
                          </w:rPr>
                          <w:t>.</w:t>
                        </w:r>
                        <w:r w:rsidR="00EC4145" w:rsidRPr="00EC4145">
                          <w:rPr>
                            <w:rFonts w:eastAsia="Calibri" w:cstheme="minorHAnsi"/>
                            <w:color w:val="3C3C3C"/>
                            <w:sz w:val="18"/>
                            <w:szCs w:val="18"/>
                            <w:shd w:val="clear" w:color="auto" w:fill="FFFFFF"/>
                            <w:vertAlign w:val="superscript"/>
                          </w:rPr>
                          <w:fldChar w:fldCharType="begin"/>
                        </w:r>
                        <w:r w:rsidR="00EC4145" w:rsidRPr="00EC4145">
                          <w:rPr>
                            <w:rFonts w:eastAsia="Calibri" w:cstheme="minorHAnsi"/>
                            <w:color w:val="3C3C3C"/>
                            <w:sz w:val="18"/>
                            <w:szCs w:val="18"/>
                            <w:shd w:val="clear" w:color="auto" w:fill="FFFFFF"/>
                            <w:vertAlign w:val="superscript"/>
                          </w:rPr>
                          <w:instrText xml:space="preserve"> NOTEREF _Ref131507664 \h </w:instrText>
                        </w:r>
                        <w:r w:rsidR="00EC4145">
                          <w:rPr>
                            <w:rFonts w:eastAsia="Calibri" w:cstheme="minorHAnsi"/>
                            <w:color w:val="3C3C3C"/>
                            <w:sz w:val="18"/>
                            <w:szCs w:val="18"/>
                            <w:shd w:val="clear" w:color="auto" w:fill="FFFFFF"/>
                            <w:vertAlign w:val="superscript"/>
                          </w:rPr>
                          <w:instrText xml:space="preserve"> \* MERGEFORMAT </w:instrText>
                        </w:r>
                        <w:r w:rsidR="00EC4145" w:rsidRPr="00EC4145">
                          <w:rPr>
                            <w:rFonts w:eastAsia="Calibri" w:cstheme="minorHAnsi"/>
                            <w:color w:val="3C3C3C"/>
                            <w:sz w:val="18"/>
                            <w:szCs w:val="18"/>
                            <w:shd w:val="clear" w:color="auto" w:fill="FFFFFF"/>
                            <w:vertAlign w:val="superscript"/>
                          </w:rPr>
                        </w:r>
                        <w:r w:rsidR="00EC4145" w:rsidRPr="00EC4145">
                          <w:rPr>
                            <w:rFonts w:eastAsia="Calibri" w:cstheme="minorHAnsi"/>
                            <w:color w:val="3C3C3C"/>
                            <w:sz w:val="18"/>
                            <w:szCs w:val="18"/>
                            <w:shd w:val="clear" w:color="auto" w:fill="FFFFFF"/>
                            <w:vertAlign w:val="superscript"/>
                          </w:rPr>
                          <w:fldChar w:fldCharType="separate"/>
                        </w:r>
                        <w:r w:rsidR="00EC4145" w:rsidRPr="00EC4145">
                          <w:rPr>
                            <w:rFonts w:eastAsia="Calibri" w:cstheme="minorHAnsi"/>
                            <w:color w:val="3C3C3C"/>
                            <w:sz w:val="18"/>
                            <w:szCs w:val="18"/>
                            <w:shd w:val="clear" w:color="auto" w:fill="FFFFFF"/>
                            <w:vertAlign w:val="superscript"/>
                          </w:rPr>
                          <w:t>22</w:t>
                        </w:r>
                        <w:r w:rsidR="00EC4145" w:rsidRPr="00EC4145">
                          <w:rPr>
                            <w:rFonts w:eastAsia="Calibri" w:cstheme="minorHAnsi"/>
                            <w:color w:val="3C3C3C"/>
                            <w:sz w:val="18"/>
                            <w:szCs w:val="18"/>
                            <w:shd w:val="clear" w:color="auto" w:fill="FFFFFF"/>
                            <w:vertAlign w:val="superscript"/>
                          </w:rPr>
                          <w:fldChar w:fldCharType="end"/>
                        </w:r>
                        <w:r w:rsidR="00EC4145" w:rsidRPr="003E074E">
                          <w:rPr>
                            <w:rFonts w:eastAsia="Calibri" w:cstheme="minorHAnsi"/>
                            <w:color w:val="3C3C3C"/>
                            <w:sz w:val="18"/>
                            <w:szCs w:val="18"/>
                            <w:shd w:val="clear" w:color="auto" w:fill="FFFFFF"/>
                          </w:rPr>
                          <w:t xml:space="preserve"> </w:t>
                        </w:r>
                        <w:r w:rsidR="003E074E" w:rsidRPr="003E074E">
                          <w:rPr>
                            <w:rFonts w:eastAsia="Calibri" w:cstheme="minorHAnsi"/>
                            <w:color w:val="3C3C3C"/>
                            <w:sz w:val="18"/>
                            <w:szCs w:val="18"/>
                            <w:shd w:val="clear" w:color="auto" w:fill="FFFFFF"/>
                          </w:rPr>
                          <w:br/>
                        </w:r>
                      </w:p>
                    </w:txbxContent>
                  </v:textbox>
                </v:shape>
                <v:shape id="Picture 4" o:spid="_x0000_s1040" type="#_x0000_t75" alt="A close-up of a skull&#10;&#10;Description automatically generated with medium confidence" style="position:absolute;width:30410;height:28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2QvgAAANoAAAAPAAAAZHJzL2Rvd25yZXYueG1sRI/NCsIw&#10;EITvgu8QVvAiNlWkSDVKEQQvHvx5gKXZ/mCzqU3U+vZGEDwOM/MNs972phFP6lxtWcEsikEQ51bX&#10;XCq4XvbTJQjnkTU2lknBmxxsN8PBGlNtX3yi59mXIkDYpaig8r5NpXR5RQZdZFvi4BW2M+iD7Eqp&#10;O3wFuGnkPI4TabDmsFBhS7uK8tv5YRScslxP2gtfi+Khk+Seab/YHZUaj/psBcJT7//hX/ugFSzg&#10;eyXcALn5AAAA//8DAFBLAQItABQABgAIAAAAIQDb4fbL7gAAAIUBAAATAAAAAAAAAAAAAAAAAAAA&#10;AABbQ29udGVudF9UeXBlc10ueG1sUEsBAi0AFAAGAAgAAAAhAFr0LFu/AAAAFQEAAAsAAAAAAAAA&#10;AAAAAAAAHwEAAF9yZWxzLy5yZWxzUEsBAi0AFAAGAAgAAAAhAEUX/ZC+AAAA2gAAAA8AAAAAAAAA&#10;AAAAAAAABwIAAGRycy9kb3ducmV2LnhtbFBLBQYAAAAAAwADALcAAADyAgAAAAA=&#10;">
                  <v:imagedata r:id="rId38" o:title="A close-up of a skull&#10;&#10;Description automatically generated with medium confidence" croptop="1931f" cropbottom="1898f" cropleft="5672f" cropright="2028f"/>
                </v:shape>
                <w10:wrap type="square" anchorx="margin"/>
              </v:group>
            </w:pict>
          </mc:Fallback>
        </mc:AlternateContent>
      </w:r>
      <w:commentRangeEnd w:id="23"/>
      <w:r w:rsidR="00761D4D">
        <w:rPr>
          <w:rStyle w:val="CommentReference"/>
        </w:rPr>
        <w:commentReference w:id="23"/>
      </w:r>
      <w:r w:rsidR="00993EBE" w:rsidRPr="00AF3FFC">
        <w:rPr>
          <w:b/>
          <w:bCs/>
        </w:rPr>
        <w:t xml:space="preserve">Dawson’s </w:t>
      </w:r>
      <w:r w:rsidR="00371943" w:rsidRPr="00AF3FFC">
        <w:rPr>
          <w:b/>
          <w:bCs/>
        </w:rPr>
        <w:t>F</w:t>
      </w:r>
      <w:r w:rsidR="00993EBE" w:rsidRPr="00AF3FFC">
        <w:rPr>
          <w:b/>
          <w:bCs/>
        </w:rPr>
        <w:t>inger</w:t>
      </w:r>
      <w:r w:rsidR="00371943" w:rsidRPr="00AF3FFC">
        <w:rPr>
          <w:b/>
          <w:bCs/>
        </w:rPr>
        <w:t xml:space="preserve"> </w:t>
      </w:r>
      <w:commentRangeStart w:id="24"/>
      <w:r w:rsidR="00371943" w:rsidRPr="00AF3FFC">
        <w:rPr>
          <w:b/>
          <w:bCs/>
        </w:rPr>
        <w:t>Lesions</w:t>
      </w:r>
      <w:commentRangeEnd w:id="24"/>
      <w:r w:rsidR="007A3DA3">
        <w:rPr>
          <w:rStyle w:val="CommentReference"/>
        </w:rPr>
        <w:commentReference w:id="24"/>
      </w:r>
      <w:r w:rsidR="00993EBE" w:rsidRPr="00AF3FFC">
        <w:t xml:space="preserve"> </w:t>
      </w:r>
    </w:p>
    <w:p w14:paraId="7E799B7C" w14:textId="02A4B60A" w:rsidR="006C30CD" w:rsidRPr="00AF3FFC" w:rsidRDefault="0034503D" w:rsidP="00645237">
      <w:r w:rsidRPr="00726207">
        <w:rPr>
          <w:highlight w:val="green"/>
        </w:rPr>
        <w:t>Dawson’s finger</w:t>
      </w:r>
      <w:r w:rsidR="00C316D3" w:rsidRPr="00726207">
        <w:rPr>
          <w:highlight w:val="green"/>
        </w:rPr>
        <w:t xml:space="preserve"> lesions</w:t>
      </w:r>
      <w:r w:rsidRPr="00726207">
        <w:rPr>
          <w:highlight w:val="green"/>
        </w:rPr>
        <w:t xml:space="preserve"> are ovoid lesions that extend outward from the lateral ventricles on sagittal FLAIR images.</w:t>
      </w:r>
      <w:r w:rsidR="00116D28" w:rsidRPr="00AF3FFC">
        <w:t xml:space="preserve"> </w:t>
      </w:r>
      <w:r w:rsidR="00512D6B" w:rsidRPr="00AF3FFC">
        <w:t>V</w:t>
      </w:r>
      <w:r w:rsidR="00AE16F0" w:rsidRPr="00AF3FFC">
        <w:t xml:space="preserve">isualization of Dawson finger lesions can </w:t>
      </w:r>
      <w:r w:rsidR="00B67B8A" w:rsidRPr="00AF3FFC">
        <w:t xml:space="preserve">strongly discriminate MS from other inflammatory disorders of the CNS, </w:t>
      </w:r>
      <w:r w:rsidR="00395A8B">
        <w:t>with</w:t>
      </w:r>
      <w:r w:rsidR="00512D6B" w:rsidRPr="00AF3FFC">
        <w:t xml:space="preserve"> very high</w:t>
      </w:r>
      <w:r w:rsidR="00AE16F0" w:rsidRPr="00AF3FFC">
        <w:t xml:space="preserve"> sensitivit</w:t>
      </w:r>
      <w:r w:rsidR="00395A8B">
        <w:t>y</w:t>
      </w:r>
      <w:r w:rsidR="000F0D38" w:rsidRPr="00AF3FFC">
        <w:t xml:space="preserve">, </w:t>
      </w:r>
      <w:r w:rsidR="00AE16F0" w:rsidRPr="00AF3FFC">
        <w:t>ranging from 95% to 100%.</w:t>
      </w:r>
      <w:r w:rsidR="00886A57">
        <w:rPr>
          <w:rStyle w:val="EndnoteReference"/>
        </w:rPr>
        <w:endnoteReference w:id="20"/>
      </w:r>
      <w:r w:rsidR="00947FFB" w:rsidRPr="00947FFB">
        <w:rPr>
          <w:rFonts w:ascii="Calibri" w:hAnsi="Calibri" w:cs="Calibri"/>
          <w:szCs w:val="24"/>
          <w:vertAlign w:val="superscript"/>
        </w:rPr>
        <w:t>,</w:t>
      </w:r>
      <w:r w:rsidR="00A71229">
        <w:rPr>
          <w:rStyle w:val="EndnoteReference"/>
          <w:rFonts w:ascii="Calibri" w:hAnsi="Calibri" w:cs="Calibri"/>
          <w:szCs w:val="24"/>
        </w:rPr>
        <w:endnoteReference w:id="21"/>
      </w:r>
      <w:r w:rsidR="00BF342F" w:rsidRPr="00AF3FFC">
        <w:t xml:space="preserve"> Figure 2 shows a</w:t>
      </w:r>
      <w:r w:rsidR="000C3F8B" w:rsidRPr="00AF3FFC">
        <w:t>n example of Dawson’s finger lesions on a sagittal FLAIR image.</w:t>
      </w:r>
      <w:bookmarkStart w:id="25" w:name="_Ref131507664"/>
      <w:r w:rsidR="001A39DB">
        <w:rPr>
          <w:rStyle w:val="EndnoteReference"/>
        </w:rPr>
        <w:endnoteReference w:id="22"/>
      </w:r>
      <w:bookmarkEnd w:id="25"/>
      <w:r w:rsidR="006C30CD" w:rsidRPr="00AF3FFC">
        <w:br/>
      </w:r>
    </w:p>
    <w:p w14:paraId="42ECBB52" w14:textId="06297FCE" w:rsidR="00EE20AE" w:rsidRPr="00AF3FFC" w:rsidRDefault="00353BEF" w:rsidP="00645237">
      <w:pPr>
        <w:rPr>
          <w:b/>
          <w:bCs/>
        </w:rPr>
      </w:pPr>
      <w:r w:rsidRPr="00AF3FFC">
        <w:rPr>
          <w:b/>
          <w:bCs/>
        </w:rPr>
        <w:t xml:space="preserve">Central </w:t>
      </w:r>
      <w:r w:rsidR="00371943" w:rsidRPr="00AF3FFC">
        <w:rPr>
          <w:b/>
          <w:bCs/>
        </w:rPr>
        <w:t>V</w:t>
      </w:r>
      <w:r w:rsidRPr="00AF3FFC">
        <w:rPr>
          <w:b/>
          <w:bCs/>
        </w:rPr>
        <w:t xml:space="preserve">ein </w:t>
      </w:r>
      <w:r w:rsidR="00371943" w:rsidRPr="00AF3FFC">
        <w:rPr>
          <w:b/>
          <w:bCs/>
        </w:rPr>
        <w:t>S</w:t>
      </w:r>
      <w:r w:rsidRPr="00AF3FFC">
        <w:rPr>
          <w:b/>
          <w:bCs/>
        </w:rPr>
        <w:t xml:space="preserve">ign </w:t>
      </w:r>
    </w:p>
    <w:p w14:paraId="3722546A" w14:textId="05A7714B" w:rsidR="004E5387" w:rsidRPr="00AF3FFC" w:rsidRDefault="00353BEF" w:rsidP="00EB0079">
      <w:r w:rsidRPr="00AF3FFC">
        <w:t>M</w:t>
      </w:r>
      <w:r w:rsidR="00DC3CE0" w:rsidRPr="00AF3FFC">
        <w:t xml:space="preserve">ultiple sclerosis </w:t>
      </w:r>
      <w:r w:rsidRPr="00AF3FFC">
        <w:t>lesion distribution</w:t>
      </w:r>
      <w:r w:rsidR="00874984" w:rsidRPr="00AF3FFC">
        <w:t xml:space="preserve"> in the brain</w:t>
      </w:r>
      <w:r w:rsidR="00C04F8A" w:rsidRPr="00AF3FFC">
        <w:t xml:space="preserve"> </w:t>
      </w:r>
      <w:r w:rsidR="002077A7" w:rsidRPr="00AF3FFC">
        <w:t>occurs</w:t>
      </w:r>
      <w:r w:rsidRPr="00AF3FFC">
        <w:t xml:space="preserve"> in a perivascular pattern</w:t>
      </w:r>
      <w:r w:rsidR="001F1BB7" w:rsidRPr="00AF3FFC">
        <w:t>, meaning lesions tend to surround a ve</w:t>
      </w:r>
      <w:r w:rsidR="005629C6" w:rsidRPr="00AF3FFC">
        <w:t>in</w:t>
      </w:r>
      <w:r w:rsidR="00EA669A" w:rsidRPr="00AF3FFC">
        <w:t xml:space="preserve">. </w:t>
      </w:r>
      <w:r w:rsidR="00EA669A" w:rsidRPr="00AD4360">
        <w:rPr>
          <w:highlight w:val="yellow"/>
        </w:rPr>
        <w:t>Advanced susceptibility-based techniques like T2* have made it possible to visualize small veins within the brain.</w:t>
      </w:r>
      <w:bookmarkStart w:id="26" w:name="_Ref131507696"/>
      <w:r w:rsidR="00EC4145" w:rsidRPr="00AD4360">
        <w:rPr>
          <w:rStyle w:val="EndnoteReference"/>
          <w:highlight w:val="yellow"/>
        </w:rPr>
        <w:endnoteReference w:id="23"/>
      </w:r>
      <w:bookmarkEnd w:id="26"/>
      <w:r w:rsidR="005629C6" w:rsidRPr="00AD4360">
        <w:rPr>
          <w:highlight w:val="yellow"/>
        </w:rPr>
        <w:t xml:space="preserve"> </w:t>
      </w:r>
      <w:r w:rsidR="00EB0079" w:rsidRPr="00AD4360">
        <w:rPr>
          <w:highlight w:val="yellow"/>
        </w:rPr>
        <w:t xml:space="preserve">Combining </w:t>
      </w:r>
      <w:r w:rsidR="004E5387" w:rsidRPr="00AD4360">
        <w:rPr>
          <w:highlight w:val="yellow"/>
        </w:rPr>
        <w:t xml:space="preserve">separate </w:t>
      </w:r>
      <w:r w:rsidR="00EB0079" w:rsidRPr="00AD4360">
        <w:rPr>
          <w:highlight w:val="yellow"/>
        </w:rPr>
        <w:t xml:space="preserve">T2* images with FLAIR images </w:t>
      </w:r>
      <w:r w:rsidR="004E5387" w:rsidRPr="00AD4360">
        <w:rPr>
          <w:highlight w:val="yellow"/>
        </w:rPr>
        <w:t xml:space="preserve">to create FLAIR* images </w:t>
      </w:r>
      <w:r w:rsidR="00EB0079" w:rsidRPr="00AD4360">
        <w:rPr>
          <w:highlight w:val="yellow"/>
        </w:rPr>
        <w:t xml:space="preserve">allows the simultaneous visualization of MS lesions and their central </w:t>
      </w:r>
      <w:commentRangeStart w:id="27"/>
      <w:r w:rsidR="00EB0079" w:rsidRPr="00AD4360">
        <w:rPr>
          <w:highlight w:val="yellow"/>
        </w:rPr>
        <w:t>veins</w:t>
      </w:r>
      <w:commentRangeEnd w:id="27"/>
      <w:r w:rsidR="003A5B82">
        <w:rPr>
          <w:rStyle w:val="CommentReference"/>
        </w:rPr>
        <w:commentReference w:id="27"/>
      </w:r>
      <w:r w:rsidR="009951D1" w:rsidRPr="00AD4360">
        <w:rPr>
          <w:highlight w:val="yellow"/>
        </w:rPr>
        <w:t>.</w:t>
      </w:r>
      <w:r w:rsidR="002F349D" w:rsidRPr="00AD4360">
        <w:rPr>
          <w:rFonts w:ascii="Calibri" w:hAnsi="Calibri" w:cs="Calibri"/>
          <w:szCs w:val="24"/>
          <w:highlight w:val="yellow"/>
          <w:vertAlign w:val="superscript"/>
        </w:rPr>
        <w:fldChar w:fldCharType="begin"/>
      </w:r>
      <w:r w:rsidR="002F349D" w:rsidRPr="00AD4360">
        <w:rPr>
          <w:rFonts w:ascii="Calibri" w:hAnsi="Calibri" w:cs="Calibri"/>
          <w:szCs w:val="24"/>
          <w:highlight w:val="yellow"/>
          <w:vertAlign w:val="superscript"/>
        </w:rPr>
        <w:instrText xml:space="preserve"> NOTEREF _Ref131507696 \h </w:instrText>
      </w:r>
      <w:r w:rsidR="00AD4360">
        <w:rPr>
          <w:rFonts w:ascii="Calibri" w:hAnsi="Calibri" w:cs="Calibri"/>
          <w:szCs w:val="24"/>
          <w:highlight w:val="yellow"/>
          <w:vertAlign w:val="superscript"/>
        </w:rPr>
        <w:instrText xml:space="preserve"> \* MERGEFORMAT </w:instrText>
      </w:r>
      <w:r w:rsidR="002F349D" w:rsidRPr="00AD4360">
        <w:rPr>
          <w:rFonts w:ascii="Calibri" w:hAnsi="Calibri" w:cs="Calibri"/>
          <w:szCs w:val="24"/>
          <w:highlight w:val="yellow"/>
          <w:vertAlign w:val="superscript"/>
        </w:rPr>
      </w:r>
      <w:r w:rsidR="002F349D" w:rsidRPr="00AD4360">
        <w:rPr>
          <w:rFonts w:ascii="Calibri" w:hAnsi="Calibri" w:cs="Calibri"/>
          <w:szCs w:val="24"/>
          <w:highlight w:val="yellow"/>
          <w:vertAlign w:val="superscript"/>
        </w:rPr>
        <w:fldChar w:fldCharType="separate"/>
      </w:r>
      <w:r w:rsidR="002F349D" w:rsidRPr="00AD4360">
        <w:rPr>
          <w:rFonts w:ascii="Calibri" w:hAnsi="Calibri" w:cs="Calibri"/>
          <w:szCs w:val="24"/>
          <w:highlight w:val="yellow"/>
          <w:vertAlign w:val="superscript"/>
        </w:rPr>
        <w:t>23</w:t>
      </w:r>
      <w:r w:rsidR="002F349D" w:rsidRPr="00AD4360">
        <w:rPr>
          <w:rFonts w:ascii="Calibri" w:hAnsi="Calibri" w:cs="Calibri"/>
          <w:szCs w:val="24"/>
          <w:highlight w:val="yellow"/>
          <w:vertAlign w:val="superscript"/>
        </w:rPr>
        <w:fldChar w:fldCharType="end"/>
      </w:r>
      <w:r w:rsidR="003E074E" w:rsidRPr="00AD4360">
        <w:rPr>
          <w:rFonts w:ascii="Calibri" w:hAnsi="Calibri" w:cs="Calibri"/>
          <w:szCs w:val="24"/>
          <w:highlight w:val="yellow"/>
          <w:vertAlign w:val="superscript"/>
        </w:rPr>
        <w:t>,</w:t>
      </w:r>
      <w:bookmarkStart w:id="28" w:name="_Ref131507753"/>
      <w:r w:rsidR="002F349D" w:rsidRPr="00AD4360">
        <w:rPr>
          <w:rStyle w:val="EndnoteReference"/>
          <w:rFonts w:ascii="Calibri" w:hAnsi="Calibri" w:cs="Calibri"/>
          <w:szCs w:val="24"/>
          <w:highlight w:val="yellow"/>
        </w:rPr>
        <w:endnoteReference w:id="24"/>
      </w:r>
      <w:bookmarkEnd w:id="28"/>
      <w:r w:rsidR="009951D1" w:rsidRPr="00AF3FFC">
        <w:t xml:space="preserve"> This “central vein sign” is defined as the presence of </w:t>
      </w:r>
      <w:r w:rsidR="00EE5842" w:rsidRPr="00AF3FFC">
        <w:t>a</w:t>
      </w:r>
      <w:r w:rsidR="009951D1" w:rsidRPr="00AF3FFC">
        <w:t xml:space="preserve"> vein as a hypointense line or dot in at least two perpendicular planes running centrally</w:t>
      </w:r>
      <w:r w:rsidR="00EE5842" w:rsidRPr="00AF3FFC">
        <w:t xml:space="preserve"> </w:t>
      </w:r>
      <w:r w:rsidR="009951D1" w:rsidRPr="00AF3FFC">
        <w:t>through a hyperintense lesion.</w:t>
      </w:r>
      <w:r w:rsidR="00F9515B">
        <w:rPr>
          <w:rFonts w:ascii="Calibri" w:hAnsi="Calibri" w:cs="Calibri"/>
          <w:szCs w:val="24"/>
          <w:vertAlign w:val="superscript"/>
        </w:rPr>
        <w:fldChar w:fldCharType="begin"/>
      </w:r>
      <w:r w:rsidR="00F9515B">
        <w:rPr>
          <w:rFonts w:ascii="Calibri" w:hAnsi="Calibri" w:cs="Calibri"/>
          <w:szCs w:val="24"/>
          <w:vertAlign w:val="superscript"/>
        </w:rPr>
        <w:instrText xml:space="preserve"> NOTEREF _Ref131507696 \h </w:instrText>
      </w:r>
      <w:r w:rsidR="00F9515B">
        <w:rPr>
          <w:rFonts w:ascii="Calibri" w:hAnsi="Calibri" w:cs="Calibri"/>
          <w:szCs w:val="24"/>
          <w:vertAlign w:val="superscript"/>
        </w:rPr>
      </w:r>
      <w:r w:rsidR="00F9515B">
        <w:rPr>
          <w:rFonts w:ascii="Calibri" w:hAnsi="Calibri" w:cs="Calibri"/>
          <w:szCs w:val="24"/>
          <w:vertAlign w:val="superscript"/>
        </w:rPr>
        <w:fldChar w:fldCharType="separate"/>
      </w:r>
      <w:r w:rsidR="00F9515B">
        <w:rPr>
          <w:rFonts w:ascii="Calibri" w:hAnsi="Calibri" w:cs="Calibri"/>
          <w:szCs w:val="24"/>
          <w:vertAlign w:val="superscript"/>
        </w:rPr>
        <w:t>23</w:t>
      </w:r>
      <w:r w:rsidR="00F9515B">
        <w:rPr>
          <w:rFonts w:ascii="Calibri" w:hAnsi="Calibri" w:cs="Calibri"/>
          <w:szCs w:val="24"/>
          <w:vertAlign w:val="superscript"/>
        </w:rPr>
        <w:fldChar w:fldCharType="end"/>
      </w:r>
      <w:r w:rsidR="00EB441F">
        <w:rPr>
          <w:rFonts w:ascii="Calibri" w:hAnsi="Calibri" w:cs="Calibri"/>
          <w:szCs w:val="24"/>
          <w:vertAlign w:val="superscript"/>
        </w:rPr>
        <w:t>-</w:t>
      </w:r>
      <w:r w:rsidR="00F9515B">
        <w:rPr>
          <w:rStyle w:val="EndnoteReference"/>
          <w:rFonts w:ascii="Calibri" w:hAnsi="Calibri" w:cs="Calibri"/>
          <w:szCs w:val="24"/>
        </w:rPr>
        <w:endnoteReference w:id="25"/>
      </w:r>
      <w:r w:rsidR="004E5387" w:rsidRPr="00AF3FFC">
        <w:t xml:space="preserve"> </w:t>
      </w:r>
      <w:r w:rsidR="00EB0079" w:rsidRPr="00AF3FFC">
        <w:t>Example FLAIR* images showing the central vein sign can be seen in Figure 3.</w:t>
      </w:r>
      <w:bookmarkStart w:id="29" w:name="_Ref131508041"/>
      <w:r w:rsidR="00EB441F">
        <w:rPr>
          <w:rStyle w:val="EndnoteReference"/>
        </w:rPr>
        <w:endnoteReference w:id="26"/>
      </w:r>
      <w:bookmarkEnd w:id="29"/>
      <w:r w:rsidR="004E5387" w:rsidRPr="00AF3FFC">
        <w:t xml:space="preserve"> </w:t>
      </w:r>
    </w:p>
    <w:p w14:paraId="7FFA6179" w14:textId="37556506" w:rsidR="00CD491F" w:rsidRPr="00AF3FFC" w:rsidRDefault="00C44B71" w:rsidP="008F0A65">
      <w:r w:rsidRPr="00C44B71">
        <w:t>The central vein sign is emerging as a valuable diagnostic marker for MS, since a high proportion of lesions with this sign suggests MS rather than its mimics.</w:t>
      </w:r>
      <w:r w:rsidR="002C4EF8">
        <w:rPr>
          <w:rStyle w:val="EndnoteReference"/>
        </w:rPr>
        <w:endnoteReference w:id="27"/>
      </w:r>
      <w:r w:rsidRPr="00C44B71">
        <w:t xml:space="preserve"> </w:t>
      </w:r>
      <w:r w:rsidR="009D7940" w:rsidRPr="00AF3FFC">
        <w:t>It is especially useful in certain situations such as when patients present with a clinical suspicion of MS but have atypical clinical, laboratory</w:t>
      </w:r>
      <w:r w:rsidR="006E3ED4">
        <w:t>,</w:t>
      </w:r>
      <w:r w:rsidR="009D7940" w:rsidRPr="00AF3FFC">
        <w:t xml:space="preserve"> or imaging findings.</w:t>
      </w:r>
      <w:r w:rsidR="00886A57">
        <w:rPr>
          <w:rFonts w:ascii="Calibri" w:hAnsi="Calibri" w:cs="Calibri"/>
          <w:vertAlign w:val="superscript"/>
        </w:rPr>
        <w:fldChar w:fldCharType="begin"/>
      </w:r>
      <w:r w:rsidR="00886A57">
        <w:rPr>
          <w:rFonts w:ascii="Calibri" w:hAnsi="Calibri" w:cs="Calibri"/>
          <w:vertAlign w:val="superscript"/>
        </w:rPr>
        <w:instrText xml:space="preserve"> NOTEREF _Ref131435605 \h </w:instrText>
      </w:r>
      <w:r w:rsidR="00886A57">
        <w:rPr>
          <w:rFonts w:ascii="Calibri" w:hAnsi="Calibri" w:cs="Calibri"/>
          <w:vertAlign w:val="superscript"/>
        </w:rPr>
      </w:r>
      <w:r w:rsidR="00886A57">
        <w:rPr>
          <w:rFonts w:ascii="Calibri" w:hAnsi="Calibri" w:cs="Calibri"/>
          <w:vertAlign w:val="superscript"/>
        </w:rPr>
        <w:fldChar w:fldCharType="separate"/>
      </w:r>
      <w:r w:rsidR="00886A57">
        <w:rPr>
          <w:rFonts w:ascii="Calibri" w:hAnsi="Calibri" w:cs="Calibri"/>
          <w:vertAlign w:val="superscript"/>
        </w:rPr>
        <w:t>1</w:t>
      </w:r>
      <w:r w:rsidR="00886A57">
        <w:rPr>
          <w:rFonts w:ascii="Calibri" w:hAnsi="Calibri" w:cs="Calibri"/>
          <w:vertAlign w:val="superscript"/>
        </w:rPr>
        <w:fldChar w:fldCharType="end"/>
      </w:r>
      <w:r w:rsidR="009D7940" w:rsidRPr="00AF3FFC">
        <w:t xml:space="preserve"> </w:t>
      </w:r>
      <w:r w:rsidRPr="00C44B71">
        <w:t xml:space="preserve">However, </w:t>
      </w:r>
      <w:r w:rsidR="006F3895" w:rsidRPr="00AF3FFC">
        <w:t xml:space="preserve">since </w:t>
      </w:r>
      <w:r w:rsidRPr="00C44B71">
        <w:t xml:space="preserve">optimal pulse sequences are not widely available on </w:t>
      </w:r>
      <w:r w:rsidR="006F3895" w:rsidRPr="00AF3FFC">
        <w:t xml:space="preserve">all </w:t>
      </w:r>
      <w:r w:rsidRPr="00C44B71">
        <w:t>clinical scanners</w:t>
      </w:r>
      <w:r w:rsidR="00463EE4" w:rsidRPr="00AF3FFC">
        <w:t xml:space="preserve"> </w:t>
      </w:r>
      <w:r w:rsidR="00B92554" w:rsidRPr="00AF3FFC">
        <w:t xml:space="preserve">there is insufficient evidence to </w:t>
      </w:r>
      <w:r w:rsidR="006E3ED4">
        <w:t>recommend</w:t>
      </w:r>
      <w:r w:rsidR="00B92554" w:rsidRPr="00AF3FFC">
        <w:t xml:space="preserve"> the routine use of the</w:t>
      </w:r>
      <w:r w:rsidR="004E5387" w:rsidRPr="004E5387">
        <w:t xml:space="preserve"> </w:t>
      </w:r>
      <w:r w:rsidR="00B92554" w:rsidRPr="00AF3FFC">
        <w:t>c</w:t>
      </w:r>
      <w:r w:rsidR="004E5387" w:rsidRPr="004E5387">
        <w:t xml:space="preserve">entral vein sign as </w:t>
      </w:r>
      <w:r w:rsidR="00B92554" w:rsidRPr="00AF3FFC">
        <w:t>a d</w:t>
      </w:r>
      <w:r w:rsidR="004E5387" w:rsidRPr="004E5387">
        <w:t>iagnostic marker.</w:t>
      </w:r>
      <w:r w:rsidR="00C67A71" w:rsidRPr="00AF3FFC">
        <w:rPr>
          <w:rFonts w:ascii="Calibri" w:hAnsi="Calibri" w:cs="Calibri"/>
          <w:vertAlign w:val="superscript"/>
        </w:rPr>
        <w:t>9</w:t>
      </w:r>
      <w:r w:rsidR="00603854" w:rsidRPr="00AF3FFC">
        <w:br/>
      </w:r>
    </w:p>
    <w:p w14:paraId="7167E3A3" w14:textId="07423354" w:rsidR="002460BB" w:rsidRDefault="00130B21" w:rsidP="008F0A65">
      <w:commentRangeStart w:id="30"/>
      <w:r w:rsidRPr="00AF3FFC">
        <w:rPr>
          <w:b/>
          <w:bCs/>
        </w:rPr>
        <w:t xml:space="preserve">Iron </w:t>
      </w:r>
      <w:r w:rsidR="00B611D6" w:rsidRPr="00AF3FFC">
        <w:rPr>
          <w:b/>
          <w:bCs/>
        </w:rPr>
        <w:t>R</w:t>
      </w:r>
      <w:r w:rsidRPr="00AF3FFC">
        <w:rPr>
          <w:b/>
          <w:bCs/>
        </w:rPr>
        <w:t xml:space="preserve">im </w:t>
      </w:r>
      <w:r w:rsidR="00B611D6" w:rsidRPr="00AF3FFC">
        <w:rPr>
          <w:b/>
          <w:bCs/>
        </w:rPr>
        <w:t>S</w:t>
      </w:r>
      <w:r w:rsidRPr="00AF3FFC">
        <w:rPr>
          <w:b/>
          <w:bCs/>
        </w:rPr>
        <w:t>ign</w:t>
      </w:r>
      <w:r w:rsidRPr="00AF3FFC">
        <w:t xml:space="preserve"> </w:t>
      </w:r>
      <w:commentRangeEnd w:id="30"/>
      <w:r w:rsidR="00761D4D">
        <w:rPr>
          <w:rStyle w:val="CommentReference"/>
        </w:rPr>
        <w:commentReference w:id="30"/>
      </w:r>
      <w:r w:rsidR="00B611D6" w:rsidRPr="00AF3FFC">
        <w:br/>
      </w:r>
      <w:r w:rsidRPr="00AF3FFC">
        <w:br/>
      </w:r>
      <w:r w:rsidR="004E5387" w:rsidRPr="00AF3FFC">
        <w:t xml:space="preserve">As previously mentioned, an iron rim surrounding a </w:t>
      </w:r>
      <w:r w:rsidR="00B611D6" w:rsidRPr="00AF3FFC">
        <w:t xml:space="preserve">chronic active </w:t>
      </w:r>
      <w:r w:rsidR="004E5387" w:rsidRPr="00AF3FFC">
        <w:t>lesion can be visualized on SWI images. This sequence</w:t>
      </w:r>
      <w:r w:rsidR="0072714B">
        <w:t xml:space="preserve"> </w:t>
      </w:r>
      <w:r w:rsidR="004E5387" w:rsidRPr="00AF3FFC">
        <w:t>increases the visibility of tissues with iron content due to their paramagnetic properties</w:t>
      </w:r>
      <w:r w:rsidR="00C817C3">
        <w:t xml:space="preserve">, and this effect increases with increased </w:t>
      </w:r>
      <w:r w:rsidR="00D5029F">
        <w:t>field strength.</w:t>
      </w:r>
      <w:r w:rsidR="00C80299">
        <w:rPr>
          <w:vertAlign w:val="superscript"/>
        </w:rPr>
        <w:fldChar w:fldCharType="begin"/>
      </w:r>
      <w:r w:rsidR="00C80299">
        <w:rPr>
          <w:vertAlign w:val="superscript"/>
        </w:rPr>
        <w:instrText xml:space="preserve"> NOTEREF _Ref131435605 \h </w:instrText>
      </w:r>
      <w:r w:rsidR="00C80299">
        <w:rPr>
          <w:vertAlign w:val="superscript"/>
        </w:rPr>
      </w:r>
      <w:r w:rsidR="00C80299">
        <w:rPr>
          <w:vertAlign w:val="superscript"/>
        </w:rPr>
        <w:fldChar w:fldCharType="separate"/>
      </w:r>
      <w:r w:rsidR="00C80299">
        <w:rPr>
          <w:vertAlign w:val="superscript"/>
        </w:rPr>
        <w:t>1</w:t>
      </w:r>
      <w:r w:rsidR="00C80299">
        <w:rPr>
          <w:vertAlign w:val="superscript"/>
        </w:rPr>
        <w:fldChar w:fldCharType="end"/>
      </w:r>
      <w:r w:rsidR="004E5387" w:rsidRPr="00AF3FFC">
        <w:t xml:space="preserve"> </w:t>
      </w:r>
      <w:r w:rsidR="00FC0FCF" w:rsidRPr="00AD4360">
        <w:rPr>
          <w:highlight w:val="yellow"/>
        </w:rPr>
        <w:t xml:space="preserve">Approximately </w:t>
      </w:r>
      <w:r w:rsidR="00E70A4B" w:rsidRPr="00AD4360">
        <w:rPr>
          <w:highlight w:val="yellow"/>
        </w:rPr>
        <w:t>50%</w:t>
      </w:r>
      <w:r w:rsidR="00FC0FCF" w:rsidRPr="00AD4360">
        <w:rPr>
          <w:highlight w:val="yellow"/>
        </w:rPr>
        <w:t xml:space="preserve"> of patients with </w:t>
      </w:r>
      <w:commentRangeStart w:id="31"/>
      <w:r w:rsidR="00FC0FCF" w:rsidRPr="00AD4360">
        <w:rPr>
          <w:highlight w:val="yellow"/>
        </w:rPr>
        <w:t>MS</w:t>
      </w:r>
      <w:commentRangeEnd w:id="31"/>
      <w:r w:rsidR="003A5B82">
        <w:rPr>
          <w:rStyle w:val="CommentReference"/>
        </w:rPr>
        <w:commentReference w:id="31"/>
      </w:r>
      <w:r w:rsidR="00FC0FCF" w:rsidRPr="00AD4360">
        <w:rPr>
          <w:highlight w:val="yellow"/>
        </w:rPr>
        <w:t xml:space="preserve"> show at least one iron-rim lesion, whi</w:t>
      </w:r>
      <w:r w:rsidR="00592416" w:rsidRPr="00AD4360">
        <w:rPr>
          <w:highlight w:val="yellow"/>
        </w:rPr>
        <w:t>le that effect is absent in non-inflammatory neurological diseases.</w:t>
      </w:r>
      <w:r w:rsidR="000637BA">
        <w:rPr>
          <w:rFonts w:ascii="Calibri" w:hAnsi="Calibri" w:cs="Calibri"/>
          <w:szCs w:val="24"/>
          <w:vertAlign w:val="superscript"/>
        </w:rPr>
        <w:fldChar w:fldCharType="begin"/>
      </w:r>
      <w:r w:rsidR="000637BA">
        <w:rPr>
          <w:rFonts w:ascii="Calibri" w:hAnsi="Calibri" w:cs="Calibri"/>
          <w:szCs w:val="24"/>
          <w:vertAlign w:val="superscript"/>
        </w:rPr>
        <w:instrText xml:space="preserve"> NOTEREF _Ref131506998 \h </w:instrText>
      </w:r>
      <w:r w:rsidR="000637BA">
        <w:rPr>
          <w:rFonts w:ascii="Calibri" w:hAnsi="Calibri" w:cs="Calibri"/>
          <w:szCs w:val="24"/>
          <w:vertAlign w:val="superscript"/>
        </w:rPr>
      </w:r>
      <w:r w:rsidR="000637BA">
        <w:rPr>
          <w:rFonts w:ascii="Calibri" w:hAnsi="Calibri" w:cs="Calibri"/>
          <w:szCs w:val="24"/>
          <w:vertAlign w:val="superscript"/>
        </w:rPr>
        <w:fldChar w:fldCharType="separate"/>
      </w:r>
      <w:r w:rsidR="000637BA">
        <w:rPr>
          <w:rFonts w:ascii="Calibri" w:hAnsi="Calibri" w:cs="Calibri"/>
          <w:szCs w:val="24"/>
          <w:vertAlign w:val="superscript"/>
        </w:rPr>
        <w:t>15</w:t>
      </w:r>
      <w:r w:rsidR="000637BA">
        <w:rPr>
          <w:rFonts w:ascii="Calibri" w:hAnsi="Calibri" w:cs="Calibri"/>
          <w:szCs w:val="24"/>
          <w:vertAlign w:val="superscript"/>
        </w:rPr>
        <w:fldChar w:fldCharType="end"/>
      </w:r>
      <w:r w:rsidR="00592416">
        <w:t xml:space="preserve"> </w:t>
      </w:r>
    </w:p>
    <w:p w14:paraId="3E6E03A2" w14:textId="3BCAE2B4" w:rsidR="008F0A65" w:rsidRDefault="0033044E" w:rsidP="008F0A65">
      <w:r w:rsidRPr="00AF3FFC">
        <w:t>SWI sequences are wi</w:t>
      </w:r>
      <w:r w:rsidR="004E5387" w:rsidRPr="00AF3FFC">
        <w:t>dely available on clinical scanners, but often not performed routinely in MS protocols.</w:t>
      </w:r>
      <w:r w:rsidR="001E7705">
        <w:t xml:space="preserve"> More research needs to be done </w:t>
      </w:r>
      <w:r w:rsidR="00304D23">
        <w:t>to determine</w:t>
      </w:r>
      <w:r w:rsidR="001E7705">
        <w:t xml:space="preserve"> specific </w:t>
      </w:r>
      <w:r w:rsidR="0072714B">
        <w:t xml:space="preserve">SWI </w:t>
      </w:r>
      <w:r w:rsidR="001E7705">
        <w:t xml:space="preserve">sequence parameters and </w:t>
      </w:r>
      <w:r w:rsidR="0072714B">
        <w:t xml:space="preserve">interpretation criteria </w:t>
      </w:r>
      <w:r w:rsidR="00304D23">
        <w:t xml:space="preserve">before the iron rim sign is used as a diagnostic marker for MS. </w:t>
      </w:r>
    </w:p>
    <w:p w14:paraId="485B6E17" w14:textId="1D8430A0" w:rsidR="00603854" w:rsidRPr="00AF3FFC" w:rsidRDefault="0074017B" w:rsidP="008F0A65">
      <w:pPr>
        <w:rPr>
          <w:b/>
          <w:bCs/>
        </w:rPr>
      </w:pPr>
      <w:r w:rsidRPr="00AF3FFC">
        <w:rPr>
          <w:b/>
          <w:bCs/>
        </w:rPr>
        <w:lastRenderedPageBreak/>
        <w:br/>
        <w:t>Open rin</w:t>
      </w:r>
      <w:r w:rsidR="00F23DB2">
        <w:rPr>
          <w:b/>
          <w:bCs/>
        </w:rPr>
        <w:t>g</w:t>
      </w:r>
      <w:r w:rsidR="005111CE">
        <w:rPr>
          <w:b/>
          <w:bCs/>
        </w:rPr>
        <w:t>/horseshoe</w:t>
      </w:r>
      <w:r w:rsidR="00F23DB2">
        <w:rPr>
          <w:b/>
          <w:bCs/>
        </w:rPr>
        <w:t xml:space="preserve"> sign</w:t>
      </w:r>
      <w:r w:rsidRPr="00AF3FFC">
        <w:rPr>
          <w:b/>
          <w:bCs/>
        </w:rPr>
        <w:t xml:space="preserve"> </w:t>
      </w:r>
    </w:p>
    <w:p w14:paraId="45DBEE4D" w14:textId="3874AF7F" w:rsidR="00920D9F" w:rsidRPr="00AF3FFC" w:rsidRDefault="000902DD" w:rsidP="008F0A65">
      <w:r w:rsidRPr="00AF3FFC">
        <w:t xml:space="preserve">In </w:t>
      </w:r>
      <w:r w:rsidR="006E3ED4">
        <w:t>post-contrast</w:t>
      </w:r>
      <w:r w:rsidRPr="00AF3FFC">
        <w:t xml:space="preserve"> T1 brain images, </w:t>
      </w:r>
      <w:r w:rsidR="00E9690C" w:rsidRPr="00AF3FFC">
        <w:t xml:space="preserve">the outer rim of </w:t>
      </w:r>
      <w:r w:rsidR="00B363C1" w:rsidRPr="00AF3FFC">
        <w:t>active lesions enhance</w:t>
      </w:r>
      <w:r w:rsidR="003641C9">
        <w:t>s</w:t>
      </w:r>
      <w:r w:rsidR="00B363C1" w:rsidRPr="00AF3FFC">
        <w:t xml:space="preserve"> with an</w:t>
      </w:r>
      <w:r w:rsidR="00495BEC" w:rsidRPr="00AF3FFC">
        <w:t xml:space="preserve"> incomplete ring</w:t>
      </w:r>
      <w:r w:rsidR="00BA3E5E" w:rsidRPr="00AF3FFC">
        <w:t xml:space="preserve"> shape, often called a “horseshoe sign”</w:t>
      </w:r>
      <w:r w:rsidR="004129A9" w:rsidRPr="00AF3FFC">
        <w:t xml:space="preserve">. </w:t>
      </w:r>
      <w:r w:rsidR="003641C9">
        <w:t>The incomplete portion of the ring usually points to the grey matter.</w:t>
      </w:r>
      <w:bookmarkStart w:id="32" w:name="_Ref131508013"/>
      <w:r w:rsidR="000637BA">
        <w:rPr>
          <w:rStyle w:val="EndnoteReference"/>
        </w:rPr>
        <w:endnoteReference w:id="28"/>
      </w:r>
      <w:bookmarkEnd w:id="32"/>
      <w:r w:rsidR="003641C9">
        <w:t xml:space="preserve"> </w:t>
      </w:r>
      <w:r w:rsidR="004129A9" w:rsidRPr="00AF3FFC">
        <w:t>Detection of an incomplete enhancing ring can assist in differentiating demyelination from infections, infarcts, and tumors, which</w:t>
      </w:r>
      <w:r w:rsidR="003641C9">
        <w:t xml:space="preserve"> have </w:t>
      </w:r>
      <w:r w:rsidR="004129A9" w:rsidRPr="00AF3FFC">
        <w:t>complete</w:t>
      </w:r>
      <w:r w:rsidR="003641C9">
        <w:t>ly</w:t>
      </w:r>
      <w:r w:rsidR="004129A9" w:rsidRPr="00AF3FFC">
        <w:t xml:space="preserve"> enhanced ring</w:t>
      </w:r>
      <w:r w:rsidR="003641C9">
        <w:t>s</w:t>
      </w:r>
      <w:r w:rsidR="004129A9" w:rsidRPr="00AF3FFC">
        <w:t>.</w:t>
      </w:r>
      <w:r w:rsidR="009029C6">
        <w:rPr>
          <w:rFonts w:ascii="Calibri" w:hAnsi="Calibri" w:cs="Calibri"/>
          <w:szCs w:val="24"/>
          <w:vertAlign w:val="superscript"/>
        </w:rPr>
        <w:fldChar w:fldCharType="begin"/>
      </w:r>
      <w:r w:rsidR="009029C6">
        <w:rPr>
          <w:rFonts w:ascii="Calibri" w:hAnsi="Calibri" w:cs="Calibri"/>
          <w:szCs w:val="24"/>
          <w:vertAlign w:val="superscript"/>
        </w:rPr>
        <w:instrText xml:space="preserve"> NOTEREF _Ref131508013 \h </w:instrText>
      </w:r>
      <w:r w:rsidR="009029C6">
        <w:rPr>
          <w:rFonts w:ascii="Calibri" w:hAnsi="Calibri" w:cs="Calibri"/>
          <w:szCs w:val="24"/>
          <w:vertAlign w:val="superscript"/>
        </w:rPr>
      </w:r>
      <w:r w:rsidR="009029C6">
        <w:rPr>
          <w:rFonts w:ascii="Calibri" w:hAnsi="Calibri" w:cs="Calibri"/>
          <w:szCs w:val="24"/>
          <w:vertAlign w:val="superscript"/>
        </w:rPr>
        <w:fldChar w:fldCharType="separate"/>
      </w:r>
      <w:r w:rsidR="009029C6">
        <w:rPr>
          <w:rFonts w:ascii="Calibri" w:hAnsi="Calibri" w:cs="Calibri"/>
          <w:szCs w:val="24"/>
          <w:vertAlign w:val="superscript"/>
        </w:rPr>
        <w:t>28</w:t>
      </w:r>
      <w:r w:rsidR="009029C6">
        <w:rPr>
          <w:rFonts w:ascii="Calibri" w:hAnsi="Calibri" w:cs="Calibri"/>
          <w:szCs w:val="24"/>
          <w:vertAlign w:val="superscript"/>
        </w:rPr>
        <w:fldChar w:fldCharType="end"/>
      </w:r>
      <w:r w:rsidR="00E8713E" w:rsidRPr="00AF3FFC">
        <w:t xml:space="preserve"> Th</w:t>
      </w:r>
      <w:r w:rsidR="003641C9">
        <w:t xml:space="preserve">e open ring/horseshoe </w:t>
      </w:r>
      <w:r w:rsidR="00E8713E" w:rsidRPr="00AF3FFC">
        <w:t>sign has</w:t>
      </w:r>
      <w:r w:rsidR="0074017B" w:rsidRPr="00AF3FFC">
        <w:t xml:space="preserve"> high sensitivity and specificity regarding the diagnosis of MS.</w:t>
      </w:r>
      <w:r w:rsidR="009029C6">
        <w:rPr>
          <w:rFonts w:ascii="Calibri" w:hAnsi="Calibri" w:cs="Calibri"/>
          <w:szCs w:val="24"/>
          <w:vertAlign w:val="superscript"/>
        </w:rPr>
        <w:fldChar w:fldCharType="begin"/>
      </w:r>
      <w:r w:rsidR="009029C6">
        <w:rPr>
          <w:rFonts w:ascii="Calibri" w:hAnsi="Calibri" w:cs="Calibri"/>
          <w:szCs w:val="24"/>
          <w:vertAlign w:val="superscript"/>
        </w:rPr>
        <w:instrText xml:space="preserve"> NOTEREF _Ref131508013 \h </w:instrText>
      </w:r>
      <w:r w:rsidR="009029C6">
        <w:rPr>
          <w:rFonts w:ascii="Calibri" w:hAnsi="Calibri" w:cs="Calibri"/>
          <w:szCs w:val="24"/>
          <w:vertAlign w:val="superscript"/>
        </w:rPr>
      </w:r>
      <w:r w:rsidR="009029C6">
        <w:rPr>
          <w:rFonts w:ascii="Calibri" w:hAnsi="Calibri" w:cs="Calibri"/>
          <w:szCs w:val="24"/>
          <w:vertAlign w:val="superscript"/>
        </w:rPr>
        <w:fldChar w:fldCharType="separate"/>
      </w:r>
      <w:r w:rsidR="009029C6">
        <w:rPr>
          <w:rFonts w:ascii="Calibri" w:hAnsi="Calibri" w:cs="Calibri"/>
          <w:szCs w:val="24"/>
          <w:vertAlign w:val="superscript"/>
        </w:rPr>
        <w:t>28</w:t>
      </w:r>
      <w:r w:rsidR="009029C6">
        <w:rPr>
          <w:rFonts w:ascii="Calibri" w:hAnsi="Calibri" w:cs="Calibri"/>
          <w:szCs w:val="24"/>
          <w:vertAlign w:val="superscript"/>
        </w:rPr>
        <w:fldChar w:fldCharType="end"/>
      </w:r>
    </w:p>
    <w:p w14:paraId="7CA712C1" w14:textId="36367A50" w:rsidR="00C44A06" w:rsidRPr="00AF3FFC" w:rsidRDefault="00D11A8D" w:rsidP="00C44A06">
      <w:r w:rsidRPr="00AF3FFC">
        <w:rPr>
          <w:noProof/>
        </w:rPr>
        <mc:AlternateContent>
          <mc:Choice Requires="wpg">
            <w:drawing>
              <wp:anchor distT="0" distB="0" distL="114300" distR="114300" simplePos="0" relativeHeight="251662336" behindDoc="1" locked="0" layoutInCell="1" allowOverlap="1" wp14:anchorId="349C974F" wp14:editId="66B26E70">
                <wp:simplePos x="0" y="0"/>
                <wp:positionH relativeFrom="column">
                  <wp:posOffset>-81915</wp:posOffset>
                </wp:positionH>
                <wp:positionV relativeFrom="paragraph">
                  <wp:posOffset>290195</wp:posOffset>
                </wp:positionV>
                <wp:extent cx="3178175" cy="4029075"/>
                <wp:effectExtent l="0" t="0" r="3175" b="9525"/>
                <wp:wrapSquare wrapText="bothSides"/>
                <wp:docPr id="10" name="Group 10"/>
                <wp:cNvGraphicFramePr/>
                <a:graphic xmlns:a="http://schemas.openxmlformats.org/drawingml/2006/main">
                  <a:graphicData uri="http://schemas.microsoft.com/office/word/2010/wordprocessingGroup">
                    <wpg:wgp>
                      <wpg:cNvGrpSpPr/>
                      <wpg:grpSpPr>
                        <a:xfrm>
                          <a:off x="0" y="0"/>
                          <a:ext cx="3178175" cy="4029075"/>
                          <a:chOff x="-48898" y="0"/>
                          <a:chExt cx="3406779" cy="5204008"/>
                        </a:xfrm>
                      </wpg:grpSpPr>
                      <pic:pic xmlns:pic="http://schemas.openxmlformats.org/drawingml/2006/picture">
                        <pic:nvPicPr>
                          <pic:cNvPr id="8" name="Picture 8"/>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90570" cy="3888740"/>
                          </a:xfrm>
                          <a:prstGeom prst="rect">
                            <a:avLst/>
                          </a:prstGeom>
                          <a:noFill/>
                        </pic:spPr>
                      </pic:pic>
                      <wps:wsp>
                        <wps:cNvPr id="9" name="Text Box 2"/>
                        <wps:cNvSpPr txBox="1">
                          <a:spLocks noChangeArrowheads="1"/>
                        </wps:cNvSpPr>
                        <wps:spPr bwMode="auto">
                          <a:xfrm>
                            <a:off x="-48898" y="3868548"/>
                            <a:ext cx="3406779" cy="1335460"/>
                          </a:xfrm>
                          <a:prstGeom prst="rect">
                            <a:avLst/>
                          </a:prstGeom>
                          <a:solidFill>
                            <a:srgbClr val="FFFFFF"/>
                          </a:solidFill>
                          <a:ln w="9525">
                            <a:noFill/>
                            <a:miter lim="800000"/>
                            <a:headEnd/>
                            <a:tailEnd/>
                          </a:ln>
                        </wps:spPr>
                        <wps:txbx>
                          <w:txbxContent>
                            <w:p w14:paraId="22F2AC38" w14:textId="3754B94E" w:rsidR="005B7458" w:rsidRPr="005B7458" w:rsidRDefault="005B7458" w:rsidP="005B7458">
                              <w:pPr>
                                <w:rPr>
                                  <w:sz w:val="18"/>
                                  <w:szCs w:val="18"/>
                                </w:rPr>
                              </w:pPr>
                              <w:r w:rsidRPr="005B7458">
                                <w:rPr>
                                  <w:b/>
                                  <w:bCs/>
                                  <w:sz w:val="18"/>
                                  <w:szCs w:val="18"/>
                                </w:rPr>
                                <w:t>Figure 3</w:t>
                              </w:r>
                              <w:r>
                                <w:rPr>
                                  <w:sz w:val="18"/>
                                  <w:szCs w:val="18"/>
                                </w:rPr>
                                <w:t>:</w:t>
                              </w:r>
                              <w:r w:rsidR="00DF06B6">
                                <w:rPr>
                                  <w:sz w:val="18"/>
                                  <w:szCs w:val="18"/>
                                </w:rPr>
                                <w:t xml:space="preserve"> </w:t>
                              </w:r>
                              <w:r w:rsidR="004A1FE0">
                                <w:rPr>
                                  <w:sz w:val="18"/>
                                  <w:szCs w:val="18"/>
                                </w:rPr>
                                <w:t xml:space="preserve">3T </w:t>
                              </w:r>
                              <w:r w:rsidR="009341ED">
                                <w:rPr>
                                  <w:sz w:val="18"/>
                                  <w:szCs w:val="18"/>
                                </w:rPr>
                                <w:t xml:space="preserve">FLAIR* images </w:t>
                              </w:r>
                              <w:r w:rsidR="00925FC6">
                                <w:rPr>
                                  <w:sz w:val="18"/>
                                  <w:szCs w:val="18"/>
                                </w:rPr>
                                <w:t xml:space="preserve">(FLAIR images combined with T2* images) </w:t>
                              </w:r>
                              <w:r w:rsidR="009341ED">
                                <w:rPr>
                                  <w:sz w:val="18"/>
                                  <w:szCs w:val="18"/>
                                </w:rPr>
                                <w:t xml:space="preserve">demonstrating </w:t>
                              </w:r>
                              <w:r w:rsidRPr="005B7458">
                                <w:rPr>
                                  <w:sz w:val="18"/>
                                  <w:szCs w:val="18"/>
                                </w:rPr>
                                <w:t xml:space="preserve">the central vessel sign in </w:t>
                              </w:r>
                              <w:r w:rsidR="009341ED">
                                <w:rPr>
                                  <w:sz w:val="18"/>
                                  <w:szCs w:val="18"/>
                                </w:rPr>
                                <w:t xml:space="preserve">a patient with </w:t>
                              </w:r>
                              <w:r w:rsidRPr="005B7458">
                                <w:rPr>
                                  <w:sz w:val="18"/>
                                  <w:szCs w:val="18"/>
                                </w:rPr>
                                <w:t>multiple sclerosis (A)</w:t>
                              </w:r>
                              <w:r w:rsidR="005C62A3">
                                <w:rPr>
                                  <w:sz w:val="18"/>
                                  <w:szCs w:val="18"/>
                                </w:rPr>
                                <w:t xml:space="preserve">. The </w:t>
                              </w:r>
                              <w:r w:rsidR="001F087F">
                                <w:rPr>
                                  <w:sz w:val="18"/>
                                  <w:szCs w:val="18"/>
                                </w:rPr>
                                <w:t xml:space="preserve">hypointense vessel is visible </w:t>
                              </w:r>
                              <w:r w:rsidR="00B1246C">
                                <w:rPr>
                                  <w:sz w:val="18"/>
                                  <w:szCs w:val="18"/>
                                </w:rPr>
                                <w:t xml:space="preserve">on all three planes </w:t>
                              </w:r>
                              <w:r w:rsidR="001F087F">
                                <w:rPr>
                                  <w:sz w:val="18"/>
                                  <w:szCs w:val="18"/>
                                </w:rPr>
                                <w:t>in the center of the hyperintense lesion.</w:t>
                              </w:r>
                              <w:r w:rsidRPr="005B7458">
                                <w:rPr>
                                  <w:sz w:val="18"/>
                                  <w:szCs w:val="18"/>
                                </w:rPr>
                                <w:t xml:space="preserve"> </w:t>
                              </w:r>
                              <w:r w:rsidR="005C62A3">
                                <w:rPr>
                                  <w:sz w:val="18"/>
                                  <w:szCs w:val="18"/>
                                </w:rPr>
                                <w:t xml:space="preserve">The central vein sign is absent in </w:t>
                              </w:r>
                              <w:r w:rsidR="009341ED">
                                <w:rPr>
                                  <w:sz w:val="18"/>
                                  <w:szCs w:val="18"/>
                                </w:rPr>
                                <w:t xml:space="preserve">a patient presenting with a </w:t>
                              </w:r>
                              <w:r w:rsidRPr="005B7458">
                                <w:rPr>
                                  <w:sz w:val="18"/>
                                  <w:szCs w:val="18"/>
                                </w:rPr>
                                <w:t>migraine</w:t>
                              </w:r>
                              <w:r w:rsidR="00925FC6">
                                <w:rPr>
                                  <w:sz w:val="18"/>
                                  <w:szCs w:val="18"/>
                                </w:rPr>
                                <w:t xml:space="preserve"> </w:t>
                              </w:r>
                              <w:r w:rsidRPr="005B7458">
                                <w:rPr>
                                  <w:sz w:val="18"/>
                                  <w:szCs w:val="18"/>
                                </w:rPr>
                                <w:t>(B).</w:t>
                              </w:r>
                              <w:r w:rsidR="009029C6" w:rsidRPr="009029C6">
                                <w:rPr>
                                  <w:sz w:val="18"/>
                                  <w:szCs w:val="18"/>
                                  <w:vertAlign w:val="superscript"/>
                                </w:rPr>
                                <w:fldChar w:fldCharType="begin"/>
                              </w:r>
                              <w:r w:rsidR="009029C6" w:rsidRPr="009029C6">
                                <w:rPr>
                                  <w:sz w:val="18"/>
                                  <w:szCs w:val="18"/>
                                  <w:vertAlign w:val="superscript"/>
                                </w:rPr>
                                <w:instrText xml:space="preserve"> NOTEREF _Ref131508041 \h </w:instrText>
                              </w:r>
                              <w:r w:rsidR="009029C6">
                                <w:rPr>
                                  <w:sz w:val="18"/>
                                  <w:szCs w:val="18"/>
                                  <w:vertAlign w:val="superscript"/>
                                </w:rPr>
                                <w:instrText xml:space="preserve"> \* MERGEFORMAT </w:instrText>
                              </w:r>
                              <w:r w:rsidR="009029C6" w:rsidRPr="009029C6">
                                <w:rPr>
                                  <w:sz w:val="18"/>
                                  <w:szCs w:val="18"/>
                                  <w:vertAlign w:val="superscript"/>
                                </w:rPr>
                              </w:r>
                              <w:r w:rsidR="009029C6" w:rsidRPr="009029C6">
                                <w:rPr>
                                  <w:sz w:val="18"/>
                                  <w:szCs w:val="18"/>
                                  <w:vertAlign w:val="superscript"/>
                                </w:rPr>
                                <w:fldChar w:fldCharType="separate"/>
                              </w:r>
                              <w:r w:rsidR="009029C6" w:rsidRPr="009029C6">
                                <w:rPr>
                                  <w:sz w:val="18"/>
                                  <w:szCs w:val="18"/>
                                  <w:vertAlign w:val="superscript"/>
                                </w:rPr>
                                <w:t>26</w:t>
                              </w:r>
                              <w:r w:rsidR="009029C6" w:rsidRPr="009029C6">
                                <w:rPr>
                                  <w:sz w:val="18"/>
                                  <w:szCs w:val="18"/>
                                  <w:vertAlign w:val="superscript"/>
                                </w:rPr>
                                <w:fldChar w:fldCharType="end"/>
                              </w:r>
                              <w:r w:rsidR="009029C6" w:rsidRPr="005B7458">
                                <w:rPr>
                                  <w:sz w:val="18"/>
                                  <w:szCs w:val="18"/>
                                </w:rPr>
                                <w:t xml:space="preserve"> </w:t>
                              </w:r>
                              <w:r w:rsidRPr="005B7458">
                                <w:rPr>
                                  <w:sz w:val="18"/>
                                  <w:szCs w:val="18"/>
                                </w:rPr>
                                <w:fldChar w:fldCharType="begin"/>
                              </w:r>
                              <w:r>
                                <w:rPr>
                                  <w:sz w:val="18"/>
                                  <w:szCs w:val="18"/>
                                </w:rPr>
                                <w:instrText xml:space="preserve"> ADDIN ZOTERO_ITEM CSL_CITATION {"citationID":"d6OuRChC","properties":{"formattedCitation":"\\super 19\\nosupersub{}","plainCitation":"19","noteIndex":0},"citationItems":[{"id":2699,"uris":["http://zotero.org/users/local/2ambESHj/items/H4BLHCE3"],"itemData":{"id":2699,"type":"article-journal","abstract":"OBJECTIVE: The diagnosis of multiple sclerosis (MS) presently relies on radiographic assessments of imperfect specificity. Recent data using T2* methodology for the detection of the \"central vessel sign\" (CVS) in MS lesions suggests this novel MRI technique may distinguish MS from other disorders. Our aim was to determine if evaluation for CVS on 3T FLAIR* MRI differentiates MS from migraine.\nMETHODS: Patients with MS or migraine and a prior brain MRI demonstrating at least two hyperintense lesions ≥3 mm were recruited. Exclusion criteria included any additional comorbidity known to cause brain MRI abnormalities. 3T MRI was performed in each participant with administration of gadopentetate dimeglumine, and FLAIR* images were generated in postprocessing. The total number of discrete ovoid lesions ≥3 mm were counted on FLAIR, per participant, and subsequently evaluated for presence of CVS on FLAIR*. An exploratory method evaluating for CVS in a maximum of 12 lesions per subject was also completed.\nRESULTS: Ten participants with MS and 10 with migraine completed the study. The median percentage (quartiles) of lesions in MS participants with CVS was 84 (79, 94) compared to 22 (15, 54) in migraine (P = 0.008). In a subanalysis by brain region, in the subcortical and deep white matter, the median percentage (quartiles) of lesions in MS participants with CVS was 88 (81, 100) compared to 19 (11, 54) in migraine (P = 0.004). This difference was not identified in juxtacortical, periventricular, or infratentorial regions.\nINTERPRETATION: Identification of CVS using FLAIR* on 3T MRI helps differentiate MS from migraine, particularly in the subcortical and deep white matter.","container-title":"Annals of Clinical and Translational Neurology","DOI":"10.1002/acn3.273","ISSN":"2328-9503","issue":"2","journalAbbreviation":"Ann Clin Transl Neurol","language":"eng","note":"PMID: 26900578\nPMCID: PMC4748312","page":"82-87","source":"PubMed","title":"\"Central vessel sign\" on 3T FLAIR* MRI for the differentiation of multiple sclerosis from migraine","volume":"3","author":[{"family":"Solomon","given":"Andrew J."},{"family":"Schindler","given":"Matthew K."},{"family":"Howard","given":"Diantha B."},{"family":"Watts","given":"Richard"},{"family":"Sati","given":"Pascal"},{"family":"Nickerson","given":"Joshua P."},{"family":"Reich","given":"Daniel S."}],"issued":{"date-parts":[["2016",2]]}}}],"schema":"https://github.com/citation-style-language/schema/raw/master/csl-citation.json"} </w:instrText>
                              </w:r>
                              <w:r w:rsidR="00761D4D">
                                <w:rPr>
                                  <w:sz w:val="18"/>
                                  <w:szCs w:val="18"/>
                                </w:rPr>
                                <w:fldChar w:fldCharType="separate"/>
                              </w:r>
                              <w:r w:rsidRPr="005B7458">
                                <w:rPr>
                                  <w:sz w:val="18"/>
                                  <w:szCs w:val="18"/>
                                </w:rPr>
                                <w:fldChar w:fldCharType="end"/>
                              </w:r>
                            </w:p>
                            <w:p w14:paraId="29D5B09B" w14:textId="542823CF" w:rsidR="00BF14B0" w:rsidRPr="00BF14B0" w:rsidRDefault="00BF14B0">
                              <w:pPr>
                                <w:rPr>
                                  <w:sz w:val="18"/>
                                  <w:szCs w:val="18"/>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49C974F" id="Group 10" o:spid="_x0000_s1041" style="position:absolute;margin-left:-6.45pt;margin-top:22.85pt;width:250.25pt;height:317.25pt;z-index:-251654144;mso-width-relative:margin;mso-height-relative:margin" coordorigin="-488" coordsize="34067,520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QKtQTQMAALMHAAAOAAAAZHJzL2Uyb0RvYy54bWykVW1v2yAQ/j5p/wHx&#10;vbWTOI1j1Z22dq0m7aXayw/AGMdoGBiQON2v3x123tpJ67ZIde+AO557eA4uX207RTbCeWl0SSfn&#10;KSVCc1NLvSrpt6+3ZzklPjBdM2W0KOmD8PTV1csXl70txNS0RtXCEUiifdHbkrYh2CJJPG9Fx/y5&#10;sULDZGNcxwK4bpXUjvWQvVPJNE0vkt642jrDhfcwejNM0quYv2kED5+axotAVEkBW4hfF78VfpOr&#10;S1asHLOt5CMM9g8oOiY1bLpPdcMCI2snn6TqJHfGmyacc9MlpmkkF7EGqGaSPqrmzpm1jbWsin5l&#10;9zQBtY94+ue0/OPmztkv9t4BE71dARfRw1q2jevwP6Ak20jZw54ysQ2Ew+BsssgnizklHOaydLpM&#10;wYmk8haYx7izLM+XIINDMG/f7sKz9GKxWA7h82mapWmO4clu9+QEk5W8gL+RCLCeEPFnwUBUWDtB&#10;xyTds3J0zH1f2zM4M8uCrKSS4SHqD04HQenNveT3bnCA03tHZF1SqFqzDmQPs7gpicVhAK4ZIhhW&#10;9N7w755oc90yvRKvvQXhQjtFKk6XJ+iebFcpaW+lUnhUaI+FgcgfieQ33AwCvDF83Qkdho5yQkGN&#10;RvtWWk+JK0RXCSjGvasjIFZ4xz8DwHjMPjgReIubNwBiHIfz209ExAeQiN+D3kjVfzA1cMPWwcTe&#10;eZbeQGHzBXQy6m2W5/kii028FwzQ6Xy4E6YjaABsQBrTs817j5hh6W4JotYGycPxHbLRBBdbAu4l&#10;v+MUvCes/lXrfWmZFYAG0x5kAvofZPIV2+qN2ZIpnvy4CJuThC0MoyIQsreP9OKc6VvBakA3aOYo&#10;dMjzLMaPOnWWX+TzLMqVFftmP+7WyWw2zy7+k3xvlKx34vVuVV0rRzYMLuvb+BvvgpNlSpO+pMv5&#10;dB7J2J8fKzoZ4DFRsoPOS/GH4axAZt7qOtqBSTXYIAOl4aiRKmRn4Clsq21s3XiL4Vxl6gc4AGdA&#10;S6A7eOvAaI37SUkP70ZJ/Y81w/tEvdPA/3KSgSJJiE42X0zBcccz1fEM0xxSlTRQMpjXIT5OgzBf&#10;Q2c0Mmr2gGSEDKKMVnwZwDp5eo79uOrw1l79AgAA//8DAFBLAwQKAAAAAAAAACEA7ZCtBk6JAQBO&#10;iQEAFAAAAGRycy9tZWRpYS9pbWFnZTEucG5niVBORw0KGgoAAAANSUhEUgAAAfoAAAJWCAMAAACH&#10;/bVzAAAAAXNSR0IArs4c6QAAAARnQU1BAACxjwv8YQUAAAMAUExURQAAAEpKSlJSUkJCQlpaWjo6&#10;OmNjYzExMWtraykpKXNzcyEhIf///3t7exkZGRAQEISEhAgICIyMjJSUlJycnKWlpaWtrbW1rbW9&#10;vb3Fvd7e3u/v78XFzuacGWNapWMZpc7WzmNa5mMZ5pTevWPevd5apZxapd4ZpZwZpd5ae5xae94Z&#10;e5wZe95azmPeWpxazmOcWt4ZzmPeGZwZzmOcGXO1lMWc5oxaGYwZGXPmlJTe72Pe7zq9ITpjIRC9&#10;IRBjId5a74TeWpxa74ScWt4Z74TeGZwZ74ScGTrW7zqE7xDW7xCE74xaSowZSjrvITqUIRDvIRCU&#10;Ia1aGa0ZGe9aGbXvWrWtWu8ZGbXvGbWtGc5aGbXOWrWMWs4ZGbXOGbWMGVIpIWspSjpCvYycvTpC&#10;Y7W9lBBCvWOcvRBCY+9aSubvWq1aSuatWq0ZSu8ZSubvGc5aSubOWuaMWs4ZSubOGWM6e+a9lO+U&#10;vTpC74yc7zpClLXvlDoQtToQShBC72Oc7xBClBAQtRAQSmMxa97m5joQ5ubvlMXm7zrvjDqcjDoQ&#10;ezrvWjqcWjrvvTqcve+U7xDvjBCcjBDvWhCcWhDvvRCcvb2UlO/FvRAQ5jrFjDpzjBAQezrFWjpz&#10;WjrFvTpzvRDFjBBzjBDFWhBzWhDFvRBzvWtrKRlCIaWc1sXmtWtCGWsQGe+UlO/F7+/mvVJrKRAx&#10;ECkQAMWcvSFCSkIxGTEQEFIhWmOElMWUrcXF5hAxOjoQIe//zggQIWuUlEJCGSkxEKWMlFJrWlpz&#10;a8W1re/m3pyMlEIxOoyEnAgZEAAIEGN7e6WUrWtzYwAQAISElCEIIc7FtVprawgZABkIEJycjM69&#10;vXtza1JSWnNraykxKUoxSub//zopOjEpOpSEhBAAEKWljDE6OkpCQkpSSpylnJSUnGtjYxkhEFJa&#10;WnN7a5SUhAgAAIyEhAAACHt7hCEhKVpaY1pSUjo6QhAQGYSMhGtrczEpKUJKQjEpMXNzaxkZEAgI&#10;AIyMhJycpQAAAJqybdIAAAEAdFJOU///////////////////////////////////////////////&#10;////////////////////////////////////////////////////////////////////////////&#10;////////////////////////////////////////////////////////////////////////////&#10;////////////////////////////////////////////////////////////////////////////&#10;/////////////////////////////////////////////////////////////////wBT9wclAAAA&#10;CXBIWXMAABcRAAAXEQHKJvM/AAD7jUlEQVR4Xuz9XWscybb9C9tVUAVVskoXatnb9sX6cuebnE+0&#10;eC6ecyH+YOiWkdt+tG28jMoHLCS1EVhgSwIJI1g84zfGjMwqSXZ3+617sfcsKV8iIyPmnCPmjJeM&#10;jLy18r/0P5T+F/r/sfS/0P+Ppf+F/n8sFfQP/pf+h1GD/v7s1uzW3/Mvv3a8cPjJo3b6t/q7ytb1&#10;84XDhZPP/7Vf/haPu7+bA2a37vXQ/21pNpvO/sbs/afSxt8f+tl0OByOxzPB/weYVDRi/v0o3Hc2&#10;V8f9r6f+2HF7qtOr9+RI2xbMIUoojTmeQ+oi5/8R0IP8QOBPp1PM/zO46tp0Oibm308aMSYBlmhs&#10;Urh3IoTLBYvKYUfdWZLxTT4S+XA8xkCKhjqxwThtkh0ORigxZPX8faG3FiinY4BHiib2tGIskVG3&#10;/Ir9N8TeKjeHSOGzgNPtJVgBn5Mcaksp4IovBMwF0nklM0BPRQOIA1KXGsejyWSSkK39rb839CAp&#10;0gG7ZbqB18RGMtP474b9TPwZc/YcwC+4wHZ2YJ1wyIeJ2UyeBPwz5c4Qx4bbBR8y8q0oSBlTQT8y&#10;9PvD/b+31cd1w7TLgEWO9KKruCqyxUdMRUv18DcTKIyb/yZGQx6uRYjnKFwnSm2KOG4phBbBFwX6&#10;RgsnAxnQdNBZ/Xg4/7tDj6MXgnb8JTdH0BKzDfiAj8IQ8e/m83vERMiinYGAYVivMPEdGzc1qZsG&#10;umiR1gfE0KZDOxsd68DHQ1X206Gs/lSn+8OtT9b14xur0h9K1VwT9whswSygCYkXYFU1JqpmjclK&#10;kFY+0x78C8giFBWK4hRZmnym1Oyiwj8KYO/D3LhEXZiFD9YoINgnYKoG02g0es7xeL+gv3sV+um9&#10;SR39VZR2bvwXTh8dFZWWVIwrrutQNNioia7b/l52v4BZg8pcRybKgMgQm1oD38hWKDGItAD3AlHm&#10;F/QQ7Esd6HBgo1eU/a1PWP1g5d5fqTHV7UE+Rh+RalPCI0rzTFQLyxRhkVk3/I2wX8IK8RpQ7STh&#10;OjHMoZSFCunhXkirdAJFT6SI/ADfDMH72NJY/v4TzbzjjZWVgxz+cAJ2b5AHRiMRIKIbq6ACANWl&#10;pIl7hZASg6qU/wYEcuYemSAQ4r8dENYANtQ5rm13ieNGPqrA7BbAjs3nHGWgKPZq4N8M/eDhg5X1&#10;HP5oisGLkNJCmF0Db82UzA5KvJyZImMjl/rr1b1uUjZ/CTXgGgX1/Bfwgdk/kw+4rQU5jmN21E5z&#10;lbRMQd1mjx7QmK5HSeOt5Rb+g9LI+vpk5b46Az+cOuBFcAn3TZjSjFUAIUgMngjEsYiOGQJ6tRSW&#10;gU6hYpjoLyDAM/MdmVm29bN4Rjg7iJt8mwPrd5UcKuGss4jPUW1E1hKpDQ9zugR9Wf3w3nB8f+XH&#10;N/SUO5AbHHi0vxf2rspLwiJpqQRBXT67gawEOkod+FWiRH8J+mY4/GcH58U/WwVZ9AWykA3rBNTJ&#10;EiWY5FFZaBn5ZDIebx0ODnxg8a+08Nfk7NdXHv4AzSQLgQAMZfJu1VoQmB/Z7K0j9rUVOQAc+Zki&#10;Y5NbpEP9OfVkBPCdLnT7Dwcfqcw7fyb2ESFBwNeomUAHt/ftJMRNOvPV2ltqb205KQBWh8+1ldnv&#10;Vwdp2erHDw9v3TpYeaDtdyUkY48wAQHwEbgJIy7zuCGK6TbZ4Q4UyzCKIpYlrBCfyupFSt7FSjZB&#10;iiiM7Y9u/SMU3NfGO2SDEhRu3a9rXTtJGY1w4BS86YhL3Y4j0IZAOkoB9TqFhsMtZXcD9JMNFHVv&#10;Zf376sUy2drFcFXIoAPzIXE/MqOlFvTkn/fsFFdHETTyWc4rRPKVMsjjR6xLEvix4Peyie/uJExa&#10;RMDtkYfl9uMauzpeoJzndhJQelFB4YxS2HLyfHT63BcV35IvQT+9t76la+srP3/Phl4TC/nEbwcA&#10;Z1DYM+sWxBi3H5sSNueiSMcBh0uEPihoROoeWhLg/Y/EXvmFmzAfQpwwZY1IMZ3Nc0zsYrWYzpnv&#10;oFizs0oUwnnDHuUV8hwjvKiGdBT3OvSDhz+tr6+/3Hiwssa170MgX/JAvfopEZYC9so7h1n/cg3O&#10;HWShO4qkkTZ3hZyNonJdoZa7MoYq5x9BU3JWlogBWQJkgCcFG1xjDvhWEqHRlK8W7kVJRXuLmZ/i&#10;+NSqsDKsEP0dgr1V4MjXoJ/dXTtWpnuzb9nQU4J1JHKNXkKFc9x9IwcFHMA09mHVv2yKSuZQJ6UF&#10;JsDBUEvLDyydjimK/oHQq2ojayO/yIjPKBNhCKO3t4fgkih1Y0e5tWRzYi2dZauPRlqAsXfsK9DT&#10;rz+4V35++GBllKOvJaRwPtnotBVns19iVUjJWZKFdc7Dbv0a1ZF3wby2dVsR1xVkqSuhkDPEvmDs&#10;B5CyLMHgKbLk1CrgPxTwrSauc9tC48AHuqNLAbFIQicL1PQgqfkzxeqd+SUcLVr9+hszKYjurdDe&#10;+3qSIZMOJh0K8iVBx3ZPJU+O67JDItySeB2BucVsv7az3LqY8m6xs6scRFUyUzS/J5FZhGk8FCPa&#10;QRREkfXTqWmJOq59c36VmA45BuCE5FA/tqJTNgJf3XpRZuks9OuH95+YSdHLlZXRcR1/BWHLcqoF&#10;uwiBFiWCR/3XmajJxJ+8l1rk0VJ/KXc0yrnlYu+TfufwcnWLd+U+7wv772/8FskiRA5zUDKHsAiT&#10;7X5RUb6nJ+5l4wMLlmCELDktb6eAwQkKgHxxeLVzN77389o4eJ9tPHhwb/C12gBp+nBAnr9lgcSs&#10;SNzUWZSxoA9ftJQlZkeOy53e5deIoz7MwJfRO+AKGXtTcf29KFIUWUxnX+rwzpYCFfIKtNy61P5N&#10;CdRPZCkr2NA6oFBmB1XJPxgxoiM6O4KjDvrpxWB4kPp/RqIHKRpfSmXhacUhSQEfiUJwEYBEPjPl&#10;mkXhLAFNVO4Q5WZTQM6vnffBHfK5eIWceJj6/tBHMEvSCdPOIenFyrGWIAIrdv5DBJl3thGLOzu8&#10;IzY7a5DggQdwvd8nvoXtoDd/34wK+LL5ooK+CBbMmLZLYlhQArgUSXMdUlh/QyNLW7cnGafKrkHf&#10;Lob6G5RXZ2vF+3chzCliI07HfAvJtYBfxFniVQzFaZsKMFkyYkaV3mqDzJZbW/eVzpiOzZiWjpeg&#10;b0/uvg1h5wa6g93kMwsZAcIZrEOcWZ7IRE2vTR+dYIuEpIkTsnjt0iIppBl9I2eo8+wrLVvad/b5&#10;4+RlJpDKBw7hMEz0G/SkI0tN7P6Qu3MjgQhShPyQpcPF+3Bw6CMcvfr2nvak8O9m9a7YO9ARgU1O&#10;zHBtw3fHO4x6b9ks11JkkcWI2D6HQLCopWWZ2Rt6LrQr7Zp+/Q1KTawJ+e+JvlloXHfcI4lOLGWU&#10;03ZQxWOfn0+6AO60CAvysFlUyEEdiE6FvG5RWcgkp76ZZwa/AQX1QN/JkaNC3vzDPMqwPJCF6Cjh&#10;ls/ELSUeiU3bw2kLygXf3378QdeM3tTdA1Umtnr4Lim+Nc08TRhBTMgTJUQ0ROwcokgBXG1xE+Rf&#10;C6sTJEA+vDqEtD4I2ebVs7utUGnidrUIlq3+W8kcBfrXAW+qk3Dei+EQ2LEAwaxqJFFuKSlzuZUj&#10;y7gopm+FHC2XmtFDlSTX2n2ciJQaBZVUvxv2dvjKwxmKxE2vBBGCNupDTQ7KUXaiOmpSeE8OPm3l&#10;QIhDz/VvK3AEtjtwdG1G7leSjb0sfgn5ok7abk8ggHQ/GO0iEa+i5oJHqrt7Er0np+DISamsPmGN&#10;uFL3+QpZGHyy+07Yu9ektL2PYIjFvgLCRSjhuSJKWMhc92QZiloAwBf2oucyekIL+RPiLXfuvo3E&#10;8po3WfyiVJAFtWgetGHHvxg060Qn1JGiCF93CMjrr+J3ZFkdZyE1kF+8ULRwpy/AV5UnJY8M3x5/&#10;ZeQatrVeLVQTjV3C4IJtLiSO/iuaWO+YztmSDhDMAR3wJ4PTU4EtUhA3UOFfG9Lh7Gspz2Ji8xZC&#10;1OQJcQbTTTgL0UuQPTcQTrTuDkdTgNOubmyoL+GInqjEBvpJoPcVAvmri5DTbPxh9WBvr/WNwZe1&#10;+wGJ3xgPLUiWEzb8ZcMxQfnvKFwjg6XxrgvzESRTl5uXvY9KO0E+d38X6EW2+vjkZkqWpBUGGEgQ&#10;R419s9dYdwjkG4gc8jVeIoKMfQUuUGISrD/J3ZBHMc5rSUNEE5GL+eMyhUtZfGvPX1NjZsmyQ7Ok&#10;64XksKgP46gkgOui4t2ClljZmk4DuhSAGhzX4Rx8F+jtLQ2NNAnY8KadzqPckiiyQZHEXMG6Tn0A&#10;ORLxHVOhkmAsz+L+Q2LoR3RR7UmvPxNZLSK0kl82DnYATIV0ojRTdr8t+DNeGhZNlWcxLqGigaaP&#10;7py8HRDJE1oUlvt9aSBhRc9P87hG5CoP5CWRy4In5X4H6K8AX/zztyxOdto2EusQAngvInKL7igJ&#10;zzN25RKcIK4U6dhp5S/qsMC+KnKo//NLVsUgfHBqRhX4LbFPWvTxkodz8EGdwUaFw0uJXqH6DzW2&#10;SwLf0OQxaRfgT58b92xQ2/SwjF+Cwcs3hd7IN5Np/JcIOQ05pD9uFFmaRBUhcR2eaZbJaYqkBpVL&#10;EDdm56MW2JOvsO0uJi65tcwc3HOUZxrfhJLS2FMOlWcraWjGOZF7qDETsR1Q/y1GE8KHdc6uSAhD&#10;KgGGHV8prc2mTV83Tsv8KhLoqeeFe0zcYCMKwhTyCJEQAr2DbZP4yh+XFuPmstJozS9Bj1ilR8hH&#10;/akTSuGAdOqUiVJRW5AoeZBhmwzqcAUxxvcNKciTeqBv5KwXqF0NY0ukmPBfFP61JVEHaEceh5QA&#10;a0hnQv7FTsubVL8x9Nug3mNflt8xD5QmmHeYd8jMdf1HigT25aSuc4Fg8mDIlbVhLBfycGdkjxIq&#10;La5ABHLZ4T52oP+JFyJfBaCphRy/6YR92ngmJ91yEXG0KKpzrqPsRIlgJknCrDcB2DnYcoUCPT5e&#10;9qIehoJuE0+pfGPojXlqeqihB8PedhRpWpAPEuRQEQD7SsX0Fc6cpq5Sq1BpIpihFxnWHNQdBHFO&#10;iE99nFhs2jnUZaawBVLQN1xugIreJUt/yFd5kmM4ztbB3WE7Evko91mGCCDKPmHaWSUnwK6uLd5e&#10;+qpbXhP9O0A/B/LCvlAKgCWAziqgnVZQDoikXd3vMNgksg8spUgxKMVqsEIStBk+URqWV0nh+es3&#10;7bBiJAMFkeUCfVPoYdWpInTJxVmTcZEaY6ghXHFvbiNymFeQNiTrpHM8OGk2/0rQCweHHg73eVqv&#10;e78J9AJBlTwHR9Ppxw55oDPy4tL/kRUqxtkluApJArq7w2Pt/C/mEVSxgJ6+iqi3fKsByS2m4hHT&#10;CXFzNJLLOU5MpxjSycKZyPd9O7NP0zRpmjUfhpB+iYoxbbpL2un2piieCSSxyFMnPsYcOnISXYT9&#10;8XB/+PrrB3Jpz3vL8U5Qg3DYxt1kbhvD3pvHkMP6uFg0CVyJBVlUfoaeie3N7Bv4vpyt73COLZ3c&#10;nj8fhRLo6947WvaN6o2FryV3R52H9dFzBqMLW+3gqkgHhFdIWBVVrAR2RxDHwv5UWjl5xDs3nOqy&#10;I4zHW/v6O7NAXwE9stj+jMTRqsw+JCgXwBTr2VheeC4hoT64bmo3L8Qx9VIiABnGiAx8kS8niqMl&#10;5aSk4BYph/25I4fqqAswe5XfVxI1VBIWP+arIx8Wo1w0i4Rpq0P2tWPTn2Qf0qGTJFT06ETYn56e&#10;dGM7xEGSZPyV0PMMSiboht3seDbdDO7QstVHe5EtvwXqAhepRRHD+UNKjiKEu1z6WQoFLqFPBO5o&#10;aSYtp+FU8ueTip/TRKio2Yh8e7zMV5LS6RKFtSajyccJc7xwxg3wV8fcrjgOEfka9yFnv3Nsj+Ly&#10;yE52T0QuK2UrBI//dQ7fA6lKN0i3Kt5Hi7AjDyK1H3+mjh149r7itwiiCJ8/yFtGdih4yifkS4BP&#10;tZabiOWsnD7kUF8xdUdEzVk7Suw6gJTF1/fw1MSr1Pzffi1IxwheQWYmzLHtCKfI1YjaLloJJp3U&#10;PQJfGsHkfSM03lKMudOPF/tS6HkSBR8eYht/nE8v9OuQX0C/BCup2n9IYV2w/xbEtxT5mXrDhnF5&#10;e8dQdNlBrJ4NgexKZKeV5FpqXPIvezZc7Q9D/f36fYs3tAr6ErA0U5Jy7P8WZHYiB1uiOJpimLOE&#10;FsMEhxzUkxTCRFz+xvuq5MfjizmRvm6hVBpiRpec1asbTz+4a9dj38jS5GeqXRTRznrq4kGWrxOj&#10;iPaFB0fk53tPz4H+m/CVwGJ63TUokfKr8DoO+Vh3mvFqV34VzZIuqTWsnLgDu/Mi8wPltK6KDV1y&#10;YHcpF0vbnPq2UGw+l0LE8y0W54tm6cxwtxDpYRTXaAl7/pGrBPVW1HG/SPDWoeCdxWhteITBBFvz&#10;XtRQN/me7v4i5+hAh+dyjkk9WVRwAr0VhfFvAb2s3mmiBlK0TvgLJaPsw4944I4oUNrMYeOWa47P&#10;NV2Nunl7Ihe72ZhEMCBFyezL63qQb+N2Sm6hpu8oGYXCv1ltZDV4Y0LOOlSsOksQEhjfQj8V1bRv&#10;2/WlAsoNJLGQvIg0HeQDU866EB9D3rMx1zD/Tay+krcmoJyaSjstyOyYEhP0El8hpFNJcXUZVKbb&#10;dnR7ODxTuIqG3HyILLb0b3G+AHrWrhLajKaC8WvKwVQN/L4AkN0S+KIl2Wrjv9qIVw59BQkT6DOD&#10;W9gHeT+98SjlAuw+zG1OwHc3asH82lkd1imxatt2Zlo7CRjRv4Kqa5cEq1R1GuGsKcfsNGrYG1kH&#10;dORQa9t0lhR8V6jFGU8/Zu/byGzgtsuXQJ8c6zndfLx/oVJwdDm73DnapG8fF9QTDFwXztscAoI3&#10;jXHtHSUHMXoH+0mEWSA00Mf6m2LYsk/K3oeSVhJMLF/mlqtRixrLiMvgFWQFfAl1Vi9Ssp0y2q5U&#10;JIKdIiSD3YQ6mGPImhVn3S7BmYNrlQwP4Vw/bD6J71d2Xwr9TPkAvdRxtCOox/vyAbM96WX1aOfS&#10;vXtYWUDf+TrvjpCvHRYS3X7p1Jtgr7htcMVrIhURAVKC/uUWR0/iPmj5tP/ugrb5My3y2PAQWSjv&#10;vhh88m/U66IdkUkLg7Pw2ARM0Q/rvsXR287EjWzk5rnxJE/pxPJFd9Fv24l0/Uuhr1peNi8j31TS&#10;w/ERA/mz1dWj6aWv9eCXUMq9NskdRfCrEwt6neqC5Tf2NZ7OgyjrxFejFGghoTqsDDjuI9Ulgn3i&#10;SI3MJvswH/6Ne4ltDv40Nasn8ZaFyKlDdQGOzJUJl1ZSik9I27qhV623S6QEDqnqu2sLOR4q8dGX&#10;Q58RPG1t9srAZ6ur003ZvRUkZRl+cq5NnztUIrajBVo6gVypQ7omzYtRZVCded1u6nYkWFQpE9bF&#10;MyWQqO3Ix6GeyyjUMugo82m/3OU7Y9Kr/0ZWTm0hIiWmbihz97HjNHay5UYd9ukBNwEkE5kcrejw&#10;oLUCv7iuN9AuAtMjnSj1D8ZbdkFRMHXIFznvngtxZq2bxbCzRF1Zt8kbez7gYQCUrXq4A6ZZV2qi&#10;HJIg6bYNocmm5eLsapMD32iyRuu451XlmmMPHVPuvpAaiMtk1eTHGZtFpsJyCD7g0FvH9V/dCgla&#10;hThJkhmOX+/38nQdPsb5vhz6o6nr9qNNw+/MGNBRK0+Wv9qgF3kjbnoWO+kjoX9Qj7VIoHbnoM4n&#10;e4S8oMbfqpmpFAlGLcnBiSe5QtXEQQX72JQIDlompeKkOnWJ7OgVJtTJ6cvH9cQweUcLHTXm+WWz&#10;zBh3OJauGftCnlScUn+o227L6mWHxIb297nLx9LjqcVGoSePvhj62XRzdgTqlztAj2bGHy6mMnmc&#10;fhHsdgRvYccED7BRcpofFEPdxoadL/uEqw15sneKqgYIUSSf2iKcEskn9Zx2v4S0Iw6uUfG5wKkS&#10;VpsG/HlaJcLhIXNU8cdJdX2DPgnVVtSCsiNOd1JHoV6ndWWJJBDIV5LDA75zwuAtQdj7iDfvMHnR&#10;6ZdCf2t2yXC9kN+kAFjrNns5g1WdFplJURNviQqAtocfUWD3r6fRSHEUoLto33v0XjDbD/gjTqRP&#10;fsY8kPpGUQtphyEd8gcXjh2CRzPKDnZ1yQkjCl8QyYU6/9PYM7OEFPVLHhyYKqgOYNdntbXylipP&#10;X7tGkYqjFoFBe+7NNY/riqzoCzj6Euj3JLzr++nl5ovZzhyWlQsVfoc82YpyhV3HkXW6BEXQLspJ&#10;u+Dwsmz37ISwUXMd4PjtqjLQHU4fHSSByofzLsTkkAUyg/2vkeR00to2JnSkCH8a+6lz1a0t8WTj&#10;ZBcytHYcJ+FsXN7IWFS3WZzsD5scA1p5NnyTIgM+hwtjfKhssmvmv2QMf9vgYvWXqvPp2o/Hr+HL&#10;4Z6ix1lHjV2oaTyMZCf4AnG3dXDxqX8/HZTlSYHp1NG+D/aK5fRQIkT6TrZH2uf9aTt0dK5A4dGs&#10;NqX7gIpeh5ECimQK+ZO9vJpY4qwaJcskWKGVbcuzUTWdfLm/v8gCqo2njUXNWknqxW8N91kLuSKQ&#10;vTU6enU+h6U/bPUy8jqiiQ/tHF1eKnTTQKtJAYOiD+OMG8K8Ms7xFX7DhreFdOFuagEi4zvA9gy8&#10;q/g1hXBFpSJf7UMw/ooWJO1xzq6nxG83RaX5cWjugRfXVhdNwcAR/iT2nlZA4qYcOUNvfJJsluym&#10;5WZylEXifHAQS2+pW3YOPIZTwzgJhAMr9U/166lhFcOR9loHjm682vkczefKywh95AluYzVsex8e&#10;GsFE4Z0DeOIY4tQXQV7/6ou4tDVbB3oDb6u30AhLJsrGcpPAArVzJxxSUKIukPhMMj52b8JNmQUS&#10;G3X056ZrzsbOm5ThboFh55dMtSVd5dD05m325mqJHJY0b7NshgNRAM/puU9GX6Qwt/Vo5z2ZnP8Z&#10;6HlLUPEd6RmPbgp+tfTZzS/SnBTf9TO/CFNChIPaoQTANhTeGnITwQnUSXCmT91wX1tbA/FCHqs3&#10;IZylRchK39SO2VfkFoFbOuJe8xsWtcfk6clHFCQz8AtF4fMqu0Lk7qTJvLJOpvzaAX+NWpguwhQy&#10;5taWkMN9orB07FQIfHzIh610oQ3eQk2ru3/G6t2xkS4k99Ee5/2DutWd7AHbvJtKPWbbwcm8CAmK&#10;D4AGeR/52MgrBAL5yWgoDMrTr62tB/pcMvh1Q0vbP2dRSIcIcVboqs7Z1m0dn41dA1v+3vKUSEja&#10;Hf4Z7J1h5dVlmxy7rJ2st6iz/rgMmWGRBeAcJiOKzoS8b+40oNvmdet4eMaRoqLhU+nuD0Mv5Klu&#10;o4WjbUIup/pDC9PVelznbMmHSUClnYQsEeLDg0HONjD7uH6EYNoYOUXUyMveQR7sicwlSgHYczcU&#10;rfjwGim4KwuJUioqipLzY4M+3MZDGuSzSOXSsv1To7pDunakLXLGzsobg2ZtcaKts8gVooSsJjNe&#10;5EDRbaVGdc9tpM05pCbelq3e3fszIlu9o92RR6X/APTU88g55bnvmYz/+NZs8/JykxDRTG097Tzr&#10;S8RgEhMAIQuyRObZhBwI05NOizku2Khx76rp/S1eG70JN+9yQWgi+n6jSR5k02kp6eawCyQGasq/&#10;qNO0fzWCoCKP6II+8oj6UqDDUtAfomTkxDvqszP5mv8NfXdqZiMykvay5VKkTiL07vzgRrSvEDXB&#10;fKDD1sdDVX/U6ilLArwN30jmY57N7xzF588ypPdRl8iHCGQqCt89WeEhCQALi+SwiKUzpAzOg9lM&#10;vXgfOmBt3TU8Wsh/dkkDNSxk4+T8R1iiOFLi8ed/VGx+2SEu1TzI+6KFMTVnH+P/M0Zfg4FNJc7H&#10;lEMUmyum/iTCWFuIrn+kRQ7zxsUIEDa1iwsItWTIZcgLd0a/xvB/v1/vgdOPR5uYeblANe1nU0bw&#10;gV71P4/rrBSy4QF+SWbOS7fsrPRkvoB8uexgDzQ6lnxAv76+NhHXOrV3d5j+RhaKe8Dc4SKSEDkX&#10;8nFStYcqaWJVnPAXUoKN63qzpA0RObCox17/fwZ65uEnh27jA0i7KM9sE89kpqMoxFt7s76xbgJ+&#10;BVb8XoThWF59UaYii6ZMeOnqNegf/DGrlwr0k1vfkdnf4l0Lkd39pYKm83pop0jM8R4cvp7PVclE&#10;mEhjIWABPsOtcQg14EWIWcEgOUkhV6glzwazn6g4KEdKRMUt0kmfA4Ab7YWDEAHWmNlqerKCzDSo&#10;Uss5loNuIMn8Z6F30s5kMVGyzi6KItfszHCKtoxgfWPj7q+/abuxIYOw50tc37lIFXJ4eOBneSJn&#10;Du273f/H5uaBPFL6ybxoVfCLdi5nz/Zs9UqP8buaAJbPJ/b6anyYRTNqCsyhzlkHHG8MJCgjZJ0E&#10;fQLXGLvFKLmLhBKDjQNCpOPU/Mtpo4oChcNoPmxrJ8ls87q0CBMFvDvXiRRRavp9Mub5Qd4m9WQt&#10;WlIRBKsIFuDv/eveT+tv1rUT9m7whHSnrX2BCBPu6ssfZiY+n6+m+Z3JWqmqfg96wBXywpxnchwS&#10;Opu9oJO3jf93enNGckgWAYDfAvk04kSRPkSkQsKwB/kKy4VgaSpLTxHQnjoAXyfJK5dB1YKOIY00&#10;nTgtZ9MdNHKAqBkIBCoAog1lvIMeQnDjjpCJ6siyA+kCjfweyYtY6ZWgNdVCIFjxb4HguYTeuCfE&#10;/3X37WTy8p//de+unb4kGI1OOglyP3xR1x/WeZl9cp1fTN3/+kPQU9HzIB5lIL3OlkSd9RN9rR0E&#10;gevkR4ac+9+hyCOG8ycK8g18CJEp6iBuh9/tbPQSWs082jyTAZonyxGhkKEvVKFgTKJ9doslTYS2&#10;/G8KIJR0JWspLBh/+SGPYfc9VJl4vuji80RCpqDgLclXpqRXzCwQfEroX9bv3r177969jTuj0R2V&#10;gru/GnqUpT/f7gQKZui2rJ0iwB7yeBsiMFcv9vt56HlSLcr70zJ77hW5ST894pYZEwPOXrtN76JR&#10;vJOdzrpzyOKJEAgSTtRkdWbiqq4HeZtyhymE51OgkMf4M7Y/HY964EVOxFR4L9EC+MEerpr2QipR&#10;S8iHAnxg0sXsMQPp6EbdXSHfbapESYaTgt7Kyc9MWVew+WR3svZ2/dcNob8+mTxd27ir1h7Slpzg&#10;Xbpl44R86JNGydMkTn4fevtzsK6XqoytCcB1Ra0+2x1thzP15jn2KyB5kiivqYBSsQm5jG8obRhB&#10;sYA/1+zlaOYVqA1W6jzJjdHrQFXeaDSepuvXxbFKkmUSXKbWtBB1jMFrT/Yl2hOMlIjKjoPeRH2k&#10;YDzEH2nwdaoz3ovEmVNNuqbkLdZGvCn/VAK+WV//t53b+vobxIV/6MCwd0B7p80V5HnzYqz6vuj3&#10;oTd0jNYI9Bq0D+tyitHF0XbpKaRU2cEQjUtF91nMD00DfSGinW0+vx4QKBV8Qz6gKi6NHcwdq9+4&#10;q9pPBjChrgd37EB3UZDIsDJtxInzWcrIyovJmFEO5L475BGoyNAR5HginbCXPjwA9HvE/fxXkk7O&#10;99b+KqFzsqoZdYj2Rur4BX28REYyl8VrT31uljpCz+2oKCP6zq2g/1y/fmbG5h+NfS2a4TsJztHH&#10;o9neUVNJI+b7+r0fRdIpjINEo+AAGVKIIsA5G4sJ8s3kG0nkX9XAkamrdv9JHpDfvXWllvhohwNS&#10;uQ69sSenZez5GXL/pChZsAuzDo1IgWOBdWh5eoWauFgq+zThHJJQr71GhDgbZ1k/D5yL0no/HO2+&#10;RwUSdfTLg4frdHIUbEakafbqs3cUWXxQ1NoBzuZ3rZ4B3IAN6Ktp4/tWp0AFfzaeHu24xyDy19HF&#10;yW3p2Wtvv57O5ftRloEP+h0sAQIKIAWJLwV723BFoZr/tyq8X99NJNfkJw43fr278auc/gCduJLw&#10;LcY+wHfwO1XS6vIRKdAsAWa2EthFnhOUK7n4a8SZL/WUOL/v8gt54jfgmzob9fmYuErQ8PX+eOvM&#10;nyZ9DtOH6ysrD/41IUpbEQtiENXRQ0jjV3FAXbgcAgQXYeF3oOfVuuTPbt5DD0dxIE5rPOf5zbyc&#10;T6kMFgeHDOtJmwqUloM3zOTINl9IcNiODRKE/aYHQ4Cg3/jt7j/l4mX1hxM5/I2f1td/2lh/Cfa2&#10;+OYmwJecuLGRTpRalwsRHEok8wTvEgjkZW2cIgh6QlkQh9AS8hDXfxf72YKlUwwoLu5J3EikiJ7V&#10;jJLfJZbyLcMdj+4LsAf3JorEklhcI5jYOrTx8wgnUqnGgGO3CYLa1u+/X68Mlb2Zm04/MNV6+oHT&#10;+Uep5mB4WDO+hhfMzJ572udtVmnkLoZbXArgSUwwEfT5KaoWI9a6IQgSphyLfFkBqbUhndLK0Z9M&#10;nZb98IBq3yE/rb8V2IqURqHAr7QqF+9yvJTLAvYwRXGEXdw9PKOm0iW7plZD0MD3YXZ/AHrrsUuS&#10;gw76XKrwBVeg8+GWSqPaWb4q83eGg4eGzOCTN1v2vkHEDA3eu4pUt9XkrnLARaG//3tWDwcgr/30&#10;Qk18BuozbpMMBPWIaZ7j+c6ReotVyFTcDl+7mpK+ndfWeDA6xVOZHIkD6R4sIOORA0dhY4JZotvm&#10;BTGjmBg9Xfk3Ap5KYP0ltb8icWLDT1ILyTRquTjv5CVqyGtH8yfeXhmj1f6H0Pq5VCOVrzfS4e92&#10;7suITDkSyEAaFTfqTlqmtD6kzv2zLebVm+YbhgzwR0QUecPehUMbpu1YEKpfWt0cHx7UCM/n36+n&#10;5y7W2l8RqdNPME9K7zn+nBJXxUrI4+hlA5IKJXFF+vX0b3ZWtI4KBlF3IEosR6LckAuxhTxjl3Lv&#10;G+tvJren9fxe0MvuIWFv6AG//IVTcWodVSZkGfQTx5yzo5+uWk4Mx0CQzIS4FrM1vUwJCwmz0tun&#10;yLozZcSIg9otQV9n5AnmqkcNPaCOt+Yeif24Zsigu3lCTuy5LpkXo9+wqCe1C6R6f7gJR5+BHj6K&#10;6hmNn9gr7XCt9EnG5t2+j15FDXbhuy4bg0I/gBQGNFiXKYAohSo2KSeC/jfhKn9Pb87liqbd+ru3&#10;BbjuW3uToQ6GdcGeG02VZg99DnLR2PNTlhY4nWkEEesWwCAb50BPKCcLyOMOrrnNZfK6T0YV3XBA&#10;Ztn5jOO+WKjNRmGaKjdHlBefe3I1kx9HD4zZz/cf3iGm448vGKizt8+UPNiUGm31V+mPWH0RQzpH&#10;Xh6tJn5AqnJx+6NH+Viu9Vc1zCkW9GJ6gaJUx6eWL1VD1j64p11W5APiRPGQ0uJCABbyauat0ZiY&#10;Ts8mb0G6s/UcCfnBxAWgoypOPfKiKg5mx7BrI/zQvx8Gp+h5A4EyOANLwigMIkLNrYt6ae5mCqR2&#10;oLErHXUlQPtcVhoOI2m+NG7rcRHD4rf2edPlYjr4GcgerNWUqND0w3zM3Gvw6TC67f5WmvpeW4eD&#10;vMX0mX79ktmbjqjtLS5eRAljlSd5q2PEsqw+cuqj08PXZ6o6Z1O1J7nqwKKYnVHHa4ObAVnEHs3n&#10;HmK+wbmrJ7dxb2Pj3+sT1fbjoVzB27cNcm7GA9Dio8FHMgGYzLQh2yVymFkSd+QYMCmryZ8NeyjI&#10;Sx8+48hRjQklxO5e0kZzN5L0B/DA65EDH1Ae+jJBEO7BlHGiHnqhLmjtFi6G9wT8/ZV7YzWy+oco&#10;H+0W5luNL5GQD/YiSdVk+r3XLQGbktmb/w75euU1bpcjAvpGnQb987fVDnT70exoXspE0bJ/BqWl&#10;+A74wj4/MDEcoeC1Jvte36Ci31iXy994Y6Nee5k7gV77SlB3YvXEML498svQV1gHvNp46F+yERZC&#10;UBRo5KPenDTiGmWUmgD9fR764Ov/oO1nBaYAH+R9UNC7t+EMs+wdeFzqonr2G6f3V9Y/khZJck09&#10;LxN1vlkTgX1sHtvssMehfBJ6IW7QvWhKki9iuhfAz6dnC00IqavTGK+CGOnB8+HZhw80m9o1lC3k&#10;TSDl7hgE8AvYJ6bIEenJbdxdv6u+HKafm14+toMnney5k+EeKnvOA7r3daS4VcAa8mQDW+CMxnXI&#10;lQSBKuHoEJ12CrWGF85dHf8O+AZIEAVjbvcRdzqYUxJB3e26jpWLs8tU9/H0krDpZGVlbaYaf032&#10;WPNjdc2r4jnBjjFTw74nf+LwE9AbdYPujdPOwUdVKCgEkz/N25sZZk7SjB0cum0pGp2eslJnl6nK&#10;HbPAAwEEiMY+mHDgy4al0DK0P+HVf/1p46e7d/3EUs6ekLW1J7txIOtrd0aHrynytP9SEpxW0lhA&#10;nj8KCTkIebFVJRORuEEnvobSKMciabTXpiHQf864TghQBf6byWgSK3rMifsUeHhj5yTY5aQFKpad&#10;uht5jvFxeO/e8HL6eOXBgFfdp3M1qhTsB7JzFjYRT4ywmcFI0VfM0OccvqGvn7MrNuCBab2HZ1tl&#10;MAwWdaTDQ5cx1m97pMwqQ5FjoeseAhAzcUSYiesA4IhsFOZYP/20fnfj7j/vqaUnegf2L+8YQcV5&#10;p/p+MNwXpzZ6kjHERrkScr7OyXeBfGCHLXHoV7cDPAyjM/hGe+DMWQFtXRCOWA7hRAefbucHRQCy&#10;aVcabiN0l24mJW+D9oM3O/X5dLgFKndXHg63d7JMqdLNqMt0xkMV+M68bLNNG8+CRtjPQt85etMS&#10;X2o+khi688LLlQ16OHDNoma+DD++AMpF1Q7kagwKZpk85OMFCjLGKrHXGLcRqbqnlf+b7rDRr6+9&#10;d1Qeaa+vv3vMk/xRqvpF6rAn2yoR3GaM/UMlgb70A46E+aCQjxhoAH04PKEK4ciRP4l9p8G4U9LQ&#10;H7G7ctDtqmL3kT2OTa58ftYy8M2HD1fuzo0Ta5UyJ5o+nnbFGFW9pRicYIcFvH6fgf4K8iInVxyR&#10;8CN0NJLH10myKVKDUn910pEKoFnokL8D8AGfv6JUAGADhlBhL/LojcBXQ89RDb0bfKcnoyeT92vr&#10;v6la4AqXDa9TSFotX/8IVHDpAmUAuVQs/Ji3DcO5xEkTxnsBAWxRQl3mjPjcmzHSG6hQFVmd/mUI&#10;sIeegxw1lE2Kqda7A7NOBk9S6W/PBqru+8XoFah40/HrDLjAWqt6LWResT89efRZ6OPpzaWI/Oks&#10;+mECQtukD5j/xZ8fCGZ8WUR34nZ3vqU/HjuSKRoGAiEj5Bt6/MCKTRFogU/RnVzz0N1dHtkrct07&#10;mbx6PjgFfCUr30A0EhB1SSwk5gsd9LEA/nJQAEpMrN9BV4AXSQHRR2BPWKdgBrNKh1cokBrH7A2+&#10;IuP9HcgfBH6O4a0yLAiG6reZsG++OCJaW3kwYiEzSICpzrdXDsGdq1/Yq3aZSL7609DjkULm0Pka&#10;cUvOSptgSavKYaIqp+2R8W0Kg4f6/MENBZBnvrsmvQdLYRT82DjAO23A5hrp0rs2bquTHKiUsPo3&#10;AhHlscf1bdhgS5DvZd/D7m2w58aAnw0k0QR7O9UZcmiDsAhpQgEVbnJc3ZOVtm6gAAnpKHoNqOja&#10;oZzPMy0CCPPHFVuhyWXio60ekuWvr9wfXF76lWcFfFCEGnPD4k1tMD+tLg5Pn38G+qQMg+ZIJMGN&#10;s0+CfY0Z9cGteLh1IVfQ1EI9T5YFPDCYjJ6Qst0zEONjqCIVUtxHj/A99/xiwGP2IG+MvCrYaGJf&#10;wpO8yS4t/87YIaeZ9Cpd39kQtpXH0M2nz30FdUUUi2hAkKkCSsrElMf/1GB+h2So9MquHfA3PYoF&#10;s8i8LzHVeXq0026NR+gG1i9mw4cr/xrvHe0cHW22Tl7gEV8Z0IE1/ed71ogis/8c9M5WvwX4pxdO&#10;UQKX15dl27CVnNy6QigKCjTwVggdveyqaylSi8wIQYBt7EER2H0M5I2MkChf6SRcLft3hlE36cDw&#10;wAnJP224cssy8sa+MPfG0Be4Hf4NeZ/14SLEcQFHFRw7TIe5ImrxPg39MjmgD7Wip5tebvTD9ELt&#10;NgfYuYtSBzSKr/Cj9OH9lXU16jdn9Pgv3AQolw/OIF+cRRoW3/hcMw+slQJb/yq7lCZt25PjlCId&#10;yK2HnE8q+zpRi6BGfjCrOOGOGvL5K+DL8r0t5Bkc9L2O9Xjyiic6ivAElJxV6DlTGOse58SPVOqg&#10;jn3qaLrHHPvuogXA26GFjMlLG32GPuJKn0IGYK8T9zZVmhZRz26qLjlvNGFr82BOoM8cg2UMTHYE&#10;Tu7jdPL/rkxolrswzOk5zv34BjMU8HS4TJElJ5+EPh1NJ+28JSx4i4N9BOXZUMpVCJXsu4Y5sJfn&#10;LX/Sl/0rIwVkFPk5D+13n0jlquo/CT+nCfZWZg1C6kS6oaDbHJujd7q4u2vse8Wr/eoSppZfX8oC&#10;dpepdkG+sBej+SOdxUKgq7lOFAS1Ugy9r0aZvpQkrN9PtPED3k3kJNnLlKuqpRWHnadSn9OdM/BE&#10;dbg8Pm157hq/WXlwwpCe7iUN4DNHmF/D3RR+Cfk09EnSLFhWQy/RlWa3XpMCabrvb+H/HSLjdl9e&#10;Ns/GFQ1LtVbueWirOtvte8NgeMESOHXCZnGnaLFg3L049yRs0RMhryo9lw1do9aONf6xblD2vieH&#10;QaSt2GK+iWXwvSFHK8uoGvgQkTpKbN9WwZ+o7HWj1JkUOkqqFdq8OLZL2AeZ9EdeeRPY+pM3Zwr8&#10;hTp6zfi5X7+NB6O68YP6DPQYBAumGJsrUt9O1ufDVEq/Z/UQeQR7HZSObOqcu2WvgKy/igoMvssb&#10;G5cAhQl5magtUcjfCRTB2UP0xtuQV6gPqcxTWKHR6P3a23frawze6i4adEIneZrSlgH4wegcbEmh&#10;YO83Jq665Bj7kmoBQoBPwSD56BhRLayOFKiLzrtu9H26dDP0S6hHqUky9qVz/H3ZfSsNCjva7I5r&#10;J5PXrhmcaDA6oHNlJ6E7VExgN5fQSSmQL2CdnlpFv2f13hYXTkeNOtUiqruVsrqY+/Y9rTfhGdjG&#10;2mjb6wv0HJPxiQCjnV6q7wnkeaPEwBvx7sBmvQi9gh6/45n8O7+PoMsKPjhM6RZaOPpCLe39ZVpA&#10;Pti31IEQ+OpHYpQK0kpQqDQxGI9ZkZ/7ukshxnduHsjXrQ1DsA72pt7a65XWqYdrlZLgpTyMz1ju&#10;1pn7BqfU+nCyOBjktQcvYCeiqvdVK55HdtSX+gn2R7LBz0Dfc9Wx64TUkp5P5695edPGzpQ97ZxL&#10;tSzEhUwewFMI+IsHkB7d5q7xGQMbeNfe1AO5BroDvQk4Kq2krCR4DUXN+oFfs1OMyXmt/K4f9fwj&#10;42VSRopcOXizTLrYQe/b2Rh0Dk3GXoQQkK3UnGASjtJdCelUaik1LtOCUgvf7jjIj/1Gq4LOom3Z&#10;khRNjJa6SSe5U8dhoU1/Ojw0Klv7DKGBRwlE+aWZrF/o0y18/H1L3+WMHMnHvuwZa/9Rxc/pRzoq&#10;ZYyhvoqo5gUWb41xHJMEEuxMWo+3N8rBgCH6epUsTr+uFTbPGY4QA6MT2nmP1yaq+o28/b2oMtH1&#10;RmSE1ZNapbhAOZHhE9UJsLlCuhJd+aIlQxtWOCeEVnAJHsrA/DVCmQALxkHaIc3iXQhWPRnCYxTk&#10;XbIpp0N+2pM+MyudoeLRmFWn5rwEIbRGW7TVeVTPYI7+I43pM9AnbeMO5VRlfe/WrWNc3YHKlxsU&#10;TAer1dm0U7S8KyLI7fJ1U34um27eu+oFevAwfhDDdEzB6AIDVsOmuBakRFYoESkaXI17QVSF7zKa&#10;U7lASo0kfUwQV4K9XX6l36iDmyz1q6tJHzUEZQf5QoVbQ76k45sn53ZYt78qCEU55KGoamfybeQq&#10;ulHHK8BncFRtGrZRBciIGEwRleaRRHHVyOM+In3e6i0KvIpIhvYdHMvFO2m1KTx2OKTOweTZ1rMl&#10;4tvtm1TysEm4c1XfgQIAhcnbty9/CUbe5qJ2SBUBJRdHufWVe/Vvc1lEFkiJsb8H0ABMGqTVkDfw&#10;SUHEcekrlHwaWWO5ihKtjsK4lMpBaSmh2nD2KehFQblw945zTnzRr66IkICu5+TVeRrHPKKKY4cf&#10;ioZ2nHocg5auIvvao2JLIPEYlVgE+yUIEXyLPgd9SVEUyYRtS5cQhZtvnL9afdriZVhMpSyf5p4I&#10;BoAFibC00vwCvjp79/btGy8VIq+/URcADHDdIwQlUqCu1x2PfSNhp9T2IVaEizFDlUsKVCVXpU6k&#10;CFavFYh+/OfbuITCQB59LUgdwes0KnKor9T+k9Ab6IDdbdhHxVLva89rnoxeiYNzBqLPfRgdqBkz&#10;So3WWLYE9GOYqthmGkgZSmog68TejPMjS2HkFaD+96freuCELKaonXekc7Mr8sTw/TmgO7oO4gI6&#10;ctFTltarNSvFv6FX/jIYsLG108hXja+dL5sQj7sANMhDZfyTVyghRCbaKcadO2rgqXlfkd8F+MrI&#10;CRVJWUvEDWZEsaIoUyGP0PyWKLj5QlMAoaXIJVLUhnXtE+IUuF1Vt+CFL8jTGyajVJEK48vUJtSw&#10;6zh1SRdhzth78MstgyKWzaJNX/IgCHtzeH1GLlU9tCyrAlSN0Hm8Rrwa4Hr+Op29LuzbdMwCoEEL&#10;JLxAuv7vjY03k907vzD/rlkoVLIhFMc08lhSYXwocO9gFudPaUPgFIFeMdylc1lRIdDh47fr649B&#10;Mzm3a7CSpFMCuKySh+MB+5QlCOQb+B0BHxufIHqUVX83DuUacdp0xlv/ScHYU2xccvHu9A+Vw2y2&#10;NXhudwfVkEjofPJ0Ik/IoCgngrzu1x/frGdgTTxry6JWzDe0JK0Qf9rqMws0SFogWPGZoKczz0MC&#10;uAupjYfhc9H1fvXyUtHv76vxJ8dDkd1N60u0Lv8OvuuPMXzG49d+2lifDA53FfZLwBM6AQjxLNsk&#10;XkIWeTabjbmJ9BqhN2mHm9OB4F8bOg8v/bzHAaHyA30Khl3A08vguW9n9WgwGou0ABXIvBPVNTSW&#10;DTFKlYtksE1EIIGkJDLy+EXRibtRKiKzZ9Pp1qNgHz7v0F9tZEMSvcKovKCOENVh/8F6b8hHDQiH&#10;6FTcnXHhU9DDDkKY2Jk9L7OqAwEv6rBXaXCMth4rZWCRVFbwMcAS3w0CMt23a+8eu9qGrdHkt3/e&#10;XRudAsZTVXLCj4j56ZBl0dWVL1/xdLhzNB5wBMiOINqV+fsmQ+yN6CUTuRj1gxzSH3HI/521t54H&#10;8CZuglIBVyAehVllJiADdVOHXPCO0qyNm6BnfHXhLsUN+DqkSRYdkdN0G/MbDD/Obh29VqAZhkpc&#10;mH+PG6AdEFDBVn5dR127x4VBW+WQ63YGCPIZqxeTZke3eqvonXCswQRlGpgFsFqwd/1pcw18qn+a&#10;FvKrrl0pADZsMc6Dt8Oz4eFowvx6QlxmXU5UxinkRFybPBpejAcGilJxOB/f1i04ZsgmP5Hvf/Xk&#10;zpofDekuo7v+bzcg3hKDVCEljwNkUyFuOSgrcSbGfil3L9bhBXO0iEXBLwCWEkw+Q1r+b+rZu/+O&#10;ESpi9FJ3kpEcI0wdyM9niSKFT29tz468WgycoQo2NGI4kKU/56motd9V7czAE8MQA+uI4aqAI/3J&#10;FSs7XTR/N7bw62U5byE4nPNUIcCL5hdu3ylbsqaVX5CzPbte8ys7lEwnVQ1OT9E+TJ2ka5j5W4H0&#10;Xu0VD2UpssW0kJSAk4H8lGHShXPdxJEb+xxIXrd95QLBXv8FPnU3r+FX1U3cIk4tH7j6oQ8lYOPn&#10;h8wMLOR9NQeIKMbQQymgt3wrAEB9kOg3QE9UgE+MLtmIq+z189RsxWIkeLZ369azvdl0eBJNNORD&#10;rxR5S8mpf/1s78Vsx8vuFDm5IllWzi2yjpztp1fLZAi/ZAghVC+tCCnGFx5HJuacOl5UO21l/qkg&#10;OK/3u61xoXSKtiUensckUfDdfnt66rnk4u6Rn/HZHtfk3UBXt4t/7ZwskbxSBKpLOKCXP8FQlIJ6&#10;DP/8r42XOnuubHAEJkcoZ8n95kL9jocrKz9v8LJ+dNTpSoScpYeiHAbyjiLxTVYvW6d8BAgYDpGF&#10;mZd0RJBeP/a3zz4cyK8Xv97FdT4nj2cVSfRsZ44aKsHrVBlaEsX45JM7uybxkBLp6Ft+WMwMEF/R&#10;NW1c31OZb/FCTmDXXj4/fTzUQKOPeozsMSdZpw4PdD/frMqiQO+l9XdC3suf1tIdvMYJWP5ZYIgx&#10;+pFKvJiikbEzm35kDKFU5+iuJZ5SVFCCmnm8nEvdCPLU6CYamS4CuitFD5r4vfX7GyOnyWYBfYS1&#10;2FCpCCIg10yOexP0uVKs9mTVVCA5eZC0brl164VfCmFimpyfG3mKdjI43LqeA6VKyS+SANcfqjAh&#10;SoT5pMMX+DrB93i43sQzJKZ4B/fxmMUxPU0MDAr1/3OGtRM5Vb+vub8a2dIHM6FsJtm9e/xOrXze&#10;ptjYWDuVytpkBTdEGa6oEv+KDq66PkrjCVhJBWolqL3qURBkJNE0D1I0PLVleKqahPHh6h0BebAP&#10;+CRfOZDiHb+8/OAf6wY/eioFIHSH/BJFIZJVPzbAV3pcpLhkFzWzKnLRM/iwr40YX8Z0r18ZTuCH&#10;SRePur5Is49SGU05pVdvvqjRh71X+Yogos88rwd2t0clCkll4La+ZoSg+ucyA/iu5t2h8wOjIvt8&#10;OQSfkC2yVfdOIr97vM6r8bwz8VZ7FYONe3fXxNECKW08ce5odL4rSodW1o+unDD0NGN+r2QUt8We&#10;StHx9vF0X4ZPKw+dERvkwRybh6RX3ySSpKcsUgP9P+u9okKWnXQ76h6tsyky8jdW9XzicFEa593A&#10;Bxvvrt2q9jmRHBMiituBNxGWukSVsv6BsIk0GN52Cjc5/NbCT2ywz0jO/OP8w/yC9XSm4w95tXvo&#10;58b685r7PWH2XggGIvtIjaohtc+MunCnmT9a2/jXxtpoSbPSJ7faTCC7u1cy+qYI9WxBrEa5ds8d&#10;DQCx+HjN2exCfcL06qERAweBvXbRP9OA0M/gnnUBvVwoyCLLD0/6B3Nso5D3DyJSjP8mbPgGb7ER&#10;CZy9sUc9kLKxOT6zx41pT1uLV+TiySO0T5AahSxos0iAD/S6kdlzYtGAfsrqqy1SSpyP1YXIKi7y&#10;8rzWo5+f01vQa6D35PpehAuSYD3wa+9VJatX//id2uOqi07UU7t3L628nshDd/tOUfCjEa+mnM+s&#10;rqLJOSUktaVSKeSFvTzme3X8lKlBV9XCYX4FfnSKuFvr1sXKg5/vZ22yIGkxLXA4a7USpDD/hYip&#10;3Q0OfzaoAogegnw2Yhr+zbyK7PE2XWc/vJ1bhnFGd4lwg1e4QsL+GvT+YxqFlaN/NbudynXoKTsQ&#10;rRVkpPkQwRakxfmfBdmAn4eFdDRvIHho1huS4ePo1bUXlMCiup4vGdqiKh8PHtjwUVfdSHRa8Tyg&#10;k9Vre8514BfHqv3hU8BvC/1jT1HkfleY5BJ/zyZHul/OwzYhIecTwS5dTCJxcS9KsqZwZ7R7g+fA&#10;3Ka43FQXeyAaPg29YTeZdS6B6+zWs4tkCwLGeTrEr1ElqWt0UyNiiRZ8vo/iE3N+O/Ooecj5Kaun&#10;26UfAoC8PF+e0uDvI3VJvEVrft9bqK28r22VgL4gpPwJIipkoPNQHM5bxEs1d38N9EI+7i6EOrm5&#10;io1vbJQgSCkf4jJgl51hDx25uXL4BFXTpDTyxh7jVxoGHuLOgSr7B35tHfnIvH5FcJRLIEyAT6Du&#10;iLSuQy+rJzdBwBgNvCOCOYhwIyGt29RWC1Ls/Ml2RuMYpPtE684Nszrkw6O5mTEi0YgnQhAn+GG4&#10;+4zDZxUPIiInciDihVz9xwjehMefqx6Yi9KhF/JC+/CQlbrY8ef7IfMhHpC5ftDay7U3PIFd3/gp&#10;Dj9mv4S9tKmbdScjedLXGx4AQE6hHKHx9m18hmlbBn/Ln+aafZCoF8Nd9KwKxto27j5SGtGLhVSP&#10;Uz37jTcrD9YMOvBm54sFvEJQpMtLwmtTvHLDdZBm1DkeMgD6aMB8NCEGvoeq3RxZWS5CGDJZ3Qy8&#10;UpY9rnboqzmphj3wyuCVip/4eXjX/Jq7z3wApZa+ciz69H5ztyN354V8VmpSh/9i/H94dEd2dC6Y&#10;EELfQp061wJOBpGby3cPDelT8k3C/s2um/hHvD/mt4jaMIJUSgopNhmWr+e9pg54x53xaRaAf3br&#10;uGR5LhWgZ1cUxhtS/hyr9SjdBH3RxsqD0dndlfsjuNY/O20scUEbaUxcI8gXFiJ8AnqxCvISgj/2&#10;gZ7yl1qcvlxkAvnRYK42HY/T9lXsks4iuS3jQjfvC0bv8kE+reC4DeywsHfkm6BXQ88CmEi5yC+C&#10;NXK7nna8yKOvgtpD0SaG7Q6q3BC3XZg8PR89Ou0f4oVUf7/85d3kOWOT00sBf7Tj10sakQLPAXbR&#10;litpnvmljzeQ1CzzQ0GhtuAzu9uBHRL0p4pWxaTyM/4+caj4skcV3Xlw16tRPhwgUv1bhiKXQZHi&#10;1y1ct5Zy3ffc8M4l0Ms4nCFZhxm/OZp6XnFmw1yc+LvtyiShSnS5LLmYe1365E+rqItxcciEnOen&#10;GT3z6kU9s+ZURZOIN9X1+PkWlbF7kRfIveBFTs/IYSvYiWFSKWD5HPhNw8LZqSmpklbqsFPIJUtf&#10;Vb6fR4kYsZKo4ylvjfKhndX6ZiobzwBkkGfy3ivoGH6r7Mx1BJ7IUS8Bf++FzKFkOaaJr5j0A/1G&#10;3jKRs6EvcYfDV6fiePTzygZ8o6nwX1qOiIlvIkouNyLaFaSgmXyeNIDNwwY/4Y7V66+QvzV1O8AB&#10;bt2Ohv7kNKKxL0Ij5OPp72ZB4vdtf9aT9BBemOyQJyZzqLjVca9Dj4NRNJKEeL0rH7CkWLdWvcfp&#10;lsiJWy2lzkz2j5/BaBnV88C8iPZ5g8EP8Dh7/2pwqOwu8fnCf5WvJbeJ6dAWmnv8kmcywX6i/o/K&#10;qWGXdmbTTWEv2ivo8Zaz8cFIPUhx5lcyyDbqja8VmWex6drJ00r3x2srK3f8FIJSTlH3NQSIQqlk&#10;3B5zeMHPr46uQ69+PXgq5+Rq6VN+dSHx+ZIjwbKBPKBqZn+5mBwSK4tSuP5xrYDVIqmwZ5zCFOQp&#10;CmLUfXQ13D9h9XTuIpB1utPe3NepAnmprm+8uTVPMfFTuHp/3tjr4JVnFDL3X+R19XTR49H4exBA&#10;0JqBwvR87EJZ4uxl9WxX89Ud+LiYM7g7effb3X/yzSehPzmcej12XZQhUFqOqOh5mFU/POMZDadM&#10;cnWukLE3A2K0rH5RquF4feXBpBVupptE11Y0ysO7t/NGBqR+HQwdqfmlO5DYHLisgzz1fNr2t27V&#10;MkAK9mAV5ISOabA22pZP3n+dzK1Z2ZZZ71wNZm883PSqwooLDpfA6Jg3Wz2iWkKR3/zMHU4DUgMe&#10;apmHvFq7hBoxMOp9LKonhLbzldzl7h2Hnf6eAL3aLKpbZPSi+tyS2NAfQ/KDJ7/cu/eP+/f/8Y9/&#10;/jYZ4OjCIy0Df0wf2ivwZ+rbc0/yZtSn8mFTwIu4Ju4jdKPBvZV/MJDf12mWHtVRzpIwVGbSYc6h&#10;qNNmRyotGH1lK3bk7sUI5T2gzXD3VR7WPLF4Mjm91k08rmacRYLvejhGti3ubBi0sxVZPhg1iqJP&#10;LJTaQ2+lelDNT2AlvEqRjNd4Hwh21+unTBDwA29OA7mLNeTh13O16cWmtjoZnRv5EIrwc3b2SpKM&#10;lefMbQvbsXkQ8h/8jqHq7Xv3H6jvff+/WTDLWg6bmH1BP3s2E/Lu2rOaOBXN6SO7nJD2ylg55k8M&#10;oBi0V4QRje6v/Esh3dvjKffWi1kUVYiu+Hqgj/JusHoJ0SNvHqhyFqFn/c/SC+SZA9egV66S5CmK&#10;F4mBw9t57exwubYnCOIgyN92Vxsuh4efWDfPdb21Km5tV0ijMHQoLdbbMByFTuRN67ghPnkP5jh3&#10;yWb448IkjKfiheinWwtBQCbvJ0TS6qp/vGv+Ua5eARf+DIvsZu1febr28B0VIrH5iTY7q5ebd79H&#10;rf0PZZvl8PUjt8ak8+WCIlBpRU6OpCRV9xucoSntIrxSc3QFKEvV6dqgngXwfXCD1YOZZFaewO2d&#10;DvhPhd7c/SJNzg+vJDQbHmZiViBFB2ZM1EPP6IACdLmq/HDcmBR91uqtVhPL4yCzyOGy/FNsPz7H&#10;qut2DXtKt+XKRrvCXqSrnkVT4da/yd00kJfDF/L+w+AXO/iDtQ1/AuL+vbfnZlE9Wi6rkFxuNuxl&#10;8s/2XmzPWIdEjA8DfDTmnHrsDT2S+a/EDKm6X/cjD7VndFqXSAkx3SqhilZ+wB+llepuauap7SWh&#10;Laz+g73/W1tu7HEGq8SXHr/7Ze1p1rXsyEN7nnovRowvb7WGFqC/TJhiLFTIxRrPUw8+tSh6G9Ap&#10;c/e7XnmdYvwBcEiHqd2QPI8MfvcVj9Hy7MxUVbmJp/IvLa3v4P2YumIx84xdrkEqMM3bSjEAD646&#10;TYhaeoOJoV/5B0P+xPYF4s5k9XxTW1W9qnltwITOrzq9Q9h9TsXieaxwwgYAUCL9YES0YyMqQ2CD&#10;0T0G88vXFVFMLAXQdyNogiTGb0LJ163eA7lGnh0Zt+JfbbmpjZ5KAPKVt5LR9tmRH0hwvQHv/DhQ&#10;rn15277ATSkKcYrCnFiD0U+38OMbLEz65p6A/3GsvhTtG3KLAkYnOla/SegbWVkW4iEjVBJUJ1yq&#10;H+16+kVZPSLoCOi108lJ0Gx4NupnBG4N7tx9+GDlwYP7dwO9R5eF/NEOjfsjN/Bs9RQCtVC1lfLg&#10;meFG0amBFxXyE77QwQXRglwIdOcfK/dHtJQXFOgT9bcxeGusDB+lFSnOTdCPUreX4D329O2IPaXd&#10;lxq+HnKIWPt/gWZDfGctGQMzvN/mGRkgJuhnbSgLd9cKtUmMVelk+vyn1sPnNkeqIqB70s43OYFS&#10;kVLcyjQZqRLLd9+5CZg9grgsj0buvzeRGY2TBlosoktlql9k5/6zm1cj07m6/wZjaxt3793/+cHD&#10;jTtA7yvqDLhFCALu1NHQE61uApA6+bde7JCcYuOzwq6BTymwfrAiz+3M/PZXTAZ48wCz5waPUWif&#10;aA1ZGhSukUorJqvsBocfdy5hkXdBDVR0XB/a5I28Qgv8Ub5XUaSWu9iy74IXSO6eRp7zpd/R8qWH&#10;rihMf3WJPkC15tGP0j81mif1RIABHUj0iyItZYhrOZrO1W1GHerXnedlsUhmxn0i5Y0QRFqG4Ujm&#10;uRpEdnc+hyD/cb7PcPUSjVkENEe08Nd/Wb93/76gl6y4A+GuNt7RangUeTBP8Lt7cDRbvZhvUgUo&#10;KiKqJVPgA7vBz7lZaNVPSJlZwb7ebTvPiqKlFfRgZTV7QTnXoJ/566tWCISSgr1qHICYDUHeUXS1&#10;zS99cnDxIvdDH+DgfHTemk128258Aa/YksAt452FVj4sqY9WxZP+qmPdXNcX8hJi3hIL8lV41CB7&#10;gT29cJtQ9aEqx4gU7rPzT6o6xNlJkyqxiuVrPERDAXH9uITYPGkHaexYtT1hcfhjmuujNxsb6tj/&#10;419veP1KoYz6ySVdbtroRerM08qjTz/9qDaq6uoD7EGt1XgJYx8gRbZ7844bMm/2R37VRVfwpsTo&#10;buidOblZL9JAlN/w/xT0Eljk4s/PVB04te9x+LnsXhGFcHQ6/OBcoOnAmD9V9UqHqrJ87ZdgKQSW&#10;rmXsZRA8puOpCG66eQt/n67rc5nW7Xh81OYDdVaP8tITFe3Jh+rKltqvT0c04CwQG0tq0VgDgwOk&#10;atDzQozLtc9QMsgzaiM+3aiTD2dnlpkqwCTQ4eDJ2vq9n9XAv/uWDgGFxN0AvtIgKvckesFGPunQ&#10;4B5yq/vCLl9x2zH5UHElRuxpLYZRQsNl9j5TW9S66IgTJQ65ABiO0u0SkQOgkkqwz6PDSVp5+DNn&#10;zcXO9YhD1alJTO6eYHgw+xQztcRqzFF5+0vDHfYeyg9fGJMxZW6F4zvSDVZfvTtk2L/ogynfRRQA&#10;l0XVqlzhO/Y8mcBYojPLWcfits5FT1CuGv1MwWZaZlVvbt+rQSeLrKfEH8deWzeqBH4RD6F3N9TM&#10;o6oXnh+CPiQfsVndOxcApmpI3oHbRCjgkflDY0qyA9RwsvfXYkGG6V8h7RXdlz1EbVOTaqUHJy41&#10;yAbQixQmNrufsugQaDQTzgYcbQR5k/JwYVIHAGPpiWiv0o8L9B7hJxzoEQDloBu05Ap/vMWCF44s&#10;conkmsIMPc9d6tnLp5p5EgUtc+NCSpAEDimC5FffmUckpkvGykUItzZB4TCZEDYRizYKx7wvG68f&#10;78Ali6I7wi9e+QlJ5JtKuCoxdfpoa3zn/oOf763fcVmBjwY+fXtAx1mw59P6ckbSnhV1Qt5KLxbP&#10;1kQIfBaD5WcdBPmqSDwRGWueWSnp4yrc2BfybNhLzdegt8OPpCTMcfI09OraxeiLXCaZdk5Tz2nJ&#10;iqkGMkCSXon1FIIZ9ov5ApYVIYrVE0F6/LTV08SnHOvHA/QlIWjYuACou7z4+odu4dUocWYgrWwR&#10;vFtEqAltn+oZeUzM9BS96ICLvlmK19UNvmTpOygXQnmsivfj/M7Dn/+fu294qbxa/9UMpI0jq/dj&#10;fjX3NynphawtFuSltiAvQlewaCJjhcDCrnEu7HWJaXEjdXDVXH59dGtb5cviVtrB3spCYMOv+2Oo&#10;C4TVo5pIBKEFpHXchfGcZPxUZV4cK2TZ6D0R+YknwxSYIYnFA5pr+ZrwTybt+Pv0h0395pXpjE59&#10;39QL0Xe0xXc02xqcywHDgPljvps5s6c3+G7nSZNiXucyLUGf2dgFfHShLQ5X8e8+vH//H/eYlqF/&#10;z1PG6mXqk/9++C9eyVZhCPb9FKIPCpirIMznH/k+lPI31nhqaMKjBAJCRskHcH1HIOiG00O/XjLE&#10;xFQpvfLjBwCeq5043b51PNuzlVNOwFrOZ2oXIOEB34XA9cAyYfWWcoEscPn7iQc/HAVu/IkHZqY0&#10;o7+VCfkuvW7tNRWH3LlXxb+z0CEoOt6koDYC+eH+J6HnEz0VT7Kd8NE6XEddvEYzFUi57l27ZBsD&#10;Q8dSlDRi8YqQxgKnFXPHs7FzBXnZ6y8TbtfXNx7+4+cH93k6q1OsHqYwyPf37snfvwL6gO52nlt7&#10;YpmBLZSvLo9at9YRS20qh/NXT0ppIhdDcVnFgIL45JDXCO3N5ddUamnkn7OExbnwnd16tkMNydXW&#10;gGKjf3Fm3EHe2N9Q1TOkE+idtY+QvKC3v69Gj7gh3MR1z9ZQt8uXYNvkvDrsdUjIcH60rUaObwjt&#10;Uf95LNrxBJBrTke58Tt3rhucrjNIFlfq/Y4E8Kv38CoXTGkBfppFg/nO9HAiEHXNQiIzdT0C0Rog&#10;0A09neIJdEUIuFfFtTfrG6rV/yGvr7bD4DXQHyDgZP3uT6x9gAj7ZzQ6MuhvB0/y0c4pjxj9KV05&#10;R21lvQDP21/GHTLyRIKBXQE29yJhImrWpOWth9mp357REqJ4w4k3pR0w97Gxv1bV12TsZLuAvPw5&#10;UfH3FHHHyDXHEcXfy7wUnrvJXCI5OzIXrOLl9NEBEM1mqxdjz+D3bXOGYbd4MyPQFPa+fqPVU53T&#10;W2f8Xv3iQzcgnx/Ijq/Z/jFt+0Zhhd7T+4zJ5zmkBLBUtRREM/t6CcdkZ0ZYLjm104mwf/jPDYA+&#10;dJsOOHAIso/R7bPxPoMZ8nIqbLzuJ0TWfuEiaRmcztVDyloVkY98LiIKW6ub1UalvGrAVI9l5FH/&#10;0WArlZ7quZ19Fxju7amzkU9CL5eeIkeqsQXbubt20wEW0hhHRl3OKMNoy61xF0U3WaD+ixbO8Lb1&#10;gHEwdoWrfn3k6lgoekUtTJ7mP24Z5D8NvRtyKcgU6Nu3BT6P63C3WBktvVAejemCnKoU4lchR4db&#10;vNvGx8f2Bb0IaaGn6BzIQZoLNPFw70E+anlSi0Uo6u7aT7/6Q9Vy+KzKylQH3qJ4owAm3gvrp7rL&#10;xK3v114ydYuUUqv35GhcqEfNMF3kAkKeoNnaSa7OR4znCvn3T+VimByr8M25LrR7dbRA/al0exV7&#10;pk8gFfnCK/iTp2vyzMwi0MlyoENvaF9wO4/snLaX0cs36aV6D9d4rG6eLI83dS7dHOkUB9Ue0o/H&#10;c96U45vHn4Qew85Ld0486GekGIm1dUAGBA/5ljXLkLMhAiaiI1qooiFLpBT0o8n5rl+UCdKEF/Je&#10;CsElWuGvTrRzNkrS1S1uYDcT0JRuSsorKUACHTwnObcEIbUL6Jyr4JR5YBw64eGBCI9Dwg53iMFj&#10;B4O6rCLWoKdcFQZ31JGUO7j1TOBPt/z1xp5gtJJhwymRryKvFBsxCEbrBNKhr+WYUwagfYmlkjn1&#10;zf3tl7P+4XSj7Rd7L1on+5YHsxjOvuWnGUU6Fv8v9o5nxE1b8Cr0GHx737LhXmQp42sicwRHXtUK&#10;7VitQmpYF8/h87i1tTtS/itpEv2DHQBpg8PnvXHgohsv0p6GOBmrDeG3rBxKwKGccFoLPDCkMB/I&#10;vQT0u//1T16kD8j1sIVFHGBJuTZXay6rogz7XC6MxUdNm0iF7jBKHs347VtH080jD4+ShZ23yAk4&#10;hC0JitFPtIr+ZnTN6iW1gc93LkS1XK+8SJa4Vql/xCMuNlJj1+CQorV9lG6GdaFLRl7OX9WsKk0C&#10;bbbAyU5NfHRrdOsV7FfnTOfEdFTd2idwkaxsh8DEMz7lxeeXksPGvX89/K+7v71Zy1o8hYFR4CZX&#10;7uVAfUVuPzVUMapLSTdVr5SAi2G9NgOvaAremzLMuH/wSGIFef3pmjcpAZAUJuOxKv/mdL2up2Cn&#10;K1BUn7gy4QiEshzqSa0/7rpHhOAqFae4WlrX+E8hhzcurK1FeWh36Yy8m3mOl8uqJ87dXohST9QN&#10;wO5zxUo2gDSOxAUVmCBSr+mXu3T4eI8+5Q9uYNYlJHfpt+vRwQBEuTTLhOSy0lXCruxV/PcFvUTg&#10;MlH3dy79RrHfL9RduQDwSsEJpaAF+JuQtxe38/WpatVy4rh5u3o8POPRqqb9LKp/JLVI5cSvu30T&#10;Tl4x8O+ejJ5RGJ292L51vH28rVz32gTfG6zeKnOrUPW52tFtGnrhnlpfIOdztUzJdCl47vksdgVR&#10;KOjW+3FqmAlfm5C/XNJq+zrC3kznzOYwDCJqCOp2Npyj41yR1W+JSTVZpxeYJ+MAMnlidJNqxClk&#10;gAwUX0sJYgS7wIZVBTpRmLHHlwr8ylotLMst7j950XkXNwILcJOLWcrip0yeV6ro9LgDprKlvigp&#10;FZvht0vRYxM05uJ7aaa56IjmXm2I9fEphbkm6sezIc9eOKIEra7OKE07ajs4fOrH257RcbVfT9nr&#10;jFyo86xHVt/AD/D26fWKhaz+9OT0UXQp5q1atCVRXYujUhp0EKrPGaF+fNNgZ8dN+XHvOSvAMuzn&#10;60zsBSeRwRvQxofEVeJXeD8zxbzACYOf3EqfPrEWukdcIYG1DE6oWmfon2X43FhMAtmRNGbN2FFh&#10;JoikfnOBxS81zZaIkc0MQWLgxp3bkoqBdxY+gxzSvO+ZX2DzEyMDr6a6IEmVnHMXDWJUEfDDrMxR&#10;5i2mo2m9x7Y6Xd25vLTdX7F6VXLT2aWnYlaB2hf2+1kPq4ze6OPxw9/p6JGwTwvftmKNlT4nT+UG&#10;Gspo1mc8tpPf///J/j0/m4i+JqqxtzX3EXIhEegemLCxPJArnXucHS+haycdqKAVTiBSUIODpAx9&#10;6VbbXDN35oFbCVJ+YqHWpo1B+kgljtEjtGO1S59BHuwB56b2vaCnY67OI15BeHCnSPeZiSskq8qF&#10;6prltRlD65/x7ziAjCufyYLA92h2WXOU6xUab2XZR7NVVma7AXplhWQub6Sp8gb4ZGPxzJPVIUH8&#10;FsiJCkFzoACHoqw82ZGkPXj+ikG7l9Zt9PzUxlxEg57A9MVPvW4k5+4JTkaqVgqcshpUMBhhooLD&#10;qiPL0TlTGMA77U52C5QmpEnwe5TP/BbQxYlj6p9onmuWaBSUriLB1+G00SOb2LD5sHHwB7xXaUyq&#10;+AzGgqsxrT/fVjizaRn5hHyNfTAGdHYYtlBZQP6jP3ZKhFi9sJedy88DffUWIZoUKgt58HYFersy&#10;8sqein4+3vo/rKKA6ZvL+HxpjTd+ULIa+3KFecMK7aFSCQrWaE6Nv0mtoWH75UHsk1dPSt9gn+E1&#10;GSU3G4uKKpQOlKmXCSaqGuBWN4M7Rqrhy2Csdr7Z1m/iLVOTkxL+PiJqZ8tOwWyQoDP1iy/tnvRk&#10;vAplsDUg6QcIQRE1ZKAvsslce37DZGxBL937Nu5RNLRcmC+Ry5ALpiIUxkbeVl/vR2R8jq/QCHC2&#10;sfnQ5tHRVDX9Ki8wAT4j3UH+6DIPeZah76t5aGsog597BEhFrFsaR6TcmUUzPvC8P7n500cn6tdV&#10;t84bW+mEQiwGsasEoHep21ZYCreKjaGxR9++qp97+Fs1NK/G3Mi1qYgUU1SSW2GsY7XjMX8rD14z&#10;fqfbM3DAsaOKdGNYNSf9kzUz+uQVy/PoqpBvb47KAdeHvQp6zJdmsdJxsPO0lq6N5zWrd7A9hWkB&#10;eDJJRi48Yd+pGZXEh4DYB/PxBd+/yrK1LhRzHVtBR/L5M7+3GLxFRp4WwNFNDt9Gn09aAbUKlpC/&#10;8JvclFKuih+PWXA3w4simTyy14uVHFvXAK24WyqPfuBojTKa68uGXb6gDdlUh0knjuYIE9475Ipv&#10;1/lA7hLs1QZXDOIbwP5opN4hZ2JjyIM9e9T4e7oO5XVM5lT7ZOUuaHJO9nxIRVereFGnIVuhgcdH&#10;XwY+MXzNChJxdmUxBKyeup77LEOUKp2SZFL3Junz0kGcgsnLkpoAg3tZ44ZUMmtZu2AP1ZsMR3L7&#10;TFP3VKrMTp+puX+pFr+tfqmFv9C4l62pD9syUF7Kmc9d6Aoze5U+H7x67emgDOMa9U470SdPwDHT&#10;8cEToGs65bL03GZpEGTtFYKOU7P8qDDUuyeaz4ZhUiZlI3L8uq/d7FFDKnPaBTAurnKBrX8hcMoR&#10;ia8LezJO9u4vBHVv5ThUfWTsHBFd2YOfgW9yW28mny9X+H4eJHfpE2419kI0SYpIpVUswVAFAIUT&#10;i8gNfZEu+CU1WTnEtxDL3dcXUUW8v6RNN6NmW+CvHvnp9nWrZxCLn8jLpTHtweShf8DXtU5Gcykq&#10;Wy+vaOQlpdB65aoNlOjXG2T9n6ugdG28snlDEnS4V5rPZfA5dN2BQ2bawos9qYy2lVRZXTaDWZB6&#10;R0IwJaXBL/yIzFaL7gBdYy+uPBrM0vw6U3NRHFRtosgKVFsm8KbDTTvOyJFAXRD5ClpynsCHgovg&#10;VwW5Ggm2Ughl524l86jrnZBQZqeSWo94CPPWH985JcoCuS6Q0bdwVfUCYI/3zUXHKq8AX63Qq9DL&#10;0b9WbtptuSrpKQ99xAjzQP1urwd1apVrv4Tnhr4VFuK51HT41JoV9kVyv0LSeLYheiAR0dbP7SAt&#10;M9xFD7bKdBEGZzAy/ihJ5PNbRtrv9quwqp9AkBXogghfIh3Y5bPJXbqanClYZlDNASdDL7CsHmrA&#10;g642UjlJixTUkE+AKDoipDUGTYK+m8mN4zL0LaZTUBfZezLhAhGIQ2kS9avZAH0wuZjPd1R35ySk&#10;un9hBfPZ5VHqd4/ieIa6KFwsQY9Iymh/yDAOtTwPkPy1zdklk97Mh7nNn7lkx1Y6iI475HFw49Ha&#10;LxnQ0Wn988CGcz+6AbjJ6KlqY4VI277PN0BcTuT3a4/5aLnAF/vS3q1LKbP6bNh/B5Rg0zHjy+I0&#10;XSWCUySJmffuHKZAHSv9cvdsKmpHcmb4s8BisgZyUPv8RE1BVs4N0Dd/bwgT2/dxD22mDvxGtLnq&#10;Wfs8K9V2wAbGo4zTCe9GulzTFXmXwT27C5YbwewdfMND2xle3fy4iYfNq5Fg5OU1Xsxs+HBbw7wh&#10;eKXGh22/xi5tAtboBE3GnmLcIZw9SnZog96v3uvY22AhoHlbL+cJFL0aTveezSjqe/hQ8kqJAbG8&#10;l+KNrbHjj5CQvIPagck0RMp2McmiSoUSOFGvJem4s+0EjSmH7cznDSkrBx2Cnf4WPT7Mdp1C1G/K&#10;fb7JCT13tcnNt7NSia92XXg7XqHsKg8TVqWwQ+XOW6ULZKegxj0vsVSp2JmpbReHfxP0Uz5owAgO&#10;n7Nh4r6SXw3younlTtY3eN3Wj80Is3lGMBrCfhsQDY7G85O19Y1ffwN5Ayhlo14OPfelQkXqjeGG&#10;c8mlYn1j/d+uJgSJU1PwHeAdz1fruQf9ERJsECp/voXRKOAsA49DqEEEk69MXpEf0MNoh/3z01N/&#10;EJ0EelJ6vosj0rYaioAl6ENcW4KedkFB78G8uPHE9i45iBwkch6Ma9RK46KPqu0EdaCh7jOwrgMA&#10;OFYdUgQvSmLgIbXt4vDVSIWLJegZJRD64kr+nlsyCDxVB9HFRz15SMUjK5LS6osKrMR0rqnJBR++&#10;fn3jN2wek/eDdL9SAPEkBSU/PX+KBb1C2y4bDla9vv7Txsav/uqdp+9xbW3t/dMTN7DEiLgSv2cj&#10;XTq5LcVxt3h4paS7okBdXvoEQgH/hBFDZ1OUUqGk3RgJcVXhEmbhaUBPPJ9yOOD20Bt0UZCnzCks&#10;QIemcNHGA6o9LRR8s9TagCZhH4aYJHeAz5cf9jh+KFqwuQtaI79k9TpBRVmDTLTD2kSzbWWsE91/&#10;DfrpeF+omub+yM0Rg8AqPipNaRlyG6tKEasWWRGjAT5EbWr9DU5pOPuLdYBdl0OqcGPjMlI51bTQ&#10;HKVMD5P/aePuvbtM0Hop8Ct89/CMoQRlr1J964gHtnxAgSaf22dOKdM1lmCjfD0/pUGgCIWtIzjm&#10;ZO0x08CqSWLsIZZa9N2LlEvBp/4gI8nG5PArvTueCbWJ1ZnybEVzR+2K8kBugTzHKkYfKqCp/Q27&#10;K4DOuE2sLlOQ2fG7HChjzF4pmI3Wr39g6OnNp0aZ7tB64NulipxExsxzh+VIaJO3jNEIGsPk0vQS&#10;KOs/SZ/vZPQ6pdvUUa2Y6GiAEkNNRV3Qi15u3L17V0k8fvfWz/XX5Qsej5Sh7hIT09UdPn60NmHB&#10;tekWw3h4dFHGdAztQSrPnHGtI11UUr7C9JHHL2lEhqqc4sMQrSTsJiZwR0ItPVSwZ+MQ0l7y90yD&#10;kNVXUGzIoBM3Ww5oY3OvKCHKIV8OdwEpUisOWxdKeHs1/7RvvXnTKo2hNnS/uppHeMqXHVwa+itW&#10;H7cSm4eOpps6dD7Jm0onPDWKNni6PmK9YynO/8CHvaJJnqyI5CuhPDs16SwP+0SOxM26h3VT1/nK&#10;rRt7BkT0eH39DjH57tGQ16ro900GLNY/fLQrV0/r3RW6ItliZTGwx7GzCajack2KpkjQOlEJfVcT&#10;w2E40YR+xqnTiD0dPedZb4RuoIuaZkSLyOu37PDJrEEf26t4Tkk5uCQokNwggqE64mIIq9dOFb1+&#10;3gh4TD/gY+GreVAXWpWzZwlRkNepbr0K/fYRD4EZtv/YvAd7fMBrd5OUv5qATTg8UTEpoZ7wfv1u&#10;ZlaguvO1AN8ZEeqW1ss2s5iW/rhZLQEW1tI5RYK63t+dk8HzrVuhQkLvHr9TKXhHamotyckzR9V5&#10;8dl2JQ2izK1sowPgLSbJwBwSxV7BpGtSsy5xokyV/Nv2DUUYUSIqLCfd6L2tnmELuXFpLwqwmYLJ&#10;NfCV81WrF4/1bcFUuSTihB3ZBwV+9SecPOn4o2ai+HxB5yc2tnM5fmMf+CEMO+07k+KtrtI3F9oG&#10;XoBeXG/m7czVzJtvgTWJi9yTVKYwIyWQvz1SLX5pkvZO7MPVtAdU8FB7qybcekj0HJ2jfiCJ+hVf&#10;EXXAhGqbqWEEBczeX8Mx/G/XHqtp//Q94ACMx0Ugmna0IEePMEvxQPpOxDW6u8gGXhcKYjmFVigQ&#10;hg6Vg13NvF1/W029SgQrbz1tKI8qaJzl+WYH/AIF+CL72EZCWmksWL3LjxPOFk0qSafu0yTCcQd+&#10;MgnagOi9W/06tb1aNerHeyFzV9SesZtgMGWkL3wtQi+rZ9w+RKqQMjzMyAgKEweenpYVca24OGxX&#10;36PD19N8seM9L9S9dDVPuH6lZAj1x0B9dI6nVgp+2cH+XmTYedtChv5oODyZrL0VMioXRn4KbGkX&#10;dPOuzE1l5tNGHBb05An0XF+E3o9tyc9zyWCMJHincSGd0MKIxgLw1pXP/ZerV61eGFaQQbBuSbJ2&#10;lCxj72tcZINTUBQq/GQAySQFuO3e9fxcTT0bfRCmYKkgbNLCT/nzOF4m+NDuuzqGf0w5ZOx+oReh&#10;rA9uk5+ZE2Up2a04JduBdISqDNyhchoPTwCl6857TNyt7tK6geKGHLkz7rrY4Bf2L+nYiX56tzaS&#10;fLye8u4xo3+qL/3UpD5cp/jpMcaZkLDHdMNtR3VNV4UoU+4UAeFad0Ae/+07voAacgFaSiRF3Q9w&#10;gMO4FFn/dRwy9lfrelRYIbE/IgbZQt7/43Hz1r7eYljtOg/4MncaeDy3zxdJPrKuoHDOjXLpOAWv&#10;GJw5mMc1gMgnidXvW5qq8bOYunReDOv4i9UWQKKO5ztM3ong8jwp9y6lfHnOarWDlNbz5fzBaO3t&#10;y/j7VOJufKF2gxCUKCpQtHz6nEhxBcaURt4v6nO9fT9QER7I6t/Zhwz2UQp5KEVCuKWeApEHw3X4&#10;6ivkrOCE5oWRN4bmDHriVqTKmX2Jvxkryr3DztR5wsGuWZ/IyjYMPaE53VVDJ6EZQZ2/t6b5B1Y2&#10;sKNze9VK1HGsT23hgHNnLDNXq16xXNXb6oM1d3FECgTUBEyq+fDlEdrNlIfFZp4z87fo6d+HM1pD&#10;06NViqxZYNSBl25ETMqTU1THPGTzw2AGh6M7/oiwrT6Yd8grtl98xMTrPuL4oJ16nU017ly5MzjE&#10;dHudU5Kkv6OdIzVxldBTR6ak8BciTsNMBcBPlQv5p/YH9YiJ0My7ZeRORYLP7b1dUxMRt18c+d6o&#10;vz6rM5+rZuWgqRqyon2ZTSBCX4tmTw3eqoCyeiKSvEgK5Sknwe5BtVQYz7XaQ4AnmjNIb9jL6TO8&#10;b7vnYqoBGX4150yK7GKj4rBzdGmH3/r1/7di0eXrKQIkLykf/gi5rXa9N2ryAjsXRFahkDBYOmCU&#10;BDj8Cl0RxkYs6V9RhDzqBYy6LPL1nJISxG06eauCYOi3PjBShf88PTk5zdg/Jc5/im/s5dLdDx/e&#10;5jFjMajWZuvzF/SoXu1D5vHJ7KntSSXjjyTD1+CjeLo2NH79dIRdqC8AHFEERABnql6Uya26Om3Q&#10;o18zhz0xB0ANNBUtwsmWmXC8JNuQpzhwn5/XOjt+tPVs9tUqd7GkOtDBZpe/zj0Sp9uONlMCF5t5&#10;s/rakseM/chI2aFj1fawqFP9H6reaXOypWEM+RHKQ6E9YO+ASgrE0cslCw9eqUHnprKqRs3I6m04&#10;O3JSacn5nUtmb955Kh+gBowkwOXL9RDFmBfyQK/i1BrmLDNj9QbwqtpFSgfxhi4EJ5REVVLGPpMJ&#10;MgylZKx5JqaiS9eoqBrVF6WCLTIEYISysGRrWYTD76zeHr/iQOIxkwCMmELVHslLAGTPRcX2L4TN&#10;g3ZZOGgnPODDoS90X0N0YaMNB7tHU1cDS9C7ZPakM0VuoJuP0G2MX6fmTeTn2YU9FS9PXdxk4lTW&#10;g7HyJp6iRu3eXqW6lt66yJCCpjr4fAxTF5no4f7P0fRiX/GVoKFXWTH2JszVl1REzWvDfjHbR6/H&#10;csGZVuryBt/+wkYSUTKK5SnmEljA8xzbSlX2aLYjj3T3FBSiJ+mvh56wdtphX4yZDtKQEMWWAr1I&#10;lSyh4kF3pHMvcj5TV/odtUPKporGRde9dFUiSpHdcfAi9NXOE3lshwMCbsvq+fpIFT/RbRSawkAo&#10;j7TNZpZ/6a2vZreqhlVCdL5DxPZBZ/kcJEipnFYBQv1seHeLloOuvnqCtYp38Y/VgxjRui2FRUQy&#10;YVUE8u6QLJIM0oVaoempvFKOqu1/4rFDvofpjgdax1xoAll1rUPVEUPdxr4KABrucl6AXgwvevyY&#10;mRU38oQAW7kwr6EE7F47KVse9hB9yxWLh4XuV3GyiH0jJupg4ckuRa0BL8O5/grGHk/klYn+MzVP&#10;x2eyDesRfhr4cFLYZ9sILECAORhP1Kpyy0pQDJFcVxnLJRrHEC1ykO8Kga8oiUzRSinymjsvFeWp&#10;XDlvQLBApoBzXolS0LumsNWbwZ6UJ+WzJz5xA0d92BOyxOz710V01203cKILVIquq2ZFtz3llHKp&#10;S4ptZJehl/a6fr09MHyd+vPcYoMWJ8Brd+IZrl2dla2TEyukLXIjf84UPaPak6+qf8cErw56x4mr&#10;gs0bJmO/2AnHycCJ6MRQhQHAb4/rK4A2dDuBb6OYZRREPMGXKziQnnUU7VvjiapmfhuSCUleQ09T&#10;q4gxVhm9OmYshCard+FVgsCuW4E9wIM84CuLsHiQMhr2nP6JtZuV4hGsoxMclvoR6+Sl6uoOdT2R&#10;WhLxtejQD8wgKwhl+myB6gZhVViLGNMJ9PS0hAr1qxhwi8nq4ImBRyVdTk3iPKrtOpg0w0zo4APK&#10;uJ69iOK5hDyrYTGao83HG6ZlKtLCF2qTR6nN+ZsULqoT2qZqQyvm61T/NJiiS+9wpkAZ0COhYnGp&#10;AO8snlB8HhcBEDgNqsG3vxexpALIS+5DPupPZKIU8BQGwgp6UfuAR+WK74cPmxShJFCcUMk8xsV4&#10;PMrJhNpYhs0OYX3cE2XAtpK/xesd9ACd03hf6dvYY91Wi2Tz5LyWqYirqm5x+ZyZMMpW3xtztezw&#10;Qz5dLgRqhCTv4yn1BMN7WVs0TF2FXty0z5JaCIlBti6F2Iw46MZ1ebDlwXy0wdh+q1Epu6Golmff&#10;HhKPYL7Sikj62kW6yPoJUHAP+I/lg0HCfUlk4Fn0eHACzDWeG6sPkUyJwDe4JYcCKluuoGqHONz8&#10;ifhEvkqZilneAp88qW6CDI9J2If0wPzjL9QnpKwqz+wcR3pZtHphr9Oq5zFJvD5xcYiik9NHLvsq&#10;ai3FJC78GU1xwqCSz81BQtudeVk5wC+B3yF/a9WP4U2GftUXrkCP2R+4PaksjLz6BMq8A1XkQRKz&#10;ygFfSIZNMWPff8r4ni4bfEc8f6XrOjhVy8X9ZN/MrCzTLrV9R9wh9DqDrwMaXr5+gjqFvS0m9moH&#10;QauywW+A5R2YVIKOkAZWreDwYkE45ALBoqzrXaRGiIqkY4kODfwi5ZLv6wrAYjkgXQ566P2gPL0B&#10;s6TDGUubuWBiGmJvYaBksRqFAVF9MzgzNQ3OEtg+8VmCpunD2Z5F8vdH1RT1ykxXoT+uh1LwltvH&#10;fGRMFDnhDGDP3SKBVBVKRpy+SBz6UziJ6ggY1YBl8yGJpmQFWRdlweQDZA4MQT30XWNlTV2TQ/a6&#10;hmKKBxNAP3rFa3WKvLA8gxNHb9SLPIbkSHl7KRDZsUWBGekxXCtEl7KYv3JmlEhNVFgjGgjqZyr4&#10;LRubRk0tSVjke0QLVg8AavZ17Tv062Ig3bha5PZasKZoobTxoZMk6SZ4sDfUwRlyaoSKuFrj91Xo&#10;LugYxd/HHVx1+OKKl27Iwe0Ccep5uCJAhAAh6hUxugNTglZRHORIonaiuMTzGVW1H65DtXdtx4mX&#10;vXBzwdDb7QpQ/T3JQjuybKyW9utHjCWFhSvEaugnQ7vH8otgq4o0mZkVMUIlqgpB8kn5XDJlIgFF&#10;0s7IXNf7pQsUmOs6e5+2S95D4qCHHo8PPMZGPIjBrTOvVtOSEMEYDZGMKJg4EAcNd8Fe/Q2AN/RO&#10;OPscirygYFk9+XEqq/dXSm+u610TTY942WY6Y1mmZ151VmnFwYo7kH+Ft4avNq7H2pRVQx0gQi2V&#10;qo3reQlqcQlk78PEE0Vd2G8ELui9hh7A8mDWr20orpvd0YFrBnHElqsMxDmgj4ISfECqzrC48vA+&#10;ND6abXplDpMH85sjEj/EVPzivPaiiuGGB1NGKtgp1rFpoXNXxmfKA1yRfSF4kxoLCijljtGOFDEj&#10;KZg6Oxk948pABXFg0HHRRVyuV65mH6wIRaoBCB0QfhV6xfSrLdOLoyozhh8ncTk+eO5pWHL3zKFN&#10;IwiVVAu0iS7GWbn5gEc9At2b15QdBRLB6FvMrsantIdcaQRwL7w1OmcZBVu/x/PU3iMVxcTRa+eY&#10;IO9muaEnmXBjJYQrL3/EFf3qm3oiXufB8JyiORKpq02LtFp5uZQktQMbxyQ5WbV0g65TzPiHnAvZ&#10;X4HeEdS9IiGGEtOtd1Vvcuq1M6k95QRNRn5hHZXgCEm7y1ZPiz55bx/pVLFl0d3knU9Ab9qrF3GL&#10;ZpeKzar3wzDJPLqqlNL29yFE9z2tAAnmQk0ByNonnDE6RiGw5pZJmj6QSCopIAyO7QOftL3l9e8Y&#10;ZIFrMIg0Gk/9Eq+u18RdoBc7WfdLecqboyl0rGpUWQQ/7cEo1QKXdRpU3RnJwwlJ2Br1/ile+X4z&#10;7+jGljcDMA4U5NQVNWVgoa5v0CvsSGZfKpPYuHgrw6r0kaiOtSGdZN+IIoBCC0go2NfzG3qAuhhI&#10;Z7UER8ZAHffD56BXYfF2rzoIiDWdHc8uUFDoVKzipO21ZZ5wan6lMHeEUCiqMte2PV8UE7w3456A&#10;iZ0raN0u/pODsTeUOOBdtqcM8oAtn+Yn0uT96PDAUaii21Wng2bQ0cXFvHLmZWDzFz4MQusw+bQ9&#10;3j2l7CYVUbVhSvMOEoV1bXSVhrqhF8pqKuWKwuGgG76DGM/bVzd8Pt1kFDopYTvM+utrd+435TCB&#10;IiXmz+6ZbgS/H90hRiF/rBLXx6V8fJhe3Ag9grBCl6MJI93hKzJ531pKN29Rka3ujqBJoZWOzhjx&#10;t0KtMDbmRnrEmlQB4vs9iCWi09VBptysPDl5v2cNrur4+wNU+XoSVg0RX5mbxM+p3/zg2JdLOW7m&#10;wQMLK9uBcwJvRNAu/djiE4ZJl7j64SIqbhEpi5RDxREhG1rSP5rr27B5NHjF6rfmR5tHKo95YOje&#10;sChFreb/KoEIVWq2Yy3d6haB71GdYG9QRD7wwA6MyNGBm/12enaQigaFQ+eBdHkFrRYPS1E+yobc&#10;PtqZibhNlUiTzkQdzKireA1vMXBaJZzUTlIf8nKu9aYSqTROJCoJaNM69rqkLJCdj1eAPC09Bnp3&#10;/eAf6HdHj+RUojjtn5z71R2lwmWrjEu2jn1/S0U9PI824WbgxDyZYEc7hci2b98+LBYNqRmtrivk&#10;94991cTVHHA5/5Tbqd//NZH4wvIbVu7Z2K82jMcHeSZIWasM5dpO3KuX9GgUWXoTI5rjF6mRz5NE&#10;RmsbcQjw6rGoE9A9sCW3QjWvZXPmS4tWj0eKGKHYsbIGrMsZL2nPtl/c2hs/kgOueZUTI1KvzPou&#10;swahN3ZKjh1brtO2VkmQQKp/SVz/u4gFUZIHg/SwI35HTOtBFYozxHtTgA7knFn3Uv7kRK6BkV1j&#10;7yzBHeKBV8mkfUYpXAIqqA5ZGuy2myfKpOka8l1OQ8dcg3SQeJWMyGqKx/dVBS238KfT/eFciOxg&#10;PU6c+pARElWc9dRDp82cUpArJVMUGpLZq/YI6kWA6tF78Vt9d+Xql+2tiDzf52AJembp2J07XWbi&#10;sGyMMnWXl8VJlEJsv95wpTcCczY2u31x6faRkzChVXTjfzNOy8kx5H9VsqIkObyCXl4S5U3OWRtj&#10;GXr18EBV4l7YXdp3yCu7HW6HHldR3kd51Fge7xQ1gGAJzVDEPIlDV/BtREiUQtepmgj2jER3PrgK&#10;Ho0cRdTOuB2xihah95vMH6X22czLaztHeT5iSwPn5y60JnovnpQkPXC90hveVm1f87JFeXYjWAp4&#10;yA/y1O9v0MvoGZ4x4PylfCxBL6tXXWR0WInR1JqzHUciASfGGHWJ2VM4z0fSvI7hkrWmFI2sCvd0&#10;8RA0RCMQoRMXZ6YfsvE/VMOcHGUHHsFRJU8zj4ZeNItMU931yNW0NU7qEMcukvIAKhCH7SFXcmUk&#10;UcSx/ECFw1VCsxdZ6FHVdblOuq6Oa5xykYhsSnnoYfKtS1bvKdhzr15FczCkoltdJd++BZrwhten&#10;vCdNkRLTH8PmNdA+9PoHS2RY/TQFL+2sZ14eo4GehuCVZt7Ps+PN0hK24gMRnZuwxY6D4qcZ/Nr6&#10;2h2YSiifuHYTQbpVHkkjhhCtM4Im5ZKorL4UZ6krSt+SUEvv1TmzdKXVfM4iEeSbBAEoKEv1ikkF&#10;fJIWJJhOPDXYxl2e2mNG8CbcqQqUjMFB++GNOOmRKNZr3ezDTmbeK6HAB2QfBJhsdKw/4icxEdyi&#10;40bMvKvZ0WrMMgMmBQ1rIZtTBpjoLNjxxeOTeGFv70TXqcx+SzLot0xAz0WFk88znWZhloDuCWbT&#10;rLHfWf32raNMzUNf7P32vLKUzSIauZcabIGoI2Mpcl2HnBIn/pdUrFur1jr3/aBUrkSVSdIszSGa&#10;SnSkBnTSfyKjTxNQ9zJZzeqF6BSgmt1uEZLUJL7oEPQuw4gseGpzFtZCsAc3lFZgclVKCHdwmfji&#10;2Tkpr7XJ+xii/7Ulq/o3EZ1bS4WcVQ8rJMfcTq0cadhM+C7x/khOYhsXjQ6YlKwseAkdIrqqTA8+&#10;F0kEYCzyk3gjT97aOKsdWAncPN2vo+W6/mcVN+zUt8Xsy+275RPoxIHkLNlNcKf6ebDLQXVOrEff&#10;abUyyONA3clMR3tNork72+kuCpfYNCHUTY/krISgqETQja9YYFXhBAFI90y99dESs2oYpAn2hLvv&#10;rFAbiy+1W0weK1XZM++yeg+1ITZjCmTakeV20ee6KeXRqVjrZKn7kQcdN5I9o3P986hEDM6Z7qOG&#10;yNkWo8GMV+CPUvjJiXKvFm30SlvpUDz6RZzKp8A/2mTVY9f5hBlET8alGCkiccYfLpRbtQuvTsv0&#10;aFOl6MRJIqpoxKHrefAP+sJs6hefjYF6SJk5HkIhnJAWy+ooGveq9j45PaVEWGePTvKUjMd6kts9&#10;h/Th/d0MFw0KjXqB6eGNDvMtLbJ3gywPDl1GwVcH6gEoMV5DkRAVDIcq0SrYc/VzGkYO1gX/zGqO&#10;7GSU9VPsD/JbAXRjA7+KvEFSLKTyrSTpVJGZc5tXo2M/J/fL7hnEdz1MZ3zfXwV2KRc/bkM5C1pC&#10;cWtG3mm24XzIOM6w+Nmm1792Yrwpn2H4I57DKRouIdN3Q2arQa8Wflm92gI8vaGtYOyhyt2v/9hV&#10;I7AZZY6suBVEFlY/e3Q0SjTice72Wb6EA/7PT1V7J4pIyD/Jme6TZVvuxER+mnlVBOzydVnxtHVS&#10;lb6IzOtAiWmH0IKYZmXwjWtRMFOZ1clrxSK3pKHCfbeZb+5blCeskI9KADONi/wCmNoluuLi7PyC&#10;R5TmlJahl9l7Dhxu58wZcUf5JQQs8lPKEk1d/XCFeEafP93nO4Ml6+HOLi9Zv9QlCeic8WxKT3bL&#10;bt5TeYgNLUEvq9++tLtwUbzw2I2IbJSl82YlDaWq5jxkDrx6rU9P8LpwB3+o0qHu9CkCtwuu9Y0N&#10;f8AK7w+M0pxMW+0nL6FpkqYZx2OgwDUskztrmhwzV1F0yAVDN/gCW5GapYcqe8493lMCBPmKQRNp&#10;S6ooySyYKbk7Wq6QCD/nRKXmlpdhpygM1NXwOi4NefSTDHMzAUv+XgpmFB2gX8vVwyJ5jYf7B8zM&#10;tFzaqY6rBg7X3UwK+O6Lot9gLzLyOHoexdYIvTnY8ufOeGRHRI/iqUgkgigfQ1uA/tbe1EuizlmO&#10;a86IHmcAH0FyCucIaw0NThnC5eFTtaHMFResS4WcSF8pJYPR2r/v3rv3r7sbj3d1FUEno/O8nOP+&#10;m4TXHc9tZZnK7ckZ0QQJkuY5n08iShUp/si6SOpxOVXBOlGrqfHSxaFvKndouXIpOUP5SAYxmdCH&#10;nL4qCf2SJ2t4iMKwv4+Ub88ZemsD5XCbc9Rp16hrNJvu6xrzL8VALAhU1dWxAlKIRKUOw85rRG2U&#10;wc08u3uP5eHUgN6P4LF4FkKphzWbrI+IkDy4x9PnJT03B25YLfOZ4urHuK1LT4iMSpozDxRhspwp&#10;GHZ1cnDAW3hE7CbD+QoKHKAYHewPD3fX1vlSyU9v7uiqFegBem0sKXfL2diVC/ldRmhi224JmBRt&#10;V70+h1pPKKe7KpJmtOXK6Ul1ghTgdl/wp9KSVDY+BTmtcIOjSZrgFiFEVc6UD1cHJzg6ntipwpbV&#10;O9DqiKacKqq4hrtoxjCvhOO9BGsP9pOLJ5LkCXZXAtIzSgkwYfVM0kQGl1+ZaYd9ESPX4uXCU78S&#10;TaGslhEXYbpm9WroZeB/Vc6D+p5/kQVCpAMuKkW40CYPcA25q4I0QOgYSByp0S7QtXIiSsq1X+/e&#10;3cgbDqzFoFBUp0JdAxSzo+ngabyqwmnUaa8jBDcpaZUIqoTSkNhQblUfivBR6JM2fVizBLpSkfow&#10;QuEDOKjI31CVu5y52WhQ+BcXvAbCU2F/w02hQp7l0DrkSRM4yYezK66+EQ1ipfUepcGjosIbbdLD&#10;g0FmQ4TIJcv2qwx7pr4Trtm5KtS2UsPa8DRR1Us2BDRDWxwK+A84iC7q9Xn4LidJr5oEnumjQDil&#10;zmQwzUNRZq3TI8+JXTPQ/6CUGFJ66cPxqD7a6QIgu//n3Y23xt7NetIZDD/SAKLvs3mhjqKBDbkE&#10;EAXRYYBRhqaeUjuNY6BWAWDWZw1Cqk+A36RrfbwKd8lKJCa36iteDqQ7oQ6F/tZBGD7bmC3RtScr&#10;WpWWwpdx993gk7UAGAGeEo/uaih1kWZz3hlmMd7EpMSX0sV2JVfyaY+98zazXULV+CFn5/kYwInV&#10;2/I/BAn/MWOB5ziK82Fh6VQb//V5+OZCtYMaIar1Hc+YWiRtbqvlmMGmdM5dkySiYnJv4iLYLs1w&#10;4rCgEjr7hW+erdHQY60qSXb6XK021RYkEC2xIufYw0O6bPk9EgCsvdw6t21UNF0N7hDdI7rnztpL&#10;5BklWRtyOArVpoAVn+H1+cgLaejK5P36+vpP/xa3pOJS4QyhananUAo4lWohX1GQOmpSgjmRithd&#10;Bf94OmRNuTW3XiTT4ZZsaTrnqaAFQ6WkdID4Rt4zTLgSzmEF9aZrL1wZqhPqcfkXvGlH7kpD/yoZ&#10;cQ1df16462x+ZTQPLhlpEBE5eNqBYORmCYiOiWQWErOGh1JIXACsA0/Im7yUlxTwQt7vzYneuBgE&#10;NMQALHsSfxYkLERQhs6ejNKxFylyBuE5YW5g0pB6uMZGwbiRMHcyYsLPYHf0fEvQq44VczpXrG4N&#10;NEj35w0/J0Eh/Uk9ELBPMiLE5CzxTGqfcMUYJAZKitV39+magq9gr5Jtj5/pR9yKVToLMcANKMPF&#10;qoo1+FME9OcpxSYlT6ZE7/QfUggdezUCSRhymg1NX/94ZRklVtXo371Rkn6XnB6DWWORHIaXxRfv&#10;jrmP5ERFhEFzvrTiIx5HS5Pvfr3LR8jfqg6t5VECPKwjlCu3ydPFx1sCKSP78rB3mAlPg2D3iWyf&#10;ig/UEL2Vhxrb74gJPB5zUhJi9+IQddKTWQUZBMn9RcbRjpwDmhYUUS/gzpLcHhi2knXzljHVTedw&#10;ZTLyuWriqE9fl3TxapVPQ49cSgehU/fteMwnVtHh/PVhPRRBQveC5feMfIY5xNwiAtO5XPr4Q711&#10;K2Pf3/faHGmqVRxTLadzwzt3ZfZK0x6CZRYLe90OrmiP66lllsmfdzf2asxQc8q3/yqzf7v+28a9&#10;u//c+E3wv1UzWmZOmixmIlHeTwaZKgbF5tEfYHRtnmbfHmAzSWFs60T/r+j2KZ5KByE0sJkFRVtc&#10;3o16xFXw+IBa4NWTXb6WIYxVFl0g44solvLsd9hJyACD8Cb7swo05YpkiR8lAniau9DVMR2bPT5Q&#10;fNGacDsl8rkdhf5QsdKI0J2Mu267THaZpMr4mWcUewlN1sG+mPKY/iKv16tXrta6LuH+oSWjp/n/&#10;4Xpdb9aQT5dl9DsstwmWhCkpX1GOukhijBxmQW4PF1FknzEHUHFoz21s3JXzRLsb6s3/13/dpZZ/&#10;idDcPP+Qpr8ErPdQlNH8dQnag+63tEUJb2YuJlDyaaLXTdEWJ+TAvBPb/+tL5BIq4DQ/c6Mt63VO&#10;3j1+yYJpOlpb/+1X2iBqesDSyaH6qJ7TAX7cyL2GeeyX4A27w6NXjiz5YtEQLT+6E83s8YW9rlWX&#10;szGOeWEROsuoBjLZ2WPrT5irovbLuXwgV3QB/pSrgP8w5cVbjvn3ojjmzkYOWKuZgK8z5hvdZPWL&#10;2GP0Jt+ioDQtuKBCsTqdXV66dXHBE6Gs3THbrNVAxP+b9Y1fN15i+3f/9fBfD+/djSeVQLgqJWgp&#10;FTAYqwuqm+iRM0icmXr6NyRsWepIJZ0HhlGVdm6Blxfg0DUMKtH14SXWI6dJZB6HSS4mIAkY3txQ&#10;6WH5LeWx9vYl79fpWDm9ZKW+iZqnHoOKxXCT1StqjWS/kZIQL2gj7fCfwNxACagycN3sFzy+SDsx&#10;3s9vs+DtOwF+vBGitPInu5fluwnkajfuF25i4VYsU1OCPf15d5rdraN4KHR+43fuRNM8D1aKWRdb&#10;lMRba16+4Oho83K6mW4FWTIx4PjZnkeCJbjQw4+yrrWgv3fv3sP/vie11uMJ9VI8GDn2UJ/a4B/m&#10;r2Oguo41A4s2qjMa9oz5nKtP7cqeJFAvxyDNgXp16IeT0UANWJXgfcJFvJDPsyl8kV8TFnt0pIHg&#10;Ld7e7l55iuFfOX2pNjzsQWjChxJTokt4PwnxTzqVt6t2lmNDROeeZH7d6t21J7+u5Y6skZMDDot0&#10;JR8V0oHfCloglw30EJ/f8veHSBlZ0ValQjS9cCdgFRANj4KC9TXoU91zz5SFsds6i41UfCQ8c/kv&#10;6wkxG7tsnfOgDOxHrH5Dy84rnt5lDO+uSzqGjUhiHtQsL4N+quPdfEFnIKjqOCKG8g7+OVXcqVqH&#10;DC0BYdQLeWIYCWgz9FrgQC3t2lV50J6E3Z/Gewxns/Ejgb3+m9hkXU7X++vy/+uTc6WhrFBC/q0O&#10;2bertf49hka+In35F0IMCuHStEzTM7dAwB6BYdl4K4Cw9hN5UYrMWl6KJdC1hV+DH6iS65lXNk/J&#10;cwlQGMueiu9Z8/csnHf5Cejj8BVJbr3MPshCKvM8HuK7GvnkSqaAxJ94MEBsIPZIfWRq+rcMkXmd&#10;Y1WlgD/ykunouS/cMkxWuS11Y/Up/ordhK7xddQA0jg69o3kM3TBl0Qs+gfUIi+n439p3CPDJKeI&#10;01s7dD43/r3+G4NM6xuolRIgL+TBFd+DIksfsXq+I+MSf42ssdiBDskOfq76e+sXs6exhriw1QNf&#10;1i8OvU64UvA8YsXhuYXjicV3j21SYO9xvRBgey0UiHVPa5jfdRL4VAkBTHNyra7/aHcB5XtXTVCj&#10;rhJ/SRfuaDWfXEFcu4Q2BbyTWxZ1l149vDJEuqYOPpynwK6tI5+M8Jx5WB4kQd3K2A9C6xGJvUSg&#10;RxEYvvUglal4B1Gd55UJRdSxy53UIT4YWNTtnsaj9rD9K4aj1M5Hh+PZs+Fk/d/qxKv/IbPnQ9iU&#10;UNpfTgoFWg918EFVJiqQJ2xvsZisUDWwY/Q55Q4lI7o+nrvJyD9cSAyrDGVZMQEdUv5t2kvsntVH&#10;YvT0SOSa2rdFzGi4bObOEY1/FkRSBgbRGJmz8YX76HCyuB4+NONNJe6tqmIesxatHu1QDphpsMog&#10;/yI5qshfV+RuSbNOxQmzoscv1x6v/QK3rl2tf8D0itjuZd2RuCDGmEd72xWjPWRpJj/MEXnMBmnp&#10;n0q5TcEuN5C0iezU7jrgK3xCu66pO4BaaUJQ9YynWzQ1xAltCiWq0koZwDPpLBq1QnkggnAfsAUV&#10;fClJVQraVMMa9DrxoeIgzbxr/fpbty6ZjWv54BP0/UwnrIRT46l+BBMNOFXJzsNKAw/99msaUm4+&#10;mVNrvVG9hU3i9kN8wQjVQrR7Utl3Vp8XrVTV0y/sKE/tkdKlp6OcMeBTCbY9O9nb6eTOy5821oU2&#10;C5IxweUli1WwMp34bzKqCufBnaRSiMyNMY3pQDinAYtUNvs0gBVmWEYHNupcday4TeIQJq6ns2fi&#10;Ud2NgruKTk7wQABMXJoCajNod0h/VI7KVyqZ6NSkprJ3KvsQ0i9DHvJ9Zsp0raqXgi9UVYkL5ZKe&#10;ve6i/SER4V85kzk1tfp+bRzDXMvLp1lKEfWoY3y+mW1Fzr5ONFeQKDafutkk9gX9jS18Pn1kcoLM&#10;/jxTx5FE+H5aR6vy90qQZw+65sf8jeBBtSVtfJXMt+9Yh/CtKn0WQ1ItJa3bsNJhy9j42hpTfVIx&#10;yupFLs1WhGpGRZCIuskA2qErG+4QMRKuLGP33KSrW6SEiIo0yhg9uvZrzFKjF22Q2vh+BgkZgtHk&#10;5a+q89fXnIqC0CYkiCX4BfOb6BxJeIBXu4+2HdLmRwPLZK6o6ZXO9ar+1h6l1uUYU4YvR5e+dCTB&#10;KNXyM+Kg9etERt7tZln8T4L97sbdu7gobuKulnnRfp7YZWAulbYSdqUsFp7tLC2P3EPvkYx+/RCd&#10;kIhfwehotjrbvNyR7IsFXzFf77c3BDrs9fcb4L8DeR7Z8YQeafTPs5m4sle8GmsW/MVSXXTRG47V&#10;O4+tmhS/8RQdEyDw/TzPSoDEQfVfVH3ACNnmAxkmMoSUB/epOn3Cwh3i9Vcpk6yTiaVCXBdtv7hS&#10;89scziwvsVFKz063FvbQDch7UgTlU3x50m2VSpfutNpI4FGzd+kJxwhzHf208X/9qp1clJpMN0Iv&#10;owdn26qa5PTI+DSxTFgcyWeZr6vQb8uUx56ahgx0maxokxuL1P35HD7dhir6kLQ4eMQgeqlB0rxp&#10;/MqYRCDw1G0yCWO5+Fi0S/T7wynfYRPh8BvEB4eqfIAe/TQlJQu1Rdyw78mhzhoOShzqUVa/1Z2F&#10;Owb3nC81uL1Juq7tf2Ep7p8YbbQZ0p1WLWCpIQ5CPhXZ/2PsofKVIivOWrgJeWne2pFcSJRWe1G1&#10;68VQFgihe+dTBQhmGbq2b9Z+8bdhfqHfxMMGTK2gj9WN5/TuRUZevbqj1laXpbq2CmNXoee96npA&#10;gwaQAZVKZAudCRVq3+MFlLp1YtjDIiVXt8AKC1D6SyaM4/MU7qklEQ1GEYoijViSazKo/BnoDMKV&#10;Eg3iIgOVCwhJpiJ1Dyow3tLUtE5yXoqHGFQwfqNRpU/KXPPnuEyqRV2N0s4nplLzq3wGEIdfk1ai&#10;BFET/FNE3OpDXaXZx/Hw9ViNPcuE+GtqBYvepxyoRNpQuIaDZMFxgn95o5bTHQX5LWQJVe1VZxbo&#10;8bg0StW6F/B8CkOVU33DXqRAGnk7VSavQy/iQVdm1iK8rQipVYpag7/6MiaDYCkgYUr0/deqNNAh&#10;ekefp+qnDE6YWAniuzTtRZIN5NcmW62ZeYZKaOPrqhBW8jYPE8CkHSDKOC1tAH6FPCyhhm6WzGzo&#10;DkRD9KS91U9qbu+BuKkWdNY1xzglUVJFs0m4Rz4D5mg71C+sZ22hrk8AL45UPPfHPK4ozvlSt8E2&#10;0Yj3qSWGY4lJ6d59QlsHyc09A3qIZYRsa/XKOM9txBw4u1miDinPWvgAFsi7xvk09DWuIyoB4zyE&#10;N19bsM+nBaG6Q7VgM/k7qZVEqMv9bgFt9x6cwnXxLVk8C0OHUvvao4LK461Cl+crKkSIJcGf7L7y&#10;cAxEcqM8u+d+Rc6QdoEUJaD6JIjLl2q5jfK2u9BmBvtqMkPo/b3iNS4VxTGTLoCbOMqzEhTDV0EO&#10;83Yap9l/DnirXk1Cungjph0IXBjsHBBH4iWikhzNrJQsGFMI7wNJ3bZ7xWFuVInNkbpkfL7oop44&#10;CHxGodzGF+8wMN0fevW0m6Fvo7n4B5V33ePmTRV7zP3D/GL+gdJlhphFpxJ5yDcHGRQpRsQndOgl&#10;nzlCpSIEk89niI4z+fsDHq9R10hMK/yJizSSFsSAkf+yyi5cnlxNdyIqE7KFOujF/wCmiOcNRPYe&#10;Fqd1h5lB+JouR/EF6NpH/93wBr4PBVjCrk3HPu+B4Hw+jbtobzZXw4Ai7t7N7vODwUmmI+YdD0ok&#10;KhIrAPrxkm9UAAZ36AYzLcrjMBhWrsGeH0MQTLYIVqtq5l2CPQMxCoABpbbJ/mboyUxJBPqQ2wxt&#10;Z+efkp8W+Lkqb1WwO8PJ20xvglkuSiG8IEhnCah4c9aCidK3eY/mz187e+UlnlXEByOV6Wg9BFwG&#10;rU54yUsG7PpYZ56/s0iL+p+eCt7cLUbrwT4+hc6FFX2HL/TQ93CzFlKUtcnB/KOFQyCprWkCM7Do&#10;PfKicvT8f8bkoZnfkRg+Mhs8IHaTWJRlma0bF7zyNZcqvDRoxZIfifC91w36oTiHNHq9fARMifj0&#10;fDN5te9mq6uzy/Ts07yjwvmM1R+z6lJINxQLvewhhWPLpycqvK+Yije79ezikbhGU6WH2Dr1ZnSf&#10;vqyVHeQlrGSYYKVeO5Jkp9PhLiVf0VEpOqViTAF34acuyIRgkmfjnOqcArGA/XQUJTFZD8qHOXjR&#10;16e80ui8QkqAFMTYZCSJdcDFDgf3cmBSfWAvCgyxuI+YPKtnZZ+3+luzC/tvKUVa8EQ/6n3Wp4hi&#10;tFXevEGi/JXea6SPojbWf1K3Tj36fz24fy9CUcELdozd4M/T7TKfasxvMpTH83WYttW/UCt+Bz5u&#10;ht5uPnMuIfuOZeQ9uFX6BkTxMJ4ynxbtgbt/zN/EtlKcUSIntAtK2bs8KhUyTExXqpvw+OFoZ99I&#10;R+fWKo/73OYejtN6XHD40rznK+m8StgC9sfPZmN7dOxclYwyhmCFBHTIDbXTnbzsXlfWRuOjzWHi&#10;Gnu0YH/nYu+CrT/i65Drc4/5sXrC52g23eLdf/VzpAYxTHdF3WLlod68uSNDyUeqSv65J6Xb4EU/&#10;/XT315/WH66sPHi4sTby5IeMMyt7YS6Dv5jyvEHElw0xeMZgzLQZw+rN4PJaOj2xgFKE5JcSry7h&#10;jjoLfljLAB/joMYekAZ+aGS9WRE+PfDMBzhWATX+KDJOzar2VYaldHz4Oo+EttSGKOWTbnKQivxi&#10;rul5ezVfcObJlpABeszVCYsHCerq6uNtGHC5w1tYsz5THNu0Wn/cQw3S3nMhO36nkojP6zhBpWgj&#10;sAmgauREZC6JaExTcvvPjtxMaue9Vjl37+7VubNOSlvS13O7JE9QKKLE5g1jE4Oj6282HgizBw/X&#10;BmpEtRmYsBUNVrVMH96Up6zyBQX9+DMOXxF2uL0MPRKbjvwX0bHqYK+NGrs6oqxuyRfK5LVTwOSd&#10;rNpDZKO1dSozwx5UZfOI8itPdxU0KHtSQU6TBpi40Xhpa0PHvYYUh5G8btxRMdgoKrCiCvHLgHma&#10;zwoW8toY+bW1V9wCI14Nl1t5wif0k5Sxf/9KUrmbp0AAhkOlaj7PXL2CGc1qX5B1qTu92S02eSPt&#10;rY73535hjxIIKXUns+9ZLhTGzCDzwPNTZuXxfBMh1AJae8MTkftG7cG9V8Zd7Tob+uVOFkKFDJen&#10;Wxyz4T1cYzxTI80Hn4KeYT0RFp4BAbddtl9s773Y3kZ2eTaGfFkhFbYpAsYft4fJqylDCzCPb0Zj&#10;z0Z89xLkJW/+LAwuDOhVYcxeKCuhbtWL2l4EEBgHAMUyHS1ljVBKCMXDZYSoZQWyLfpKDCq5TOzG&#10;6VMUOGcj4NvjIhLyoA8pOT3G1xKuDYmiRqXr+g6tm1RoMx/ZT/WvqvIKPZupPlah9MsYEHURJdhy&#10;pBN7/tTzLyOMSM08v1YA+Q55fNODjYGYAnfLu+o5c5C4EVT6l+vjMe3sWBmT+45K7eehx1fmkf2R&#10;yrIsnTBWzb11vCeIaN63R3zKNIU/H1flRtmtEGG04p0acaPXc3X71tcf+7Ubw19ERQ/0zNOd3do7&#10;Gn+cn7HIbhsI0KHAARksWX6kEAJ4LuqUnDkSoRgFKeZcjs8YjYdP7uAiH79ktKxRlT83OYR9FRf8&#10;vfdOWaSLdJ0tisEv7JVskQ8IQucyEwrB7yBPZTrc4lFt6SC2r+xYg1SAmzl/87MneBMV+KK7Rg26&#10;iysHeDvNQL/DtEr6kd4tkpiXUTrw09CrT4FgtBRJ1Nf3bj3bowhJsbrkoWJdot6nvM/2npEXNSxr&#10;VMroPQbJG8qHI5m/v3y3ALz2quh/Wl9/yXI849mzHRQJlEoVcG0GPOXxHpAJZFkJkE8xUORATxS7&#10;Th0c7hxvChCVwvnrAw+Av8xgqTNHtaa+LFj1DA9A+HwfZHletyPAntzEGUZv1cjWIq41WiQ7s/o+&#10;RxJOspyiHJfHO8w7XnjdTGTnBA8neVKBp2PfaI3KfuXBg5//MRFL7nZ4I+TVmwvyAss2f6tVQDM5&#10;fSvY/fvPWD3vXoGFF2GJkM+OhS7Y+4KcnhVBHNxdL7NUzmNHeJTRKDdsvj6AtkjY47pqXTSqdABd&#10;aaFNdWUBtgwwcj8CcsXxQkx51m7aKqUottvcij6nzoXn6fzQnYh/OydD70cjouIh+wRJ2x5jTI4k&#10;ixdxjUKqzja6sFcpab2oLKU+Z79Ls+nwkV+jM7hYuMc7oCqWapHkmXa40CYNHPNgmgT6tSELWso0&#10;Y/IisSHaNi/gLj/N7sX2sZHK4yZf/Qz0KcjCwng4zUzS9JVkV5EUVHcVHcvu/QL5+e7zwcEj1fmo&#10;/l0GrDgUDgyjAcdgqEbx5qVfYrNHVd5je33klpgq+n5BxfNo91/ntU5KL7ypeVGr2StmQKp0KPpi&#10;b3i6tq6e8E88P1SbwjCX3xQrPoWp0Psa0isdJ1mcbc6VQRjEAfYiXxP/d0hWT7sd5CvdvFIQ+I08&#10;NbuJ8G6kaTA8vH07deG/BPz9lXsCpqaEh/hY/SI7289UKm8BXJ49R3W+/mnoWQ5baTo60Lv+WJWr&#10;oz53ZpsqTmry3do+3r7m5Og9ZiRCoqy9ocr3V24fv3vr3hzQQzTvVHR2jhSd6pz3MZif10hCes/D&#10;dpBn8TO4l7dxmcT1yyPyUbgDBg/rngOls7f9YqYWNy/sKyP1i3mbzi0redcMhppA3sEQ0wmcBLmQ&#10;OPUHATmD15KwJ/nRPws9a3sy215Jig6p2mwpAR7Ued0mwDOiMeh9nPkYHG6srNyb3F9ZBwvZYKE/&#10;A/l6EiZc7OttsGqH1NNHxp3M7qf69aKsiOzoIgrUamvYYufHajN+hqYXQC9lMpNs4zd/OHL93WOK&#10;gOmNx87VDsjwg5/NSsEwdnjKqrkNRe9paMvnSW5lbn7EgxekcYNAZiHV6NQe2sgFoiMXDl5RFzM4&#10;fnxNId3Kgdr/7nXSFZi8UhnDGD02R3bWNAER/CaMsbI/hf0l5Wl3wjPiOBheQOEpObxLAjWRfAQR&#10;hph5QhDijrWVlbX5ZGVlYvUJfEwzrvm6HVLJm2ibq5Fibj9j9SzJkejoOW1HyW+T+11JVbPwjhPI&#10;bzD0uP7bOhPzeP+OMWgRpuj37yA/mY1+Pbsrax5baG27k+Fr1z7aUOXOt/B9pTHdi05cd3JmkHgW&#10;QRTeEZkOJh4R+0Vu57dff3vpXqeRTwmIxeV++qjRkgVWwswA+LMIf4q2VQmpJDOqQZ7K72ThNWLo&#10;FXOKRA6yu+chenFCMRgMR/fvHYyH6ysPBkEJfPDLcvDN6k3yyLL6emIfMH/f4ZsoRqStLaMFVkXu&#10;/B1SDwbk88CBeWTgLvr1bpDnhE8ZmJ/bPLoy8mdx2l2x7/TBK6d4ez7FxlgK9l+w4B3TBm6xXY0w&#10;lCHo0dM+g9YqX+pPuQQycSivU4v83l1Q0K30q3VHlbCu3Je5b38T8OFELbf2DfasjJyGXJt4dILA&#10;lqe1O4BfpCauCoE6OSd8oHPr3srDYWHvNyQF9bIz1qmCL3U1sRDoj0FPb46t/lMGpIkjB/0O1RRj&#10;AbyxfvdXd96h35ioJ2JqrvvywHM4+cWLjCh5lFL2ZxQRmL3o9Llrc8HilWSZx3EWK3BtqP90+spw&#10;KUjM2cYXHM7RR73vJrp79269DKrSyYftaIYw0U1V/WTid3akIJa8cAtHhuOJjN+KkNJDi8VrhpEk&#10;ifkPqfEi6oHnoi57x+qOkmtrfzwd3F/ZuBAu4nJ2ufTlEujFrWNsXjrOXI10Sv8o9ItEnaGyVWef&#10;J9RMK8+vYgD1rwU69IsKxBpvPxmPwfs1GR4PfdPCA3lbfRCM/NowkOtWPsBkTorPpBgdH1RAsJ/4&#10;7RbLyazmmrVj8G30//SM1mCf71nyS84eIeRORip83zcmifyUXlxg1Zbv6KUy9yJ/DuVrHPRsypsB&#10;uaVLB4cRf1VI0+nowcoa4EJ7z5Z8vUgtcNvs7HJT1QFW77ben4ZeLWaB9fsjFqYpC6PoT+bEnIL2&#10;5MlG9+btu8c2eWsBQ2TMjCmD9X6CMGfGT7AfqBNsBdEFCvJQ1MGTK4DiXP8ojiLjARHqeBV0niUc&#10;nLUGmviyK9r4FT9k1pgqThll6hsjfMpKyNNTzi3fmvbUwqdNSSPPFGEWiHIPDVhQocIsdMEuckuE&#10;cbS1lfsDozuTb1529se3GIcx7eTtqXot8k9Df0wR+qN09NrWKgzl2QSEdSzrAv613ecGWqVJjS98&#10;Py/Zq3jyNkJZfQgUhDivIemwTMNVPFMHBTSWbsr1VlmevuLeFC639JROq64vZPkvmcxOe1OgvzNf&#10;gF+r9VVt0eYIf3OiGURRa+CbP7j216/QGaXXy34zotDsvgRlaCNvPWc8cbqxcn8o7Lc9fLNMAkwt&#10;HgoGq2RUQ19O35r4E9D/CdxFm0xFgYZnZ/u81C6/ypAJfu5wfBkuX8zGg3PszS+n4fuR2pQ1FSR5&#10;bxEp8wHbjlGA3x6OXzOtB905EnrjaYeqbLoiEtvT4ER+2xoxcftrP91VP5+G3ltqerEGEl6vT41r&#10;Jf263kL/9jQ7Uq1WNoCIHqrNo7p6LQXcJTqzSUR+ZVAcIfhrtXC7p7R+Wnc0Gz9cuTeVQz7efnal&#10;u+3GvTcd6Q71BA32Z/r1X0dH45iZsqOl7d7bnSenLBpl/YMARdCDvGuPXuOMwIhKIhT5JbMhBWhe&#10;RMPDLxFvXlYMmr82EZefEUPIAru1H0hLXVqb8uXwjvodsnuwV10P7Jg9sdyvP9zPKyrfgcyQJwWa&#10;GEqIzPY5ltqSh+QFLFKaNXzaMriHpMHZ8eHPK7/O9vZeCHwlf+yhHNGe3DTa5wGeSUXADyBuWjzt&#10;W9JM5bEORcdxu1vzgl2kEHOvQvF4TSaZiR4p8mxNcogKDrRBuSPdytImJmLwp38+ZseNzMBQiOo1&#10;VI1Sca+j4ccqd8NdNz/WXlLVq+2RL6UTRffS2/h+yDPi0SGv0iY3I6Ezim+pIToAsnvK64CefaDH&#10;5KM2Kc7P1hjGmaw8GM2e7cm1C/xnqpeF/TPGb0XPZtu2+m0/tQ/yQea7QX+VyLXH/dYzJv2yqKrg&#10;nrxby3ePLC3C9jsLbME5Skce2Jkhq8ZqKwsUDR7qDA5oGKTkSHm6R217+Ry6GiibBoC/AnZsR6Se&#10;HRPw6d1lOixmb6tPdfgdaMYrGI9YZQDs62lNcM6WIZwcmKj7kU7CIX9eocfj8/48TVGwX2NkR/Rs&#10;T905mf4Lgb93a++ZfrO9F8cvXAggxRV5Qu6Pg/4KMe/ay0PT/lv3WPahZezM3A+3CDeujHFbdnXV&#10;wPNoMz1UTwmhP6+oRNS/bmvWo/Px5Tav4FC1/ura1eCLA4E/PtxVC+Tt+tvf1uX131I6aOCLWpvw&#10;mxM+iF4MxSwtH6DnV8BL7G6hMO11+sjT0drXjiTvPgYv1+/OHbNpZuONB49s23vbe89k/PLxxzJ6&#10;PlC2J/+/h8d3Ez/Ye9rFXwa9aDZ/LbvjrXvPhhAZQBAGwmrXqlMOpCaWQYTwdGpL4Pl8LvKXc0O0&#10;8Wz2Ijlu7Fv+9eXjd+uu0qXpDtjZ1qPR+3frP21s/Bvjp49n6HVbInxLQulCfj6+7Sf1zeQL+bBL&#10;wXWFJfLSuHTuCUYLElPyMucRw+dl2ouMNAr7gwtPvTXtga2fLM5k/LT9jl/MNlePPCOfCGkL/GXQ&#10;0/DmYS4qGIGhpAL5fLXU1HVpeaqlrfp2hvlMkdXULTvg5RfIS2Lj9UtznnI3HG8efVRPPprGzLQ/&#10;H+WBtejoo7/b80qMGHfqeqv4m6sDlbuR9UFi7r7nPQOQf3X+6pzFP9uovWQWB/wNWBpX6qACwB4i&#10;pcjrZTCig9XL5eP1p7PVzaNVzBrC0Xv81X9smI4903WDL7cA/UXQ44NN6Ht0ppa+ZAK6Dm0QXDjT&#10;ER+cB2b6N4vtvYFf7vGRTYPYol0eiMvhvx56WrDyUReDDO88eTU4u2SUC0Y2p1PVH+pnuJXtBzdW&#10;Zfj8dkRTh4T5thR5iRUWAfVUoPPJ0/Ny+Ph6s+9NKn4JFPlc2Fn0RApAA7IY9dKnzMFW24250jtC&#10;WLQn9uX0K2tlvifI+Ym47sC/CHo+QA0YlHyZpupto4vACGrwrIVGOrL09exy7qUD8BTRhwzA4SBv&#10;10+jiQkPHKsRYej5H43An/peGBTAKMNVsO6mHfDnBjD+IIEOZOdGKeMlEMvJ60C8fFeVPSoI8Kcj&#10;VfMIYNGKsHnQ54Ubj+kUbU4vV1ePWCQNaJ/RxmsDr5bvcudIsMfhJ/ivgX42ldCRX/7VsFlYQ4yk&#10;OHufi1CQ/i24B3WENS8S9xW9iFd7KQmKVyl4IVb1mR+RAa/dQdSp6USh9cPxaj8IQjX8vRp3IkbR&#10;GMZwn0ayi7nw2S+fR43Pi7UQ8EOp1GzoEdfVvKx+7ma+UZfRq613KfiPNldXgd4ef7aXfr579VM1&#10;87D6TbcIzNFfZfVAbfERYIiYEt3CymoZqeO/tr6A2HL6tPD5Hj7ejiDjXfrhUPFu58MMus8jc6eD&#10;2+Pp60e2+TuCHKPLm9+TExv5j6F6aGa+hLylhe84KZHBR9K+wZr63aBbWGzdRr///xlvqWubyfeh&#10;HTXzwF/g8hyH9v72CxVsD+MKeQXL2+9cekDXQn+30bzPk3r1lvVQfdPxWT77Iw9X9hqpawPyAuyA&#10;dlwCRDy1N7UbBL+DOEwZIH18KI1FneJkmA2nQzrVhl4pq0H3vcZulil90fDFRF+LC8rVk4EURjfG&#10;49IiPmFr5x7SHnt3++5s7KXRZO9pO8rXM5VmB9vvGvovtmX3jOTgCC6xenXpqfL/Uqsv7DE7Kl31&#10;x5hc5/WQUID8u7QicaMObAFVQDlEQ7Z2HydGu0SlwG1q46NW1xxsJl5lXQF2AHm3XXeNa3zvO5OB&#10;Z36BmGGmtXbVp6s3xDnMEaQDOiuRuZHAH7NMDqvde7GcZvVHvAbgVwF2XN+H9l7Y+uUNdOI1/y5l&#10;+SoFeYLyV0HPByEkWcbYKfweqRFZBxFauopCUMRzqcLC65IMufeKEDcwiuc5y9JRp8cqGqY7auDJ&#10;7mlaus6nvgf6H+LzZ1OYr4o+zY1G54zj9pRWTkqziOJt3+Yn9G7ej/9PrYTJMgcgv8PsLL97gfVv&#10;HrmVP1NlT40/y5qnRyoCM3409MzSXwY9T2jHfM1dBxLPXk0h1o0EPwASdQE54RxKYZBOglkQbzo6&#10;ZcZ2agwh7zbegislVembFafx9bj7pCqH/50e0F2h5raRiDaIUU+9I174o0gsFQLXVVBqN3+HH5fP&#10;Yrjoau4V3WjqseZ5M3zqfINNLf9ib8YkC5H8/JF6/gtt/L8Merc7rfXtOYvaClR5cC+1I/klLdVY&#10;e6OqwYjNC1Z1+4BY5p8lZG3cihNVGXkS4Ux1R72rwyCfoQd4mf35U2J9v8c0V2icQgmftEE80d7g&#10;19Pp9mvvgFCk8853qj4piHE8uw6QB3sWdqm1LI29D9Te65Y0p3Uvl7+N09ePlW5l++Xm/rK6nrZH&#10;Do+99CKqGZzsquJDEUKMT22hpyjrEc2hYAg1BxDLiE4TmX2wF3kgDOJtOu14hS4mn4XmB8OLHyW3&#10;5KsSmmfyanewkgcl0QzpZ4vvX7VT1PBvowdyI64fnVt7fC/LbsAb8jqc2qdDNi+bfr0TyHg/r7v8&#10;pXU9zdI65Jg6XiQdxBNadONHsHaqxOnbG2bahlOv8IZfF84pFIqFqripwPe9bHQvE2DcrbPJM/NN&#10;599jqP5m2gMwdVXxRsoezw7IElV2H+y9MfemKr+90LzjGOw9mkmvOMt1A3eRED5qrbwimXlm5QG+&#10;p+Mf3bxa5o+imbhu859o6Uk+iZrv2UoFan/L9fF5R2jBfAcSmaEX3cGb79zkmbo0+6QnfxCyEbEz&#10;PJAuFC5fqTN6jt67yZo/hIDeyCMeT+g9ao/JuwZyuHYmP7rrS6/HsYQ4Fbz/OPf0SiO6RK15X6P5&#10;ClGrr96/EFUZ+WuhV7+kta+EI0ZvZN7lRZgnXZ2H7C4WTMHQkTp1rMmHIvkEnK/JJ3KgK/4wVaFP&#10;8JDl+0zo3Q09PCx56Pp3eyh/nV7ITsWF2OLbNTZ63iUD7s7mIRivcfxIJuTp3tO8F+by8zF8jkT1&#10;vtUCUc8zZsdPnXze/KYu4JPGPf2VDt8eqI5l9Ri9LSIriHmYM6Rw9+Ns4JmjZsc5YIq1QiE3AVXn&#10;Dy9U1CspXCfBrN3l0b+4hdStnocL9MXAj6DXcGMeRrvnvFj79BzX0xAP+PIEuu52bId8Bq8FvHrz&#10;8zkmrz8WzJLHB9IsW83nzkRqwkPGW539jtSYMvj+q+7sj4FerfWF9M0dfc86p59nrUh4fyV+AXqL&#10;f2rQ83HCwwEzMv0BQ+uRtjJqctwzSekLORfl+UcN8yiU1XGZk2Gz/4HjuLeG9DwhMeVeHA9qRZ6Q&#10;35PHeviuF8DDu4Stbr38xtaWsS/7VzNv/uFiPr3gK3d25qrqGctzle4PV0w/enUdaeUDC5gTkUUx&#10;fiT0dNJzGND9em4CRCzHba1Idgwyfu+5G+Gpv7Fzqe7A7TmRqjw3D0wpJ7pXkdGMY4Azk1y08TiP&#10;A8lB6VOrOPrtH+fyh1UIhad4ZV1ocUZtr9aNupw9WRrFqT+IN60Af7zPQjV08fa3/o80IEgXRvEh&#10;9dxX5e29woedfUg+wfPvaSCwztYPhP7WAvL29VemuCuMog1aqfuoiU9lohEdsYMdWwY4ae1wjJpc&#10;TgRqgW8K8Kx3bjPSaYV7FBdir+R/FPaz8F8zcF6Nzlk9pdX24tuv9bss8GmQoE6tX+WFBVlNfMLO&#10;j+rPaN67nWe/7o+PqV9HLb/g6Nsqn4z88Jz6o346+ZHQh5QHyM8/Tndmt/rHpazRk4FOZuRJbiMP&#10;frhkOvz1XdGoT9QBGU0CuKpHK69grqMl8i3lVow8+WSK4venKtpZswWEIfoZ5kuNWLN3eiK4fegL&#10;btyYCvktanlafK7ooWrKi9y2P1ZnPoVBHuFDG+QHd0x+XuXlR0MPZ8xYoFq6vrTcDJQ9I08qKWv3&#10;BMr4A0ITZo/JnhD+rKYW4PJBOKTigI75r3vUGpSHfcqKahj9aHTAJ29/AMnqgZ4BezGUKl30SOz6&#10;7TFaoUE3swzj5Q7K2OsS5i5Xj9tXTY8i6aSj16LUoVl1VMTXTnOwQCoBU5vdj4OeSt6eH+d/fSIM&#10;PTwae8HeWLkdRnlwgI1aOpFmdIHFtEBcFkLzqUHPLbQCOFwk5vc+TyOfv/H4EUbv2PUi0PemA7Ho&#10;uj1UfLEmo5vs6YN6BT7Oq/MO8D5gz/Na6ExBfOXCRiRqPXi69K5HZ0x3Nt6sY17Avx7vb+lO019g&#10;9WxyfAMJe7+FAY4gadXYVEx+gZJwmYj+3MjzK0mE+TZHdGnx0L+/bsYdbE9UyVYLG/FnL14zaqgy&#10;MN/5Mc/r9w4pc8igfO+wZFY9ug1TIoo20oEs+Ajk2+6ZVDHIUoSRXe18ECzDF7lnhwNgVh6qdqgj&#10;6MecdTwGIyK+0Sz9IOhbK+9zxKM8sC9tyA566Nwi8pnbPRiJbPjAflJgRlfEVCWRIy6ogc+G4FOc&#10;g4QfDOd78jnbU6+9pFu/r9wdPXM7lI+2t05MjVmzUrjH87KKX7h0x53yzFRE6oQrVF846aD/kKEd&#10;9eWlaIqyFz2yX3C8DP4Leh/Um28/ZpYOhfB3M1BDZW5BXf/p5+d4tIkzciPKMWjz39MZnccMBxcp&#10;kouFOvZtIjv+QoKHj9lHFCpN/CDob9UMZD+xMeXcJ/4CoGjC1/otn92/px+kiV9y1iTUPLM18jZ3&#10;9sLZrbtN47pNWCFvtOcXc+Z3cNh6Wz/I6sXGH8nAFT6mHwyDedyAq/oM3J6gCeugVwkS4efwFUSK&#10;ttwuQJeHROXN5MbG8RFLiV18z4mYS7RX0KeuZ+0+r4G+9p7Xf96t+60wlwY3/hnUNnkQs3kCCKkN&#10;oBoF+SKJfvU5MgZsZ0eXauzxZpGDCnhWkuM9NSbxKs4Phf6PkwBUfw6b9ZoSkGt0Q8/HCAvXDAJJ&#10;D/qXPjikCTkG+XYpcV3LozApa6cbT5h5durSO6Hfk54V9FXZ5xDqv/8Xu29t/xDSUN4p6Plzyw+a&#10;16s3iw9umae3Mzu+9UJ7AOcTxyLFlGrmW+M5K7Sy2iMs/e2gFwW/EEZr45fKUghMLLIWo68AYlLp&#10;u5o/HL72+r0e/LPfp/7A5PsmnV9APVrd+S6T7q+TrB7MY/QQaz+IVWEvo39bX/z1lX5FdKQX70xR&#10;vm3wmbIJ8vprg/eNPJJTI6W31LfP8B3kWKyQWifa/m2hr5Evk6GH3ATSWWuny3WBfc6spNgIJ3wZ&#10;m6tcrvIhZX04WpyLNdt7MZttrnZPjr83DVSPn3vUjreCmKRj7HlY6ZXFXvaGD2X1OAvG+OXt24L9&#10;IN18A99q+Y48V+No03OtVdJk9h8AmQJPeWABQR3rBMW4if83hJ6BvWrouIEm9fhr9nmOzVMQQin+&#10;PkJFaQdyRxUGXVRrIJ0jJH6t4h7gs74IL6Ns8o2IHyX2bOA3bBh19Oe8QpTotcfrv7HEw7t8+8Yr&#10;e1SVb6EQ6zZrZt0+1DYP7XD3BXkR03RWZfosc4VMdO8UTeS6fcb367D5+XhLmvVHpv6O0ItLYAVU&#10;amntrSsUwafyGrUef0dyjdwpxwj2tnY1ANDGUWyBNYwv+VLFBV+lvricZWW4H0IDj+PhucCb2h6Y&#10;eRmE5eU21t/6M3trd4oiL5GNvcAHfolUjfulB/Wrfn+aVZJ4o1KyslYe0Mv5Uc3R4qehEJu/PTj8&#10;3Ldv/lKyT7rtfs3zUxAGeJH0keaugfeasqZmIwDudpCqdzeJtKsm/TZvlz5TK3Cqcq9+jn3fjxR5&#10;ljWcDTzy+NuUrNu2js3L6rNme4iBXj/B49V61pCiZhPwgl6NmPF8weR5XDMFcKbXMxX3UtW62q5q&#10;6MnF82aiG3UvLl4f0sQz9MPPffHqL6Z8UhmJeZKhjk7zkNKGygN1AYUXXYrqItBXqaBlxNs6ErIH&#10;2J9/GKe9o9R1+ONMXvXMMLiL6NrH5lmscX39pw1/Qps1O+PaMHSe2UuUatlQ27tc04hRPe9WPQ/l&#10;wZ3GXZuI6c/c+Jk9H6twXWcN8AGE8Xz1cu5Efm9R9L+QXuwADl0ay82wno2A4RwQpuWOV1fQk12Z&#10;fMDXFW5CY2oJsNwwyKcF7zVTrQdXgdaJi/6Pou2DIP/UM3QYywX7d49l9XyPnBU/Xq6/9ROlWigz&#10;PRPo4LZcoNfHtLdqNn8kBy/wVccH9cywl+m71pd34wZEnt063lTPjg6AWj37+/7G+98UertmT8+2&#10;FesIH4nmXPtLCVYJDmE36/JRIPh3cWBnTZ118y4Z2LQaPNzN0Ycf6u/Va/EiGee7+cCiCOgFPqu2&#10;etFWN/Nj+MzqwGXhnPFhfgXr9lC+EM4vWj3vVoysXtDzdqWI2ddGXq39+Db164H+iKqO4o/b2P87&#10;Q89XWwDIGFMAvEy4wfcsXbfw2J1m5alzf5/GZhXgUVtcXWj70h8CQGHeTH/USzcdqa7f7QbxAzy9&#10;ubfrrBteS0aLFKQILspLhAuL1avo0qdXNQ/208y95q1q3rSR3jZnYA/0tAirxlOjD+Kc4vN3hl7M&#10;qki75IK9h3E9qJOnOCaWXnlUNT2+XjGZ0ybcbSGvF4fnjy17sBehrLryg+h44Oe1LPNSY3mAL5LD&#10;//+qsvfSnflKi5/lUNSZkN6mdVVdL2etsmuz56H8XEqKu89r1SL8AFY/H+dNfDu+tHM8k9/7vzf0&#10;6odRqKtdUhZdll9b2kCtDSjMFekkqyczgLM0Oi+VSFGS2aj/sM78Am0P3GqXPctL+VldQ/4n0UY5&#10;/PV1ryrV0Jc3a16slsKWYFXT8z411Xo18MrkVddLVE/IxN+DPMLueUTHj/r/A6AXXqwGw4f24/eN&#10;dqNgL4sA/naKlnCKiLw0OE/tYVXwvPJ4+wf25js65tOsHscTt+7aGdvC/tf/qxz+O7X0fKV2QZ4K&#10;H+6bwxet0shbZfguhblI6F8q7PKShzXWg9Xgb2GL3M/Xlb879KFns9Xxa1r6fpglnAtpga4z2vwK&#10;85t6o5HHOT3VoTd5Ly1QpecHvmh1lWaDmnVPo/SJv9MNAb169mzeqJ5/XGN5JkWp4mxX1qB3PT9d&#10;3VQnftMLXgf0kNfBvlRw1evzvGN15HVGcvv84ziT0v720IuezY1bb/cCXYIQ9DwPc7WRnrB5LBvb&#10;rltt8MKd/uGA9Zoq+MfTYHL+1FXTLp3RzqXj8/lM7S+q5N++K+B5QYfNOV/4S2cF8sJJogzfG3IW&#10;vM57tSyZ4YY+B3h8j+VN3YNlaBziw6NzNRXyjul/AvRhXdC7c48hgK+hP+QbsEAv8pfgJS1j1h3N&#10;eACsO4g2XCgSP5pmA4EZP87Ob3szYCvku9+7dO3aQmol7MFhBqew2X2QSx9l1k3HdBlgXTSfZfEE&#10;1irhkX4173F66IbPXCvwP8Thm16IeRy9YWZaFa0YP8WrOQ2+MhgcjD8uP4DP+nxVNIY/7DHdDWQW&#10;hDzg05QTeVhHmP+yvvby8cvH7x4r9FX33Gbkl7B6s/dycTx6z8SMo2kwDwn4GD+D+czRs9Xvp97b&#10;k7JsFbqPCfk/9hWMr6bpcPBKSos2PCkjyy6UogQs7l612PLz99n4Od4VpSvG+C9o3xXNBktdumDP&#10;/t1jr82dDzIoeJdWvQnR6NqBu5owaaJh8I2qmt9U3Z6HdtKKanl/7ELIy+pTvx3F32Pugv3jX/IK&#10;xleQoD8HPhHKkOAZ4hOxQppdAdNrK3pHuq+ine/+yDdrr9FIsHqd1nj3N5g/bbyXwv2dnH19kIHa&#10;3sV5lxfzLG1DH+jdpf9Af4XGnpfPkKPP8lmrHsBn/TQm4hA78pa/l3o+6qe+4X+Y1bOszlNPWKX/&#10;jiLAnsExWgC2eVVs18dpWByZ4VB0+Bc28m7Nhn78AKZuk9p9qUBqr+6JLb1cfa2ZaGJSApCfYe9l&#10;8TUwB9TtqQ3r5OD+VeF7s3mZN+pT+dHQXXjKy/1m6T8Fep7kRh1SRsxgPGb0zt94B/jlSTiLJOVY&#10;5r9URLpdcFKUDxMw+ArVyiemvTYgr1DmlfDj4wbHx8ftAyfsECZfu9nWpWfMMJ8d8wUMxdX1Z7ee&#10;9e+zZpVsjhZV8B8D/ewD2AP7qVq9NPCF/UFaeV6D7e8uwN+O/mOgd5V1u02ydN9ODZlDRnbc7qtY&#10;/0t/mP5zoAd8/PyZGruBnlcReGzP0f9C/6fpL1oj98sodXY1d+Zqu7DoGi3X/zX6L6D/JKsPqQ1T&#10;rR1Rf/S/9Gfpbwt9vsjsRupiw327/7bD/yzYF/utf3CuQRS0FHlxwOuvhJ5+yyK1s4VO0LGX+O3A&#10;P+aDfTp5tjejDKh4LA/eXSFW7KnDv5zUY2OhaoRk7UoqqpCqq4UxOp61smSKn9LRtLlGvFQgYsWs&#10;UpLJC6Z5quaUGZlMwvMofmIXMQZMB9+a/muh9/9yznvCNT8+1jY7ptDqP8/Yt2+92HZX9pnKgFA9&#10;vvVCtzsB3+BOMGci7vgLx+yv0tF06pEXk8coRkw4bXBmkFW439YFr6nibquJgEaZspnbuGu6c1lj&#10;PJ6lyzsWkK6ybBxt4MPD29rlwe/+lgrW/tZfOSOXzPoM60g7vxwe5PlYm48Wv9J7fGsv4xpcYxEu&#10;FYB+pKQ9y1Iy3NQ7i78DffT0mgsMjm6qcGckKpDIMDPdDuwNLfTodFQPp2oc0JRrfhIn8IU28/AW&#10;CA8S7K8QD+tDNS3zr2jhL2ZlK22mCljAzUYQelRre/HLTaKKqzBbPX5fsSTvhZ9F2ws6BcdeoBur&#10;BjvgH0JonndjVTKnvAqO1Rt70b5s3peE2pktlgJwiv2ztC9/gd4OwSO9B8Zed7my6F7JmE89XzcQ&#10;Z9aKNn7dltk5DAdTDVjoH231Qe4TmWGp3nuyiT/t0N4dLVq68Zks3mYP8ghH1SbpfEecxaLDuIGe&#10;/bBXr7aFKNxNZ9v4e78DLOTzppgvXKwaeogPVpf1t098OrY2z3EFKhSsKlJ3shBeEcuk15Egnsf5&#10;Q10Mctgf/wXv3BmSa8BfOc9neKfTD+acR015SuGLC7brTzllsgoakyLy/Rvbj3wF7qPK0s0k34J3&#10;+CGSH8vQMdTxxyMepIkKTA4BSaC4CAc10RlPnYo4kPMfPGdGms0/wYYe0m1Z9Rpiru5NpFLBI72t&#10;/S2L/COhD/DXaClMxgqUwtL6scfy+xKK5Yi99ar5T7wP84+OG21Ylw18twoS+Rq5HeHKpQK+L3Uv&#10;jsOqyF/BqdPMnhHLPHOFCvyowMuH+NHjaMBS7gAf6JnBIeXgzj8Afqv1d5arfydKubDpy+b/glcw&#10;bjT5a2TgC0ntOBjypmCZfU8vZpsxIF6xcms2q+bYFuIqlJvMvm5sz70M+Qxfz89+QTG+dwkYyk0L&#10;tZpXryJ9mO+bxHIBBcN1sS9iWVsmzrv2V0xD7mXB0syn3R5yRVfVPq9b88ED0Y7T00an4E8uTvEq&#10;9CxgpYKm/99F54sIHH4/5XhvRGWGSpUAiemFktzTKzre3rskZkXwQ/lG0kY8hboAN2ZpqLUhvYD/&#10;rLqP34v2kKjeHQrlCOSAbTrju5Tp+/WP5EGTJmD0wCxk+n1Yv06bwJl7FVI6TMkkCepCvlxNhxKb&#10;rxiy+XE6d62F/2A2Hdx7cP/e+vrGw3uT7zan4Xextw8vxDvgRX45XF68osnvp4zUZapR1hDWoTQq&#10;dcquiA/6fZmjoRAvYFcv1IM7qfL/R8rmF9Izd+f8cxkQFafGTRALJcgNHZGcVn28QhpBE4rN27f8&#10;tOfVIwWquZ8PPor8fgXv2usOvnWymUk8FCcFtSafuvbX6/rjNysPh7PZxeC/Vza+x0rxf8zoO+SR&#10;xoJGTzyjlWKa15bDtkoUtVsuW9Qf6X41ayT2cb7WvkTgfY1cFlwEvgNlycQAx9epcdlp+KmqtisW&#10;q/LPqECFwLNtPD7Hq4JRiIDGU8jpM+Ajq1fIScy/o74tL+Sp8jYvd9RzWAX4isHSi1ehv/V05aFb&#10;/R8ermx8HwP43VR7U24r3vPj73RwoOaJjLgixt0PB7cPb8cAloiiIjGt0Izy5ZmASIaOtXfUjwAo&#10;UH7/uwjO8sjAdpJeOStGQGxB64PbaPUdA2x9dYdJtkAo0Igo3JWACgxNGqyBZHTopkMagu7eKDk1&#10;EtzDm+2k8FB/UIAK+/3h/ta1pRXOVx7mnfPJyv2/ZBqbxR6PEc/vz/f0iPIuKIV9kHFMJNHF68iD&#10;vZTs6ZtK1O697xosWv0CznH9Cvgehv9siUXZqmEQUT+rfQ/4q1TL6aP5XVkRiAX6qiE4tXSUI+nF&#10;yfVpV70/Z2jwcvVSwJMQxUepFPaia9CPVh4G8dHKg6EPvjFh9Au6vko2+Qjao3nqr19kDR2pqbXz&#10;FfejY5pykMazKK7ihKUVpVg5vJrjJtv3ve1viQS4goR/lhr91vQakfgUc1b+o1kOCIIJE71ofjqj&#10;GR/mc3VZodeOFakE/hATHo9tFjqnuYfUFYFNa/RVciLO6CT3yA+vraUzWflv62O2Xp7/q0n6vqrh&#10;T5PMEyYDuxfTgTwJV7UjgiFQpaeWS+KexOdFeJEjgjwkRxGnv+1nQbqPcX8/z2vwLvP33ay++7ql&#10;uiJe6gdAIHr0VPYcz3k3pmKBNyqQXfMw55F7ggeZVJy3kXADJ6n2I7Gj3L6tpD+q/NjpM7htAvkk&#10;fXhweGir71v4t249WXk4lujT0YMHI659NcXS6uR3qXw4MA5ZQiSETKxtjO0DZMrS3kzVl63Blafu&#10;6LAnphtCIlWpFH9hf7xnw1f/sD3t64bvUwio49Ps5+gPM/1H6RmdKvXQ/dqjqMwS0OcAZWJwJquA&#10;Utgp0o/qHRNW9tZpt8KvFIVq9O8CgKiWmFtxdXYZpG+S65CyqlCpG3RlBS0V9d2VBxtraz89XLk/&#10;cAZfSQLpT+gw9Ty8pbR3RFtYYrHCTA89K644qms9Y18/iJYwClM32orI6gNmhkEciSonEMTbc0G2&#10;9PRao0/hzS98EzqO/25k3CEaZQzGYe3VXDPnYDnyCL6LgARy0c+Ls56aLuJbfy26FxXEzxFe5Erj&#10;bJwF0SFlcECHaKmu/7+lltHKz5PB6NXG/Qfr36CqD/CfhF6XOjxEPKqjkIJd8GsEtKnuDWM8fqp6&#10;XcnHq7mkTVt5iJKilqHukEZsYC2rWR713do7blbPWI6tHaN3EKd0A77tGE+zbEHteh2GAr19snCJ&#10;qEDJp7AQQV4r0olkAZK+qZOS78R0lyJPKClAT0wlRUZVAPhihlr11k86wqpLXW0s1/UPnfTwX+rg&#10;c/C19AnkjQPDTYUItEc/nbJ8BfjSByS5gNGv2Oj28b6QRkPIq5u4z80fuQcFqQ3g7+jE5zsj2Dne&#10;u3X8Qrltv8hHA1R1kByMGnu2BIP8jcx/IW0HCqGsCp32N/wEeVEhY8DFczD0ezitNLMc4HheyhLt&#10;CNT57HLzgneQJhM+qRNVKKne7Fv9DlVC6Ok69F0Lf/hg5aevlbuD/WpCutDLrLZIMIkigF7d9M7h&#10;d/yiChHi+706xZ5nwYXuUh8Za5cReDvipXo/3jNHM+by7DG+6wfD5qdd0g/uqBFSBq5y/jV0DAYW&#10;OZQpG6kFGjCCTuVVB4z1iGSiGHbuxFN0Rq+iqWbuxXTvxWx8eMJaHZOR1xGishTclDNez9RB5+xL&#10;Q7cHtw8HN7XwV53u9GHr4X8tXddeIC6B4a/QxwlctfoFMJ9jzJT81PaKP96vuHYLDOEvRI8FqA14&#10;coqb3JOR8yz4FrM4jnVSLzxRvddR+7U6vhp934qOU5NHatHi0/kCPiRRGN8zsRKelwW5YabZ9qXM&#10;RwkcnLa1hHAaIqvVD2mcHZ/T8GStYa1CiF0tWX3q+rL61f9e+dd10P44WYU3UyewSCIzOa0EPWKV&#10;p2XoO/BV17sNy4LY9nokg8Z4+8aPsRA5e+GOxzfybvD1b1kaYVflhlskcGX9fX1g1gU5qH/Typ4l&#10;HmTFbWnrMwZcDY7+7dTFsZFXf396RF2jHujiKNQ12uN+VosFeS8hZpmVPstv7AO/Iug3dwNKmPfe&#10;9JrDb3X9rcH/uzLxwbcmKdbAw5F+Eth44tYMP9AvUkOTFjstXuJO/akuzL5URqhKTBWaag8beTd6&#10;dUukMrY8ygvQBbinB9RxsOcRvlDnLDd+E+oFwwrxX/rxZ5E9Nhtm7dX+CKl3j6V7wQaWDEkOlCYa&#10;d9ozrxe3Xx8J7J9tProG/drK/TGPRUb3Vzbi+b+IPqMzjNXAm8QElRsFlh4t84kKevDTUdCkS8uS&#10;sWimVw1t3Fw1KerCU1tXme4L09LLG3lut6lfb5BFwvuIUW4fpdJ5FtYxeQ/lf0KKL6Ftf7XXlCaK&#10;R6pLC7wxnOUhaAPcOInwBhL0kk4WzzINutUpKUGgn/tTEJQAzmpQHHWeMOZxcgX6ozy0/WV94/7D&#10;V18n9Kehd/POPMYwRbZm8Qn6aKKs13srxg59JMv3qM7FNAtnAL0vkA5xeYoTIuhUXWJV9Kh0NNgC&#10;eyFfrh7/wpPND/K684sPntOoQMA38aE4Sgo/s/0NSHV9T/Dk4g3RD4FPO20K9g1PGpepXZ+2VSNS&#10;1TNO7Nm9av9hRQZ9P9/OsoO0NqWa0WgZ+unstbyQ1f3VczU+BXxsHqwa8C6O8A1j4ppvOwp/Mwkr&#10;t/OtRxFmL+ip6jMQP93yKGcl5Njc1+IzHuJsRoPDM5u9jdqPR/yJZ3lFRrlMVd9M23RuIroAL0ry&#10;VVp5MQ6fjDuLJ5d3qJtwPdl9ohapmfl8RjN/0QwaC/mn52rl1cqKyI+DtygXHkgg6MCNPK7L0zBU&#10;cBX6rxKsqJSVv2skjYK8B58hc8te5C6N+yGRINgL+tty40aTGYkEpYcze7GJ0ftxdSnRN2W2hsnT&#10;luNS1APWTaq+RZtTmbpXjfbgFoSOIDqB3VwZRHEF0NFX+YA9pmpEVpO4rvrdI7WTVxmBEF/d0m/X&#10;GnnyWK6bqmzMhiPV8RnoZfzeLUiRv2gu7HWIdFhX2YN1Q7H75tBbXz0tp6hrRj5QxRxDdndYNNA5&#10;BI5FVN81DUHMY8P2iE5479JJncjwdX9/E/E5cz2vHxcPt+Y79NRAdOdIzjAfCAX4mg0tnaG1jLOJ&#10;PPIL1IsS6fTLe3vCKcRInRe7r+aLJffeEvAgr1yQZ+lSDR3zqgGzb6Q+Q0vZoMIbTbwOI4N5ohMD&#10;P56D+dQfPaLzIJNvjlCEbpTTt4Y+lsIBv0alO0IkSKufjTu1nR89mbgQ3tgVpTikSBDD0EMv+Eah&#10;7lUTQAW+w97IVxpVprjAwkHmBoUCPJeZ2cSMTnAvqgogGu/kCdHR/wqzb0yRN3BbZpF4Lz4jakxV&#10;5LgiGLr44CEan5+N+Ywh7265fTAaPc06UiriVWYsg0iRPV0/jTyRysCBGkCPAn17cke//iup1xNq&#10;CxfyUAuhNMotK1gFa7ZtCTQHBBYLCTUrJibaocQ7weraoDj1EYriJHrsfV0NhI9Uj+FJLOhKMumy&#10;KXXXuTvdAZ/MnCGgY/VfrCaQULndFhdxAOLOHsA+QGQJ+TOF+xYAs21cTiXz0sKrkcc1GX6Qxy7Q&#10;eEGf2BaJuPrPcA6PQb/tKxjSElv+AF5Zx4TKSkUIvdTGw2otWjxf+W1fMdswnh4bHXRucgu4lsaz&#10;BpWYGk5Ox9Td53SIoD+pS+23Z7NLbN6KEKEFxWQQ0MjbPqrsvG6utuTRD9AZ6fniET7KXelozFLJ&#10;Jpnr5GnKPa09GbF7alw25HHm1YLPhHxpVc4ck4ee8hktR0catK1sDLxl8i2l0p5Oro/mfRVxfyQz&#10;8FXocJ5dyjFU/xpFgHLMXAy1N1DBKRhSO3pKtkB8QYp7JObn8qDbUq27kFdujkskPJ6vMnTDDLWG&#10;vHfd6rMmqYn7GXDNUOryysOe5qXfFytKSeRgmi9dsn7abr6EI/keuaPWrY4M46JzNeFf8XU8HIQ/&#10;6CoJ9Jdi4o9he509BIq21YoFeuufRjISNaK40+8ZXcBGZ/Vf9T5ymYfFM/DkLHZ00Mo61yishVHa&#10;4up6W0JeI9OpjVtEB89J8LUfEVFoBmLzgsM1rsoRVX1uWUSe99VS0kGeYHcLxFc5+yLjHCsP5XNi&#10;DqWPxEJ1m918aARrXuALa/ymh+qP8+EWW7RITJ6MJncYluPMsIYUiZacl9eNcmC869CDvGJJZXDN&#10;0G2At/YOIpxV2EYR0OXu5ANsNOiZpfOlFJdYR/gbMnQ2hrBhT1VPVeMhmrQ6a8ylfH3ZaDPGlkzX&#10;WhtPmVyr5gMDLrOj12rcc+fo5BHNJqegO6pK9J0GXzfOPWi3hHwgvkJy+Ic1r13aqzdYo8rAj5x4&#10;/j9PfqtqZ4aFsfxj0SvW/TuH94MG5+j86aS1AkyUg1xyeaCceM95AiNNHtaJVHBjOSGbQSNuXFvz&#10;XPvO6j/7qOCzBLDWiP5jWsoL5iDAD/ZN98bo0OYsZAr7NsnESFHjprKCa9eCKi9KR3rbM/Ikx2qZ&#10;IVX27RGO+vAWV6RSllBK3xEvabl7YT9AaKi3em5mw0iCTq3EmkSRM3W6qAGQ9Avs/pJyNM8H1niW&#10;g2iQ+IcZVMPiqDfQ5CkAN/KAvQkPIavXkaWBRciqK7Z5ZyvZhLiNxVqXobc+v4SsCwMf5Btk1jKK&#10;9ozoW7e2j8av3c9gGKYEpwrvDD+k0Ns2O5PO/DlrhJtOGYWV8VRJkv58A3WBx3tE3BOpfS9OQYFq&#10;GNErJohxnkQN6L7DDGfHp0aqQSXjee29SVqUXrH8DPL/SXrmOdYptYJeCZJeqcuI5SEcEolOqs9v&#10;kmMI7EVZK/iVdnwaF+WIX9IIKcEMXEAWtSMQWXu8dmcOF18NffP1wqK3+Z7EY16bUYTpvpte8fgB&#10;H3/96CRtXBNP5V2G4dvNkhNZPR8v513UI7XSL3faPB0pSxECJGVMxF1+Qp1CRopAP58eTT9i9Azv&#10;ptproHd7DjD4/EIMgeqYU2yJpv9qqrc/ra4g36AXTaebL25tHwt8qhRl8jzIuxrEPmBetODvQ6yf&#10;7QuKjubgkIVzMqHXfPZkWUMHjIgORtz+TYZ0Sgne2ealYOXXshRfMnvaeorkx6wgFO1T3VMM09Iz&#10;JVSSiOkqRAoVgqTR3iNcdUPP9UcScG7c68G5LEHU3Tx6fkD+O46d+ERVZJu9N2BttNm5rZdBvsQD&#10;+zboR9MfAP+8tubYJQPKMC7+1DuvZxEikB+cgisci0H+wn56AT34Xlob7KtrgPjD/X2g9ys2Vhtt&#10;aJVaC8CYpj2tn34ND1VR7H4D6HNTcG82H4WZwr06V7zyfOuYFn5MDuVjUMh4WjYf/sTd4fCszSHl&#10;fhdsl57p0c6qMjmS1ZcGnX56CTriZtMi8oTpZr7kTICydDZ+0gfwdYuoKwywwDn8VZlQyMGhKyKP&#10;o/rBnmX/o8SbtkpMnBh4pVPDEw1699dEu6yUbT7J36QAfynNJOixW6HO75ynH7q5Po0iUtEP5LCO&#10;BLSA/YYvlZ88zODVk9Ol0bwvgR7IAT2HtnmEajlDyg31YSuKkel0FZ54QGaqlr81XcrR9bg11WX2&#10;loJdVT0vJVZB81JDuy4dIt0tcDL/VJS0FYjC59IIAf6ZiKEwts6U/zrwL30Qx4P8oVSdSLuwwjpP&#10;f4osZyUo8cZZ1ESa47U4BE5nX/LyBcyKKuI2kZr9k/T+bPUGf3KujoDSY1qGfQrQp5pHskVKIkwH&#10;mB7KiX611eeWgA8WhXxHPkQGlL+z/YKVEAjq2mRsbLSt/rdyg7xqbHOMUzth/Baw/SmnmlWv8qvW&#10;P6i3MWwnELICPE8DLyfoU450yjPCRNNGpo/xc9rutNXzi1dSgK/Q/LtNyQJ6cfNnh3a2hWy+wyk7&#10;pWauj29JqNXVVcaaAn37KnfUZh5CfBDV/X5bvUhRCVcsqjj4groeDlIigLdpRNfXQ06+/vGNAe+Q&#10;bzZvVYGqN84Y5Y+PZns0svNVX/3nmlrceYDDpHmPpPYEyzg63H3qSKyeAgCtdn07VOV+sBO0U5Y6&#10;zpjyllBBf+HkOF9s5TWUFwjmmfTBr4sHJa5o/7XtfvmB7u/Si8O0ydiKR96M2DmWSCyBpJ0M9nbz&#10;+K8UycJQKuHiRHzbv4P8sstnhK8AD/L69wSd0j2vI1DJWzfDuXj+eKiTr4e+YAd5Gl3kt6AytGh9&#10;64xnZ7Ojj+P9hldFAR2gz6wLpVD9KogxDkxANVQhr2wuWX6ChbVat95F35SslhIwHZ5h9DIgnxGn&#10;2nJhAD4XCbbjDiB3N0RET3dQbSrb/Z8bz98j93Ag7IXX8HDfSyRSFcr20Z6EAVHJTEkmd7IrvkE+&#10;VMg7VNIZ8yELJmDwOpbHM+uWVE1qKTjKHU+lRXzlV0JPfMA39iAv5q3H/scGDpgnM77YPNph2lBJ&#10;4teJLJd/JsUv7ULE82DnYKw2IsiLKGPZjIfPY0VWArWjiFRojNsFOiu+mSJ9cJKMqWwaf2Xe1wjg&#10;gzxPExpPjuiC1TXz/3hTbzZUzgyfh9z+5r2YmhLl9yf5aLMw3VVvvWIx+GDGC/VQj7vEkXTU8ZIY&#10;kan0VQK4B4fKhlgndnUUs+kQF/A1T+4WgPdB2TxoWptNn/AAylLW5Y4nxzTp3dPgjhE+CdByU+6k&#10;BXcSiz7ELgy8P9Ae5NVsONC1DGF73DPaUDIGJ3U9OuPVqzrmuksHUZQdLrVly9D/lt+F7PggZlux&#10;4nV7TRIa+1vwFv+P2/1wNPDrQGJY5ZRSG/eUKn/qro8uYvb+mE/I/F2FnqHcJpBqQ0buZfEg4Lne&#10;1UTo+8yvlJ2fkRBHt9Vk7C9q4VvqHPgE5AUWyiIDftEfOZEXdjJ1Q7ZxDAOlXgHvCjg3lGExByPR&#10;3MTjM08YvY7Z8clW+cf6FrzaeTp0n8jI6nZWGE5e+VSSR3fsQhRDThxrquzNh+9ACOftv/3XpOBr&#10;sqR9TkMYmM0eyf+o3XvxNDGR4Xk+bmu+Hg3OSGjaLCLyEK3Ad4lIcB7ucAF9Eqx/QSqO1LqHM4DH&#10;+/seSHGTEncgDqQWtcH7Iqu31P2RwKh00aayL4VBYoJwoCdWeIpYYKSYIr891W5gk9LpSEM6c0zk&#10;vZhOL2X3LgAuRFKiVaLkWv/O6kjZESkzLhO2+IwgWZGzM2/M9sDjDOi/46Rs9VKnW0/pOHFq30Op&#10;/8Pde8/NU/5x5rgr6qo1GrGx0l3m55nf0lHTkk51yA2q4jnWHYhPMRaMYqjGL7F5tx+cgCgpKOKQ&#10;pw+UL1LXLV9c11Pau+hg0UFvPUaX0af1b16lLTOlYm/+wwORG3W3oGHd5S+6yrzUn3PJOWJ9Geem&#10;8y1rBDtQ1y7zFajvM2Gnxt4SxeC7ynMd6mc6ZEXOrtFbvmAP+mHJcKcw+Gg+39pXt6ECxIN0IEX8&#10;4aZe5GyFFBzvVIMN/oE7I/LWDAoy28Drvc7p0gv7ycQmzDUo5dx8HwzPPkpL89yBniV7dE8BdcNY&#10;d8jpfWFdX8W9SgAwQJHMeqtfSIGwr/ylLZ252E+eApPjJ0ojGRlPbM9cbqtXN6PXa1UzkptSQLNm&#10;wJfgAZYGsQ7xpCdeUK5lrtyIYOxLHVaXr5Gt/hurRj1/Zqi17Gt4POvN+qqKJjzMeP66jRb+EMnh&#10;8+tqYJfaCZ+2rR1TdvIhTmNeO4pquSuF2OVLBvFASMemjZ4Wqax7cy6EAX3Cw1+P4oTF7ekWbUvT&#10;tdct/xg15DvgKYNoy4Q2mzqjRzNp6GvgdXfE3HGz7ljRtaRotymAp3W8Gi++dR9zU5kmDejMVyVT&#10;JUyn/yl29EStYkzaUzRl1dXB4/PVpUwysAo58MV03gK+yXKYY/PjoZ+8vaYL4wvmuXKkEB3IgXph&#10;/j9OclMI+qiABJsiPmqsnSsBuwHphnBHO6UNLK4Vogu+SEJcMvuNdybf6kSq2hqiGMW3gl/bt1NE&#10;Xd0SWY2Wa8so/RES3oHewOPoRdYSG/NS7MREDDY8gJjOkHzydFIfJqyo5to38zvk+SXc08Izzrp3&#10;ynfXRWwcNBzQVprsTtiKztOIy0Ah0y3YNw2PRkpf1+0TisiPf3rsZtbAe+MrjkoNT24h6lTt5p4O&#10;/ScnOCRTJdwbMSTcvReo4A/0PnRhkEAn9NAkyFNdek9EBdbUJlYIM9FFTIMBlinwpK6bpTd/4HJG&#10;rzrSKvr+PB3KPwm9IV8CnvwMIgcms2Nuch1nS/XkbxTyHHr3/JxPs4N9oopoWeVuhcG8rg/oRJEG&#10;L40mWiAw9gNZiZXR3ObuiX2FUpUWDmT6yloXuUSgr5FlZZr83LU3AbqBr0tuMDi7RgTQmvb3DP4s&#10;pdQIpcaJqCH/qjDXofcCuaBHs6hXUatAUMJpD1qUIsYHSFjx3J2J0Q946cjDX0wGMDmy2Pgi6AEe&#10;CvBmK5S8mx6haFJRhD0PTh2/ynyr7BU9nSZV89zsnyV9ouLCeJevVpE+pC2LD3CRkDP384w7/hq8&#10;ZN11Teo3cop0qgvuSrn6e6JrSTA5BXgHLSDf6LVreCp5UYUB4DwzBv4UMTsj6YStcFYlc/Jecpgm&#10;/bMZQx8x1AciuiO5tLupqH5ddech1fqojjuIy5ISOCfpiWCJXe1BsX8x/wLojTok1StPciFZU2Vx&#10;BfthFggdMMnF8UPnT5mI4sg8ZIQAX+SXRaj38BRy7ySqi74ridv902bcRUvCnc/AR1fVxYNANVoQ&#10;EQOLYQy1MVgMV+7htgPYPWQ5dtfwkHSWKwnnhcw/R7rd6YiUKxbgRqoJ7hapgoN9Sr0l6S5j9GgD&#10;V2KeZBtK1hK7SuWl6ykPCDzcreDEEgMS6eOXWH3v7JUj+cBU21mZnSbRFWzBtCpgBxnACJWaufom&#10;AcCJmBxpV9C3afPtLouAw6c8DwfWBbZPQ8kKI12zY1Vwp51qFFb6co78YvQJUEYLyItwLhRwU3eF&#10;IuA1Dnlrt5TyxygZjF/v2/liD55nKyqvtbb2RhbPF8477M0vpoAGJAnhd4Q7LtMzs2vY8rC8ooiO&#10;AnfSTMozK5q9jhqZpLz5xz8PfTl7I08ulV2RU2+qFEnY/dcAIEYZtO5mI4j8nJUmGVzl7SewEGH6&#10;sQg1zaT03B6QlYwacIb+SKyMh6eEB1nKADeZlIZu9L1S2J21N57ZwlVyNIcw6mgYDAS+xphxO8EN&#10;8rF6L09CFI+5Qyp5s9/71sIVImH5Z/phboKG0bJ8mEOEwl74UhiqPQSffj/WaqPH5mA0p9QEu45S&#10;Ppyok+SJ13R8KPfqKu7sNaJFJiqwPw29TR7TN/LN5Lt9NJitCWkVYFYTqYlZtZVvVUTDYHffoKfo&#10;4vExEcNnbDF7iYwIdFdmR+JDyeDPsRXHePr/b+/tdpvctnRdsCVbcgj2geMYyAE3V3cyr2Hdwz5F&#10;dbDqAJU2WgMQARY/SlDClhIlIYoUJEiQQAhpaD/P2/pnJwz+xphzVq29q5oT+/vtvfX29tZ66//V&#10;+AklQN41Z0SVvG2P6QL3q1ej900pYDc6ZNecK/wQi0OeUp4G+UgPj9NRgrF/oI7q/5L276dnretO&#10;D2dyjr8bmfiZTI4DvKyuyqzIL4SLsDg/a5OyI+UqPkwP2VmnVqLypJxWMuz3zP4Rnj3Aqzc9qSdp&#10;M2XpT0AfnS+9t4Yedi6SfJRUQ+ELzhR/uIUWWi+1a/LOKw0NicRF6+2Z4DTIKxkvQZZiqFumyotF&#10;/2w0uT+ZBl1Ik78kY1SYuVUBFIM2H+WkOAiwABNwai2K3c84RDbgWpX3CbwqTvkP9IjirWuv/KLa&#10;7yZwwkpIHfhpv1tAH+RNiMBDuLrFcMhpw3WUBMiigR2SkKNKDAF+dCk1tB6UUYs8n2eFvQjo/7TW&#10;dwV9V9JflHCB11Fiyx+8yVHhDC/hC7K04gpB8PChFjDpU/fN1XmGF5rR6CTjK+kF1PaQgiz+jz9A&#10;oT/deriF+6vILkKfsFR7JWzekYvuU5EWy1DLqyqnFSAnO+tnin7dgZ3dLE3VJmTVWru/WL93t6GD&#10;XQIvkrnzjEu0YarSd+r/Mckwo5oS7mLB8ixanfLcV/kXP0gBQRiveLWklqxkszbJxOjxsjNwSAOZ&#10;FdQ/2zZisv4k9KY1KW7IF3EQKcpQk+JSmOEs0Icb6GyTNAoP55lGx5s23SaQLlAzCE/t3INrzz0r&#10;eYg9yYYToOfxF4ZqHNbf8giVn9Qb/ZBym8IiWYnbFWPjuVFjuFn1KCelO2Wiotr9NNztNFUyU6xk&#10;ljP09q2bqzb5/IR2o/R9lb/IqNtoe9M7wtybd1H9FPYhUxIOr6Y7tpwimMvyWyJv9oei81AFV+LO&#10;q7zAc/Z82fGVRJlr/hz0pHSp8hVT5OdJ+18c5IR0RmRpXSpegBtLHhzqLMNJuyq9pXOV9B+TP3bi&#10;ySTniCrEW7xwXeSFPm5j8DRno/tR7wo7nYHgD9kyHq3yVhhPZOULJBWXSfWMoojy8FOsahWpIY3O&#10;ly+Ziona//JUxeD+QM+hab5xmzMlJRIO+TcHhOGkRJOtOV9QOIP01hw5kPxqWFDcgKKIqgoy82p2&#10;vOKoUcD+5f76pvLa2UTVYSx4oYsSbMddGhs7UkO+zRiKOfMRHnLCU6gAnbyz9bXe5rSV5Cr9+FFB&#10;b6OOd6bT0TlwUIX1NZ6qmErzB5nZkBu5ZQQVzwXk4+eVzkPZTVjU24rVdfWwG/nlAHrEkI1l9PRq&#10;aZ+fEuUSWSompYurGMjs+shktWCnzhJek14ZbuK05lFGR6o+Bc8NLJ5Ay+qm3C+R8baQO3fU46I/&#10;t89d0tmQb9wUSx1jS/r6SoN+Z9R5s40o5cjTiF2DH1+7CEFU2lN1NR0N0kiCCuuJa6UKtVjHL1od&#10;iF6zDsG+BHHvzOHnvsnliJLwwZyoKj65LXYXyPcxyqhnR+2attY41Hm03c5j9b621m0y+hG9TVlP&#10;0Go/gWpKWmohOYPH04enD5OEBn4SshSnOXI54B7iEsbfgwSlhTDZevUmLcir7K6+3bLxgw94Lgd/&#10;pvsG2Ju5r1Fkyq2k1jjr2AstuQ0lfU8yNCXIW5CRUhsboDJm6mBLgDPNk3INuS8vswuCwFqRg5+m&#10;rB9oDNB6yRciNV+EHOyZIYlmnbxbJWAXTyn9om92WZyn8q46RWU66Os5znGYrlx5eTd7RaZuX8tp&#10;/5R2P/y7QQseEXxYWMRgD3v23h+fHuPq6e2FWm3F56yXQ3zp7Hkka2KfamgCukR5WkrZTnGfjq8H&#10;DjfCUw3Hv6z1hf2laNpBIV2yyS9/i5JRMnk70XiJJJGoTUDJvTzBI/yVIp6dNe195bpAeviBPt8K&#10;YvjsZGXsXLU49ntq/el0+vtM+LtioYhXz0v/O+LYOIwmZGtOx/iCLI3TiJO2N4jEWAmxUVxCDF+e&#10;ZY0jCvz9Xy3shx8+EBh6n2/VlW85ga2WaanWB/Zm9isPw20xpY/fPzrrhus6B0x045O0Mitk646/&#10;IO2wcXc+5Hu3ZmUdPED7+38K+k7rqdGLk+RPJ8b8Jt76WogzbU08YIUzqEfrV8nOXKweh2h91bET&#10;lga6Jdx5Qq0JsDLAYHC1vxt579s6XXqClWyKL/JCv1gkXLn6c4nCoH8Qua0oGEMP+gf/ykn6avsp&#10;mkkDciUZanxWo0sGQJ5V3v+a1r8koNDwQYbRxayYYDgkaXr2E3LwsRI6TTogkx2O01LrkztW/7ix&#10;Uz22IGmh379qHo6H4tVQkN5Nq7PV1LL3jf4K9Mlh8iJDi59Qi7H7leADdN04v7I2kFc7VdIEcaOA&#10;J6R6NY++8hHS9wS1F+FAn0wzIh4L2/3xSZrwp9EQ8b8E/IV2g4qlKMEbVXGuya/SJpt9N/Tj5OXj&#10;n3R4dDUrkzS5YToLeykLLP+cxvv7B7WwTR93L4ULgT8oQGFXzlcnD0kIBw+b1ifBC/55zrJtNr+z&#10;Pvsd7EviKH1lIf7LP8lVVx4NCfpn9V5zX+0VPvLnoF8W9eGkvi+TQjXm4iTkVIfW0JTKK3/VVZHy&#10;PthbsReBel1h+BRPvEPL+9r1SIcr9caHmN33UfpSD6xk845KXoTd5mKFeD/cLeLg05w84uZqKnPL&#10;yns7asD3GvD24eoxKYYIwpNY/9Q1f0zjKy+J70js8ctaJkOXO7nI+JOBvh2UNp1GnZR66PvebL5x&#10;e+Pm7Zsb27Oq52qJAmWSAcvw5OQgUfZWVB3gUXsuHehmeGX4J8bmCXzUPllMTr5NiHJJVX2NoCEg&#10;ED8ozdOVJtmv0Xi+2Zz8DnllMBogXjz5hY/P/eHwg5kXpfdi6b1P+1YiSOYK8sZav2HjAjv5umDt&#10;lVUDBOA76w8dHQJ8ckjNuYmY3ma/LaiuNNH9sCuvVsuk5EgZIuwRJMzp/Jq4Qe8Jhn91Ml1k45ag&#10;JIFnZvPbv9269dvf/nZzY50bCg+0RSTig2QJQ5Bp9kUW88mlZgW0vh4prf+1ev3S3suwogxFoRZn&#10;RWGB/4X4StppbdBsh5IWv9sLlWkLkObkgfzD6cORwwpV/FE8uJbaJDgPPix3mMKdvzSJLsgIG/oG&#10;azz8h5v6cCmRhyLAr8mLPlh5xGmD5dQ9ffRsZYjTXdAvKvY/asx/dJhphSi+ucxSRB8os+kK+Z2z&#10;NO5xcmpGvuiy6v9sTvam6xs3b966eetvv92eTetG5023lAhuc/w0AA5n47ghz8fqpbI7+OVhmQW8&#10;Sh/og3UDvJBvJ0XhBd0hOi1nZCzBKuhUbzJVdhuvfYtHArzKBeHe6/OYcj33SbBPuR4x2C6ZTL1b&#10;0FM4nk7eOU2tSveSJP88rCfcDdnqMOY3iPOxep8LkGDA7gVtlwqkZo4cMjR+lN31nQHio4gZ6BfT&#10;rVH674P/0vRT07RBtkI1tVxTHubewQv7XZ+Uw7eK/+KvyRi4sNhoB62/s3H71k0JrdfiJ13VWwsZ&#10;pnCXfMR+NxsnUqX/rLpzt75J56/X65vSd+05RGmsATwHMJF/OQjBBbLJsHVKeuslEA98rN7k0eYr&#10;DtKYF4VSsvnjIVt6IQz56fQY561hT/iV1GGm4ZAJjwajVYDXPKZsD/YVfLBf5AX+iYBXL37Mb7LW&#10;aFHQQ50qFfYIizLJV3Dvvpj94zHVfaF/up/WxYjp+yb/UaXg/JzQ2/soswpgCWgSlGGSfkwRRvLV&#10;ekdjRbjowylafxuDf/P2xnx2P9c7MuQIHYZqRezXlPPvY+0/ZRs9KqtkbCoXifkgDP+61pvqOHkV&#10;pUj7ybExy2FdKNlWLBzWBckh5SRm4YblTntKIAwpqQfQ6D3ok737QzJdwiHQ4P7p/aeMzaOgL4tP&#10;5eFVTcOigCR8RKnSQ4mnYkps9WOrsegbYj6XFH4BviLjlSCfdVm6RrEiJI2ej18uLP73oX9rJXXT&#10;JBPO7icUkPQ4tHYzTZekACzhO8aO0yl1Vn4CfYTGpdk2Fv/mxsb6bM+s0hJVMjPryFGsOyY9BX5a&#10;8cypRKcqmljpj9sZf4cKecGvor7hLdZ8E1IdRsTnLthSV4tK0og5l+XTQfjNC0uTSj0U6XLbNG5R&#10;y5meHlNjVxBN8dOiYNLcxACvFUNAschTE4zDXkkpwDsqpxykj2UIKqpio2LjL0pvgCkAOyxDqcdf&#10;0P3GHa+Fg6DfKgHw5TZKzc7/cJmV4RkchRUX9KJurzRQBbRepAtlEkA1lZPTzotprp4PTdfmzzc2&#10;ns/Xp7ON6RMHLOGEKlJltvCDCvpw6WF3WoVXl867cvTLWt+KeqOS6cBtMgypThbETa/mVi2Qp+Dy&#10;x5MdYe0DQmTLUxe0frqFqQfRU3/w8z8Ge3KePotLD9qKam+NNWEeQVz3MQCRUNAvebWIQmEisSVC&#10;/jpzD5tfKb3gi7wJSFHVWJf6r3cxfQc8kontJ0K92LZC7Nvh1/TWfQtaw6yA1H40NYRS5O2HGODo&#10;vCMnH4M7yJP/G/4pElT72Xx9Nt3b27h2az4J94QRkZl1Su2Ldj9boVtumVqY13f/qz1tf6b1sfiE&#10;IMNNEkHe3FAcXAA/j4Qib/4iZ41mE2IeSWuef+msrTAVROBcEjAOevYzWuI49S7Tbk8+9zbT/uUj&#10;+WqNYMCe2Sw7m5ewL6ZaNC3eX6B63jooX5o0fLu06x7qrw2vXxAbh26V2c6+okfDXq2MKkAdFBFa&#10;dDa2zV5oKy1keRvzMXsU+H40CUnb3vSxIM8B7NZsBJTIzRDeTU4VUktSsLZnnmJxpdDvUAcBZ7j8&#10;4nTLDnlXfoPbJSUDL6v6Jms00IVv3SRaI5UGa6ngjDhWtKSZsQdczJ8XNKqVg4+FcjZ9gzxEHl+H&#10;4LKyxjMM/bOT68QJ/D3qwDw0k3jcRnwlyEdRdSOzL5CxNOqi7uiim3eBKJDyeFU/4kxHiP5GxDB1&#10;ib6/W8KwMXF+T7UPEganxa+xuLg0GDJOLOqOJZKzwL7M2ColAT/TguzxAK3BXXi1uaqQiin4E+tP&#10;evYeQAvcVXjEfvjHLQ6/Tdwo7EVZZuW4CKXPVcLkrKXNDCDlARGNMVfQF0RdxOUg4KP5FnkKbwgg&#10;31DUh5ydUvMGtfXX/SJBB+ej+6K+vn5nvb7IAcHeV3gDPw+51ECYYi7xSBWtMVfr6iV7b55cUHuh&#10;2PNH2bYjMmCNHbhE31H7/nmzQs6Ib96FwZTaA/JOT+g17qvvqshX+01R1J5ir1bP3hz0RjeD2bXf&#10;ZiSJIOM9ucmXgdqvA7X++Vy5QMX5r06yLuwDPa928uNXp2vFMRKLTJy0SXGv60GIe/lIyYONI2yC&#10;t2pwjoS923q4FfuNIlDQkSZq7YrHqcVGt3L9bpDvHw4QGJDfuHFjPt/euEEx+HhtIafIaEE2KMHx&#10;GYprVOXahyH+lw7dZYoPRar46/jD4Mt6zl25dSXLHV+mb6v9274sVWEfQSS3RWJAL8wm0KUsV2V8&#10;852XsP1BPmlS4BHw+b2dBj2wTbh0VtWYCrcJGMKSRex1We+k9pDi+Neg75Q+bl5GTsiCIeg9EgkC&#10;MCJD56q8hVC7Dvzy3vPpyA4TyJD8aqK9t/POit3o1SZ6nqYdzbftshB6X9ir9RaLmIjp49n6fHs+&#10;n9/YAPnZ2hpe4fF9BKVZpGzdedIKWNluwklMRq40iHuh5M3ZUyM75pYchs5f9I4oG+rEpNtv18i2&#10;njrI99f0spf2ZYAj/6WAqXojAlPrH2quMvQkKFsJBvjY/KA/nY5e8Z7VY/PfejCTphapSWB8p1Cz&#10;YTLZpTu7XjUiq/9a5U7Um9qXgx/xVb6qUySgPSgxVUwyYzr14qFF3a2p24LqNtcL+zPLveNVO/J1&#10;+Mrdw4pvJdMTZ5pznq3sDvtnrzSTaoU2n4+PTYE+jfraCqLfzGzjyKXJoAnAboNwxCdKny9LSb5s&#10;+1B6NrXCYf5yZABez7HsoDxNbE/H2TrxezpPhqAYTy58Edn3D6pprSS1OsHSwbSe+ulDuy64zmkh&#10;f7xlqiab2qyoba9Xhf2t+XTUc5KL4YY5PgbOU5mN68zGZhCgLOPktJem9T/z8HOZL7C3bkfgpRMN&#10;eQPiKPovpYPC/er6Wey3KvkqNc+WwBTegnJXCvTmdVP/5OiBpb6u24wyHH3+nfJeWZfar6w8ONq0&#10;qjP7HZGsSpM9J+FEUopJ8MV+MPhYEzuVpV8XSE78zZzcKvJJ2UEW2xR5x7cH8fwtWF0cIkDkktac&#10;fTdFdJ0fu5O73HCZxkAvP0ikmZmIjHC4iJsWjsu2T6cPJ09gVgnW1TePSRSVPxv9Q1XY35oUp11z&#10;SoLNfYqAZisho/UiAsgfwv4Vg29CCnhIgANz4ZxIqvBTaI10MLL25/ngSQReLCln3tDbLxaher9L&#10;ThhGAUglyT39fRbHDYO+bsJL6+2acDBqf7A6nWHpqeUik50su2i/Zrn55SOQ3c35zdFXxPdqEq4s&#10;QV30EFoi9LuLxec0yMkM5YbwaPd05/NzJXNYHIrd9krF+NVBJPc1xQpmAlyZPjUIoRlStXGOnoi6&#10;rTmYr8noBdWwiK5HqtbecKUrurg6APqNjWu3d7i/tOQGS1p4pjqCa/pWWT39lHrdk18q64N94E9h&#10;DwF8Jb/CERBTYLy5bAHAwyt9e1S8wKW6q0vvsRW7/Pr8RWWM1sfK/R4zXpZceAv6JjAYAOUq5Nfn&#10;85kDF/Rq8Pvi5Kv21YaPUPmJz3nu4oHhOOO0oYq9UcpfbPC/h89FcZmUJQE+xNPkknJNrg4pMNOT&#10;h85DSsYWJ1y/CO4rUusbCgnZnvMcGK4ptxk6hfrD05T8mW26cv36Sn80na7NpntOQJHQlPMzavZb&#10;qP5GS0QTdIK7Vxnp47m3YjfyWhYpa+//mtYH+nw8cxxsMWt0EEfgURcSMvHE/RmjmTs18DK5PNKr&#10;HzNAywNSca3y+7oGX2Wn2Lbgnj7WdcOcE65RtcJuMNpT6ze2tzc2nuPhTZ1N3h/sVZmfrNK14UOZ&#10;qJElaTAOOkpdlB7UMRyWe+cAOn66NZa5U4wWr1K5JdQ18ecy/UKlj0pgMyz8vo198BCGRGZZn/GZ&#10;RqF9qYkmlOsOOMOHebg66GXxozFuf4yZIlC8aQKcXbs56E1vXaN2ZwoX4JfpJCQ7PgDBKkPDvh4s&#10;+gXowbpD3vsmcSGDCivp4KSR/eaDXhuTRZRlzAN0niy9b9IzKDnuuCbDJv17oqd/R4rjuAFllzQj&#10;+Th4Rd0Hfb9xY+M5ur+9MZugI2SI+1OLgOlDy4xNzF58PHU/a4P7o6vDd0Xe9B+WpAJdskhzZGbY&#10;9XYloD3rNaIbP2pD8JUKZVC1lJEFd126+2uK1gcF3oUclumHQyyOhkyUYvLyfzoZHH3WZ3T7UgWi&#10;4asUmJCd2ZTDNTz8nJoOf/wWearCGqUrK+jS6qr1JV+N5xONuLzj1fegD/j+mUJZLFrESEIKEMkV&#10;ktKcF//EK5SuSrbgN51LEdaBQTVylUSgnxybVGpqKr7ercjbYr7o0bVQxAG8sT2fzS0U5ri6lfDJ&#10;4zVetEZA0Yitb0mW03z886BID0GSsY7QxFYMly8vy60CEqokYNle7lfb/dvI5fVBlbnmGwdwRHwX&#10;qadU1AtjGzp8HhMRz8JzoSdtVE1Pp7M3s99NgY3Xj9wiKSleWG5TwNG5X/NrN0fJ2AWB3ztUblZH&#10;gyy3j9YHCN7cGWxa1UUjbP/5+d43F5DnixQ2uCKxiLCOEm9R2k8rtmpK5X6NwDLJTXALSvmjB5Kt&#10;OTwZPMHTC/bT2f+I8ZZQak1qb4CZB+spPm/nC9wp7GeU+FcpZLbQe+43FYE4CIOJqThNnJIXKJNg&#10;rBx8Kd2bRd4QeHkO11lVK9lBfwZliJCUi3Q142L1RXb/aPPj4Qteq9uh9buOM6tXIbghW9tbTdre&#10;OEpr0Ptcg08tBCNReTcJytbVBwc7t8Hey5C/3vN5oMcg4W+JvAOgNwEjM2BcxeFXtj3qUDeVS+hL&#10;bpFidxyqHziojvMFpwpr4dZfQh5yrkgC4Ys/PTF4S1UWe78GjAA8nbwb9KnT9wczByXi2K9Xyy06&#10;rj+YGuA6mv8Rlyhefwd95FFM+O1Zcc0X6nKvW2evd3TkkCmRK4UPNaY7nt1HMz5+eTMlMeTCC8Bp&#10;MI28nZsXSIOPKpTro18g7iCf2BID3IKaI8tJgU6+7RuDUQoAzVjn50GERanHweS3a/NKpQInjCA/&#10;mTy5Su5b6Q3syBJtVV2yLsztn0LfYK8PZBZVaMpNTqGSSQ6hVKaa0DW3kbKpVShVpyGAhfXMvfNS&#10;fSGoYB2iBXf3g/50XcVen8+mdtoPd+a3q3THt8e7X7dQgAL/fH5H93CGPZjW0LVGCVdWc9xOjfJF&#10;1o4GzKtxHpvmFxpiqcKHvBuPIUttcnHoVgia1IZ8wd7KNJH9g9qPSVXaGAiAgn7Xwn4X19S4WtYi&#10;fBswTyeVcrG3fS/He+mMNDVSyo4sDtWb4OqNBmn9dFZLco80OHqg85Om0JgMvikJMvxrOv0FrRfy&#10;BfIWaTLZCS9cmJI6UqhpQ2rLukFJEB8kshBjEpov5ZiKtkcVoH/8u0icA20t0dfvAPL2xnMMOrUf&#10;nPqN+cZ8vnH7Nto/n61N9/am9/UILAHIDHERTDDRZ4mNRgYbPiumxHberbZVmbFrB40eFhpQO+TN&#10;F24E7IXhZ5tu0m5XyAdyE9VI6L+W51mrciRESvndg+WQj4oMlpLp03I//X16+o7HnwR6hWH7ZMAP&#10;8I0s7m9N1WnNOjd5kCoCxYV3/eZe4L9A018z+A34fFUqm+QURv5z5HpYSjLai/4kJf41qhQWCTuU&#10;vRlSA+CdCrMDhtwfXvfe/E/wvHHj+cbGxm3+t+cbAI93ty30G88x/TVViadVFUoABbVXUviKiuHu&#10;E+Cr7F6QLTt42/KI+fdK1wjg+1UppFAoXOPdI5VWCl5K4TdqeJT1teN0HrW7APTz4wslEmPZJDUP&#10;J/dJxdZDS6205tZIBMH8muBp+9pvkx37+zwNxnb4bWWEU73j+BWEaRj5uf9zrS/M/ZNMJXyW5MIm&#10;1HEMWWSXEi0GZHS00Hip3RN4XrkXlY9YWzj+hmOy52ymYRdo6Leb4K2519RvO1iJg98jErI24N/f&#10;2tuyIhiVDy1zQELnK3/1m9HRnEjwlMGjh46+0bU3H/hKiCODPCdPZ/N4RBNxvbT5NsnhvQvgfwP6&#10;t6TJ5YHJ6zwQT7JT+U4icKKDTlkMdhmMrxCcVNaU2J1RSuU5F2kTaqPuxuQVWp/HoYfV1Q/ZHlIP&#10;c7nG+Dqa8bi0/kdt+KC9hN8MkGKtuCyRLA+h8K7MTMth11MSqqmiFzK4L7mHPo4TemWpi/VfhoIL&#10;I897+ngU4hvPN7bReMCuQv7OjKw7m6/P78ynUw3hxxrxlxVVdjSsjan4G20d8gTd3QBHO/LDSZme&#10;JS06uerBIvkDrfcrX8YvkYQDsG23t+mqPd2a5kN/LOyfDjBFdiOaf6B6OvNxugBCqeFos4XJFG1t&#10;WckH6LZutqqtFpNcCM56x7euzbXqQRY6TYERalegh4R5fLxluFQifs3NC+ZSYb+s312WJNTqPq0u&#10;tGi2SeJi2VwXs67pzLVaNd/Z+EgvqohQX+AukJTjqQW5XlwR2cDPNs489TzMwY11XYD2XudiWF/j&#10;Rzml76btGQ0RXTvi2S7CzlbJVrUVnlNuLfyVol7PWavSsxM349h/9HI/rXhtQSnrrxdMm882ITba&#10;B/o2gkAbkQyWLHakqijPELejoqeLqWQ1Ea/Wgf746uOTTFnmQsOexN+bUdxzyfcsyNH5N7O1N78D&#10;vT5C0dbpwy07Oh0B9OZX3Dw+HfLeF34S2+F/CXhI7SHd/iMGUW+f6hcbZuPCvKm5RwYWpL5XEyWK&#10;2go7HNkQVbZqz08a+aoiN1/jvb3Z/Dme/xb6kKBCJUH8sSCPKSAce255wlv1bzQL1tsrC1qCDlSv&#10;KEo8JF1WxnY/23/0LDW78SP+q0rvazUSaUF/UPtxD7h2KjQSSebSxzTTNYk0Mtpg5bDMHGRsLtUD&#10;Urmz+dEFwHlC5KvCtjM425lteyHYpypoQ6htoccZ3uroL0d8TWe/z954dzrry9IPoBd4IW9/3VUS&#10;XM4+PMNGpUVarEXfWkGCuuf9I8Vy0N/ddUJw2k81EL7ie9FJ0mFY8c9KDTlQadXZpDHz0cBei4/W&#10;9yazOzc4esiLVrkuEe8anm1XHvIvxAF+CTrUcC2KneLcpg++N3eIOu9b/3CebNQ+NXJ3pc5GPEHe&#10;T5qtlvQH6J9WIojxVe0I0Hmil7DXGrnQlGRj/nFVw4U+7++8IgfwWyqfS4rM3zwWYNH52brYQ5h4&#10;yovF1TtUgewMeiBL34c+yBf6Re16o2rhkXmifrJIRxHCWIpiIZUHu3cVlpp1XmPIM3CO7FsZWLqI&#10;xgKutPSIJs6pVn97NqEa84ZcsP7YgQ1klTIsNQIpABpYdXSqKFBBnnsNc9u0XU57WdZ7rdgo5yFH&#10;KmcgEnriqKY/a3jPdj2F/oA9JuKyvPZ7wrWzWU1qDiWJ3hJfi7olN0rQ9B7j3IYjUHPLqv9Zl0QO&#10;G/ayy2mWrfAN64Vra7O1x+uPAT+I14h28Z6tz4Cf+vAvaP0luuCzlgnwWgO/5jo0KkFG2y8Tnk3m&#10;hOA/k974Odm4u9ue3eQ4KS/4EMQlXa6wdfrXUfZ1qu6Tx5b6OHyKgCcM7/WHqlcGwIhHm1L5MoJq&#10;VBPyIG9VE3LI99prfntgfT6Pdo9ok4gKcFcykyKfJe5Jee16XNIqGt+LSx4NbZoc6oazlOonIp7I&#10;ImqQ2PsatKmTWDqCyDRMSRAJyG0eRseB+I2Ip6GLPFDwH09/f2O7p3U9Q936Sb2+AG8UnDvsvdAS&#10;VkpcoixmItQko4liQfo24j0cvq5djTlCUrBfmTYpQDhdedh8Lh3iOlAhJtNqsd8jsi1tf9LTYLFp&#10;PLKPOHB5E54DYcOVZxX0q7j+EXQOFuTAGF3lvJdMIzS+6rMmMNkoiWst8LyFwgv9sN/WsPP4az/v&#10;7VmXwAa9mOiBr24af3KMHBB6dNtHSvmp03GhXFVzDoYjx3CDN/Mkv0Kazv4GttivofsoeU6htbX7&#10;qyTZxP2sITfw6tDEqcHU5aByhGUeF+q4wHeJxoWuKFDTcRH/I4fnSUcC5NbzCijvlh27SASlfAG/&#10;SQRC+TZXLewx+ZT1/cG72TamX4Of2nIySZHNYgAfYUcvFFWGbCTkVudrtDT3RJfe7lAgDyVv17Wc&#10;5lLiOXigiuPYdOm06A9p8C9r/SBtLqhtXPEtF/8Jsqvwl1TyFjwUpIKe7T3yG54St7fE/aOeSC7a&#10;UZrH9IP07RDP43Upjdxrndnfmkx2YB0B6vX9sKwPqv7p0wX3wr6uB/qL4DfxwmXBmHwZeZYo0jVC&#10;ubi81B2VgH0+L1JLD2kH1XefU/1t+9sZrerm3cHej/rD3mg2v3Fndl/ojSpGwloTPw0qiII+vEgf&#10;5a7lA66T+zzSfje5K/mOLp0lqBx116iet1KeFynpOUzDRWu90C+4JNG3NWgiORJ6SNmL5SJgWx4V&#10;RJhInDxELvHpuHz8iO4T4i7XKCkwKCn3eMhpHOXGgfp8vkFRWN0bfB9bq7MzqOsR+HHlLgj7taDL&#10;6HeUIyu3coOxzn851hBJiQVUMqZNeUK2lpat9BLPxY274OyRpBe9w5rX7lPc3cElsKS3MXf791Hv&#10;9dHIRnvLemsKPhUyJJ5uwbi3WDDTaPyBFoV8RVO8UHxUUZS7PkY4CYREWTuB+OJeGnvzajP4lgAN&#10;+a9dfLS+NbWKvM3OxpO1/qq8Mpxlro3JgnkOqclTnf+IdSJzt8h9hNA44SmhR+mPI471O7O5DZ7x&#10;5NONGbWfvHC4l5vG+O7mD0fpBPmFeqdas6Agb0kXctrr14a7Gx+TRC3HYZq8kpdasfvau9VRCyHY&#10;TQVBmnXJQSoOgU8krSZPz27D+eWj/m5/5ECd2drkXdbLqrh4i0e7hi+VnAt1s6bhFNytIaEQlPTQ&#10;/fVtJ/o4GqkeMDkKmb+0ODj2tV5eUkvhAnjpG9A3tQ+lJxJBui6M2CedUGvILDngzr1aFE5VJ0q0&#10;jSsNf+fcW9Kr9eJfVbgiHX3cvcHueN9lHnetl/V/vEZuVHsJMQeNHJGbX9NZGV2PNloyQOUphsJX&#10;8mRSs0S+VF/LjJNEGG5WF7iikfiwLdU5t6crr3Oonfp95hjcjY3bz7dnewOiHsy2N7b181Yz6L4e&#10;NQRtqPHHN+IOKqPGxDSUPw3loDKCVKIvmTq6MBNjqTbpEapZMkgAVPRax2S6e4tIE6QkgnwKAoSU&#10;eQ4dAX3AbMjXGBwuO9dqmY3Ma9kLQBOe+BMX95tLUm0eXOEe33r6CVGTHq2fBfd01exNtu7bGGq/&#10;Ru/zyysWQftXrjwFwgws+5HBD8CNPGmnJotDE9jl1e44fGpjizi+cL+oCdkBV45o65KyIA1ZSrBo&#10;bJR1skeqWi8O//PZqcbycGdKRrBQ01Pm4QTEy+VPQcuSPVH6bVO8ZM9BDgQ/R2GrjEbC4kfhUxPH&#10;iJGbDeb87B7/yaehCrNrx4sShEzv8FMmsXek1gtSQU9wrd7v+KviBMKfMV/JgguI1UTTxFMx5Tgf&#10;yDIV5CvMDPBYn9vWPUM8VewajLd5tNdfeQbkxrj/5fMPtz0q5AO0yRAn1b2dc+pBYwaSN6iE0nFJ&#10;zO1OGjxUDgW8GKkB+g8MhBLgQid/3mqMxwmwhJ/fvgnsN3+7ufH8pu05Z278N5rOn9uXi9dX2Nfr&#10;ac9suGE6akc9/sljL3q2OLaYSobeafxAOgS896oZUsh8vOhtzZPNRnkllqPL1wqJn2pb0t5fmo73&#10;FhQK9tDgatX9xhT2mSML2flwPrhXjput2MWAEcHzUrj59VaZhzQSYBVj7u3omI5eOLPNEH1wcJ6s&#10;6QhQUBTYVhZ9p+duYezLhgXrRU5oiV2E3TWQdDpWsgx7HgbrDnsOgLpkhtRsGkulioQlba1Wj9WO&#10;9nth8vv6xs3bG1lNxHLegcbmmdFktq0dcMiGwzIhNJTXIoyyHlXnLIAFv5NcKFB6PXNX4MHTBSnc&#10;ZTXQB6Rq2qtLXbWwwV7CMZ2usZdFF5aUsr7DfjrplH7FQZcJvMVw7iClEE+X4dKzRzYtWvIH39xf&#10;VUQ2XiTY6dpjNd4G3N9H/SBchhmf9b3IxYWE1zRH/EDredNXG9SQh+0sHOZbTmSy9lupoyK1xGO+&#10;83A8YKi6Ks0LFUx+U+G3x6WKeF9NfhY7fJ7JZE2/1ZVkMO933kx6r1P2gD3XMk5vOnUlGt9N7Bco&#10;9V9vKboWZc6Sz8S9/ciIrUMAAIkySURBVNQtwOe8Gn7Tg8Dp8m6Y5izCJ4ntYpAP8E3W0MHus8tb&#10;JDzamcpP/DHArqk7bcisu+91RMh5TmQ9iL2RWSM2G9j1wyPJQumiz6Et9Nbj7m9Rbd9p+Qr9dpXf&#10;FM/Z/tlgZPgn0F+w91KQz6mpl8cKKtL+qItdmBXnZlipiQesKxR3LKkjMkHVxBWoLbs8mfAkSyrz&#10;ck74NTmoBzYNp27Q370OezjH5yMsPc+aSXg129pWAMUW7xvEq6o7Nl7A1+N010eeRGuncbsJtZ3z&#10;F35cwGzr1kCVPYo8J1cLfAknT9og8ZWDf+WKZb1pgRwln2vOkYD7ndZdmf+kQI0O8qarOXgL4uEW&#10;Umuw1N7P1gE+Du8i9GBvZ2m5Znm3gvnR7JtO6U1S8nFLnJW4BRthk49GkRIxitCpe4Ru7R6+eYf4&#10;X2fF4YMHH8w8Wh9oUewbVAratE2V8lbSPzp9jCv9T/jCq87C6R24r/ldxyn7lptiBatiQJKPcoBs&#10;MBt9tJsQ9JuBziPL8QFi71Dwjqp2LdOhoCnlCuUSgfhu1l/uHmiyaeDzJJXobCa7JD18EiI/Lp1S&#10;N2u0tBbL/FSfIO9DRV3+k9ELZEAtdwh8+ukyJAcz8aIm0kp2Mshepim2kYo+833oF/Y+pqywD/hJ&#10;2YLJC8x0ZWIJv1xrjxvjBJAxSSFEY8kfqXXg+6ibGAd5RFE/Vbexmp5WlsR3bt0gdFUW+oud9Gyg&#10;a+QbTsIO9qOds6OD10deD05hvaMKUrWXql6WlngfrSbIJoOah3GPut15N7wgI3dMWpalbeTbrgRw&#10;uR0Xrbf3PUMnUMtmEsYrjrI3vTCVsYqEmqSLYm1pFz05TBkT4unUoISeXJNEptnGgBL8zlHWS5Ec&#10;RF1s9Y+aE+EjP2jDb/a+kmxS+PeM84iomMhBdyJROHbNeOpgnigzyfvl+EKkpIX2YVg2wDDwcvvp&#10;PTHVYbILqXJVNdSmIuALUq6j0QisWfTYnnYEJyQTgbwbnB/akMWL5uBqfYJaFgBKvqL1SWdy+ZKy&#10;IauEvwL2DihLbIkxxoJ7i3WqQvZO62c1YRaNXwiRKx9rkNu9sb4qSSWgmoNCmCY9lrwSTgRJuIR8&#10;R80uimD5s3t210XnoTgSF8KnjHd0QS2EYynqa7z4g4ZcsTcRppq3oCRf8qSJzSNF2EhWVaD8QD5p&#10;kV4fNeio9IqQEzr64gZyhGJKiYKgKk0h80/018BCiqdR40B9DQtUx9I7U+CnKpvA8A2wGORjYWoa&#10;0AIxCLfJAMdMQy1G5a+yZtP/nBfxTFK25MS3Or3Kl1MoHcpjY2gTZlFv5CD7i8hUUx4XLoRX+lz5&#10;IVQlUQ5LB87TZsojpfP26W+lj44csDb73XG8yxjkHG5sPamg6/MzrTchldyQx54q0iKvtsOOitGO&#10;eFzPvnu1zGeWFm9hN0pOB/vYfBhLwm3Jcghqp/wGyCNN9EaUrOdHxY1G6CuIe8QmcygaXmHVBxZJ&#10;SBbzgfaVQCRvwSSsFfKLAyj5Aqq3WtZ2eFA9U2tkhI76r4Hd5u4mzaJ+9uCZvLuAS5qNk1iCqoSB&#10;q94bVym9iCrjxXNnIYgqFRUSSj/dyvDbdM3bmqerNxo96dlogxNp44mzufMeb4V49adaT2q61JLE&#10;wLVgRPLm8rQkeNVRyRHiQmqNmr7vurRTqr/2f3CtAglTKmi2LItA1PgMazF0feDIokWYt/wgshjf&#10;j45f0OQ35KGRNYBXRKrSK4WOLiYCaiU9VNtJfI8KfjGKw8TzWpKktObl1hNHBysnd7+srNxNc2lH&#10;3ucNkhhJO5Q32ZyUKrvQzubOTholLMdbBqvyBSonLTk77yklLXwjO+ysA3s9TdF2Q2CETXVGRHTQ&#10;K6MfevhpvCtuJdKXc3kvkYcuHfCxqtOcJeRxSbcNorYPWwQKecP9S9UJmCaEw81VXZY0yewsCvyO&#10;SjcKqi5uFcIqnI1uzUXgJvJRItr7z+Pxp/697PYuH0TI/Y4Mppp05KYaZDrCBFR+CaRJQ7/ftTsC&#10;PEpfnZAmli9xdw6Pcl9ZueTj7+/iZr931epCXucj0AlGyEK8iuMU27rqrgTV0agbMSal5AiRRG39&#10;Fj93qr/OEJOWGLcszoEwKDrFvqnFj6EH6Rj9oOex49IWoCWAoiX4odZ4Qzn+4QH/S/AJKrmnVexC&#10;udHTJCO3lqC9xn4Ylddw+3UeuMRC7masAL9BlrsKkfAGR693r49PXosIn0US8l6oHIZ2ORgXX/zo&#10;4/MfOabAqq25u1G7Pk+Y7qLBX72Sdx8A9KfLNXt0yUIA4sRiPpkTHuE5zASaWPGqBySfm5X91L1c&#10;ryMgx2cU+HWq9PfvI7c3NnsQIkILE6TxSRXBTYgaldSCflCvF/lGwBWmF8qaIP0zDLnOQSc6o6QK&#10;XwqWn2zvBjXgfaYe9ZUU/65QoTAG2OcqsGzAqSRWPnUQa2Hfel5rvBw3m9g49gGf0a5X4M1tsGa4&#10;cpfqv3HVvTBb7zUz0iVgMUKglQ819CqIXs24Yqg17eiaVZhtBR6I9De7obJcKu0V5pdceDp+5oru&#10;4iiDRF5MJLntal0PYE7a6W4lq+RQiybw1XIfOzmZrunnB/nKhwYBpy2jRj5kMA5+ovWSWl/U4QUp&#10;1fo08qBuVbKXVfiD2jSqC6NGXDXwfSUP8ZPd1lF7HJZaMwmq8j7YY8p3PtbG7ahAV4Gsu6FiJW3x&#10;FWJ+0kUOZbay10oghXp9d8RJGJIEmj8td+FoZrJqd7VB7Wl7FIq577e9rn25SokHX1Xto/Bp3N0/&#10;GfbPRu+Clmm0fSCpKfetUVL28Ql/1bgppe7GK3zdT11+NqtpaPHvJ6u4eJuvRD5rmF09tBErnC6w&#10;aqL7MfR+SlQtmU02yqw+7U/KZaJZWHsITYhUoPKxDQdZZkJrBeRRMpUmQYvvLAuqJ/g4Jk9J8J+B&#10;Kqp1FgNBQq/i+1M2epr4ITtfjLbikXhUT8g2L1+s25C3cs5P5zuZkpaIUHiVhL+9hEVoA7GhQprM&#10;TfJU+iaqJXH9ksXvjp9eefQFj7vDuCwXnCShopppgwV9gNr5OOrWzEc1uFEH4P7Y5YSez+dN81cd&#10;6UUt7l5veJChwuG62agGVNFPGnKlNqtInEsuJbY6z5UEVKctx3eE6pc+iD0UPnwqwvOQlzjyhhdI&#10;u9t+8NnSbFXjBKEHW7P+JuXUR/I0P8jLwUtL3KHUY4iMoGpST/INwNuriTLwxAKwkgMsLEyhNYhc&#10;STp8xI2uhL+lizwbaibeVPGNO5PJ8k6Xb9ZhQV9BXxSxriRXhgBbAaZUTz6vy7mRXCGHrTYnlalI&#10;GW//LDp/I+PxLCVHximPYa6oazJfEon8MfRm0mh9PR2h8KXU/K2/ULtpmq9mx0VeUgks/ijnq6GL&#10;0h8mDMyHstRoBN3A4K0IY+pC8FMnmaXSgo/GQ4GnmjMgRyxRXrW2/gVVWEmyQRuYKu9Dzt6CnsQL&#10;KPKReim/cR1c4iHByKgQyq567yVfidrnJtSwJ6EhzpelXG2J2f+wu7JcRrURsH95tmtLDvlxq4A3&#10;mzbkAbUglnMcnGaec7MjpBKVnzkVpVl7td6O4BPLEq09HCkQmYb0SqDacTD0A+hDbRUNX1UmfnEu&#10;q92VS6ToU3crNP2UZLCHCiOiTI6EA15PcD7ovXPnlTvT6DTTjUzf5LiWTKuZ7jBvixRln+P+UixK&#10;1dQXn4yAdSR5NshLrfdLQpbl9xqbqVDoBFp6z8E9/XztY+4Xu1B+cyWnUDX8QYonvd/qval1Ommo&#10;JPCViy+NT+5aUaq86bTgkmbA7ZjmatjuymW0PjmlI1RCl2idYv65A9Ts0XZoVsYAPEJdd3c/ZUEv&#10;2MzrGJWax2jWDf1seeQF8guYkZ1fCW15tR2Q1viFbq6tyqv5u/F8RR5zaFhXbR4wED30CLCQxyHb&#10;09i37R8qjZpq8KoCIviDk2NTIyclxZfMEE7mwZ442o+yzYJUrP1SivynUTxPVvJ5zVe7XhHS0A3Z&#10;ak+EXY8ugA7V45BPyL2pTYNOt9JeR+45+vXWl/vjfU1p796Z0+g77vmq5EAeeJxbmrcLmYLvqYsp&#10;ovJU6Ryg6pqBjr5F8aP1Lpr1qWCIZSXPpEG72K4UIM+faT08dlmnXqnUdsddQB0luaqAslAIKf48&#10;IBe4gbIi7b9eWXmfIIN8vaQKUpdF0R860ahmmqn3kY0vEUA0KhFFGrndDWeM7qXZ3BKq33Nf1MtU&#10;OUAvqFETRignsYgSmiHYxNW+2kHIx5sGylpsTX9IBuf7EvLyQWZc9KB19PTKGHNvg6BsJfcZqM3y&#10;BhryTohS7uPAWWnV9h9936rFQyzdQf6G4DsydWotoOeqWVeuV80s0jJ/O5xQti0zKxVXjw4D9veg&#10;D/J5Mi+U3LVxgZ1rFU4K8FaG4gFRqDcZXFCDmIAQGXLX7GiK7y1rSlbCtrD3fP63uq/qa/uP7eqw&#10;3tRKkjwccz6dmFzrbJXdSK310TzyoqYyOkLH7+yan3NjDRX3igObWmcZ5C4Fd9Hn315aIkzSeSpl&#10;QzCysC30TZ3DIfCo266hiyxwMFw5uTxSR8pSDGcBOxwVcWyw/JuvYqPIGK8GTz5+rPj2cINssZtO&#10;H76xaJ87IvW2i01sbGQu0vth/3MgTLU82OGoyrftT7rEFo0OP7Gp4odaXzU73oxsGpkiZXYB+1TV&#10;luT26IvDf62DD7XubAAi0Jhu1ezIehOvC323kEBrynIrK+U7OrKAyJumR/hjzjMC3zZaHctPtpnq&#10;OFdedWqTckWwGrxqD1GUDfmMtXiRZETvuMR7Ue18VSozoSYXEihkf7rvGH11kGNHjkD6gVsUw9vu&#10;rq2SSwMA11+b0itPVx4QFMHAmpErSo8DfaPKqKnS2HjrBHtlATkIi1J+HbfeEamY+/n8+fwNpt6c&#10;X80I4y9OZx5mYrviMjozWtrxmqdSHfrfgd7ehbx3GXtJZusfioSKeMFkh1B0zCAWoMsH6cJ2rEj5&#10;+ZF3ifn1Qe9JS/M7s3xNQ0XpXQUgG8LsOuRlvHLyrHUAOFILa7e+CvRN4YP8ygcVE/PYZGfjD3XA&#10;CFbkk2qsrY3w6etNpiAdWi3YsvndGojf/kXtYVI+611fKujlDZBwQtV41B3fyg2ZYNHEAj6y+Ab0&#10;z3YPCMalzhK3YYYPx+WUVW/5Ftpplbq2LYCzpOPOl1ufjc/cAOJxkFfbK7axUy3kolQFedUEPRE7&#10;b4sU/kjry3q21PpVcOU7UsuXFyKkBnyw58dcT96nmt0pQMYuEKQ29AJllIOd1hbvsIefj1eedSSi&#10;WbOY/AcK8cvdE20ZyemNJusbt+fki0OBv349wEfpBbPEN3GEj25SmVaRr/EY5IAafNeEnmQkqRSC&#10;+S3syyTlsyT7DYlhTxNMLHkTfw5Ttysru4W8RZSC/4aH78yDijZoEOQLzy668C3jNuJCxmJYvGvn&#10;qcXj2ZEDVHiRn54OMI1G/qxGf6sEMT5epRwgwuR+k9t6AX/cpOPLJLqBnq9GBbohnCULmdYCPT9Q&#10;SvkHB6nx5M4wO4LGHifMpn+93mvnbN3DRL/Tm7eIS2Gnq0eCH6v4yqf/+TrYPzvJFnfD/mCC1q9P&#10;dnofOo2/+4X0BvkmOb+A3pqxf/6e13gM6Dz1C1PQGd2ixp9J4k9zVsh7rT2DuWiZK8DzmKrVbQ4O&#10;lZ2z4+Ib0JcMgjwcEXUCTG6SYkgaJT+Ymmg8sGcVodTk/Z79D89Q//saRn1goivPYj9ighW3hFNe&#10;RLLAPhXG3o8bcr+q2skkP0rDlzvKqFXTeokAvpq3hN7MYHFcBXFpPWZHGI504Pq9swzlNtEir+ZL&#10;DkAg1Wu26PfwmO6Osfq1iElvtLc2m65i7tPcPF75wr9ZghDSit2Cg2zsjY6b4MTdUbtc3Rm5stx9&#10;iTSl3ybmv3KDXd/+OCg+sKzO5jafqfRuSG/97kPXVQXhAvwB+jJM5kS8BFso4amQh98iDF+GG5kp&#10;FYfNukAfmP1+Pl931cC5C0m6ckYViQc2NLURIE8fPTsZPwvoULPeFYcZ3e+fd9omyUpFqdVv5MCr&#10;RbnwNfRCbVHf/3dgtWIf7M1G9bRWU3Nxbjd92CL1SSZcpQbOn2NVktsdYewIVoyXsN9F9e3pVkO4&#10;mrTxueu2h+n1XaqNlCUU4Pe8FiyS++bI62tWIpREVekvFEZqfaUrwPtvOC2P5Ghy69rNaS/D8kCd&#10;ZC5hb7T7pUkzpBc2XjnkTQtxQdhpM+qCR8d61FIq5F38yEL+zg2V3pkIWHm/XA4+jmbWjSaylZWy&#10;92+1gnF7izTfcGwMBl/W5vvQ+0Z7JYlOYhfQVdLjKt2raYAtrQujb5YfuqkV4Ne19l6+S9100ZBV&#10;LpvQam4F9jTB6cZbhY03hWkV+rud1lN/A/rB0WsbcUD+i15ADXrZqoYgiK9NB/jYLaZDH9xTmJML&#10;XO8qqVDsATSsFfhdingh7V8tt1gpICgPc9ftZwDf/EvVjnSSGhdbWnTxvL+kTZ8wAvZMO9zQBDq3&#10;y8gDfPiFY/TdrFj+CQkn/ZlVI+53RN41Q5/fvn3Tg9l0dE49LWCtrDxrsXW4t8b4QI+LZWIJO5Z/&#10;9MNROki003qE0n3l14sJBhJFhFFJXdK/Zv1XQUcj1IW8FUNfPBgMl7teJS6GI75FOj4fAL4jE2RM&#10;tUYN7L+Mn51cv45+n3NxFe9m1+Kfct7hUAfp8/V13nXI4mpqssYUpgEEHKPFHsmTtwv5c4f6+pTk&#10;gfvhNeQvUnsm77u76LVbt097w7j4Spj6C7WEhvxXU69sdHJEaBLaDJLxhwOvmFdzklNdntg9cHeV&#10;YOz7c5QdnX/+b05AxObvUWBY5ok9cLc2BE0jIulaFLhn1hAK/tNhSEw/HZaZZJLa/JlqsQ/+sizv&#10;zTx14LeqXGo2ar/HlvnIKrV5g4jAeUXZ3/PVuux6MU9MNCm2UQcO6+aAg747cT87eZZknXxu/kbv&#10;YIV8wFXyxMkn7X26+zQaKe5hrvEd/sKjWPqbKilhqHU+dlYp8VGq73wvrL/gc6HtMxbzIfX7e5Gb&#10;mk8ejGtD7dC6a024PPiqpDdzqHxyBsAfB66CgwTTE+Vlq6Lpm+A4wLdSnhLeVYHnN1R418vIPMN1&#10;F+Xof4i3I+23ndTLMn6r34i/buDjD0fkRutbli/hBbUm88VRTU/jnoldUCvgYwIlYD9UH2pZTJPJ&#10;K7h3vlqBV3BeEPrJsdv329fGndFk84E50S2AMOxfvlC9JweTLw8t5tD3L8+4bX7g1VpN1sAgQ15U&#10;QoyxeW059YoPtYcVew4y/sehtpiBYm4pgc5l0Ffoj25FcNC8/ynpJYWKrIYkrNTuKB09esB1Av5o&#10;PzK506OgnCwa3Y8DgD6pmY5csNnItvr59g3bbvi+ofaTDe7MtpShmqy7M375CONeeg7s+f2KzA5I&#10;CRaIcHL6wxG5KesL/C7hQejSetJLtefJNrtYQgVSqS9CEkgKNSqp+lJklOME6rFC5Vy1T/3O9Ffm&#10;fxVPxgr8dQz8+DqFyacUR9pQ/LvruP85t0FY6BNwhRg1XZgjEfecT/l5xriTkf5d7R/KQUuYLiCJ&#10;vhcZeLqQRjYck25du32knnR2LdQffrncdfM0NmbkpKD4Iq+qeb5IzPk4WyzQROPtkuF7ntWBVfv5&#10;jeqbn73J+gLQ0NYEdfwtBfvbymql709T1FeJL5h6ycAaB+7j6N3PoC/gLyBv2l9kTUzFqSBLQint&#10;U4AuXJyFs3sEKWxJ5FubgkAlI4i8P86G8LhkUY2XqddTfjszRx/frb9Onp28T7narpEfzBEOGe33&#10;XgH86tJJlnM1MV0AecC/zpbnAf53EPnglVvGSChky0BQC8ndL/JoZuqETZOUwv7axnRy3jrKOiKm&#10;7Id1kfYraV23I9ayDoguOc5/vG8NvtGTbBx6i/kNdH07C8HzWZ+5a+to80x9VyLqAjr/9tFbF24l&#10;B4TG1O6s9Jho+CFoR2fHHoAsV/Pcd6E3f0hL5JNq0i72mlzEnVAVsSLtZ290RRwyE5QfR0CKu1C3&#10;kPCiR90VKQLlt4SB1k/dxTyZ/3dyOaynTyrNFVYeupVLhZ5rRKaPr0ZVePCJxot2jEayS7Bvbrzq&#10;Hj9QdWsedbqNEK7LkFipDPmIrGHvklvDKNSv3UWf28Nk0F5tGUA5f9Vf+9RlOgzMr0CclBpHWE6r&#10;U7VICLxaX1U5Cna+IY29O/wobuq1MeEQuq6+P91/aYMndXpK+5XaXkXznlyk+pxdNbv4BuL4KfS8&#10;2qUzCePY0zNcZEMxV7WLkXF9RDxSPmqrixf89WBH8ORP9L4Jsz48k1w/eehWrlkQ2SHGrRJvl3zK&#10;enPeh9cHWHxc/ra19XDlA++itgmTwsVILYWGw+uVnFDxAqlgetmKezXrUyqjGFkPEFebHKlnUmO+&#10;LrBKiicY+9nNa7MUJ2XuEwH/XUG/FKp72m4SEp+kHaCX401yrvW56OCh60DuYiK3/+327efOrLH5&#10;GB4owArEFvyjt0+ztSqQf4jwe+cUyg6/b8BDJCRJgXNE8gPoryjMElOSu6TMR7awjTcg9uhPlf4c&#10;19ZBUtbGTIkKlTHnRWp3RUlx5OC/B/nwd15rxU3svIXltcf/8hgoRj2cWVT8mbof8eL4gTanmnsy&#10;IcKwdT/IE0yX4XjSxyo5MsYlW+J34mb5sEVueRWuI2sJu+aiotCWG+Y5jMogw2blJ88ImML+Zg9n&#10;b7qsvlauJ8YmzQtC1UNpnAwtsvjmUuak8F1XQhVEGUzbTc7tcjDoByBuYqjSBvfLiNUa7SEC+eyI&#10;JbsSDM2fJVER/ZnWt+QEj/qXZIOw3rtAOOHAIBcs7EVe4Ua+UJ4O/7xSIsuyKRCubCgnEIHXd8WU&#10;O/bh2JAvGtorLb5AU5G33TIlTiQZcx/oT+wIajAlulJ6O3YpKORWHr3JM/h2m7EQNRMf6DUwwO5k&#10;2NpdL+Af25fUceoEa5KjRTGGjWvTB0eza7+NKH5aJi/wXa8Ih/trdP4Po+9AH41uWbmopCmGkXp6&#10;p3hAiVj4Qw17NB9vD9TtA03WgJS3z1jEBvZqcsu9ohKnf1w+uzdoawg3DCbVPQXO6PjrwwGnQMkl&#10;jAD2PkXPGUW91SbXuhZ/2KH6HmbJF+blSpDcaF5hRCsoPxUT3vP0vuY9hY4dZvnfssYYv+DMId86&#10;upqx3uFoyxUo59duDpaNU0rHstTy94+q+X8UfR/6TlIhJalMOuAhau9cTAMdv+3Z9nOui2WDKD6V&#10;OBQSUKablqhzkLZLc0da0wwqZ3y1xgf07/6Wi6FG609SkTs4Sj85hQvXWndeFWwpznbOm+XJMgc5&#10;GFL/h2s5MPAYn6WfZQ5Q6dfXH29lnn+GexBzMgSEJbChiPLZDQzCXiWaKusD7P68pTup7Pc/2ZaW&#10;fVL+j1b7b66gZZlRSt2oQy4OHjesuGPZjjDhACvGFyijWRSQ1oAvwXSYe27Giy2FVujR+3qeb57O&#10;DBpDfOJDgUR/C12kkKOovzvOSiroNo9T4F9fefaFeky14CfMweCqehcfoDIp9J4E2awYjsiWRls1&#10;qXBhHpi+ubNuR1j8YrcdCvRbbeMIgq4uNZPSIe//0ZDifta03hRrjPZfXkmf0gXsiT4FlG3PyRTf&#10;pOsZlwDtv6S+FtLOmbtD45U00Z90Dr6tmVZ4vdGuLUPH6W+Rf5O+qfUW9YitkrNUaD6v7XNB4xyE&#10;ilir7G7PNGxLrEuqc57M3UwoxaG+AHwBEezV/VZ8FCrOMMLjxrHF3KSsp7r6oBpvyhI4vhnJlJFW&#10;N80kY7eXtrm/gV+9xq7OnRhhJlHbdNrI5jOqEg73c+6fWOdLk4/hcfYrLnr0PnauEmsvUJ9a3q1J&#10;nYbgCrl/wSMFha56P57d3JivlddwftaZJZnTr9OSZg9tXm/Z53NaCM1STg6xcDLJJo/LzgqKEePW&#10;Pcwr7mBY6qAqGg67Pp1v0rcNvhmMmCucCkzuhrsHqcVQ0IbdttZsPePGtBIXbJXSi8/dwXJnm9wU&#10;UyGSclH3P1T1Zp6iXnioGx4PTPdrejw6z9KqYL+ym938Z+nVqdwOs1dfZXDP6mjn3gMq/7Zn7AYC&#10;wFdb9FuLz0S1ILmoPGaYaD0PjKa/eyz0dcORI5WxeAOtdzWdDnyrNLNrt0YX6xR2M0ZRib9JdDy9&#10;nbX7a6ZX96D8BKWO4g0RaHlSCdJl5c5qIyxYAX5q6HZBnBlUFmDAkKVQNdj6qbD6B7t3L63beJm+&#10;p/Vl8BNEYPYCxLWEXG5eL70esm+kcGmrZ4lzQT6hfvmgGHfuPVKsrrVlzoDQKOjQGSyGbz4J9BmS&#10;EGGaJ59MZplpZF+uFpFrvU1bZNQqKtXVpO5WFJ0ZNEn99N01BvmuTJCC3lGBDgtam+FWEKUdZph/&#10;axZaE4Cv0aJxTcisFvgy6nJQV3v9841rG4MEDiGcdC3EDRl3TTvj6fp0r+KtV2GwibcEnAPMUruX&#10;lgIYFn2eD/jJhzARkZYIdxalrcHWEhw55T2s8+6nH6j999y8QB/VNhF16rhFlZ6MfmA7hu24Fwa3&#10;h8UshdQpdQyU205lbELRx9Z0HZe5mztdKAh8VjkIypTURyZQf0t9yRI1YaU32pttbz92NDb+mwqG&#10;AdqxLc5CYGX8VItVZECtGFx57wXZDFlJh8LLagaDnlZNkoqe0M9vJMcli3LLdhb1vvqr4sHApx81&#10;cPSbrl4FX5EWLXeyH68aMoEpo8gs4xQ7+CPsULvkE22hMd5wfkhxC/J+3P0zWUBdSRFpB4lcJStU&#10;VTOcVNvSt+g70IO9cKvq/sMWQQGM2YkQIUomeWnNOdXWIydKKphXDq3JccE9X+4qz8Grwpyvj3Kc&#10;hCmTaD0cq8u7r71MQFjevVWKcBIiX9j72fbG7fU3sQR3v3x5dn3X1hygmTzJSjWOfuyEGKGaDNLz&#10;OrpUpumF0Rk8ETgU1JJlbd3FCew0W3fYY4x+FP9h9SNzEnFXigOchT3RPLx2bdpHS53BQTmt9CCz&#10;XCfRVRwW5YCTyfuiG/Y6civ7B9qlKjcqc2gGOvR1p4m7GLYhwsAKaEgRclKnQNSsx3D4peu4/yN9&#10;e41clSSmtcuKhkzcJprwdjMo6SholhzcDdwKdXhDg2RQDuuX/8IbG/AkhyHFmBwAJRSIg/7r3ZWT&#10;8cruQRbRdIrSdPJqc3Ckmw5lWOaNjFL52BuePEuxKvTY5NGod/DsqbObXEqhDHwI2e5+2sVVaVJ1&#10;VG6SFFGuphHBksXJyjXY3c4TB4ilEHEOcFP78Nq00umYJaCjN9duTbkgnMgnjEIni57b8cBiOm9H&#10;iGbIS9hTgOrnlb4WEXgbItjS0ViuXkYCy8UFM8tTwzETmQkv4XqJvqf1Ke4Nk6gqTOOVovN2zXEL&#10;4MhoZNRYpKh8fFHRFnhzp+Tq3iTbgWFL5JsHsBNfBXY7K+U4s/evP3RSGOwQEDm+l9Xo5Go0ndml&#10;4awTlNmqTaBfdR2ls34qN2WmaqYmhDTkuqUIVtN/7JFdacVnVpR/LN7T2ZojYO+o9GvU7UzM6bFT&#10;w5KJDdCAVTGRuWpX0tn2tXmnzTExkAOFO6V7W+vhm2q94Tx3iaJkmqVS2GSiNqQkxKWSf1ufTjKF&#10;7W6MRXdme4NEqH8BekVMdCWfirRibqMp4dGe7kTPRewBx+mRaqAX5nhPtShQg9zbHsTqkojYCTwB&#10;uYSyQKEHBK90I5EzXiG1PV186msU69P5c4couUY2l5y9ahsurPBUCV4OUZvWTSe7hmrAPmTMNZ/e&#10;6Gs81zuqkc5fXZ/9T5eXXnesO5lhTfxPV9/VRIiko3oEmzg4qM7AwSxaL8cwENUhV17Q+iRdUuuX&#10;IF2gg+FB1to0yHwWwEfgy5y8oHaz3b54ZiiK7weF/Y+g923ks0S/7D0KH8lG6YtN7yNDe0TM3MHc&#10;ojF9bzHESXh593aX2arCK2cUX1wxHDOowystptPtn9WLRLE2bNnp9T8F+b77HdmXuU4tPPqF1nOR&#10;E72P5XQgkW9yLIm8xqhmyl9c4c7ih6fkV5Vck589Y7JtkKeVgol7AfNjBa/KuI7AXegzDClYkMHK&#10;apoDOq3fvzfaIeGt8hZgiwqoRiVXPlJdannWwkDKi+UPtNhcddQXMyzYfQQzv7/dRw++W9h/F/pw&#10;EYDkpGMnhtMYH/QPhT42zuuI0D3XdLYa8u6dXHOGtmLqlG99mfF1RjnQSpgzCB3o3z56ZimdYiqk&#10;/gz7VBp4xkE5d8kZr48Gp3e2b29szya80zyqYW9wr/++T/i+WSxGG3NgTVHJqGppfm651UQ16OPo&#10;UZnIqvKU9Sn11xwPK/Skg7q93XgwAtsGUWQUiyPI6JD3eB+NV/e7evX4vMyelYPCnX/ZTHp9K6t1&#10;ReQJ3yMvu5i40FOjqlSZhMsLkzVSDuB2gPHo5iVzu43R/gZ9G/o2lCfyUTz5a2ElPuI/Ok8ulnG5&#10;1WnPfGCHVimk6dZDd9NtY+mrpNMu+GwrahV7Cgav9ocU2jhipr/iqPQMew7ArUq8IK/s9t+9mYM8&#10;Rf0Dzx2kBfRnw08Fva8ZgHXuBITf9TnXyiRiGUttAj6Ma6wK+Yc4+XfU9DXs/lqRmReyE8/8TKUl&#10;1ZBQQ/0CGYHraUBxOhaDdTBLo1ckfLEcrwZaPvnPm3Zxw1cEU+FA0eBKUNIklWAaKZJPu0rB2DTW&#10;TvrmrYQZW9oY+AN9F/oq60U+vFRqi1Gj5gcm5THpF0RHOOEtPVQ+p+69rcSQI/pj25tWf/AqyLcV&#10;5/OWQs+eVdmggZQlRFNI3jVxfVcIEHoMvqMzse6jGVrvpLsPplyDT6lg6zs89GzKCYNxkBWc78Wa&#10;hJxvmcRUsmqITvn4aL2Dn2frWXe0gO/6bynxMxewKueKo8NdtyWfImL81HAA+W6wzhjopbOKO7RA&#10;E9AJDFPHxRZU3Sgzn/RAPp+v7pLN7ZFAqCEP9nmrWaE/DBVb0HegV+1b0oqXgExA6QwzdG9A8O0z&#10;Ig88iu/UrfMDu3sn6yqtrz8u75hKfkGeJt+IgheTJ6wpXHJ9MNAH4mzHDOXBDr676TOf9yaZgLI+&#10;GfAAxQApji+YckGPUcmQfQr4CIevrrysiCtR/mXktqxPybNgP3scRS9953+PS144Lssg9Dp6HSUR&#10;oWrbMM4VZ4A+Ev2Xi5LWmHyqjW2UTGTDWDN0lDaCEmvPFAgjtOA/Vzr8/enuNrKjAqLeDSWUQP89&#10;tf8R9O11eJGdUkVDNboofV2N69LkYmP3saNrpm9qqMteWxEtbRA7aFiknuQrCMjiPgfk+/7BAzsF&#10;KapI24PUj4XeiOIIRgbj4Y5jFnHwKQNM/PXrw2Fvsid8W3kWHqu/VgOgUCCMYsbl6t+lbcQYhT71&#10;O8udh5bkjsrTutd/CPgxAvgwT5I/bNapBPi6/Q6VEo6th4RNB0siQ7R+4eGr9Tq6g7NFvgmL9d2t&#10;cNRJeGjtwHorYTjsTqeRtBTkeaL9Re95PN9SJnqSlxb12uGlTdcu0Hehd75le7uRHBnb7vATt0ws&#10;15JPG/I6Qi6K0oZT8rU6OjvsjRAnd1PYR0bmJF+rjy/nesSGnYf/DFva3f1kv2uf6j8xDQYHlavJ&#10;dk9iSlxUUyE4WGM4mMzeEMW7QE9AsSCGgswcy+Gr0Xozql13xpfvmvgB9CKPl++QwMn9rfv8dOjH&#10;DIw2zwYju3HCrpHY2JAgGnliGsidX1LIP92/8rTDPiOIktAwCIVFftsPgeXVwIzRePpyP3aDdx+N&#10;v6Tms8C7FD5EwoI76dv9zJedqiT0yL1Bpf7ny8s0L+l70KP2xdGCSpIpOYdHkV245o6yK6WvJlG1&#10;RHBme3pdNrE6NUK7nmyfwIS/KH2SLThdcRen2P003LWETmUOLy+vKhgEcPhi550DFx+TubTvTr/6&#10;NHyxN3P6IbI1TLhaAG+H9xesoRILv0LUvo32Y6qcMp812/jYaotLj1/nOBFhh2xKbp3FxtJVDRPE&#10;ghLtp7tC1sT4trP4iwdlryDPJ1Q/ixF9KyufsXjOLIFwYvVjIdlv4Bf6DREeEvnPuzh8UXsfq7oH&#10;Bwdt3v0f6LvQZx39cJT0tChaIzrCqjq9T5AcJOcijyM8d+cgpzq/TpkZzDjeciIVZCNQBeh3UTn7&#10;ZoUjp67FJ1vSew2+3UGTQXI4Oal0VJVEPfXoyRH9AVnNnGAwJaDGMHRyF9k14WEHA0DFCq+tjTFe&#10;XiB34tdxVUqn1FGAX4J/gjaLmI5S3wqhkaOplTSRAvz+y4WDVzTuW8okwVk8m98LQoiAzS6IV9hy&#10;yVqaK/WApoa2sq7f+TTgK4WQR+/JAdwT+gQLydAfoC36gdbrg7T3eb3LyE+tSGUOgQkxDhfAQmNQ&#10;bAyw+eVsU83Hsd9SO6ez3/lq7TpN6dP8YQ2vIR8ljACcJiLZ9UFiyMX9vu5AzbnkDCMi+KHj6em7&#10;V70Dc8RgDyNQSk/C8+gC+WcnJ2PqjY5njUxEqsjM6KIrg7YUaTnxx8dkq9mb8lUbTdz83SwuGQ8x&#10;JYgLi63i4xmrwJuES571W4vIlnKV0UMp1xo+pDrilNI92hZmSaj8y36d1zUpKYx5oNabh3KXCMre&#10;B7vGw1f0fejz/vJ1UuQsnn3YO3sFhA71jjOB/PR+ppPTdwNYTUsPMoq8/Cr/uJBHZmnLqWCFPsls&#10;PVB9S/MAD2WswycHLFevfcbpgPyOoi8EJlu2q5sl+oejFP5qZqrLC9xX7joZd+WLjb2kKAMKjbPU&#10;1gII8PkhCusoUkYCh+fp6e/FPW4q5iVll+0WpiOUvTdsnYTOe0eJtfGvtK4sTe04LY12egf7hvnZ&#10;+Yvzs+QYXiRxykaK6ULbcdd1faQlrPlQMCZ5ksjbuLUwDSIX7IyRGlDj4Sv6DvRkwCh9gd+EGecr&#10;onNLbUVBzhIXq7v2lSN3PKFuk/w97b71O7wkMQr0O2f3ZIgsw+stoSZVJlsOC335ktEOZmSiIA8p&#10;+4MHh5lab29LjD7IcP3AEVuzjRt3Zk5QoEqHXKrcOHHgnh+PtCDN0+ug96fAt2bfjImLteYgXovt&#10;O/bfuZFKv2cmh4L9xye1O0GFRM58r1uOR4530dKxv79oxDexESYJ5T/tudC5RkOOZSvisAeUQxm1&#10;ACTR3hR7V+5YfBYNmdLnld3Pu8kdNdfRRvAET676lMn036BvQ08+MvfU++HJA38Xe0DIGnfOUi2K&#10;OHwGYLDvk1FtaoHg7rjSj0qfR5BTz2yeQX4u8mJ4NVVE5MnIZeprknhSRbqF3q1Lk1tG5CfD0kCn&#10;3YBihqtubYyfp89PyHkzrv113DxHdTmYV0EW2yQgDYovzgWuVqoSxbL6WbMxNX0rEsW/jYkYvFHS&#10;2vAO8CHP4qWlgMcySlbMHnUVe7S+JBhKlTCE5ow+trquUlYbUvWHTRXeTRaw+k35XZux1um5oPQh&#10;wfeJSuCiZtfrf/ge8t+DHuaDfMs7YcyvIg4P0ygq6xETid+E2wGKqHkEJhyA+7P583mgxx/jGR8j&#10;n5OpSZWVFcJJqquB9YEr5qCi8Wm/1DxxEoWdAdkZgWIuCTXVhyjfdC07dk8GVLin27efz4xXfSCU&#10;MVXrLycrjtu/ayh3zQcIjHiIWNFcTJHwCWi3Um8yl+tkzWbzO9r8LOwR6Ksdn5TURL1GQb5z5l0l&#10;Dof7fVp2Oq0vSQqu1Rmye1kB5FdDf1JVRBrmSG+IPbWdUvsDVV+V5sw/KICHTF6KeYiXjg67+SAi&#10;+Ffa8ONpLpEnp2a+YaCSrbqL1JQE5a0A9tpYVjdfcbupmaroXDFKA56LdnDj/NDpwVW0GVYtJZ3U&#10;fMlQe5yyZvjTF4/aJ1w8jMlWSl+Q50JWmeEUszNdI6osokgovnh95UvaQ647Tp+j1O9qxhASek12&#10;SpNcOZmL+c425x5L2Q9epU/molL/5GqgH9hEDfjt+VBKDXJGE92jL2JQiikndXVMaoMIEvuo6Wtt&#10;Asly7myarCBLL+IDRR0MiHp6HNQcW/nN4Vf1oBUncCnE6gDi7Xwrje814/5I6w1qif2Sls2tpCNL&#10;U05G94hYEQLI2psa2HK+md2GnRhsboiqmFYTnEQZtB4DItKtEDPKZPwx10hRb4tQVnAiG9kP8M5Z&#10;iK4JG1pbc1GpbcHfmj3feD7bS1VPD+sCueaG4a3svnfpZijNA0lLv/aNbDsKhUvU3rAdk2uvXbP3&#10;FPWfCWs4sArgIH0XSKghiKBnsvrNmyonKXMPzcsd9KX1Kk+pOGRtpwyOV0rbhSzDa6Nemab37yi9&#10;qCuysO93AW5BBlHIa9FqtLSwp+OTxHWran2bvq/1C+jNjpC+qRDZ650clhwcpR+dYUXxd0H+DZLK&#10;DEXugNP6PEu1Z5yO6oHRMLD+g9pfnRIvfcz2qVGvRUFdN0O8gtrbK0+dP/q531udPjYcZx4/n6OK&#10;bx6j8e5w/XxjY3sOTHc2bs9nk00XUcyr9S3t6zhYsbe5392ISn4N+yE1ksUaBwJPOfImvQ/ou+si&#10;Vjd9hntq8E+nx8e6tdQGugWbUFqc/OQ5HiEtFbIkRmXxLeuDrhTkXcKXHxTHxspcikn1IDJSKcil&#10;WU7Alnmsf8w+lXwSk7Q5kd4eLcEnx5UN66i/3Nv2m/Qj6C/qfFLiLgaW0rAS0YEvqXe9IkxSb6fm&#10;KUfJFeOe7jFukjMYvIJqObVe7rQcZNGWQrMYksMJJ0WuAdTRI6wVP7Yk7GUQBbp9c2Pjxg08iNoD&#10;YL5x++Zt0N/4v1wmePW8Twg1CDr9J666lW4UqvXp3eBjOUwqasxG/0Pqju8yUw+e0WkqdnY1OkyH&#10;Ir7U0taaXRihRKO6n0H5S/KBweDoQXJXy1KSAgP7Jtgl8CFf6qjg4qKufSSEjPJyqmwofTy7NNV5&#10;LaRcdO52y9EnTZVpDOxFDOv3KnUdfQf6mmX9NfZpWgpxYkzwrVNcI2RQcynmeHI/ueCxQixzHwnp&#10;4SShXZnkWn/JCaboOgl6dvKlM/XQ07dP91/ePfnUH2B6MfUbN6FaEtqixJVib978jU98itWoHhq+&#10;zDwndWhl4f0uklLn04tjNY8UHJEUKimril8XMs22M/cLvLNOwbL6gqdepUeZTEUaSdWx9h69n072&#10;qmYD7klKUMeke2YnnPS6q1Wj9alTQPkhmykPq5X1eoC75OaVjkuW9+0QpV+W82ihOq8d0yv3vcRr&#10;x1faFX5I34O++XmNSHr5HY2DSiXIt3HMunWjCZWi6vhq+LdxDt5XRnZ3LrCXbLJqh4E+VHPS4KCa&#10;xK5cefvyru5V1hoI9L+50MQNkH8MQlz6283b//Z/OV8OX+uTKq+fUBPWqCnEiNiiU7UhmM9AhlQq&#10;7GO13QDWYIqsi8b//mbt8bpjdeaUKBPM2dHg48deL7tVu1mHo7ItBGzqD3y1vLKC92QH1a32qaYs&#10;DfpHfcs6qIBHWFn7jPRb6J9hAheY++sBuTNK7kjiygXN4n+24PLXBH1qU/NL6S/7F4qgHX6Dvmfw&#10;7blr1gs+Ci2gJ2oNdFh2V+wGqv2ZeEel9jGYNaxN6LX2NvSmGEiq8tWRhwbYoD+5fl2s5OHR2/Hb&#10;R5SU+1/QemrzWRjY1aS2twEeZDQq6y47Mv9faKjTownE5MbeOyvHJbfIS4TYlfYmKu5QwwvstVfY&#10;ox24r76aVBwsUmauyt4bvPKpiMPRwVNrf9F6E67OcpOQFlYtJXYkZ7KGtSj+y8NKt1ROxejF8j1V&#10;ayGYezWnCQaRthn2k2JX6VJzV+9t5Ez5bg5YQIIv5QxUpaenG2PwA+y/q/UNe6UjR6kKLcaRxpPR&#10;asG2qXBy3EO7uo7tuEFtlOAs39H6dO6IPSFV30eC7XJ4dayTJJz7lM/j/aeg7uJA4cXtD9OV/gZY&#10;prM3swyias2FmP21tcfWHweul/wMnNN1Nr5blXpcCAt8h3zaI0aaUDCUrMFD5IfhCORPj4/dcMBA&#10;dfOoPODZw6SZXmErXf2BrrQX96NsKlcr4mU4QkM+H6EvP+9RJZX7rwrswaGsnFtKynkTBdfPkhvk&#10;q6vOuyyfuv4JJnatoYacV0YQ+i3GE+hlyBeTStlAF4z9m/QD6PVZDCE86Yx3w8q4lEY9cY/eEyPf&#10;ruRr4/eaLbfV2Qk06QVXXFsPtya1ikkYNMCEYbJlFlo50b3nD8/+6filvd2oPZz0226QhilZj9jD&#10;9m5lwaOtvVPb3zbPTanTW1NBoCbvVFsKALQe+y/y1R1EvEmV2S9Z2v8R7KXi5gJO5aBSkZjgCPKY&#10;DKZRINj7DIkeDe51topMoc614kyxdaTiKc+3GarBP0SS1aGqGmOuVp9QRMTeU/JTxzd7mN3sveHb&#10;bQWAfreUvvQ8mOfHB3I/SNVMNlwovwmji/5b9D3o1TWx1w/vKPXNAGb59Gph7hv09ncqtZTwoH3f&#10;gZl880C2MlLroXejVxaGCaVlg4iolV2U0/tU6aiTpdtT9b3+CfFrWPQdT+9vmYssXchnWl57XXC4&#10;tHZCf103ceU6pXxQqXb8Al5SdaEuWSVz+Fm96Lc7EldzMh2hm0c2P8JetQYg3tHmpl02Rid7zhEz&#10;0K5H+qgNMwp1st/vWRqk13rwwjlkThpJVJPVzVgKd9mIPBole1hbj0uqfBq1E34cmGs7Ty6Yl9pK&#10;/xqy8OKdvwB9lRbWvxva0dMckjfbAnABv5Cfpi0kI3Si6WiP1zz0LJoSMtM7JiUBldJDJV2QQuct&#10;qcTdpYFEC5HjWNTb7oNnN/resdFVXzAVTH7tMhb6k+tY/BNb8aRnJ+p+eXkGRmY2amLtfkxZb0R1&#10;nTAS0mS650pK0B5ar0RlrloEEMc55KT2/me75YU++QmlL6uIB9kVjIq+LO7LXhbCdIyaDTcgxgny&#10;sR23K3tiE2WHA1lrQ40cemG9PvDmCqfqeo7t3PM72CcxyjOpM1izZxj4I/0QeotJiscLmu+Bwxg3&#10;X9mEjdiVF9f4RReFXbLJXk2cntYKZK031I5wvnleGRlcJVQA5Bf2V1bu4tvp28PA0yu2WHSJqmbW&#10;h26EZxxAZekS6B1Fn0yEV3RdM0/+efYlM52vZ5OM5t5bw3MraqcMJNJKELQK+xWUSTJ8x+S6Yh8P&#10;mKeaZYeA+TzdL0rVJheMQaYfBi4pmDTivUh2v7fplEPNpbOOe/2rCi2OkGd5L8vmkQ7bw6ISKH4Z&#10;/TL7Qd6fNK946HlQz5e51CIsB1DA71oZ/0g/hD4AUNJ20EdRXKy+zaJOnd4Umwp7vJQZRX5pOGeu&#10;SXD60N5QP1qC7ExjUF2YIZPZoAe1jElzTzglmySFg2DvBhnGgktGxrKOXZxE7gpa5J+tjHHx4u1b&#10;8pfau9piNEi54EsVB071jouHAmYAirqIv2KFgsJ+OnEoxwJ6LRKmWkclgq0wBu5KJnWoi4W/aO1w&#10;+KyG6/TiCIR2Ajblp52Qdk20AjC6NKqduggM/Wh+tXpdgzYefPAoXXlGgcT0BP2VlFO1/hsc/70f&#10;Ne38APpgj2u88rmN6UZe5/cG5zsZMBU4G/JCjyNHMlDE+1MUKL1fucBlnjE1ZgeOzeaYe6h9ZZxL&#10;pKaAxw6mi5xbb1SSrJlWF5KhKOT5tBwAL94YDcjsAcjV1K6DfQFuV+BdO4Ih/LSjyNJ4FU69uDN6&#10;p+tQU+e5ZlGfYbi2GU1AzDwV6NM3N16RF9cvrwQFLqXMpyx0uKaEtsQ3RZGl/Cd4+/mpNwD/E90j&#10;pRN2zgebStTQTJMkjAV+bbNRlIMYgQjHPl0zwyJevyNWOeodDP/82DwTqV/5friSBndXRJM4zmRP&#10;eQzXZjEgwQCr4tZ8/BYWJGODNzJ1GDZnD9PNPhk9STBWYfUfqkUrNTzbJm2jMGUhJS6ZHHPY8bHe&#10;fUiTPHXb600C3xm4qRYQX78L6if8C30Qb8aeECzmhbFau02CktZN0XhwIbWOqL0terYcUNjLRCFf&#10;IKr1vBWTV8hXhQ4qwUP8trrZykrT+kIz1tzt+TkkHkQ0evWiBFuriykfVYv7uVrY/ysCKcuv1ht6&#10;h3WV9bnkSar6sZKm1dTunvxZrUfjbdCLRxKYYkmWiRMK00qMYF8aoLIH9KhkOrjI1xhjzCq6pc9n&#10;qkguhihjF1T/s+bVGFgCbm5SckJJXF5aNG/wvak+zvydubzV6USj3TsC+eqfhajYNy/PXOTaVQZb&#10;+7l7EskIMsDFeIlAE5aw7lFDfTx7vD6jdjcksARFuAomO1nYbVcvOulI7q3HG/qSHFpHEmpHhLFT&#10;gaH0EZoBzjf3dCY6zycMcbMF6kPFTpodo/QN/JIQX4X1J/v061qTX8PLaisvI8M/bLJZ9D3oLSAN&#10;wwxpHgqDbQobJmy8f9L1fRNVL10fABtT7HwF1MaurXj8acE1s/sISeK3OqugQK5IXJ3D8MxcxJlo&#10;1NrWc1/M8Oobm1i7vpvtdAk/jPRSzrvMQrf82NjBGbhghxispCEUlitBUbIMyEPgrzT33E/BQqlC&#10;xf5fbDcCekIL8rUclcuxovBk4YBPCK9qxnz+oxs5NPe6iG8raWviVWKMrzPsTWbzLAjkWDcIne+0&#10;3h9r9pLB4espZkdZC7fV+Grqqfb83U/uX1zYh4G8GF+BEwfAdGNILtP3oH+ksK8udgBRUsnb0nvr&#10;K7o7HJv5sJ+ubHuMvr8hJ1e9yHpLWnTdkHr05OMrBRa7WskjU5Nmw3xBMt18rkKvb7e2KwCrSk7K&#10;Ds1f96ddZ93cJlwO7ryZbiGqQdZbIafgJ7S+/i+ZjJectCCyCMKziFLz8m1OzMJWWHsiNxvD+WPH&#10;lt1Zn20N+rvP8BLE3jLz7Tgti2AP+ILEi7zWMpf816eXHvssYxx5XiFUHq160cfecKU30YucclG+&#10;lIR3+FRPMH5jAo39C+S7u7bboPoPdpOpdtMX2VVdOuiNWk7E3qYqlw//zhyM70H/1sAubP+llGSn&#10;1399sKsNe2T3TuQY7AcjW1iy3ypw87d3ejzTUUr1ZbTz0VlLar2j3hVdCZ4Aze76R0RVAwIIM6pu&#10;byv1vFTQA5eNX9PZtlu/3L7tHkB2492Yr+kr2QeXLq1U48k1z1xEG4cxMlkkglg91U3Tu/Aw0Dtp&#10;qinK2QBLMF1bn9/gs37/Y6+PSTXkTumzkKcvLYCH88yXC+ZQZTZdysVwWLX+FWnX6Rn1huPXk/n8&#10;hvrB+3lc6FsluAXsPruyCKnsgB1nvj4q/GeA/2yyuelTiVVyiRN+kpn7Bysnfw76R26Cn/BaHgp9&#10;3OkdYWxwdV/axN8eETYkqJWfuwkXcO+B0frG8xsuSqJkqf6oXmYCghmNRCutlgU9PpoFMBTcAf7p&#10;lbdXMq5tfNexuSh9eosI9o5bv/B5nm68m7efz6dUIs56rjKNf6++q/pRB7NB+KxUqHlI073qKQaJ&#10;yfa5CNqithJ5fmYOIzHz7Y35tl328pTcqFyo6bq6TyHk8+E6ReEC+UYpaBdiPUJx4s+ejwbD8XAy&#10;x2KhIDBeMlYqRozPmbCjZylhJYx8ddir8ZUT3n+queNQm0yYQHhNtrofC8KvoO3oh1ofkjWDqaIo&#10;oRFzGrSL8hDQU0NKR9p8uqoRcGDejfU3gjwaPIl7o0mLvDg4fedBxyB2yfBK49HZVCwhDOwXx+YO&#10;Pxxl4Vrsyg3XUpnfIZMF+vTUqzx5NS8JupD7bf+mSYFPop1kWWUzWB6A+j2qWgt6cW6DSyFAYrLI&#10;Ie6fmaQs95gXavua5GJD7STQicNc5Nj6Bwfo42IehrtglDeL0q8MJ89v/XbTjCXjaHe4UzxGHZuv&#10;aBKwuHaKLsxBHkv0OVPspLYKS8LosI9cM/b5U1fkfE3fg76mYISOirMi+LNctGSUKisgD2+44Bwm&#10;fm1y7gDN2fx5htGlfK9uG4gTmXOCzugMixh2CSLsF/I24zcA07rz7Is1ch+c4BRvW8C7X/88G76h&#10;9hvrs7XJpPqq7+rl1TLp77UCQZ4TI1KsZxyc914Px+O3LUe0weUdpTAOYcSmLqCI4UW8yVU4v5VU&#10;kLfuXc0TiFfcbSUiJTbGD87ukRRzS1XsoLdHtubxDjnmqDe9/bdbt9CRgr5KVWesVcxE+rHqGwjF&#10;BhzEAq/oPQV8Btqn1khGwAyk50Z/Ru4j4qRDSghLb+Nr+i702WyiqCuMGiX82h3ZqlrZ0Lqzuncf&#10;44tmnU+nbs+muTclZTGk2ABYwi5Qw3NclyWgadSpIUGkB6wcRgmlMU7oHvR7Z7zrWJ0Nink9e9xJ&#10;bDIm4PkG/n5mQ2ZadjeIZTd7uiq0yjma0gzZT7d+7qRRd5kwgG/dUlINIE/yeN5VyB7p21IFiHbm&#10;TpEqtwgmy7Idxj5fvyDTca/N6iTVg9mta9du3dzAy3OQSzMYvJd4oUKPMJX+g4MMysu4jU/A7c6h&#10;4r2gcmQLF1+GMau7hkBJv/vs671YOvq+1qMqhPohy7L4n+Q1iAm9WXBpJ316CuLMOtpw5dmwp7nU&#10;4bMrxwwSxiBZ+/gKsDEl9oh9AJQ0mB2dUUeq/G2pJjhq8Ph6oBcjvIk3jx2Cq85TTGKS9Sew+LEu&#10;COyeEgen69WW03XPKxc1SqnDAo5eTb/K8l1L0Oxut4h9UmbXbmGfbnUHB4m+RCi6NVI1HSuUCl9x&#10;N8gOeUO/45K6dTz0V15PbiPwW64DhWgi28Yk91tJT1Cuw6srT3YGcFsJkIu+Ht5eThoVNqpSh7wJ&#10;oUol8uTa77Xo/BB6Q03logbKiywMArPdj35qbFliKxEhpC/OPDoYTZ12Y7fn/XCDRGMmrLzkZ9DX&#10;dbPyERT0/kqWZGHiKt0vsslCXdMCZwQFpUqW6ZjeN4O5uXOqFSp1duWRNBa6cYadGrgs9oEeeVZq&#10;zLziJ5GWVx9lAvw+NjdvOj1OnuUFQkKAj966FiPcLqydVDknD/pjGlpjVDzObl0N59zx0ORofOVo&#10;douCHst1540+ZKOL0MutfeSaQQUhEmXlQ+q9Ffk6Jhsf9tv6tIt3XYSkcoeLu6RTJGxcpO9C/8gC&#10;shGeBSfOrcRvWGiJFDiNL0Utkfiqo2qwzAWJ7jd3YyaaFyON+p/t6zRbvyYPoG/p0uJJn1UiYVwZ&#10;prNtE52nykUVIpu9uby4vsUaZoBTW3lK8ZPVs4h2oH/desXNpCAP65QKJIUH+g7Jg/3QTja7gzbN&#10;0bwg9GWuUgxRp6G6kfUm7D7msjUVkQ8ZhM3JHmu7oFr5CsfFDebSX889R+v3J9t6pzNHgU0GZH0e&#10;s6UxecqIG8N5vLXe9KnL85AhDq3iYfD5tnEXJzALaJy7q369qRCoN6zYBpo82ExgMbKk70L/8pnA&#10;mNvadw5QyWxm1BwcE92iW3QOqhouY2ubm4Y5gEQ49exkerx1nNVsVz5TOSVX44u5Nl4eMrB3etVC&#10;GIuVomzHqXZxumtOx+qr2DhrFY9d0LqaE/YIF0XWr1Ve/t8zyxi1pQpaz5ct+YjjsLjhdgw7hgnU&#10;nX5n7Zq43mTOEL4c4dy1nonmmDJiJUvUEp9RA3KVGsC7nKRdiMtK5yhzFla+qA9Pz9oSYH1nB950&#10;H2o9FHNWCJZ7gydELfJwFoYJJXoXzBdH1ZzrZDw/KeiTa8w08lGNFH2sTcrK99g+a4EcL2aBhb4L&#10;/ZWT3VqPJjEJAbEfoKEhM6mCJCJZNQXdILCXyGeI2rsFZwA5XR3tZJZD5RMhhB52+hQfvH/o4hqG&#10;RsXG5WaS7kbe8TWbigiQIPGOUjuw8QV3AmuA5pMjpKCv0CLUVAljbSLlhMYRuuMiANX7N80cOzmE&#10;rLM71CzxPKTiYHtYW/6ukI+9B2TH1STzC7yNe8Vy1g1t7EenoxNv+07H1BzOb7ptHcWUk/mKK3L3&#10;VbJkhqNE65tQCaSP3/Np1975UPx7SDQO4vybpNbk4StJA54qRrgrE+xC9Ac5X08yGn0f+hT2lcVS&#10;4ifKlg+6hVwTZbFJyggCzbjr0iXD3mRdb0zoq7QPZVCVbX2S1oBgraAQUxfUNMDFaykRQr4YlFyp&#10;w5GZlOqvrYE4gNphYAmPEJVbRoPAD6RcPo7sE/dGgx5kPMCMzGaP31BRSJdD4i6Z2wvFFeOq+ZsL&#10;bbke14GHYK32t5W3JCxug6E34Dnx9MjCJy62NsPVfW3teI49dPnlgMVTYYs303Kx1HvCIN+psSX0&#10;hkFIbFLlP0JWZhleM05ZyUynMGNjss/kG/gveZ7fh15z0aLqWlilNCCUDE1la9lyIUEXNyOBX/JW&#10;b9VlxcsOZ9oVf/IHcrHZjt+byiIhn1s8ZqpmHkiiFWkrik1OyP40HHvHTbkBlti/0hacZu0rZ0kp&#10;t4duamzA8BekqKUl1N7R8ICLGEici4EztOf4DWVIYKfigIg3Nt+VkUeDw/5wUUhmJ71qZF/ALJ98&#10;NPfdpZCxI3uxy1ql1A5QB9R9G9iN1aqvFi51uzP/KqGLXGggkbXFuX9SdM8mYrDnOGtbBHleeJFj&#10;mUFmwd7Ou9ieZivKAjX6CfTJV93yex0jUl2oWKNUqzu4zqnKjlcekBVXqdjfsLR/nAa9fOzPIbtj&#10;74I9l+PZPbFy8LrGJ0U/oS5HkQ6T4rGZBfDXdO/TfvMJJCj+Z78DPpXIh47cmWyhsY6wtHZkcVmv&#10;Ekt/+HllSIV712mp/bOJwtcuWRFphYWPyqdZLvERCiXZs67nCzddZBRtcG6jFrwgUF7zx6Pcl/r9&#10;zzEa73l3Nt92zthMg2L1x21KI1QfTGDE6ljWMFKRVOHqQVNh6PCwmV/LeV2eydZDHJPDlEaR2ROT&#10;Lh+SLcp5PJ54JQX6AfTYKPe6yUyVcGZIZLPOABBoiypiW81gaIJ5SlFxhMf5Rj/PlCpS+VGabmLA&#10;R3XjpczaUV8AslyL3g6JN+WWt5Osq8177V3eQF0McHCEiVkZvphMm9+XYZ88lSnSGn3b2izV5XNA&#10;bTqEBlYj0fBo5OR8x2BVx7zWyQiLzwWNNmPwm3CcX5+HlIThQk3WkY665g83InOp/yCatt/Hmt/X&#10;Jeni6pYAE5dI2MDeZfyq49YTSaJxxjwBldZr5A9rrFHlCV5aJdeTJdt6FnI92vmo4jdPscPrK7X/&#10;IfQvs4tMrfxrosJMfFizEdfE3rhICG7y4Oj1rlLaP3nfvzpYBScc8g3sWqt24I+7xcDG8+eVIzTC&#10;CYfwePGpIyxWhgQJaqNawVDvaYQ3XzHZjLP+2PlQPQTKs2j9XI9J7B0M9CQa+2TwkaqcA5PFbeU9&#10;vtnwS1V1xuM0yQ2H55oLiC/3vkhzQbIoRP2Y9FQG2iE/20vmyH5nWwZ5zb1sd5sSkPQmn0YmqVEb&#10;F/n0qjXhbK+zPn38L48z0Wedqkpn1HmUF4nZUU6ObzJM30f6Vy1xizTzWYIrKq8+KhcDk3WFvMyK&#10;EiG0PBP6Veip3I+/UDWWcMBb66AUlorX+MTEjK4Oegc1JsX6LzddVgOdxLQ7LFdySjx+jvuxu+SC&#10;0LtHKk6+WeatI3EdBGpzT+/Vu6Sgd/XqUbZ//WBHuQMZt/ayw61ehQbYmgRGH1E5MV3HyLpvZInY&#10;rxPiQW9wSP3MSi4RpPKJw6WxT6UwE7oom5IXSZK782A+Tt3RFg7LWFq3ORvVVhhBHk2sZg0pWJNf&#10;m9qXdIIcPNRwbMR47yOZ30qqvsX9qUZfbwKrKjqKc7SKh4nVclpBgtKVBHp3W5CLEIH7fCvmNRSR&#10;v6C34mjkzsmSU3d9Pu9l3dhfhl4N3qUOZ301+xW9GmzagseFAB/o9b8AV7kZtO7sI8yFaQ9P6A+5&#10;+J3Ft2X1+vObNrwj6sdb9uCEGf/3r+yPT55hMfpD0bG2B5IfnGFk/Y8aYJwsHMYnh2QXh2C9dgek&#10;zOF3J7xIOvA6tEwN6d4TAKoRRMVNAz+f5K18zIuusR7pJVFqEsw6wqgaWk1sLZPaIY+3eJZWKgyT&#10;bwl2vRvopVoXjJgdJfMUedgL8Q5jiOpjpSy7Hts05TNSmdC2sRoIpkfRgLjnTivtsfSmmRGMsHhy&#10;FRsASB2VF/mrov681i1q5AECEdXQz6DXPFaqWuebjZ1uYgV5NdBnPF7JqctWvqbboQgzFt/qj9gr&#10;aVuzKO3fJN3D8VMshZBAd0+uB2j81zQdECAKn5qDBsHmSiutTqmFPqHPGNHZ7M2xVTeVgWdP7mrR&#10;pQDfurNzj0Cce4dNWgXydWrW63fm27cdAWDxa6FVVNhDQl9nul8ON2xYRfBlXGOcoJIIBxbN6rzH&#10;iRaBAP3OKiKaTDX21joeowgFfaEj9JlrEC+VQDGzLxJwozxlPpSMQwZkEjqO6itmqIDXUtu243ta&#10;rkjzwmScH7t5ft2128x0yVlR2bUQZyUjabJDOtuuegFqNW1w5bcpJuyDXfq3/80u93WNdG/4eewE&#10;mRo6vXLyLAtdZSuUUM3GEvfkwcRuEW5/rIOrXVELHSIgnn29+4nnP2VgFrhnubxUguJR9A8osXMB&#10;6K1hO496dmMDI7TtqAk0DsGZqEI1JSgBO/YgjtnxFgJeIB/Bl6zFJ9IoG29VOPnAk6YN+zLv4wiL&#10;LKRUHFw6tT2vQPWVJ4MnH7N/00TPBbXP5sCSSh+bb9jlb51n+SjCcwR0MEjFKBKyqLALES6CvK0A&#10;ocWSPz+DXpl/2q0FFRypF5kMdjZfOeqgiJjeWWmbrZGLqXQtRiekIIYQmvVseUrCZ/PnG8+dH49f&#10;tRpPPWuGAKyMRSnTY+N/Oi8ge3A5secV/b4aUxBSVQgz7TV52Cz0TIsP57hmL7PvWRrDcAI+3U2r&#10;Q5KhD2pxn5F+Ge0he01u3C9eUwpgqigcft+yFF4gbwtaRhutckk48lrgTlXYQwV/1P/wSdnik2b0&#10;Nb5KNWutrT3+F4P3DcgFNYg2DSVWVlrt7CwtR0WW8O4Tkfr6ufO0mtYdr64apjnGFFT2bTnPvNch&#10;r3o0qwz9BPpIvOZ7RVuS3cux9POx20GCtKy9oQI/6n9qTV/jlSBv4WhbeNjiOTSJbKJrFnH3Po9P&#10;DBWewhmIkRU+r0TXVd1nbmqEhqusmZKM8OHjfUYryVN/sJmsLvatYJBqSYX9/fGn1gBpqldOvjyj&#10;5Ac0uFi/c4PKXVoZtu+sbVWTk4vDCKAanWfSD2HhkExgNJ1L5v73JinQF/bKBlH7ZRhcSFEbaaMJ&#10;tiuGLOf5wVqZ43yt3jE3mbmhlgMrJG8mx9WAHuj87F5r9oU0qvyo+w34Ziog010CDiHRX4NeI7t8&#10;Txs6vg4q0TUZy7zR8Kthf6Pab1ZCtffV45LUSJql6fH92k3GJj2L1kNwJdk1wd6DTtktpz/tvscK&#10;fMF8Z9gNLraeZun38L1NOjyMT0CNuUHf9ZPqLo4dk/90vGJFOOwTxmc7P2DYWqZjoR/Pnrupwg2b&#10;hWpGaDlXlSigv4FpQONj8MUjwAfnuHjWWpGEyAXrCLtwDPRBtTTtwJrhbPr7m9+ztCA6kEYttF5n&#10;sMqIiMra3QL6hnpRom7Yq38jfAe0vXla+IdyIztFPg4pTn7CVb//+tegz6S3II9TYYOkE48cJ7v7&#10;+siSCA0Jh8VxEcV9dM91Z6geuUByZmZwi+rSsWN2bUGzoY8cf9WBWUlg2lxkMBT4nfdjWOhvIU+O&#10;wwy+cC2DbigOTynkqGpkjH+S7uncW7mbabC8CfjaCYI+Og+oaU5bn23/Gy4e1Y25rYtRGxNUS4JO&#10;qsFv+8ZcB1CFMo4SYrKGwHldOfvCReQ5WUAg9C9tDXKHDceqWwi6MAB551gjllDFUtZa6xSxyYsB&#10;1ED9GqKZ3pOUATJIBiKbPNxSm2It3i2Qz9OGXMB7xc/B7mIa1o+gf6oIE0RyTOvF8GLk7aAWM5kc&#10;RwNizSm7bDEFJpeenKguFG7OjEwWxXhi629Q1MtuBF1JVCthkoKS6Ap6ZxGtWGJnTLU3lfA5mqfO&#10;n2QQF1czqSZpo7bfmfzyFqslRnNixuhfRWWcMXA/Btdxfhu3XZknVXzz5vFkVYacSKs9zf5XZAv3&#10;IXbXnpIngXVpjiVQ1r4lJSLS7kafPWvltqIfuG5hD5dob0sbD2kgIQU0SiE3pNrfBi2jvTbkGkEX&#10;ZIjULaL3fGHv/Wncq/QyUG0+ZUE9CuoZ1H9h87Mfav2Vl3edqGZsRB17Wt4ziSP1XYNGyGRYYdVl&#10;JULy8Ko1TSrOj12oxH2QnCqJ6Xy8fod6NFo/S/O+hMUe3INdcrjzaCjpxc0SpiZSCaQJIMFng3sZ&#10;R82dxktSxLcsOhRStCHTjY+g4bL1BRlGl0fUOsh/NudYy0zFjsyoVUeDjkkJD+nM2I22lWWhFOim&#10;629Us0oBnyExSjriafm3gDc2u8zvBXwFhyytnJBVtPTSmkl3fIHQX7nisJUX509snzlO5S5hSwSQ&#10;QkZ18CfOdsVIfR6mu5p1zP0T+SlSglGNSI5PaLe5YtAPtX6fkpJYGqWdzC2BkXK4Ii2CbomvLIA+&#10;06wwYdjugcNn02L9BtAfwhn+MSxqWf9lDvTZUcomLTXQLEBaCeYd2VbkZJv/Kr2TFYgYLnR6kaYJ&#10;s0RovqsaQeIWWn+iS+IzMQzKyTUB5Dg8OGR0e+Pmb785oPd5DfBV77G2PBjkfQPSmnGFgkYREFOt&#10;mmNFlYQ6ENFiKk/zjgUjTN5LI7LNKWKf3WeeAn0pKbnJ/gkU1cIZw3cAz4+u4O46zBsSQyjIizIZ&#10;zh53B+TYtBMZcMPwXFnod4RugV/vyKOiSuJLbBGQfPG5uHDqj6CHnc/AXCNy8sX3PfTZuJtoIBRk&#10;MNIBs42dgurhZHBQFeemTuDqHgPkzt9nkfKdG1Sla+GVtSigzVuT+5P7p7hANgwtkBdJl8hOMa1U&#10;lWZsWtKU/OB/mPNi3nC2XaXaqkGQKQuFdDQ88/nzeSbv/M2GxQ0M/naHfXIgdvo8w/PzRulfIrAh&#10;JXUqsXeNUK1KSr/2DDDxFHi37nwMPlwh2/0eAbnCpzjdL0WNZ3Y6ckElm1CeoS6Gmzk4MOugd5tu&#10;Wlq1anwM1RsDG01cKpaPo8Z9dYRa+LSCcb3hbl21EHf4S0Wz6IfQO+68VpUkpnMNpvKzadjYNXqe&#10;thpoySmNFVR4UtW3bqROkyPJlWobuoawHUhfjfsQ5aklKg+6Lu36bE3PB94/x1q3qfGmHUojZlJf&#10;P0kTdyIN33JJ+pPM19H5/2CtlJtyWRslJgbLbxnZuGmd/nl6FBw0oyYiQkJK9TWJDQwmPrZbEbi8&#10;gIJ2mT4LpRqrBMlTdrb2wZTyoarcOdMWCTgupOmpPpDmcFQjke9eeTqk+PYDKVnzXi/DMbow1Xjt&#10;fSjhuf0uVSYCCgewoDhqMObK+8zZ6KBPvrm4au6PoaeOVlrTyPBtbGgV+2o72uRCFaNw8/D4zRsg&#10;JYEo8+xN5XKgV+mz8uwNZW7XXZpOJS8CAK7WfO4dq+4Koym9S10GwWIjCGThCaQk3EmV1D+KjbsO&#10;+vzoajqygdcstbWQAK/flv2q1+cOk3KJVeiGU3bJiXBkipKczpOxx8IW1awLXgIwN0DW9Ag9p3LW&#10;cqLgi1FHZWQ1+KPU5LF2pfzIxOa3zXMqbIf9B1RNhk+EnYulUxVmC6YRp5F1g/5xW7PKwTAZLRgW&#10;UtNBaqUAykGDwasc/Tr0FJumD7JP1DwflvgVe5O9HJX24gmZQSi15bNZPCf4InfHGpgjMLbbsbEa&#10;/mA/cUfJXAAGbPDG9nobwVDW+2X2ue2gj8SVd0ZkimhytQ9AaQhqTcKk/EAPkLfgUlfNejUGErb4&#10;zM1q288zhSNKPw+zhkkU8Tr0Ysqinb2o4t+rrgjTnok0oqglgcUMOfFXICGAeHrlylv42CH9iSN5&#10;zFrc6iYmxAQ58AbsH2zaaScZKBFwy3gpSaoZz3OLPMiodRm3bNJZTQtLQoKGXx4V8nxRE/6Q3h99&#10;VJlpyP4C9CsrVOLDwY5bMSOMYG9q+YTN5bA0zjM13ZprleW1opIuAOWbGjebK23r0g62skrICzc2&#10;blMCBHmuU+MnPHJr2kJSM0/erRKn5GGWt3IY1C0ZatX7bkUF053i8RDGtfPYksneG7jS8tg7bw1D&#10;b0SlJ9+RD9cJ8MI4QmIC+GBf9j/CVk8Dy058ssDuoyXz1wcH7kEfIbs2udTPajpjINtBAOatvenW&#10;/VM7gyaASBhp9ONBhN3a+SsSIu47jautPVDj5OClFbeQTqhELo0tqAjfa+2VgLs/uyys7KQkai2L&#10;RT+BntyjvoXSi0qcfj46YT6SqJjDJaZ1Mw36j9eVI6juWaC1h9Lil6EaQX5j+/GU909dC88Oc0qA&#10;tKaDx53ZZCepBfpHbymzotG6uLJhSuxNw1OursIUC1lo7S6lw5c4B7uWwkfnAW40OnYszxp5DxZU&#10;fMy9c9vTolfZUENFXTsVpCKH7jvOmpTlk4AAxCciBE/4+KvMZerAzo6S9WLkKqlQtC6KPsrK7gEL&#10;ocDOhIAm1Ibtn1OCwwfkafvujMP81CpTOm9QtwVmZcQOfHnYGb3K/qwyBvRxdT6vfFFpDpx30ITW&#10;eGn0E+hf2qZjdIeVM2XEGLH3NZvGuqklU3IcN3deoY9RdzgyeQ/Tof1uc1Rdu3p6EffG85nvp8bn&#10;dJr1uXMnt9HF+bzrxW5llk34fte6ShxZw0RG6ry4N15TPN21c84iziICVhRNihS03KX2Hq87WsRZ&#10;oY6XeUxkOpizKjSXOp/C1tnwJMmEtXSLimnNSUkdCvJ61aH+g9KzRk3RHgEqyVcCfiGMLReWlcPR&#10;Tjd++x4fEHQu58DZAq9xVajPdNvgNi/P2fPquLkjjpbHqRjwDTeWlGiKIvvsbI1FJwZ0Qel/Bj01&#10;e0vMilojVkwmxRCsJ4tCVrfbvcnWHsw/+YjTQhHvbSVJPt9Lp63IuyzGDLOG0bPUQ+nWN367dev2&#10;hivTcseeKyrN4R+yC5EqustluIQqZQC1vV7/4DOF2oXFv9+Ov7zc58tJap8cemnhCn/TDOWpclYX&#10;n38AT4uywO9N99bIETFQSYrc+rujg1M6b9q8l9khptFxufV0IR9KlkNgelbdxqJVur4lH1ZJz9fW&#10;wzS7gn6NwiOjJ4Ids5oeLFmf2szB7vAoOY+7hlT5yWNrHDJU5ZFjeU1kualaD7C3E0xu/t1aTjdi&#10;4c9ovd0wiwx8qPfSFXtllyyVIoB0MnbY25LswSSLKNZzEFp/nP7PGWX78xsz/BObAXgEx3vj5q1r&#10;t27i4GP717SKtu04Ki72HOTHJ49qQylpTElk5a+ddrSfCynodj9TTUa7if4+LqdLPih5t6rWG8HW&#10;4+RF+RE/ecGq5uS0263D9QBMAqki4YuWDJJKnU1Bm36TXdAo7LbOAbBH7bmYOzVI58rL3oRybb2a&#10;7rGAeHNZcqqKGMJXj3Gm+FGiKUQMxUwRitFOa2dHsgTFAOjCOgE5Az3dTyxrKaP7ux/4ieJ/ePDh&#10;z0H/1J6vFhfvG7lxVo4vRCGON7M1/XlzCKyCWKeiqmezhStr1fiEaeyrNavt+e9IwaZ9m/63gR6t&#10;/zdvYAPs3Jo4Cdu++gB/wa43Kpy/og77z9iFwR5+A7yh/HjzcezgtVwOdH6eccHWQcmOfHM9Y+KC&#10;ebcKYkbXW0UfZJXQ5HBCTIGQJ0swWhk7t7X7ikmgvOOtYrM/mrhgOLGXqUwj13GGMnRKHxvTrdnB&#10;9VRkzynok4v8XkARimen/ot8OcnbVo3PbXdF5VWARW7k15Nfd/OQojM5W6ZLmpLdKuUNfFR0NTad&#10;G8UUdI7lSgOPbl5l8unsDeVrTK2ONS5PzcaBXCHnt6yRoSrWtTbea2wvktQ4+poWbdKhbsKnDv5g&#10;686N9anQE4HeYxyQ0eqew2NsRNTy63XOb1TVzjbUQr6jSlLTeihptjpbS1pGJRGKAlazjqp/2EGU&#10;JYV+rwl7f9jK+kgMc4/KN50XcNsMyGbYGu/6EAdGsKAEKPxd6Vssydqrd9M3eEq3bv3t5m2hf0FR&#10;KEdafNu6yYwWQqE/BX114NiMGDJSNdqUw5ntOnKq/c8VHkjynSKZAsjkCXyBrL7Zgu6IbKU9ewP+&#10;k601Mm3rTHH0jp6Z0B9klKejNb+LPIXAoi8KqixixYSy/hTv7g3Zkvg18rXe0sgpVyljsPxzgdfT&#10;W9e/T2WkYZ9vbb+wZ34dfriXJJ3/Sr9oFKEfQeWw2x/KE663VnNyop0aJDnSyCfHMSTnVtgMmQuU&#10;/l6HEsElm5/IdLorA8gjr5E6eyRu3QJ61/fkKWFOeyjUdN8x/MP3X8KN9HM3r1XuWhL5TZSVfg51&#10;SBVZBz2aqt/taCqwr5RKSeyW/fUWrIh7od080dZEs4EFcz+b3v99nTQMHJ0vF4/Gj1523Q7t96IZ&#10;eLu4aTsE19+mMSBlvfkIqjFWwV6mrN9bqcDW2GPrKowW9bp5PFxLxlQOIEWYXb/SM9yuVRuH4+aa&#10;WJCKwjh3nBVUmwnn3rAtagE7Fi5JrrZeL4dvo0uIaH0h722wx/+LPMHYLFfBESBfHfmKwMeqWUG6&#10;fXv7sdMEq6dtWfmJWwz4HzIDsK79FPrxeLdq01CSWDNBwiz5/lWNWgf2FFDwXjku9rZX/c+5zCOl&#10;U8j8f+pnVdlbhLxh3YGxqdhzGZcIyM7bDhIXqe0Nrpu/xP7RxUMXYXq6P74LAwZrJJRJTsxHuTlJ&#10;PyxXtfVI6zlZwitQJn0EfxSxQ/7SmFioVaoltS9gFPK5RtHcQHLRQWTRRP1U6LddEwJuNPaW9KfH&#10;+LglIGMJjDiaFpCnlJHNrgj8EvvAwA+EpUhuQVwYMuVnRufR6He6hPAvrfisuJnYbsz+rw/GTp9k&#10;qCKt/uJ4JMZa0ySyPlbBn4hjbpKU9EJBpolsrkMXj0oPG5nf1xm4L/RTylxUnnzr+HzO97KLbONi&#10;QUuMl94+Sbv4XB2PT1KvX6vN6pK1VO/qLac2lwU5zGobjheCtvYcKRtmy80POYnHgQRlXw+7dhqR&#10;LqoWO6leQPFTi4JKEE3U+8OjkY0IVmsQCq6vyE9OFQAxWjcuICPJEB4FGbBCrvhAIjW0uJItzva0&#10;Jn/jzgxTkW4NB60oBZye9+74k5aRTEUodqSflvW7r3v3kpUX2Kdyb+YvX3S1G84WLuRV5mAtSSEt&#10;Hfzl45P++NNU4Evd+NJk2ahqz86NO5hi89Tga+Rd1+LR02/xqQW4WOBDYzdGHKxiPX6fThy0jP7H&#10;4OtyuOFB9OTmbzYwhI/42xomOC49bEMPk6CW/9Mx150sqVVrkAoGv0bIRAR8LyZoD/uj6fZ8e33t&#10;ITZl0yEZsfaqPVxZ3kMKLFi6OluwN8zA7pfaHpv6ntDNdJVffIEEItS90WR7Y9UhyCnkbQh9kP7L&#10;D8NPNnYMdy+I7+du3sHRuT32BfxV24KJM2avcQmDXHlwcJiO7BgpntQCOoOppaWs3PT3tKLoVvGL&#10;9j+2O68MLnnCxbGoagsRYV7IoNLLb1bmcOlt5HEgVrtQ5Nwv1f4xgcGSeQvlzhiJcqKOp3cyF+T2&#10;8/kdC/qtYztRwR6vMCKHyrg7NKQpd9lwxI7ycQlbkOLP5wAhPXmQgrJo5b/WUZdWXj95XA1Lk9Gr&#10;ndXjQr5yW4p7/gO84koZGtHapVtVedkI7o4+gYdcVAvbS+66N+pNbl27NR+svMTI8xR/RVoKKiHD&#10;Wqu56OdaTxzJdsly6QXA3892fQ1V+bP1BbcqZ2Iv8YRDtZ/YPrWqS5OG3Kj7HT0rq1drs7W42la2&#10;McDp0SNjnJIIy6pLeC4tfEfZJCfef/L4pSTo41PkGLCSRM1nMwpaeEDk8E1We35bv5LMBhfcWODQ&#10;5jxBpkG9gxS1Ex8Le1RAnCP/9lRB7oWj/muXIUDWC0dLQfam8+d6sW/SmYUi/G9dfdgxo0PBX4IH&#10;Bzw0aVJ9SySEb/mtv07VrRoLzZHtJQjPq9e7CZi/TV+DfBgo775Bf3HuzS9A/7l/6AbzJqtwlzq1&#10;t0lL9sAeQe+E2QvIw9Tm+Zl7J6RV5xgNn87WMgzagampWq+tUckum3/nuR0paAayIJ1fg/kNwqED&#10;+7s8xrPuQ7MYbkqux8nvOSw4XK1Smyc6y/OHSMkVmKhUZAU+eLEVt2SttMvQBg5L+48tQeT8EkDN&#10;Bg/K0FnZBiineeIgq1gvXWxoPD5yFZ2N9enjNy4IQAbU5rdCprBvFORlp+yP7YcGnPCi8K2bIKS3&#10;14oLe/iO5gXn9N7rhrarLfFOoX9Roj+D3pVxugQtijojNKqwKYdAxRVP4DUC8CsPDOzGj7mP0QVm&#10;G9LA/n/yS6mP1L2IwVqb37B9bR09tCG66qTwOt5/+cMswH0MgMCftJk/lK+PXHNv5aANdzvew4De&#10;dy+beHKRL1aGXIYFliUyn62O3Iu9b0QSU96bmEB/kbxUFb7W4pOTJione132VcYrvSlerJl+bbL5&#10;8QmxRB+IWZANoMM+xh6JwYn94Rqdw4PP1FzK0id0815RV+ZX5MO9wInmzxzlPcwaW6HkhIuF6M+g&#10;v+LSOAkVquheV3Sk10abIsREUmAbFvyETAu87+zEqeEpUHcUnqPwEUFGTaSih+eNB1hOOBXU37an&#10;liCILug/BdDx+O2FUuqPlEwidSe6/ciq3zxgS/hU6Ww6DvaTGcZnG/dejryeMRKWrmp9wS8cKcdD&#10;ESDEQTrONX1+V4ozYCirTA1X3J1g1zFS4a1o2BvNHJEC9HuDo76loOtA1E7Z30BeKvtjzEOnD35K&#10;N0zMfTpjXmdCmSwQf5VKw5XBreAJbbh4QWWV0J/V+itvT4aH2LTK0lH7GBvPFmqvqSy2O+AdpUJi&#10;rPS9+khiVDYevT+zlyTTMKL+Mfgufee4vGghVvi3mxszNxnDwK2slCIL46PvcUiJzxMov7NDTNt+&#10;2nVg/coXPD1hBPfU6hzFZqEu01vEi8lPv830fmZStkQsfgNIp1Cg3YyeR6nlJbXnvReVaBjOFpq4&#10;nF8grFbxV4TSO9nwhsUZMBEHio1mC7QRxWgTp6ylzUeBBfmSRMMQzXUSJHngwYHIV22zdmrMCh4f&#10;LOyvXft/bt2a95bFAqTtv+Q5/xR610mWK0lIl2SUS2YVl3LyqmJqNyO/KL26tGepiudlVznfKnkV&#10;AGQCu2uxBts3b926OZ+m15laTMumQLooxi9R/PsAjhfogc8DAD/uaImuFfTLgU/Hp23MkFmv1vGF&#10;ck/jLssu21u8CwjpqeR2NrZUvpCPsp3fcwDu0dBJxsXwo8qQF2gM9HZQzK1wjCb3U9afTjZfxahL&#10;+JYRpvW6tPPB+SbhCxqRamIAcHfFnqJd3LewEope9g+t0630U9jf2tb1dvWlcBy6rPO/Av2+3tKT&#10;NqPe2PsHtYiWEZtblZE9mHW/+FA6nEd8vd5mrOwqT6l42fgWh0vM71DWr93R25oD+3zD0fG3/vbb&#10;xiyr3xSERdnZ+JtEIf+l1aGaul9ZsZzFCNiaqzTjMsWYR9fiXm1lB8v4fuq9k2gB+gk8w3iDviWq&#10;JVfM67sSSFKjbGBvJ1rvwae2XOi3aNzbs0CbFfLkPtjCAI12NrMDhysFJkIB504aFe0oJHRblHzm&#10;Xu/Ihdajvlh/WSlK/uM57/SnwVNrbwXAsdwSP1+3jf4cetT+KN2D8LyQAuVNZq27OGtHikNmSvU7&#10;6D9yhE/Q1B4Z40rbtAP6Kdst82/Ykjdf384oWVc631gfvc60mwtc/RH5t4/Qsqd8Fg+2AwwVOfxl&#10;/KJMbaa8IXOKp/nAfhrjd2hspgBAKr04u2amJAp1qGCT5nwnZVAl1VseUCLa5ke0bZejP9DblWx2&#10;sz3bG/Tuje4jDfPg9PRdloFReEYq2ins447KgnfSO2skcYDEV4KZo4Z6WhnkDhpOAHO6cW2Ovh9R&#10;QJed9u7lAugXobdlrpBfYG8yYYQDL0YOdYtfsF/QK7yEe4NVu+Wp4WPy0zkh2fLoLHubeOy6cT25&#10;Gr9zE0d4cnQXB+9Ch91XrXVmBYGG3j7iqGWMPP8UjkkoRb6rDQ5wMoOtckzRGq/aAdGUPpZAUgay&#10;8wBenZBTs2/IQ4Wvibsw0HbRhFvbBWDr6pGuiPqKHmWfI5JrK4P23Ey4dXysdxTRVkOJViD5E/An&#10;70Y7bq4ZRzN+vkZbJ7+DXlF3rYe5LeHnrfdHt669gaGrMkXGCG82LymvxtEvQe806KDJT2uhpmLp&#10;kp1h4DANy0XEUI8WpfQ8z67vx6tPzrIejUDYUW7RjiiyxDlmHq2fz5/fvhnwt+d7vZWXlDWt6+6b&#10;BLbPUgOkKtcuVQP+20BvPnB05iHOvI592XuwP8XPpMDRzq+p+QCvrM0aVJKwYjzlHGLOA34zYmLb&#10;aNGSj+B1tHwo6ocELjbjXKCX/dHe7I6zTF0+NPUdvh2dVcgbkWOHLXXgkfsYqoiPoqBqEoZfoJM8&#10;BV/8NKF3R/3+xs2RZv/WpLsWs2CuafOTG3+/AL0NY7yOWJoQCAcXM2vz18gUmYGX5C25MBUKkp/m&#10;uFrYk0Bq2STKfaKp2LmHCbirCmB+u6r0sfyUAqe9lX1X4Cs5fqecd08ks/H47eX7Wnov+3M9/eRq&#10;ddAFVoyO1YrQ438ptQ/0tYXADnUSF7neceCp3EumPT0ZHQgdHWFQC7cmHh0xjNUfGO6/O7Ulwf6L&#10;atDRm3PYUIxNBWDW1N8Yrdr6yS1O3FKDeyEBXEg7ZPzB29uW6yjk0cDssX7tZmZ/BxTZqrYd327Y&#10;/xL0hb3snZm9o+S2WezaxgDFCC3YiU+S9OQVwc9gNC6NRpSyDlFA66PlGzN8bLAu53d9/vzmxvM7&#10;lsCT3gqW3FYaGfu2d68jR02q9dX9kcgVz8YnHwbTmcvn61tpbKHfbUoky93B6EvOeJVs3q9SH9Vr&#10;2baRwNYBGUAtQArN1qpWnKdA5lf92l25+1WN5G1/9ND5R2s6F4kCTlpsTVDJl1UAjGpLdc9HOzu2&#10;FxaKIKuL1UlaVFszG7bHs6ChCzgc3Ly24Vvhr27wGP8PDnarjvcr0Kv3gp+UG9wRDDzYrSHSNVK6&#10;vI8wYXuP3JMijGA1h9mGn5RY1EJWsjX6s/nsX9bSrpcR2rasOnBLzRhYFUm7jAx8x3eivN//PvRi&#10;j6cymDijefTk3akL4SHwVC7JeDfWswCQDXnckCOyoY17cmpiF9RgLyo5KPJIXckGmHoo4kHSXztV&#10;HwaTLcqXTLfT5Y0VCnVRibPQuxJjbpSwYggkYRT84OhhUboVgjAkCo7I43D027V58Va30goE9gfD&#10;z+Xq/xr0gh/oRV63ljAyWPYiLRgK9AuVyUGlpdarCRX4YKzs3zgbJh32+PfPkf1jtxaUI/er+yZn&#10;uZky/qv680UaP3VtzN4WSv/ko5Nw4tjbgjhNlb5a77lqd7L5b2Pj+fYF7FuVywQsf1MqNBxCHGVW&#10;VG52N4ZY/cZF0XCwOnE2IglHo0sQlQVGry50hqVFnKvWljvoa5+pe2f6WQVfqFpoq8wps4+yd8QZ&#10;xf2UqwRYrxxax495rq7bX4c+Nr/ajRLG0BmNwTxlasM+bEUBEFUJi29Krwb6Enwr97M7js07nfKL&#10;sb9d43Rm9118Ilofm156f5kCt3W7H9P+2ytv7x5NZo5aGozw7FHs9BPM3BEX80JEe62hD+Dtx8PV&#10;APvGfCARlM4aOx8HPyDi7B98qMx+VXkc9RxfV82ekc9Xap9uRKJr49MjkIwKQutTvQv2o5F5KI1K&#10;zdPnUgYHn1UHYurpJWZbV3rU3rqGtoi/OurCVn+Gq1fIZxX99ib0+S9AH3OfwFogQd4vyQtG6nMD&#10;1KzEh6/E4WozXyYFeqezhdLbiI8dfuNBZE8lT7WbjijrK2K3HvkDxk818wD7M3p65crK4butd/Bt&#10;q73z+rArNty7qI2xQ8dagjs3HNzGrTuO67HbtmXci5QLmDEk8GH4ujaZbUSiz4DwXiphPYeRnzQe&#10;inaBdFK+hWguDX4Lloj8dgAAhx+zsUa7XZ5HAg5+RqrhPqi+hAI+0JcqDtsK+oONa7d3uOwSVcUn&#10;oOmb/zmtL+xj8GUhnp6O/iI+qIuBB8zIsPsR6/jRhIZIiGMNG7kmBMo+m/5etT1ywh2xd/L9zNWY&#10;Ctin9tt9bdMx8jgCf+zA/xbB9+AjIhpN1zduZiENNNtaBP79+nrqdpqcGreho+Ham+k3kUCgA6Au&#10;FfBI8cA9ZofdCjfl4qD0WYgiI6QuS9Qasmsvuq/K4MXZk5GjuVXzQc1gsCERIgMRZZp3jbeLmccu&#10;AW/M1LLIJ83Wex0KDPxxChuvbl3b6DtXyVulqwC2O/z0J6HPvu0xOkVHh91CB0abj9EVwagJyW54&#10;T1ygO1RJ4XqOgR6j+3i2lrY1EaCSf/Pmrd/+7fl8D3tf8b79Q1vOn6Txyi789UaPQf63W39zsH/m&#10;Vtthi3HPwIE7NzZu/3bzlhVL3I7Sy6JCSIhyyTxN8krOSjPbz4Qq3dr8euDiWCgo6/Wl5/LhZBU1&#10;rqbFRQO+S8BWpK+4bMOn5Gp+mABuZIR1H0NDrEQZaTtCqFP5hnz+/X4dhia3rk1hw5lKZtKiTysl&#10;21+GnvfTamsCQ5n29fFJ2A3WSbhG3l+veIeyUeQ/kqUR4uq7zp8lbRSx6Bx+VsraqQOy5xsbt2o0&#10;+QL6v5t0FlaGg7UNJykYOvTbb/zYdGS5b1mDtf/bb8TLqe3spw16ON8BI41zA8aEkuMPNXiIH9hF&#10;/iAzq5tMeAKr+EetH2SoYJn8UmbA1bwE2cLaAUK546nPmQnLrzwC9YP0n6TjTtxDNXAIKt3W+6bA&#10;hytv4uoN4CMWudph7P/589A/sMae6JxnwHH4L5G0w5CmXiF52a/6rtIrT3trNLk/mW7dz9AsPG5/&#10;Mzz61rVbv23Yc/d17eivkOP5rCKu9CfrAH8N4MH8t5YD9OpsTkDRnbWUVR2w/Q6fm8ihKfHLYQmN&#10;c5S6jbQPlZMNIdjIOo+UHfwG9CPHhqaCZ4C2biUP+E9MnpRmGCtnVojNfW3xy0RUuyAc4VTmmk4l&#10;Jj+YVonbbenZ8sb82uNd8z7Xsv9jPfUnob/i8OaC3tKldHxBxa4Mh7LMHEahqnjcctKqj0AG4bU8&#10;SOrEviZgIXdxub29Fuj/Adi3Sj9aP9347Rr2BBf+5s2/xe5nro/03BKAy+7a8GaG4lMZXEAQCvIN&#10;e6XdkL9AsfpJWEnoD70l4yHhrVGeYGVIqmnXwTfwFlmiGDml34tc5iGdFOhQG+oBiB/WikIpe+sq&#10;kQlqkaW96MoOn8HeEzc0Tqucar/rNq/fgf778t7XSU1URhb4Fmj6laapIEnaqMMnPX6RGm5rOX2q&#10;JJhKq8mGnHFZGUAvf+O5+xqcy973eflFetTa1FD7JzMU3objbH6ejgL+RP35xg29PIt/nU100hYg&#10;eewgbyTfdkctkW/e7oIEw9uHfzT440967hMKlEzDSGNCBvxj83Udz3QgFwIVeXLG5hGeRE2rhO5V&#10;q57z4JIhWm6AG534Bn+8PEh22lZJsFLQc5niwIfkaP3XtV7uW9JwLqL0kU7Hb2BMs8ka1Wbb7PMI&#10;JPI5ak+1HwRcRo/vtLZkYsTsjW2+R6nW/53Yvx3vt7qBS5XMb96kaE/HsD6eI4JqlAD2HuRv/qbB&#10;Tw6EFqkqqqTkp9u1QuCPeke1PUWXBxouyOfiCnUSuW9wtDL8iJO/ZmrVkUiiKhOKs4r5WkMpsxfc&#10;HUUVyxSn5kAqfsCuo1h94xXsRk3rA34GDvc/7LocUT2WtvdaS+lPaD33eL8GizhAKRxKhWgSQO25&#10;sHe4eSVIKplBPmib+dZDdJ1sn16KBr4NnHp8k1fEQJn19xv85R7OY4fBuw7y+kwDT/0eVXdooB7+&#10;+nybot5aH0rvBZjQxzZtQSfgaLpMSMkatDG7EX2XDwT+sKpaQr+MvGild4iyHbgLBulVDiQ9gVe4&#10;ttchH4VkGy5fbWbGK6p6ecgas1DzV7O6jD0ZAUw7ba9mNlt2nE8vUlggTj3mopPPvwf9Dylmw5i1&#10;QsVzmPaYHErQvWp+3HL5pGRS72rx81ignyBfbKqlu5MOuaCYzRIScq91UmwlbNH+/WTVdDKbZ1bt&#10;3KXaMO+24z7+v/9FD8NTG3R08J9jD3T0QrJbmWAnba4kQahR/EpbTbHDtAqAHbiBJEr/FfNoPRJ/&#10;2Z/YjEyopJy0B+kK1nDSH4T6tJgra8Ro5oCHzHmFtuRLOQ7m5eOLvJSeujzk7eTN3Ob/r0BP4cmr&#10;5CZS3fFToNoCaTRmWS/Lu7kB7i6wznNA7DrKZVkLeV/g23k4VLHnM1vyoBPAb9H+eTKAduTXo7Ez&#10;RMhzdtYF6tsZgT+bPX68tu6MLz2+G+tmAz4q5rI7D5L9ZplNkzI3Nfzog2EAroKau5Oq9Uri8ghI&#10;ibrxyvh1Nv2sao0GLyKpcM8df46uRoQlEqIuASNBDUCiC5bGEC1sp8GUt93Ez7GsKI7a3W0mItwX&#10;kB9mpvWfhL7VkvsLOOGrIM1RCUr1sKemsoP3IrqkUDmSJ2zXUu85UcKrGbU3owTeuP18Phn0XTOn&#10;66z/SxSjgX8f2s+kazc5TY2CKtb8zsw97gDfUVoY/CyfN9O/9yqMnVIo+XDtJdQSYApUtFaQqYMx&#10;9PwfOUzXcrCg2L3bGFnQyev+sLeFf6lRMfmO/FdoLdyBC6YOX99DiHu53qD35mZNCOqQNwYjwb6k&#10;tEkTndDjvKvw15/ZuB6QC/oiobdBaNgPc38Wegnsey8Ke/jxn5wqwAV8VLgxDa826YI9/r0fnokL&#10;tTe3Eh3T55BNSn60z3b02xvTQc9+r6cZXN2i/LNktg/4/qw8HWe9WKVGhXjk0A07T63Eg73raOn4&#10;iQZXrHpjmB6mNFpYJXmGapgkyJucYNG50YCeW4JjM+4fuh3urpwMJ1YktnXx07QzeUcoVZArnE08&#10;+IxjqmaFTprE6v1CPsUNsQT4jgD8s+m0PUfsXUCwkL/8VJTeDvd0L/wV6HH1recVvx0Jr6zCbJVT&#10;q1bvnCaamzVrdaTWm+ZJJiEpZYB3CRuxePMGrZ+7ydTBcPeZjfd/Xeuj7xRPYj92VHHUAUv4zJWb&#10;Mzg0Lbi24sfrv+EauRgEnP47sz3yokv4m44m/lRQSZHiNynQi65du69HVe0rDt5Cyl/tFw45E/zD&#10;ZM1BSbNZtV/i54G7W9LFLDpsp2mPulTHRioZMVFWG47/wT6z+7pmOrFPiw50PXMy1XqL5zybZyhQ&#10;Dh4cfPhLBj+kMqV2t3ThJfg0BxTyXdkYCu/ngxfnLvgDqW/2oIH9tJaU8Sr4z9azvZiFlti1+P4K&#10;YeyRftl8qyaHVrewI7vD7MmjflPqUro/Xrfkx+LfWL8/mbp46vobKtxtFkQ8fVPQrFzkXokSeL7F&#10;AdmLPcc1aCYLZH5F8DEcEb4NR5Va/nk/UlJ2q/EuFN6AYlIZSok1DUnG5UfsG5z9/kFG7UhCDei7&#10;n7N7iJW4Why53VakUXlfC/Q/rdd/8/qYimJSWnKQvbCZykgOYZn/dk/KrWRm5f7YRltr2TrTNR9v&#10;jZecWo90H8C4Y6nRlRbhn6aXd79ccBXGH3qDsz6hfnIpOscK4FjEsaOCh39BWX/zZpZudaTOzIW2&#10;QlkdSsa7dJgtG+CV70sHDxB80/uA8lXXTUgjvDO1rF93bNCW60xMfLvGaYD5wzY1lFicORJScmkT&#10;bbFan6zSXjTtNV5gm/2CBJ/j9+DsbyN3cH5vTpA7GI0P+nOt/9aNp1mqJqzAEew1NrmUZCAz/3Ou&#10;xCoNPH8+eAfKyfYuL6KBX9uq4dlY2ftvHrvt4RFp+GNH7Z+jfSc+ZWBfFlkcwuaRW97j8g5euZjV&#10;+sb2xvPM/ctCubdvUtxb2MOJ+w8Wx84kxla5Nn5sMqAMX9t9YcJNuxVaZKnEOTA7iMm3ayaqy9TB&#10;h+4CYaF3PBlRckefRd7xixEjldtU8KwnKzV7c43LWP22tFfp7aQRTrGtVfs+qdlQh7q3QmUCeOvI&#10;AQG/Cv23aD+b1jZ9KHRDdVYWf5kToHbae8Fdx8NuTSz25usOiDqucZqaQJcbyfKnz778Wmf898ld&#10;U55ZaDwiD9nraDu7qknyzwYTp96o4fbP6+ynncfyx+VXyvWs+Tq2TpCGlkbk7jrrEsJ3Dr2oZ4cd&#10;wAd788K3RfnI7Vo23YOXaNZm1h90gyPFEhjVjwiqR/bMlRKbq9IG+4a/STB2KRlgAfCCzAddQbAg&#10;gT88tCH46JkM/RT6b163fgcrIX8VSkeOK3Oyuo58zklAiY1nz8+fuH4ymr6HyZ85HtspWBb+j7ce&#10;UrOfYANTzP+93fSWrdJLywz43V3JxgBRGMuddBVbu3ucYQMA4vANm9fhNiJH45/YjU4KKejhPl59&#10;WtVFHt0+kdN9hxHZRwj8hP39Hkcrq4c7rpF8Z71G5WrYSzYCbYUirsWLw0HxAHFhs03x9z/fxpK+&#10;mOo4FmMvPKgO+c+7fEypw3OW6Ocdkm47hJMUfknrl0XmggK9+dCc2A4qYwbprP4F15uvPjrjhtxb&#10;2UB//2xntOWmAw+3XE7DuhRV57XHLjbhLGhcHGTqDMoW1d9BbbUtyUzA18qX3SYA2LSbmHitZYE9&#10;f44C1+0OGNalSytHo7MXuVKj8g60poSB+L4eRhLd/y7jJum1wxTemNbJ6fFIby55IB9szVYMTaHu&#10;1v3mwx37dUrMMdYp6oV/+GCYybaNDmLV4C0ejc24lTdysT0D5fVfrdwhs3a0oKfP0ovXGBLy6DT2&#10;/FUlImjr2nW5t4EvoXEQJZkOfbd0WZv/hM7D+xdU6Mfz6f88GRz4P3OgsiyHC7Jeos3Me+GfYo/g&#10;1fWm0fRNMuv5u73JTra/UO0xt5++2GL2x9a6n5KzAMtzJzKnI7zrLdagGT3p1ipAcOTJEqJkxMYd&#10;OUvCF+T7FPUP/O0omm6DngX+h4zkKYe+AK+GRl79da0X/K+pU/vwEujl7vzMcaS1aCoXzK1Cbz0m&#10;afAhr5B0JMxvpG2H7Qzl40G0ymz7I17+HqJud3JdBxU3eXNyuueC2fjbYk8Z70YF5sPKpebdrIk+&#10;cmciod8xJ9Q6L1IL89fJsqHfe4HodWoUidATHaikwY6S0o6CIJ5Kfg4p6rGd2OkX1XPWoAyJ7gXo&#10;RX74OVu+AjwV+IzEhYQplDM7E6Bf0vo/EmqPnxcLnx+k9WRw1lqmKqvWXU709ut6vgv6h1t208XC&#10;UpteW3cbwdWR7difLmyx/o8mS2ScrReUPTujh6e/p4qRejYydvh/y6MOLWhMjzZHk3ekg7Qoecxp&#10;C+tPUzKMk9z7acY2JqC36XK80sPGTCxiAnf69EQ9RMSaGyuB1uygDkGw7tRajc8e/dkbus64HLvQ&#10;kNdYtDd/Ffpvgo/ai6xksPzYyKxyyDNM57rnFPl6Sd7wrg/tpR1VcigcQkDpSrb9obPo/l7v/vtk&#10;27BqDxOo1f2pa3RvY+316907zA5HOJHR8PvOsvZdmwTRO7Qg/ZGgfkjlwHwanny+p5sRtSfB198q&#10;SyNbLIqdMj5q7+WPzr5Vw2ShsFsMGRDykMP1nBcQ2Msc1HUHbASf4NSGcf6ah/8devpMH99R54RE&#10;NL10zDaJiXEiG1CNd/k/ryYlBX1GY+Fj4e5RuVYILjhAUO93n42XC97+oym+vtj3LbsjYltuHXdv&#10;b1O4aoOmKq/myzGyH51FrbX/O5BP3Hyh5J/ToEhMPSqCAT6kiQw5yXaRDZz1680ItKDX3/NX5BvE&#10;OdTOL8+7gl51h4JHjvr9uHl/ZpTOJXp6QkyvtV9dlVZlqeZOqFX6lfBeNZGYVDMFFy1mLeeV/Ea6&#10;SFdh6ujDp5WTcdZL+CeRaQz0mCMkC29wcYfoG1fgkR11Cv2dGiKRdDSRfafK/otE7Y7vlc9jHP0q&#10;7Qcg3+99TPwC7DyVVQfowN4CessBZ1+d13K9gOmCCd3goAed/tuQr+7nKmQ5n3PfSaES5E3MX++5&#10;K9JnqnmwynM4PEzmLHLyTVaMh391SZN+386Q3EW2aJhDFqaz/2Uzim0bMLqy4qbzF2bL/4PJqsrb&#10;qFmGQ+CDwBmlbiGfScCWsuaJYtMR8IEe4SnPvw95Ihb7FWr+u4N03U0odIc4+cZhW0OJJyQbsCgz&#10;GcrsStwiF1SLjg7F3/GgQ3c6oKpX6+nVQ9b1rMmm+S6Mm+MzN2bwy5W7H9CjgqmsaEr26LUDxz9m&#10;9PVkshU7Gp13oquPjDbNEPdtU3H10ob80JXhvl586B9N2txA32ysup8ZjpE8XJ1OKgfjCIRZk3MG&#10;e9rTC50Cf4k0jyAwHJ5c+TTYm+6tDlbc9TLIQzk4Lx1v0EswkEF7uHrptsOAX134a5B2frg73F1W&#10;8eW2HbYh2dXO5PIopvTvasj9igK9zlNElbUgmgB15QM8qB+7LBTusv5zrtyfttYzkU9jyD/P1jeS&#10;U1hFMvF8kII9ejkHA/sQZduaFby+i8FPZT4LOLYw/jLtn7wnjURvBlA5+R0OEmUQjj2mfu95Ya9e&#10;IJ5XH91KOyBGpZe4H7QJz59WamujtOGQG/g6OlxMjxLtoRxQuhhM9dz9Q6CHHPxWao+wkBYpEXlX&#10;BMyIhxjSiWu8R7g5ocTnI/Kq1D9Atr9AIm+Lx8pudveIMkP89O9pAzI8ukneNOizuF/1381ctSer&#10;9lbw6oSvg9FDF0nX8qmiUZ4ufukhdZ+oEg51tiIQYMhfABZ5+2d3reZJB7V2Bn59gG+jeMGjpjOZ&#10;46C/y8P/A2FNjEBcYdQfB12Za/VY3eEYwaaKXw0+3PQWqex0/j8CeSjYE52DGfJpRGU17sk7m6TC&#10;WhlipA3y7eW/TgmBqPnFpxm/vPLIqYCti07AAbPGtJZiQJxkAzYbltpYoDYmCJ6SB7J+otm2bbOl&#10;tlP+c5wZ/2LeoIfsG7niBMSjv9PD/5oo7F1HjVTokMRXDfTHbsXvAnEZetRaq0zrlksUbuJGn2Fz&#10;tcP/3FL+Agm+EfoL8ePh7utmtlzVQAb5L+D/Tu+uKIt9JuYr4y8nn4FL/y7eBrowyCgm8eaiooPq&#10;5zjz/wK0E/sy2DuoZhJ/cNePj3cP+jEMRzX7utc7O7+XAeMU8GJvQpLmJOgfp/UrjtGH9PHMuOr1&#10;bG3tTYbhHE+o9jvNBlW36my2mAzato1kx39mle4bBAT4lB32Eke7u9RSAn614Ei9I7279tbfRWXU&#10;hB7PeL+PgKa2YlPxXSU+3B+HpiqehbF37BI/78gUJaZ488E0Q77B21l0Hjjd15s17bpgt/mvJgqo&#10;9WUASMtbzV04+odB71YpzbIU9KK7lmY7l0k1h5cZqIUlbMkkO1cX4n+Urb9ANutdwP7Zyd3slV6i&#10;VZqQ/fFfr4vyl0nL4g9ZaR93S72gepMGXVx4bQwywkJqCdD41WwPCfbKSJGe9Y7Kb4dBh4DKn5vo&#10;VgWew39N1nDL6zyVl3q9D0lOh8ug/2HlBOcgafrHQT/+AhtX8VQypCXkRtWh04dZK5FM7J3TtKFV&#10;ouHrH2JP/xIJ/cndk2yB/eVZiv3PqGVGeDT6xgYMf4leEi7pxBvuu49XfwTw64/XbNwoGWnmBTt5&#10;wP1PsowvZxprXGdX4wRhQK+xv8uZ9QdY+8oVkFov8Bn2pf9c0CcnUHDY+oql+AdDjzFLyWPBotUs&#10;MkZThuZbyyMptqSsuw2GKYuL16Le/w8s7jt6++jKy313ysvaE8IDM6D9D29V2rfgEHvcSezccDDd&#10;3lhfs1FzZjOSFR2RzxpfkVGZyNXNnUFNWj4HwWqbWxj0rtUOZS97cGRJH0uafc4t3ZNZvNcsclb1&#10;PYrF/2XofyFrWJCNn2l1ijljcv/1zaBvLjZZ5Gqqz+bxyWhH5LsBD9/c0eg/jMbju13b5D+DqFGn&#10;7MDO9C1z+5ON+R23d6RQVC8s2G3jwi+OiLjhaNXVVPPFTH0tCDlA4xfNOpbx0lEpuhSUHddPHhMM&#10;STh8N7W9pPNXof91oWDabCSphhKnkZEJpeC/6vzxWoJKFvvDzyf7T//ysNt/KL2Mxv+zaNwbHOBa&#10;cmAtsr+yMnD6R7VpqhcPKRPxih2/A9Kr1oxOa989oU/ra2ZfIDf+Y+yd9+evXXPcPgd5R/TYi+bX&#10;AMUii/F0HuLgRXP2/5GteV8RMsRjzqQ5iwDs6K5bq37oUZejAgArFgyHGXN93Xj/z8D+n8rGeLSa&#10;hiFlg7p+2e9Pa2DuQ6egCPSxE5C4YIsnyq+ZrEX8o/U1TCPA25yrzmvdm0+nlkuWsBqNEIL+tOuA&#10;X55QC3m8IV9a/w+r11+ml1dcsLoywdgRixLWRy77Nj2aJa6/ffT0HzD+8v8TNJ5MX+nWNDmMr6ys&#10;puvyFJBdywHbn9J9Kx1ID0+Pt44nx5yJvE06Za3bvqkhvL0qBNCiYL90sZJfRuf93ZXX2gMX/jlI&#10;t31w56V/mtZ/gx69BOGX7pBrxNL4+vXx06+WNf7/MY1nG447DPRIYeXKeJBxiQ7JFnOPaoJfI0eo&#10;p7R/lTEwAtbvnTmpu+CTsOCHQH9gC7AFPKCLPI+TXc7IaStH96wUltKX2kv/cdBbP3r7tiIYr7xW&#10;ACvjp49iF/6r0Hj+m/szo/bu3DCkftebORfjDZWctr15ujgxAlbuyQ2/WwU63lp1Tl4DX+XufDlP&#10;02Bjdb/UvlP33Ev/fb9X21qDPNh3O6tf7f1Du29+mfQAUsdtCv8fXp/7z6HxNPNITfj+0/HK55Xx&#10;g5GmPa6YqD1RX0tjbdNVgW3g/Yhrr3sndlmhLY3zHkDx9jLDml9Brbpbqu6ofGp2AF9z78gAw9fW&#10;A18fDP/OoRp/lWxAw+j9lzH1jcYrbsO5GI5ACYgfjBywfF3L4lf0xdom5Bae0tunmXw8zpZ+IX0p&#10;J5bxmzXEJQ4Iz/YKh6Z4zi8v8uHbSWjUZSL8/wToxyd3v8hVO/9v+k+iBfTt/D+M/hv5/2zqoL+1&#10;9Bv/qXTv4h6wxnmhuvKfTtaY/zkUh6zI7rT6QHwhhMheQfDPFf5KKhfe+tNUG8//iDYa9P9N/wXp&#10;v6H/L0v/Df1/Wfpv6P/L0n9D/1+W/hv6/6J07dr/CxVRbN5gk7VzAAAAAElFTkSuQmCCUEsDBBQA&#10;BgAIAAAAIQBztkcP4gAAAAoBAAAPAAAAZHJzL2Rvd25yZXYueG1sTI9BT4NAEIXvJv6HzZh4axew&#10;pYgMTdOop6aJrYnxtoUpkLKzhN0C/feuJz1O3pf3vsnWk27FQL1tDCOE8wAEcWHKhiuEz+PbLAFh&#10;neJStYYJ4UYW1vn9XabS0oz8QcPBVcKXsE0VQu1cl0ppi5q0snPTEfvsbHqtnD/7Spa9Gn25bmUU&#10;BLHUqmG/UKuOtjUVl8NVI7yPatw8ha/D7nLe3r6Py/3XLiTEx4dp8wLC0eT+YPjV9+qQe6eTuXJp&#10;RYswC6NnjyIslisQHlgkqxjECSFOgghknsn/L+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xAq1BNAwAAswcAAA4AAAAAAAAAAAAAAAAAOgIAAGRycy9lMm9E&#10;b2MueG1sUEsBAi0ACgAAAAAAAAAhAO2QrQZOiQEATokBABQAAAAAAAAAAAAAAAAAswUAAGRycy9t&#10;ZWRpYS9pbWFnZTEucG5nUEsBAi0AFAAGAAgAAAAhAHO2Rw/iAAAACgEAAA8AAAAAAAAAAAAAAAAA&#10;M48BAGRycy9kb3ducmV2LnhtbFBLAQItABQABgAIAAAAIQCqJg6+vAAAACEBAAAZAAAAAAAAAAAA&#10;AAAAAEKQAQBkcnMvX3JlbHMvZTJvRG9jLnhtbC5yZWxzUEsFBgAAAAAGAAYAfAEAADWRAQAAAA==&#10;">
                <v:shape id="Picture 8" o:spid="_x0000_s1042" type="#_x0000_t75" style="position:absolute;width:32905;height:38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Y0wQAAANoAAAAPAAAAZHJzL2Rvd25yZXYueG1sRE9Na8JA&#10;EL0L/Q/LFLzpppWWGl2lFbQVvVRF9DZkp0lodjZkx5j+++5B8Ph439N55yrVUhNKzwaehgko4szb&#10;knMDh/1y8AYqCLLFyjMZ+KMA89lDb4qp9Vf+pnYnuYohHFI0UIjUqdYhK8hhGPqaOHI/vnEoETa5&#10;tg1eY7ir9HOSvGqHJceGAmtaFJT97i7OwLbdf3aj1TmXdfVxbMcvtZw2a2P6j937BJRQJ3fxzf1l&#10;DcSt8Uq8AXr2DwAA//8DAFBLAQItABQABgAIAAAAIQDb4fbL7gAAAIUBAAATAAAAAAAAAAAAAAAA&#10;AAAAAABbQ29udGVudF9UeXBlc10ueG1sUEsBAi0AFAAGAAgAAAAhAFr0LFu/AAAAFQEAAAsAAAAA&#10;AAAAAAAAAAAAHwEAAF9yZWxzLy5yZWxzUEsBAi0AFAAGAAgAAAAhAK7b5jTBAAAA2gAAAA8AAAAA&#10;AAAAAAAAAAAABwIAAGRycy9kb3ducmV2LnhtbFBLBQYAAAAAAwADALcAAAD1AgAAAAA=&#10;">
                  <v:imagedata r:id="rId40" o:title=""/>
                </v:shape>
                <v:shape id="Text Box 2" o:spid="_x0000_s1043" type="#_x0000_t202" style="position:absolute;left:-488;top:38685;width:34066;height:13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14:paraId="22F2AC38" w14:textId="3754B94E" w:rsidR="005B7458" w:rsidRPr="005B7458" w:rsidRDefault="005B7458" w:rsidP="005B7458">
                        <w:pPr>
                          <w:rPr>
                            <w:sz w:val="18"/>
                            <w:szCs w:val="18"/>
                          </w:rPr>
                        </w:pPr>
                        <w:r w:rsidRPr="005B7458">
                          <w:rPr>
                            <w:b/>
                            <w:bCs/>
                            <w:sz w:val="18"/>
                            <w:szCs w:val="18"/>
                          </w:rPr>
                          <w:t>Figure 3</w:t>
                        </w:r>
                        <w:r>
                          <w:rPr>
                            <w:sz w:val="18"/>
                            <w:szCs w:val="18"/>
                          </w:rPr>
                          <w:t>:</w:t>
                        </w:r>
                        <w:r w:rsidR="00DF06B6">
                          <w:rPr>
                            <w:sz w:val="18"/>
                            <w:szCs w:val="18"/>
                          </w:rPr>
                          <w:t xml:space="preserve"> </w:t>
                        </w:r>
                        <w:r w:rsidR="004A1FE0">
                          <w:rPr>
                            <w:sz w:val="18"/>
                            <w:szCs w:val="18"/>
                          </w:rPr>
                          <w:t xml:space="preserve">3T </w:t>
                        </w:r>
                        <w:r w:rsidR="009341ED">
                          <w:rPr>
                            <w:sz w:val="18"/>
                            <w:szCs w:val="18"/>
                          </w:rPr>
                          <w:t xml:space="preserve">FLAIR* images </w:t>
                        </w:r>
                        <w:r w:rsidR="00925FC6">
                          <w:rPr>
                            <w:sz w:val="18"/>
                            <w:szCs w:val="18"/>
                          </w:rPr>
                          <w:t xml:space="preserve">(FLAIR images combined with T2* images) </w:t>
                        </w:r>
                        <w:r w:rsidR="009341ED">
                          <w:rPr>
                            <w:sz w:val="18"/>
                            <w:szCs w:val="18"/>
                          </w:rPr>
                          <w:t xml:space="preserve">demonstrating </w:t>
                        </w:r>
                        <w:r w:rsidRPr="005B7458">
                          <w:rPr>
                            <w:sz w:val="18"/>
                            <w:szCs w:val="18"/>
                          </w:rPr>
                          <w:t xml:space="preserve">the central vessel sign in </w:t>
                        </w:r>
                        <w:r w:rsidR="009341ED">
                          <w:rPr>
                            <w:sz w:val="18"/>
                            <w:szCs w:val="18"/>
                          </w:rPr>
                          <w:t xml:space="preserve">a patient with </w:t>
                        </w:r>
                        <w:r w:rsidRPr="005B7458">
                          <w:rPr>
                            <w:sz w:val="18"/>
                            <w:szCs w:val="18"/>
                          </w:rPr>
                          <w:t>multiple sclerosis (A)</w:t>
                        </w:r>
                        <w:r w:rsidR="005C62A3">
                          <w:rPr>
                            <w:sz w:val="18"/>
                            <w:szCs w:val="18"/>
                          </w:rPr>
                          <w:t xml:space="preserve">. The </w:t>
                        </w:r>
                        <w:r w:rsidR="001F087F">
                          <w:rPr>
                            <w:sz w:val="18"/>
                            <w:szCs w:val="18"/>
                          </w:rPr>
                          <w:t xml:space="preserve">hypointense vessel is visible </w:t>
                        </w:r>
                        <w:r w:rsidR="00B1246C">
                          <w:rPr>
                            <w:sz w:val="18"/>
                            <w:szCs w:val="18"/>
                          </w:rPr>
                          <w:t xml:space="preserve">on all three planes </w:t>
                        </w:r>
                        <w:r w:rsidR="001F087F">
                          <w:rPr>
                            <w:sz w:val="18"/>
                            <w:szCs w:val="18"/>
                          </w:rPr>
                          <w:t>in the center of the hyperintense lesion.</w:t>
                        </w:r>
                        <w:r w:rsidRPr="005B7458">
                          <w:rPr>
                            <w:sz w:val="18"/>
                            <w:szCs w:val="18"/>
                          </w:rPr>
                          <w:t xml:space="preserve"> </w:t>
                        </w:r>
                        <w:r w:rsidR="005C62A3">
                          <w:rPr>
                            <w:sz w:val="18"/>
                            <w:szCs w:val="18"/>
                          </w:rPr>
                          <w:t xml:space="preserve">The central vein sign is absent in </w:t>
                        </w:r>
                        <w:r w:rsidR="009341ED">
                          <w:rPr>
                            <w:sz w:val="18"/>
                            <w:szCs w:val="18"/>
                          </w:rPr>
                          <w:t xml:space="preserve">a patient presenting with a </w:t>
                        </w:r>
                        <w:r w:rsidRPr="005B7458">
                          <w:rPr>
                            <w:sz w:val="18"/>
                            <w:szCs w:val="18"/>
                          </w:rPr>
                          <w:t>migraine</w:t>
                        </w:r>
                        <w:r w:rsidR="00925FC6">
                          <w:rPr>
                            <w:sz w:val="18"/>
                            <w:szCs w:val="18"/>
                          </w:rPr>
                          <w:t xml:space="preserve"> </w:t>
                        </w:r>
                        <w:r w:rsidRPr="005B7458">
                          <w:rPr>
                            <w:sz w:val="18"/>
                            <w:szCs w:val="18"/>
                          </w:rPr>
                          <w:t>(B).</w:t>
                        </w:r>
                        <w:r w:rsidR="009029C6" w:rsidRPr="009029C6">
                          <w:rPr>
                            <w:sz w:val="18"/>
                            <w:szCs w:val="18"/>
                            <w:vertAlign w:val="superscript"/>
                          </w:rPr>
                          <w:fldChar w:fldCharType="begin"/>
                        </w:r>
                        <w:r w:rsidR="009029C6" w:rsidRPr="009029C6">
                          <w:rPr>
                            <w:sz w:val="18"/>
                            <w:szCs w:val="18"/>
                            <w:vertAlign w:val="superscript"/>
                          </w:rPr>
                          <w:instrText xml:space="preserve"> NOTEREF _Ref131508041 \h </w:instrText>
                        </w:r>
                        <w:r w:rsidR="009029C6">
                          <w:rPr>
                            <w:sz w:val="18"/>
                            <w:szCs w:val="18"/>
                            <w:vertAlign w:val="superscript"/>
                          </w:rPr>
                          <w:instrText xml:space="preserve"> \* MERGEFORMAT </w:instrText>
                        </w:r>
                        <w:r w:rsidR="009029C6" w:rsidRPr="009029C6">
                          <w:rPr>
                            <w:sz w:val="18"/>
                            <w:szCs w:val="18"/>
                            <w:vertAlign w:val="superscript"/>
                          </w:rPr>
                        </w:r>
                        <w:r w:rsidR="009029C6" w:rsidRPr="009029C6">
                          <w:rPr>
                            <w:sz w:val="18"/>
                            <w:szCs w:val="18"/>
                            <w:vertAlign w:val="superscript"/>
                          </w:rPr>
                          <w:fldChar w:fldCharType="separate"/>
                        </w:r>
                        <w:r w:rsidR="009029C6" w:rsidRPr="009029C6">
                          <w:rPr>
                            <w:sz w:val="18"/>
                            <w:szCs w:val="18"/>
                            <w:vertAlign w:val="superscript"/>
                          </w:rPr>
                          <w:t>26</w:t>
                        </w:r>
                        <w:r w:rsidR="009029C6" w:rsidRPr="009029C6">
                          <w:rPr>
                            <w:sz w:val="18"/>
                            <w:szCs w:val="18"/>
                            <w:vertAlign w:val="superscript"/>
                          </w:rPr>
                          <w:fldChar w:fldCharType="end"/>
                        </w:r>
                        <w:r w:rsidR="009029C6" w:rsidRPr="005B7458">
                          <w:rPr>
                            <w:sz w:val="18"/>
                            <w:szCs w:val="18"/>
                          </w:rPr>
                          <w:t xml:space="preserve"> </w:t>
                        </w:r>
                        <w:r w:rsidRPr="005B7458">
                          <w:rPr>
                            <w:sz w:val="18"/>
                            <w:szCs w:val="18"/>
                          </w:rPr>
                          <w:fldChar w:fldCharType="begin"/>
                        </w:r>
                        <w:r>
                          <w:rPr>
                            <w:sz w:val="18"/>
                            <w:szCs w:val="18"/>
                          </w:rPr>
                          <w:instrText xml:space="preserve"> ADDIN ZOTERO_ITEM CSL_CITATION {"citationID":"d6OuRChC","properties":{"formattedCitation":"\\super 19\\nosupersub{}","plainCitation":"19","noteIndex":0},"citationItems":[{"id":2699,"uris":["http://zotero.org/users/local/2ambESHj/items/H4BLHCE3"],"itemData":{"id":2699,"type":"article-journal","abstract":"OBJECTIVE: The diagnosis of multiple sclerosis (MS) presently relies on radiographic assessments of imperfect specificity. Recent data using T2* methodology for the detection of the \"central vessel sign\" (CVS) in MS lesions suggests this novel MRI technique may distinguish MS from other disorders. Our aim was to determine if evaluation for CVS on 3T FLAIR* MRI differentiates MS from migraine.\nMETHODS: Patients with MS or migraine and a prior brain MRI demonstrating at least two hyperintense lesions ≥3 mm were recruited. Exclusion criteria included any additional comorbidity known to cause brain MRI abnormalities. 3T MRI was performed in each participant with administration of gadopentetate dimeglumine, and FLAIR* images were generated in postprocessing. The total number of discrete ovoid lesions ≥3 mm were counted on FLAIR, per participant, and subsequently evaluated for presence of CVS on FLAIR*. An exploratory method evaluating for CVS in a maximum of 12 lesions per subject was also completed.\nRESULTS: Ten participants with MS and 10 with migraine completed the study. The median percentage (quartiles) of lesions in MS participants with CVS was 84 (79, 94) compared to 22 (15, 54) in migraine (P = 0.008). In a subanalysis by brain region, in the subcortical and deep white matter, the median percentage (quartiles) of lesions in MS participants with CVS was 88 (81, 100) compared to 19 (11, 54) in migraine (P = 0.004). This difference was not identified in juxtacortical, periventricular, or infratentorial regions.\nINTERPRETATION: Identification of CVS using FLAIR* on 3T MRI helps differentiate MS from migraine, particularly in the subcortical and deep white matter.","container-title":"Annals of Clinical and Translational Neurology","DOI":"10.1002/acn3.273","ISSN":"2328-9503","issue":"2","journalAbbreviation":"Ann Clin Transl Neurol","language":"eng","note":"PMID: 26900578\nPMCID: PMC4748312","page":"82-87","source":"PubMed","title":"\"Central vessel sign\" on 3T FLAIR* MRI for the differentiation of multiple sclerosis from migraine","volume":"3","author":[{"family":"Solomon","given":"Andrew J."},{"family":"Schindler","given":"Matthew K."},{"family":"Howard","given":"Diantha B."},{"family":"Watts","given":"Richard"},{"family":"Sati","given":"Pascal"},{"family":"Nickerson","given":"Joshua P."},{"family":"Reich","given":"Daniel S."}],"issued":{"date-parts":[["2016",2]]}}}],"schema":"https://github.com/citation-style-language/schema/raw/master/csl-citation.json"} </w:instrText>
                        </w:r>
                        <w:r w:rsidR="00000000">
                          <w:rPr>
                            <w:sz w:val="18"/>
                            <w:szCs w:val="18"/>
                          </w:rPr>
                          <w:fldChar w:fldCharType="separate"/>
                        </w:r>
                        <w:r w:rsidRPr="005B7458">
                          <w:rPr>
                            <w:sz w:val="18"/>
                            <w:szCs w:val="18"/>
                          </w:rPr>
                          <w:fldChar w:fldCharType="end"/>
                        </w:r>
                      </w:p>
                      <w:p w14:paraId="29D5B09B" w14:textId="542823CF" w:rsidR="00BF14B0" w:rsidRPr="00BF14B0" w:rsidRDefault="00BF14B0">
                        <w:pPr>
                          <w:rPr>
                            <w:sz w:val="18"/>
                            <w:szCs w:val="18"/>
                          </w:rPr>
                        </w:pPr>
                      </w:p>
                    </w:txbxContent>
                  </v:textbox>
                </v:shape>
                <w10:wrap type="square"/>
              </v:group>
            </w:pict>
          </mc:Fallback>
        </mc:AlternateContent>
      </w:r>
    </w:p>
    <w:p w14:paraId="189ED73A" w14:textId="19857B7D" w:rsidR="008C2044" w:rsidRPr="00AF3FFC" w:rsidRDefault="008C2044" w:rsidP="008C2044">
      <w:pPr>
        <w:rPr>
          <w:b/>
          <w:bCs/>
        </w:rPr>
      </w:pPr>
      <w:r w:rsidRPr="00AF3FFC">
        <w:rPr>
          <w:b/>
          <w:bCs/>
        </w:rPr>
        <w:t>Future</w:t>
      </w:r>
      <w:r w:rsidR="00E919B6" w:rsidRPr="00AF3FFC">
        <w:rPr>
          <w:b/>
          <w:bCs/>
        </w:rPr>
        <w:t xml:space="preserve"> Considerations</w:t>
      </w:r>
      <w:r w:rsidR="00F23DB2">
        <w:rPr>
          <w:b/>
          <w:bCs/>
        </w:rPr>
        <w:t xml:space="preserve"> and Conclusion</w:t>
      </w:r>
    </w:p>
    <w:p w14:paraId="77DE8EE4" w14:textId="24E995E4" w:rsidR="00284951" w:rsidRDefault="006E3ED4" w:rsidP="008C2044">
      <w:r>
        <w:t>Many aspects of MS MRI imaging are</w:t>
      </w:r>
      <w:r w:rsidR="007438B6" w:rsidRPr="00AF3FFC">
        <w:t xml:space="preserve"> still under debate or in the </w:t>
      </w:r>
      <w:r w:rsidR="00AA55F1" w:rsidRPr="00AF3FFC">
        <w:t>initial stages</w:t>
      </w:r>
      <w:r w:rsidR="007438B6" w:rsidRPr="00AF3FFC">
        <w:t xml:space="preserve"> of research.</w:t>
      </w:r>
      <w:r w:rsidR="007E7E88">
        <w:t xml:space="preserve"> Advances in technology have allowed for improved image quality and </w:t>
      </w:r>
      <w:r>
        <w:t xml:space="preserve">a </w:t>
      </w:r>
      <w:r w:rsidR="007E7E88">
        <w:t xml:space="preserve">reduction in exam time with </w:t>
      </w:r>
      <w:r w:rsidR="00791BD7">
        <w:t>the elimination of unnecessary sequences. Further research needs to be done on determining the necessity of gadolinium injections in follow-up MRI scans</w:t>
      </w:r>
      <w:r w:rsidR="00284951">
        <w:t xml:space="preserve"> and on the sensitivity of using the central vein sign and iron rim sign as standard diagnostic criteria.</w:t>
      </w:r>
    </w:p>
    <w:p w14:paraId="04C86347" w14:textId="49151A64" w:rsidR="00D11A8D" w:rsidRDefault="004D635C">
      <w:r>
        <w:t>MRI technologist</w:t>
      </w:r>
      <w:r w:rsidR="00E20D64">
        <w:t xml:space="preserve">s </w:t>
      </w:r>
      <w:r>
        <w:t xml:space="preserve">play </w:t>
      </w:r>
      <w:r w:rsidR="00E20D64">
        <w:t>a key role</w:t>
      </w:r>
      <w:r>
        <w:t xml:space="preserve"> in </w:t>
      </w:r>
      <w:r w:rsidR="0095535F">
        <w:t>MS diagnosis and follow-up imaging</w:t>
      </w:r>
      <w:r w:rsidR="00E20D64">
        <w:t xml:space="preserve">. It is important to recognize </w:t>
      </w:r>
      <w:r w:rsidR="00833EB9">
        <w:t xml:space="preserve">that </w:t>
      </w:r>
      <w:r w:rsidR="00E20D64">
        <w:t>MS</w:t>
      </w:r>
      <w:r w:rsidR="003E3F90">
        <w:t xml:space="preserve"> </w:t>
      </w:r>
      <w:r w:rsidR="00833EB9">
        <w:t xml:space="preserve">symptoms </w:t>
      </w:r>
      <w:r w:rsidR="003E3F90">
        <w:t>and</w:t>
      </w:r>
      <w:r w:rsidR="00833EB9">
        <w:t xml:space="preserve"> their</w:t>
      </w:r>
      <w:r w:rsidR="003E3F90">
        <w:t xml:space="preserve"> accompanying mobility challenges can affect each patient differently</w:t>
      </w:r>
      <w:r w:rsidR="00E20D64">
        <w:t xml:space="preserve">. </w:t>
      </w:r>
      <w:r w:rsidR="00D149BF">
        <w:t xml:space="preserve">Protocols for MS imaging may vary between sites, but it is </w:t>
      </w:r>
      <w:r w:rsidR="000147F7">
        <w:t>essential</w:t>
      </w:r>
      <w:r w:rsidR="00D149BF">
        <w:t xml:space="preserve"> to understand what each sequen</w:t>
      </w:r>
      <w:r w:rsidR="00B90D58">
        <w:t>ce demonstrates.</w:t>
      </w:r>
      <w:r w:rsidR="00813F6F">
        <w:t xml:space="preserve"> T</w:t>
      </w:r>
      <w:r w:rsidR="00690A10">
        <w:t>echnologists are</w:t>
      </w:r>
      <w:r w:rsidR="002F5AD1">
        <w:t xml:space="preserve"> </w:t>
      </w:r>
      <w:r w:rsidR="00C77366">
        <w:t xml:space="preserve">the primary healthcare worker </w:t>
      </w:r>
      <w:r w:rsidR="006E3ED4" w:rsidRPr="006E3ED4">
        <w:t>who can adequately answer exam-related patient questions</w:t>
      </w:r>
      <w:r w:rsidR="00C77366">
        <w:t xml:space="preserve">. </w:t>
      </w:r>
    </w:p>
    <w:p w14:paraId="54085C40" w14:textId="0C630331" w:rsidR="00EE20AE" w:rsidRPr="003A5B82" w:rsidRDefault="00BC07E7" w:rsidP="00645237">
      <w:pPr>
        <w:rPr>
          <w:b/>
          <w:bCs/>
        </w:rPr>
      </w:pPr>
      <w:r>
        <w:br w:type="page"/>
      </w:r>
      <w:r w:rsidR="003A5B82" w:rsidRPr="003A5B82">
        <w:rPr>
          <w:b/>
          <w:bCs/>
        </w:rPr>
        <w:lastRenderedPageBreak/>
        <w:t>References</w:t>
      </w:r>
    </w:p>
    <w:sectPr w:rsidR="00EE20AE" w:rsidRPr="003A5B82">
      <w:endnotePr>
        <w:numFmt w:val="decimal"/>
      </w:endnotePr>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Jessica Marshall" w:date="2023-04-18T12:43:00Z" w:initials="JM">
    <w:p w14:paraId="359A3064" w14:textId="77777777" w:rsidR="001E25A3" w:rsidRDefault="001E25A3" w:rsidP="00FF59C5">
      <w:r>
        <w:rPr>
          <w:rStyle w:val="CommentReference"/>
        </w:rPr>
        <w:annotationRef/>
      </w:r>
      <w:r>
        <w:rPr>
          <w:color w:val="000000"/>
          <w:sz w:val="20"/>
          <w:szCs w:val="20"/>
        </w:rPr>
        <w:t xml:space="preserve">Should the breakdown into relapsing vs. primary progressive MS be introduced here? </w:t>
      </w:r>
    </w:p>
  </w:comment>
  <w:comment w:id="7" w:author="Heidi Veillette" w:date="2023-04-04T14:59:00Z" w:initials="HV">
    <w:p w14:paraId="45F5B8E1" w14:textId="4059B326" w:rsidR="00CA432E" w:rsidRDefault="00CA432E" w:rsidP="004F1B6F">
      <w:pPr>
        <w:pStyle w:val="CommentText"/>
      </w:pPr>
      <w:r>
        <w:rPr>
          <w:rStyle w:val="CommentReference"/>
        </w:rPr>
        <w:annotationRef/>
      </w:r>
      <w:r>
        <w:t>Multiple choice question 3 correct answer (under Cranial Nerve Involvement heading). Unable to highlight green or add a comment into a text box</w:t>
      </w:r>
    </w:p>
  </w:comment>
  <w:comment w:id="11" w:author="Heidi Veillette" w:date="2023-04-05T13:45:00Z" w:initials="HV">
    <w:p w14:paraId="559F618B" w14:textId="77777777" w:rsidR="003A5B82" w:rsidRDefault="003A5B82" w:rsidP="00E8786B">
      <w:pPr>
        <w:pStyle w:val="CommentText"/>
      </w:pPr>
      <w:r>
        <w:rPr>
          <w:rStyle w:val="CommentReference"/>
        </w:rPr>
        <w:annotationRef/>
      </w:r>
      <w:r>
        <w:t>Highlight 1</w:t>
      </w:r>
    </w:p>
  </w:comment>
  <w:comment w:id="15" w:author="Heidi Veillette" w:date="2023-04-04T14:19:00Z" w:initials="HV">
    <w:p w14:paraId="6C11F1E0" w14:textId="5E79B538" w:rsidR="00CB2627" w:rsidRDefault="00CB2627" w:rsidP="00F17743">
      <w:pPr>
        <w:pStyle w:val="CommentText"/>
      </w:pPr>
      <w:r>
        <w:rPr>
          <w:rStyle w:val="CommentReference"/>
        </w:rPr>
        <w:annotationRef/>
      </w:r>
      <w:r>
        <w:t>Multiple choice question 1 correct answer</w:t>
      </w:r>
    </w:p>
  </w:comment>
  <w:comment w:id="16" w:author="Heidi Veillette" w:date="2023-04-05T13:45:00Z" w:initials="HV">
    <w:p w14:paraId="1709A753" w14:textId="77777777" w:rsidR="003A5B82" w:rsidRDefault="003A5B82" w:rsidP="00AB4449">
      <w:pPr>
        <w:pStyle w:val="CommentText"/>
      </w:pPr>
      <w:r>
        <w:rPr>
          <w:rStyle w:val="CommentReference"/>
        </w:rPr>
        <w:annotationRef/>
      </w:r>
      <w:r>
        <w:t>Highlight 2</w:t>
      </w:r>
    </w:p>
  </w:comment>
  <w:comment w:id="17" w:author="Heidi Veillette" w:date="2023-04-04T14:25:00Z" w:initials="HV">
    <w:p w14:paraId="1F603CF0" w14:textId="627FAE1D" w:rsidR="009D3E0D" w:rsidRDefault="009D3E0D" w:rsidP="00672BF6">
      <w:pPr>
        <w:pStyle w:val="CommentText"/>
      </w:pPr>
      <w:r>
        <w:rPr>
          <w:rStyle w:val="CommentReference"/>
        </w:rPr>
        <w:annotationRef/>
      </w:r>
      <w:r>
        <w:t>Multiple choice question 4 correct answer</w:t>
      </w:r>
    </w:p>
  </w:comment>
  <w:comment w:id="20" w:author="Jessica Marshall" w:date="2023-04-18T12:49:00Z" w:initials="JM">
    <w:p w14:paraId="5EBDF0C2" w14:textId="77777777" w:rsidR="001E25A3" w:rsidRDefault="001E25A3" w:rsidP="00A40262">
      <w:r>
        <w:rPr>
          <w:rStyle w:val="CommentReference"/>
        </w:rPr>
        <w:annotationRef/>
      </w:r>
      <w:r>
        <w:rPr>
          <w:color w:val="000000"/>
          <w:sz w:val="20"/>
          <w:szCs w:val="20"/>
        </w:rPr>
        <w:t xml:space="preserve">Might be beneficial to include a few examples of non-MS differentials that are relevant here. </w:t>
      </w:r>
    </w:p>
  </w:comment>
  <w:comment w:id="22" w:author="Jessica Marshall" w:date="2023-04-18T12:55:00Z" w:initials="JM">
    <w:p w14:paraId="73587563" w14:textId="77777777" w:rsidR="00761D4D" w:rsidRDefault="00761D4D" w:rsidP="00363764">
      <w:r>
        <w:rPr>
          <w:rStyle w:val="CommentReference"/>
        </w:rPr>
        <w:annotationRef/>
      </w:r>
      <w:r>
        <w:rPr>
          <w:color w:val="000000"/>
          <w:sz w:val="20"/>
          <w:szCs w:val="20"/>
        </w:rPr>
        <w:t xml:space="preserve">Should there be MRI image noting a classical pattern/appearance of lesions? </w:t>
      </w:r>
    </w:p>
  </w:comment>
  <w:comment w:id="23" w:author="Jessica Marshall" w:date="2023-04-18T12:54:00Z" w:initials="JM">
    <w:p w14:paraId="180AF1FF" w14:textId="1F12E9B6" w:rsidR="00761D4D" w:rsidRDefault="00761D4D" w:rsidP="0025507A">
      <w:r>
        <w:rPr>
          <w:rStyle w:val="CommentReference"/>
        </w:rPr>
        <w:annotationRef/>
      </w:r>
      <w:r>
        <w:rPr>
          <w:color w:val="000000"/>
          <w:sz w:val="20"/>
          <w:szCs w:val="20"/>
        </w:rPr>
        <w:t xml:space="preserve">Are there any arrows we can add here to specifically denote the lesions? </w:t>
      </w:r>
    </w:p>
  </w:comment>
  <w:comment w:id="24" w:author="Heidi Veillette" w:date="2023-04-04T14:21:00Z" w:initials="HV">
    <w:p w14:paraId="4DD4E5F4" w14:textId="034B7586" w:rsidR="007A3DA3" w:rsidRDefault="007A3DA3" w:rsidP="00B5468F">
      <w:pPr>
        <w:pStyle w:val="CommentText"/>
      </w:pPr>
      <w:r>
        <w:rPr>
          <w:rStyle w:val="CommentReference"/>
        </w:rPr>
        <w:annotationRef/>
      </w:r>
      <w:r>
        <w:t>Multiple choice question 2 correct answer</w:t>
      </w:r>
    </w:p>
  </w:comment>
  <w:comment w:id="27" w:author="Heidi Veillette" w:date="2023-04-05T13:46:00Z" w:initials="HV">
    <w:p w14:paraId="7F64E281" w14:textId="77777777" w:rsidR="003A5B82" w:rsidRDefault="003A5B82" w:rsidP="00186695">
      <w:pPr>
        <w:pStyle w:val="CommentText"/>
      </w:pPr>
      <w:r>
        <w:rPr>
          <w:rStyle w:val="CommentReference"/>
        </w:rPr>
        <w:annotationRef/>
      </w:r>
      <w:r>
        <w:t>Highlight 3  1/2</w:t>
      </w:r>
    </w:p>
  </w:comment>
  <w:comment w:id="30" w:author="Jessica Marshall" w:date="2023-04-18T12:56:00Z" w:initials="JM">
    <w:p w14:paraId="07D0558D" w14:textId="77777777" w:rsidR="00761D4D" w:rsidRDefault="00761D4D" w:rsidP="00752462">
      <w:r>
        <w:rPr>
          <w:rStyle w:val="CommentReference"/>
        </w:rPr>
        <w:annotationRef/>
      </w:r>
      <w:r>
        <w:rPr>
          <w:color w:val="000000"/>
          <w:sz w:val="20"/>
          <w:szCs w:val="20"/>
        </w:rPr>
        <w:t xml:space="preserve">Images for iron rim sign or open-ring/horseshoe sign? </w:t>
      </w:r>
    </w:p>
  </w:comment>
  <w:comment w:id="31" w:author="Heidi Veillette" w:date="2023-04-05T13:46:00Z" w:initials="HV">
    <w:p w14:paraId="57C99056" w14:textId="5CAFC982" w:rsidR="003A5B82" w:rsidRDefault="003A5B82" w:rsidP="00957D6F">
      <w:pPr>
        <w:pStyle w:val="CommentText"/>
      </w:pPr>
      <w:r>
        <w:rPr>
          <w:rStyle w:val="CommentReference"/>
        </w:rPr>
        <w:annotationRef/>
      </w:r>
      <w:r>
        <w:t>Highlight 3  2/2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9A3064" w15:done="0"/>
  <w15:commentEx w15:paraId="45F5B8E1" w15:done="0"/>
  <w15:commentEx w15:paraId="559F618B" w15:done="0"/>
  <w15:commentEx w15:paraId="6C11F1E0" w15:done="0"/>
  <w15:commentEx w15:paraId="1709A753" w15:done="0"/>
  <w15:commentEx w15:paraId="1F603CF0" w15:done="0"/>
  <w15:commentEx w15:paraId="5EBDF0C2" w15:done="0"/>
  <w15:commentEx w15:paraId="73587563" w15:done="0"/>
  <w15:commentEx w15:paraId="180AF1FF" w15:done="0"/>
  <w15:commentEx w15:paraId="4DD4E5F4" w15:done="0"/>
  <w15:commentEx w15:paraId="7F64E281" w15:done="0"/>
  <w15:commentEx w15:paraId="07D0558D" w15:done="0"/>
  <w15:commentEx w15:paraId="57C990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E90F06" w16cex:dateUtc="2023-04-18T16:43:00Z"/>
  <w16cex:commentExtensible w16cex:durableId="27D6B9C6" w16cex:dateUtc="2023-04-04T20:59:00Z"/>
  <w16cex:commentExtensible w16cex:durableId="27D7FA04" w16cex:dateUtc="2023-04-05T19:45:00Z"/>
  <w16cex:commentExtensible w16cex:durableId="27D6B07E" w16cex:dateUtc="2023-04-04T20:19:00Z"/>
  <w16cex:commentExtensible w16cex:durableId="27D7FA10" w16cex:dateUtc="2023-04-05T19:45:00Z"/>
  <w16cex:commentExtensible w16cex:durableId="27D6B1E1" w16cex:dateUtc="2023-04-04T20:25:00Z"/>
  <w16cex:commentExtensible w16cex:durableId="27E9105C" w16cex:dateUtc="2023-04-18T16:49:00Z"/>
  <w16cex:commentExtensible w16cex:durableId="27E911CD" w16cex:dateUtc="2023-04-18T16:55:00Z"/>
  <w16cex:commentExtensible w16cex:durableId="27E91172" w16cex:dateUtc="2023-04-18T16:54:00Z"/>
  <w16cex:commentExtensible w16cex:durableId="27D6B0CF" w16cex:dateUtc="2023-04-04T20:21:00Z"/>
  <w16cex:commentExtensible w16cex:durableId="27D7FA1E" w16cex:dateUtc="2023-04-05T19:46:00Z"/>
  <w16cex:commentExtensible w16cex:durableId="27E91216" w16cex:dateUtc="2023-04-18T16:56:00Z"/>
  <w16cex:commentExtensible w16cex:durableId="27D7FA26" w16cex:dateUtc="2023-04-05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9A3064" w16cid:durableId="27E90F06"/>
  <w16cid:commentId w16cid:paraId="45F5B8E1" w16cid:durableId="27D6B9C6"/>
  <w16cid:commentId w16cid:paraId="559F618B" w16cid:durableId="27D7FA04"/>
  <w16cid:commentId w16cid:paraId="6C11F1E0" w16cid:durableId="27D6B07E"/>
  <w16cid:commentId w16cid:paraId="1709A753" w16cid:durableId="27D7FA10"/>
  <w16cid:commentId w16cid:paraId="1F603CF0" w16cid:durableId="27D6B1E1"/>
  <w16cid:commentId w16cid:paraId="5EBDF0C2" w16cid:durableId="27E9105C"/>
  <w16cid:commentId w16cid:paraId="73587563" w16cid:durableId="27E911CD"/>
  <w16cid:commentId w16cid:paraId="180AF1FF" w16cid:durableId="27E91172"/>
  <w16cid:commentId w16cid:paraId="4DD4E5F4" w16cid:durableId="27D6B0CF"/>
  <w16cid:commentId w16cid:paraId="7F64E281" w16cid:durableId="27D7FA1E"/>
  <w16cid:commentId w16cid:paraId="07D0558D" w16cid:durableId="27E91216"/>
  <w16cid:commentId w16cid:paraId="57C99056" w16cid:durableId="27D7FA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6421B" w14:textId="77777777" w:rsidR="003B7D2F" w:rsidRDefault="003B7D2F" w:rsidP="00826D17">
      <w:pPr>
        <w:spacing w:after="0" w:line="240" w:lineRule="auto"/>
      </w:pPr>
      <w:r>
        <w:separator/>
      </w:r>
    </w:p>
  </w:endnote>
  <w:endnote w:type="continuationSeparator" w:id="0">
    <w:p w14:paraId="6DBC9603" w14:textId="77777777" w:rsidR="003B7D2F" w:rsidRDefault="003B7D2F" w:rsidP="00826D17">
      <w:pPr>
        <w:spacing w:after="0" w:line="240" w:lineRule="auto"/>
      </w:pPr>
      <w:r>
        <w:continuationSeparator/>
      </w:r>
    </w:p>
  </w:endnote>
  <w:endnote w:id="1">
    <w:p w14:paraId="1A663F2A" w14:textId="32245FF4" w:rsidR="00AA7D65" w:rsidRDefault="00AA7D65">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Rovira À, Auger C. Beyond McDonald: updated perspectives on MRI diagnosis of multiple sclerosis. </w:t>
      </w:r>
      <w:r w:rsidRPr="00756B16">
        <w:rPr>
          <w:rFonts w:ascii="Calibri" w:eastAsia="Calibri" w:hAnsi="Calibri" w:cs="Calibri"/>
          <w:i/>
          <w:iCs/>
          <w:sz w:val="22"/>
          <w:szCs w:val="22"/>
        </w:rPr>
        <w:t>Expert Rev Neurother</w:t>
      </w:r>
      <w:r w:rsidRPr="00756B16">
        <w:rPr>
          <w:rFonts w:ascii="Calibri" w:eastAsia="Calibri" w:hAnsi="Calibri" w:cs="Calibri"/>
          <w:sz w:val="22"/>
          <w:szCs w:val="22"/>
        </w:rPr>
        <w:t>. 2021;21(8):895-911. doi:10.1080/14737175.2021.1957832</w:t>
      </w:r>
    </w:p>
    <w:p w14:paraId="7B9A6D9F" w14:textId="77777777" w:rsidR="00594ABD" w:rsidRDefault="00594ABD">
      <w:pPr>
        <w:pStyle w:val="EndnoteText"/>
      </w:pPr>
    </w:p>
  </w:endnote>
  <w:endnote w:id="2">
    <w:p w14:paraId="41BAAAF5" w14:textId="3D7E4C0D" w:rsidR="00AA7D65" w:rsidRPr="00641938" w:rsidRDefault="00AA7D65" w:rsidP="00641938">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National MS Society. National Multiple Sclerosis Society. Accessed March 28, 2023. htt</w:t>
      </w:r>
      <w:r w:rsidR="00641938">
        <w:rPr>
          <w:rFonts w:ascii="Calibri" w:eastAsia="Calibri" w:hAnsi="Calibri" w:cs="Calibri"/>
        </w:rPr>
        <w:t>p</w:t>
      </w:r>
      <w:r w:rsidRPr="00756B16">
        <w:rPr>
          <w:rFonts w:ascii="Calibri" w:eastAsia="Calibri" w:hAnsi="Calibri" w:cs="Calibri"/>
        </w:rPr>
        <w:t>s://www.nationalmssociety.org/</w:t>
      </w:r>
    </w:p>
  </w:endnote>
  <w:endnote w:id="3">
    <w:p w14:paraId="70189FA9" w14:textId="4D5F6B53" w:rsidR="00585E88" w:rsidRDefault="00594ABD">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Atlas of MS. Accessed March 24, 2023. </w:t>
      </w:r>
      <w:hyperlink r:id="rId1" w:history="1">
        <w:r w:rsidRPr="00756B16">
          <w:rPr>
            <w:rStyle w:val="Hyperlink"/>
            <w:rFonts w:ascii="Calibri" w:eastAsia="Calibri" w:hAnsi="Calibri" w:cs="Calibri"/>
            <w:sz w:val="22"/>
            <w:szCs w:val="22"/>
          </w:rPr>
          <w:t>https://www.atlasofms.org/map/global/epidemiology/number-of-people-with-ms</w:t>
        </w:r>
      </w:hyperlink>
    </w:p>
    <w:p w14:paraId="1C647981" w14:textId="77777777" w:rsidR="00585E88" w:rsidRDefault="00585E88">
      <w:pPr>
        <w:pStyle w:val="EndnoteText"/>
      </w:pPr>
    </w:p>
  </w:endnote>
  <w:endnote w:id="4">
    <w:p w14:paraId="0B0AE950" w14:textId="29A59A8B" w:rsidR="00641938" w:rsidRDefault="00585E88">
      <w:pPr>
        <w:pStyle w:val="EndnoteText"/>
        <w:rPr>
          <w:rFonts w:ascii="Calibri" w:eastAsia="Calibri" w:hAnsi="Calibri" w:cs="Calibri"/>
          <w:sz w:val="22"/>
          <w:szCs w:val="22"/>
        </w:rPr>
      </w:pPr>
      <w:r>
        <w:rPr>
          <w:rStyle w:val="EndnoteReference"/>
        </w:rPr>
        <w:endnoteRef/>
      </w:r>
      <w:r>
        <w:t xml:space="preserve"> </w:t>
      </w:r>
      <w:r w:rsidR="006B22B5">
        <w:t xml:space="preserve"> </w:t>
      </w:r>
      <w:r w:rsidRPr="00756B16">
        <w:rPr>
          <w:rFonts w:ascii="Calibri" w:eastAsia="Calibri" w:hAnsi="Calibri" w:cs="Calibri"/>
          <w:sz w:val="22"/>
          <w:szCs w:val="22"/>
        </w:rPr>
        <w:t xml:space="preserve">Sarbu N, Shih RY, Jones RV, Horkayne-Szakaly I, Oleaga L, Smirniotopoulos JG. White Matter Diseases with Radiologic-Pathologic Correlation. </w:t>
      </w:r>
      <w:r w:rsidRPr="00756B16">
        <w:rPr>
          <w:rFonts w:ascii="Calibri" w:eastAsia="Calibri" w:hAnsi="Calibri" w:cs="Calibri"/>
          <w:i/>
          <w:iCs/>
          <w:sz w:val="22"/>
          <w:szCs w:val="22"/>
        </w:rPr>
        <w:t>RadioGraphics</w:t>
      </w:r>
      <w:r w:rsidRPr="00756B16">
        <w:rPr>
          <w:rFonts w:ascii="Calibri" w:eastAsia="Calibri" w:hAnsi="Calibri" w:cs="Calibri"/>
          <w:sz w:val="22"/>
          <w:szCs w:val="22"/>
        </w:rPr>
        <w:t>. 2016;36(5):1426-1447. doi:10.1148/rg.2016160031</w:t>
      </w:r>
    </w:p>
    <w:p w14:paraId="56CE1B27" w14:textId="77777777" w:rsidR="00B9211F" w:rsidRDefault="00B9211F">
      <w:pPr>
        <w:pStyle w:val="EndnoteText"/>
      </w:pPr>
    </w:p>
  </w:endnote>
  <w:endnote w:id="5">
    <w:p w14:paraId="6923ADAE" w14:textId="40D883E3" w:rsidR="00E4187E" w:rsidRPr="005363F9" w:rsidRDefault="00E4187E" w:rsidP="005363F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Gaillard F. Multiple sclerosis | Radiology Reference Article | Radiopaedia.org. Radiopaedia. doi:10.53347/rID-1700</w:t>
      </w:r>
    </w:p>
  </w:endnote>
  <w:endnote w:id="6">
    <w:p w14:paraId="57317CC0" w14:textId="6BE7BA8B" w:rsidR="005A5168" w:rsidRPr="00CE2526" w:rsidRDefault="005A5168" w:rsidP="00CE2526">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005363F9">
        <w:t xml:space="preserve"> </w:t>
      </w:r>
      <w:r w:rsidRPr="00756B16">
        <w:rPr>
          <w:rFonts w:ascii="Calibri" w:eastAsia="Calibri" w:hAnsi="Calibri" w:cs="Calibri"/>
        </w:rPr>
        <w:t xml:space="preserve">Weidauer S, Raab P, Hattingen E. Diagnostic approach in multiple sclerosis with MRI: an update. </w:t>
      </w:r>
      <w:r w:rsidRPr="00756B16">
        <w:rPr>
          <w:rFonts w:ascii="Calibri" w:eastAsia="Calibri" w:hAnsi="Calibri" w:cs="Calibri"/>
          <w:i/>
          <w:iCs/>
        </w:rPr>
        <w:t>Clin Imaging</w:t>
      </w:r>
      <w:r w:rsidRPr="00756B16">
        <w:rPr>
          <w:rFonts w:ascii="Calibri" w:eastAsia="Calibri" w:hAnsi="Calibri" w:cs="Calibri"/>
        </w:rPr>
        <w:t>. 2021;78:276-285. doi:10.1016/j.clinimag.2021.05.025</w:t>
      </w:r>
    </w:p>
  </w:endnote>
  <w:endnote w:id="7">
    <w:p w14:paraId="78E7688A" w14:textId="76007987" w:rsidR="005363F9" w:rsidRDefault="005363F9">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2017 McDonald Criteria for the Diagnosis of Multiple Sclerosis. Accessed March 28, 2023. </w:t>
      </w:r>
      <w:hyperlink r:id="rId2" w:history="1">
        <w:r w:rsidRPr="00756B16">
          <w:rPr>
            <w:rStyle w:val="Hyperlink"/>
            <w:rFonts w:ascii="Calibri" w:eastAsia="Calibri" w:hAnsi="Calibri" w:cs="Calibri"/>
            <w:sz w:val="22"/>
            <w:szCs w:val="22"/>
          </w:rPr>
          <w:t>https://nms2cdn.azureedge.net/cmssite/nationalmssociety/media/msnational/professionals/diagnosing%20criteria/2018_dxcard_2018-01.png</w:t>
        </w:r>
      </w:hyperlink>
    </w:p>
    <w:p w14:paraId="138F1958" w14:textId="77777777" w:rsidR="00B104F1" w:rsidRDefault="00B104F1">
      <w:pPr>
        <w:pStyle w:val="EndnoteText"/>
      </w:pPr>
    </w:p>
  </w:endnote>
  <w:endnote w:id="8">
    <w:p w14:paraId="040126AC" w14:textId="45505BAC" w:rsidR="00B104F1" w:rsidRDefault="00B104F1">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Reich DS, Lucchinetti CF, Calabresi PA. Multiple Sclerosis. </w:t>
      </w:r>
      <w:r w:rsidRPr="00756B16">
        <w:rPr>
          <w:rFonts w:ascii="Calibri" w:eastAsia="Calibri" w:hAnsi="Calibri" w:cs="Calibri"/>
          <w:i/>
          <w:iCs/>
          <w:sz w:val="22"/>
          <w:szCs w:val="22"/>
        </w:rPr>
        <w:t>N Engl J Med</w:t>
      </w:r>
      <w:r w:rsidRPr="00756B16">
        <w:rPr>
          <w:rFonts w:ascii="Calibri" w:eastAsia="Calibri" w:hAnsi="Calibri" w:cs="Calibri"/>
          <w:sz w:val="22"/>
          <w:szCs w:val="22"/>
        </w:rPr>
        <w:t>. 2018;378(2):169-180. doi:10.1056/NEJMra1401483</w:t>
      </w:r>
    </w:p>
    <w:p w14:paraId="7D17F362" w14:textId="77777777" w:rsidR="00E02DEE" w:rsidRDefault="00E02DEE">
      <w:pPr>
        <w:pStyle w:val="EndnoteText"/>
      </w:pPr>
    </w:p>
  </w:endnote>
  <w:endnote w:id="9">
    <w:p w14:paraId="7414B9CA" w14:textId="0D6C4585" w:rsidR="00E02DEE" w:rsidRDefault="00E02DEE">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Wattjes MP, Ciccarelli O, Reich DS, et al. 2021 MAGNIMS-CMSC-NAIMS consensus recommendations on the use of MRI in patients with multiple sclerosis. </w:t>
      </w:r>
      <w:r w:rsidRPr="00756B16">
        <w:rPr>
          <w:rFonts w:ascii="Calibri" w:eastAsia="Calibri" w:hAnsi="Calibri" w:cs="Calibri"/>
          <w:i/>
          <w:iCs/>
          <w:sz w:val="22"/>
          <w:szCs w:val="22"/>
        </w:rPr>
        <w:t>Lancet Neurol</w:t>
      </w:r>
      <w:r w:rsidRPr="00756B16">
        <w:rPr>
          <w:rFonts w:ascii="Calibri" w:eastAsia="Calibri" w:hAnsi="Calibri" w:cs="Calibri"/>
          <w:sz w:val="22"/>
          <w:szCs w:val="22"/>
        </w:rPr>
        <w:t>. 2021;20(8):653-670. doi:10.1016/S1474-4422(21)00095-8</w:t>
      </w:r>
    </w:p>
    <w:p w14:paraId="0A4A4AF6" w14:textId="77777777" w:rsidR="00CE2526" w:rsidRDefault="00CE2526">
      <w:pPr>
        <w:pStyle w:val="EndnoteText"/>
      </w:pPr>
    </w:p>
  </w:endnote>
  <w:endnote w:id="10">
    <w:p w14:paraId="18DBF83C" w14:textId="1441AC56" w:rsidR="003D74F9" w:rsidRPr="005921E0" w:rsidRDefault="003D74F9" w:rsidP="005921E0">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Hagens MH, Burggraaff J, Kilsdonk ID, et al. Impact of 3 Tesla MRI on interobserver agreement in clinically isolated syndrome: A MAGNIMS multicentre study. </w:t>
      </w:r>
      <w:r w:rsidRPr="00756B16">
        <w:rPr>
          <w:rFonts w:ascii="Calibri" w:eastAsia="Calibri" w:hAnsi="Calibri" w:cs="Calibri"/>
          <w:i/>
          <w:iCs/>
        </w:rPr>
        <w:t>Mult Scler Houndmills Basingstoke Engl</w:t>
      </w:r>
      <w:r w:rsidRPr="00756B16">
        <w:rPr>
          <w:rFonts w:ascii="Calibri" w:eastAsia="Calibri" w:hAnsi="Calibri" w:cs="Calibri"/>
        </w:rPr>
        <w:t>. 2019;25(3):352-360. doi:10.1177/1352458517751647</w:t>
      </w:r>
    </w:p>
  </w:endnote>
  <w:endnote w:id="11">
    <w:p w14:paraId="3362717F" w14:textId="56D30B6F" w:rsidR="00E00DE1" w:rsidRPr="00CC7C25" w:rsidRDefault="00E00DE1" w:rsidP="00CC7C25">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Traboulsee A, Simon JH, Stone L, et al. Revised Recommendations of the Consortium of MS Centers Task Force for a Standardized MRI Protocol and Clinical Guidelines for the Diagnosis and Follow-Up of Multiple Sclerosis. </w:t>
      </w:r>
      <w:r w:rsidRPr="00756B16">
        <w:rPr>
          <w:rFonts w:ascii="Calibri" w:eastAsia="Calibri" w:hAnsi="Calibri" w:cs="Calibri"/>
          <w:i/>
          <w:iCs/>
        </w:rPr>
        <w:t>AJNR Am J Neuroradiol</w:t>
      </w:r>
      <w:r w:rsidRPr="00756B16">
        <w:rPr>
          <w:rFonts w:ascii="Calibri" w:eastAsia="Calibri" w:hAnsi="Calibri" w:cs="Calibri"/>
        </w:rPr>
        <w:t>. 2016;37(3):394-401. doi:10.3174/ajnr.A4539</w:t>
      </w:r>
    </w:p>
  </w:endnote>
  <w:endnote w:id="12">
    <w:p w14:paraId="3CBB18B2" w14:textId="3EB79969" w:rsidR="005A6624" w:rsidRPr="00E203AB" w:rsidRDefault="005A6624" w:rsidP="00E203A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Li T, Xiao H, Li S, Du X, Zhou J. Multiple sclerosis: clinical features and MRI findings in Northern China. </w:t>
      </w:r>
      <w:r w:rsidRPr="00756B16">
        <w:rPr>
          <w:rFonts w:ascii="Calibri" w:eastAsia="Calibri" w:hAnsi="Calibri" w:cs="Calibri"/>
          <w:i/>
          <w:iCs/>
        </w:rPr>
        <w:t>Eur J Med Res</w:t>
      </w:r>
      <w:r w:rsidRPr="00756B16">
        <w:rPr>
          <w:rFonts w:ascii="Calibri" w:eastAsia="Calibri" w:hAnsi="Calibri" w:cs="Calibri"/>
        </w:rPr>
        <w:t>. 2014;19(1):20. doi:10.1186/2047-783X-19-20</w:t>
      </w:r>
    </w:p>
  </w:endnote>
  <w:endnote w:id="13">
    <w:p w14:paraId="55D77B42" w14:textId="60D0B13E" w:rsidR="00CC7C25" w:rsidRPr="00B801E9" w:rsidRDefault="00CC7C25" w:rsidP="00B801E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Hu XY, Rajendran L, Lapointe E, et al. Three-dimensional MRI sequences in MS diagnosis and research. </w:t>
      </w:r>
      <w:r w:rsidRPr="00756B16">
        <w:rPr>
          <w:rFonts w:ascii="Calibri" w:eastAsia="Calibri" w:hAnsi="Calibri" w:cs="Calibri"/>
          <w:i/>
          <w:iCs/>
        </w:rPr>
        <w:t>Mult Scler Houndmills Basingstoke Engl</w:t>
      </w:r>
      <w:r w:rsidRPr="00756B16">
        <w:rPr>
          <w:rFonts w:ascii="Calibri" w:eastAsia="Calibri" w:hAnsi="Calibri" w:cs="Calibri"/>
        </w:rPr>
        <w:t>. 2019;25(13):1700-1709. doi:10.1177/1352458519848100</w:t>
      </w:r>
    </w:p>
  </w:endnote>
  <w:endnote w:id="14">
    <w:p w14:paraId="03A23459" w14:textId="77777777" w:rsidR="00756B16" w:rsidRPr="00756B16" w:rsidRDefault="00765B21" w:rsidP="00B801E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Thompson AJ, Banwell BL, Barkhof F, et al. Diagnosis of multiple sclerosis: 2017 revisions of the McDonald criteria. </w:t>
      </w:r>
      <w:r w:rsidRPr="00756B16">
        <w:rPr>
          <w:rFonts w:ascii="Calibri" w:eastAsia="Calibri" w:hAnsi="Calibri" w:cs="Calibri"/>
          <w:i/>
          <w:iCs/>
        </w:rPr>
        <w:t>Lancet Neurol</w:t>
      </w:r>
      <w:r w:rsidRPr="00756B16">
        <w:rPr>
          <w:rFonts w:ascii="Calibri" w:eastAsia="Calibri" w:hAnsi="Calibri" w:cs="Calibri"/>
        </w:rPr>
        <w:t>. 2018;17(2):162-173. doi:10.1016/S1474-4422(17)30470-2</w:t>
      </w:r>
    </w:p>
    <w:p w14:paraId="0C4062E5" w14:textId="00BEEAE4" w:rsidR="00765B21" w:rsidRDefault="00765B21">
      <w:pPr>
        <w:pStyle w:val="EndnoteText"/>
      </w:pPr>
    </w:p>
  </w:endnote>
  <w:endnote w:id="15">
    <w:p w14:paraId="6AB2A699" w14:textId="314406CE" w:rsidR="00B801E9" w:rsidRPr="004E490B" w:rsidRDefault="00B801E9" w:rsidP="004E490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Maggi P, Sati P, Nair G, et al. Paramagnetic Rim Lesions are Specific to Multiple Sclerosis: An International Mult</w:t>
      </w:r>
      <w:r w:rsidR="004E490B">
        <w:rPr>
          <w:rFonts w:ascii="Calibri" w:eastAsia="Calibri" w:hAnsi="Calibri" w:cs="Calibri"/>
        </w:rPr>
        <w:t>i</w:t>
      </w:r>
      <w:r w:rsidRPr="00756B16">
        <w:rPr>
          <w:rFonts w:ascii="Calibri" w:eastAsia="Calibri" w:hAnsi="Calibri" w:cs="Calibri"/>
        </w:rPr>
        <w:t xml:space="preserve">center 3T MRI Study. </w:t>
      </w:r>
      <w:r w:rsidRPr="00756B16">
        <w:rPr>
          <w:rFonts w:ascii="Calibri" w:eastAsia="Calibri" w:hAnsi="Calibri" w:cs="Calibri"/>
          <w:i/>
          <w:iCs/>
        </w:rPr>
        <w:t>Ann Neurol</w:t>
      </w:r>
      <w:r w:rsidRPr="00756B16">
        <w:rPr>
          <w:rFonts w:ascii="Calibri" w:eastAsia="Calibri" w:hAnsi="Calibri" w:cs="Calibri"/>
        </w:rPr>
        <w:t>. 2020;88(5):1034-1042. doi:10.1002/ana.25877</w:t>
      </w:r>
    </w:p>
  </w:endnote>
  <w:endnote w:id="16">
    <w:p w14:paraId="2057CD9C" w14:textId="38671088" w:rsidR="004E347F" w:rsidRDefault="004E347F">
      <w:pPr>
        <w:pStyle w:val="EndnoteText"/>
        <w:rPr>
          <w:rFonts w:ascii="Calibri" w:eastAsia="Calibri" w:hAnsi="Calibri" w:cs="Calibri"/>
          <w:sz w:val="22"/>
          <w:szCs w:val="22"/>
        </w:rPr>
      </w:pPr>
      <w:r>
        <w:rPr>
          <w:rStyle w:val="EndnoteReference"/>
        </w:rPr>
        <w:endnoteRef/>
      </w:r>
      <w:r>
        <w:t xml:space="preserve"> </w:t>
      </w:r>
      <w:r w:rsidRPr="00756B16">
        <w:rPr>
          <w:rFonts w:ascii="Calibri" w:eastAsia="Calibri" w:hAnsi="Calibri" w:cs="Calibri"/>
          <w:sz w:val="22"/>
          <w:szCs w:val="22"/>
        </w:rPr>
        <w:t xml:space="preserve">Zarei F, Ghaedian M, Ghaedian T. The role of contrast-enhanced and non-contrast-enhanced MRI in the follow-up of multiple sclerosis. </w:t>
      </w:r>
      <w:r w:rsidRPr="00756B16">
        <w:rPr>
          <w:rFonts w:ascii="Calibri" w:eastAsia="Calibri" w:hAnsi="Calibri" w:cs="Calibri"/>
          <w:i/>
          <w:iCs/>
          <w:sz w:val="22"/>
          <w:szCs w:val="22"/>
        </w:rPr>
        <w:t>Acta Radiol Stockh Swed 1987</w:t>
      </w:r>
      <w:r w:rsidRPr="00756B16">
        <w:rPr>
          <w:rFonts w:ascii="Calibri" w:eastAsia="Calibri" w:hAnsi="Calibri" w:cs="Calibri"/>
          <w:sz w:val="22"/>
          <w:szCs w:val="22"/>
        </w:rPr>
        <w:t>. 2021;62(7):916-921. doi:10.1177/0284185120946714</w:t>
      </w:r>
    </w:p>
    <w:p w14:paraId="04675545" w14:textId="77777777" w:rsidR="004E490B" w:rsidRDefault="004E490B">
      <w:pPr>
        <w:pStyle w:val="EndnoteText"/>
      </w:pPr>
    </w:p>
  </w:endnote>
  <w:endnote w:id="17">
    <w:p w14:paraId="0E54DCEA" w14:textId="47B3F6EC" w:rsidR="001245CB" w:rsidRPr="009F755B" w:rsidRDefault="001245CB" w:rsidP="009F755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Wang KY, Uribe TA, Lincoln CM. Comparing lesion detection of infratentorial multiple sclerosis lesions between T2-weighted spin-echo, 2D-FLAIR, and 3D-FLAIR sequences. </w:t>
      </w:r>
      <w:r w:rsidRPr="00756B16">
        <w:rPr>
          <w:rFonts w:ascii="Calibri" w:eastAsia="Calibri" w:hAnsi="Calibri" w:cs="Calibri"/>
          <w:i/>
          <w:iCs/>
        </w:rPr>
        <w:t>Clin Imaging</w:t>
      </w:r>
      <w:r w:rsidRPr="00756B16">
        <w:rPr>
          <w:rFonts w:ascii="Calibri" w:eastAsia="Calibri" w:hAnsi="Calibri" w:cs="Calibri"/>
        </w:rPr>
        <w:t>. 2018;51:229-234. doi:10.1016/j.clinimag.2018.05.017</w:t>
      </w:r>
    </w:p>
  </w:endnote>
  <w:endnote w:id="18">
    <w:p w14:paraId="2AE8A4D4" w14:textId="341398C8" w:rsidR="00E1080E" w:rsidRPr="00DB48FE" w:rsidRDefault="00E1080E" w:rsidP="00DB48FE">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Philpott C, Brotchie P. Comparison of MRI sequences for evaluation of multiple sclerosis of the cervical spinal cord at 3 T. </w:t>
      </w:r>
      <w:r w:rsidRPr="00756B16">
        <w:rPr>
          <w:rFonts w:ascii="Calibri" w:eastAsia="Calibri" w:hAnsi="Calibri" w:cs="Calibri"/>
          <w:i/>
          <w:iCs/>
        </w:rPr>
        <w:t>Eur J Radiol</w:t>
      </w:r>
      <w:r w:rsidRPr="00756B16">
        <w:rPr>
          <w:rFonts w:ascii="Calibri" w:eastAsia="Calibri" w:hAnsi="Calibri" w:cs="Calibri"/>
        </w:rPr>
        <w:t>. 2011;80(3):780-785. doi:10.1016/j.ejrad.2010.09.031</w:t>
      </w:r>
    </w:p>
  </w:endnote>
  <w:endnote w:id="19">
    <w:p w14:paraId="273D0AE1" w14:textId="538432FB" w:rsidR="007E3865" w:rsidRPr="00A71229" w:rsidRDefault="007E3865" w:rsidP="00A7122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Zecca C, Disanto G, Sormani MP, et al. Relevance of asymptomatic spinal MRI lesions in patients with multiple sclerosis. </w:t>
      </w:r>
      <w:r w:rsidRPr="00756B16">
        <w:rPr>
          <w:rFonts w:ascii="Calibri" w:eastAsia="Calibri" w:hAnsi="Calibri" w:cs="Calibri"/>
          <w:i/>
          <w:iCs/>
        </w:rPr>
        <w:t>Mult Scler Houndmills Basingstoke Engl</w:t>
      </w:r>
      <w:r w:rsidRPr="00756B16">
        <w:rPr>
          <w:rFonts w:ascii="Calibri" w:eastAsia="Calibri" w:hAnsi="Calibri" w:cs="Calibri"/>
        </w:rPr>
        <w:t>. 2016;22(6):782-791. doi:10.1177/1352458515599246</w:t>
      </w:r>
    </w:p>
  </w:endnote>
  <w:endnote w:id="20">
    <w:p w14:paraId="03E859A8" w14:textId="2014584E" w:rsidR="00886A57" w:rsidRPr="00C80299" w:rsidRDefault="00886A57" w:rsidP="00C80299">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Raz E, Loh JP, Saba L, et al. Periventricular lesions help differentiate neuromyelitis optica spectrum disorders from multiple sclerosis. </w:t>
      </w:r>
      <w:r w:rsidRPr="00756B16">
        <w:rPr>
          <w:rFonts w:ascii="Calibri" w:eastAsia="Calibri" w:hAnsi="Calibri" w:cs="Calibri"/>
          <w:i/>
          <w:iCs/>
        </w:rPr>
        <w:t>Mult Scler Int</w:t>
      </w:r>
      <w:r w:rsidRPr="00756B16">
        <w:rPr>
          <w:rFonts w:ascii="Calibri" w:eastAsia="Calibri" w:hAnsi="Calibri" w:cs="Calibri"/>
        </w:rPr>
        <w:t>. 2014;2014:986923. doi:10.1155/2014/986923</w:t>
      </w:r>
    </w:p>
  </w:endnote>
  <w:endnote w:id="21">
    <w:p w14:paraId="21B7FD67" w14:textId="48C4848B" w:rsidR="00A71229" w:rsidRPr="00EC4145" w:rsidRDefault="00A71229" w:rsidP="00EC4145">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Tan IL, van Schijndel RA, Pouwels PJ, et al. MR venography of multiple sclerosis. </w:t>
      </w:r>
      <w:r w:rsidRPr="00756B16">
        <w:rPr>
          <w:rFonts w:ascii="Calibri" w:eastAsia="Calibri" w:hAnsi="Calibri" w:cs="Calibri"/>
          <w:i/>
          <w:iCs/>
        </w:rPr>
        <w:t>AJNR Am J Neuroradiol</w:t>
      </w:r>
      <w:r w:rsidRPr="00756B16">
        <w:rPr>
          <w:rFonts w:ascii="Calibri" w:eastAsia="Calibri" w:hAnsi="Calibri" w:cs="Calibri"/>
        </w:rPr>
        <w:t>. 2000;21(6):1039-1042.</w:t>
      </w:r>
    </w:p>
  </w:endnote>
  <w:endnote w:id="22">
    <w:p w14:paraId="61A2503F" w14:textId="0DBDB8C0" w:rsidR="001A39DB" w:rsidRPr="002F349D" w:rsidRDefault="001A39DB" w:rsidP="002F349D">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Lopaisankrit T, Thammaroj J. Brain and Spinal Cord MRI Findings in Thai Multiple Sclerosis Patients. </w:t>
      </w:r>
      <w:r w:rsidRPr="00756B16">
        <w:rPr>
          <w:rFonts w:ascii="Calibri" w:eastAsia="Calibri" w:hAnsi="Calibri" w:cs="Calibri"/>
          <w:i/>
          <w:iCs/>
        </w:rPr>
        <w:t>J Imaging</w:t>
      </w:r>
      <w:r w:rsidRPr="00756B16">
        <w:rPr>
          <w:rFonts w:ascii="Calibri" w:eastAsia="Calibri" w:hAnsi="Calibri" w:cs="Calibri"/>
        </w:rPr>
        <w:t>. 2023;9(2):27. doi:10.3390/jimaging9020027</w:t>
      </w:r>
    </w:p>
  </w:endnote>
  <w:endnote w:id="23">
    <w:p w14:paraId="16FC8BB6" w14:textId="6ABB3553" w:rsidR="00EC4145" w:rsidRPr="00F9515B" w:rsidRDefault="00EC4145" w:rsidP="00F9515B">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Sati P, Oh J, Constable RT, et al. The central vein sign and its clinical evaluation for the diagnosis of multiple sclerosis: a consensus statement from the North American Imaging in Multiple Sclerosis Cooperative. </w:t>
      </w:r>
      <w:r w:rsidRPr="00756B16">
        <w:rPr>
          <w:rFonts w:ascii="Calibri" w:eastAsia="Calibri" w:hAnsi="Calibri" w:cs="Calibri"/>
          <w:i/>
          <w:iCs/>
        </w:rPr>
        <w:t>Nat Rev Neurol</w:t>
      </w:r>
      <w:r w:rsidRPr="00756B16">
        <w:rPr>
          <w:rFonts w:ascii="Calibri" w:eastAsia="Calibri" w:hAnsi="Calibri" w:cs="Calibri"/>
        </w:rPr>
        <w:t>. 2016;12(12):714-722. doi:10.1038/nrneurol.2016.166</w:t>
      </w:r>
    </w:p>
  </w:endnote>
  <w:endnote w:id="24">
    <w:p w14:paraId="7B517487" w14:textId="6EBB6B2B" w:rsidR="002F349D" w:rsidRPr="00EB441F" w:rsidRDefault="002F349D" w:rsidP="00EB441F">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Kolb H, Al-Louzi O, Beck ES, Sati P, Absinta M, Reich DS. From pathology to MRI and back: Clinically relevant biomarkers of multiple sclerosis lesions. </w:t>
      </w:r>
      <w:r w:rsidRPr="00756B16">
        <w:rPr>
          <w:rFonts w:ascii="Calibri" w:eastAsia="Calibri" w:hAnsi="Calibri" w:cs="Calibri"/>
          <w:i/>
          <w:iCs/>
        </w:rPr>
        <w:t>NeuroImage Clin</w:t>
      </w:r>
      <w:r w:rsidRPr="00756B16">
        <w:rPr>
          <w:rFonts w:ascii="Calibri" w:eastAsia="Calibri" w:hAnsi="Calibri" w:cs="Calibri"/>
        </w:rPr>
        <w:t>. 2022;36:103194. doi:10.1016/j.nicl.2022.103194</w:t>
      </w:r>
    </w:p>
  </w:endnote>
  <w:endnote w:id="25">
    <w:p w14:paraId="510360C4" w14:textId="091BEFD1" w:rsidR="00F9515B" w:rsidRPr="002C4EF8" w:rsidRDefault="00F9515B" w:rsidP="002C4EF8">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Mistry N, Dixon J, Tallantyre E, et al. Central veins in brain lesions visualized with high-field magnetic resonance imaging: a pathologically specific diagnostic biomarker for inflammatory demyelination in the brain. </w:t>
      </w:r>
      <w:r w:rsidRPr="00756B16">
        <w:rPr>
          <w:rFonts w:ascii="Calibri" w:eastAsia="Calibri" w:hAnsi="Calibri" w:cs="Calibri"/>
          <w:i/>
          <w:iCs/>
        </w:rPr>
        <w:t>JAMA Neurol</w:t>
      </w:r>
      <w:r w:rsidRPr="00756B16">
        <w:rPr>
          <w:rFonts w:ascii="Calibri" w:eastAsia="Calibri" w:hAnsi="Calibri" w:cs="Calibri"/>
        </w:rPr>
        <w:t>. 2013;70(5):623-628. doi:10.1001/jamaneurol.2013.1405</w:t>
      </w:r>
    </w:p>
  </w:endnote>
  <w:endnote w:id="26">
    <w:p w14:paraId="78D07688" w14:textId="5B4A8CE9" w:rsidR="00EB441F" w:rsidRDefault="00EB441F">
      <w:pPr>
        <w:pStyle w:val="EndnoteText"/>
      </w:pPr>
      <w:r>
        <w:rPr>
          <w:rStyle w:val="EndnoteReference"/>
        </w:rPr>
        <w:endnoteRef/>
      </w:r>
      <w:r>
        <w:t xml:space="preserve"> </w:t>
      </w:r>
      <w:r w:rsidRPr="00756B16">
        <w:rPr>
          <w:rFonts w:ascii="Calibri" w:eastAsia="Calibri" w:hAnsi="Calibri" w:cs="Calibri"/>
          <w:sz w:val="22"/>
          <w:szCs w:val="22"/>
        </w:rPr>
        <w:t xml:space="preserve">Solomon AJ, Schindler MK, Howard DB, et al. “Central vessel sign” on 3T FLAIR* MRI for the differentiation of multiple sclerosis from migraine. </w:t>
      </w:r>
      <w:r w:rsidRPr="00756B16">
        <w:rPr>
          <w:rFonts w:ascii="Calibri" w:eastAsia="Calibri" w:hAnsi="Calibri" w:cs="Calibri"/>
          <w:i/>
          <w:iCs/>
          <w:sz w:val="22"/>
          <w:szCs w:val="22"/>
        </w:rPr>
        <w:t>Ann Clin Transl Neurol</w:t>
      </w:r>
      <w:r w:rsidRPr="00756B16">
        <w:rPr>
          <w:rFonts w:ascii="Calibri" w:eastAsia="Calibri" w:hAnsi="Calibri" w:cs="Calibri"/>
          <w:sz w:val="22"/>
          <w:szCs w:val="22"/>
        </w:rPr>
        <w:t>. 2016;3(2):82-87. doi:10.1002/acn3.273</w:t>
      </w:r>
    </w:p>
    <w:p w14:paraId="505DF6B5" w14:textId="77777777" w:rsidR="00F33927" w:rsidRDefault="00F33927">
      <w:pPr>
        <w:pStyle w:val="EndnoteText"/>
      </w:pPr>
    </w:p>
  </w:endnote>
  <w:endnote w:id="27">
    <w:p w14:paraId="598930E9" w14:textId="61696786" w:rsidR="002C4EF8" w:rsidRPr="000637BA" w:rsidRDefault="002C4EF8" w:rsidP="000637BA">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Cortese R, Magnollay L, Tur C, et al. Value of the central vein sign at 3T to differentiate MS from seropositive NMOSD. </w:t>
      </w:r>
      <w:r w:rsidRPr="00756B16">
        <w:rPr>
          <w:rFonts w:ascii="Calibri" w:eastAsia="Calibri" w:hAnsi="Calibri" w:cs="Calibri"/>
          <w:i/>
          <w:iCs/>
        </w:rPr>
        <w:t>Neurology</w:t>
      </w:r>
      <w:r w:rsidRPr="00756B16">
        <w:rPr>
          <w:rFonts w:ascii="Calibri" w:eastAsia="Calibri" w:hAnsi="Calibri" w:cs="Calibri"/>
        </w:rPr>
        <w:t>. 2018;90(14):e1183-e1190. doi:10.1212/WNL.0000000000005256</w:t>
      </w:r>
    </w:p>
  </w:endnote>
  <w:endnote w:id="28">
    <w:p w14:paraId="53350F1B" w14:textId="35CB4C1F" w:rsidR="000637BA" w:rsidRDefault="000637BA" w:rsidP="009029C6">
      <w:pPr>
        <w:tabs>
          <w:tab w:val="left" w:pos="384"/>
        </w:tabs>
        <w:spacing w:after="240" w:line="240" w:lineRule="auto"/>
        <w:ind w:left="384" w:hanging="384"/>
        <w:rPr>
          <w:rFonts w:ascii="Calibri" w:eastAsia="Calibri" w:hAnsi="Calibri" w:cs="Calibri"/>
        </w:rPr>
      </w:pPr>
      <w:r>
        <w:rPr>
          <w:rStyle w:val="EndnoteReference"/>
        </w:rPr>
        <w:endnoteRef/>
      </w:r>
      <w:r>
        <w:t xml:space="preserve"> </w:t>
      </w:r>
      <w:r w:rsidRPr="00756B16">
        <w:rPr>
          <w:rFonts w:ascii="Calibri" w:eastAsia="Calibri" w:hAnsi="Calibri" w:cs="Calibri"/>
        </w:rPr>
        <w:t xml:space="preserve">Masdeu JC, Quinto C, Olivera C, Tenner M, Leslie D, Visintainer P. Open-ring imaging sign: highly specific for atypical brain demyelination. </w:t>
      </w:r>
      <w:r w:rsidRPr="00756B16">
        <w:rPr>
          <w:rFonts w:ascii="Calibri" w:eastAsia="Calibri" w:hAnsi="Calibri" w:cs="Calibri"/>
          <w:i/>
          <w:iCs/>
        </w:rPr>
        <w:t>Neurology</w:t>
      </w:r>
      <w:r w:rsidRPr="00756B16">
        <w:rPr>
          <w:rFonts w:ascii="Calibri" w:eastAsia="Calibri" w:hAnsi="Calibri" w:cs="Calibri"/>
        </w:rPr>
        <w:t>. 2000;54(7):1427-1433. doi:10.1212/wnl.54.7.1427</w:t>
      </w:r>
    </w:p>
    <w:p w14:paraId="48D2168A" w14:textId="77777777" w:rsidR="00BC7510" w:rsidRDefault="00BC7510" w:rsidP="009029C6">
      <w:pPr>
        <w:tabs>
          <w:tab w:val="left" w:pos="384"/>
        </w:tabs>
        <w:spacing w:after="240" w:line="240" w:lineRule="auto"/>
        <w:ind w:left="384" w:hanging="384"/>
        <w:rPr>
          <w:rFonts w:ascii="Calibri" w:eastAsia="Calibri" w:hAnsi="Calibri" w:cs="Calibri"/>
        </w:rPr>
      </w:pPr>
    </w:p>
    <w:p w14:paraId="20DADBCC" w14:textId="77777777" w:rsidR="00BC7510" w:rsidRPr="009029C6" w:rsidRDefault="00BC7510" w:rsidP="009029C6">
      <w:pPr>
        <w:tabs>
          <w:tab w:val="left" w:pos="384"/>
        </w:tabs>
        <w:spacing w:after="240" w:line="240" w:lineRule="auto"/>
        <w:ind w:left="384" w:hanging="384"/>
        <w:rPr>
          <w:rFonts w:ascii="Calibri" w:eastAsia="Calibri" w:hAnsi="Calibri" w:cs="Calibri"/>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41D42" w14:textId="77777777" w:rsidR="003B7D2F" w:rsidRDefault="003B7D2F" w:rsidP="00826D17">
      <w:pPr>
        <w:spacing w:after="0" w:line="240" w:lineRule="auto"/>
      </w:pPr>
      <w:r>
        <w:separator/>
      </w:r>
    </w:p>
  </w:footnote>
  <w:footnote w:type="continuationSeparator" w:id="0">
    <w:p w14:paraId="7CBCD3EC" w14:textId="77777777" w:rsidR="003B7D2F" w:rsidRDefault="003B7D2F" w:rsidP="00826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93EBE"/>
    <w:multiLevelType w:val="hybridMultilevel"/>
    <w:tmpl w:val="E586DA0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29D7806"/>
    <w:multiLevelType w:val="hybridMultilevel"/>
    <w:tmpl w:val="8D8CB7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7450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2322145"/>
    <w:multiLevelType w:val="hybridMultilevel"/>
    <w:tmpl w:val="931871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17242628">
    <w:abstractNumId w:val="2"/>
  </w:num>
  <w:num w:numId="2" w16cid:durableId="1946186087">
    <w:abstractNumId w:val="3"/>
  </w:num>
  <w:num w:numId="3" w16cid:durableId="402684393">
    <w:abstractNumId w:val="1"/>
  </w:num>
  <w:num w:numId="4" w16cid:durableId="3529272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Heidi Veillette">
    <w15:presenceInfo w15:providerId="AD" w15:userId="S::Heidi@VeilletteCommunications.com::6502d31f-9ca5-40f6-981b-aea55d332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proofState w:spelling="clean"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BC"/>
    <w:rsid w:val="00001F37"/>
    <w:rsid w:val="00002D25"/>
    <w:rsid w:val="00003230"/>
    <w:rsid w:val="0000388F"/>
    <w:rsid w:val="00005E73"/>
    <w:rsid w:val="00010DA6"/>
    <w:rsid w:val="00013560"/>
    <w:rsid w:val="000147F7"/>
    <w:rsid w:val="000228DC"/>
    <w:rsid w:val="00022A4C"/>
    <w:rsid w:val="00024C43"/>
    <w:rsid w:val="00031486"/>
    <w:rsid w:val="000333D3"/>
    <w:rsid w:val="00034559"/>
    <w:rsid w:val="0003584A"/>
    <w:rsid w:val="00037B9D"/>
    <w:rsid w:val="00045239"/>
    <w:rsid w:val="000521D0"/>
    <w:rsid w:val="00054BA9"/>
    <w:rsid w:val="00055DAD"/>
    <w:rsid w:val="000569A8"/>
    <w:rsid w:val="00060CAC"/>
    <w:rsid w:val="000637BA"/>
    <w:rsid w:val="00064485"/>
    <w:rsid w:val="00065778"/>
    <w:rsid w:val="00070052"/>
    <w:rsid w:val="00070124"/>
    <w:rsid w:val="0007075E"/>
    <w:rsid w:val="00071FD6"/>
    <w:rsid w:val="00074D87"/>
    <w:rsid w:val="0007771B"/>
    <w:rsid w:val="000827B7"/>
    <w:rsid w:val="00083F21"/>
    <w:rsid w:val="00084D14"/>
    <w:rsid w:val="00086F76"/>
    <w:rsid w:val="00087E0B"/>
    <w:rsid w:val="000902DD"/>
    <w:rsid w:val="000A5577"/>
    <w:rsid w:val="000A5980"/>
    <w:rsid w:val="000B1997"/>
    <w:rsid w:val="000B4710"/>
    <w:rsid w:val="000B7016"/>
    <w:rsid w:val="000C15A6"/>
    <w:rsid w:val="000C2ADE"/>
    <w:rsid w:val="000C3F8B"/>
    <w:rsid w:val="000C5F0D"/>
    <w:rsid w:val="000C7668"/>
    <w:rsid w:val="000D27E1"/>
    <w:rsid w:val="000D37D1"/>
    <w:rsid w:val="000D3BA9"/>
    <w:rsid w:val="000E3165"/>
    <w:rsid w:val="000E31B5"/>
    <w:rsid w:val="000E482C"/>
    <w:rsid w:val="000E7371"/>
    <w:rsid w:val="000E7EDD"/>
    <w:rsid w:val="000F0D38"/>
    <w:rsid w:val="000F57CB"/>
    <w:rsid w:val="000F608B"/>
    <w:rsid w:val="0010178B"/>
    <w:rsid w:val="00101C27"/>
    <w:rsid w:val="00101EDC"/>
    <w:rsid w:val="0010446B"/>
    <w:rsid w:val="00106248"/>
    <w:rsid w:val="001066B7"/>
    <w:rsid w:val="00107300"/>
    <w:rsid w:val="001155F5"/>
    <w:rsid w:val="001158B2"/>
    <w:rsid w:val="001165BD"/>
    <w:rsid w:val="00116D28"/>
    <w:rsid w:val="00121262"/>
    <w:rsid w:val="001245CB"/>
    <w:rsid w:val="00130B21"/>
    <w:rsid w:val="00131EDE"/>
    <w:rsid w:val="001372F4"/>
    <w:rsid w:val="00140E39"/>
    <w:rsid w:val="00141F14"/>
    <w:rsid w:val="00146638"/>
    <w:rsid w:val="00146E60"/>
    <w:rsid w:val="00147A81"/>
    <w:rsid w:val="0015099C"/>
    <w:rsid w:val="00151FCB"/>
    <w:rsid w:val="00152CE2"/>
    <w:rsid w:val="00154A4E"/>
    <w:rsid w:val="00155CE8"/>
    <w:rsid w:val="00155EA2"/>
    <w:rsid w:val="00162A38"/>
    <w:rsid w:val="00162A86"/>
    <w:rsid w:val="00170C81"/>
    <w:rsid w:val="001711F3"/>
    <w:rsid w:val="00172EB4"/>
    <w:rsid w:val="00173DBF"/>
    <w:rsid w:val="00175867"/>
    <w:rsid w:val="001767F6"/>
    <w:rsid w:val="00176DBC"/>
    <w:rsid w:val="001773D7"/>
    <w:rsid w:val="0018071F"/>
    <w:rsid w:val="00182500"/>
    <w:rsid w:val="00184563"/>
    <w:rsid w:val="00191D8E"/>
    <w:rsid w:val="00195532"/>
    <w:rsid w:val="00197FA5"/>
    <w:rsid w:val="001A39DB"/>
    <w:rsid w:val="001A57C9"/>
    <w:rsid w:val="001A6FA5"/>
    <w:rsid w:val="001B1A64"/>
    <w:rsid w:val="001B2D2D"/>
    <w:rsid w:val="001B30CD"/>
    <w:rsid w:val="001C0C4F"/>
    <w:rsid w:val="001C20A3"/>
    <w:rsid w:val="001C2727"/>
    <w:rsid w:val="001C402A"/>
    <w:rsid w:val="001D20D8"/>
    <w:rsid w:val="001D2FCB"/>
    <w:rsid w:val="001D395B"/>
    <w:rsid w:val="001D78C6"/>
    <w:rsid w:val="001E108E"/>
    <w:rsid w:val="001E25A3"/>
    <w:rsid w:val="001E4367"/>
    <w:rsid w:val="001E6FFE"/>
    <w:rsid w:val="001E7705"/>
    <w:rsid w:val="001F087F"/>
    <w:rsid w:val="001F1BB7"/>
    <w:rsid w:val="001F3D83"/>
    <w:rsid w:val="001F467B"/>
    <w:rsid w:val="001F50E1"/>
    <w:rsid w:val="0020481B"/>
    <w:rsid w:val="0020692D"/>
    <w:rsid w:val="00206DAA"/>
    <w:rsid w:val="002077A7"/>
    <w:rsid w:val="00207E26"/>
    <w:rsid w:val="002116B5"/>
    <w:rsid w:val="002232C5"/>
    <w:rsid w:val="002242AE"/>
    <w:rsid w:val="00231263"/>
    <w:rsid w:val="002336F9"/>
    <w:rsid w:val="002438F6"/>
    <w:rsid w:val="002460BB"/>
    <w:rsid w:val="00254484"/>
    <w:rsid w:val="002626C3"/>
    <w:rsid w:val="00264288"/>
    <w:rsid w:val="002657A3"/>
    <w:rsid w:val="00280073"/>
    <w:rsid w:val="00280FB8"/>
    <w:rsid w:val="00281086"/>
    <w:rsid w:val="00284951"/>
    <w:rsid w:val="00285F58"/>
    <w:rsid w:val="0028760C"/>
    <w:rsid w:val="00291216"/>
    <w:rsid w:val="00292163"/>
    <w:rsid w:val="00294E4D"/>
    <w:rsid w:val="0029692F"/>
    <w:rsid w:val="00297C7B"/>
    <w:rsid w:val="002A2DC8"/>
    <w:rsid w:val="002B1876"/>
    <w:rsid w:val="002B37C4"/>
    <w:rsid w:val="002C4EF8"/>
    <w:rsid w:val="002C7FB2"/>
    <w:rsid w:val="002D7E6A"/>
    <w:rsid w:val="002E191C"/>
    <w:rsid w:val="002E5759"/>
    <w:rsid w:val="002E7498"/>
    <w:rsid w:val="002F052A"/>
    <w:rsid w:val="002F0C45"/>
    <w:rsid w:val="002F2CD9"/>
    <w:rsid w:val="002F2D49"/>
    <w:rsid w:val="002F349D"/>
    <w:rsid w:val="002F519B"/>
    <w:rsid w:val="002F5A21"/>
    <w:rsid w:val="002F5AD1"/>
    <w:rsid w:val="002F6045"/>
    <w:rsid w:val="00301D8C"/>
    <w:rsid w:val="00304D23"/>
    <w:rsid w:val="00304D3A"/>
    <w:rsid w:val="0030706B"/>
    <w:rsid w:val="00311A84"/>
    <w:rsid w:val="00312DF2"/>
    <w:rsid w:val="00313E37"/>
    <w:rsid w:val="00315206"/>
    <w:rsid w:val="00320A7F"/>
    <w:rsid w:val="00323B4C"/>
    <w:rsid w:val="00326CBE"/>
    <w:rsid w:val="0033044E"/>
    <w:rsid w:val="003306D6"/>
    <w:rsid w:val="003335DE"/>
    <w:rsid w:val="003343E5"/>
    <w:rsid w:val="00337646"/>
    <w:rsid w:val="00340877"/>
    <w:rsid w:val="0034105B"/>
    <w:rsid w:val="003417DA"/>
    <w:rsid w:val="003447F2"/>
    <w:rsid w:val="0034503D"/>
    <w:rsid w:val="00352114"/>
    <w:rsid w:val="00352711"/>
    <w:rsid w:val="00353BEF"/>
    <w:rsid w:val="00354A64"/>
    <w:rsid w:val="00355642"/>
    <w:rsid w:val="0035585C"/>
    <w:rsid w:val="00355ACB"/>
    <w:rsid w:val="003641C9"/>
    <w:rsid w:val="0036746C"/>
    <w:rsid w:val="00371943"/>
    <w:rsid w:val="003758EC"/>
    <w:rsid w:val="0038091E"/>
    <w:rsid w:val="00382594"/>
    <w:rsid w:val="00383E03"/>
    <w:rsid w:val="003856A7"/>
    <w:rsid w:val="00385C25"/>
    <w:rsid w:val="00390221"/>
    <w:rsid w:val="00393C00"/>
    <w:rsid w:val="00395A8B"/>
    <w:rsid w:val="0039690C"/>
    <w:rsid w:val="00396B9F"/>
    <w:rsid w:val="003977D1"/>
    <w:rsid w:val="003A168B"/>
    <w:rsid w:val="003A262D"/>
    <w:rsid w:val="003A5B82"/>
    <w:rsid w:val="003B05B6"/>
    <w:rsid w:val="003B05DF"/>
    <w:rsid w:val="003B7D2F"/>
    <w:rsid w:val="003C2041"/>
    <w:rsid w:val="003C2B3D"/>
    <w:rsid w:val="003C4F0E"/>
    <w:rsid w:val="003C5349"/>
    <w:rsid w:val="003D0230"/>
    <w:rsid w:val="003D0FF5"/>
    <w:rsid w:val="003D448C"/>
    <w:rsid w:val="003D5198"/>
    <w:rsid w:val="003D7382"/>
    <w:rsid w:val="003D74F9"/>
    <w:rsid w:val="003E074E"/>
    <w:rsid w:val="003E32AD"/>
    <w:rsid w:val="003E3F90"/>
    <w:rsid w:val="003E6A0C"/>
    <w:rsid w:val="003F5917"/>
    <w:rsid w:val="003F60CA"/>
    <w:rsid w:val="004019D6"/>
    <w:rsid w:val="004024B1"/>
    <w:rsid w:val="00407265"/>
    <w:rsid w:val="00407A64"/>
    <w:rsid w:val="004129A9"/>
    <w:rsid w:val="00416D5F"/>
    <w:rsid w:val="00417A12"/>
    <w:rsid w:val="004234D3"/>
    <w:rsid w:val="00425F4F"/>
    <w:rsid w:val="00433CA6"/>
    <w:rsid w:val="004348F4"/>
    <w:rsid w:val="0045080D"/>
    <w:rsid w:val="00452AA6"/>
    <w:rsid w:val="004545AD"/>
    <w:rsid w:val="004546CB"/>
    <w:rsid w:val="00460D2F"/>
    <w:rsid w:val="00462E00"/>
    <w:rsid w:val="00463EE4"/>
    <w:rsid w:val="00470A32"/>
    <w:rsid w:val="00471B31"/>
    <w:rsid w:val="004732B3"/>
    <w:rsid w:val="0047363D"/>
    <w:rsid w:val="00473E3B"/>
    <w:rsid w:val="00480944"/>
    <w:rsid w:val="00482519"/>
    <w:rsid w:val="00482BBC"/>
    <w:rsid w:val="00484B1D"/>
    <w:rsid w:val="00485929"/>
    <w:rsid w:val="00491AFD"/>
    <w:rsid w:val="00495BEC"/>
    <w:rsid w:val="00495F1A"/>
    <w:rsid w:val="004962DF"/>
    <w:rsid w:val="00496978"/>
    <w:rsid w:val="004A1FE0"/>
    <w:rsid w:val="004A7047"/>
    <w:rsid w:val="004B1B03"/>
    <w:rsid w:val="004B3763"/>
    <w:rsid w:val="004B3B8C"/>
    <w:rsid w:val="004B3B98"/>
    <w:rsid w:val="004B45A6"/>
    <w:rsid w:val="004B4CDD"/>
    <w:rsid w:val="004C08BC"/>
    <w:rsid w:val="004C1EBF"/>
    <w:rsid w:val="004C2A12"/>
    <w:rsid w:val="004C3FFB"/>
    <w:rsid w:val="004C5966"/>
    <w:rsid w:val="004C715A"/>
    <w:rsid w:val="004D05E5"/>
    <w:rsid w:val="004D635C"/>
    <w:rsid w:val="004D6D3A"/>
    <w:rsid w:val="004E2633"/>
    <w:rsid w:val="004E347F"/>
    <w:rsid w:val="004E490B"/>
    <w:rsid w:val="004E5387"/>
    <w:rsid w:val="004E69FC"/>
    <w:rsid w:val="004E7145"/>
    <w:rsid w:val="004F434F"/>
    <w:rsid w:val="00505998"/>
    <w:rsid w:val="00506CCA"/>
    <w:rsid w:val="0051091B"/>
    <w:rsid w:val="005111CE"/>
    <w:rsid w:val="00512D6B"/>
    <w:rsid w:val="005150A4"/>
    <w:rsid w:val="00520FFD"/>
    <w:rsid w:val="005211F9"/>
    <w:rsid w:val="00521756"/>
    <w:rsid w:val="00526F43"/>
    <w:rsid w:val="00527EBB"/>
    <w:rsid w:val="00535309"/>
    <w:rsid w:val="00536296"/>
    <w:rsid w:val="005363F9"/>
    <w:rsid w:val="0054093B"/>
    <w:rsid w:val="00541531"/>
    <w:rsid w:val="0054228D"/>
    <w:rsid w:val="00542671"/>
    <w:rsid w:val="00542690"/>
    <w:rsid w:val="00544236"/>
    <w:rsid w:val="005457B5"/>
    <w:rsid w:val="00546668"/>
    <w:rsid w:val="005521B2"/>
    <w:rsid w:val="005608B7"/>
    <w:rsid w:val="005629C6"/>
    <w:rsid w:val="005635F7"/>
    <w:rsid w:val="00567ACF"/>
    <w:rsid w:val="00570F8D"/>
    <w:rsid w:val="005750BC"/>
    <w:rsid w:val="005754E3"/>
    <w:rsid w:val="0057662B"/>
    <w:rsid w:val="0058595B"/>
    <w:rsid w:val="00585E88"/>
    <w:rsid w:val="005863FE"/>
    <w:rsid w:val="005870F4"/>
    <w:rsid w:val="00590042"/>
    <w:rsid w:val="005921E0"/>
    <w:rsid w:val="00592416"/>
    <w:rsid w:val="00594ABD"/>
    <w:rsid w:val="0059527E"/>
    <w:rsid w:val="00596322"/>
    <w:rsid w:val="00597E84"/>
    <w:rsid w:val="005A1B62"/>
    <w:rsid w:val="005A2ED5"/>
    <w:rsid w:val="005A5168"/>
    <w:rsid w:val="005A58DA"/>
    <w:rsid w:val="005A62EB"/>
    <w:rsid w:val="005A6624"/>
    <w:rsid w:val="005A75D6"/>
    <w:rsid w:val="005A7A92"/>
    <w:rsid w:val="005B25E8"/>
    <w:rsid w:val="005B2CBA"/>
    <w:rsid w:val="005B49AD"/>
    <w:rsid w:val="005B599A"/>
    <w:rsid w:val="005B5D3D"/>
    <w:rsid w:val="005B61BF"/>
    <w:rsid w:val="005B7458"/>
    <w:rsid w:val="005B780B"/>
    <w:rsid w:val="005C06B2"/>
    <w:rsid w:val="005C17ED"/>
    <w:rsid w:val="005C1AA3"/>
    <w:rsid w:val="005C62A3"/>
    <w:rsid w:val="005D6A5F"/>
    <w:rsid w:val="005E06B8"/>
    <w:rsid w:val="005E36E7"/>
    <w:rsid w:val="005E39E0"/>
    <w:rsid w:val="005F171A"/>
    <w:rsid w:val="005F30A1"/>
    <w:rsid w:val="005F33C5"/>
    <w:rsid w:val="005F5DB6"/>
    <w:rsid w:val="006014E9"/>
    <w:rsid w:val="00603854"/>
    <w:rsid w:val="0060389E"/>
    <w:rsid w:val="0060507F"/>
    <w:rsid w:val="006075B8"/>
    <w:rsid w:val="00612C2F"/>
    <w:rsid w:val="0061402F"/>
    <w:rsid w:val="00616CFF"/>
    <w:rsid w:val="00621E7D"/>
    <w:rsid w:val="006226FD"/>
    <w:rsid w:val="00633E62"/>
    <w:rsid w:val="00640853"/>
    <w:rsid w:val="00640CC4"/>
    <w:rsid w:val="00641938"/>
    <w:rsid w:val="00642A32"/>
    <w:rsid w:val="00643E3E"/>
    <w:rsid w:val="006440D3"/>
    <w:rsid w:val="00645237"/>
    <w:rsid w:val="0064730B"/>
    <w:rsid w:val="006503D8"/>
    <w:rsid w:val="00653286"/>
    <w:rsid w:val="00653750"/>
    <w:rsid w:val="00653818"/>
    <w:rsid w:val="006546DC"/>
    <w:rsid w:val="00661102"/>
    <w:rsid w:val="006612B6"/>
    <w:rsid w:val="00667195"/>
    <w:rsid w:val="006705DD"/>
    <w:rsid w:val="00673290"/>
    <w:rsid w:val="00684E51"/>
    <w:rsid w:val="00690A10"/>
    <w:rsid w:val="00691061"/>
    <w:rsid w:val="00691268"/>
    <w:rsid w:val="006916B3"/>
    <w:rsid w:val="00693275"/>
    <w:rsid w:val="006A313F"/>
    <w:rsid w:val="006A3165"/>
    <w:rsid w:val="006A5098"/>
    <w:rsid w:val="006A5EC2"/>
    <w:rsid w:val="006A657B"/>
    <w:rsid w:val="006A705E"/>
    <w:rsid w:val="006B22B5"/>
    <w:rsid w:val="006B7E05"/>
    <w:rsid w:val="006B7F48"/>
    <w:rsid w:val="006C30CD"/>
    <w:rsid w:val="006C4032"/>
    <w:rsid w:val="006C7D9F"/>
    <w:rsid w:val="006D5A2F"/>
    <w:rsid w:val="006E01A7"/>
    <w:rsid w:val="006E245D"/>
    <w:rsid w:val="006E3ED4"/>
    <w:rsid w:val="006E4214"/>
    <w:rsid w:val="006E4A04"/>
    <w:rsid w:val="006E54AC"/>
    <w:rsid w:val="006F31DC"/>
    <w:rsid w:val="006F3895"/>
    <w:rsid w:val="006F4B39"/>
    <w:rsid w:val="006F5AC7"/>
    <w:rsid w:val="006F7C40"/>
    <w:rsid w:val="00700C7B"/>
    <w:rsid w:val="007021AC"/>
    <w:rsid w:val="007143E9"/>
    <w:rsid w:val="0071689C"/>
    <w:rsid w:val="00720BAB"/>
    <w:rsid w:val="0072499E"/>
    <w:rsid w:val="007260A8"/>
    <w:rsid w:val="00726207"/>
    <w:rsid w:val="00726AFF"/>
    <w:rsid w:val="0072714B"/>
    <w:rsid w:val="00734106"/>
    <w:rsid w:val="0074017B"/>
    <w:rsid w:val="007402B5"/>
    <w:rsid w:val="007423DD"/>
    <w:rsid w:val="007438B6"/>
    <w:rsid w:val="00744870"/>
    <w:rsid w:val="007563C1"/>
    <w:rsid w:val="007578CC"/>
    <w:rsid w:val="007604AB"/>
    <w:rsid w:val="00761243"/>
    <w:rsid w:val="00761616"/>
    <w:rsid w:val="00761D4D"/>
    <w:rsid w:val="00765B21"/>
    <w:rsid w:val="00776FB7"/>
    <w:rsid w:val="00785FB2"/>
    <w:rsid w:val="0078666B"/>
    <w:rsid w:val="00791BD7"/>
    <w:rsid w:val="00792359"/>
    <w:rsid w:val="00792C98"/>
    <w:rsid w:val="0079326B"/>
    <w:rsid w:val="00793462"/>
    <w:rsid w:val="00794805"/>
    <w:rsid w:val="007A17A2"/>
    <w:rsid w:val="007A3DA3"/>
    <w:rsid w:val="007A3F1B"/>
    <w:rsid w:val="007A4E59"/>
    <w:rsid w:val="007B477F"/>
    <w:rsid w:val="007B5314"/>
    <w:rsid w:val="007B59B2"/>
    <w:rsid w:val="007B65B3"/>
    <w:rsid w:val="007B6FF0"/>
    <w:rsid w:val="007B79DF"/>
    <w:rsid w:val="007C1784"/>
    <w:rsid w:val="007C696B"/>
    <w:rsid w:val="007C6D60"/>
    <w:rsid w:val="007D0FBB"/>
    <w:rsid w:val="007D58B9"/>
    <w:rsid w:val="007D679A"/>
    <w:rsid w:val="007E016C"/>
    <w:rsid w:val="007E20FD"/>
    <w:rsid w:val="007E3865"/>
    <w:rsid w:val="007E7E88"/>
    <w:rsid w:val="007F01EB"/>
    <w:rsid w:val="007F11E3"/>
    <w:rsid w:val="007F1FDC"/>
    <w:rsid w:val="007F5A29"/>
    <w:rsid w:val="007F74E6"/>
    <w:rsid w:val="008010EE"/>
    <w:rsid w:val="008014B1"/>
    <w:rsid w:val="00801691"/>
    <w:rsid w:val="00804BAE"/>
    <w:rsid w:val="0080513D"/>
    <w:rsid w:val="0080517C"/>
    <w:rsid w:val="008062CE"/>
    <w:rsid w:val="0080699B"/>
    <w:rsid w:val="00806E16"/>
    <w:rsid w:val="0081229F"/>
    <w:rsid w:val="00813F6F"/>
    <w:rsid w:val="0081471F"/>
    <w:rsid w:val="00816665"/>
    <w:rsid w:val="008218F7"/>
    <w:rsid w:val="008252E3"/>
    <w:rsid w:val="00826D17"/>
    <w:rsid w:val="0083089B"/>
    <w:rsid w:val="00833259"/>
    <w:rsid w:val="00833EB9"/>
    <w:rsid w:val="008347A2"/>
    <w:rsid w:val="00837721"/>
    <w:rsid w:val="0084126A"/>
    <w:rsid w:val="00842403"/>
    <w:rsid w:val="008441C8"/>
    <w:rsid w:val="0085146F"/>
    <w:rsid w:val="00853741"/>
    <w:rsid w:val="00874984"/>
    <w:rsid w:val="00882B3F"/>
    <w:rsid w:val="0088455A"/>
    <w:rsid w:val="00886A57"/>
    <w:rsid w:val="00892D36"/>
    <w:rsid w:val="00893A62"/>
    <w:rsid w:val="00893BB1"/>
    <w:rsid w:val="00896A61"/>
    <w:rsid w:val="008A0546"/>
    <w:rsid w:val="008A0DE5"/>
    <w:rsid w:val="008A23C0"/>
    <w:rsid w:val="008A4BB4"/>
    <w:rsid w:val="008A58BD"/>
    <w:rsid w:val="008A6E15"/>
    <w:rsid w:val="008A7EE5"/>
    <w:rsid w:val="008B3D49"/>
    <w:rsid w:val="008C2044"/>
    <w:rsid w:val="008C4039"/>
    <w:rsid w:val="008C52FD"/>
    <w:rsid w:val="008C5E09"/>
    <w:rsid w:val="008D01B8"/>
    <w:rsid w:val="008D1289"/>
    <w:rsid w:val="008D55F4"/>
    <w:rsid w:val="008E4B44"/>
    <w:rsid w:val="008E6779"/>
    <w:rsid w:val="008E6A99"/>
    <w:rsid w:val="008F0A65"/>
    <w:rsid w:val="008F3982"/>
    <w:rsid w:val="008F6AAF"/>
    <w:rsid w:val="00900BE8"/>
    <w:rsid w:val="009029C6"/>
    <w:rsid w:val="009054D4"/>
    <w:rsid w:val="0091108B"/>
    <w:rsid w:val="009110AE"/>
    <w:rsid w:val="00914924"/>
    <w:rsid w:val="009209A6"/>
    <w:rsid w:val="00920D9F"/>
    <w:rsid w:val="00922A70"/>
    <w:rsid w:val="00923CCB"/>
    <w:rsid w:val="009250C2"/>
    <w:rsid w:val="00925FC6"/>
    <w:rsid w:val="009338E2"/>
    <w:rsid w:val="009341ED"/>
    <w:rsid w:val="009360FA"/>
    <w:rsid w:val="00936D17"/>
    <w:rsid w:val="00941330"/>
    <w:rsid w:val="00941E9B"/>
    <w:rsid w:val="00947FFB"/>
    <w:rsid w:val="0095535F"/>
    <w:rsid w:val="00957B05"/>
    <w:rsid w:val="00964980"/>
    <w:rsid w:val="00964E43"/>
    <w:rsid w:val="0097146C"/>
    <w:rsid w:val="00975F78"/>
    <w:rsid w:val="00985BB1"/>
    <w:rsid w:val="00993EBE"/>
    <w:rsid w:val="009951D1"/>
    <w:rsid w:val="009A1333"/>
    <w:rsid w:val="009B3D93"/>
    <w:rsid w:val="009B4273"/>
    <w:rsid w:val="009B4D64"/>
    <w:rsid w:val="009B5BB8"/>
    <w:rsid w:val="009B79CB"/>
    <w:rsid w:val="009C1A3D"/>
    <w:rsid w:val="009C7881"/>
    <w:rsid w:val="009D22CA"/>
    <w:rsid w:val="009D3C28"/>
    <w:rsid w:val="009D3E0D"/>
    <w:rsid w:val="009D7940"/>
    <w:rsid w:val="009E11B6"/>
    <w:rsid w:val="009E163F"/>
    <w:rsid w:val="009E2A18"/>
    <w:rsid w:val="009E7661"/>
    <w:rsid w:val="009F4792"/>
    <w:rsid w:val="009F755B"/>
    <w:rsid w:val="009F7AD9"/>
    <w:rsid w:val="00A019CB"/>
    <w:rsid w:val="00A0251F"/>
    <w:rsid w:val="00A039D1"/>
    <w:rsid w:val="00A0494E"/>
    <w:rsid w:val="00A14ED5"/>
    <w:rsid w:val="00A200A4"/>
    <w:rsid w:val="00A21FAA"/>
    <w:rsid w:val="00A220E6"/>
    <w:rsid w:val="00A22282"/>
    <w:rsid w:val="00A23A22"/>
    <w:rsid w:val="00A32EF9"/>
    <w:rsid w:val="00A34DD3"/>
    <w:rsid w:val="00A36523"/>
    <w:rsid w:val="00A413B9"/>
    <w:rsid w:val="00A4359E"/>
    <w:rsid w:val="00A4419D"/>
    <w:rsid w:val="00A449D9"/>
    <w:rsid w:val="00A524FE"/>
    <w:rsid w:val="00A56326"/>
    <w:rsid w:val="00A63721"/>
    <w:rsid w:val="00A6491C"/>
    <w:rsid w:val="00A67E8D"/>
    <w:rsid w:val="00A71229"/>
    <w:rsid w:val="00A760F5"/>
    <w:rsid w:val="00A8042E"/>
    <w:rsid w:val="00A86547"/>
    <w:rsid w:val="00A87D62"/>
    <w:rsid w:val="00A91928"/>
    <w:rsid w:val="00AA356E"/>
    <w:rsid w:val="00AA55F1"/>
    <w:rsid w:val="00AA7D65"/>
    <w:rsid w:val="00AB0E84"/>
    <w:rsid w:val="00AB56EA"/>
    <w:rsid w:val="00AB6F54"/>
    <w:rsid w:val="00AC4447"/>
    <w:rsid w:val="00AD4360"/>
    <w:rsid w:val="00AD5AFE"/>
    <w:rsid w:val="00AE0A07"/>
    <w:rsid w:val="00AE10E6"/>
    <w:rsid w:val="00AE16F0"/>
    <w:rsid w:val="00AE1A56"/>
    <w:rsid w:val="00AE1F47"/>
    <w:rsid w:val="00AE3B62"/>
    <w:rsid w:val="00AE3BBD"/>
    <w:rsid w:val="00AE773B"/>
    <w:rsid w:val="00AE7C44"/>
    <w:rsid w:val="00AF2B59"/>
    <w:rsid w:val="00AF3FFC"/>
    <w:rsid w:val="00AF53E4"/>
    <w:rsid w:val="00AF6D13"/>
    <w:rsid w:val="00B01A6B"/>
    <w:rsid w:val="00B027D4"/>
    <w:rsid w:val="00B02D0A"/>
    <w:rsid w:val="00B104F1"/>
    <w:rsid w:val="00B1246C"/>
    <w:rsid w:val="00B139A4"/>
    <w:rsid w:val="00B237CF"/>
    <w:rsid w:val="00B24B3B"/>
    <w:rsid w:val="00B25A50"/>
    <w:rsid w:val="00B30415"/>
    <w:rsid w:val="00B33912"/>
    <w:rsid w:val="00B343E9"/>
    <w:rsid w:val="00B34EC3"/>
    <w:rsid w:val="00B36116"/>
    <w:rsid w:val="00B363C1"/>
    <w:rsid w:val="00B4279C"/>
    <w:rsid w:val="00B42C97"/>
    <w:rsid w:val="00B43082"/>
    <w:rsid w:val="00B52B60"/>
    <w:rsid w:val="00B532AC"/>
    <w:rsid w:val="00B5413A"/>
    <w:rsid w:val="00B54554"/>
    <w:rsid w:val="00B60A53"/>
    <w:rsid w:val="00B611D6"/>
    <w:rsid w:val="00B64266"/>
    <w:rsid w:val="00B67B8A"/>
    <w:rsid w:val="00B801E9"/>
    <w:rsid w:val="00B83CFC"/>
    <w:rsid w:val="00B85E27"/>
    <w:rsid w:val="00B86A5F"/>
    <w:rsid w:val="00B90D58"/>
    <w:rsid w:val="00B91296"/>
    <w:rsid w:val="00B9211F"/>
    <w:rsid w:val="00B92554"/>
    <w:rsid w:val="00B93796"/>
    <w:rsid w:val="00B93D76"/>
    <w:rsid w:val="00BA3165"/>
    <w:rsid w:val="00BA3E5E"/>
    <w:rsid w:val="00BA7892"/>
    <w:rsid w:val="00BB09B5"/>
    <w:rsid w:val="00BB7F13"/>
    <w:rsid w:val="00BC07E7"/>
    <w:rsid w:val="00BC1B7F"/>
    <w:rsid w:val="00BC7510"/>
    <w:rsid w:val="00BD016B"/>
    <w:rsid w:val="00BD11F1"/>
    <w:rsid w:val="00BD4CC1"/>
    <w:rsid w:val="00BD5130"/>
    <w:rsid w:val="00BE0802"/>
    <w:rsid w:val="00BE32AE"/>
    <w:rsid w:val="00BE410A"/>
    <w:rsid w:val="00BF14B0"/>
    <w:rsid w:val="00BF342F"/>
    <w:rsid w:val="00BF5EE2"/>
    <w:rsid w:val="00C02D4B"/>
    <w:rsid w:val="00C04F8A"/>
    <w:rsid w:val="00C055DC"/>
    <w:rsid w:val="00C05FE9"/>
    <w:rsid w:val="00C16CD9"/>
    <w:rsid w:val="00C274FD"/>
    <w:rsid w:val="00C316D3"/>
    <w:rsid w:val="00C32640"/>
    <w:rsid w:val="00C34F94"/>
    <w:rsid w:val="00C41DFD"/>
    <w:rsid w:val="00C42807"/>
    <w:rsid w:val="00C44A06"/>
    <w:rsid w:val="00C44B71"/>
    <w:rsid w:val="00C4547E"/>
    <w:rsid w:val="00C46F4B"/>
    <w:rsid w:val="00C47D62"/>
    <w:rsid w:val="00C501DB"/>
    <w:rsid w:val="00C575AF"/>
    <w:rsid w:val="00C57CF1"/>
    <w:rsid w:val="00C61DEE"/>
    <w:rsid w:val="00C62E48"/>
    <w:rsid w:val="00C66CC8"/>
    <w:rsid w:val="00C67905"/>
    <w:rsid w:val="00C67A71"/>
    <w:rsid w:val="00C7138A"/>
    <w:rsid w:val="00C72B49"/>
    <w:rsid w:val="00C735E1"/>
    <w:rsid w:val="00C77366"/>
    <w:rsid w:val="00C80299"/>
    <w:rsid w:val="00C80E2F"/>
    <w:rsid w:val="00C817C3"/>
    <w:rsid w:val="00C83726"/>
    <w:rsid w:val="00C84D2F"/>
    <w:rsid w:val="00C851BF"/>
    <w:rsid w:val="00C86978"/>
    <w:rsid w:val="00C87F5F"/>
    <w:rsid w:val="00CA2928"/>
    <w:rsid w:val="00CA363D"/>
    <w:rsid w:val="00CA3CB1"/>
    <w:rsid w:val="00CA432E"/>
    <w:rsid w:val="00CA5F2C"/>
    <w:rsid w:val="00CA617B"/>
    <w:rsid w:val="00CA7B14"/>
    <w:rsid w:val="00CB224D"/>
    <w:rsid w:val="00CB2627"/>
    <w:rsid w:val="00CB382E"/>
    <w:rsid w:val="00CB5F37"/>
    <w:rsid w:val="00CC0252"/>
    <w:rsid w:val="00CC09B0"/>
    <w:rsid w:val="00CC18B7"/>
    <w:rsid w:val="00CC2864"/>
    <w:rsid w:val="00CC3D57"/>
    <w:rsid w:val="00CC45D2"/>
    <w:rsid w:val="00CC4C46"/>
    <w:rsid w:val="00CC5646"/>
    <w:rsid w:val="00CC5B4E"/>
    <w:rsid w:val="00CC7C25"/>
    <w:rsid w:val="00CD491F"/>
    <w:rsid w:val="00CE02A6"/>
    <w:rsid w:val="00CE176F"/>
    <w:rsid w:val="00CE2526"/>
    <w:rsid w:val="00CE45B8"/>
    <w:rsid w:val="00CE5D0D"/>
    <w:rsid w:val="00CF1B7D"/>
    <w:rsid w:val="00CF2433"/>
    <w:rsid w:val="00D05744"/>
    <w:rsid w:val="00D06BE6"/>
    <w:rsid w:val="00D106E5"/>
    <w:rsid w:val="00D11A8D"/>
    <w:rsid w:val="00D11F26"/>
    <w:rsid w:val="00D120B0"/>
    <w:rsid w:val="00D13133"/>
    <w:rsid w:val="00D13372"/>
    <w:rsid w:val="00D149BF"/>
    <w:rsid w:val="00D2002E"/>
    <w:rsid w:val="00D30343"/>
    <w:rsid w:val="00D3082C"/>
    <w:rsid w:val="00D31449"/>
    <w:rsid w:val="00D3516D"/>
    <w:rsid w:val="00D4213C"/>
    <w:rsid w:val="00D47EF7"/>
    <w:rsid w:val="00D5029F"/>
    <w:rsid w:val="00D52106"/>
    <w:rsid w:val="00D53CC2"/>
    <w:rsid w:val="00D64527"/>
    <w:rsid w:val="00D65058"/>
    <w:rsid w:val="00D65C8E"/>
    <w:rsid w:val="00D67079"/>
    <w:rsid w:val="00D6750D"/>
    <w:rsid w:val="00D72A83"/>
    <w:rsid w:val="00D73FA0"/>
    <w:rsid w:val="00D740E0"/>
    <w:rsid w:val="00D74140"/>
    <w:rsid w:val="00D742A8"/>
    <w:rsid w:val="00D76180"/>
    <w:rsid w:val="00D774BF"/>
    <w:rsid w:val="00D80E31"/>
    <w:rsid w:val="00D86572"/>
    <w:rsid w:val="00D90151"/>
    <w:rsid w:val="00D92F09"/>
    <w:rsid w:val="00D935FF"/>
    <w:rsid w:val="00D938C3"/>
    <w:rsid w:val="00D939B4"/>
    <w:rsid w:val="00D9662C"/>
    <w:rsid w:val="00DA1271"/>
    <w:rsid w:val="00DB48FE"/>
    <w:rsid w:val="00DB4F9F"/>
    <w:rsid w:val="00DC2528"/>
    <w:rsid w:val="00DC3CE0"/>
    <w:rsid w:val="00DC441B"/>
    <w:rsid w:val="00DC4EC8"/>
    <w:rsid w:val="00DD1F52"/>
    <w:rsid w:val="00DD2E98"/>
    <w:rsid w:val="00DD3C4C"/>
    <w:rsid w:val="00DD3D1D"/>
    <w:rsid w:val="00DD6A79"/>
    <w:rsid w:val="00DE0D41"/>
    <w:rsid w:val="00DE4244"/>
    <w:rsid w:val="00DF06B6"/>
    <w:rsid w:val="00DF73DE"/>
    <w:rsid w:val="00E0039E"/>
    <w:rsid w:val="00E00DE1"/>
    <w:rsid w:val="00E02DEE"/>
    <w:rsid w:val="00E1080E"/>
    <w:rsid w:val="00E1220E"/>
    <w:rsid w:val="00E14AF9"/>
    <w:rsid w:val="00E17D6E"/>
    <w:rsid w:val="00E203AB"/>
    <w:rsid w:val="00E20D64"/>
    <w:rsid w:val="00E224AB"/>
    <w:rsid w:val="00E2431D"/>
    <w:rsid w:val="00E25E20"/>
    <w:rsid w:val="00E3029A"/>
    <w:rsid w:val="00E4187E"/>
    <w:rsid w:val="00E425CF"/>
    <w:rsid w:val="00E452A4"/>
    <w:rsid w:val="00E52EBD"/>
    <w:rsid w:val="00E57803"/>
    <w:rsid w:val="00E64D8A"/>
    <w:rsid w:val="00E65B13"/>
    <w:rsid w:val="00E679CF"/>
    <w:rsid w:val="00E709F7"/>
    <w:rsid w:val="00E70A4B"/>
    <w:rsid w:val="00E71D87"/>
    <w:rsid w:val="00E721CD"/>
    <w:rsid w:val="00E74D95"/>
    <w:rsid w:val="00E75C25"/>
    <w:rsid w:val="00E760FA"/>
    <w:rsid w:val="00E766A6"/>
    <w:rsid w:val="00E8043C"/>
    <w:rsid w:val="00E8079A"/>
    <w:rsid w:val="00E85019"/>
    <w:rsid w:val="00E8713E"/>
    <w:rsid w:val="00E911C6"/>
    <w:rsid w:val="00E919B6"/>
    <w:rsid w:val="00E91DC9"/>
    <w:rsid w:val="00E91E76"/>
    <w:rsid w:val="00E91F39"/>
    <w:rsid w:val="00E92715"/>
    <w:rsid w:val="00E9343F"/>
    <w:rsid w:val="00E968D3"/>
    <w:rsid w:val="00E9690C"/>
    <w:rsid w:val="00EA0D41"/>
    <w:rsid w:val="00EA2B62"/>
    <w:rsid w:val="00EA2EF1"/>
    <w:rsid w:val="00EA669A"/>
    <w:rsid w:val="00EA716E"/>
    <w:rsid w:val="00EA74FE"/>
    <w:rsid w:val="00EB0079"/>
    <w:rsid w:val="00EB441F"/>
    <w:rsid w:val="00EB5853"/>
    <w:rsid w:val="00EB73E0"/>
    <w:rsid w:val="00EC3881"/>
    <w:rsid w:val="00EC3E6A"/>
    <w:rsid w:val="00EC4145"/>
    <w:rsid w:val="00EC5BB4"/>
    <w:rsid w:val="00EC6791"/>
    <w:rsid w:val="00ED12D4"/>
    <w:rsid w:val="00ED4CA4"/>
    <w:rsid w:val="00EE20AE"/>
    <w:rsid w:val="00EE4586"/>
    <w:rsid w:val="00EE4774"/>
    <w:rsid w:val="00EE5842"/>
    <w:rsid w:val="00EF40D3"/>
    <w:rsid w:val="00F001E3"/>
    <w:rsid w:val="00F01FDD"/>
    <w:rsid w:val="00F06A20"/>
    <w:rsid w:val="00F125CA"/>
    <w:rsid w:val="00F17397"/>
    <w:rsid w:val="00F23DB2"/>
    <w:rsid w:val="00F25F73"/>
    <w:rsid w:val="00F30863"/>
    <w:rsid w:val="00F31544"/>
    <w:rsid w:val="00F31824"/>
    <w:rsid w:val="00F31CEE"/>
    <w:rsid w:val="00F32DA2"/>
    <w:rsid w:val="00F33927"/>
    <w:rsid w:val="00F35781"/>
    <w:rsid w:val="00F358F7"/>
    <w:rsid w:val="00F425B1"/>
    <w:rsid w:val="00F44224"/>
    <w:rsid w:val="00F460D6"/>
    <w:rsid w:val="00F520C6"/>
    <w:rsid w:val="00F55CDD"/>
    <w:rsid w:val="00F60EC6"/>
    <w:rsid w:val="00F62D4D"/>
    <w:rsid w:val="00F64797"/>
    <w:rsid w:val="00F65C8F"/>
    <w:rsid w:val="00F7395D"/>
    <w:rsid w:val="00F76E6C"/>
    <w:rsid w:val="00F80BB9"/>
    <w:rsid w:val="00F842F9"/>
    <w:rsid w:val="00F87EF8"/>
    <w:rsid w:val="00F92447"/>
    <w:rsid w:val="00F9515B"/>
    <w:rsid w:val="00F95AD7"/>
    <w:rsid w:val="00FA1EB4"/>
    <w:rsid w:val="00FA2C47"/>
    <w:rsid w:val="00FB6814"/>
    <w:rsid w:val="00FC03A4"/>
    <w:rsid w:val="00FC0848"/>
    <w:rsid w:val="00FC0FCF"/>
    <w:rsid w:val="00FC1C40"/>
    <w:rsid w:val="00FC54E0"/>
    <w:rsid w:val="00FC5FE0"/>
    <w:rsid w:val="00FD1FC1"/>
    <w:rsid w:val="00FD3554"/>
    <w:rsid w:val="00FD7C25"/>
    <w:rsid w:val="00FD7EC4"/>
    <w:rsid w:val="00FE1FBE"/>
    <w:rsid w:val="00FE21A4"/>
    <w:rsid w:val="00FE258D"/>
    <w:rsid w:val="00FE3039"/>
    <w:rsid w:val="00FE32E4"/>
    <w:rsid w:val="00FE56E3"/>
    <w:rsid w:val="00FE6378"/>
    <w:rsid w:val="00FF11B3"/>
    <w:rsid w:val="00FF195E"/>
    <w:rsid w:val="00FF20C6"/>
    <w:rsid w:val="00FF2D37"/>
    <w:rsid w:val="00FF3D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68A6F"/>
  <w15:chartTrackingRefBased/>
  <w15:docId w15:val="{A5DBB208-CA8B-46B4-855D-FF42E286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08BC"/>
    <w:pPr>
      <w:ind w:left="720"/>
      <w:contextualSpacing/>
    </w:pPr>
  </w:style>
  <w:style w:type="character" w:styleId="Hyperlink">
    <w:name w:val="Hyperlink"/>
    <w:basedOn w:val="DefaultParagraphFont"/>
    <w:uiPriority w:val="99"/>
    <w:unhideWhenUsed/>
    <w:rsid w:val="007D679A"/>
    <w:rPr>
      <w:color w:val="69A020" w:themeColor="hyperlink"/>
      <w:u w:val="single"/>
    </w:rPr>
  </w:style>
  <w:style w:type="character" w:styleId="UnresolvedMention">
    <w:name w:val="Unresolved Mention"/>
    <w:basedOn w:val="DefaultParagraphFont"/>
    <w:uiPriority w:val="99"/>
    <w:semiHidden/>
    <w:unhideWhenUsed/>
    <w:rsid w:val="007D679A"/>
    <w:rPr>
      <w:color w:val="605E5C"/>
      <w:shd w:val="clear" w:color="auto" w:fill="E1DFDD"/>
    </w:rPr>
  </w:style>
  <w:style w:type="paragraph" w:styleId="Bibliography">
    <w:name w:val="Bibliography"/>
    <w:basedOn w:val="Normal"/>
    <w:next w:val="Normal"/>
    <w:uiPriority w:val="37"/>
    <w:unhideWhenUsed/>
    <w:rsid w:val="00AA356E"/>
    <w:pPr>
      <w:tabs>
        <w:tab w:val="left" w:pos="384"/>
      </w:tabs>
      <w:spacing w:after="240" w:line="240" w:lineRule="auto"/>
      <w:ind w:left="384" w:hanging="384"/>
    </w:pPr>
  </w:style>
  <w:style w:type="table" w:styleId="TableGrid">
    <w:name w:val="Table Grid"/>
    <w:basedOn w:val="TableNormal"/>
    <w:uiPriority w:val="39"/>
    <w:rsid w:val="00F60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26D1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D17"/>
    <w:rPr>
      <w:sz w:val="20"/>
      <w:szCs w:val="20"/>
    </w:rPr>
  </w:style>
  <w:style w:type="character" w:styleId="FootnoteReference">
    <w:name w:val="footnote reference"/>
    <w:basedOn w:val="DefaultParagraphFont"/>
    <w:uiPriority w:val="99"/>
    <w:unhideWhenUsed/>
    <w:rsid w:val="00826D17"/>
    <w:rPr>
      <w:vertAlign w:val="superscript"/>
    </w:rPr>
  </w:style>
  <w:style w:type="paragraph" w:styleId="EndnoteText">
    <w:name w:val="endnote text"/>
    <w:basedOn w:val="Normal"/>
    <w:link w:val="EndnoteTextChar"/>
    <w:uiPriority w:val="99"/>
    <w:semiHidden/>
    <w:unhideWhenUsed/>
    <w:rsid w:val="00F95AD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95AD7"/>
    <w:rPr>
      <w:sz w:val="20"/>
      <w:szCs w:val="20"/>
    </w:rPr>
  </w:style>
  <w:style w:type="character" w:styleId="EndnoteReference">
    <w:name w:val="endnote reference"/>
    <w:basedOn w:val="DefaultParagraphFont"/>
    <w:uiPriority w:val="99"/>
    <w:semiHidden/>
    <w:unhideWhenUsed/>
    <w:rsid w:val="00F95AD7"/>
    <w:rPr>
      <w:vertAlign w:val="superscript"/>
    </w:rPr>
  </w:style>
  <w:style w:type="character" w:styleId="CommentReference">
    <w:name w:val="annotation reference"/>
    <w:basedOn w:val="DefaultParagraphFont"/>
    <w:uiPriority w:val="99"/>
    <w:semiHidden/>
    <w:unhideWhenUsed/>
    <w:rsid w:val="00CB2627"/>
    <w:rPr>
      <w:sz w:val="16"/>
      <w:szCs w:val="16"/>
    </w:rPr>
  </w:style>
  <w:style w:type="paragraph" w:styleId="CommentText">
    <w:name w:val="annotation text"/>
    <w:basedOn w:val="Normal"/>
    <w:link w:val="CommentTextChar"/>
    <w:uiPriority w:val="99"/>
    <w:unhideWhenUsed/>
    <w:rsid w:val="00CB2627"/>
    <w:pPr>
      <w:spacing w:line="240" w:lineRule="auto"/>
    </w:pPr>
    <w:rPr>
      <w:sz w:val="20"/>
      <w:szCs w:val="20"/>
    </w:rPr>
  </w:style>
  <w:style w:type="character" w:customStyle="1" w:styleId="CommentTextChar">
    <w:name w:val="Comment Text Char"/>
    <w:basedOn w:val="DefaultParagraphFont"/>
    <w:link w:val="CommentText"/>
    <w:uiPriority w:val="99"/>
    <w:rsid w:val="00CB2627"/>
    <w:rPr>
      <w:sz w:val="20"/>
      <w:szCs w:val="20"/>
    </w:rPr>
  </w:style>
  <w:style w:type="paragraph" w:styleId="CommentSubject">
    <w:name w:val="annotation subject"/>
    <w:basedOn w:val="CommentText"/>
    <w:next w:val="CommentText"/>
    <w:link w:val="CommentSubjectChar"/>
    <w:uiPriority w:val="99"/>
    <w:semiHidden/>
    <w:unhideWhenUsed/>
    <w:rsid w:val="00CB2627"/>
    <w:rPr>
      <w:b/>
      <w:bCs/>
    </w:rPr>
  </w:style>
  <w:style w:type="character" w:customStyle="1" w:styleId="CommentSubjectChar">
    <w:name w:val="Comment Subject Char"/>
    <w:basedOn w:val="CommentTextChar"/>
    <w:link w:val="CommentSubject"/>
    <w:uiPriority w:val="99"/>
    <w:semiHidden/>
    <w:rsid w:val="00CB2627"/>
    <w:rPr>
      <w:b/>
      <w:bCs/>
      <w:sz w:val="20"/>
      <w:szCs w:val="20"/>
    </w:rPr>
  </w:style>
  <w:style w:type="paragraph" w:styleId="Revision">
    <w:name w:val="Revision"/>
    <w:hidden/>
    <w:uiPriority w:val="99"/>
    <w:semiHidden/>
    <w:rsid w:val="001E25A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Layout" Target="diagrams/layout2.xml"/><Relationship Id="rId26" Type="http://schemas.openxmlformats.org/officeDocument/2006/relationships/diagramLayout" Target="diagrams/layout3.xml"/><Relationship Id="rId39" Type="http://schemas.openxmlformats.org/officeDocument/2006/relationships/image" Target="media/image6.png"/><Relationship Id="rId21" Type="http://schemas.microsoft.com/office/2007/relationships/diagramDrawing" Target="diagrams/drawing2.xml"/><Relationship Id="rId34" Type="http://schemas.openxmlformats.org/officeDocument/2006/relationships/diagramColors" Target="diagrams/colors4.xm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microsoft.com/office/2007/relationships/diagramDrawing" Target="diagrams/drawing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3.png"/><Relationship Id="rId32" Type="http://schemas.openxmlformats.org/officeDocument/2006/relationships/diagramLayout" Target="diagrams/layout4.xml"/><Relationship Id="rId37" Type="http://schemas.openxmlformats.org/officeDocument/2006/relationships/image" Target="media/image3.jpeg"/><Relationship Id="rId40" Type="http://schemas.openxmlformats.org/officeDocument/2006/relationships/image" Target="media/image9.png"/><Relationship Id="rId45" Type="http://schemas.openxmlformats.org/officeDocument/2006/relationships/customXml" Target="../customXml/item3.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2.png"/><Relationship Id="rId28" Type="http://schemas.openxmlformats.org/officeDocument/2006/relationships/diagramColors" Target="diagrams/colors3.xml"/><Relationship Id="rId36" Type="http://schemas.openxmlformats.org/officeDocument/2006/relationships/image" Target="media/image5.png"/><Relationship Id="rId10" Type="http://schemas.openxmlformats.org/officeDocument/2006/relationships/diagramQuickStyle" Target="diagrams/quickStyle1.xml"/><Relationship Id="rId19" Type="http://schemas.openxmlformats.org/officeDocument/2006/relationships/diagramQuickStyle" Target="diagrams/quickStyle2.xml"/><Relationship Id="rId31" Type="http://schemas.openxmlformats.org/officeDocument/2006/relationships/diagramData" Target="diagrams/data4.xml"/><Relationship Id="rId4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image" Target="media/image1.png"/><Relationship Id="rId27" Type="http://schemas.openxmlformats.org/officeDocument/2006/relationships/diagramQuickStyle" Target="diagrams/quickStyle3.xml"/><Relationship Id="rId30" Type="http://schemas.openxmlformats.org/officeDocument/2006/relationships/image" Target="media/image4.png"/><Relationship Id="rId35" Type="http://schemas.microsoft.com/office/2007/relationships/diagramDrawing" Target="diagrams/drawing4.xml"/><Relationship Id="rId43" Type="http://schemas.openxmlformats.org/officeDocument/2006/relationships/theme" Target="theme/theme1.xml"/><Relationship Id="rId8" Type="http://schemas.openxmlformats.org/officeDocument/2006/relationships/diagramData" Target="diagrams/data1.xml"/><Relationship Id="rId3" Type="http://schemas.openxmlformats.org/officeDocument/2006/relationships/styles" Target="styles.xml"/><Relationship Id="rId12" Type="http://schemas.microsoft.com/office/2007/relationships/diagramDrawing" Target="diagrams/drawing1.xml"/><Relationship Id="rId17" Type="http://schemas.openxmlformats.org/officeDocument/2006/relationships/diagramData" Target="diagrams/data2.xml"/><Relationship Id="rId25" Type="http://schemas.openxmlformats.org/officeDocument/2006/relationships/diagramData" Target="diagrams/data3.xml"/><Relationship Id="rId33" Type="http://schemas.openxmlformats.org/officeDocument/2006/relationships/diagramQuickStyle" Target="diagrams/quickStyle4.xml"/><Relationship Id="rId38" Type="http://schemas.openxmlformats.org/officeDocument/2006/relationships/image" Target="media/image7.jpeg"/><Relationship Id="rId46" Type="http://schemas.openxmlformats.org/officeDocument/2006/relationships/customXml" Target="../customXml/item4.xml"/><Relationship Id="rId20" Type="http://schemas.openxmlformats.org/officeDocument/2006/relationships/diagramColors" Target="diagrams/colors2.xml"/><Relationship Id="rId41" Type="http://schemas.openxmlformats.org/officeDocument/2006/relationships/fontTable" Target="fontTable.xml"/></Relationships>
</file>

<file path=word/_rels/endnotes.xml.rels><?xml version="1.0" encoding="UTF-8" standalone="yes"?>
<Relationships xmlns="http://schemas.openxmlformats.org/package/2006/relationships"><Relationship Id="rId2" Type="http://schemas.openxmlformats.org/officeDocument/2006/relationships/hyperlink" Target="https://nms2cdn.azureedge.net/cmssite/nationalmssociety/media/msnational/professionals/diagnosing%20criteria/2018_dxcard_2018-01.png" TargetMode="External"/><Relationship Id="rId1" Type="http://schemas.openxmlformats.org/officeDocument/2006/relationships/hyperlink" Target="https://www.atlasofms.org/map/global/epidemiology/number-of-people-with-m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86449BD-F184-4C84-BA51-CA9AF0338A5C}"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CA"/>
        </a:p>
      </dgm:t>
    </dgm:pt>
    <dgm:pt modelId="{38B670D7-32E9-4E67-BBC3-9F2AD3471141}">
      <dgm:prSet phldrT="[Text]" custT="1"/>
      <dgm:spPr/>
      <dgm:t>
        <a:bodyPr/>
        <a:lstStyle/>
        <a:p>
          <a:r>
            <a:rPr lang="en-CA" sz="1100"/>
            <a:t>Highlights</a:t>
          </a:r>
        </a:p>
      </dgm:t>
    </dgm:pt>
    <dgm:pt modelId="{47A0D4F8-9222-4A1E-A313-A4D5FB2D8CB2}" type="parTrans" cxnId="{F17E2A21-1A35-45DB-8462-07031E0A8435}">
      <dgm:prSet/>
      <dgm:spPr/>
      <dgm:t>
        <a:bodyPr/>
        <a:lstStyle/>
        <a:p>
          <a:endParaRPr lang="en-CA"/>
        </a:p>
      </dgm:t>
    </dgm:pt>
    <dgm:pt modelId="{ACAAF346-6455-48CD-9003-F666813A9E5C}" type="sibTrans" cxnId="{F17E2A21-1A35-45DB-8462-07031E0A8435}">
      <dgm:prSet/>
      <dgm:spPr/>
      <dgm:t>
        <a:bodyPr/>
        <a:lstStyle/>
        <a:p>
          <a:endParaRPr lang="en-CA"/>
        </a:p>
      </dgm:t>
    </dgm:pt>
    <dgm:pt modelId="{9BA961B7-505C-4FDC-B9B2-850736F9E499}">
      <dgm:prSet phldrT="[Text]" custT="1"/>
      <dgm:spPr/>
      <dgm:t>
        <a:bodyPr/>
        <a:lstStyle/>
        <a:p>
          <a:r>
            <a:rPr lang="en-CA" sz="1100"/>
            <a:t> MRI is the primary imaging modality for diagnosis multiple sclerosis by showing lesion characteristics such as dissemination in time and space. </a:t>
          </a:r>
        </a:p>
      </dgm:t>
    </dgm:pt>
    <dgm:pt modelId="{707B2B90-D642-4C4B-A57A-A5CA22A89913}" type="parTrans" cxnId="{74747AEF-653E-4453-9EA3-3B5D8B5991E4}">
      <dgm:prSet/>
      <dgm:spPr/>
      <dgm:t>
        <a:bodyPr/>
        <a:lstStyle/>
        <a:p>
          <a:endParaRPr lang="en-CA"/>
        </a:p>
      </dgm:t>
    </dgm:pt>
    <dgm:pt modelId="{08A28A12-8C38-49F0-9C40-258C04605E0A}" type="sibTrans" cxnId="{74747AEF-653E-4453-9EA3-3B5D8B5991E4}">
      <dgm:prSet/>
      <dgm:spPr/>
      <dgm:t>
        <a:bodyPr/>
        <a:lstStyle/>
        <a:p>
          <a:endParaRPr lang="en-CA"/>
        </a:p>
      </dgm:t>
    </dgm:pt>
    <dgm:pt modelId="{B07015A2-F7B1-46D8-B734-E3CDC402F92D}">
      <dgm:prSet phldrT="[Text]" custT="1"/>
      <dgm:spPr/>
      <dgm:t>
        <a:bodyPr/>
        <a:lstStyle/>
        <a:p>
          <a:pPr>
            <a:buFont typeface="Symbol" panose="05050102010706020507" pitchFamily="18" charset="2"/>
            <a:buChar char=""/>
          </a:pPr>
          <a:r>
            <a:rPr lang="en-CA" sz="1100"/>
            <a:t> The 3D FLAIR MRI sequence has the highest sensitivity for demonstrating MS lesions in the brain.</a:t>
          </a:r>
        </a:p>
      </dgm:t>
    </dgm:pt>
    <dgm:pt modelId="{3959EE5A-0CA0-4EE0-9C7D-6500829BAD3B}" type="parTrans" cxnId="{02B0E2C2-96F6-41B4-B59D-A174D47B1626}">
      <dgm:prSet/>
      <dgm:spPr/>
      <dgm:t>
        <a:bodyPr/>
        <a:lstStyle/>
        <a:p>
          <a:endParaRPr lang="en-CA"/>
        </a:p>
      </dgm:t>
    </dgm:pt>
    <dgm:pt modelId="{F6059B22-3158-4CC9-967D-3E81DBED8F46}" type="sibTrans" cxnId="{02B0E2C2-96F6-41B4-B59D-A174D47B1626}">
      <dgm:prSet/>
      <dgm:spPr/>
      <dgm:t>
        <a:bodyPr/>
        <a:lstStyle/>
        <a:p>
          <a:endParaRPr lang="en-CA"/>
        </a:p>
      </dgm:t>
    </dgm:pt>
    <dgm:pt modelId="{76B20AEA-D12A-40A4-899A-BB21E8FEDB2B}">
      <dgm:prSet phldrT="[Text]" custT="1"/>
      <dgm:spPr/>
      <dgm:t>
        <a:bodyPr/>
        <a:lstStyle/>
        <a:p>
          <a:pPr>
            <a:buFont typeface="Symbol" panose="05050102010706020507" pitchFamily="18" charset="2"/>
            <a:buChar char=""/>
          </a:pPr>
          <a:r>
            <a:rPr lang="en-CA" sz="1100"/>
            <a:t> Advances in technology create high quality susceptibility-weighted images that show new diagnostic markers like the central vein sign and iron rim sign. </a:t>
          </a:r>
        </a:p>
      </dgm:t>
    </dgm:pt>
    <dgm:pt modelId="{D1D78FE7-79F9-4729-8122-9535D6BBF170}" type="parTrans" cxnId="{613C4A52-D5F8-4534-9FC2-C410375C7B9D}">
      <dgm:prSet/>
      <dgm:spPr/>
      <dgm:t>
        <a:bodyPr/>
        <a:lstStyle/>
        <a:p>
          <a:endParaRPr lang="en-CA"/>
        </a:p>
      </dgm:t>
    </dgm:pt>
    <dgm:pt modelId="{5B23CC9F-A7E8-439B-A962-62EC86E91214}" type="sibTrans" cxnId="{613C4A52-D5F8-4534-9FC2-C410375C7B9D}">
      <dgm:prSet/>
      <dgm:spPr/>
      <dgm:t>
        <a:bodyPr/>
        <a:lstStyle/>
        <a:p>
          <a:endParaRPr lang="en-CA"/>
        </a:p>
      </dgm:t>
    </dgm:pt>
    <dgm:pt modelId="{3B916EB9-636F-40AE-AD3C-B475F5A3B699}" type="pres">
      <dgm:prSet presAssocID="{486449BD-F184-4C84-BA51-CA9AF0338A5C}" presName="Name0" presStyleCnt="0">
        <dgm:presLayoutVars>
          <dgm:dir/>
          <dgm:animLvl val="lvl"/>
          <dgm:resizeHandles val="exact"/>
        </dgm:presLayoutVars>
      </dgm:prSet>
      <dgm:spPr/>
    </dgm:pt>
    <dgm:pt modelId="{0D885E2D-E4C6-4931-A294-C723473F73A1}" type="pres">
      <dgm:prSet presAssocID="{38B670D7-32E9-4E67-BBC3-9F2AD3471141}" presName="composite" presStyleCnt="0"/>
      <dgm:spPr/>
    </dgm:pt>
    <dgm:pt modelId="{8DD4969F-1AD5-49F2-987D-990A666050AD}" type="pres">
      <dgm:prSet presAssocID="{38B670D7-32E9-4E67-BBC3-9F2AD3471141}" presName="parTx" presStyleLbl="alignNode1" presStyleIdx="0" presStyleCnt="1" custLinFactNeighborX="-655" custLinFactNeighborY="-1868">
        <dgm:presLayoutVars>
          <dgm:chMax val="0"/>
          <dgm:chPref val="0"/>
          <dgm:bulletEnabled val="1"/>
        </dgm:presLayoutVars>
      </dgm:prSet>
      <dgm:spPr/>
    </dgm:pt>
    <dgm:pt modelId="{8595A2F9-D414-4C94-9B26-ACB1F312C595}" type="pres">
      <dgm:prSet presAssocID="{38B670D7-32E9-4E67-BBC3-9F2AD3471141}" presName="desTx" presStyleLbl="alignAccFollowNode1" presStyleIdx="0" presStyleCnt="1">
        <dgm:presLayoutVars>
          <dgm:bulletEnabled val="1"/>
        </dgm:presLayoutVars>
      </dgm:prSet>
      <dgm:spPr/>
    </dgm:pt>
  </dgm:ptLst>
  <dgm:cxnLst>
    <dgm:cxn modelId="{EE0EAE0E-DE9F-4E02-B52D-EBA64AE11433}" type="presOf" srcId="{38B670D7-32E9-4E67-BBC3-9F2AD3471141}" destId="{8DD4969F-1AD5-49F2-987D-990A666050AD}" srcOrd="0" destOrd="0" presId="urn:microsoft.com/office/officeart/2005/8/layout/hList1"/>
    <dgm:cxn modelId="{F17E2A21-1A35-45DB-8462-07031E0A8435}" srcId="{486449BD-F184-4C84-BA51-CA9AF0338A5C}" destId="{38B670D7-32E9-4E67-BBC3-9F2AD3471141}" srcOrd="0" destOrd="0" parTransId="{47A0D4F8-9222-4A1E-A313-A4D5FB2D8CB2}" sibTransId="{ACAAF346-6455-48CD-9003-F666813A9E5C}"/>
    <dgm:cxn modelId="{613C4A52-D5F8-4534-9FC2-C410375C7B9D}" srcId="{38B670D7-32E9-4E67-BBC3-9F2AD3471141}" destId="{76B20AEA-D12A-40A4-899A-BB21E8FEDB2B}" srcOrd="2" destOrd="0" parTransId="{D1D78FE7-79F9-4729-8122-9535D6BBF170}" sibTransId="{5B23CC9F-A7E8-439B-A962-62EC86E91214}"/>
    <dgm:cxn modelId="{82775364-FD83-4F6F-B5E0-BD32D3636443}" type="presOf" srcId="{486449BD-F184-4C84-BA51-CA9AF0338A5C}" destId="{3B916EB9-636F-40AE-AD3C-B475F5A3B699}" srcOrd="0" destOrd="0" presId="urn:microsoft.com/office/officeart/2005/8/layout/hList1"/>
    <dgm:cxn modelId="{4C924FA5-4493-4D4B-9B01-3EA7E1EFCA52}" type="presOf" srcId="{76B20AEA-D12A-40A4-899A-BB21E8FEDB2B}" destId="{8595A2F9-D414-4C94-9B26-ACB1F312C595}" srcOrd="0" destOrd="2" presId="urn:microsoft.com/office/officeart/2005/8/layout/hList1"/>
    <dgm:cxn modelId="{141E1EB3-2D4D-42B5-BB80-FC5CB07C234F}" type="presOf" srcId="{B07015A2-F7B1-46D8-B734-E3CDC402F92D}" destId="{8595A2F9-D414-4C94-9B26-ACB1F312C595}" srcOrd="0" destOrd="1" presId="urn:microsoft.com/office/officeart/2005/8/layout/hList1"/>
    <dgm:cxn modelId="{02B0E2C2-96F6-41B4-B59D-A174D47B1626}" srcId="{38B670D7-32E9-4E67-BBC3-9F2AD3471141}" destId="{B07015A2-F7B1-46D8-B734-E3CDC402F92D}" srcOrd="1" destOrd="0" parTransId="{3959EE5A-0CA0-4EE0-9C7D-6500829BAD3B}" sibTransId="{F6059B22-3158-4CC9-967D-3E81DBED8F46}"/>
    <dgm:cxn modelId="{74747AEF-653E-4453-9EA3-3B5D8B5991E4}" srcId="{38B670D7-32E9-4E67-BBC3-9F2AD3471141}" destId="{9BA961B7-505C-4FDC-B9B2-850736F9E499}" srcOrd="0" destOrd="0" parTransId="{707B2B90-D642-4C4B-A57A-A5CA22A89913}" sibTransId="{08A28A12-8C38-49F0-9C40-258C04605E0A}"/>
    <dgm:cxn modelId="{EB64C4F4-5DB6-4375-8C85-6F69AC47B307}" type="presOf" srcId="{9BA961B7-505C-4FDC-B9B2-850736F9E499}" destId="{8595A2F9-D414-4C94-9B26-ACB1F312C595}" srcOrd="0" destOrd="0" presId="urn:microsoft.com/office/officeart/2005/8/layout/hList1"/>
    <dgm:cxn modelId="{3B9E3C53-6C07-45E9-A44A-2543FC14B747}" type="presParOf" srcId="{3B916EB9-636F-40AE-AD3C-B475F5A3B699}" destId="{0D885E2D-E4C6-4931-A294-C723473F73A1}" srcOrd="0" destOrd="0" presId="urn:microsoft.com/office/officeart/2005/8/layout/hList1"/>
    <dgm:cxn modelId="{5FCDD4E9-75B8-4502-B2ED-5D772510B6CB}" type="presParOf" srcId="{0D885E2D-E4C6-4931-A294-C723473F73A1}" destId="{8DD4969F-1AD5-49F2-987D-990A666050AD}" srcOrd="0" destOrd="0" presId="urn:microsoft.com/office/officeart/2005/8/layout/hList1"/>
    <dgm:cxn modelId="{9256C2B4-B5AE-46DA-B1FD-2F7AED22D356}" type="presParOf" srcId="{0D885E2D-E4C6-4931-A294-C723473F73A1}" destId="{8595A2F9-D414-4C94-9B26-ACB1F312C595}" srcOrd="1" destOrd="0" presId="urn:microsoft.com/office/officeart/2005/8/layout/hLis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44C5232-0B2F-4209-A0C3-BC346FBCF9DB}"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CA"/>
        </a:p>
      </dgm:t>
    </dgm:pt>
    <dgm:pt modelId="{A5E5F06A-4038-4846-8742-24593A84DB5C}">
      <dgm:prSet phldrT="[Text]"/>
      <dgm:spPr/>
      <dgm:t>
        <a:bodyPr/>
        <a:lstStyle/>
        <a:p>
          <a:r>
            <a:rPr lang="en-CA"/>
            <a:t>Cranial Nerve Involvement</a:t>
          </a:r>
        </a:p>
      </dgm:t>
    </dgm:pt>
    <dgm:pt modelId="{128EADE0-1B36-4DD5-9F55-E0981D1EE1CC}" type="parTrans" cxnId="{20F4E6C2-3422-4E7B-9899-ADA0322CA090}">
      <dgm:prSet/>
      <dgm:spPr/>
      <dgm:t>
        <a:bodyPr/>
        <a:lstStyle/>
        <a:p>
          <a:endParaRPr lang="en-CA"/>
        </a:p>
      </dgm:t>
    </dgm:pt>
    <dgm:pt modelId="{ED7D34AA-365C-410A-B203-FE38997B6C0E}" type="sibTrans" cxnId="{20F4E6C2-3422-4E7B-9899-ADA0322CA090}">
      <dgm:prSet/>
      <dgm:spPr/>
      <dgm:t>
        <a:bodyPr/>
        <a:lstStyle/>
        <a:p>
          <a:endParaRPr lang="en-CA"/>
        </a:p>
      </dgm:t>
    </dgm:pt>
    <dgm:pt modelId="{A425BB2B-43FE-4F3C-9023-F61407E94DF8}">
      <dgm:prSet phldrT="[Text]"/>
      <dgm:spPr/>
      <dgm:t>
        <a:bodyPr/>
        <a:lstStyle/>
        <a:p>
          <a:r>
            <a:rPr lang="en-CA"/>
            <a:t> Optic neuritis</a:t>
          </a:r>
        </a:p>
      </dgm:t>
    </dgm:pt>
    <dgm:pt modelId="{42312C2A-4721-4C70-8A61-5F1C96A4F6C8}" type="parTrans" cxnId="{6B312006-3BF1-407C-8531-40DCC32AE3B1}">
      <dgm:prSet/>
      <dgm:spPr/>
      <dgm:t>
        <a:bodyPr/>
        <a:lstStyle/>
        <a:p>
          <a:endParaRPr lang="en-CA"/>
        </a:p>
      </dgm:t>
    </dgm:pt>
    <dgm:pt modelId="{04E697BA-4063-4321-A861-9BF071DE6645}" type="sibTrans" cxnId="{6B312006-3BF1-407C-8531-40DCC32AE3B1}">
      <dgm:prSet/>
      <dgm:spPr/>
      <dgm:t>
        <a:bodyPr/>
        <a:lstStyle/>
        <a:p>
          <a:endParaRPr lang="en-CA"/>
        </a:p>
      </dgm:t>
    </dgm:pt>
    <dgm:pt modelId="{2A73F5D9-060E-4D18-BBD1-05A5BCB51D6F}">
      <dgm:prSet phldrT="[Text]"/>
      <dgm:spPr/>
      <dgm:t>
        <a:bodyPr/>
        <a:lstStyle/>
        <a:p>
          <a:r>
            <a:rPr lang="en-CA"/>
            <a:t> Trigeminal neuralgia</a:t>
          </a:r>
        </a:p>
      </dgm:t>
    </dgm:pt>
    <dgm:pt modelId="{CF33D554-BF99-4C94-9382-BE1F701CCFB2}" type="parTrans" cxnId="{E40FC636-DFB1-4D5E-8DF8-E8880F4D7A99}">
      <dgm:prSet/>
      <dgm:spPr/>
      <dgm:t>
        <a:bodyPr/>
        <a:lstStyle/>
        <a:p>
          <a:endParaRPr lang="en-CA"/>
        </a:p>
      </dgm:t>
    </dgm:pt>
    <dgm:pt modelId="{82483222-2B34-41FE-BE91-A2CD9299AC6C}" type="sibTrans" cxnId="{E40FC636-DFB1-4D5E-8DF8-E8880F4D7A99}">
      <dgm:prSet/>
      <dgm:spPr/>
      <dgm:t>
        <a:bodyPr/>
        <a:lstStyle/>
        <a:p>
          <a:endParaRPr lang="en-CA"/>
        </a:p>
      </dgm:t>
    </dgm:pt>
    <dgm:pt modelId="{B95D6BF6-82BE-488F-8A8E-BF425C9CF5D8}">
      <dgm:prSet phldrT="[Text]"/>
      <dgm:spPr/>
      <dgm:t>
        <a:bodyPr/>
        <a:lstStyle/>
        <a:p>
          <a:r>
            <a:rPr lang="en-CA"/>
            <a:t>Sensory Disturbances</a:t>
          </a:r>
        </a:p>
      </dgm:t>
    </dgm:pt>
    <dgm:pt modelId="{3AFEFDDA-85A6-4450-AE17-3C82A99561A2}" type="parTrans" cxnId="{EEF9B215-E765-4EB8-81B5-D3422C18F43F}">
      <dgm:prSet/>
      <dgm:spPr/>
      <dgm:t>
        <a:bodyPr/>
        <a:lstStyle/>
        <a:p>
          <a:endParaRPr lang="en-CA"/>
        </a:p>
      </dgm:t>
    </dgm:pt>
    <dgm:pt modelId="{2B455F19-75C7-4DFC-93DD-2C658E74C289}" type="sibTrans" cxnId="{EEF9B215-E765-4EB8-81B5-D3422C18F43F}">
      <dgm:prSet/>
      <dgm:spPr/>
      <dgm:t>
        <a:bodyPr/>
        <a:lstStyle/>
        <a:p>
          <a:endParaRPr lang="en-CA"/>
        </a:p>
      </dgm:t>
    </dgm:pt>
    <dgm:pt modelId="{3531AFEF-DC52-4271-84E2-2B6475419BE5}">
      <dgm:prSet phldrT="[Text]"/>
      <dgm:spPr/>
      <dgm:t>
        <a:bodyPr/>
        <a:lstStyle/>
        <a:p>
          <a:r>
            <a:rPr lang="en-CA"/>
            <a:t> Paresthesia in extremities (numbness, tingling, often in toes)</a:t>
          </a:r>
        </a:p>
      </dgm:t>
    </dgm:pt>
    <dgm:pt modelId="{B602383D-FCFF-4E73-B8BA-E41F17DFF598}" type="parTrans" cxnId="{FE317A44-8A56-4CE1-8269-9EB8AA8631E6}">
      <dgm:prSet/>
      <dgm:spPr/>
      <dgm:t>
        <a:bodyPr/>
        <a:lstStyle/>
        <a:p>
          <a:endParaRPr lang="en-CA"/>
        </a:p>
      </dgm:t>
    </dgm:pt>
    <dgm:pt modelId="{71241047-EE99-4034-88EA-CE63DD8DFB91}" type="sibTrans" cxnId="{FE317A44-8A56-4CE1-8269-9EB8AA8631E6}">
      <dgm:prSet/>
      <dgm:spPr/>
      <dgm:t>
        <a:bodyPr/>
        <a:lstStyle/>
        <a:p>
          <a:endParaRPr lang="en-CA"/>
        </a:p>
      </dgm:t>
    </dgm:pt>
    <dgm:pt modelId="{CCC9F79B-5E6F-463C-BB42-9F5E9569FA79}">
      <dgm:prSet phldrT="[Text]"/>
      <dgm:spPr/>
      <dgm:t>
        <a:bodyPr/>
        <a:lstStyle/>
        <a:p>
          <a:r>
            <a:rPr lang="en-CA"/>
            <a:t>Motor Disturbances</a:t>
          </a:r>
        </a:p>
      </dgm:t>
    </dgm:pt>
    <dgm:pt modelId="{78165BC4-60BE-4B68-B1F2-18BCF9F908F0}" type="parTrans" cxnId="{0E4113CF-4DD2-4E51-89C8-7636BD62FCF7}">
      <dgm:prSet/>
      <dgm:spPr/>
      <dgm:t>
        <a:bodyPr/>
        <a:lstStyle/>
        <a:p>
          <a:endParaRPr lang="en-CA"/>
        </a:p>
      </dgm:t>
    </dgm:pt>
    <dgm:pt modelId="{38955405-8B0F-41D0-92F8-BB94DAFB8654}" type="sibTrans" cxnId="{0E4113CF-4DD2-4E51-89C8-7636BD62FCF7}">
      <dgm:prSet/>
      <dgm:spPr/>
      <dgm:t>
        <a:bodyPr/>
        <a:lstStyle/>
        <a:p>
          <a:endParaRPr lang="en-CA"/>
        </a:p>
      </dgm:t>
    </dgm:pt>
    <dgm:pt modelId="{267BC3BB-5923-44A7-8711-96ED97E593A9}">
      <dgm:prSet phldrT="[Text]"/>
      <dgm:spPr/>
      <dgm:t>
        <a:bodyPr/>
        <a:lstStyle/>
        <a:p>
          <a:r>
            <a:rPr lang="en-CA"/>
            <a:t> Ataxia (incoordination)</a:t>
          </a:r>
        </a:p>
      </dgm:t>
    </dgm:pt>
    <dgm:pt modelId="{61DE77A2-E899-4394-88FD-E2A8D8EEED93}" type="parTrans" cxnId="{DC970D94-DE0D-4B67-B12B-5165B07A51C8}">
      <dgm:prSet/>
      <dgm:spPr/>
      <dgm:t>
        <a:bodyPr/>
        <a:lstStyle/>
        <a:p>
          <a:endParaRPr lang="en-CA"/>
        </a:p>
      </dgm:t>
    </dgm:pt>
    <dgm:pt modelId="{9B77DCE4-A8D5-47E6-B286-ACCC7DFC8BF5}" type="sibTrans" cxnId="{DC970D94-DE0D-4B67-B12B-5165B07A51C8}">
      <dgm:prSet/>
      <dgm:spPr/>
      <dgm:t>
        <a:bodyPr/>
        <a:lstStyle/>
        <a:p>
          <a:endParaRPr lang="en-CA"/>
        </a:p>
      </dgm:t>
    </dgm:pt>
    <dgm:pt modelId="{F3BFDF73-CAEF-4367-81AF-2D4F387AD104}">
      <dgm:prSet phldrT="[Text]"/>
      <dgm:spPr/>
      <dgm:t>
        <a:bodyPr/>
        <a:lstStyle/>
        <a:p>
          <a:r>
            <a:rPr lang="en-CA"/>
            <a:t> Gait distubance</a:t>
          </a:r>
        </a:p>
      </dgm:t>
    </dgm:pt>
    <dgm:pt modelId="{59DAA90F-CEE4-4900-9633-A923E95CABF2}" type="parTrans" cxnId="{1B3AFE91-F425-44B8-9B00-CF759DB88454}">
      <dgm:prSet/>
      <dgm:spPr/>
      <dgm:t>
        <a:bodyPr/>
        <a:lstStyle/>
        <a:p>
          <a:endParaRPr lang="en-CA"/>
        </a:p>
      </dgm:t>
    </dgm:pt>
    <dgm:pt modelId="{C652338A-A185-4DE6-9DAD-9D8FE15344C9}" type="sibTrans" cxnId="{1B3AFE91-F425-44B8-9B00-CF759DB88454}">
      <dgm:prSet/>
      <dgm:spPr/>
      <dgm:t>
        <a:bodyPr/>
        <a:lstStyle/>
        <a:p>
          <a:endParaRPr lang="en-CA"/>
        </a:p>
      </dgm:t>
    </dgm:pt>
    <dgm:pt modelId="{304A66F2-F77A-41DB-BAA5-170086ACA9A0}">
      <dgm:prSet phldrT="[Text]"/>
      <dgm:spPr/>
      <dgm:t>
        <a:bodyPr/>
        <a:lstStyle/>
        <a:p>
          <a:r>
            <a:rPr lang="en-CA"/>
            <a:t> Double vision</a:t>
          </a:r>
        </a:p>
      </dgm:t>
    </dgm:pt>
    <dgm:pt modelId="{6273C5CB-0CA3-4FF9-A81A-CD6806D4B721}" type="parTrans" cxnId="{EAE02439-95AA-477D-9438-3D357BABE36A}">
      <dgm:prSet/>
      <dgm:spPr/>
      <dgm:t>
        <a:bodyPr/>
        <a:lstStyle/>
        <a:p>
          <a:endParaRPr lang="en-CA"/>
        </a:p>
      </dgm:t>
    </dgm:pt>
    <dgm:pt modelId="{152F296D-76B4-4DE9-84E7-F54CF8C04371}" type="sibTrans" cxnId="{EAE02439-95AA-477D-9438-3D357BABE36A}">
      <dgm:prSet/>
      <dgm:spPr/>
      <dgm:t>
        <a:bodyPr/>
        <a:lstStyle/>
        <a:p>
          <a:endParaRPr lang="en-CA"/>
        </a:p>
      </dgm:t>
    </dgm:pt>
    <dgm:pt modelId="{9F3C4EF4-6CE8-41F7-A8DF-A1909FD19822}">
      <dgm:prSet phldrT="[Text]"/>
      <dgm:spPr/>
      <dgm:t>
        <a:bodyPr/>
        <a:lstStyle/>
        <a:p>
          <a:r>
            <a:rPr lang="en-CA"/>
            <a:t> Vertigo</a:t>
          </a:r>
        </a:p>
      </dgm:t>
    </dgm:pt>
    <dgm:pt modelId="{512EA55D-146A-4D36-B005-84062DD63148}" type="parTrans" cxnId="{097619E3-6DD8-42EA-B25E-3DE019F66FA2}">
      <dgm:prSet/>
      <dgm:spPr/>
      <dgm:t>
        <a:bodyPr/>
        <a:lstStyle/>
        <a:p>
          <a:endParaRPr lang="en-CA"/>
        </a:p>
      </dgm:t>
    </dgm:pt>
    <dgm:pt modelId="{93DE600F-E5C5-4A40-929E-59B64D2710F0}" type="sibTrans" cxnId="{097619E3-6DD8-42EA-B25E-3DE019F66FA2}">
      <dgm:prSet/>
      <dgm:spPr/>
      <dgm:t>
        <a:bodyPr/>
        <a:lstStyle/>
        <a:p>
          <a:endParaRPr lang="en-CA"/>
        </a:p>
      </dgm:t>
    </dgm:pt>
    <dgm:pt modelId="{8075CCD4-0CFE-455D-80E2-A4C82E5C6E67}">
      <dgm:prSet phldrT="[Text]"/>
      <dgm:spPr/>
      <dgm:t>
        <a:bodyPr/>
        <a:lstStyle/>
        <a:p>
          <a:r>
            <a:rPr lang="en-CA"/>
            <a:t> Weakness in extremities</a:t>
          </a:r>
        </a:p>
      </dgm:t>
    </dgm:pt>
    <dgm:pt modelId="{7AC9CD9A-B9B9-4EB4-BD06-9EB5EE36C821}" type="parTrans" cxnId="{B03B6691-E5AC-4406-917A-635B0505D1B2}">
      <dgm:prSet/>
      <dgm:spPr/>
      <dgm:t>
        <a:bodyPr/>
        <a:lstStyle/>
        <a:p>
          <a:endParaRPr lang="en-CA"/>
        </a:p>
      </dgm:t>
    </dgm:pt>
    <dgm:pt modelId="{D0EB1DF7-4B1E-44E8-A673-8CF0B0F06BB1}" type="sibTrans" cxnId="{B03B6691-E5AC-4406-917A-635B0505D1B2}">
      <dgm:prSet/>
      <dgm:spPr/>
      <dgm:t>
        <a:bodyPr/>
        <a:lstStyle/>
        <a:p>
          <a:endParaRPr lang="en-CA"/>
        </a:p>
      </dgm:t>
    </dgm:pt>
    <dgm:pt modelId="{B43AE978-A19D-4E8D-9F62-4DFFFF2EBFC8}">
      <dgm:prSet phldrT="[Text]"/>
      <dgm:spPr/>
      <dgm:t>
        <a:bodyPr/>
        <a:lstStyle/>
        <a:p>
          <a:r>
            <a:rPr lang="en-CA"/>
            <a:t>Other</a:t>
          </a:r>
        </a:p>
      </dgm:t>
    </dgm:pt>
    <dgm:pt modelId="{F482ECC3-58C9-4033-BD2A-A1B02754A052}" type="parTrans" cxnId="{19F1F664-EE5B-489B-B016-FC9AF967B064}">
      <dgm:prSet/>
      <dgm:spPr/>
      <dgm:t>
        <a:bodyPr/>
        <a:lstStyle/>
        <a:p>
          <a:endParaRPr lang="en-CA"/>
        </a:p>
      </dgm:t>
    </dgm:pt>
    <dgm:pt modelId="{630188DC-7FA8-4E23-87B6-ACD3903FD871}" type="sibTrans" cxnId="{19F1F664-EE5B-489B-B016-FC9AF967B064}">
      <dgm:prSet/>
      <dgm:spPr/>
      <dgm:t>
        <a:bodyPr/>
        <a:lstStyle/>
        <a:p>
          <a:endParaRPr lang="en-CA"/>
        </a:p>
      </dgm:t>
    </dgm:pt>
    <dgm:pt modelId="{451811A7-4E95-499B-B7F9-C91768B06B4B}">
      <dgm:prSet phldrT="[Text]"/>
      <dgm:spPr/>
      <dgm:t>
        <a:bodyPr/>
        <a:lstStyle/>
        <a:p>
          <a:r>
            <a:rPr lang="en-CA"/>
            <a:t> Urinary incontinence</a:t>
          </a:r>
        </a:p>
      </dgm:t>
    </dgm:pt>
    <dgm:pt modelId="{EACCB132-347C-4AE1-B8C9-94D92EB5E95A}" type="parTrans" cxnId="{4574367F-F5F0-4D7D-99C9-5AE518BA9D1B}">
      <dgm:prSet/>
      <dgm:spPr/>
      <dgm:t>
        <a:bodyPr/>
        <a:lstStyle/>
        <a:p>
          <a:endParaRPr lang="en-CA"/>
        </a:p>
      </dgm:t>
    </dgm:pt>
    <dgm:pt modelId="{214F27D2-8F26-460C-A89F-E2FD78843C24}" type="sibTrans" cxnId="{4574367F-F5F0-4D7D-99C9-5AE518BA9D1B}">
      <dgm:prSet/>
      <dgm:spPr/>
      <dgm:t>
        <a:bodyPr/>
        <a:lstStyle/>
        <a:p>
          <a:endParaRPr lang="en-CA"/>
        </a:p>
      </dgm:t>
    </dgm:pt>
    <dgm:pt modelId="{CF690F0C-854B-4864-A703-515368EA2CA2}">
      <dgm:prSet phldrT="[Text]"/>
      <dgm:spPr/>
      <dgm:t>
        <a:bodyPr/>
        <a:lstStyle/>
        <a:p>
          <a:r>
            <a:rPr lang="en-CA"/>
            <a:t> Fatigue</a:t>
          </a:r>
        </a:p>
      </dgm:t>
    </dgm:pt>
    <dgm:pt modelId="{EC241714-1639-4027-BB1B-B4C6F45F39F3}" type="parTrans" cxnId="{07C6F97E-C5C2-425F-B836-6D2149231155}">
      <dgm:prSet/>
      <dgm:spPr/>
      <dgm:t>
        <a:bodyPr/>
        <a:lstStyle/>
        <a:p>
          <a:endParaRPr lang="en-CA"/>
        </a:p>
      </dgm:t>
    </dgm:pt>
    <dgm:pt modelId="{937A8A07-3BD9-4604-8131-BF5CC6CB0513}" type="sibTrans" cxnId="{07C6F97E-C5C2-425F-B836-6D2149231155}">
      <dgm:prSet/>
      <dgm:spPr/>
      <dgm:t>
        <a:bodyPr/>
        <a:lstStyle/>
        <a:p>
          <a:endParaRPr lang="en-CA"/>
        </a:p>
      </dgm:t>
    </dgm:pt>
    <dgm:pt modelId="{00014E4F-F57F-4320-BF7B-26D0A5C486B2}">
      <dgm:prSet phldrT="[Text]"/>
      <dgm:spPr/>
      <dgm:t>
        <a:bodyPr/>
        <a:lstStyle/>
        <a:p>
          <a:r>
            <a:rPr lang="en-CA"/>
            <a:t> Depression</a:t>
          </a:r>
        </a:p>
      </dgm:t>
    </dgm:pt>
    <dgm:pt modelId="{2686B480-1928-4C7A-B279-5E344DB186A6}" type="parTrans" cxnId="{621C45F7-3F52-4623-A560-9A84EA1E5FB3}">
      <dgm:prSet/>
      <dgm:spPr/>
      <dgm:t>
        <a:bodyPr/>
        <a:lstStyle/>
        <a:p>
          <a:endParaRPr lang="en-CA"/>
        </a:p>
      </dgm:t>
    </dgm:pt>
    <dgm:pt modelId="{520255A2-C31F-4225-A57F-7ED62CC19D5B}" type="sibTrans" cxnId="{621C45F7-3F52-4623-A560-9A84EA1E5FB3}">
      <dgm:prSet/>
      <dgm:spPr/>
      <dgm:t>
        <a:bodyPr/>
        <a:lstStyle/>
        <a:p>
          <a:endParaRPr lang="en-CA"/>
        </a:p>
      </dgm:t>
    </dgm:pt>
    <dgm:pt modelId="{F504252B-A071-4EF1-A3B9-0B32B40F1BEB}">
      <dgm:prSet phldrT="[Text]"/>
      <dgm:spPr/>
      <dgm:t>
        <a:bodyPr/>
        <a:lstStyle/>
        <a:p>
          <a:r>
            <a:rPr lang="en-CA"/>
            <a:t> Cognitive decline</a:t>
          </a:r>
        </a:p>
      </dgm:t>
    </dgm:pt>
    <dgm:pt modelId="{62A916F6-3B26-4FAB-A4DA-264D111F20E9}" type="parTrans" cxnId="{8DA999D8-0456-4B25-A83A-E3DAAFA04F7B}">
      <dgm:prSet/>
      <dgm:spPr/>
      <dgm:t>
        <a:bodyPr/>
        <a:lstStyle/>
        <a:p>
          <a:endParaRPr lang="en-CA"/>
        </a:p>
      </dgm:t>
    </dgm:pt>
    <dgm:pt modelId="{7B6F3950-4F3C-4745-A7EE-ACA3EB6E3B58}" type="sibTrans" cxnId="{8DA999D8-0456-4B25-A83A-E3DAAFA04F7B}">
      <dgm:prSet/>
      <dgm:spPr/>
      <dgm:t>
        <a:bodyPr/>
        <a:lstStyle/>
        <a:p>
          <a:endParaRPr lang="en-CA"/>
        </a:p>
      </dgm:t>
    </dgm:pt>
    <dgm:pt modelId="{AF6F1D53-4190-48C4-85A9-B175FD7B8862}" type="pres">
      <dgm:prSet presAssocID="{A44C5232-0B2F-4209-A0C3-BC346FBCF9DB}" presName="Name0" presStyleCnt="0">
        <dgm:presLayoutVars>
          <dgm:dir/>
          <dgm:animLvl val="lvl"/>
          <dgm:resizeHandles val="exact"/>
        </dgm:presLayoutVars>
      </dgm:prSet>
      <dgm:spPr/>
    </dgm:pt>
    <dgm:pt modelId="{22C95E4D-229B-4E56-B3F9-B4679BA84866}" type="pres">
      <dgm:prSet presAssocID="{A5E5F06A-4038-4846-8742-24593A84DB5C}" presName="composite" presStyleCnt="0"/>
      <dgm:spPr/>
    </dgm:pt>
    <dgm:pt modelId="{ADB96568-28CB-42FC-A2C0-F1828FCB7268}" type="pres">
      <dgm:prSet presAssocID="{A5E5F06A-4038-4846-8742-24593A84DB5C}" presName="parTx" presStyleLbl="alignNode1" presStyleIdx="0" presStyleCnt="4">
        <dgm:presLayoutVars>
          <dgm:chMax val="0"/>
          <dgm:chPref val="0"/>
          <dgm:bulletEnabled val="1"/>
        </dgm:presLayoutVars>
      </dgm:prSet>
      <dgm:spPr/>
    </dgm:pt>
    <dgm:pt modelId="{E40EAE0F-248D-4E73-ABDF-7A61DC5FB93F}" type="pres">
      <dgm:prSet presAssocID="{A5E5F06A-4038-4846-8742-24593A84DB5C}" presName="desTx" presStyleLbl="alignAccFollowNode1" presStyleIdx="0" presStyleCnt="4">
        <dgm:presLayoutVars>
          <dgm:bulletEnabled val="1"/>
        </dgm:presLayoutVars>
      </dgm:prSet>
      <dgm:spPr/>
    </dgm:pt>
    <dgm:pt modelId="{6C58DE9C-6051-4815-97A0-CF795F56E3F8}" type="pres">
      <dgm:prSet presAssocID="{ED7D34AA-365C-410A-B203-FE38997B6C0E}" presName="space" presStyleCnt="0"/>
      <dgm:spPr/>
    </dgm:pt>
    <dgm:pt modelId="{F4D144B8-B9FA-4305-8E18-A1FB74144B4A}" type="pres">
      <dgm:prSet presAssocID="{B95D6BF6-82BE-488F-8A8E-BF425C9CF5D8}" presName="composite" presStyleCnt="0"/>
      <dgm:spPr/>
    </dgm:pt>
    <dgm:pt modelId="{04F3CDB1-1956-45CF-B09E-F91F6D4C282C}" type="pres">
      <dgm:prSet presAssocID="{B95D6BF6-82BE-488F-8A8E-BF425C9CF5D8}" presName="parTx" presStyleLbl="alignNode1" presStyleIdx="1" presStyleCnt="4">
        <dgm:presLayoutVars>
          <dgm:chMax val="0"/>
          <dgm:chPref val="0"/>
          <dgm:bulletEnabled val="1"/>
        </dgm:presLayoutVars>
      </dgm:prSet>
      <dgm:spPr/>
    </dgm:pt>
    <dgm:pt modelId="{FBAF151F-4E22-4B17-AD7C-0B46497A7CFF}" type="pres">
      <dgm:prSet presAssocID="{B95D6BF6-82BE-488F-8A8E-BF425C9CF5D8}" presName="desTx" presStyleLbl="alignAccFollowNode1" presStyleIdx="1" presStyleCnt="4">
        <dgm:presLayoutVars>
          <dgm:bulletEnabled val="1"/>
        </dgm:presLayoutVars>
      </dgm:prSet>
      <dgm:spPr/>
    </dgm:pt>
    <dgm:pt modelId="{8266D99E-D18A-437B-9EEA-235A80DAA1F5}" type="pres">
      <dgm:prSet presAssocID="{2B455F19-75C7-4DFC-93DD-2C658E74C289}" presName="space" presStyleCnt="0"/>
      <dgm:spPr/>
    </dgm:pt>
    <dgm:pt modelId="{5351A4D6-C5CB-4A68-8376-A444EE447EEE}" type="pres">
      <dgm:prSet presAssocID="{CCC9F79B-5E6F-463C-BB42-9F5E9569FA79}" presName="composite" presStyleCnt="0"/>
      <dgm:spPr/>
    </dgm:pt>
    <dgm:pt modelId="{3EB81433-D047-4C5E-8ACD-F4D2260ED611}" type="pres">
      <dgm:prSet presAssocID="{CCC9F79B-5E6F-463C-BB42-9F5E9569FA79}" presName="parTx" presStyleLbl="alignNode1" presStyleIdx="2" presStyleCnt="4">
        <dgm:presLayoutVars>
          <dgm:chMax val="0"/>
          <dgm:chPref val="0"/>
          <dgm:bulletEnabled val="1"/>
        </dgm:presLayoutVars>
      </dgm:prSet>
      <dgm:spPr/>
    </dgm:pt>
    <dgm:pt modelId="{F76BC0C9-1C55-4801-BDA4-AE2CF245EAD6}" type="pres">
      <dgm:prSet presAssocID="{CCC9F79B-5E6F-463C-BB42-9F5E9569FA79}" presName="desTx" presStyleLbl="alignAccFollowNode1" presStyleIdx="2" presStyleCnt="4">
        <dgm:presLayoutVars>
          <dgm:bulletEnabled val="1"/>
        </dgm:presLayoutVars>
      </dgm:prSet>
      <dgm:spPr/>
    </dgm:pt>
    <dgm:pt modelId="{5933EBA7-A421-456D-8244-B4536F2B615D}" type="pres">
      <dgm:prSet presAssocID="{38955405-8B0F-41D0-92F8-BB94DAFB8654}" presName="space" presStyleCnt="0"/>
      <dgm:spPr/>
    </dgm:pt>
    <dgm:pt modelId="{A528EDA9-DA02-4A40-A630-D797B7224007}" type="pres">
      <dgm:prSet presAssocID="{B43AE978-A19D-4E8D-9F62-4DFFFF2EBFC8}" presName="composite" presStyleCnt="0"/>
      <dgm:spPr/>
    </dgm:pt>
    <dgm:pt modelId="{005FB450-E73C-4347-A5EF-FCDB6D4F6B8D}" type="pres">
      <dgm:prSet presAssocID="{B43AE978-A19D-4E8D-9F62-4DFFFF2EBFC8}" presName="parTx" presStyleLbl="alignNode1" presStyleIdx="3" presStyleCnt="4" custLinFactNeighborX="5578">
        <dgm:presLayoutVars>
          <dgm:chMax val="0"/>
          <dgm:chPref val="0"/>
          <dgm:bulletEnabled val="1"/>
        </dgm:presLayoutVars>
      </dgm:prSet>
      <dgm:spPr/>
    </dgm:pt>
    <dgm:pt modelId="{59F6AAA3-0C39-4B3B-BAAF-6F6B6B7EB47A}" type="pres">
      <dgm:prSet presAssocID="{B43AE978-A19D-4E8D-9F62-4DFFFF2EBFC8}" presName="desTx" presStyleLbl="alignAccFollowNode1" presStyleIdx="3" presStyleCnt="4">
        <dgm:presLayoutVars>
          <dgm:bulletEnabled val="1"/>
        </dgm:presLayoutVars>
      </dgm:prSet>
      <dgm:spPr/>
    </dgm:pt>
  </dgm:ptLst>
  <dgm:cxnLst>
    <dgm:cxn modelId="{9145C200-7C3D-46A4-951B-7D4F2652A151}" type="presOf" srcId="{8075CCD4-0CFE-455D-80E2-A4C82E5C6E67}" destId="{F76BC0C9-1C55-4801-BDA4-AE2CF245EAD6}" srcOrd="0" destOrd="2" presId="urn:microsoft.com/office/officeart/2005/8/layout/hList1"/>
    <dgm:cxn modelId="{6B312006-3BF1-407C-8531-40DCC32AE3B1}" srcId="{A5E5F06A-4038-4846-8742-24593A84DB5C}" destId="{A425BB2B-43FE-4F3C-9023-F61407E94DF8}" srcOrd="0" destOrd="0" parTransId="{42312C2A-4721-4C70-8A61-5F1C96A4F6C8}" sibTransId="{04E697BA-4063-4321-A861-9BF071DE6645}"/>
    <dgm:cxn modelId="{08073411-B3FF-487E-861F-8DFD11D20857}" type="presOf" srcId="{00014E4F-F57F-4320-BF7B-26D0A5C486B2}" destId="{59F6AAA3-0C39-4B3B-BAAF-6F6B6B7EB47A}" srcOrd="0" destOrd="2" presId="urn:microsoft.com/office/officeart/2005/8/layout/hList1"/>
    <dgm:cxn modelId="{EEF9B215-E765-4EB8-81B5-D3422C18F43F}" srcId="{A44C5232-0B2F-4209-A0C3-BC346FBCF9DB}" destId="{B95D6BF6-82BE-488F-8A8E-BF425C9CF5D8}" srcOrd="1" destOrd="0" parTransId="{3AFEFDDA-85A6-4450-AE17-3C82A99561A2}" sibTransId="{2B455F19-75C7-4DFC-93DD-2C658E74C289}"/>
    <dgm:cxn modelId="{66193021-E037-4FF2-B5B4-4C01BE9888FC}" type="presOf" srcId="{A44C5232-0B2F-4209-A0C3-BC346FBCF9DB}" destId="{AF6F1D53-4190-48C4-85A9-B175FD7B8862}" srcOrd="0" destOrd="0" presId="urn:microsoft.com/office/officeart/2005/8/layout/hList1"/>
    <dgm:cxn modelId="{38A9EB23-1CDB-405C-B1F9-B35CA1046977}" type="presOf" srcId="{2A73F5D9-060E-4D18-BBD1-05A5BCB51D6F}" destId="{E40EAE0F-248D-4E73-ABDF-7A61DC5FB93F}" srcOrd="0" destOrd="1" presId="urn:microsoft.com/office/officeart/2005/8/layout/hList1"/>
    <dgm:cxn modelId="{E2B4A725-1676-4A14-BFAB-561892969B76}" type="presOf" srcId="{F3BFDF73-CAEF-4367-81AF-2D4F387AD104}" destId="{F76BC0C9-1C55-4801-BDA4-AE2CF245EAD6}" srcOrd="0" destOrd="1" presId="urn:microsoft.com/office/officeart/2005/8/layout/hList1"/>
    <dgm:cxn modelId="{E40FC636-DFB1-4D5E-8DF8-E8880F4D7A99}" srcId="{A5E5F06A-4038-4846-8742-24593A84DB5C}" destId="{2A73F5D9-060E-4D18-BBD1-05A5BCB51D6F}" srcOrd="1" destOrd="0" parTransId="{CF33D554-BF99-4C94-9382-BE1F701CCFB2}" sibTransId="{82483222-2B34-41FE-BE91-A2CD9299AC6C}"/>
    <dgm:cxn modelId="{EAE02439-95AA-477D-9438-3D357BABE36A}" srcId="{A5E5F06A-4038-4846-8742-24593A84DB5C}" destId="{304A66F2-F77A-41DB-BAA5-170086ACA9A0}" srcOrd="2" destOrd="0" parTransId="{6273C5CB-0CA3-4FF9-A81A-CD6806D4B721}" sibTransId="{152F296D-76B4-4DE9-84E7-F54CF8C04371}"/>
    <dgm:cxn modelId="{CFB49C3E-A57B-4093-8404-E7BD6BB79852}" type="presOf" srcId="{CF690F0C-854B-4864-A703-515368EA2CA2}" destId="{59F6AAA3-0C39-4B3B-BAAF-6F6B6B7EB47A}" srcOrd="0" destOrd="1" presId="urn:microsoft.com/office/officeart/2005/8/layout/hList1"/>
    <dgm:cxn modelId="{FE317A44-8A56-4CE1-8269-9EB8AA8631E6}" srcId="{B95D6BF6-82BE-488F-8A8E-BF425C9CF5D8}" destId="{3531AFEF-DC52-4271-84E2-2B6475419BE5}" srcOrd="0" destOrd="0" parTransId="{B602383D-FCFF-4E73-B8BA-E41F17DFF598}" sibTransId="{71241047-EE99-4034-88EA-CE63DD8DFB91}"/>
    <dgm:cxn modelId="{B9005752-06EE-4D6B-A6D6-41725D855D98}" type="presOf" srcId="{B43AE978-A19D-4E8D-9F62-4DFFFF2EBFC8}" destId="{005FB450-E73C-4347-A5EF-FCDB6D4F6B8D}" srcOrd="0" destOrd="0" presId="urn:microsoft.com/office/officeart/2005/8/layout/hList1"/>
    <dgm:cxn modelId="{D3474656-EAF5-4EC8-AB59-82F7C73B3653}" type="presOf" srcId="{A5E5F06A-4038-4846-8742-24593A84DB5C}" destId="{ADB96568-28CB-42FC-A2C0-F1828FCB7268}" srcOrd="0" destOrd="0" presId="urn:microsoft.com/office/officeart/2005/8/layout/hList1"/>
    <dgm:cxn modelId="{19F1F664-EE5B-489B-B016-FC9AF967B064}" srcId="{A44C5232-0B2F-4209-A0C3-BC346FBCF9DB}" destId="{B43AE978-A19D-4E8D-9F62-4DFFFF2EBFC8}" srcOrd="3" destOrd="0" parTransId="{F482ECC3-58C9-4033-BD2A-A1B02754A052}" sibTransId="{630188DC-7FA8-4E23-87B6-ACD3903FD871}"/>
    <dgm:cxn modelId="{07C6F97E-C5C2-425F-B836-6D2149231155}" srcId="{B43AE978-A19D-4E8D-9F62-4DFFFF2EBFC8}" destId="{CF690F0C-854B-4864-A703-515368EA2CA2}" srcOrd="1" destOrd="0" parTransId="{EC241714-1639-4027-BB1B-B4C6F45F39F3}" sibTransId="{937A8A07-3BD9-4604-8131-BF5CC6CB0513}"/>
    <dgm:cxn modelId="{4574367F-F5F0-4D7D-99C9-5AE518BA9D1B}" srcId="{B43AE978-A19D-4E8D-9F62-4DFFFF2EBFC8}" destId="{451811A7-4E95-499B-B7F9-C91768B06B4B}" srcOrd="0" destOrd="0" parTransId="{EACCB132-347C-4AE1-B8C9-94D92EB5E95A}" sibTransId="{214F27D2-8F26-460C-A89F-E2FD78843C24}"/>
    <dgm:cxn modelId="{3DC75487-B7FE-4FE0-8B98-3BA48880EBD0}" type="presOf" srcId="{267BC3BB-5923-44A7-8711-96ED97E593A9}" destId="{F76BC0C9-1C55-4801-BDA4-AE2CF245EAD6}" srcOrd="0" destOrd="0" presId="urn:microsoft.com/office/officeart/2005/8/layout/hList1"/>
    <dgm:cxn modelId="{B03B6691-E5AC-4406-917A-635B0505D1B2}" srcId="{CCC9F79B-5E6F-463C-BB42-9F5E9569FA79}" destId="{8075CCD4-0CFE-455D-80E2-A4C82E5C6E67}" srcOrd="2" destOrd="0" parTransId="{7AC9CD9A-B9B9-4EB4-BD06-9EB5EE36C821}" sibTransId="{D0EB1DF7-4B1E-44E8-A673-8CF0B0F06BB1}"/>
    <dgm:cxn modelId="{1B3AFE91-F425-44B8-9B00-CF759DB88454}" srcId="{CCC9F79B-5E6F-463C-BB42-9F5E9569FA79}" destId="{F3BFDF73-CAEF-4367-81AF-2D4F387AD104}" srcOrd="1" destOrd="0" parTransId="{59DAA90F-CEE4-4900-9633-A923E95CABF2}" sibTransId="{C652338A-A185-4DE6-9DAD-9D8FE15344C9}"/>
    <dgm:cxn modelId="{DC970D94-DE0D-4B67-B12B-5165B07A51C8}" srcId="{CCC9F79B-5E6F-463C-BB42-9F5E9569FA79}" destId="{267BC3BB-5923-44A7-8711-96ED97E593A9}" srcOrd="0" destOrd="0" parTransId="{61DE77A2-E899-4394-88FD-E2A8D8EEED93}" sibTransId="{9B77DCE4-A8D5-47E6-B286-ACCC7DFC8BF5}"/>
    <dgm:cxn modelId="{52087798-5E70-4E12-83EE-2158CF3ED629}" type="presOf" srcId="{CCC9F79B-5E6F-463C-BB42-9F5E9569FA79}" destId="{3EB81433-D047-4C5E-8ACD-F4D2260ED611}" srcOrd="0" destOrd="0" presId="urn:microsoft.com/office/officeart/2005/8/layout/hList1"/>
    <dgm:cxn modelId="{FBA5D9A7-901D-4865-889D-A5706D4E07D1}" type="presOf" srcId="{451811A7-4E95-499B-B7F9-C91768B06B4B}" destId="{59F6AAA3-0C39-4B3B-BAAF-6F6B6B7EB47A}" srcOrd="0" destOrd="0" presId="urn:microsoft.com/office/officeart/2005/8/layout/hList1"/>
    <dgm:cxn modelId="{940684C0-3F7C-4C18-B0E7-5F02FD775998}" type="presOf" srcId="{A425BB2B-43FE-4F3C-9023-F61407E94DF8}" destId="{E40EAE0F-248D-4E73-ABDF-7A61DC5FB93F}" srcOrd="0" destOrd="0" presId="urn:microsoft.com/office/officeart/2005/8/layout/hList1"/>
    <dgm:cxn modelId="{20F4E6C2-3422-4E7B-9899-ADA0322CA090}" srcId="{A44C5232-0B2F-4209-A0C3-BC346FBCF9DB}" destId="{A5E5F06A-4038-4846-8742-24593A84DB5C}" srcOrd="0" destOrd="0" parTransId="{128EADE0-1B36-4DD5-9F55-E0981D1EE1CC}" sibTransId="{ED7D34AA-365C-410A-B203-FE38997B6C0E}"/>
    <dgm:cxn modelId="{D91A19C5-99DD-4455-9EF3-CAEC488C960F}" type="presOf" srcId="{304A66F2-F77A-41DB-BAA5-170086ACA9A0}" destId="{E40EAE0F-248D-4E73-ABDF-7A61DC5FB93F}" srcOrd="0" destOrd="2" presId="urn:microsoft.com/office/officeart/2005/8/layout/hList1"/>
    <dgm:cxn modelId="{0E4113CF-4DD2-4E51-89C8-7636BD62FCF7}" srcId="{A44C5232-0B2F-4209-A0C3-BC346FBCF9DB}" destId="{CCC9F79B-5E6F-463C-BB42-9F5E9569FA79}" srcOrd="2" destOrd="0" parTransId="{78165BC4-60BE-4B68-B1F2-18BCF9F908F0}" sibTransId="{38955405-8B0F-41D0-92F8-BB94DAFB8654}"/>
    <dgm:cxn modelId="{98365ED3-09E8-4223-B977-964BD3C936C2}" type="presOf" srcId="{B95D6BF6-82BE-488F-8A8E-BF425C9CF5D8}" destId="{04F3CDB1-1956-45CF-B09E-F91F6D4C282C}" srcOrd="0" destOrd="0" presId="urn:microsoft.com/office/officeart/2005/8/layout/hList1"/>
    <dgm:cxn modelId="{8DA999D8-0456-4B25-A83A-E3DAAFA04F7B}" srcId="{B43AE978-A19D-4E8D-9F62-4DFFFF2EBFC8}" destId="{F504252B-A071-4EF1-A3B9-0B32B40F1BEB}" srcOrd="3" destOrd="0" parTransId="{62A916F6-3B26-4FAB-A4DA-264D111F20E9}" sibTransId="{7B6F3950-4F3C-4745-A7EE-ACA3EB6E3B58}"/>
    <dgm:cxn modelId="{9D53ECD8-9697-4DF8-8429-BD74D9E83180}" type="presOf" srcId="{3531AFEF-DC52-4271-84E2-2B6475419BE5}" destId="{FBAF151F-4E22-4B17-AD7C-0B46497A7CFF}" srcOrd="0" destOrd="0" presId="urn:microsoft.com/office/officeart/2005/8/layout/hList1"/>
    <dgm:cxn modelId="{C23604DD-5FE7-4864-B18F-ABB1B2CD3FCB}" type="presOf" srcId="{F504252B-A071-4EF1-A3B9-0B32B40F1BEB}" destId="{59F6AAA3-0C39-4B3B-BAAF-6F6B6B7EB47A}" srcOrd="0" destOrd="3" presId="urn:microsoft.com/office/officeart/2005/8/layout/hList1"/>
    <dgm:cxn modelId="{097619E3-6DD8-42EA-B25E-3DE019F66FA2}" srcId="{A5E5F06A-4038-4846-8742-24593A84DB5C}" destId="{9F3C4EF4-6CE8-41F7-A8DF-A1909FD19822}" srcOrd="3" destOrd="0" parTransId="{512EA55D-146A-4D36-B005-84062DD63148}" sibTransId="{93DE600F-E5C5-4A40-929E-59B64D2710F0}"/>
    <dgm:cxn modelId="{621C45F7-3F52-4623-A560-9A84EA1E5FB3}" srcId="{B43AE978-A19D-4E8D-9F62-4DFFFF2EBFC8}" destId="{00014E4F-F57F-4320-BF7B-26D0A5C486B2}" srcOrd="2" destOrd="0" parTransId="{2686B480-1928-4C7A-B279-5E344DB186A6}" sibTransId="{520255A2-C31F-4225-A57F-7ED62CC19D5B}"/>
    <dgm:cxn modelId="{A38658FD-4C1D-4DBF-9152-508817E09427}" type="presOf" srcId="{9F3C4EF4-6CE8-41F7-A8DF-A1909FD19822}" destId="{E40EAE0F-248D-4E73-ABDF-7A61DC5FB93F}" srcOrd="0" destOrd="3" presId="urn:microsoft.com/office/officeart/2005/8/layout/hList1"/>
    <dgm:cxn modelId="{5A5D515F-BEF6-41BF-A9B0-109921E41255}" type="presParOf" srcId="{AF6F1D53-4190-48C4-85A9-B175FD7B8862}" destId="{22C95E4D-229B-4E56-B3F9-B4679BA84866}" srcOrd="0" destOrd="0" presId="urn:microsoft.com/office/officeart/2005/8/layout/hList1"/>
    <dgm:cxn modelId="{BBA2CA5A-9D56-4C5F-96C9-5E4E2B06ABC4}" type="presParOf" srcId="{22C95E4D-229B-4E56-B3F9-B4679BA84866}" destId="{ADB96568-28CB-42FC-A2C0-F1828FCB7268}" srcOrd="0" destOrd="0" presId="urn:microsoft.com/office/officeart/2005/8/layout/hList1"/>
    <dgm:cxn modelId="{9A7E1BC8-128A-4789-A692-1125BC76B847}" type="presParOf" srcId="{22C95E4D-229B-4E56-B3F9-B4679BA84866}" destId="{E40EAE0F-248D-4E73-ABDF-7A61DC5FB93F}" srcOrd="1" destOrd="0" presId="urn:microsoft.com/office/officeart/2005/8/layout/hList1"/>
    <dgm:cxn modelId="{0AB35400-85F0-4E02-9195-E24A98E983B7}" type="presParOf" srcId="{AF6F1D53-4190-48C4-85A9-B175FD7B8862}" destId="{6C58DE9C-6051-4815-97A0-CF795F56E3F8}" srcOrd="1" destOrd="0" presId="urn:microsoft.com/office/officeart/2005/8/layout/hList1"/>
    <dgm:cxn modelId="{5D206FD2-D697-48D9-A652-A3A209B4732E}" type="presParOf" srcId="{AF6F1D53-4190-48C4-85A9-B175FD7B8862}" destId="{F4D144B8-B9FA-4305-8E18-A1FB74144B4A}" srcOrd="2" destOrd="0" presId="urn:microsoft.com/office/officeart/2005/8/layout/hList1"/>
    <dgm:cxn modelId="{4919D538-C4F0-469E-BE9D-A4921BC7C027}" type="presParOf" srcId="{F4D144B8-B9FA-4305-8E18-A1FB74144B4A}" destId="{04F3CDB1-1956-45CF-B09E-F91F6D4C282C}" srcOrd="0" destOrd="0" presId="urn:microsoft.com/office/officeart/2005/8/layout/hList1"/>
    <dgm:cxn modelId="{8A5169D8-9CAA-4123-8B09-95ED544D04CC}" type="presParOf" srcId="{F4D144B8-B9FA-4305-8E18-A1FB74144B4A}" destId="{FBAF151F-4E22-4B17-AD7C-0B46497A7CFF}" srcOrd="1" destOrd="0" presId="urn:microsoft.com/office/officeart/2005/8/layout/hList1"/>
    <dgm:cxn modelId="{84025A88-5373-48F9-9E95-ED7D39C9F66B}" type="presParOf" srcId="{AF6F1D53-4190-48C4-85A9-B175FD7B8862}" destId="{8266D99E-D18A-437B-9EEA-235A80DAA1F5}" srcOrd="3" destOrd="0" presId="urn:microsoft.com/office/officeart/2005/8/layout/hList1"/>
    <dgm:cxn modelId="{97336DC0-B0BD-40B4-BA67-051D770B5566}" type="presParOf" srcId="{AF6F1D53-4190-48C4-85A9-B175FD7B8862}" destId="{5351A4D6-C5CB-4A68-8376-A444EE447EEE}" srcOrd="4" destOrd="0" presId="urn:microsoft.com/office/officeart/2005/8/layout/hList1"/>
    <dgm:cxn modelId="{59F5FA0C-D62D-45A5-BE9F-763528AE3052}" type="presParOf" srcId="{5351A4D6-C5CB-4A68-8376-A444EE447EEE}" destId="{3EB81433-D047-4C5E-8ACD-F4D2260ED611}" srcOrd="0" destOrd="0" presId="urn:microsoft.com/office/officeart/2005/8/layout/hList1"/>
    <dgm:cxn modelId="{F8037805-2010-41C9-9AD0-62C6A0B38601}" type="presParOf" srcId="{5351A4D6-C5CB-4A68-8376-A444EE447EEE}" destId="{F76BC0C9-1C55-4801-BDA4-AE2CF245EAD6}" srcOrd="1" destOrd="0" presId="urn:microsoft.com/office/officeart/2005/8/layout/hList1"/>
    <dgm:cxn modelId="{8B391160-C320-4231-B0EE-141F33E73D1C}" type="presParOf" srcId="{AF6F1D53-4190-48C4-85A9-B175FD7B8862}" destId="{5933EBA7-A421-456D-8244-B4536F2B615D}" srcOrd="5" destOrd="0" presId="urn:microsoft.com/office/officeart/2005/8/layout/hList1"/>
    <dgm:cxn modelId="{06CF04A5-901C-4546-8BD9-63B1EB2188D8}" type="presParOf" srcId="{AF6F1D53-4190-48C4-85A9-B175FD7B8862}" destId="{A528EDA9-DA02-4A40-A630-D797B7224007}" srcOrd="6" destOrd="0" presId="urn:microsoft.com/office/officeart/2005/8/layout/hList1"/>
    <dgm:cxn modelId="{56FF80DA-CB94-46C6-A7E9-0CF81A9734E5}" type="presParOf" srcId="{A528EDA9-DA02-4A40-A630-D797B7224007}" destId="{005FB450-E73C-4347-A5EF-FCDB6D4F6B8D}" srcOrd="0" destOrd="0" presId="urn:microsoft.com/office/officeart/2005/8/layout/hList1"/>
    <dgm:cxn modelId="{44DB887B-11A2-4493-B6B2-6886F34CE566}" type="presParOf" srcId="{A528EDA9-DA02-4A40-A630-D797B7224007}" destId="{59F6AAA3-0C39-4B3B-BAAF-6F6B6B7EB47A}" srcOrd="1" destOrd="0" presId="urn:microsoft.com/office/officeart/2005/8/layout/h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E7E8031-1571-4680-859C-FEBDBD572944}"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CA"/>
        </a:p>
      </dgm:t>
    </dgm:pt>
    <dgm:pt modelId="{78D09594-1783-4345-BF19-DE96EE141CC9}">
      <dgm:prSet phldrT="[Text]" custT="1"/>
      <dgm:spPr/>
      <dgm:t>
        <a:bodyPr/>
        <a:lstStyle/>
        <a:p>
          <a:r>
            <a:rPr lang="en-CA" sz="1100" b="1"/>
            <a:t>MRI Brain Protocol for Diagnosis</a:t>
          </a:r>
        </a:p>
      </dgm:t>
    </dgm:pt>
    <dgm:pt modelId="{476C9696-8166-48BC-AACB-98FBFB51AF65}" type="parTrans" cxnId="{0D409B92-CC9D-44B5-B31F-27FEB883F818}">
      <dgm:prSet/>
      <dgm:spPr/>
      <dgm:t>
        <a:bodyPr/>
        <a:lstStyle/>
        <a:p>
          <a:endParaRPr lang="en-CA"/>
        </a:p>
      </dgm:t>
    </dgm:pt>
    <dgm:pt modelId="{C08E8379-7649-46C9-AAEB-F2E5A0575506}" type="sibTrans" cxnId="{0D409B92-CC9D-44B5-B31F-27FEB883F818}">
      <dgm:prSet/>
      <dgm:spPr/>
      <dgm:t>
        <a:bodyPr/>
        <a:lstStyle/>
        <a:p>
          <a:endParaRPr lang="en-CA"/>
        </a:p>
      </dgm:t>
    </dgm:pt>
    <dgm:pt modelId="{3DB6E454-E340-4B40-B7C0-61D7D99095C9}">
      <dgm:prSet phldrT="[Text]"/>
      <dgm:spPr/>
      <dgm:t>
        <a:bodyPr/>
        <a:lstStyle/>
        <a:p>
          <a:r>
            <a:rPr lang="en-CA"/>
            <a:t> Ax T2</a:t>
          </a:r>
        </a:p>
      </dgm:t>
    </dgm:pt>
    <dgm:pt modelId="{416A4FE5-23F5-4A63-952A-D57E2C86F6A9}" type="parTrans" cxnId="{C4462B4C-391D-490D-9514-DCA69F059654}">
      <dgm:prSet/>
      <dgm:spPr/>
      <dgm:t>
        <a:bodyPr/>
        <a:lstStyle/>
        <a:p>
          <a:endParaRPr lang="en-CA"/>
        </a:p>
      </dgm:t>
    </dgm:pt>
    <dgm:pt modelId="{C69860F5-F71C-4B9E-AA46-D34E311133AE}" type="sibTrans" cxnId="{C4462B4C-391D-490D-9514-DCA69F059654}">
      <dgm:prSet/>
      <dgm:spPr/>
      <dgm:t>
        <a:bodyPr/>
        <a:lstStyle/>
        <a:p>
          <a:endParaRPr lang="en-CA"/>
        </a:p>
      </dgm:t>
    </dgm:pt>
    <dgm:pt modelId="{614E0F1F-3343-42E2-96D9-98EF58F3E696}">
      <dgm:prSet phldrT="[Text]" custT="1"/>
      <dgm:spPr/>
      <dgm:t>
        <a:bodyPr/>
        <a:lstStyle/>
        <a:p>
          <a:r>
            <a:rPr lang="en-CA" sz="1100" b="1"/>
            <a:t>MRI Brain Protocol for Follow-up</a:t>
          </a:r>
        </a:p>
      </dgm:t>
    </dgm:pt>
    <dgm:pt modelId="{DB279550-7B05-43C9-912C-C47073E4B13E}" type="parTrans" cxnId="{33A53775-080A-441D-8987-55C98DFECCFF}">
      <dgm:prSet/>
      <dgm:spPr/>
      <dgm:t>
        <a:bodyPr/>
        <a:lstStyle/>
        <a:p>
          <a:endParaRPr lang="en-CA"/>
        </a:p>
      </dgm:t>
    </dgm:pt>
    <dgm:pt modelId="{A158BCDE-70C3-4048-A5C4-10623D811180}" type="sibTrans" cxnId="{33A53775-080A-441D-8987-55C98DFECCFF}">
      <dgm:prSet/>
      <dgm:spPr/>
      <dgm:t>
        <a:bodyPr/>
        <a:lstStyle/>
        <a:p>
          <a:endParaRPr lang="en-CA"/>
        </a:p>
      </dgm:t>
    </dgm:pt>
    <dgm:pt modelId="{88495772-5A8D-4D42-ABDF-997D8AE2B549}">
      <dgm:prSet phldrT="[Text]"/>
      <dgm:spPr/>
      <dgm:t>
        <a:bodyPr/>
        <a:lstStyle/>
        <a:p>
          <a:r>
            <a:rPr lang="en-CA"/>
            <a:t> Optional:</a:t>
          </a:r>
        </a:p>
      </dgm:t>
    </dgm:pt>
    <dgm:pt modelId="{EC831F76-3FE0-40B9-BBB6-AD4BC950D857}" type="parTrans" cxnId="{11C090ED-5337-4CD7-B57D-7CF017CBD0E8}">
      <dgm:prSet/>
      <dgm:spPr/>
      <dgm:t>
        <a:bodyPr/>
        <a:lstStyle/>
        <a:p>
          <a:endParaRPr lang="en-CA"/>
        </a:p>
      </dgm:t>
    </dgm:pt>
    <dgm:pt modelId="{AA6793CA-0DAE-4F72-917F-B7E3F40DF452}" type="sibTrans" cxnId="{11C090ED-5337-4CD7-B57D-7CF017CBD0E8}">
      <dgm:prSet/>
      <dgm:spPr/>
      <dgm:t>
        <a:bodyPr/>
        <a:lstStyle/>
        <a:p>
          <a:endParaRPr lang="en-CA"/>
        </a:p>
      </dgm:t>
    </dgm:pt>
    <dgm:pt modelId="{0094AB14-E926-43AD-9FD3-84FF3D6F74D8}">
      <dgm:prSet phldrT="[Text]"/>
      <dgm:spPr/>
      <dgm:t>
        <a:bodyPr/>
        <a:lstStyle/>
        <a:p>
          <a:r>
            <a:rPr lang="en-CA"/>
            <a:t> Ax PD</a:t>
          </a:r>
        </a:p>
      </dgm:t>
    </dgm:pt>
    <dgm:pt modelId="{C352D689-D916-4625-A5AC-0F2A6247BD13}" type="parTrans" cxnId="{60E6002B-6CD4-468C-B51E-9C4E8BA4EDA4}">
      <dgm:prSet/>
      <dgm:spPr/>
      <dgm:t>
        <a:bodyPr/>
        <a:lstStyle/>
        <a:p>
          <a:endParaRPr lang="en-CA"/>
        </a:p>
      </dgm:t>
    </dgm:pt>
    <dgm:pt modelId="{1158CA98-F1E9-4E45-9B7D-4F755B19B3C0}" type="sibTrans" cxnId="{60E6002B-6CD4-468C-B51E-9C4E8BA4EDA4}">
      <dgm:prSet/>
      <dgm:spPr/>
      <dgm:t>
        <a:bodyPr/>
        <a:lstStyle/>
        <a:p>
          <a:endParaRPr lang="en-CA"/>
        </a:p>
      </dgm:t>
    </dgm:pt>
    <dgm:pt modelId="{58C2488A-BC38-436E-93A2-F8F622D7E0D9}">
      <dgm:prSet phldrT="[Text]"/>
      <dgm:spPr/>
      <dgm:t>
        <a:bodyPr/>
        <a:lstStyle/>
        <a:p>
          <a:r>
            <a:rPr lang="en-CA"/>
            <a:t> Ax DWI</a:t>
          </a:r>
        </a:p>
      </dgm:t>
    </dgm:pt>
    <dgm:pt modelId="{E092211E-C244-42D3-8FA2-112DCA0E75B9}" type="parTrans" cxnId="{B164082A-6B3C-444A-820E-5F7BF05CB3EB}">
      <dgm:prSet/>
      <dgm:spPr/>
      <dgm:t>
        <a:bodyPr/>
        <a:lstStyle/>
        <a:p>
          <a:endParaRPr lang="en-CA"/>
        </a:p>
      </dgm:t>
    </dgm:pt>
    <dgm:pt modelId="{5E401EC5-F788-4CF4-9428-E9A2B84327AD}" type="sibTrans" cxnId="{B164082A-6B3C-444A-820E-5F7BF05CB3EB}">
      <dgm:prSet/>
      <dgm:spPr/>
      <dgm:t>
        <a:bodyPr/>
        <a:lstStyle/>
        <a:p>
          <a:endParaRPr lang="en-CA"/>
        </a:p>
      </dgm:t>
    </dgm:pt>
    <dgm:pt modelId="{E7F3C6F5-70B9-4C31-8418-6BCDC5BBFAD9}">
      <dgm:prSet phldrT="[Text]"/>
      <dgm:spPr/>
      <dgm:t>
        <a:bodyPr/>
        <a:lstStyle/>
        <a:p>
          <a:r>
            <a:rPr lang="en-CA"/>
            <a:t> 3D FLAIR (or 2D Ax + Sag FLAIR</a:t>
          </a:r>
        </a:p>
      </dgm:t>
    </dgm:pt>
    <dgm:pt modelId="{566D3ED2-3D55-4DFD-B349-4BD8E77467EA}" type="parTrans" cxnId="{C1E8934D-F9B6-445E-A4A6-C5306DEBD444}">
      <dgm:prSet/>
      <dgm:spPr/>
      <dgm:t>
        <a:bodyPr/>
        <a:lstStyle/>
        <a:p>
          <a:endParaRPr lang="en-CA"/>
        </a:p>
      </dgm:t>
    </dgm:pt>
    <dgm:pt modelId="{EFDB5543-BD46-4FF9-91D9-16911690059E}" type="sibTrans" cxnId="{C1E8934D-F9B6-445E-A4A6-C5306DEBD444}">
      <dgm:prSet/>
      <dgm:spPr/>
      <dgm:t>
        <a:bodyPr/>
        <a:lstStyle/>
        <a:p>
          <a:endParaRPr lang="en-CA"/>
        </a:p>
      </dgm:t>
    </dgm:pt>
    <dgm:pt modelId="{76B617A0-E2B9-4876-825A-6DF43A5E09BF}">
      <dgm:prSet phldrT="[Text]"/>
      <dgm:spPr/>
      <dgm:t>
        <a:bodyPr/>
        <a:lstStyle/>
        <a:p>
          <a:r>
            <a:rPr lang="en-CA"/>
            <a:t> Ax T2</a:t>
          </a:r>
        </a:p>
      </dgm:t>
    </dgm:pt>
    <dgm:pt modelId="{662BBE3E-CD38-444A-AC8C-6773C9F846F1}" type="parTrans" cxnId="{E6E8DDBF-00ED-4CAB-A158-F41134D08782}">
      <dgm:prSet/>
      <dgm:spPr/>
      <dgm:t>
        <a:bodyPr/>
        <a:lstStyle/>
        <a:p>
          <a:endParaRPr lang="en-CA"/>
        </a:p>
      </dgm:t>
    </dgm:pt>
    <dgm:pt modelId="{D2F7BFE4-4847-4D46-80C2-C1021E3DF7AE}" type="sibTrans" cxnId="{E6E8DDBF-00ED-4CAB-A158-F41134D08782}">
      <dgm:prSet/>
      <dgm:spPr/>
      <dgm:t>
        <a:bodyPr/>
        <a:lstStyle/>
        <a:p>
          <a:endParaRPr lang="en-CA"/>
        </a:p>
      </dgm:t>
    </dgm:pt>
    <dgm:pt modelId="{2067327A-629B-47B1-A638-FFB4CE3E054D}">
      <dgm:prSet phldrT="[Text]"/>
      <dgm:spPr/>
      <dgm:t>
        <a:bodyPr/>
        <a:lstStyle/>
        <a:p>
          <a:r>
            <a:rPr lang="en-CA"/>
            <a:t> Ax T1 post contrast</a:t>
          </a:r>
        </a:p>
      </dgm:t>
    </dgm:pt>
    <dgm:pt modelId="{5FB84AFF-F5D7-4FC6-8484-A4A34FFBF24A}" type="parTrans" cxnId="{2FE5770F-AD1C-46B2-9309-DA8E12EF1473}">
      <dgm:prSet/>
      <dgm:spPr/>
      <dgm:t>
        <a:bodyPr/>
        <a:lstStyle/>
        <a:p>
          <a:endParaRPr lang="en-CA"/>
        </a:p>
      </dgm:t>
    </dgm:pt>
    <dgm:pt modelId="{87A41357-8462-49DF-B2E9-7CD75F027296}" type="sibTrans" cxnId="{2FE5770F-AD1C-46B2-9309-DA8E12EF1473}">
      <dgm:prSet/>
      <dgm:spPr/>
      <dgm:t>
        <a:bodyPr/>
        <a:lstStyle/>
        <a:p>
          <a:endParaRPr lang="en-CA"/>
        </a:p>
      </dgm:t>
    </dgm:pt>
    <dgm:pt modelId="{85686C32-0212-451D-A864-F68D60FB4B97}">
      <dgm:prSet phldrT="[Text]"/>
      <dgm:spPr/>
      <dgm:t>
        <a:bodyPr/>
        <a:lstStyle/>
        <a:p>
          <a:r>
            <a:rPr lang="en-CA"/>
            <a:t> 3D FLAIR (or 2D Ax + Sag FLAIR)</a:t>
          </a:r>
        </a:p>
      </dgm:t>
    </dgm:pt>
    <dgm:pt modelId="{E777DD57-3112-448F-96BB-A70987E640F3}" type="parTrans" cxnId="{E84D891D-1A6A-427C-8003-BE9B1049F9D4}">
      <dgm:prSet/>
      <dgm:spPr/>
      <dgm:t>
        <a:bodyPr/>
        <a:lstStyle/>
        <a:p>
          <a:endParaRPr lang="en-CA"/>
        </a:p>
      </dgm:t>
    </dgm:pt>
    <dgm:pt modelId="{9EEE4081-72CB-4644-9489-8C3994F1A80C}" type="sibTrans" cxnId="{E84D891D-1A6A-427C-8003-BE9B1049F9D4}">
      <dgm:prSet/>
      <dgm:spPr/>
      <dgm:t>
        <a:bodyPr/>
        <a:lstStyle/>
        <a:p>
          <a:endParaRPr lang="en-CA"/>
        </a:p>
      </dgm:t>
    </dgm:pt>
    <dgm:pt modelId="{99FD7972-7703-4EBC-B92B-6D7400A5FFBD}">
      <dgm:prSet phldrT="[Text]"/>
      <dgm:spPr/>
      <dgm:t>
        <a:bodyPr/>
        <a:lstStyle/>
        <a:p>
          <a:r>
            <a:rPr lang="en-CA"/>
            <a:t> Ax T1 post contrast</a:t>
          </a:r>
          <a:br>
            <a:rPr lang="en-CA"/>
          </a:br>
          <a:endParaRPr lang="en-CA"/>
        </a:p>
      </dgm:t>
    </dgm:pt>
    <dgm:pt modelId="{195940C9-0315-44D6-87F1-7709443353B3}" type="parTrans" cxnId="{02DD90C5-3C30-480C-A938-6145F34A0553}">
      <dgm:prSet/>
      <dgm:spPr/>
      <dgm:t>
        <a:bodyPr/>
        <a:lstStyle/>
        <a:p>
          <a:endParaRPr lang="en-CA"/>
        </a:p>
      </dgm:t>
    </dgm:pt>
    <dgm:pt modelId="{AA127973-0DAF-4E02-A3A2-F61108464F65}" type="sibTrans" cxnId="{02DD90C5-3C30-480C-A938-6145F34A0553}">
      <dgm:prSet/>
      <dgm:spPr/>
      <dgm:t>
        <a:bodyPr/>
        <a:lstStyle/>
        <a:p>
          <a:endParaRPr lang="en-CA"/>
        </a:p>
      </dgm:t>
    </dgm:pt>
    <dgm:pt modelId="{F5896A0E-CDFA-4832-AFDE-B2DE555D335D}">
      <dgm:prSet phldrT="[Text]"/>
      <dgm:spPr/>
      <dgm:t>
        <a:bodyPr/>
        <a:lstStyle/>
        <a:p>
          <a:r>
            <a:rPr lang="en-CA"/>
            <a:t> Ax SWI or T2*</a:t>
          </a:r>
        </a:p>
      </dgm:t>
    </dgm:pt>
    <dgm:pt modelId="{779947BE-8640-4A67-92FF-F37E3A06A6C6}" type="parTrans" cxnId="{6AAC3CD1-10DD-4E67-88A5-F33F41FBF17A}">
      <dgm:prSet/>
      <dgm:spPr/>
      <dgm:t>
        <a:bodyPr/>
        <a:lstStyle/>
        <a:p>
          <a:endParaRPr lang="en-CA"/>
        </a:p>
      </dgm:t>
    </dgm:pt>
    <dgm:pt modelId="{A4D6733D-11FE-4360-A9E1-9C7810ED5BE4}" type="sibTrans" cxnId="{6AAC3CD1-10DD-4E67-88A5-F33F41FBF17A}">
      <dgm:prSet/>
      <dgm:spPr/>
      <dgm:t>
        <a:bodyPr/>
        <a:lstStyle/>
        <a:p>
          <a:endParaRPr lang="en-CA"/>
        </a:p>
      </dgm:t>
    </dgm:pt>
    <dgm:pt modelId="{0D24547E-2884-4CAA-A046-E32735CCC313}">
      <dgm:prSet phldrT="[Text]"/>
      <dgm:spPr/>
      <dgm:t>
        <a:bodyPr/>
        <a:lstStyle/>
        <a:p>
          <a:r>
            <a:rPr lang="en-CA"/>
            <a:t>Optional:</a:t>
          </a:r>
        </a:p>
      </dgm:t>
    </dgm:pt>
    <dgm:pt modelId="{3314D397-DDEE-4B6C-B561-1B5E7493D502}" type="parTrans" cxnId="{F136AD75-254F-4DE9-8BCE-C249CC814F59}">
      <dgm:prSet/>
      <dgm:spPr/>
      <dgm:t>
        <a:bodyPr/>
        <a:lstStyle/>
        <a:p>
          <a:endParaRPr lang="en-CA"/>
        </a:p>
      </dgm:t>
    </dgm:pt>
    <dgm:pt modelId="{B2907131-BDFA-4A39-9EF0-ACFD6B08911E}" type="sibTrans" cxnId="{F136AD75-254F-4DE9-8BCE-C249CC814F59}">
      <dgm:prSet/>
      <dgm:spPr/>
      <dgm:t>
        <a:bodyPr/>
        <a:lstStyle/>
        <a:p>
          <a:endParaRPr lang="en-CA"/>
        </a:p>
      </dgm:t>
    </dgm:pt>
    <dgm:pt modelId="{6DD7D1ED-2CEE-4081-9F8D-ED774B47E35A}">
      <dgm:prSet phldrT="[Text]"/>
      <dgm:spPr/>
      <dgm:t>
        <a:bodyPr/>
        <a:lstStyle/>
        <a:p>
          <a:endParaRPr lang="en-CA"/>
        </a:p>
      </dgm:t>
    </dgm:pt>
    <dgm:pt modelId="{DB012A1A-2EA8-48CF-9682-A06B8B2A4DD5}" type="parTrans" cxnId="{B392E854-0A56-45E4-B4AC-C4AFB5DDF28F}">
      <dgm:prSet/>
      <dgm:spPr/>
      <dgm:t>
        <a:bodyPr/>
        <a:lstStyle/>
        <a:p>
          <a:endParaRPr lang="en-CA"/>
        </a:p>
      </dgm:t>
    </dgm:pt>
    <dgm:pt modelId="{627C78D9-30D5-4F84-BE0A-3ABB760056E0}" type="sibTrans" cxnId="{B392E854-0A56-45E4-B4AC-C4AFB5DDF28F}">
      <dgm:prSet/>
      <dgm:spPr/>
      <dgm:t>
        <a:bodyPr/>
        <a:lstStyle/>
        <a:p>
          <a:endParaRPr lang="en-CA"/>
        </a:p>
      </dgm:t>
    </dgm:pt>
    <dgm:pt modelId="{5681F714-4D98-44C1-95B6-A038A5A3D89B}" type="pres">
      <dgm:prSet presAssocID="{4E7E8031-1571-4680-859C-FEBDBD572944}" presName="Name0" presStyleCnt="0">
        <dgm:presLayoutVars>
          <dgm:dir/>
          <dgm:animLvl val="lvl"/>
          <dgm:resizeHandles val="exact"/>
        </dgm:presLayoutVars>
      </dgm:prSet>
      <dgm:spPr/>
    </dgm:pt>
    <dgm:pt modelId="{EC23C158-07B5-48D9-91C3-CB83D81D92EB}" type="pres">
      <dgm:prSet presAssocID="{78D09594-1783-4345-BF19-DE96EE141CC9}" presName="composite" presStyleCnt="0"/>
      <dgm:spPr/>
    </dgm:pt>
    <dgm:pt modelId="{F867E4FF-A0D5-4928-A4C7-50786D2BBC52}" type="pres">
      <dgm:prSet presAssocID="{78D09594-1783-4345-BF19-DE96EE141CC9}" presName="parTx" presStyleLbl="alignNode1" presStyleIdx="0" presStyleCnt="2">
        <dgm:presLayoutVars>
          <dgm:chMax val="0"/>
          <dgm:chPref val="0"/>
          <dgm:bulletEnabled val="1"/>
        </dgm:presLayoutVars>
      </dgm:prSet>
      <dgm:spPr/>
    </dgm:pt>
    <dgm:pt modelId="{00AE9B8F-65F4-47DE-B64D-35D98A5F9413}" type="pres">
      <dgm:prSet presAssocID="{78D09594-1783-4345-BF19-DE96EE141CC9}" presName="desTx" presStyleLbl="alignAccFollowNode1" presStyleIdx="0" presStyleCnt="2">
        <dgm:presLayoutVars>
          <dgm:bulletEnabled val="1"/>
        </dgm:presLayoutVars>
      </dgm:prSet>
      <dgm:spPr/>
    </dgm:pt>
    <dgm:pt modelId="{B3743734-E265-46F1-A12E-1353338E542F}" type="pres">
      <dgm:prSet presAssocID="{C08E8379-7649-46C9-AAEB-F2E5A0575506}" presName="space" presStyleCnt="0"/>
      <dgm:spPr/>
    </dgm:pt>
    <dgm:pt modelId="{47B17950-E6FA-4808-9B99-529E4F8CEE75}" type="pres">
      <dgm:prSet presAssocID="{614E0F1F-3343-42E2-96D9-98EF58F3E696}" presName="composite" presStyleCnt="0"/>
      <dgm:spPr/>
    </dgm:pt>
    <dgm:pt modelId="{AC8A7D4A-7938-4C14-8638-C7F04E5C3B66}" type="pres">
      <dgm:prSet presAssocID="{614E0F1F-3343-42E2-96D9-98EF58F3E696}" presName="parTx" presStyleLbl="alignNode1" presStyleIdx="1" presStyleCnt="2" custLinFactNeighborX="214">
        <dgm:presLayoutVars>
          <dgm:chMax val="0"/>
          <dgm:chPref val="0"/>
          <dgm:bulletEnabled val="1"/>
        </dgm:presLayoutVars>
      </dgm:prSet>
      <dgm:spPr/>
    </dgm:pt>
    <dgm:pt modelId="{66713707-5AA2-42A8-BB8C-8F93486CEC1C}" type="pres">
      <dgm:prSet presAssocID="{614E0F1F-3343-42E2-96D9-98EF58F3E696}" presName="desTx" presStyleLbl="alignAccFollowNode1" presStyleIdx="1" presStyleCnt="2">
        <dgm:presLayoutVars>
          <dgm:bulletEnabled val="1"/>
        </dgm:presLayoutVars>
      </dgm:prSet>
      <dgm:spPr/>
    </dgm:pt>
  </dgm:ptLst>
  <dgm:cxnLst>
    <dgm:cxn modelId="{44C00D0E-2F22-48DB-9FFB-8F9F675DD738}" type="presOf" srcId="{58C2488A-BC38-436E-93A2-F8F622D7E0D9}" destId="{00AE9B8F-65F4-47DE-B64D-35D98A5F9413}" srcOrd="0" destOrd="5" presId="urn:microsoft.com/office/officeart/2005/8/layout/hList1"/>
    <dgm:cxn modelId="{2FE5770F-AD1C-46B2-9309-DA8E12EF1473}" srcId="{0D24547E-2884-4CAA-A046-E32735CCC313}" destId="{2067327A-629B-47B1-A638-FFB4CE3E054D}" srcOrd="1" destOrd="0" parTransId="{5FB84AFF-F5D7-4FC6-8484-A4A34FFBF24A}" sibTransId="{87A41357-8462-49DF-B2E9-7CD75F027296}"/>
    <dgm:cxn modelId="{7F65E012-D20D-46FB-9C5D-8B7F1826E275}" type="presOf" srcId="{2067327A-629B-47B1-A638-FFB4CE3E054D}" destId="{66713707-5AA2-42A8-BB8C-8F93486CEC1C}" srcOrd="0" destOrd="4" presId="urn:microsoft.com/office/officeart/2005/8/layout/hList1"/>
    <dgm:cxn modelId="{E84D891D-1A6A-427C-8003-BE9B1049F9D4}" srcId="{78D09594-1783-4345-BF19-DE96EE141CC9}" destId="{85686C32-0212-451D-A864-F68D60FB4B97}" srcOrd="0" destOrd="0" parTransId="{E777DD57-3112-448F-96BB-A70987E640F3}" sibTransId="{9EEE4081-72CB-4644-9489-8C3994F1A80C}"/>
    <dgm:cxn modelId="{5648FF21-4D22-4CAC-82E8-326D532A218B}" type="presOf" srcId="{F5896A0E-CDFA-4832-AFDE-B2DE555D335D}" destId="{00AE9B8F-65F4-47DE-B64D-35D98A5F9413}" srcOrd="0" destOrd="6" presId="urn:microsoft.com/office/officeart/2005/8/layout/hList1"/>
    <dgm:cxn modelId="{B164082A-6B3C-444A-820E-5F7BF05CB3EB}" srcId="{88495772-5A8D-4D42-ABDF-997D8AE2B549}" destId="{58C2488A-BC38-436E-93A2-F8F622D7E0D9}" srcOrd="1" destOrd="0" parTransId="{E092211E-C244-42D3-8FA2-112DCA0E75B9}" sibTransId="{5E401EC5-F788-4CF4-9428-E9A2B84327AD}"/>
    <dgm:cxn modelId="{60E6002B-6CD4-468C-B51E-9C4E8BA4EDA4}" srcId="{88495772-5A8D-4D42-ABDF-997D8AE2B549}" destId="{0094AB14-E926-43AD-9FD3-84FF3D6F74D8}" srcOrd="0" destOrd="0" parTransId="{C352D689-D916-4625-A5AC-0F2A6247BD13}" sibTransId="{1158CA98-F1E9-4E45-9B7D-4F755B19B3C0}"/>
    <dgm:cxn modelId="{34341638-1F10-4E44-87E7-C70F8A5CCC09}" type="presOf" srcId="{88495772-5A8D-4D42-ABDF-997D8AE2B549}" destId="{00AE9B8F-65F4-47DE-B64D-35D98A5F9413}" srcOrd="0" destOrd="3" presId="urn:microsoft.com/office/officeart/2005/8/layout/hList1"/>
    <dgm:cxn modelId="{C4462B4C-391D-490D-9514-DCA69F059654}" srcId="{78D09594-1783-4345-BF19-DE96EE141CC9}" destId="{3DB6E454-E340-4B40-B7C0-61D7D99095C9}" srcOrd="1" destOrd="0" parTransId="{416A4FE5-23F5-4A63-952A-D57E2C86F6A9}" sibTransId="{C69860F5-F71C-4B9E-AA46-D34E311133AE}"/>
    <dgm:cxn modelId="{C1E8934D-F9B6-445E-A4A6-C5306DEBD444}" srcId="{614E0F1F-3343-42E2-96D9-98EF58F3E696}" destId="{E7F3C6F5-70B9-4C31-8418-6BCDC5BBFAD9}" srcOrd="0" destOrd="0" parTransId="{566D3ED2-3D55-4DFD-B349-4BD8E77467EA}" sibTransId="{EFDB5543-BD46-4FF9-91D9-16911690059E}"/>
    <dgm:cxn modelId="{8E255150-E240-4364-85EF-70E2D0D96F78}" type="presOf" srcId="{85686C32-0212-451D-A864-F68D60FB4B97}" destId="{00AE9B8F-65F4-47DE-B64D-35D98A5F9413}" srcOrd="0" destOrd="0" presId="urn:microsoft.com/office/officeart/2005/8/layout/hList1"/>
    <dgm:cxn modelId="{B392E854-0A56-45E4-B4AC-C4AFB5DDF28F}" srcId="{614E0F1F-3343-42E2-96D9-98EF58F3E696}" destId="{6DD7D1ED-2CEE-4081-9F8D-ED774B47E35A}" srcOrd="1" destOrd="0" parTransId="{DB012A1A-2EA8-48CF-9682-A06B8B2A4DD5}" sibTransId="{627C78D9-30D5-4F84-BE0A-3ABB760056E0}"/>
    <dgm:cxn modelId="{FCA77260-8E89-4888-9D50-2EF54A00292C}" type="presOf" srcId="{0D24547E-2884-4CAA-A046-E32735CCC313}" destId="{66713707-5AA2-42A8-BB8C-8F93486CEC1C}" srcOrd="0" destOrd="2" presId="urn:microsoft.com/office/officeart/2005/8/layout/hList1"/>
    <dgm:cxn modelId="{B2C95865-6BD7-41EF-8A41-CAA2DF299DE0}" type="presOf" srcId="{76B617A0-E2B9-4876-825A-6DF43A5E09BF}" destId="{66713707-5AA2-42A8-BB8C-8F93486CEC1C}" srcOrd="0" destOrd="3" presId="urn:microsoft.com/office/officeart/2005/8/layout/hList1"/>
    <dgm:cxn modelId="{33A53775-080A-441D-8987-55C98DFECCFF}" srcId="{4E7E8031-1571-4680-859C-FEBDBD572944}" destId="{614E0F1F-3343-42E2-96D9-98EF58F3E696}" srcOrd="1" destOrd="0" parTransId="{DB279550-7B05-43C9-912C-C47073E4B13E}" sibTransId="{A158BCDE-70C3-4048-A5C4-10623D811180}"/>
    <dgm:cxn modelId="{F136AD75-254F-4DE9-8BCE-C249CC814F59}" srcId="{614E0F1F-3343-42E2-96D9-98EF58F3E696}" destId="{0D24547E-2884-4CAA-A046-E32735CCC313}" srcOrd="2" destOrd="0" parTransId="{3314D397-DDEE-4B6C-B561-1B5E7493D502}" sibTransId="{B2907131-BDFA-4A39-9EF0-ACFD6B08911E}"/>
    <dgm:cxn modelId="{3D25247D-EB01-451C-828C-BF2467A47B58}" type="presOf" srcId="{4E7E8031-1571-4680-859C-FEBDBD572944}" destId="{5681F714-4D98-44C1-95B6-A038A5A3D89B}" srcOrd="0" destOrd="0" presId="urn:microsoft.com/office/officeart/2005/8/layout/hList1"/>
    <dgm:cxn modelId="{69BA3F92-E6B6-4E1C-A5D5-5A1235C7A652}" type="presOf" srcId="{6DD7D1ED-2CEE-4081-9F8D-ED774B47E35A}" destId="{66713707-5AA2-42A8-BB8C-8F93486CEC1C}" srcOrd="0" destOrd="1" presId="urn:microsoft.com/office/officeart/2005/8/layout/hList1"/>
    <dgm:cxn modelId="{0D409B92-CC9D-44B5-B31F-27FEB883F818}" srcId="{4E7E8031-1571-4680-859C-FEBDBD572944}" destId="{78D09594-1783-4345-BF19-DE96EE141CC9}" srcOrd="0" destOrd="0" parTransId="{476C9696-8166-48BC-AACB-98FBFB51AF65}" sibTransId="{C08E8379-7649-46C9-AAEB-F2E5A0575506}"/>
    <dgm:cxn modelId="{D6D7ECA2-AAD7-4F90-AF86-281B6E1B41A5}" type="presOf" srcId="{99FD7972-7703-4EBC-B92B-6D7400A5FFBD}" destId="{00AE9B8F-65F4-47DE-B64D-35D98A5F9413}" srcOrd="0" destOrd="2" presId="urn:microsoft.com/office/officeart/2005/8/layout/hList1"/>
    <dgm:cxn modelId="{706FEBB3-BEBC-4C7C-A3F8-DF669B6B2B61}" type="presOf" srcId="{614E0F1F-3343-42E2-96D9-98EF58F3E696}" destId="{AC8A7D4A-7938-4C14-8638-C7F04E5C3B66}" srcOrd="0" destOrd="0" presId="urn:microsoft.com/office/officeart/2005/8/layout/hList1"/>
    <dgm:cxn modelId="{E6E8DDBF-00ED-4CAB-A158-F41134D08782}" srcId="{0D24547E-2884-4CAA-A046-E32735CCC313}" destId="{76B617A0-E2B9-4876-825A-6DF43A5E09BF}" srcOrd="0" destOrd="0" parTransId="{662BBE3E-CD38-444A-AC8C-6773C9F846F1}" sibTransId="{D2F7BFE4-4847-4D46-80C2-C1021E3DF7AE}"/>
    <dgm:cxn modelId="{02DD90C5-3C30-480C-A938-6145F34A0553}" srcId="{78D09594-1783-4345-BF19-DE96EE141CC9}" destId="{99FD7972-7703-4EBC-B92B-6D7400A5FFBD}" srcOrd="2" destOrd="0" parTransId="{195940C9-0315-44D6-87F1-7709443353B3}" sibTransId="{AA127973-0DAF-4E02-A3A2-F61108464F65}"/>
    <dgm:cxn modelId="{E771D9CB-D782-46EA-950B-4E3BAFE4A0A8}" type="presOf" srcId="{0094AB14-E926-43AD-9FD3-84FF3D6F74D8}" destId="{00AE9B8F-65F4-47DE-B64D-35D98A5F9413}" srcOrd="0" destOrd="4" presId="urn:microsoft.com/office/officeart/2005/8/layout/hList1"/>
    <dgm:cxn modelId="{6AAC3CD1-10DD-4E67-88A5-F33F41FBF17A}" srcId="{88495772-5A8D-4D42-ABDF-997D8AE2B549}" destId="{F5896A0E-CDFA-4832-AFDE-B2DE555D335D}" srcOrd="2" destOrd="0" parTransId="{779947BE-8640-4A67-92FF-F37E3A06A6C6}" sibTransId="{A4D6733D-11FE-4360-A9E1-9C7810ED5BE4}"/>
    <dgm:cxn modelId="{95078FD3-4C66-4395-9F0B-A0A4E742572B}" type="presOf" srcId="{E7F3C6F5-70B9-4C31-8418-6BCDC5BBFAD9}" destId="{66713707-5AA2-42A8-BB8C-8F93486CEC1C}" srcOrd="0" destOrd="0" presId="urn:microsoft.com/office/officeart/2005/8/layout/hList1"/>
    <dgm:cxn modelId="{657AB8E6-9ADF-4845-A3CA-DD801DA88051}" type="presOf" srcId="{3DB6E454-E340-4B40-B7C0-61D7D99095C9}" destId="{00AE9B8F-65F4-47DE-B64D-35D98A5F9413}" srcOrd="0" destOrd="1" presId="urn:microsoft.com/office/officeart/2005/8/layout/hList1"/>
    <dgm:cxn modelId="{11C090ED-5337-4CD7-B57D-7CF017CBD0E8}" srcId="{78D09594-1783-4345-BF19-DE96EE141CC9}" destId="{88495772-5A8D-4D42-ABDF-997D8AE2B549}" srcOrd="3" destOrd="0" parTransId="{EC831F76-3FE0-40B9-BBB6-AD4BC950D857}" sibTransId="{AA6793CA-0DAE-4F72-917F-B7E3F40DF452}"/>
    <dgm:cxn modelId="{578527EF-1CCE-46D1-8824-1C56BD885E66}" type="presOf" srcId="{78D09594-1783-4345-BF19-DE96EE141CC9}" destId="{F867E4FF-A0D5-4928-A4C7-50786D2BBC52}" srcOrd="0" destOrd="0" presId="urn:microsoft.com/office/officeart/2005/8/layout/hList1"/>
    <dgm:cxn modelId="{11F9606A-8FBE-49E5-A070-6C247F5277DF}" type="presParOf" srcId="{5681F714-4D98-44C1-95B6-A038A5A3D89B}" destId="{EC23C158-07B5-48D9-91C3-CB83D81D92EB}" srcOrd="0" destOrd="0" presId="urn:microsoft.com/office/officeart/2005/8/layout/hList1"/>
    <dgm:cxn modelId="{52CBC135-3A7B-4207-B4EA-BE71F1554729}" type="presParOf" srcId="{EC23C158-07B5-48D9-91C3-CB83D81D92EB}" destId="{F867E4FF-A0D5-4928-A4C7-50786D2BBC52}" srcOrd="0" destOrd="0" presId="urn:microsoft.com/office/officeart/2005/8/layout/hList1"/>
    <dgm:cxn modelId="{8A5B19B4-AC12-470B-861F-C8EBC1E1B46F}" type="presParOf" srcId="{EC23C158-07B5-48D9-91C3-CB83D81D92EB}" destId="{00AE9B8F-65F4-47DE-B64D-35D98A5F9413}" srcOrd="1" destOrd="0" presId="urn:microsoft.com/office/officeart/2005/8/layout/hList1"/>
    <dgm:cxn modelId="{94D82FCA-CB87-46BE-AE64-2246ED66E13E}" type="presParOf" srcId="{5681F714-4D98-44C1-95B6-A038A5A3D89B}" destId="{B3743734-E265-46F1-A12E-1353338E542F}" srcOrd="1" destOrd="0" presId="urn:microsoft.com/office/officeart/2005/8/layout/hList1"/>
    <dgm:cxn modelId="{0D0067D9-F845-499A-A4AC-48B366EFA3C4}" type="presParOf" srcId="{5681F714-4D98-44C1-95B6-A038A5A3D89B}" destId="{47B17950-E6FA-4808-9B99-529E4F8CEE75}" srcOrd="2" destOrd="0" presId="urn:microsoft.com/office/officeart/2005/8/layout/hList1"/>
    <dgm:cxn modelId="{48853001-A572-47D2-A4E3-D6DFC214CF9E}" type="presParOf" srcId="{47B17950-E6FA-4808-9B99-529E4F8CEE75}" destId="{AC8A7D4A-7938-4C14-8638-C7F04E5C3B66}" srcOrd="0" destOrd="0" presId="urn:microsoft.com/office/officeart/2005/8/layout/hList1"/>
    <dgm:cxn modelId="{CEB26313-F10A-4C88-B2E9-40B233D51FC6}" type="presParOf" srcId="{47B17950-E6FA-4808-9B99-529E4F8CEE75}" destId="{66713707-5AA2-42A8-BB8C-8F93486CEC1C}" srcOrd="1" destOrd="0" presId="urn:microsoft.com/office/officeart/2005/8/layout/hLis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CE87BC2-44D1-4001-9999-ED62A59107C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CA"/>
        </a:p>
      </dgm:t>
    </dgm:pt>
    <dgm:pt modelId="{3C40B8F8-274D-4B46-87E3-45E8B8991E3B}">
      <dgm:prSet phldrT="[Text]" custT="1"/>
      <dgm:spPr/>
      <dgm:t>
        <a:bodyPr/>
        <a:lstStyle/>
        <a:p>
          <a:r>
            <a:rPr lang="en-CA" sz="1100" b="1"/>
            <a:t>MRI Spine Protocol for MS Diagnosis</a:t>
          </a:r>
        </a:p>
      </dgm:t>
    </dgm:pt>
    <dgm:pt modelId="{0D39901A-6598-4F92-A040-70E97A3220F8}" type="parTrans" cxnId="{FA23C61A-8484-4039-A644-9BFA0D730643}">
      <dgm:prSet/>
      <dgm:spPr/>
      <dgm:t>
        <a:bodyPr/>
        <a:lstStyle/>
        <a:p>
          <a:endParaRPr lang="en-CA"/>
        </a:p>
      </dgm:t>
    </dgm:pt>
    <dgm:pt modelId="{8BBDCECB-EA45-411F-B969-9FE1C2F6CDA1}" type="sibTrans" cxnId="{FA23C61A-8484-4039-A644-9BFA0D730643}">
      <dgm:prSet/>
      <dgm:spPr/>
      <dgm:t>
        <a:bodyPr/>
        <a:lstStyle/>
        <a:p>
          <a:endParaRPr lang="en-CA"/>
        </a:p>
      </dgm:t>
    </dgm:pt>
    <dgm:pt modelId="{EF446359-A544-44B0-BC6D-0B07CA6AC1C8}">
      <dgm:prSet phldrT="[Text]" custT="1"/>
      <dgm:spPr/>
      <dgm:t>
        <a:bodyPr/>
        <a:lstStyle/>
        <a:p>
          <a:r>
            <a:rPr lang="en-CA" sz="1100"/>
            <a:t> Sag T2, PD or STIR (2 of these 3 sequences)</a:t>
          </a:r>
        </a:p>
      </dgm:t>
    </dgm:pt>
    <dgm:pt modelId="{29A4D521-44E4-421C-ADC8-52640C65CAE4}" type="parTrans" cxnId="{83214293-C9B9-4E0C-878C-24D2AFE79472}">
      <dgm:prSet/>
      <dgm:spPr/>
      <dgm:t>
        <a:bodyPr/>
        <a:lstStyle/>
        <a:p>
          <a:endParaRPr lang="en-CA"/>
        </a:p>
      </dgm:t>
    </dgm:pt>
    <dgm:pt modelId="{97985D68-C99F-46C0-9166-314BF7A1179D}" type="sibTrans" cxnId="{83214293-C9B9-4E0C-878C-24D2AFE79472}">
      <dgm:prSet/>
      <dgm:spPr/>
      <dgm:t>
        <a:bodyPr/>
        <a:lstStyle/>
        <a:p>
          <a:endParaRPr lang="en-CA"/>
        </a:p>
      </dgm:t>
    </dgm:pt>
    <dgm:pt modelId="{7F79C511-0D0C-486B-9195-6BDC42C59E6D}">
      <dgm:prSet phldrT="[Text]" custT="1"/>
      <dgm:spPr/>
      <dgm:t>
        <a:bodyPr/>
        <a:lstStyle/>
        <a:p>
          <a:r>
            <a:rPr lang="en-CA" sz="1100"/>
            <a:t> Sag T1 post contrast</a:t>
          </a:r>
        </a:p>
      </dgm:t>
    </dgm:pt>
    <dgm:pt modelId="{F3F1EEF8-9A3B-463E-8B52-9243EDF4B4FE}" type="parTrans" cxnId="{3CDCC5A4-FFD0-4202-A5AD-4076FD15A1CA}">
      <dgm:prSet/>
      <dgm:spPr/>
      <dgm:t>
        <a:bodyPr/>
        <a:lstStyle/>
        <a:p>
          <a:endParaRPr lang="en-CA"/>
        </a:p>
      </dgm:t>
    </dgm:pt>
    <dgm:pt modelId="{920F9CA2-73C6-476C-8264-B88124C9251F}" type="sibTrans" cxnId="{3CDCC5A4-FFD0-4202-A5AD-4076FD15A1CA}">
      <dgm:prSet/>
      <dgm:spPr/>
      <dgm:t>
        <a:bodyPr/>
        <a:lstStyle/>
        <a:p>
          <a:endParaRPr lang="en-CA"/>
        </a:p>
      </dgm:t>
    </dgm:pt>
    <dgm:pt modelId="{AD28CB79-C5DA-4A94-8B66-8085829DB897}">
      <dgm:prSet phldrT="[Text]" custT="1"/>
      <dgm:spPr/>
      <dgm:t>
        <a:bodyPr/>
        <a:lstStyle/>
        <a:p>
          <a:r>
            <a:rPr lang="en-CA" sz="1100" b="1"/>
            <a:t>MRI Spine Protocol for MS Follow-up</a:t>
          </a:r>
        </a:p>
      </dgm:t>
    </dgm:pt>
    <dgm:pt modelId="{ABCE031E-0AB3-4B39-93BD-70F6E612A56E}" type="parTrans" cxnId="{65B8F84B-A04D-4952-ACD6-B0085C0EA399}">
      <dgm:prSet/>
      <dgm:spPr/>
      <dgm:t>
        <a:bodyPr/>
        <a:lstStyle/>
        <a:p>
          <a:endParaRPr lang="en-CA"/>
        </a:p>
      </dgm:t>
    </dgm:pt>
    <dgm:pt modelId="{79BFF80E-A5EF-4B52-BF7F-2832F70DE19E}" type="sibTrans" cxnId="{65B8F84B-A04D-4952-ACD6-B0085C0EA399}">
      <dgm:prSet/>
      <dgm:spPr/>
      <dgm:t>
        <a:bodyPr/>
        <a:lstStyle/>
        <a:p>
          <a:endParaRPr lang="en-CA"/>
        </a:p>
      </dgm:t>
    </dgm:pt>
    <dgm:pt modelId="{1041DB47-D324-4E29-8294-28B52F491738}">
      <dgm:prSet phldrT="[Text]" custT="1"/>
      <dgm:spPr/>
      <dgm:t>
        <a:bodyPr/>
        <a:lstStyle/>
        <a:p>
          <a:r>
            <a:rPr lang="en-CA" sz="1100"/>
            <a:t> Optional. To be done on a case-by-case basis at the radiologists' discretion.</a:t>
          </a:r>
        </a:p>
      </dgm:t>
    </dgm:pt>
    <dgm:pt modelId="{478000E2-E6EE-47B2-B4C5-4F04C52F5DF4}" type="parTrans" cxnId="{4D83AEAC-8A13-431E-885E-D4335FF6B41B}">
      <dgm:prSet/>
      <dgm:spPr/>
      <dgm:t>
        <a:bodyPr/>
        <a:lstStyle/>
        <a:p>
          <a:endParaRPr lang="en-CA"/>
        </a:p>
      </dgm:t>
    </dgm:pt>
    <dgm:pt modelId="{E1D32000-69BE-40F6-81F5-1273A843A2DC}" type="sibTrans" cxnId="{4D83AEAC-8A13-431E-885E-D4335FF6B41B}">
      <dgm:prSet/>
      <dgm:spPr/>
      <dgm:t>
        <a:bodyPr/>
        <a:lstStyle/>
        <a:p>
          <a:endParaRPr lang="en-CA"/>
        </a:p>
      </dgm:t>
    </dgm:pt>
    <dgm:pt modelId="{EB44BE34-5687-4F22-B42C-DACD814583F1}">
      <dgm:prSet phldrT="[Text]" custT="1"/>
      <dgm:spPr/>
      <dgm:t>
        <a:bodyPr/>
        <a:lstStyle/>
        <a:p>
          <a:r>
            <a:rPr lang="en-CA" sz="1100"/>
            <a:t> Optional</a:t>
          </a:r>
        </a:p>
      </dgm:t>
    </dgm:pt>
    <dgm:pt modelId="{B87C9F1F-B1E3-4E3D-AD10-08719C3F54F8}" type="parTrans" cxnId="{A26C9D58-75CE-42B9-A9E4-3E3F4C054A2E}">
      <dgm:prSet/>
      <dgm:spPr/>
      <dgm:t>
        <a:bodyPr/>
        <a:lstStyle/>
        <a:p>
          <a:endParaRPr lang="en-CA"/>
        </a:p>
      </dgm:t>
    </dgm:pt>
    <dgm:pt modelId="{CB36C5BB-EEFB-405E-B88C-870032E4BF8D}" type="sibTrans" cxnId="{A26C9D58-75CE-42B9-A9E4-3E3F4C054A2E}">
      <dgm:prSet/>
      <dgm:spPr/>
      <dgm:t>
        <a:bodyPr/>
        <a:lstStyle/>
        <a:p>
          <a:endParaRPr lang="en-CA"/>
        </a:p>
      </dgm:t>
    </dgm:pt>
    <dgm:pt modelId="{7C8B5A0F-DC1B-4A7D-BFAD-2566042D2A64}">
      <dgm:prSet phldrT="[Text]" custT="1"/>
      <dgm:spPr/>
      <dgm:t>
        <a:bodyPr/>
        <a:lstStyle/>
        <a:p>
          <a:endParaRPr lang="en-CA" sz="1100"/>
        </a:p>
      </dgm:t>
    </dgm:pt>
    <dgm:pt modelId="{F7692725-7828-40BA-8409-C1CD0174DF24}" type="parTrans" cxnId="{2EA230E3-D8E4-4D3F-94D6-CCD543FD492A}">
      <dgm:prSet/>
      <dgm:spPr/>
      <dgm:t>
        <a:bodyPr/>
        <a:lstStyle/>
        <a:p>
          <a:endParaRPr lang="en-CA"/>
        </a:p>
      </dgm:t>
    </dgm:pt>
    <dgm:pt modelId="{62E0CEF5-E267-4549-9235-3F60F88FDD75}" type="sibTrans" cxnId="{2EA230E3-D8E4-4D3F-94D6-CCD543FD492A}">
      <dgm:prSet/>
      <dgm:spPr/>
      <dgm:t>
        <a:bodyPr/>
        <a:lstStyle/>
        <a:p>
          <a:endParaRPr lang="en-CA"/>
        </a:p>
      </dgm:t>
    </dgm:pt>
    <dgm:pt modelId="{B823808F-157F-4D8F-8411-376BEED0512E}">
      <dgm:prSet phldrT="[Text]" custT="1"/>
      <dgm:spPr/>
      <dgm:t>
        <a:bodyPr/>
        <a:lstStyle/>
        <a:p>
          <a:r>
            <a:rPr lang="en-CA" sz="1100"/>
            <a:t> Ax T2</a:t>
          </a:r>
        </a:p>
      </dgm:t>
    </dgm:pt>
    <dgm:pt modelId="{98A72903-56C8-4A22-8272-AA9C14E477F8}" type="parTrans" cxnId="{8DA212D4-762C-4D4C-A9F8-B4EF5DBEF9AD}">
      <dgm:prSet/>
      <dgm:spPr/>
      <dgm:t>
        <a:bodyPr/>
        <a:lstStyle/>
        <a:p>
          <a:endParaRPr lang="en-CA"/>
        </a:p>
      </dgm:t>
    </dgm:pt>
    <dgm:pt modelId="{9E3A4457-9597-4CB0-BDEC-2DD15B9273D2}" type="sibTrans" cxnId="{8DA212D4-762C-4D4C-A9F8-B4EF5DBEF9AD}">
      <dgm:prSet/>
      <dgm:spPr/>
      <dgm:t>
        <a:bodyPr/>
        <a:lstStyle/>
        <a:p>
          <a:endParaRPr lang="en-CA"/>
        </a:p>
      </dgm:t>
    </dgm:pt>
    <dgm:pt modelId="{46B300D0-C6A7-40E9-B656-69E952D53E3C}">
      <dgm:prSet phldrT="[Text]" custT="1"/>
      <dgm:spPr/>
      <dgm:t>
        <a:bodyPr/>
        <a:lstStyle/>
        <a:p>
          <a:r>
            <a:rPr lang="en-CA" sz="1100"/>
            <a:t> Ax GRE</a:t>
          </a:r>
        </a:p>
      </dgm:t>
    </dgm:pt>
    <dgm:pt modelId="{08BFB962-3BA3-42F7-B14E-18871044B9A5}" type="parTrans" cxnId="{31751FE3-FD2E-41AC-AFE1-950D2A5B6C05}">
      <dgm:prSet/>
      <dgm:spPr/>
      <dgm:t>
        <a:bodyPr/>
        <a:lstStyle/>
        <a:p>
          <a:endParaRPr lang="en-CA"/>
        </a:p>
      </dgm:t>
    </dgm:pt>
    <dgm:pt modelId="{76D18FFB-E288-48E5-8EDF-DC7306B9AEAE}" type="sibTrans" cxnId="{31751FE3-FD2E-41AC-AFE1-950D2A5B6C05}">
      <dgm:prSet/>
      <dgm:spPr/>
      <dgm:t>
        <a:bodyPr/>
        <a:lstStyle/>
        <a:p>
          <a:endParaRPr lang="en-CA"/>
        </a:p>
      </dgm:t>
    </dgm:pt>
    <dgm:pt modelId="{2E677E77-48C6-4B3A-A8F1-C79B5EBC2EA2}">
      <dgm:prSet phldrT="[Text]" custT="1"/>
      <dgm:spPr/>
      <dgm:t>
        <a:bodyPr/>
        <a:lstStyle/>
        <a:p>
          <a:r>
            <a:rPr lang="en-CA" sz="1100"/>
            <a:t> Sag T1 pre contrast</a:t>
          </a:r>
        </a:p>
      </dgm:t>
    </dgm:pt>
    <dgm:pt modelId="{9F0EDAAF-F3BA-496B-9AC9-C578639B2629}" type="parTrans" cxnId="{B7CE4FF5-F584-468B-84CF-713F40EE3508}">
      <dgm:prSet/>
      <dgm:spPr/>
      <dgm:t>
        <a:bodyPr/>
        <a:lstStyle/>
        <a:p>
          <a:endParaRPr lang="en-CA"/>
        </a:p>
      </dgm:t>
    </dgm:pt>
    <dgm:pt modelId="{823B98EB-C1CD-4D49-BA4F-6E46A429C1FE}" type="sibTrans" cxnId="{B7CE4FF5-F584-468B-84CF-713F40EE3508}">
      <dgm:prSet/>
      <dgm:spPr/>
      <dgm:t>
        <a:bodyPr/>
        <a:lstStyle/>
        <a:p>
          <a:endParaRPr lang="en-CA"/>
        </a:p>
      </dgm:t>
    </dgm:pt>
    <dgm:pt modelId="{558709FA-5C1B-4854-915D-6581140958CB}">
      <dgm:prSet phldrT="[Text]" custT="1"/>
      <dgm:spPr/>
      <dgm:t>
        <a:bodyPr/>
        <a:lstStyle/>
        <a:p>
          <a:r>
            <a:rPr lang="en-CA" sz="1100"/>
            <a:t> Ax T1 post contrast</a:t>
          </a:r>
        </a:p>
      </dgm:t>
    </dgm:pt>
    <dgm:pt modelId="{537D8A41-DD15-4CA1-A42C-9B879C484329}" type="parTrans" cxnId="{6D68CD8A-3C22-4108-A8E6-842CC2C91ACE}">
      <dgm:prSet/>
      <dgm:spPr/>
      <dgm:t>
        <a:bodyPr/>
        <a:lstStyle/>
        <a:p>
          <a:endParaRPr lang="en-CA"/>
        </a:p>
      </dgm:t>
    </dgm:pt>
    <dgm:pt modelId="{8492A445-431C-4BB7-AE40-B8BA8A369934}" type="sibTrans" cxnId="{6D68CD8A-3C22-4108-A8E6-842CC2C91ACE}">
      <dgm:prSet/>
      <dgm:spPr/>
      <dgm:t>
        <a:bodyPr/>
        <a:lstStyle/>
        <a:p>
          <a:endParaRPr lang="en-CA"/>
        </a:p>
      </dgm:t>
    </dgm:pt>
    <dgm:pt modelId="{995D3A6F-4D3C-40AA-8AA4-E57A25749E26}" type="pres">
      <dgm:prSet presAssocID="{BCE87BC2-44D1-4001-9999-ED62A59107CD}" presName="Name0" presStyleCnt="0">
        <dgm:presLayoutVars>
          <dgm:dir/>
          <dgm:animLvl val="lvl"/>
          <dgm:resizeHandles val="exact"/>
        </dgm:presLayoutVars>
      </dgm:prSet>
      <dgm:spPr/>
    </dgm:pt>
    <dgm:pt modelId="{8249A9B1-9B83-4664-933F-7D8620B22C76}" type="pres">
      <dgm:prSet presAssocID="{3C40B8F8-274D-4B46-87E3-45E8B8991E3B}" presName="composite" presStyleCnt="0"/>
      <dgm:spPr/>
    </dgm:pt>
    <dgm:pt modelId="{DA103CE1-BFD6-4672-AAE7-729BDC5C5729}" type="pres">
      <dgm:prSet presAssocID="{3C40B8F8-274D-4B46-87E3-45E8B8991E3B}" presName="parTx" presStyleLbl="alignNode1" presStyleIdx="0" presStyleCnt="2">
        <dgm:presLayoutVars>
          <dgm:chMax val="0"/>
          <dgm:chPref val="0"/>
          <dgm:bulletEnabled val="1"/>
        </dgm:presLayoutVars>
      </dgm:prSet>
      <dgm:spPr/>
    </dgm:pt>
    <dgm:pt modelId="{519DAB0D-5A9E-431E-8780-4F997D3EAE45}" type="pres">
      <dgm:prSet presAssocID="{3C40B8F8-274D-4B46-87E3-45E8B8991E3B}" presName="desTx" presStyleLbl="alignAccFollowNode1" presStyleIdx="0" presStyleCnt="2">
        <dgm:presLayoutVars>
          <dgm:bulletEnabled val="1"/>
        </dgm:presLayoutVars>
      </dgm:prSet>
      <dgm:spPr/>
    </dgm:pt>
    <dgm:pt modelId="{A0B2D450-6457-493B-8729-D86980EADD83}" type="pres">
      <dgm:prSet presAssocID="{8BBDCECB-EA45-411F-B969-9FE1C2F6CDA1}" presName="space" presStyleCnt="0"/>
      <dgm:spPr/>
    </dgm:pt>
    <dgm:pt modelId="{8E127429-9B20-42CD-8794-69AA24734B11}" type="pres">
      <dgm:prSet presAssocID="{AD28CB79-C5DA-4A94-8B66-8085829DB897}" presName="composite" presStyleCnt="0"/>
      <dgm:spPr/>
    </dgm:pt>
    <dgm:pt modelId="{BAC5A594-3C69-4B35-80BA-D450801739D7}" type="pres">
      <dgm:prSet presAssocID="{AD28CB79-C5DA-4A94-8B66-8085829DB897}" presName="parTx" presStyleLbl="alignNode1" presStyleIdx="1" presStyleCnt="2">
        <dgm:presLayoutVars>
          <dgm:chMax val="0"/>
          <dgm:chPref val="0"/>
          <dgm:bulletEnabled val="1"/>
        </dgm:presLayoutVars>
      </dgm:prSet>
      <dgm:spPr/>
    </dgm:pt>
    <dgm:pt modelId="{9110BD56-C0B6-4C09-ABB7-5D6558DDE442}" type="pres">
      <dgm:prSet presAssocID="{AD28CB79-C5DA-4A94-8B66-8085829DB897}" presName="desTx" presStyleLbl="alignAccFollowNode1" presStyleIdx="1" presStyleCnt="2" custLinFactNeighborX="-285" custLinFactNeighborY="9278">
        <dgm:presLayoutVars>
          <dgm:bulletEnabled val="1"/>
        </dgm:presLayoutVars>
      </dgm:prSet>
      <dgm:spPr/>
    </dgm:pt>
  </dgm:ptLst>
  <dgm:cxnLst>
    <dgm:cxn modelId="{FA23C61A-8484-4039-A644-9BFA0D730643}" srcId="{BCE87BC2-44D1-4001-9999-ED62A59107CD}" destId="{3C40B8F8-274D-4B46-87E3-45E8B8991E3B}" srcOrd="0" destOrd="0" parTransId="{0D39901A-6598-4F92-A040-70E97A3220F8}" sibTransId="{8BBDCECB-EA45-411F-B969-9FE1C2F6CDA1}"/>
    <dgm:cxn modelId="{DA33CB22-9BEF-4AC1-B2D8-03FB27B346C4}" type="presOf" srcId="{B823808F-157F-4D8F-8411-376BEED0512E}" destId="{519DAB0D-5A9E-431E-8780-4F997D3EAE45}" srcOrd="0" destOrd="4" presId="urn:microsoft.com/office/officeart/2005/8/layout/hList1"/>
    <dgm:cxn modelId="{5759FE35-3467-46EE-903C-ECA4CBE2BDB6}" type="presOf" srcId="{1041DB47-D324-4E29-8294-28B52F491738}" destId="{9110BD56-C0B6-4C09-ABB7-5D6558DDE442}" srcOrd="0" destOrd="0" presId="urn:microsoft.com/office/officeart/2005/8/layout/hList1"/>
    <dgm:cxn modelId="{27D88F41-8BED-4AD5-9D4C-1A2BD00DE57E}" type="presOf" srcId="{7F79C511-0D0C-486B-9195-6BDC42C59E6D}" destId="{519DAB0D-5A9E-431E-8780-4F997D3EAE45}" srcOrd="0" destOrd="1" presId="urn:microsoft.com/office/officeart/2005/8/layout/hList1"/>
    <dgm:cxn modelId="{65B8F84B-A04D-4952-ACD6-B0085C0EA399}" srcId="{BCE87BC2-44D1-4001-9999-ED62A59107CD}" destId="{AD28CB79-C5DA-4A94-8B66-8085829DB897}" srcOrd="1" destOrd="0" parTransId="{ABCE031E-0AB3-4B39-93BD-70F6E612A56E}" sibTransId="{79BFF80E-A5EF-4B52-BF7F-2832F70DE19E}"/>
    <dgm:cxn modelId="{A76CBF57-B2F1-4050-85BE-B2114E2C3BA2}" type="presOf" srcId="{3C40B8F8-274D-4B46-87E3-45E8B8991E3B}" destId="{DA103CE1-BFD6-4672-AAE7-729BDC5C5729}" srcOrd="0" destOrd="0" presId="urn:microsoft.com/office/officeart/2005/8/layout/hList1"/>
    <dgm:cxn modelId="{A26C9D58-75CE-42B9-A9E4-3E3F4C054A2E}" srcId="{3C40B8F8-274D-4B46-87E3-45E8B8991E3B}" destId="{EB44BE34-5687-4F22-B42C-DACD814583F1}" srcOrd="3" destOrd="0" parTransId="{B87C9F1F-B1E3-4E3D-AD10-08719C3F54F8}" sibTransId="{CB36C5BB-EEFB-405E-B88C-870032E4BF8D}"/>
    <dgm:cxn modelId="{46E26C76-1ACC-4D5E-B535-E64982061BEB}" type="presOf" srcId="{558709FA-5C1B-4854-915D-6581140958CB}" destId="{519DAB0D-5A9E-431E-8780-4F997D3EAE45}" srcOrd="0" destOrd="7" presId="urn:microsoft.com/office/officeart/2005/8/layout/hList1"/>
    <dgm:cxn modelId="{8C503E78-21A6-463E-AE04-943799D0977C}" type="presOf" srcId="{46B300D0-C6A7-40E9-B656-69E952D53E3C}" destId="{519DAB0D-5A9E-431E-8780-4F997D3EAE45}" srcOrd="0" destOrd="5" presId="urn:microsoft.com/office/officeart/2005/8/layout/hList1"/>
    <dgm:cxn modelId="{6D68CD8A-3C22-4108-A8E6-842CC2C91ACE}" srcId="{EB44BE34-5687-4F22-B42C-DACD814583F1}" destId="{558709FA-5C1B-4854-915D-6581140958CB}" srcOrd="3" destOrd="0" parTransId="{537D8A41-DD15-4CA1-A42C-9B879C484329}" sibTransId="{8492A445-431C-4BB7-AE40-B8BA8A369934}"/>
    <dgm:cxn modelId="{83214293-C9B9-4E0C-878C-24D2AFE79472}" srcId="{3C40B8F8-274D-4B46-87E3-45E8B8991E3B}" destId="{EF446359-A544-44B0-BC6D-0B07CA6AC1C8}" srcOrd="0" destOrd="0" parTransId="{29A4D521-44E4-421C-ADC8-52640C65CAE4}" sibTransId="{97985D68-C99F-46C0-9166-314BF7A1179D}"/>
    <dgm:cxn modelId="{3CDCC5A4-FFD0-4202-A5AD-4076FD15A1CA}" srcId="{3C40B8F8-274D-4B46-87E3-45E8B8991E3B}" destId="{7F79C511-0D0C-486B-9195-6BDC42C59E6D}" srcOrd="1" destOrd="0" parTransId="{F3F1EEF8-9A3B-463E-8B52-9243EDF4B4FE}" sibTransId="{920F9CA2-73C6-476C-8264-B88124C9251F}"/>
    <dgm:cxn modelId="{4D83AEAC-8A13-431E-885E-D4335FF6B41B}" srcId="{AD28CB79-C5DA-4A94-8B66-8085829DB897}" destId="{1041DB47-D324-4E29-8294-28B52F491738}" srcOrd="0" destOrd="0" parTransId="{478000E2-E6EE-47B2-B4C5-4F04C52F5DF4}" sibTransId="{E1D32000-69BE-40F6-81F5-1273A843A2DC}"/>
    <dgm:cxn modelId="{EB5A6CB5-05CA-4241-87AD-D2D414F98ACC}" type="presOf" srcId="{EB44BE34-5687-4F22-B42C-DACD814583F1}" destId="{519DAB0D-5A9E-431E-8780-4F997D3EAE45}" srcOrd="0" destOrd="3" presId="urn:microsoft.com/office/officeart/2005/8/layout/hList1"/>
    <dgm:cxn modelId="{AE37A2C2-4673-40DF-A421-1D7073596FD0}" type="presOf" srcId="{2E677E77-48C6-4B3A-A8F1-C79B5EBC2EA2}" destId="{519DAB0D-5A9E-431E-8780-4F997D3EAE45}" srcOrd="0" destOrd="6" presId="urn:microsoft.com/office/officeart/2005/8/layout/hList1"/>
    <dgm:cxn modelId="{8DA212D4-762C-4D4C-A9F8-B4EF5DBEF9AD}" srcId="{EB44BE34-5687-4F22-B42C-DACD814583F1}" destId="{B823808F-157F-4D8F-8411-376BEED0512E}" srcOrd="0" destOrd="0" parTransId="{98A72903-56C8-4A22-8272-AA9C14E477F8}" sibTransId="{9E3A4457-9597-4CB0-BDEC-2DD15B9273D2}"/>
    <dgm:cxn modelId="{38BE2BD4-1118-4AF0-AB31-F77995A82DB5}" type="presOf" srcId="{7C8B5A0F-DC1B-4A7D-BFAD-2566042D2A64}" destId="{519DAB0D-5A9E-431E-8780-4F997D3EAE45}" srcOrd="0" destOrd="2" presId="urn:microsoft.com/office/officeart/2005/8/layout/hList1"/>
    <dgm:cxn modelId="{67C476D4-9574-4ABB-BCAB-7D3D3A2E26C0}" type="presOf" srcId="{EF446359-A544-44B0-BC6D-0B07CA6AC1C8}" destId="{519DAB0D-5A9E-431E-8780-4F997D3EAE45}" srcOrd="0" destOrd="0" presId="urn:microsoft.com/office/officeart/2005/8/layout/hList1"/>
    <dgm:cxn modelId="{31751FE3-FD2E-41AC-AFE1-950D2A5B6C05}" srcId="{EB44BE34-5687-4F22-B42C-DACD814583F1}" destId="{46B300D0-C6A7-40E9-B656-69E952D53E3C}" srcOrd="1" destOrd="0" parTransId="{08BFB962-3BA3-42F7-B14E-18871044B9A5}" sibTransId="{76D18FFB-E288-48E5-8EDF-DC7306B9AEAE}"/>
    <dgm:cxn modelId="{2EA230E3-D8E4-4D3F-94D6-CCD543FD492A}" srcId="{3C40B8F8-274D-4B46-87E3-45E8B8991E3B}" destId="{7C8B5A0F-DC1B-4A7D-BFAD-2566042D2A64}" srcOrd="2" destOrd="0" parTransId="{F7692725-7828-40BA-8409-C1CD0174DF24}" sibTransId="{62E0CEF5-E267-4549-9235-3F60F88FDD75}"/>
    <dgm:cxn modelId="{40CACFEB-7467-4CBF-A595-8062948FF73F}" type="presOf" srcId="{AD28CB79-C5DA-4A94-8B66-8085829DB897}" destId="{BAC5A594-3C69-4B35-80BA-D450801739D7}" srcOrd="0" destOrd="0" presId="urn:microsoft.com/office/officeart/2005/8/layout/hList1"/>
    <dgm:cxn modelId="{B7CE4FF5-F584-468B-84CF-713F40EE3508}" srcId="{EB44BE34-5687-4F22-B42C-DACD814583F1}" destId="{2E677E77-48C6-4B3A-A8F1-C79B5EBC2EA2}" srcOrd="2" destOrd="0" parTransId="{9F0EDAAF-F3BA-496B-9AC9-C578639B2629}" sibTransId="{823B98EB-C1CD-4D49-BA4F-6E46A429C1FE}"/>
    <dgm:cxn modelId="{4C347BFA-2B2D-48B9-B084-C77CDFDA4F2E}" type="presOf" srcId="{BCE87BC2-44D1-4001-9999-ED62A59107CD}" destId="{995D3A6F-4D3C-40AA-8AA4-E57A25749E26}" srcOrd="0" destOrd="0" presId="urn:microsoft.com/office/officeart/2005/8/layout/hList1"/>
    <dgm:cxn modelId="{0F10E8F0-CE42-48BF-A466-25D489FA2492}" type="presParOf" srcId="{995D3A6F-4D3C-40AA-8AA4-E57A25749E26}" destId="{8249A9B1-9B83-4664-933F-7D8620B22C76}" srcOrd="0" destOrd="0" presId="urn:microsoft.com/office/officeart/2005/8/layout/hList1"/>
    <dgm:cxn modelId="{DAC05316-9C34-4CBF-A052-1A461794C93A}" type="presParOf" srcId="{8249A9B1-9B83-4664-933F-7D8620B22C76}" destId="{DA103CE1-BFD6-4672-AAE7-729BDC5C5729}" srcOrd="0" destOrd="0" presId="urn:microsoft.com/office/officeart/2005/8/layout/hList1"/>
    <dgm:cxn modelId="{6F150802-D9EC-4743-A527-E850BD41DE73}" type="presParOf" srcId="{8249A9B1-9B83-4664-933F-7D8620B22C76}" destId="{519DAB0D-5A9E-431E-8780-4F997D3EAE45}" srcOrd="1" destOrd="0" presId="urn:microsoft.com/office/officeart/2005/8/layout/hList1"/>
    <dgm:cxn modelId="{DDC66B9D-F0F0-4A8B-8B69-5B7AACBEFC2D}" type="presParOf" srcId="{995D3A6F-4D3C-40AA-8AA4-E57A25749E26}" destId="{A0B2D450-6457-493B-8729-D86980EADD83}" srcOrd="1" destOrd="0" presId="urn:microsoft.com/office/officeart/2005/8/layout/hList1"/>
    <dgm:cxn modelId="{77B7CAE8-E0FA-45C7-85ED-E9BFA336D81D}" type="presParOf" srcId="{995D3A6F-4D3C-40AA-8AA4-E57A25749E26}" destId="{8E127429-9B20-42CD-8794-69AA24734B11}" srcOrd="2" destOrd="0" presId="urn:microsoft.com/office/officeart/2005/8/layout/hList1"/>
    <dgm:cxn modelId="{EC73A7EB-2A7C-49AB-B9D7-F90597D2B117}" type="presParOf" srcId="{8E127429-9B20-42CD-8794-69AA24734B11}" destId="{BAC5A594-3C69-4B35-80BA-D450801739D7}" srcOrd="0" destOrd="0" presId="urn:microsoft.com/office/officeart/2005/8/layout/hList1"/>
    <dgm:cxn modelId="{18968FF4-461F-4A43-BF0C-F4B2049750E1}" type="presParOf" srcId="{8E127429-9B20-42CD-8794-69AA24734B11}" destId="{9110BD56-C0B6-4C09-ABB7-5D6558DDE442}" srcOrd="1" destOrd="0" presId="urn:microsoft.com/office/officeart/2005/8/layout/hLis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D4969F-1AD5-49F2-987D-990A666050AD}">
      <dsp:nvSpPr>
        <dsp:cNvPr id="0" name=""/>
        <dsp:cNvSpPr/>
      </dsp:nvSpPr>
      <dsp:spPr>
        <a:xfrm>
          <a:off x="0" y="0"/>
          <a:ext cx="4597400" cy="5184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kern="1200"/>
            <a:t>Highlights</a:t>
          </a:r>
        </a:p>
      </dsp:txBody>
      <dsp:txXfrm>
        <a:off x="0" y="0"/>
        <a:ext cx="4597400" cy="518400"/>
      </dsp:txXfrm>
    </dsp:sp>
    <dsp:sp modelId="{8595A2F9-D414-4C94-9B26-ACB1F312C595}">
      <dsp:nvSpPr>
        <dsp:cNvPr id="0" name=""/>
        <dsp:cNvSpPr/>
      </dsp:nvSpPr>
      <dsp:spPr>
        <a:xfrm>
          <a:off x="0" y="522835"/>
          <a:ext cx="4597400" cy="113642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MRI is the primary imaging modality for diagnosis multiple sclerosis by showing lesion characteristics such as dissemination in time and space. </a:t>
          </a:r>
        </a:p>
        <a:p>
          <a:pPr marL="57150" lvl="1" indent="-57150" algn="l" defTabSz="488950">
            <a:lnSpc>
              <a:spcPct val="90000"/>
            </a:lnSpc>
            <a:spcBef>
              <a:spcPct val="0"/>
            </a:spcBef>
            <a:spcAft>
              <a:spcPct val="15000"/>
            </a:spcAft>
            <a:buFont typeface="Symbol" panose="05050102010706020507" pitchFamily="18" charset="2"/>
            <a:buChar char=""/>
          </a:pPr>
          <a:r>
            <a:rPr lang="en-CA" sz="1100" kern="1200"/>
            <a:t> The 3D FLAIR MRI sequence has the highest sensitivity for demonstrating MS lesions in the brain.</a:t>
          </a:r>
        </a:p>
        <a:p>
          <a:pPr marL="57150" lvl="1" indent="-57150" algn="l" defTabSz="488950">
            <a:lnSpc>
              <a:spcPct val="90000"/>
            </a:lnSpc>
            <a:spcBef>
              <a:spcPct val="0"/>
            </a:spcBef>
            <a:spcAft>
              <a:spcPct val="15000"/>
            </a:spcAft>
            <a:buFont typeface="Symbol" panose="05050102010706020507" pitchFamily="18" charset="2"/>
            <a:buChar char=""/>
          </a:pPr>
          <a:r>
            <a:rPr lang="en-CA" sz="1100" kern="1200"/>
            <a:t> Advances in technology create high quality susceptibility-weighted images that show new diagnostic markers like the central vein sign and iron rim sign. </a:t>
          </a:r>
        </a:p>
      </dsp:txBody>
      <dsp:txXfrm>
        <a:off x="0" y="522835"/>
        <a:ext cx="4597400" cy="113642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B96568-28CB-42FC-A2C0-F1828FCB7268}">
      <dsp:nvSpPr>
        <dsp:cNvPr id="0" name=""/>
        <dsp:cNvSpPr/>
      </dsp:nvSpPr>
      <dsp:spPr>
        <a:xfrm>
          <a:off x="2041" y="279672"/>
          <a:ext cx="1227291" cy="39841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kern="1200"/>
            <a:t>Cranial Nerve Involvement</a:t>
          </a:r>
        </a:p>
      </dsp:txBody>
      <dsp:txXfrm>
        <a:off x="2041" y="279672"/>
        <a:ext cx="1227291" cy="398417"/>
      </dsp:txXfrm>
    </dsp:sp>
    <dsp:sp modelId="{E40EAE0F-248D-4E73-ABDF-7A61DC5FB93F}">
      <dsp:nvSpPr>
        <dsp:cNvPr id="0" name=""/>
        <dsp:cNvSpPr/>
      </dsp:nvSpPr>
      <dsp:spPr>
        <a:xfrm>
          <a:off x="2041" y="678089"/>
          <a:ext cx="1227291" cy="99643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Optic neuritis</a:t>
          </a:r>
        </a:p>
        <a:p>
          <a:pPr marL="57150" lvl="1" indent="-57150" algn="l" defTabSz="488950">
            <a:lnSpc>
              <a:spcPct val="90000"/>
            </a:lnSpc>
            <a:spcBef>
              <a:spcPct val="0"/>
            </a:spcBef>
            <a:spcAft>
              <a:spcPct val="15000"/>
            </a:spcAft>
            <a:buChar char="•"/>
          </a:pPr>
          <a:r>
            <a:rPr lang="en-CA" sz="1100" kern="1200"/>
            <a:t> Trigeminal neuralgia</a:t>
          </a:r>
        </a:p>
        <a:p>
          <a:pPr marL="57150" lvl="1" indent="-57150" algn="l" defTabSz="488950">
            <a:lnSpc>
              <a:spcPct val="90000"/>
            </a:lnSpc>
            <a:spcBef>
              <a:spcPct val="0"/>
            </a:spcBef>
            <a:spcAft>
              <a:spcPct val="15000"/>
            </a:spcAft>
            <a:buChar char="•"/>
          </a:pPr>
          <a:r>
            <a:rPr lang="en-CA" sz="1100" kern="1200"/>
            <a:t> Double vision</a:t>
          </a:r>
        </a:p>
        <a:p>
          <a:pPr marL="57150" lvl="1" indent="-57150" algn="l" defTabSz="488950">
            <a:lnSpc>
              <a:spcPct val="90000"/>
            </a:lnSpc>
            <a:spcBef>
              <a:spcPct val="0"/>
            </a:spcBef>
            <a:spcAft>
              <a:spcPct val="15000"/>
            </a:spcAft>
            <a:buChar char="•"/>
          </a:pPr>
          <a:r>
            <a:rPr lang="en-CA" sz="1100" kern="1200"/>
            <a:t> Vertigo</a:t>
          </a:r>
        </a:p>
      </dsp:txBody>
      <dsp:txXfrm>
        <a:off x="2041" y="678089"/>
        <a:ext cx="1227291" cy="996434"/>
      </dsp:txXfrm>
    </dsp:sp>
    <dsp:sp modelId="{04F3CDB1-1956-45CF-B09E-F91F6D4C282C}">
      <dsp:nvSpPr>
        <dsp:cNvPr id="0" name=""/>
        <dsp:cNvSpPr/>
      </dsp:nvSpPr>
      <dsp:spPr>
        <a:xfrm>
          <a:off x="1401153" y="279672"/>
          <a:ext cx="1227291" cy="39841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kern="1200"/>
            <a:t>Sensory Disturbances</a:t>
          </a:r>
        </a:p>
      </dsp:txBody>
      <dsp:txXfrm>
        <a:off x="1401153" y="279672"/>
        <a:ext cx="1227291" cy="398417"/>
      </dsp:txXfrm>
    </dsp:sp>
    <dsp:sp modelId="{FBAF151F-4E22-4B17-AD7C-0B46497A7CFF}">
      <dsp:nvSpPr>
        <dsp:cNvPr id="0" name=""/>
        <dsp:cNvSpPr/>
      </dsp:nvSpPr>
      <dsp:spPr>
        <a:xfrm>
          <a:off x="1401153" y="678089"/>
          <a:ext cx="1227291" cy="99643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Paresthesia in extremities (numbness, tingling, often in toes)</a:t>
          </a:r>
        </a:p>
      </dsp:txBody>
      <dsp:txXfrm>
        <a:off x="1401153" y="678089"/>
        <a:ext cx="1227291" cy="996434"/>
      </dsp:txXfrm>
    </dsp:sp>
    <dsp:sp modelId="{3EB81433-D047-4C5E-8ACD-F4D2260ED611}">
      <dsp:nvSpPr>
        <dsp:cNvPr id="0" name=""/>
        <dsp:cNvSpPr/>
      </dsp:nvSpPr>
      <dsp:spPr>
        <a:xfrm>
          <a:off x="2800265" y="279672"/>
          <a:ext cx="1227291" cy="39841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kern="1200"/>
            <a:t>Motor Disturbances</a:t>
          </a:r>
        </a:p>
      </dsp:txBody>
      <dsp:txXfrm>
        <a:off x="2800265" y="279672"/>
        <a:ext cx="1227291" cy="398417"/>
      </dsp:txXfrm>
    </dsp:sp>
    <dsp:sp modelId="{F76BC0C9-1C55-4801-BDA4-AE2CF245EAD6}">
      <dsp:nvSpPr>
        <dsp:cNvPr id="0" name=""/>
        <dsp:cNvSpPr/>
      </dsp:nvSpPr>
      <dsp:spPr>
        <a:xfrm>
          <a:off x="2800265" y="678089"/>
          <a:ext cx="1227291" cy="99643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Ataxia (incoordination)</a:t>
          </a:r>
        </a:p>
        <a:p>
          <a:pPr marL="57150" lvl="1" indent="-57150" algn="l" defTabSz="488950">
            <a:lnSpc>
              <a:spcPct val="90000"/>
            </a:lnSpc>
            <a:spcBef>
              <a:spcPct val="0"/>
            </a:spcBef>
            <a:spcAft>
              <a:spcPct val="15000"/>
            </a:spcAft>
            <a:buChar char="•"/>
          </a:pPr>
          <a:r>
            <a:rPr lang="en-CA" sz="1100" kern="1200"/>
            <a:t> Gait distubance</a:t>
          </a:r>
        </a:p>
        <a:p>
          <a:pPr marL="57150" lvl="1" indent="-57150" algn="l" defTabSz="488950">
            <a:lnSpc>
              <a:spcPct val="90000"/>
            </a:lnSpc>
            <a:spcBef>
              <a:spcPct val="0"/>
            </a:spcBef>
            <a:spcAft>
              <a:spcPct val="15000"/>
            </a:spcAft>
            <a:buChar char="•"/>
          </a:pPr>
          <a:r>
            <a:rPr lang="en-CA" sz="1100" kern="1200"/>
            <a:t> Weakness in extremities</a:t>
          </a:r>
        </a:p>
      </dsp:txBody>
      <dsp:txXfrm>
        <a:off x="2800265" y="678089"/>
        <a:ext cx="1227291" cy="996434"/>
      </dsp:txXfrm>
    </dsp:sp>
    <dsp:sp modelId="{005FB450-E73C-4347-A5EF-FCDB6D4F6B8D}">
      <dsp:nvSpPr>
        <dsp:cNvPr id="0" name=""/>
        <dsp:cNvSpPr/>
      </dsp:nvSpPr>
      <dsp:spPr>
        <a:xfrm>
          <a:off x="4201419" y="279672"/>
          <a:ext cx="1227291" cy="39841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kern="1200"/>
            <a:t>Other</a:t>
          </a:r>
        </a:p>
      </dsp:txBody>
      <dsp:txXfrm>
        <a:off x="4201419" y="279672"/>
        <a:ext cx="1227291" cy="398417"/>
      </dsp:txXfrm>
    </dsp:sp>
    <dsp:sp modelId="{59F6AAA3-0C39-4B3B-BAAF-6F6B6B7EB47A}">
      <dsp:nvSpPr>
        <dsp:cNvPr id="0" name=""/>
        <dsp:cNvSpPr/>
      </dsp:nvSpPr>
      <dsp:spPr>
        <a:xfrm>
          <a:off x="4199378" y="678089"/>
          <a:ext cx="1227291" cy="99643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Urinary incontinence</a:t>
          </a:r>
        </a:p>
        <a:p>
          <a:pPr marL="57150" lvl="1" indent="-57150" algn="l" defTabSz="488950">
            <a:lnSpc>
              <a:spcPct val="90000"/>
            </a:lnSpc>
            <a:spcBef>
              <a:spcPct val="0"/>
            </a:spcBef>
            <a:spcAft>
              <a:spcPct val="15000"/>
            </a:spcAft>
            <a:buChar char="•"/>
          </a:pPr>
          <a:r>
            <a:rPr lang="en-CA" sz="1100" kern="1200"/>
            <a:t> Fatigue</a:t>
          </a:r>
        </a:p>
        <a:p>
          <a:pPr marL="57150" lvl="1" indent="-57150" algn="l" defTabSz="488950">
            <a:lnSpc>
              <a:spcPct val="90000"/>
            </a:lnSpc>
            <a:spcBef>
              <a:spcPct val="0"/>
            </a:spcBef>
            <a:spcAft>
              <a:spcPct val="15000"/>
            </a:spcAft>
            <a:buChar char="•"/>
          </a:pPr>
          <a:r>
            <a:rPr lang="en-CA" sz="1100" kern="1200"/>
            <a:t> Depression</a:t>
          </a:r>
        </a:p>
        <a:p>
          <a:pPr marL="57150" lvl="1" indent="-57150" algn="l" defTabSz="488950">
            <a:lnSpc>
              <a:spcPct val="90000"/>
            </a:lnSpc>
            <a:spcBef>
              <a:spcPct val="0"/>
            </a:spcBef>
            <a:spcAft>
              <a:spcPct val="15000"/>
            </a:spcAft>
            <a:buChar char="•"/>
          </a:pPr>
          <a:r>
            <a:rPr lang="en-CA" sz="1100" kern="1200"/>
            <a:t> Cognitive decline</a:t>
          </a:r>
        </a:p>
      </dsp:txBody>
      <dsp:txXfrm>
        <a:off x="4199378" y="678089"/>
        <a:ext cx="1227291" cy="99643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67E4FF-A0D5-4928-A4C7-50786D2BBC52}">
      <dsp:nvSpPr>
        <dsp:cNvPr id="0" name=""/>
        <dsp:cNvSpPr/>
      </dsp:nvSpPr>
      <dsp:spPr>
        <a:xfrm>
          <a:off x="15" y="25861"/>
          <a:ext cx="1515843" cy="398232"/>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b="1" kern="1200"/>
            <a:t>MRI Brain Protocol for Diagnosis</a:t>
          </a:r>
        </a:p>
      </dsp:txBody>
      <dsp:txXfrm>
        <a:off x="15" y="25861"/>
        <a:ext cx="1515843" cy="398232"/>
      </dsp:txXfrm>
    </dsp:sp>
    <dsp:sp modelId="{00AE9B8F-65F4-47DE-B64D-35D98A5F9413}">
      <dsp:nvSpPr>
        <dsp:cNvPr id="0" name=""/>
        <dsp:cNvSpPr/>
      </dsp:nvSpPr>
      <dsp:spPr>
        <a:xfrm>
          <a:off x="15" y="424093"/>
          <a:ext cx="1515843" cy="169092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3D FLAIR (or 2D Ax + Sag FLAIR)</a:t>
          </a:r>
        </a:p>
        <a:p>
          <a:pPr marL="57150" lvl="1" indent="-57150" algn="l" defTabSz="488950">
            <a:lnSpc>
              <a:spcPct val="90000"/>
            </a:lnSpc>
            <a:spcBef>
              <a:spcPct val="0"/>
            </a:spcBef>
            <a:spcAft>
              <a:spcPct val="15000"/>
            </a:spcAft>
            <a:buChar char="•"/>
          </a:pPr>
          <a:r>
            <a:rPr lang="en-CA" sz="1100" kern="1200"/>
            <a:t> Ax T2</a:t>
          </a:r>
        </a:p>
        <a:p>
          <a:pPr marL="57150" lvl="1" indent="-57150" algn="l" defTabSz="488950">
            <a:lnSpc>
              <a:spcPct val="90000"/>
            </a:lnSpc>
            <a:spcBef>
              <a:spcPct val="0"/>
            </a:spcBef>
            <a:spcAft>
              <a:spcPct val="15000"/>
            </a:spcAft>
            <a:buChar char="•"/>
          </a:pPr>
          <a:r>
            <a:rPr lang="en-CA" sz="1100" kern="1200"/>
            <a:t> Ax T1 post contrast</a:t>
          </a:r>
          <a:br>
            <a:rPr lang="en-CA" sz="1100" kern="1200"/>
          </a:br>
          <a:endParaRPr lang="en-CA" sz="1100" kern="1200"/>
        </a:p>
        <a:p>
          <a:pPr marL="57150" lvl="1" indent="-57150" algn="l" defTabSz="488950">
            <a:lnSpc>
              <a:spcPct val="90000"/>
            </a:lnSpc>
            <a:spcBef>
              <a:spcPct val="0"/>
            </a:spcBef>
            <a:spcAft>
              <a:spcPct val="15000"/>
            </a:spcAft>
            <a:buChar char="•"/>
          </a:pPr>
          <a:r>
            <a:rPr lang="en-CA" sz="1100" kern="1200"/>
            <a:t> Optional:</a:t>
          </a:r>
        </a:p>
        <a:p>
          <a:pPr marL="114300" lvl="2" indent="-57150" algn="l" defTabSz="488950">
            <a:lnSpc>
              <a:spcPct val="90000"/>
            </a:lnSpc>
            <a:spcBef>
              <a:spcPct val="0"/>
            </a:spcBef>
            <a:spcAft>
              <a:spcPct val="15000"/>
            </a:spcAft>
            <a:buChar char="•"/>
          </a:pPr>
          <a:r>
            <a:rPr lang="en-CA" sz="1100" kern="1200"/>
            <a:t> Ax PD</a:t>
          </a:r>
        </a:p>
        <a:p>
          <a:pPr marL="114300" lvl="2" indent="-57150" algn="l" defTabSz="488950">
            <a:lnSpc>
              <a:spcPct val="90000"/>
            </a:lnSpc>
            <a:spcBef>
              <a:spcPct val="0"/>
            </a:spcBef>
            <a:spcAft>
              <a:spcPct val="15000"/>
            </a:spcAft>
            <a:buChar char="•"/>
          </a:pPr>
          <a:r>
            <a:rPr lang="en-CA" sz="1100" kern="1200"/>
            <a:t> Ax DWI</a:t>
          </a:r>
        </a:p>
        <a:p>
          <a:pPr marL="114300" lvl="2" indent="-57150" algn="l" defTabSz="488950">
            <a:lnSpc>
              <a:spcPct val="90000"/>
            </a:lnSpc>
            <a:spcBef>
              <a:spcPct val="0"/>
            </a:spcBef>
            <a:spcAft>
              <a:spcPct val="15000"/>
            </a:spcAft>
            <a:buChar char="•"/>
          </a:pPr>
          <a:r>
            <a:rPr lang="en-CA" sz="1100" kern="1200"/>
            <a:t> Ax SWI or T2*</a:t>
          </a:r>
        </a:p>
      </dsp:txBody>
      <dsp:txXfrm>
        <a:off x="15" y="424093"/>
        <a:ext cx="1515843" cy="1690920"/>
      </dsp:txXfrm>
    </dsp:sp>
    <dsp:sp modelId="{AC8A7D4A-7938-4C14-8638-C7F04E5C3B66}">
      <dsp:nvSpPr>
        <dsp:cNvPr id="0" name=""/>
        <dsp:cNvSpPr/>
      </dsp:nvSpPr>
      <dsp:spPr>
        <a:xfrm>
          <a:off x="1728092" y="25861"/>
          <a:ext cx="1515843" cy="398232"/>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b="1" kern="1200"/>
            <a:t>MRI Brain Protocol for Follow-up</a:t>
          </a:r>
        </a:p>
      </dsp:txBody>
      <dsp:txXfrm>
        <a:off x="1728092" y="25861"/>
        <a:ext cx="1515843" cy="398232"/>
      </dsp:txXfrm>
    </dsp:sp>
    <dsp:sp modelId="{66713707-5AA2-42A8-BB8C-8F93486CEC1C}">
      <dsp:nvSpPr>
        <dsp:cNvPr id="0" name=""/>
        <dsp:cNvSpPr/>
      </dsp:nvSpPr>
      <dsp:spPr>
        <a:xfrm>
          <a:off x="1728077" y="424093"/>
          <a:ext cx="1515843" cy="169092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3D FLAIR (or 2D Ax + Sag FLAIR</a:t>
          </a:r>
        </a:p>
        <a:p>
          <a:pPr marL="57150" lvl="1" indent="-57150" algn="l" defTabSz="488950">
            <a:lnSpc>
              <a:spcPct val="90000"/>
            </a:lnSpc>
            <a:spcBef>
              <a:spcPct val="0"/>
            </a:spcBef>
            <a:spcAft>
              <a:spcPct val="15000"/>
            </a:spcAft>
            <a:buChar char="•"/>
          </a:pPr>
          <a:endParaRPr lang="en-CA" sz="1100" kern="1200"/>
        </a:p>
        <a:p>
          <a:pPr marL="57150" lvl="1" indent="-57150" algn="l" defTabSz="488950">
            <a:lnSpc>
              <a:spcPct val="90000"/>
            </a:lnSpc>
            <a:spcBef>
              <a:spcPct val="0"/>
            </a:spcBef>
            <a:spcAft>
              <a:spcPct val="15000"/>
            </a:spcAft>
            <a:buChar char="•"/>
          </a:pPr>
          <a:r>
            <a:rPr lang="en-CA" sz="1100" kern="1200"/>
            <a:t>Optional:</a:t>
          </a:r>
        </a:p>
        <a:p>
          <a:pPr marL="114300" lvl="2" indent="-57150" algn="l" defTabSz="488950">
            <a:lnSpc>
              <a:spcPct val="90000"/>
            </a:lnSpc>
            <a:spcBef>
              <a:spcPct val="0"/>
            </a:spcBef>
            <a:spcAft>
              <a:spcPct val="15000"/>
            </a:spcAft>
            <a:buChar char="•"/>
          </a:pPr>
          <a:r>
            <a:rPr lang="en-CA" sz="1100" kern="1200"/>
            <a:t> Ax T2</a:t>
          </a:r>
        </a:p>
        <a:p>
          <a:pPr marL="114300" lvl="2" indent="-57150" algn="l" defTabSz="488950">
            <a:lnSpc>
              <a:spcPct val="90000"/>
            </a:lnSpc>
            <a:spcBef>
              <a:spcPct val="0"/>
            </a:spcBef>
            <a:spcAft>
              <a:spcPct val="15000"/>
            </a:spcAft>
            <a:buChar char="•"/>
          </a:pPr>
          <a:r>
            <a:rPr lang="en-CA" sz="1100" kern="1200"/>
            <a:t> Ax T1 post contrast</a:t>
          </a:r>
        </a:p>
      </dsp:txBody>
      <dsp:txXfrm>
        <a:off x="1728077" y="424093"/>
        <a:ext cx="1515843" cy="169092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103CE1-BFD6-4672-AAE7-729BDC5C5729}">
      <dsp:nvSpPr>
        <dsp:cNvPr id="0" name=""/>
        <dsp:cNvSpPr/>
      </dsp:nvSpPr>
      <dsp:spPr>
        <a:xfrm>
          <a:off x="16" y="453"/>
          <a:ext cx="1545595" cy="618238"/>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b="1" kern="1200"/>
            <a:t>MRI Spine Protocol for MS Diagnosis</a:t>
          </a:r>
        </a:p>
      </dsp:txBody>
      <dsp:txXfrm>
        <a:off x="16" y="453"/>
        <a:ext cx="1545595" cy="618238"/>
      </dsp:txXfrm>
    </dsp:sp>
    <dsp:sp modelId="{519DAB0D-5A9E-431E-8780-4F997D3EAE45}">
      <dsp:nvSpPr>
        <dsp:cNvPr id="0" name=""/>
        <dsp:cNvSpPr/>
      </dsp:nvSpPr>
      <dsp:spPr>
        <a:xfrm>
          <a:off x="16" y="618691"/>
          <a:ext cx="1545595" cy="17128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Sag T2, PD or STIR (2 of these 3 sequences)</a:t>
          </a:r>
        </a:p>
        <a:p>
          <a:pPr marL="57150" lvl="1" indent="-57150" algn="l" defTabSz="488950">
            <a:lnSpc>
              <a:spcPct val="90000"/>
            </a:lnSpc>
            <a:spcBef>
              <a:spcPct val="0"/>
            </a:spcBef>
            <a:spcAft>
              <a:spcPct val="15000"/>
            </a:spcAft>
            <a:buChar char="•"/>
          </a:pPr>
          <a:r>
            <a:rPr lang="en-CA" sz="1100" kern="1200"/>
            <a:t> Sag T1 post contrast</a:t>
          </a:r>
        </a:p>
        <a:p>
          <a:pPr marL="57150" lvl="1" indent="-57150" algn="l" defTabSz="488950">
            <a:lnSpc>
              <a:spcPct val="90000"/>
            </a:lnSpc>
            <a:spcBef>
              <a:spcPct val="0"/>
            </a:spcBef>
            <a:spcAft>
              <a:spcPct val="15000"/>
            </a:spcAft>
            <a:buChar char="•"/>
          </a:pPr>
          <a:endParaRPr lang="en-CA" sz="1100" kern="1200"/>
        </a:p>
        <a:p>
          <a:pPr marL="57150" lvl="1" indent="-57150" algn="l" defTabSz="488950">
            <a:lnSpc>
              <a:spcPct val="90000"/>
            </a:lnSpc>
            <a:spcBef>
              <a:spcPct val="0"/>
            </a:spcBef>
            <a:spcAft>
              <a:spcPct val="15000"/>
            </a:spcAft>
            <a:buChar char="•"/>
          </a:pPr>
          <a:r>
            <a:rPr lang="en-CA" sz="1100" kern="1200"/>
            <a:t> Optional</a:t>
          </a:r>
        </a:p>
        <a:p>
          <a:pPr marL="114300" lvl="2" indent="-57150" algn="l" defTabSz="488950">
            <a:lnSpc>
              <a:spcPct val="90000"/>
            </a:lnSpc>
            <a:spcBef>
              <a:spcPct val="0"/>
            </a:spcBef>
            <a:spcAft>
              <a:spcPct val="15000"/>
            </a:spcAft>
            <a:buChar char="•"/>
          </a:pPr>
          <a:r>
            <a:rPr lang="en-CA" sz="1100" kern="1200"/>
            <a:t> Ax T2</a:t>
          </a:r>
        </a:p>
        <a:p>
          <a:pPr marL="114300" lvl="2" indent="-57150" algn="l" defTabSz="488950">
            <a:lnSpc>
              <a:spcPct val="90000"/>
            </a:lnSpc>
            <a:spcBef>
              <a:spcPct val="0"/>
            </a:spcBef>
            <a:spcAft>
              <a:spcPct val="15000"/>
            </a:spcAft>
            <a:buChar char="•"/>
          </a:pPr>
          <a:r>
            <a:rPr lang="en-CA" sz="1100" kern="1200"/>
            <a:t> Ax GRE</a:t>
          </a:r>
        </a:p>
        <a:p>
          <a:pPr marL="114300" lvl="2" indent="-57150" algn="l" defTabSz="488950">
            <a:lnSpc>
              <a:spcPct val="90000"/>
            </a:lnSpc>
            <a:spcBef>
              <a:spcPct val="0"/>
            </a:spcBef>
            <a:spcAft>
              <a:spcPct val="15000"/>
            </a:spcAft>
            <a:buChar char="•"/>
          </a:pPr>
          <a:r>
            <a:rPr lang="en-CA" sz="1100" kern="1200"/>
            <a:t> Sag T1 pre contrast</a:t>
          </a:r>
        </a:p>
        <a:p>
          <a:pPr marL="114300" lvl="2" indent="-57150" algn="l" defTabSz="488950">
            <a:lnSpc>
              <a:spcPct val="90000"/>
            </a:lnSpc>
            <a:spcBef>
              <a:spcPct val="0"/>
            </a:spcBef>
            <a:spcAft>
              <a:spcPct val="15000"/>
            </a:spcAft>
            <a:buChar char="•"/>
          </a:pPr>
          <a:r>
            <a:rPr lang="en-CA" sz="1100" kern="1200"/>
            <a:t> Ax T1 post contrast</a:t>
          </a:r>
        </a:p>
      </dsp:txBody>
      <dsp:txXfrm>
        <a:off x="16" y="618691"/>
        <a:ext cx="1545595" cy="1712880"/>
      </dsp:txXfrm>
    </dsp:sp>
    <dsp:sp modelId="{BAC5A594-3C69-4B35-80BA-D450801739D7}">
      <dsp:nvSpPr>
        <dsp:cNvPr id="0" name=""/>
        <dsp:cNvSpPr/>
      </dsp:nvSpPr>
      <dsp:spPr>
        <a:xfrm>
          <a:off x="1761995" y="453"/>
          <a:ext cx="1545595" cy="618238"/>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CA" sz="1100" b="1" kern="1200"/>
            <a:t>MRI Spine Protocol for MS Follow-up</a:t>
          </a:r>
        </a:p>
      </dsp:txBody>
      <dsp:txXfrm>
        <a:off x="1761995" y="453"/>
        <a:ext cx="1545595" cy="618238"/>
      </dsp:txXfrm>
    </dsp:sp>
    <dsp:sp modelId="{9110BD56-C0B6-4C09-ABB7-5D6558DDE442}">
      <dsp:nvSpPr>
        <dsp:cNvPr id="0" name=""/>
        <dsp:cNvSpPr/>
      </dsp:nvSpPr>
      <dsp:spPr>
        <a:xfrm>
          <a:off x="1757590" y="619145"/>
          <a:ext cx="1545595" cy="17128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CA" sz="1100" kern="1200"/>
            <a:t> Optional. To be done on a case-by-case basis at the radiologists' discretion.</a:t>
          </a:r>
        </a:p>
      </dsp:txBody>
      <dsp:txXfrm>
        <a:off x="1757590" y="619145"/>
        <a:ext cx="1545595" cy="171288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622A89-1541-4A30-B3A0-2DD054EF880B}">
  <ds:schemaRefs>
    <ds:schemaRef ds:uri="http://schemas.openxmlformats.org/officeDocument/2006/bibliography"/>
  </ds:schemaRefs>
</ds:datastoreItem>
</file>

<file path=customXml/itemProps2.xml><?xml version="1.0" encoding="utf-8"?>
<ds:datastoreItem xmlns:ds="http://schemas.openxmlformats.org/officeDocument/2006/customXml" ds:itemID="{A0C1E1A7-DA45-4160-9599-01D674AA24CD}"/>
</file>

<file path=customXml/itemProps3.xml><?xml version="1.0" encoding="utf-8"?>
<ds:datastoreItem xmlns:ds="http://schemas.openxmlformats.org/officeDocument/2006/customXml" ds:itemID="{9840D090-17D6-43FB-A9F8-22A6A103AC9B}"/>
</file>

<file path=customXml/itemProps4.xml><?xml version="1.0" encoding="utf-8"?>
<ds:datastoreItem xmlns:ds="http://schemas.openxmlformats.org/officeDocument/2006/customXml" ds:itemID="{BB14A0A3-449C-415F-BDC3-C4A2DD172ACC}"/>
</file>

<file path=docProps/app.xml><?xml version="1.0" encoding="utf-8"?>
<Properties xmlns="http://schemas.openxmlformats.org/officeDocument/2006/extended-properties" xmlns:vt="http://schemas.openxmlformats.org/officeDocument/2006/docPropsVTypes">
  <Template>Normal.dotm</Template>
  <TotalTime>4</TotalTime>
  <Pages>11</Pages>
  <Words>2809</Words>
  <Characters>16015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Veillette</dc:creator>
  <cp:keywords/>
  <dc:description/>
  <cp:lastModifiedBy>Jessica Marshall</cp:lastModifiedBy>
  <cp:revision>2</cp:revision>
  <dcterms:created xsi:type="dcterms:W3CDTF">2023-04-18T16:58:00Z</dcterms:created>
  <dcterms:modified xsi:type="dcterms:W3CDTF">2023-04-18T16:58:00Z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id="QMhLzMoj"/&gt;&lt;style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name="dontAskDelayCitationUpdates" value="true"/&gt;&lt;/prefs&gt;&lt;/data&gt;</vt:lpwstr>
  </property>
  <property fmtid="{D5CDD505-2E9C-101B-9397-08002B2CF9AE}" pid="4" name="GrammarlyDocumentId">
    <vt:lpwstr>a0ce9bfc1fd150703e0e6ad521b2cbf3c11456d67cb54060d642941267377a7b</vt:lpwstr>
  </property>
  <property fmtid="{D5CDD505-2E9C-101B-9397-08002B2CF9AE}" pid="5" name="ContentTypeId">
    <vt:lpwstr>0x0101005F51824C2CE6A3498D635343E4B44909</vt:lpwstr>
  </property>
</Properties>
</file>