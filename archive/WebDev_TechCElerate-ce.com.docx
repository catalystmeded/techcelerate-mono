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1D372" w14:textId="7F27BB43" w:rsidR="00E71F1F" w:rsidRDefault="00E70E8A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Example: </w:t>
      </w:r>
      <w:hyperlink r:id="rId8" w:history="1">
        <w:r w:rsidRPr="005935FF">
          <w:rPr>
            <w:rStyle w:val="Hyperlink"/>
            <w:rFonts w:ascii="system-ui" w:eastAsia="system-ui" w:hAnsi="system-ui" w:cs="system-ui"/>
            <w:sz w:val="21"/>
            <w:szCs w:val="21"/>
          </w:rPr>
          <w:t>https://vet-etc.com/</w:t>
        </w:r>
      </w:hyperlink>
    </w:p>
    <w:p w14:paraId="4D4EA3F8" w14:textId="612FAE7A" w:rsidR="00E71F1F" w:rsidRDefault="004936C0">
      <w:pPr>
        <w:rPr>
          <w:rFonts w:ascii="system-ui" w:eastAsia="system-ui" w:hAnsi="system-ui" w:cs="system-ui"/>
          <w:sz w:val="21"/>
          <w:szCs w:val="21"/>
        </w:rPr>
      </w:pPr>
      <w:r w:rsidRPr="1AFA3A36">
        <w:rPr>
          <w:rFonts w:ascii="system-ui" w:eastAsia="system-ui" w:hAnsi="system-ui" w:cs="system-ui"/>
          <w:sz w:val="21"/>
          <w:szCs w:val="21"/>
        </w:rPr>
        <w:t xml:space="preserve">Example 2: </w:t>
      </w:r>
      <w:hyperlink r:id="rId9">
        <w:r w:rsidRPr="1AFA3A36">
          <w:rPr>
            <w:rStyle w:val="Hyperlink"/>
            <w:rFonts w:ascii="system-ui" w:eastAsia="system-ui" w:hAnsi="system-ui" w:cs="system-ui"/>
            <w:sz w:val="21"/>
            <w:szCs w:val="21"/>
          </w:rPr>
          <w:t>https://startertemplatecloud.com/g03/</w:t>
        </w:r>
      </w:hyperlink>
    </w:p>
    <w:p w14:paraId="18E6BA1F" w14:textId="509DC1C5" w:rsidR="6955F260" w:rsidRDefault="6955F260" w:rsidP="1AFA3A36">
      <w:pPr>
        <w:rPr>
          <w:rFonts w:ascii="system-ui" w:eastAsia="system-ui" w:hAnsi="system-ui" w:cs="system-ui"/>
          <w:sz w:val="21"/>
          <w:szCs w:val="21"/>
        </w:rPr>
      </w:pPr>
      <w:r w:rsidRPr="1AFA3A36">
        <w:rPr>
          <w:rFonts w:ascii="system-ui" w:eastAsia="system-ui" w:hAnsi="system-ui" w:cs="system-ui"/>
          <w:sz w:val="21"/>
          <w:szCs w:val="21"/>
        </w:rPr>
        <w:t xml:space="preserve">Example 3: </w:t>
      </w:r>
      <w:hyperlink r:id="rId10">
        <w:r w:rsidRPr="1AFA3A36">
          <w:rPr>
            <w:rStyle w:val="Hyperlink"/>
            <w:rFonts w:ascii="system-ui" w:eastAsia="system-ui" w:hAnsi="system-ui" w:cs="system-ui"/>
            <w:sz w:val="21"/>
            <w:szCs w:val="21"/>
          </w:rPr>
          <w:t>https://www.notion.so/help/notion-academy</w:t>
        </w:r>
      </w:hyperlink>
      <w:r w:rsidRPr="1AFA3A36">
        <w:rPr>
          <w:rFonts w:ascii="system-ui" w:eastAsia="system-ui" w:hAnsi="system-ui" w:cs="system-ui"/>
          <w:sz w:val="21"/>
          <w:szCs w:val="21"/>
        </w:rPr>
        <w:t xml:space="preserve"> </w:t>
      </w:r>
    </w:p>
    <w:p w14:paraId="014AC42B" w14:textId="1C6D2C7B" w:rsidR="004936C0" w:rsidRDefault="00000000">
      <w:pPr>
        <w:rPr>
          <w:rFonts w:ascii="system-ui" w:eastAsia="system-ui" w:hAnsi="system-ui" w:cs="system-ui"/>
          <w:sz w:val="21"/>
          <w:szCs w:val="21"/>
        </w:rPr>
      </w:pPr>
      <w:hyperlink r:id="rId11" w:history="1">
        <w:r w:rsidR="00C1302A" w:rsidRPr="005935FF">
          <w:rPr>
            <w:rStyle w:val="Hyperlink"/>
            <w:rFonts w:ascii="system-ui" w:eastAsia="system-ui" w:hAnsi="system-ui" w:cs="system-ui"/>
            <w:sz w:val="21"/>
            <w:szCs w:val="21"/>
          </w:rPr>
          <w:t>https://www.learndash.com/course-grid-add-on-now-available/</w:t>
        </w:r>
      </w:hyperlink>
    </w:p>
    <w:p w14:paraId="02ED37D7" w14:textId="5BF6DF4B" w:rsidR="001C3378" w:rsidRDefault="00000000">
      <w:pPr>
        <w:rPr>
          <w:rFonts w:ascii="system-ui" w:eastAsia="system-ui" w:hAnsi="system-ui" w:cs="system-ui"/>
          <w:sz w:val="21"/>
          <w:szCs w:val="21"/>
        </w:rPr>
      </w:pPr>
      <w:hyperlink r:id="rId12" w:history="1">
        <w:r w:rsidR="001C3378" w:rsidRPr="005935FF">
          <w:rPr>
            <w:rStyle w:val="Hyperlink"/>
            <w:rFonts w:ascii="system-ui" w:eastAsia="system-ui" w:hAnsi="system-ui" w:cs="system-ui"/>
            <w:sz w:val="21"/>
            <w:szCs w:val="21"/>
          </w:rPr>
          <w:t>https://www.eradimaging.com/index.asp</w:t>
        </w:r>
      </w:hyperlink>
      <w:r w:rsidR="001C3378">
        <w:rPr>
          <w:rFonts w:ascii="system-ui" w:eastAsia="system-ui" w:hAnsi="system-ui" w:cs="system-ui"/>
          <w:sz w:val="21"/>
          <w:szCs w:val="21"/>
        </w:rPr>
        <w:t xml:space="preserve"> </w:t>
      </w:r>
    </w:p>
    <w:p w14:paraId="01130B98" w14:textId="2C06E7DC" w:rsidR="00C1302A" w:rsidRDefault="00000000">
      <w:pPr>
        <w:rPr>
          <w:rFonts w:ascii="system-ui" w:eastAsia="system-ui" w:hAnsi="system-ui" w:cs="system-ui"/>
          <w:sz w:val="21"/>
          <w:szCs w:val="21"/>
        </w:rPr>
      </w:pPr>
      <w:hyperlink r:id="rId13" w:history="1">
        <w:r w:rsidR="001C3378" w:rsidRPr="005935FF">
          <w:rPr>
            <w:rStyle w:val="Hyperlink"/>
            <w:rFonts w:ascii="system-ui" w:eastAsia="system-ui" w:hAnsi="system-ui" w:cs="system-ui"/>
            <w:sz w:val="21"/>
            <w:szCs w:val="21"/>
          </w:rPr>
          <w:t>https://www.scrubsce.com/</w:t>
        </w:r>
      </w:hyperlink>
    </w:p>
    <w:p w14:paraId="596982E3" w14:textId="59B0FC32" w:rsidR="00F674C1" w:rsidRDefault="00000000">
      <w:pPr>
        <w:rPr>
          <w:ins w:id="0" w:author="Reshma Carter" w:date="2023-02-17T16:37:00Z"/>
          <w:rFonts w:ascii="system-ui" w:eastAsia="system-ui" w:hAnsi="system-ui" w:cs="system-ui"/>
          <w:sz w:val="21"/>
          <w:szCs w:val="21"/>
        </w:rPr>
      </w:pPr>
      <w:hyperlink r:id="rId14">
        <w:r w:rsidR="001F545F" w:rsidRPr="0C764102">
          <w:rPr>
            <w:rStyle w:val="Hyperlink"/>
            <w:rFonts w:ascii="system-ui" w:eastAsia="system-ui" w:hAnsi="system-ui" w:cs="system-ui"/>
            <w:sz w:val="21"/>
            <w:szCs w:val="21"/>
          </w:rPr>
          <w:t>https://www.gagece.com/</w:t>
        </w:r>
      </w:hyperlink>
    </w:p>
    <w:p w14:paraId="026B1C84" w14:textId="509EA67D" w:rsidR="003568B9" w:rsidRDefault="00000000" w:rsidP="04CD16AC">
      <w:pPr>
        <w:rPr>
          <w:rFonts w:ascii="system-ui" w:eastAsia="system-ui" w:hAnsi="system-ui" w:cs="system-ui"/>
          <w:sz w:val="21"/>
          <w:szCs w:val="21"/>
        </w:rPr>
      </w:pPr>
      <w:hyperlink r:id="rId15" w:history="1">
        <w:r w:rsidR="003568B9" w:rsidRPr="005935FF">
          <w:rPr>
            <w:rStyle w:val="Hyperlink"/>
            <w:rFonts w:ascii="system-ui" w:eastAsia="system-ui" w:hAnsi="system-ui" w:cs="system-ui"/>
            <w:sz w:val="21"/>
            <w:szCs w:val="21"/>
          </w:rPr>
          <w:t>https://www.fastcecredits.com/</w:t>
        </w:r>
      </w:hyperlink>
    </w:p>
    <w:p w14:paraId="166DC32F" w14:textId="71BDD9E4" w:rsidR="00F454AC" w:rsidRDefault="00000000" w:rsidP="04CD16AC">
      <w:pPr>
        <w:rPr>
          <w:rFonts w:ascii="system-ui" w:eastAsia="system-ui" w:hAnsi="system-ui" w:cs="system-ui"/>
          <w:sz w:val="21"/>
          <w:szCs w:val="21"/>
        </w:rPr>
      </w:pPr>
      <w:hyperlink r:id="rId16" w:history="1">
        <w:r w:rsidR="00F454AC" w:rsidRPr="005935FF">
          <w:rPr>
            <w:rStyle w:val="Hyperlink"/>
            <w:rFonts w:ascii="system-ui" w:eastAsia="system-ui" w:hAnsi="system-ui" w:cs="system-ui"/>
            <w:sz w:val="21"/>
            <w:szCs w:val="21"/>
          </w:rPr>
          <w:t>https://xrayce.com/</w:t>
        </w:r>
      </w:hyperlink>
    </w:p>
    <w:p w14:paraId="603FC0C1" w14:textId="30BFA65D" w:rsidR="00F454AC" w:rsidRDefault="00000000" w:rsidP="04CD16AC">
      <w:pPr>
        <w:rPr>
          <w:rFonts w:ascii="system-ui" w:eastAsia="system-ui" w:hAnsi="system-ui" w:cs="system-ui"/>
          <w:sz w:val="21"/>
          <w:szCs w:val="21"/>
        </w:rPr>
      </w:pPr>
      <w:hyperlink r:id="rId17" w:history="1">
        <w:r w:rsidR="008A5FDD" w:rsidRPr="005935FF">
          <w:rPr>
            <w:rStyle w:val="Hyperlink"/>
            <w:rFonts w:ascii="system-ui" w:eastAsia="system-ui" w:hAnsi="system-ui" w:cs="system-ui"/>
            <w:sz w:val="21"/>
            <w:szCs w:val="21"/>
          </w:rPr>
          <w:t>https://x-raylady.com/</w:t>
        </w:r>
      </w:hyperlink>
    </w:p>
    <w:p w14:paraId="031D6A85" w14:textId="028E1E3F" w:rsidR="4E635515" w:rsidRDefault="00000000" w:rsidP="4E635515">
      <w:pPr>
        <w:rPr>
          <w:rFonts w:ascii="system-ui" w:eastAsia="system-ui" w:hAnsi="system-ui" w:cs="system-ui"/>
          <w:sz w:val="21"/>
          <w:szCs w:val="21"/>
        </w:rPr>
      </w:pPr>
      <w:hyperlink r:id="rId18">
        <w:r w:rsidR="001B4B22" w:rsidRPr="42175EFF">
          <w:rPr>
            <w:rStyle w:val="Hyperlink"/>
            <w:rFonts w:ascii="system-ui" w:eastAsia="system-ui" w:hAnsi="system-ui" w:cs="system-ui"/>
            <w:sz w:val="21"/>
            <w:szCs w:val="21"/>
          </w:rPr>
          <w:t>https://www.radiologyinfo.org/</w:t>
        </w:r>
      </w:hyperlink>
    </w:p>
    <w:p w14:paraId="4CBCACF8" w14:textId="15A9BB31" w:rsidR="70582F3D" w:rsidRDefault="00000000" w:rsidP="42175EFF">
      <w:pPr>
        <w:rPr>
          <w:rFonts w:ascii="system-ui" w:eastAsia="system-ui" w:hAnsi="system-ui" w:cs="system-ui"/>
          <w:sz w:val="21"/>
          <w:szCs w:val="21"/>
        </w:rPr>
      </w:pPr>
      <w:hyperlink r:id="rId19">
        <w:r w:rsidR="70582F3D" w:rsidRPr="42175EFF">
          <w:rPr>
            <w:rStyle w:val="Hyperlink"/>
            <w:rFonts w:ascii="system-ui" w:eastAsia="system-ui" w:hAnsi="system-ui" w:cs="system-ui"/>
            <w:sz w:val="21"/>
            <w:szCs w:val="21"/>
          </w:rPr>
          <w:t>https://www.notion.so/help/notion-academy</w:t>
        </w:r>
      </w:hyperlink>
    </w:p>
    <w:p w14:paraId="7B389588" w14:textId="33508BD6" w:rsidR="42175EFF" w:rsidRDefault="42175EFF" w:rsidP="42175EFF">
      <w:pPr>
        <w:rPr>
          <w:rFonts w:ascii="system-ui" w:eastAsia="system-ui" w:hAnsi="system-ui" w:cs="system-ui"/>
          <w:sz w:val="21"/>
          <w:szCs w:val="21"/>
        </w:rPr>
      </w:pPr>
    </w:p>
    <w:p w14:paraId="6D80C18B" w14:textId="3594378D" w:rsidR="001B4B22" w:rsidRDefault="007A6B23" w:rsidP="4E635515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Investigate, CQR as a drop </w:t>
      </w:r>
      <w:r w:rsidR="008F7579">
        <w:rPr>
          <w:rFonts w:ascii="system-ui" w:eastAsia="system-ui" w:hAnsi="system-ui" w:cs="system-ui"/>
          <w:sz w:val="21"/>
          <w:szCs w:val="21"/>
        </w:rPr>
        <w:t>down</w:t>
      </w:r>
      <w:r w:rsidR="00752137">
        <w:rPr>
          <w:rFonts w:ascii="system-ui" w:eastAsia="system-ui" w:hAnsi="system-ui" w:cs="system-ui"/>
          <w:sz w:val="21"/>
          <w:szCs w:val="21"/>
        </w:rPr>
        <w:t xml:space="preserve"> searchable, or *, </w:t>
      </w:r>
      <w:r>
        <w:rPr>
          <w:rFonts w:ascii="system-ui" w:eastAsia="system-ui" w:hAnsi="system-ui" w:cs="system-ui"/>
          <w:sz w:val="21"/>
          <w:szCs w:val="21"/>
        </w:rPr>
        <w:t xml:space="preserve"> </w:t>
      </w:r>
      <w:proofErr w:type="spellStart"/>
      <w:r>
        <w:rPr>
          <w:rFonts w:ascii="system-ui" w:eastAsia="system-ui" w:hAnsi="system-ui" w:cs="system-ui"/>
          <w:sz w:val="21"/>
          <w:szCs w:val="21"/>
        </w:rPr>
        <w:t>etc</w:t>
      </w:r>
      <w:proofErr w:type="spellEnd"/>
      <w:r w:rsidR="008F7579">
        <w:rPr>
          <w:rFonts w:ascii="system-ui" w:eastAsia="system-ui" w:hAnsi="system-ui" w:cs="system-ui"/>
          <w:sz w:val="21"/>
          <w:szCs w:val="21"/>
        </w:rPr>
        <w:t>?</w:t>
      </w:r>
    </w:p>
    <w:p w14:paraId="4E7934D9" w14:textId="36AA10AD" w:rsidR="001F545F" w:rsidRDefault="00616698" w:rsidP="00616698">
      <w:pPr>
        <w:tabs>
          <w:tab w:val="left" w:pos="6150"/>
        </w:tabs>
        <w:rPr>
          <w:rFonts w:ascii="system-ui" w:eastAsia="system-ui" w:hAnsi="system-ui" w:cs="system-ui"/>
          <w:sz w:val="21"/>
          <w:szCs w:val="21"/>
        </w:rPr>
        <w:pPrChange w:id="1" w:author="Reshma Carter" w:date="2023-04-04T09:39:00Z">
          <w:pPr/>
        </w:pPrChange>
      </w:pPr>
      <w:ins w:id="2" w:author="Reshma Carter" w:date="2023-04-04T09:39:00Z">
        <w:r>
          <w:rPr>
            <w:rFonts w:ascii="system-ui" w:eastAsia="system-ui" w:hAnsi="system-ui" w:cs="system-ui"/>
            <w:sz w:val="21"/>
            <w:szCs w:val="21"/>
          </w:rPr>
          <w:tab/>
        </w:r>
      </w:ins>
    </w:p>
    <w:p w14:paraId="74E7DBF3" w14:textId="5E5C4E4F" w:rsidR="00CE2B39" w:rsidRDefault="003B7F3B">
      <w:pPr>
        <w:rPr>
          <w:rFonts w:ascii="system-ui" w:eastAsia="system-ui" w:hAnsi="system-ui" w:cs="system-ui"/>
          <w:sz w:val="21"/>
          <w:szCs w:val="21"/>
        </w:rPr>
      </w:pPr>
      <w:commentRangeStart w:id="3"/>
      <w:r>
        <w:rPr>
          <w:rFonts w:ascii="system-ui" w:eastAsia="system-ui" w:hAnsi="system-ui" w:cs="system-ui"/>
          <w:sz w:val="21"/>
          <w:szCs w:val="21"/>
        </w:rPr>
        <w:t xml:space="preserve">Company </w:t>
      </w:r>
      <w:commentRangeEnd w:id="3"/>
      <w:r w:rsidR="003946E2">
        <w:rPr>
          <w:rStyle w:val="CommentReference"/>
        </w:rPr>
        <w:commentReference w:id="3"/>
      </w:r>
      <w:r>
        <w:rPr>
          <w:rFonts w:ascii="system-ui" w:eastAsia="system-ui" w:hAnsi="system-ui" w:cs="system-ui"/>
          <w:sz w:val="21"/>
          <w:szCs w:val="21"/>
        </w:rPr>
        <w:t>Name:</w:t>
      </w:r>
    </w:p>
    <w:p w14:paraId="40FBCA37" w14:textId="77777777" w:rsidR="003B7F3B" w:rsidRDefault="003B7F3B" w:rsidP="003B7F3B">
      <w:proofErr w:type="spellStart"/>
      <w:r w:rsidRPr="001F269D">
        <w:t>Tech</w:t>
      </w:r>
      <w:r w:rsidRPr="001F269D">
        <w:rPr>
          <w:b/>
          <w:bCs/>
        </w:rPr>
        <w:t>CE</w:t>
      </w:r>
      <w:r w:rsidRPr="001F269D">
        <w:t>lerate</w:t>
      </w:r>
      <w:proofErr w:type="spellEnd"/>
    </w:p>
    <w:p w14:paraId="1E358F1D" w14:textId="09F26162" w:rsidR="00843879" w:rsidRPr="001F269D" w:rsidRDefault="00843879" w:rsidP="003B7F3B">
      <w:r>
        <w:t>www.</w:t>
      </w:r>
      <w:r w:rsidRPr="00843879">
        <w:t>techcelerate-ce.com</w:t>
      </w:r>
      <w:r>
        <w:t xml:space="preserve"> </w:t>
      </w:r>
      <w:r w:rsidR="006116D7">
        <w:t>(can redirect to rad tech or we can put something together quickly like catalyst 1 page special)</w:t>
      </w:r>
    </w:p>
    <w:p w14:paraId="43BD2F16" w14:textId="6CC78964" w:rsidR="00A45F32" w:rsidRDefault="00A45F32" w:rsidP="00A45F32">
      <w:pPr>
        <w:rPr>
          <w:b/>
          <w:bCs/>
        </w:rPr>
      </w:pPr>
      <w:r>
        <w:rPr>
          <w:b/>
          <w:bCs/>
        </w:rPr>
        <w:t>Accelerating learning for medical tech</w:t>
      </w:r>
      <w:r w:rsidR="0047179A">
        <w:rPr>
          <w:b/>
          <w:bCs/>
        </w:rPr>
        <w:t>s</w:t>
      </w:r>
      <w:r>
        <w:rPr>
          <w:b/>
          <w:bCs/>
        </w:rPr>
        <w:t>.</w:t>
      </w:r>
    </w:p>
    <w:p w14:paraId="432C5D42" w14:textId="77777777" w:rsidR="00CE330E" w:rsidRDefault="00CE330E" w:rsidP="00843879">
      <w:pPr>
        <w:rPr>
          <w:rFonts w:ascii="system-ui" w:eastAsia="system-ui" w:hAnsi="system-ui" w:cs="system-ui"/>
          <w:sz w:val="21"/>
          <w:szCs w:val="21"/>
        </w:rPr>
      </w:pPr>
    </w:p>
    <w:p w14:paraId="1484925F" w14:textId="6A07AAB2" w:rsidR="00843879" w:rsidRDefault="00843879" w:rsidP="00843879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Radiology Tech </w:t>
      </w:r>
      <w:r w:rsidR="00285F7C">
        <w:rPr>
          <w:rFonts w:ascii="system-ui" w:eastAsia="system-ui" w:hAnsi="system-ui" w:cs="system-ui"/>
          <w:sz w:val="21"/>
          <w:szCs w:val="21"/>
        </w:rPr>
        <w:t>Subdomain</w:t>
      </w:r>
    </w:p>
    <w:p w14:paraId="34EB5F23" w14:textId="77777777" w:rsidR="00285F7C" w:rsidRDefault="00285F7C" w:rsidP="00285F7C">
      <w:proofErr w:type="spellStart"/>
      <w:r w:rsidRPr="001F269D">
        <w:t>Tech</w:t>
      </w:r>
      <w:r w:rsidRPr="001F269D">
        <w:rPr>
          <w:b/>
          <w:bCs/>
        </w:rPr>
        <w:t>CE</w:t>
      </w:r>
      <w:r w:rsidRPr="001F269D">
        <w:t>lerate</w:t>
      </w:r>
      <w:proofErr w:type="spellEnd"/>
    </w:p>
    <w:p w14:paraId="41174F41" w14:textId="407E5694" w:rsidR="00285F7C" w:rsidRPr="00FE5DFD" w:rsidRDefault="00E76091" w:rsidP="00285F7C">
      <w:pPr>
        <w:rPr>
          <w:i/>
          <w:iCs/>
        </w:rPr>
      </w:pPr>
      <w:r w:rsidRPr="00FE5DFD">
        <w:rPr>
          <w:i/>
          <w:iCs/>
        </w:rPr>
        <w:t xml:space="preserve">For </w:t>
      </w:r>
      <w:r w:rsidR="00137B2B" w:rsidRPr="00FE5DFD">
        <w:rPr>
          <w:i/>
          <w:iCs/>
        </w:rPr>
        <w:t>Radiologic Tech</w:t>
      </w:r>
      <w:r w:rsidR="0047179A">
        <w:rPr>
          <w:i/>
          <w:iCs/>
        </w:rPr>
        <w:t>nologists</w:t>
      </w:r>
    </w:p>
    <w:p w14:paraId="44AD8D78" w14:textId="15561162" w:rsidR="00285F7C" w:rsidRPr="001F269D" w:rsidRDefault="00285F7C" w:rsidP="00285F7C">
      <w:r>
        <w:t>www.</w:t>
      </w:r>
      <w:r w:rsidR="00711E61" w:rsidRPr="00B547CA">
        <w:rPr>
          <w:highlight w:val="yellow"/>
        </w:rPr>
        <w:t>radiology</w:t>
      </w:r>
      <w:r w:rsidR="0067034A">
        <w:t>.</w:t>
      </w:r>
      <w:r w:rsidRPr="00843879">
        <w:t>techcelerate-ce.com</w:t>
      </w:r>
      <w:r>
        <w:t xml:space="preserve"> </w:t>
      </w:r>
    </w:p>
    <w:p w14:paraId="51190092" w14:textId="1412AA19" w:rsidR="00285F7C" w:rsidRDefault="00285F7C" w:rsidP="00285F7C">
      <w:pPr>
        <w:rPr>
          <w:b/>
          <w:bCs/>
        </w:rPr>
      </w:pPr>
      <w:r>
        <w:rPr>
          <w:b/>
          <w:bCs/>
        </w:rPr>
        <w:t xml:space="preserve">Accelerating learning for </w:t>
      </w:r>
      <w:r w:rsidR="0067034A">
        <w:rPr>
          <w:b/>
          <w:bCs/>
        </w:rPr>
        <w:t>r</w:t>
      </w:r>
      <w:r w:rsidR="0067034A" w:rsidRPr="0067034A">
        <w:rPr>
          <w:b/>
          <w:bCs/>
        </w:rPr>
        <w:t xml:space="preserve">adiologic </w:t>
      </w:r>
      <w:r w:rsidR="0047179A" w:rsidRPr="00B547CA">
        <w:rPr>
          <w:b/>
          <w:bCs/>
          <w:highlight w:val="yellow"/>
        </w:rPr>
        <w:t>technologists</w:t>
      </w:r>
      <w:r w:rsidR="0047179A">
        <w:rPr>
          <w:b/>
          <w:bCs/>
        </w:rPr>
        <w:t>.</w:t>
      </w:r>
    </w:p>
    <w:p w14:paraId="035230F3" w14:textId="1CF4E581" w:rsidR="00B547CA" w:rsidRPr="001F269D" w:rsidRDefault="00B547CA" w:rsidP="00B547CA">
      <w:r>
        <w:t>www.</w:t>
      </w:r>
      <w:r w:rsidR="001E454A">
        <w:t>radiology</w:t>
      </w:r>
      <w:r>
        <w:t>.</w:t>
      </w:r>
      <w:r w:rsidRPr="00843879">
        <w:t>techcelerate-ce.com</w:t>
      </w:r>
      <w:r>
        <w:t xml:space="preserve"> </w:t>
      </w:r>
    </w:p>
    <w:p w14:paraId="032C8E0F" w14:textId="2B45946C" w:rsidR="00B547CA" w:rsidRDefault="00B547CA" w:rsidP="00B547CA">
      <w:pPr>
        <w:rPr>
          <w:b/>
          <w:bCs/>
        </w:rPr>
      </w:pPr>
      <w:r>
        <w:rPr>
          <w:b/>
          <w:bCs/>
        </w:rPr>
        <w:t xml:space="preserve">Accelerating learning for </w:t>
      </w:r>
      <w:r w:rsidR="00876A7C">
        <w:rPr>
          <w:b/>
          <w:bCs/>
        </w:rPr>
        <w:t>pharmacy</w:t>
      </w:r>
      <w:r w:rsidRPr="0067034A">
        <w:rPr>
          <w:b/>
          <w:bCs/>
        </w:rPr>
        <w:t xml:space="preserve"> </w:t>
      </w:r>
      <w:r w:rsidRPr="00B547CA">
        <w:rPr>
          <w:b/>
          <w:bCs/>
          <w:highlight w:val="yellow"/>
        </w:rPr>
        <w:t>technicians</w:t>
      </w:r>
      <w:r>
        <w:rPr>
          <w:b/>
          <w:bCs/>
        </w:rPr>
        <w:t>.</w:t>
      </w:r>
    </w:p>
    <w:p w14:paraId="0C9EBE6B" w14:textId="77777777" w:rsidR="003B7F3B" w:rsidRDefault="003B7F3B">
      <w:pPr>
        <w:rPr>
          <w:rFonts w:ascii="system-ui" w:eastAsia="system-ui" w:hAnsi="system-ui" w:cs="system-ui"/>
          <w:sz w:val="21"/>
          <w:szCs w:val="21"/>
        </w:rPr>
      </w:pPr>
    </w:p>
    <w:p w14:paraId="2E0FCF6E" w14:textId="77777777" w:rsidR="00CE2B39" w:rsidRDefault="00CE2B39">
      <w:pPr>
        <w:rPr>
          <w:rFonts w:ascii="system-ui" w:eastAsia="system-ui" w:hAnsi="system-ui" w:cs="system-ui"/>
          <w:sz w:val="21"/>
          <w:szCs w:val="21"/>
        </w:rPr>
      </w:pPr>
    </w:p>
    <w:p w14:paraId="4DB83A7C" w14:textId="70913FA5" w:rsidR="00A0176B" w:rsidRDefault="0084477A" w:rsidP="005E2F68">
      <w:pPr>
        <w:pStyle w:val="Heading1"/>
        <w:rPr>
          <w:ins w:id="4" w:author="Reshma Carter" w:date="2023-04-04T09:18:00Z"/>
          <w:rFonts w:eastAsia="system-ui"/>
          <w:highlight w:val="yellow"/>
        </w:rPr>
      </w:pPr>
      <w:ins w:id="5" w:author="Reshma Carter" w:date="2023-04-04T09:18:00Z">
        <w:r>
          <w:rPr>
            <w:rFonts w:eastAsia="system-ui"/>
            <w:highlight w:val="yellow"/>
          </w:rPr>
          <w:lastRenderedPageBreak/>
          <w:t>2. Page Titles</w:t>
        </w:r>
      </w:ins>
      <w:ins w:id="6" w:author="Reshma Carter" w:date="2023-04-04T09:19:00Z">
        <w:r w:rsidR="003412D8">
          <w:rPr>
            <w:rFonts w:eastAsia="system-ui"/>
            <w:highlight w:val="yellow"/>
          </w:rPr>
          <w:t>/Copy</w:t>
        </w:r>
      </w:ins>
      <w:ins w:id="7" w:author="Reshma Carter" w:date="2023-04-04T09:18:00Z">
        <w:r>
          <w:rPr>
            <w:rFonts w:eastAsia="system-ui"/>
            <w:highlight w:val="yellow"/>
          </w:rPr>
          <w:t xml:space="preserve"> we would like to have </w:t>
        </w:r>
      </w:ins>
      <w:ins w:id="8" w:author="Reshma Carter" w:date="2023-04-04T09:19:00Z">
        <w:r>
          <w:rPr>
            <w:rFonts w:eastAsia="system-ui"/>
            <w:highlight w:val="yellow"/>
          </w:rPr>
          <w:t>for website</w:t>
        </w:r>
      </w:ins>
    </w:p>
    <w:p w14:paraId="45D1BE2F" w14:textId="4B210B38" w:rsidR="00AD6E78" w:rsidRDefault="00AD6E78" w:rsidP="005E2F68">
      <w:pPr>
        <w:pStyle w:val="Heading1"/>
        <w:rPr>
          <w:rFonts w:eastAsia="system-ui"/>
        </w:rPr>
      </w:pPr>
      <w:r w:rsidRPr="00AD6E78">
        <w:rPr>
          <w:rFonts w:eastAsia="system-ui"/>
          <w:highlight w:val="yellow"/>
        </w:rPr>
        <w:t>HOME</w:t>
      </w:r>
    </w:p>
    <w:p w14:paraId="477804FC" w14:textId="0012E631" w:rsidR="00483845" w:rsidRDefault="00483845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Top Banner</w:t>
      </w:r>
      <w:r w:rsidR="001770DB">
        <w:rPr>
          <w:rFonts w:ascii="system-ui" w:eastAsia="system-ui" w:hAnsi="system-ui" w:cs="system-ui"/>
          <w:sz w:val="21"/>
          <w:szCs w:val="21"/>
        </w:rPr>
        <w:t xml:space="preserve"> (on all pages)</w:t>
      </w:r>
    </w:p>
    <w:p w14:paraId="415F6945" w14:textId="4358FEB2" w:rsidR="00483845" w:rsidRDefault="00483845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Logo/Home Left</w:t>
      </w:r>
    </w:p>
    <w:p w14:paraId="6CD3A1E3" w14:textId="73183AD4" w:rsidR="00483845" w:rsidRDefault="00483845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Listing of</w:t>
      </w:r>
    </w:p>
    <w:p w14:paraId="7511EF9A" w14:textId="342D269C" w:rsidR="00151C05" w:rsidRDefault="00FF7461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CE </w:t>
      </w:r>
      <w:r w:rsidR="00C142F7" w:rsidRPr="00C142F7">
        <w:rPr>
          <w:rFonts w:ascii="system-ui" w:eastAsia="system-ui" w:hAnsi="system-ui" w:cs="system-ui"/>
          <w:sz w:val="21"/>
          <w:szCs w:val="21"/>
        </w:rPr>
        <w:t>Courses</w:t>
      </w:r>
    </w:p>
    <w:p w14:paraId="18AF439E" w14:textId="5D57CAF2" w:rsidR="00C142F7" w:rsidRDefault="00874AE7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Membership</w:t>
      </w:r>
      <w:r w:rsidR="0061752D">
        <w:rPr>
          <w:rFonts w:ascii="system-ui" w:eastAsia="system-ui" w:hAnsi="system-ui" w:cs="system-ui"/>
          <w:sz w:val="21"/>
          <w:szCs w:val="21"/>
        </w:rPr>
        <w:t xml:space="preserve"> </w:t>
      </w:r>
    </w:p>
    <w:p w14:paraId="6E69C1FA" w14:textId="59EB7EC8" w:rsidR="005F4082" w:rsidRDefault="005F4082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About</w:t>
      </w:r>
    </w:p>
    <w:p w14:paraId="4CC611CF" w14:textId="16CA4BF6" w:rsidR="005F4082" w:rsidRDefault="004A19FD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Blog? Shall we include author info and new course abstracts with link?</w:t>
      </w:r>
      <w:r w:rsidR="00C73894">
        <w:rPr>
          <w:rFonts w:ascii="system-ui" w:eastAsia="system-ui" w:hAnsi="system-ui" w:cs="system-ui"/>
          <w:sz w:val="21"/>
          <w:szCs w:val="21"/>
        </w:rPr>
        <w:t xml:space="preserve"> Dennis thoughts?</w:t>
      </w:r>
      <w:r w:rsidR="00FF7461">
        <w:rPr>
          <w:rFonts w:ascii="system-ui" w:eastAsia="system-ui" w:hAnsi="system-ui" w:cs="system-ui"/>
          <w:sz w:val="21"/>
          <w:szCs w:val="21"/>
        </w:rPr>
        <w:t xml:space="preserve"> Does it impact SEO </w:t>
      </w:r>
      <w:proofErr w:type="spellStart"/>
      <w:r w:rsidR="00FF7461">
        <w:rPr>
          <w:rFonts w:ascii="system-ui" w:eastAsia="system-ui" w:hAnsi="system-ui" w:cs="system-ui"/>
          <w:sz w:val="21"/>
          <w:szCs w:val="21"/>
        </w:rPr>
        <w:t>etc</w:t>
      </w:r>
      <w:proofErr w:type="spellEnd"/>
      <w:r w:rsidR="00FF7461">
        <w:rPr>
          <w:rFonts w:ascii="system-ui" w:eastAsia="system-ui" w:hAnsi="system-ui" w:cs="system-ui"/>
          <w:sz w:val="21"/>
          <w:szCs w:val="21"/>
        </w:rPr>
        <w:t>?</w:t>
      </w:r>
    </w:p>
    <w:p w14:paraId="0977D204" w14:textId="46CD9348" w:rsidR="00FF7461" w:rsidRDefault="00FF7461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FAQs</w:t>
      </w:r>
      <w:r w:rsidR="0097114A">
        <w:rPr>
          <w:rFonts w:ascii="system-ui" w:eastAsia="system-ui" w:hAnsi="system-ui" w:cs="system-ui"/>
          <w:sz w:val="21"/>
          <w:szCs w:val="21"/>
        </w:rPr>
        <w:t xml:space="preserve"> </w:t>
      </w:r>
    </w:p>
    <w:p w14:paraId="5CEE16B2" w14:textId="0DE8EDA4" w:rsidR="00E0326F" w:rsidRPr="00C142F7" w:rsidRDefault="00E0326F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Account Information</w:t>
      </w:r>
    </w:p>
    <w:p w14:paraId="12427095" w14:textId="77777777" w:rsidR="00660A93" w:rsidRDefault="00660A93">
      <w:pPr>
        <w:rPr>
          <w:rFonts w:ascii="system-ui" w:eastAsia="system-ui" w:hAnsi="system-ui" w:cs="system-ui"/>
          <w:sz w:val="21"/>
          <w:szCs w:val="21"/>
        </w:rPr>
      </w:pPr>
    </w:p>
    <w:p w14:paraId="0C13319A" w14:textId="77777777" w:rsidR="001770DB" w:rsidRDefault="001770DB" w:rsidP="00660A93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Home Body</w:t>
      </w:r>
    </w:p>
    <w:p w14:paraId="27F3123F" w14:textId="1E122CD8" w:rsidR="00660A93" w:rsidRDefault="00660A93" w:rsidP="00660A93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Banner / </w:t>
      </w:r>
      <w:r w:rsidR="00BA2DA1">
        <w:rPr>
          <w:rFonts w:ascii="system-ui" w:eastAsia="system-ui" w:hAnsi="system-ui" w:cs="system-ui"/>
          <w:sz w:val="21"/>
          <w:szCs w:val="21"/>
        </w:rPr>
        <w:t>Slider (</w:t>
      </w:r>
      <w:r w:rsidR="00AD6E78">
        <w:rPr>
          <w:rFonts w:ascii="system-ui" w:eastAsia="system-ui" w:hAnsi="system-ui" w:cs="system-ui"/>
          <w:sz w:val="21"/>
          <w:szCs w:val="21"/>
        </w:rPr>
        <w:t xml:space="preserve">example from </w:t>
      </w:r>
      <w:proofErr w:type="spellStart"/>
      <w:r w:rsidR="00AD6E78">
        <w:rPr>
          <w:rFonts w:ascii="system-ui" w:eastAsia="system-ui" w:hAnsi="system-ui" w:cs="system-ui"/>
          <w:sz w:val="21"/>
          <w:szCs w:val="21"/>
        </w:rPr>
        <w:t>vetcetera</w:t>
      </w:r>
      <w:proofErr w:type="spellEnd"/>
      <w:r w:rsidR="00AD6E78">
        <w:rPr>
          <w:rFonts w:ascii="system-ui" w:eastAsia="system-ui" w:hAnsi="system-ui" w:cs="system-ui"/>
          <w:sz w:val="21"/>
          <w:szCs w:val="21"/>
        </w:rPr>
        <w:t>)</w:t>
      </w:r>
    </w:p>
    <w:p w14:paraId="5739C172" w14:textId="40252DA1" w:rsidR="0003626A" w:rsidRDefault="00FA733C" w:rsidP="001A6BEB">
      <w:pPr>
        <w:pStyle w:val="ListParagraph"/>
        <w:numPr>
          <w:ilvl w:val="0"/>
          <w:numId w:val="5"/>
        </w:numPr>
        <w:rPr>
          <w:rFonts w:ascii="system-ui" w:eastAsia="system-ui" w:hAnsi="system-ui" w:cs="system-ui"/>
          <w:sz w:val="21"/>
          <w:szCs w:val="21"/>
        </w:rPr>
      </w:pPr>
      <w:r w:rsidRPr="00BA2DA1">
        <w:rPr>
          <w:rFonts w:ascii="system-ui" w:eastAsia="system-ui" w:hAnsi="system-ui" w:cs="system-ui"/>
          <w:sz w:val="21"/>
          <w:szCs w:val="21"/>
        </w:rPr>
        <w:t>Join Now</w:t>
      </w:r>
      <w:r w:rsidR="00AD6E78" w:rsidRPr="00BA2DA1">
        <w:rPr>
          <w:rFonts w:ascii="system-ui" w:eastAsia="system-ui" w:hAnsi="system-ui" w:cs="system-ui"/>
          <w:sz w:val="21"/>
          <w:szCs w:val="21"/>
        </w:rPr>
        <w:t xml:space="preserve"> vs Start for Free</w:t>
      </w:r>
      <w:r w:rsidR="00FC43E7" w:rsidRPr="00BA2DA1">
        <w:rPr>
          <w:rFonts w:ascii="system-ui" w:eastAsia="system-ui" w:hAnsi="system-ui" w:cs="system-ui"/>
          <w:sz w:val="21"/>
          <w:szCs w:val="21"/>
        </w:rPr>
        <w:t xml:space="preserve"> </w:t>
      </w:r>
      <w:r w:rsidR="0036449D" w:rsidRPr="00BA2DA1">
        <w:rPr>
          <w:rFonts w:ascii="system-ui" w:eastAsia="system-ui" w:hAnsi="system-ui" w:cs="system-ui"/>
          <w:sz w:val="21"/>
          <w:szCs w:val="21"/>
        </w:rPr>
        <w:t>(vs start for free and pay for credit)</w:t>
      </w:r>
      <w:r w:rsidR="00BA2DA1" w:rsidRPr="00BA2DA1">
        <w:rPr>
          <w:rFonts w:ascii="system-ui" w:eastAsia="system-ui" w:hAnsi="system-ui" w:cs="system-ui"/>
          <w:sz w:val="21"/>
          <w:szCs w:val="21"/>
        </w:rPr>
        <w:t xml:space="preserve"> </w:t>
      </w:r>
      <w:r w:rsidR="00C30099" w:rsidRPr="00BA2DA1">
        <w:rPr>
          <w:rFonts w:ascii="system-ui" w:eastAsia="system-ui" w:hAnsi="system-ui" w:cs="system-ui"/>
          <w:sz w:val="21"/>
          <w:szCs w:val="21"/>
        </w:rPr>
        <w:t>s Take Free Course</w:t>
      </w:r>
      <w:r w:rsidR="0003626A">
        <w:rPr>
          <w:rFonts w:ascii="system-ui" w:eastAsia="system-ui" w:hAnsi="system-ui" w:cs="system-ui"/>
          <w:sz w:val="21"/>
          <w:szCs w:val="21"/>
        </w:rPr>
        <w:t xml:space="preserve"> (directs to Membership page</w:t>
      </w:r>
      <w:r w:rsidR="00641CC8">
        <w:rPr>
          <w:rFonts w:ascii="system-ui" w:eastAsia="system-ui" w:hAnsi="system-ui" w:cs="system-ui"/>
          <w:sz w:val="21"/>
          <w:szCs w:val="21"/>
        </w:rPr>
        <w:t xml:space="preserve"> – funnel)</w:t>
      </w:r>
    </w:p>
    <w:p w14:paraId="19A6121E" w14:textId="1C9CD21F" w:rsidR="00FA733C" w:rsidRDefault="00FA733C" w:rsidP="001A6BEB">
      <w:pPr>
        <w:pStyle w:val="ListParagraph"/>
        <w:numPr>
          <w:ilvl w:val="0"/>
          <w:numId w:val="5"/>
        </w:numPr>
        <w:rPr>
          <w:rFonts w:ascii="system-ui" w:eastAsia="system-ui" w:hAnsi="system-ui" w:cs="system-ui"/>
          <w:sz w:val="21"/>
          <w:szCs w:val="21"/>
        </w:rPr>
      </w:pPr>
      <w:r w:rsidRPr="00BA2DA1">
        <w:rPr>
          <w:rFonts w:ascii="system-ui" w:eastAsia="system-ui" w:hAnsi="system-ui" w:cs="system-ui"/>
          <w:sz w:val="21"/>
          <w:szCs w:val="21"/>
        </w:rPr>
        <w:t>Browse Courses</w:t>
      </w:r>
      <w:r w:rsidR="0003626A">
        <w:rPr>
          <w:rFonts w:ascii="system-ui" w:eastAsia="system-ui" w:hAnsi="system-ui" w:cs="system-ui"/>
          <w:sz w:val="21"/>
          <w:szCs w:val="21"/>
        </w:rPr>
        <w:t xml:space="preserve"> (</w:t>
      </w:r>
      <w:r w:rsidR="00A131D6">
        <w:rPr>
          <w:rFonts w:ascii="system-ui" w:eastAsia="system-ui" w:hAnsi="system-ui" w:cs="system-ui"/>
          <w:sz w:val="21"/>
          <w:szCs w:val="21"/>
        </w:rPr>
        <w:t xml:space="preserve">Directs to CE </w:t>
      </w:r>
      <w:r w:rsidR="00A131D6" w:rsidRPr="35FFF691">
        <w:rPr>
          <w:rFonts w:ascii="system-ui" w:eastAsia="system-ui" w:hAnsi="system-ui" w:cs="system-ui"/>
          <w:sz w:val="21"/>
          <w:szCs w:val="21"/>
        </w:rPr>
        <w:t>Courses</w:t>
      </w:r>
      <w:r w:rsidR="00A131D6">
        <w:rPr>
          <w:rFonts w:ascii="system-ui" w:eastAsia="system-ui" w:hAnsi="system-ui" w:cs="system-ui"/>
          <w:sz w:val="21"/>
          <w:szCs w:val="21"/>
        </w:rPr>
        <w:t xml:space="preserve"> Page – Teaser before member, </w:t>
      </w:r>
      <w:r w:rsidR="001A6BEB">
        <w:rPr>
          <w:rFonts w:ascii="system-ui" w:eastAsia="system-ui" w:hAnsi="system-ui" w:cs="system-ui"/>
          <w:sz w:val="21"/>
          <w:szCs w:val="21"/>
        </w:rPr>
        <w:t>or</w:t>
      </w:r>
      <w:r w:rsidR="00A131D6">
        <w:rPr>
          <w:rFonts w:ascii="system-ui" w:eastAsia="system-ui" w:hAnsi="system-ui" w:cs="system-ui"/>
          <w:sz w:val="21"/>
          <w:szCs w:val="21"/>
        </w:rPr>
        <w:t xml:space="preserve"> 1 free offering vs </w:t>
      </w:r>
      <w:r w:rsidR="001A6BEB">
        <w:rPr>
          <w:rFonts w:ascii="system-ui" w:eastAsia="system-ui" w:hAnsi="system-ui" w:cs="system-ui"/>
          <w:sz w:val="21"/>
          <w:szCs w:val="21"/>
        </w:rPr>
        <w:t>sign in to access all offerings)</w:t>
      </w:r>
    </w:p>
    <w:p w14:paraId="1F7A940C" w14:textId="77777777" w:rsidR="00E67A35" w:rsidRPr="00E67A35" w:rsidRDefault="00E67A35" w:rsidP="00E67A35">
      <w:pPr>
        <w:ind w:left="360"/>
        <w:rPr>
          <w:rFonts w:ascii="system-ui" w:eastAsia="system-ui" w:hAnsi="system-ui" w:cs="system-ui"/>
          <w:sz w:val="21"/>
          <w:szCs w:val="21"/>
        </w:rPr>
      </w:pPr>
    </w:p>
    <w:p w14:paraId="2D014B58" w14:textId="629BDD88" w:rsidR="00E67A35" w:rsidRDefault="00121B33" w:rsidP="00E67A35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Banner Bottom Bar</w:t>
      </w:r>
      <w:ins w:id="9" w:author="Reshma Carter" w:date="2023-02-17T16:23:00Z">
        <w:r>
          <w:rPr>
            <w:rFonts w:ascii="system-ui" w:eastAsia="system-ui" w:hAnsi="system-ui" w:cs="system-ui"/>
            <w:sz w:val="21"/>
            <w:szCs w:val="21"/>
          </w:rPr>
          <w:t xml:space="preserve"> </w:t>
        </w:r>
        <w:r w:rsidR="3B23F101" w:rsidRPr="03191B08">
          <w:rPr>
            <w:rFonts w:ascii="system-ui" w:eastAsia="system-ui" w:hAnsi="system-ui" w:cs="system-ui"/>
            <w:sz w:val="21"/>
            <w:szCs w:val="21"/>
          </w:rPr>
          <w:t>(</w:t>
        </w:r>
        <w:r w:rsidR="33F8801B" w:rsidRPr="2C4F55C5">
          <w:rPr>
            <w:rFonts w:ascii="system-ui" w:eastAsia="system-ui" w:hAnsi="system-ui" w:cs="system-ui"/>
            <w:sz w:val="21"/>
            <w:szCs w:val="21"/>
          </w:rPr>
          <w:t xml:space="preserve">example </w:t>
        </w:r>
        <w:r w:rsidR="33F8801B" w:rsidRPr="7D8EBE84">
          <w:rPr>
            <w:rFonts w:ascii="system-ui" w:eastAsia="system-ui" w:hAnsi="system-ui" w:cs="system-ui"/>
            <w:sz w:val="21"/>
            <w:szCs w:val="21"/>
          </w:rPr>
          <w:t xml:space="preserve">from </w:t>
        </w:r>
        <w:proofErr w:type="spellStart"/>
        <w:r w:rsidR="33F8801B" w:rsidRPr="72F381D3">
          <w:rPr>
            <w:rFonts w:ascii="system-ui" w:eastAsia="system-ui" w:hAnsi="system-ui" w:cs="system-ui"/>
            <w:sz w:val="21"/>
            <w:szCs w:val="21"/>
          </w:rPr>
          <w:t>vetcetera</w:t>
        </w:r>
        <w:proofErr w:type="spellEnd"/>
        <w:r w:rsidR="33F8801B" w:rsidRPr="72F381D3">
          <w:rPr>
            <w:rFonts w:ascii="system-ui" w:eastAsia="system-ui" w:hAnsi="system-ui" w:cs="system-ui"/>
            <w:sz w:val="21"/>
            <w:szCs w:val="21"/>
          </w:rPr>
          <w:t>)</w:t>
        </w:r>
      </w:ins>
      <w:r w:rsidR="5FC70500" w:rsidRPr="7A9CAC29">
        <w:rPr>
          <w:rFonts w:ascii="system-ui" w:eastAsia="system-ui" w:hAnsi="system-ui" w:cs="system-ui"/>
          <w:sz w:val="21"/>
          <w:szCs w:val="21"/>
        </w:rPr>
        <w:t xml:space="preserve"> </w:t>
      </w:r>
      <w:ins w:id="10" w:author="Reshma Carter" w:date="2023-02-17T16:23:00Z">
        <w:r w:rsidR="3B23F101" w:rsidRPr="7A9CAC29">
          <w:rPr>
            <w:rFonts w:ascii="system-ui" w:eastAsia="system-ui" w:hAnsi="system-ui" w:cs="system-ui"/>
            <w:sz w:val="21"/>
            <w:szCs w:val="21"/>
          </w:rPr>
          <w:t>(</w:t>
        </w:r>
        <w:r w:rsidR="3B23F101" w:rsidRPr="03191B08">
          <w:rPr>
            <w:rFonts w:ascii="system-ui" w:eastAsia="system-ui" w:hAnsi="system-ui" w:cs="system-ui"/>
            <w:sz w:val="21"/>
            <w:szCs w:val="21"/>
          </w:rPr>
          <w:t>3 – 5) with icons</w:t>
        </w:r>
      </w:ins>
    </w:p>
    <w:p w14:paraId="7E276B6A" w14:textId="77777777" w:rsidR="00184045" w:rsidRDefault="00184045" w:rsidP="0018404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</w:rPr>
      </w:pPr>
      <w:r w:rsidRPr="00522C15">
        <w:rPr>
          <w:rFonts w:ascii="system-ui" w:eastAsia="system-ui" w:hAnsi="system-ui" w:cs="system-ui"/>
          <w:sz w:val="21"/>
          <w:szCs w:val="21"/>
        </w:rPr>
        <w:t>On -demand Education</w:t>
      </w:r>
    </w:p>
    <w:p w14:paraId="7DEF6578" w14:textId="2E5CA187" w:rsidR="00184045" w:rsidRDefault="00184045" w:rsidP="0018404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Experienced Instructors</w:t>
      </w:r>
      <w:r w:rsidR="00F87C79">
        <w:rPr>
          <w:rFonts w:ascii="system-ui" w:eastAsia="system-ui" w:hAnsi="system-ui" w:cs="system-ui"/>
          <w:sz w:val="21"/>
          <w:szCs w:val="21"/>
        </w:rPr>
        <w:t xml:space="preserve"> (</w:t>
      </w:r>
      <w:r w:rsidR="007F122C">
        <w:rPr>
          <w:rFonts w:ascii="system-ui" w:eastAsia="system-ui" w:hAnsi="system-ui" w:cs="system-ui"/>
          <w:sz w:val="21"/>
          <w:szCs w:val="21"/>
        </w:rPr>
        <w:t>something specific to the content)</w:t>
      </w:r>
    </w:p>
    <w:p w14:paraId="02EF0949" w14:textId="4739391D" w:rsidR="00121B33" w:rsidRPr="00522C15" w:rsidRDefault="00522C15" w:rsidP="00522C1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</w:rPr>
      </w:pPr>
      <w:r w:rsidRPr="00522C15">
        <w:rPr>
          <w:rFonts w:ascii="system-ui" w:eastAsia="system-ui" w:hAnsi="system-ui" w:cs="system-ui"/>
          <w:sz w:val="21"/>
          <w:szCs w:val="21"/>
        </w:rPr>
        <w:t>Instant CE Certificate</w:t>
      </w:r>
    </w:p>
    <w:p w14:paraId="5C6378F5" w14:textId="07B8A768" w:rsidR="00522C15" w:rsidRPr="0080298F" w:rsidRDefault="00014A4D" w:rsidP="00E67A3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  <w:highlight w:val="yellow"/>
        </w:rPr>
      </w:pPr>
      <w:r w:rsidRPr="00014A4D">
        <w:rPr>
          <w:rFonts w:ascii="system-ui" w:eastAsia="system-ui" w:hAnsi="system-ui" w:cs="system-ui"/>
          <w:sz w:val="21"/>
          <w:szCs w:val="21"/>
          <w:highlight w:val="yellow"/>
        </w:rPr>
        <w:t>E-Learning App?</w:t>
      </w:r>
      <w:r>
        <w:rPr>
          <w:rFonts w:ascii="system-ui" w:eastAsia="system-ui" w:hAnsi="system-ui" w:cs="system-ui"/>
          <w:sz w:val="21"/>
          <w:szCs w:val="21"/>
          <w:highlight w:val="yellow"/>
        </w:rPr>
        <w:t xml:space="preserve"> Will we have one and what do we call it?</w:t>
      </w:r>
      <w:r w:rsidR="00FA5D2A">
        <w:rPr>
          <w:rFonts w:ascii="system-ui" w:eastAsia="system-ui" w:hAnsi="system-ui" w:cs="system-ui"/>
          <w:sz w:val="21"/>
          <w:szCs w:val="21"/>
          <w:highlight w:val="yellow"/>
        </w:rPr>
        <w:t xml:space="preserve"> Talk to Dennis</w:t>
      </w:r>
      <w:ins w:id="11" w:author="Reshma Carter" w:date="2023-02-17T16:39:00Z">
        <w:r w:rsidR="72D0CEBC" w:rsidRPr="76635294">
          <w:rPr>
            <w:rFonts w:ascii="system-ui" w:eastAsia="system-ui" w:hAnsi="system-ui" w:cs="system-ui"/>
            <w:sz w:val="21"/>
            <w:szCs w:val="21"/>
            <w:highlight w:val="yellow"/>
          </w:rPr>
          <w:t xml:space="preserve"> </w:t>
        </w:r>
        <w:r w:rsidR="72D0CEBC" w:rsidRPr="4F39C1C6">
          <w:rPr>
            <w:rFonts w:ascii="system-ui" w:eastAsia="system-ui" w:hAnsi="system-ui" w:cs="system-ui"/>
            <w:sz w:val="21"/>
            <w:szCs w:val="21"/>
            <w:highlight w:val="yellow"/>
          </w:rPr>
          <w:t>Easy-to-</w:t>
        </w:r>
        <w:r w:rsidR="72D0CEBC" w:rsidRPr="728BD7CD">
          <w:rPr>
            <w:rFonts w:ascii="system-ui" w:eastAsia="system-ui" w:hAnsi="system-ui" w:cs="system-ui"/>
            <w:sz w:val="21"/>
            <w:szCs w:val="21"/>
            <w:highlight w:val="yellow"/>
          </w:rPr>
          <w:t>use App</w:t>
        </w:r>
      </w:ins>
      <w:r w:rsidR="0080298F">
        <w:rPr>
          <w:rFonts w:ascii="system-ui" w:eastAsia="system-ui" w:hAnsi="system-ui" w:cs="system-ui"/>
          <w:sz w:val="21"/>
          <w:szCs w:val="21"/>
        </w:rPr>
        <w:t xml:space="preserve"> </w:t>
      </w:r>
      <w:r w:rsidR="0080298F" w:rsidRPr="0080298F">
        <w:rPr>
          <w:rFonts w:ascii="system-ui" w:eastAsia="system-ui" w:hAnsi="system-ui" w:cs="system-ui"/>
          <w:sz w:val="21"/>
          <w:szCs w:val="21"/>
        </w:rPr>
        <w:t>QR code to DL app on web or dumb?</w:t>
      </w:r>
    </w:p>
    <w:p w14:paraId="74CC5372" w14:textId="4776E806" w:rsidR="002044B1" w:rsidRPr="006A18CB" w:rsidRDefault="002044B1" w:rsidP="002044B1">
      <w:pPr>
        <w:rPr>
          <w:rFonts w:ascii="system-ui" w:eastAsia="system-ui" w:hAnsi="system-ui" w:cs="system-ui"/>
          <w:sz w:val="21"/>
          <w:szCs w:val="21"/>
        </w:rPr>
      </w:pPr>
      <w:commentRangeStart w:id="12"/>
      <w:r w:rsidRPr="006A18CB">
        <w:rPr>
          <w:rFonts w:ascii="system-ui" w:eastAsia="system-ui" w:hAnsi="system-ui" w:cs="system-ui"/>
          <w:sz w:val="21"/>
          <w:szCs w:val="21"/>
        </w:rPr>
        <w:t xml:space="preserve">Why </w:t>
      </w:r>
      <w:commentRangeEnd w:id="12"/>
      <w:r w:rsidR="00D96081">
        <w:rPr>
          <w:rStyle w:val="CommentReference"/>
        </w:rPr>
        <w:commentReference w:id="12"/>
      </w:r>
      <w:proofErr w:type="spellStart"/>
      <w:r w:rsidRPr="006A18CB">
        <w:rPr>
          <w:rFonts w:ascii="system-ui" w:eastAsia="system-ui" w:hAnsi="system-ui" w:cs="system-ui"/>
          <w:sz w:val="21"/>
          <w:szCs w:val="21"/>
        </w:rPr>
        <w:t>TechCElerate</w:t>
      </w:r>
      <w:proofErr w:type="spellEnd"/>
      <w:r w:rsidRPr="006A18CB">
        <w:rPr>
          <w:rFonts w:ascii="system-ui" w:eastAsia="system-ui" w:hAnsi="system-ui" w:cs="system-ui"/>
          <w:sz w:val="21"/>
          <w:szCs w:val="21"/>
        </w:rPr>
        <w:t>?</w:t>
      </w:r>
    </w:p>
    <w:p w14:paraId="5DAA4156" w14:textId="34219FF4" w:rsidR="002044B1" w:rsidRPr="00352B82" w:rsidRDefault="00261414" w:rsidP="002044B1">
      <w:pPr>
        <w:rPr>
          <w:rFonts w:ascii="system-ui" w:eastAsia="system-ui" w:hAnsi="system-ui" w:cs="system-ui"/>
          <w:sz w:val="21"/>
          <w:szCs w:val="21"/>
          <w:highlight w:val="green"/>
        </w:rPr>
      </w:pPr>
      <w:r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Welcome to </w:t>
      </w:r>
      <w:proofErr w:type="spellStart"/>
      <w:r w:rsidRPr="00B06DA6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Pr="00B06DA6">
        <w:rPr>
          <w:rFonts w:ascii="system-ui" w:eastAsia="system-ui" w:hAnsi="system-ui" w:cs="system-ui"/>
          <w:sz w:val="21"/>
          <w:szCs w:val="21"/>
          <w:highlight w:val="green"/>
        </w:rPr>
        <w:t>, a</w:t>
      </w:r>
      <w:r w:rsidR="002044B1" w:rsidRPr="00352B82">
        <w:rPr>
          <w:rFonts w:ascii="system-ui" w:eastAsia="system-ui" w:hAnsi="system-ui" w:cs="system-ui"/>
          <w:sz w:val="21"/>
          <w:szCs w:val="21"/>
          <w:highlight w:val="green"/>
        </w:rPr>
        <w:t xml:space="preserve"> modern, user-friendly community designed for </w:t>
      </w:r>
      <w:r w:rsidR="00605BB1" w:rsidRPr="00B06DA6">
        <w:rPr>
          <w:rFonts w:ascii="system-ui" w:eastAsia="system-ui" w:hAnsi="system-ui" w:cs="system-ui"/>
          <w:sz w:val="21"/>
          <w:szCs w:val="21"/>
          <w:highlight w:val="green"/>
        </w:rPr>
        <w:t>radiologic te</w:t>
      </w:r>
      <w:r w:rsidR="0064125C" w:rsidRPr="00B06DA6">
        <w:rPr>
          <w:rFonts w:ascii="system-ui" w:eastAsia="system-ui" w:hAnsi="system-ui" w:cs="system-ui"/>
          <w:sz w:val="21"/>
          <w:szCs w:val="21"/>
          <w:highlight w:val="green"/>
        </w:rPr>
        <w:t>chnologists</w:t>
      </w:r>
      <w:r w:rsidR="00274B65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 and</w:t>
      </w:r>
      <w:r w:rsidR="002044B1" w:rsidRPr="00352B82">
        <w:rPr>
          <w:rFonts w:ascii="system-ui" w:eastAsia="system-ui" w:hAnsi="system-ui" w:cs="system-ui"/>
          <w:sz w:val="21"/>
          <w:szCs w:val="21"/>
          <w:highlight w:val="green"/>
        </w:rPr>
        <w:t xml:space="preserve"> professionals</w:t>
      </w:r>
      <w:r w:rsidR="000809E1">
        <w:rPr>
          <w:rFonts w:ascii="system-ui" w:eastAsia="system-ui" w:hAnsi="system-ui" w:cs="system-ui"/>
          <w:sz w:val="21"/>
          <w:szCs w:val="21"/>
          <w:highlight w:val="green"/>
        </w:rPr>
        <w:t>!</w:t>
      </w:r>
    </w:p>
    <w:p w14:paraId="4EF77BA2" w14:textId="76A1265C" w:rsidR="00274B65" w:rsidRPr="00B06DA6" w:rsidRDefault="00546BD3" w:rsidP="002044B1">
      <w:pPr>
        <w:rPr>
          <w:rFonts w:ascii="system-ui" w:eastAsia="system-ui" w:hAnsi="system-ui" w:cs="system-ui"/>
          <w:sz w:val="21"/>
          <w:szCs w:val="21"/>
          <w:highlight w:val="green"/>
        </w:rPr>
      </w:pPr>
      <w:r w:rsidRPr="00AF1F15">
        <w:rPr>
          <w:rFonts w:ascii="system-ui" w:eastAsia="system-ui" w:hAnsi="system-ui" w:cs="system-ui"/>
          <w:sz w:val="21"/>
          <w:szCs w:val="21"/>
          <w:highlight w:val="green"/>
        </w:rPr>
        <w:t xml:space="preserve">At </w:t>
      </w:r>
      <w:proofErr w:type="spellStart"/>
      <w:r w:rsidRPr="00AF1F15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Pr="00AF1F15">
        <w:rPr>
          <w:rFonts w:ascii="system-ui" w:eastAsia="system-ui" w:hAnsi="system-ui" w:cs="system-ui"/>
          <w:sz w:val="21"/>
          <w:szCs w:val="21"/>
          <w:highlight w:val="green"/>
        </w:rPr>
        <w:t xml:space="preserve">, </w:t>
      </w:r>
      <w:r w:rsidR="000809E1">
        <w:rPr>
          <w:rFonts w:ascii="system-ui" w:eastAsia="system-ui" w:hAnsi="system-ui" w:cs="system-ui"/>
          <w:sz w:val="21"/>
          <w:szCs w:val="21"/>
          <w:highlight w:val="green"/>
        </w:rPr>
        <w:t xml:space="preserve">we understand the </w:t>
      </w:r>
      <w:del w:id="13" w:author="Jessica Marshall" w:date="2023-02-28T11:34:00Z">
        <w:r w:rsidR="00BB1271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 xml:space="preserve">difficulty </w:delText>
        </w:r>
      </w:del>
      <w:ins w:id="14" w:author="Jessica Marshall" w:date="2023-02-28T11:34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challenges </w:t>
        </w:r>
      </w:ins>
      <w:del w:id="15" w:author="Jessica Marshall" w:date="2023-02-28T11:34:00Z">
        <w:r w:rsidR="00BB1271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 xml:space="preserve">Radiologic </w:delText>
        </w:r>
      </w:del>
      <w:ins w:id="16" w:author="Jessica Marshall" w:date="2023-02-28T11:34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radiologic </w:t>
        </w:r>
      </w:ins>
      <w:del w:id="17" w:author="Jessica Marshall" w:date="2023-02-28T11:34:00Z">
        <w:r w:rsidR="00BB1271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 xml:space="preserve">Technologists </w:delText>
        </w:r>
      </w:del>
      <w:ins w:id="18" w:author="Jessica Marshall" w:date="2023-02-28T11:34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technologists </w:t>
        </w:r>
      </w:ins>
      <w:r w:rsidR="00BB1271">
        <w:rPr>
          <w:rFonts w:ascii="system-ui" w:eastAsia="system-ui" w:hAnsi="system-ui" w:cs="system-ui"/>
          <w:sz w:val="21"/>
          <w:szCs w:val="21"/>
          <w:highlight w:val="green"/>
        </w:rPr>
        <w:t xml:space="preserve">may face in keeping </w:t>
      </w:r>
      <w:r w:rsidR="001F5070">
        <w:rPr>
          <w:rFonts w:ascii="system-ui" w:eastAsia="system-ui" w:hAnsi="system-ui" w:cs="system-ui"/>
          <w:sz w:val="21"/>
          <w:szCs w:val="21"/>
          <w:highlight w:val="green"/>
        </w:rPr>
        <w:t xml:space="preserve">up with the latest findings in their field. That’s why </w:t>
      </w:r>
      <w:r w:rsidRPr="00AF1F15">
        <w:rPr>
          <w:rFonts w:ascii="system-ui" w:eastAsia="system-ui" w:hAnsi="system-ui" w:cs="system-ui"/>
          <w:sz w:val="21"/>
          <w:szCs w:val="21"/>
          <w:highlight w:val="green"/>
        </w:rPr>
        <w:t xml:space="preserve">we offer a range of innovative e-learning solutions designed to help </w:t>
      </w:r>
      <w:del w:id="19" w:author="Jessica Marshall" w:date="2023-02-28T11:34:00Z">
        <w:r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>R</w:delText>
        </w:r>
        <w:r w:rsidRPr="00AF1F15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 xml:space="preserve">adiologic </w:delText>
        </w:r>
      </w:del>
      <w:ins w:id="20" w:author="Jessica Marshall" w:date="2023-02-28T11:34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>r</w:t>
        </w:r>
        <w:r w:rsidR="00833F0A" w:rsidRPr="00AF1F15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adiologic </w:t>
        </w:r>
      </w:ins>
      <w:del w:id="21" w:author="Jessica Marshall" w:date="2023-02-28T11:34:00Z">
        <w:r w:rsidRPr="00AF1F15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 xml:space="preserve">Technologists </w:delText>
        </w:r>
      </w:del>
      <w:ins w:id="22" w:author="Jessica Marshall" w:date="2023-02-28T11:34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>t</w:t>
        </w:r>
        <w:r w:rsidR="00833F0A" w:rsidRPr="00AF1F15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echnologists </w:t>
        </w:r>
      </w:ins>
      <w:r w:rsidRPr="00AF1F15">
        <w:rPr>
          <w:rFonts w:ascii="system-ui" w:eastAsia="system-ui" w:hAnsi="system-ui" w:cs="system-ui"/>
          <w:sz w:val="21"/>
          <w:szCs w:val="21"/>
          <w:highlight w:val="green"/>
        </w:rPr>
        <w:t xml:space="preserve">accelerate their careers. </w:t>
      </w:r>
      <w:proofErr w:type="spellStart"/>
      <w:r w:rsidR="00DF4750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="00DF4750">
        <w:rPr>
          <w:rFonts w:ascii="system-ui" w:eastAsia="system-ui" w:hAnsi="system-ui" w:cs="system-ui"/>
          <w:sz w:val="21"/>
          <w:szCs w:val="21"/>
          <w:highlight w:val="green"/>
        </w:rPr>
        <w:t xml:space="preserve"> provides access to</w:t>
      </w:r>
      <w:del w:id="23" w:author="Jessica Marshall" w:date="2023-02-28T11:35:00Z">
        <w:r w:rsidR="00DF4750" w:rsidDel="00E023DF">
          <w:rPr>
            <w:rFonts w:ascii="system-ui" w:eastAsia="system-ui" w:hAnsi="system-ui" w:cs="system-ui"/>
            <w:sz w:val="21"/>
            <w:szCs w:val="21"/>
            <w:highlight w:val="green"/>
          </w:rPr>
          <w:delText xml:space="preserve"> </w:delText>
        </w:r>
      </w:del>
      <w:ins w:id="24" w:author="Jessica Marshall" w:date="2023-02-28T11:35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 convenient</w:t>
        </w:r>
        <w:r w:rsidR="00E023DF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, </w:t>
        </w:r>
      </w:ins>
      <w:r w:rsidR="00DF4750">
        <w:rPr>
          <w:rFonts w:ascii="system-ui" w:eastAsia="system-ui" w:hAnsi="system-ui" w:cs="system-ui"/>
          <w:sz w:val="21"/>
          <w:szCs w:val="21"/>
          <w:highlight w:val="green"/>
        </w:rPr>
        <w:t xml:space="preserve">on-demand resources and continuing education activities across a variety of topics. </w:t>
      </w:r>
      <w:r w:rsidRPr="00AF1F15">
        <w:rPr>
          <w:rFonts w:ascii="system-ui" w:eastAsia="system-ui" w:hAnsi="system-ui" w:cs="system-ui"/>
          <w:sz w:val="21"/>
          <w:szCs w:val="21"/>
          <w:highlight w:val="green"/>
        </w:rPr>
        <w:t xml:space="preserve">Our courses are tailored to the needs of modern </w:t>
      </w:r>
      <w:del w:id="25" w:author="Jessica Marshall" w:date="2023-02-28T11:34:00Z">
        <w:r w:rsidR="00C42E69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>R</w:delText>
        </w:r>
        <w:r w:rsidRPr="00AF1F15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 xml:space="preserve">adiologic </w:delText>
        </w:r>
      </w:del>
      <w:ins w:id="26" w:author="Jessica Marshall" w:date="2023-02-28T11:34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>r</w:t>
        </w:r>
        <w:r w:rsidR="00833F0A" w:rsidRPr="00AF1F15">
          <w:rPr>
            <w:rFonts w:ascii="system-ui" w:eastAsia="system-ui" w:hAnsi="system-ui" w:cs="system-ui"/>
            <w:sz w:val="21"/>
            <w:szCs w:val="21"/>
            <w:highlight w:val="green"/>
          </w:rPr>
          <w:t xml:space="preserve">adiologic </w:t>
        </w:r>
      </w:ins>
      <w:del w:id="27" w:author="Jessica Marshall" w:date="2023-02-28T11:34:00Z">
        <w:r w:rsidRPr="00AF1F15" w:rsidDel="00833F0A">
          <w:rPr>
            <w:rFonts w:ascii="system-ui" w:eastAsia="system-ui" w:hAnsi="system-ui" w:cs="system-ui"/>
            <w:sz w:val="21"/>
            <w:szCs w:val="21"/>
            <w:highlight w:val="green"/>
          </w:rPr>
          <w:delText>Technologists</w:delText>
        </w:r>
      </w:del>
      <w:ins w:id="28" w:author="Jessica Marshall" w:date="2023-02-28T11:34:00Z">
        <w:r w:rsidR="00833F0A">
          <w:rPr>
            <w:rFonts w:ascii="system-ui" w:eastAsia="system-ui" w:hAnsi="system-ui" w:cs="system-ui"/>
            <w:sz w:val="21"/>
            <w:szCs w:val="21"/>
            <w:highlight w:val="green"/>
          </w:rPr>
          <w:t>t</w:t>
        </w:r>
        <w:r w:rsidR="00833F0A" w:rsidRPr="00AF1F15">
          <w:rPr>
            <w:rFonts w:ascii="system-ui" w:eastAsia="system-ui" w:hAnsi="system-ui" w:cs="system-ui"/>
            <w:sz w:val="21"/>
            <w:szCs w:val="21"/>
            <w:highlight w:val="green"/>
          </w:rPr>
          <w:t>echnologists</w:t>
        </w:r>
      </w:ins>
      <w:r w:rsidR="00C206D5">
        <w:rPr>
          <w:rFonts w:ascii="system-ui" w:eastAsia="system-ui" w:hAnsi="system-ui" w:cs="system-ui"/>
          <w:sz w:val="21"/>
          <w:szCs w:val="21"/>
          <w:highlight w:val="green"/>
        </w:rPr>
        <w:t>,</w:t>
      </w:r>
      <w:r w:rsidR="001E16C7">
        <w:rPr>
          <w:rFonts w:ascii="system-ui" w:eastAsia="system-ui" w:hAnsi="system-ui" w:cs="system-ui"/>
          <w:sz w:val="21"/>
          <w:szCs w:val="21"/>
          <w:highlight w:val="green"/>
        </w:rPr>
        <w:t xml:space="preserve"> offering </w:t>
      </w:r>
      <w:r w:rsidRPr="00AF1F15">
        <w:rPr>
          <w:rFonts w:ascii="system-ui" w:eastAsia="system-ui" w:hAnsi="system-ui" w:cs="system-ui"/>
          <w:sz w:val="21"/>
          <w:szCs w:val="21"/>
          <w:highlight w:val="green"/>
        </w:rPr>
        <w:t>the latest knowledge and techniques to keep them at the forefront of their field.</w:t>
      </w:r>
      <w:r>
        <w:rPr>
          <w:rFonts w:ascii="system-ui" w:eastAsia="system-ui" w:hAnsi="system-ui" w:cs="system-ui"/>
          <w:sz w:val="21"/>
          <w:szCs w:val="21"/>
          <w:highlight w:val="green"/>
        </w:rPr>
        <w:t xml:space="preserve"> </w:t>
      </w:r>
      <w:r w:rsidR="00190402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Delivered through a </w:t>
      </w:r>
      <w:r w:rsidR="00113F3F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user-friendly interface, our inclusive online portal caters to different learning styles and busy </w:t>
      </w:r>
      <w:r w:rsidR="00DA31CF" w:rsidRPr="00B06DA6">
        <w:rPr>
          <w:rFonts w:ascii="system-ui" w:eastAsia="system-ui" w:hAnsi="system-ui" w:cs="system-ui"/>
          <w:sz w:val="21"/>
          <w:szCs w:val="21"/>
          <w:highlight w:val="green"/>
        </w:rPr>
        <w:t>professionals</w:t>
      </w:r>
      <w:r w:rsidR="00CF4A99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. </w:t>
      </w:r>
    </w:p>
    <w:p w14:paraId="071B55F2" w14:textId="0C659F49" w:rsidR="00D96081" w:rsidRDefault="00763A2F" w:rsidP="002044B1">
      <w:pPr>
        <w:rPr>
          <w:rFonts w:ascii="system-ui" w:eastAsia="system-ui" w:hAnsi="system-ui" w:cs="system-ui"/>
          <w:sz w:val="21"/>
          <w:szCs w:val="21"/>
        </w:rPr>
      </w:pPr>
      <w:r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Our </w:t>
      </w:r>
      <w:r w:rsidR="00CD0679" w:rsidRPr="00B06DA6">
        <w:rPr>
          <w:rFonts w:ascii="system-ui" w:eastAsia="system-ui" w:hAnsi="system-ui" w:cs="system-ui"/>
          <w:sz w:val="21"/>
          <w:szCs w:val="21"/>
          <w:highlight w:val="green"/>
        </w:rPr>
        <w:t>c</w:t>
      </w:r>
      <w:r w:rsidR="00840503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ourses are </w:t>
      </w:r>
      <w:r w:rsidR="00437B0F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ASRT approved </w:t>
      </w:r>
      <w:r w:rsidR="00DF16A2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and accepted for </w:t>
      </w:r>
      <w:r w:rsidR="00437B0F" w:rsidRPr="00B06DA6">
        <w:rPr>
          <w:rFonts w:ascii="system-ui" w:eastAsia="system-ui" w:hAnsi="system-ui" w:cs="system-ui"/>
          <w:sz w:val="21"/>
          <w:szCs w:val="21"/>
          <w:highlight w:val="green"/>
        </w:rPr>
        <w:t>ARRT</w:t>
      </w:r>
      <w:r w:rsidR="00FD6066" w:rsidRPr="00B06DA6">
        <w:rPr>
          <w:rFonts w:ascii="Cambria" w:eastAsia="system-ui" w:hAnsi="Cambria" w:cs="system-ui"/>
          <w:sz w:val="21"/>
          <w:szCs w:val="21"/>
          <w:highlight w:val="green"/>
          <w:vertAlign w:val="superscript"/>
        </w:rPr>
        <w:t>®</w:t>
      </w:r>
      <w:r w:rsidR="00437B0F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 </w:t>
      </w:r>
      <w:r w:rsidR="00B37E6E" w:rsidRPr="00B06DA6">
        <w:rPr>
          <w:rFonts w:ascii="system-ui" w:eastAsia="system-ui" w:hAnsi="system-ui" w:cs="system-ui"/>
          <w:sz w:val="21"/>
          <w:szCs w:val="21"/>
          <w:highlight w:val="green"/>
        </w:rPr>
        <w:t>renewal.</w:t>
      </w:r>
      <w:r w:rsidR="00B37E6E" w:rsidRPr="006A18CB">
        <w:rPr>
          <w:rFonts w:ascii="system-ui" w:eastAsia="system-ui" w:hAnsi="system-ui" w:cs="system-ui"/>
          <w:sz w:val="21"/>
          <w:szCs w:val="21"/>
        </w:rPr>
        <w:t xml:space="preserve"> </w:t>
      </w:r>
      <w:r w:rsidR="00437B0F" w:rsidRPr="006A18CB">
        <w:rPr>
          <w:rFonts w:ascii="system-ui" w:eastAsia="system-ui" w:hAnsi="system-ui" w:cs="system-ui"/>
          <w:sz w:val="21"/>
          <w:szCs w:val="21"/>
        </w:rPr>
        <w:t xml:space="preserve"> </w:t>
      </w:r>
    </w:p>
    <w:p w14:paraId="14C47357" w14:textId="77777777" w:rsidR="006A18CB" w:rsidRDefault="006A18CB">
      <w:pPr>
        <w:rPr>
          <w:rFonts w:ascii="system-ui" w:eastAsia="system-ui" w:hAnsi="system-ui" w:cs="system-ui"/>
          <w:sz w:val="21"/>
          <w:szCs w:val="21"/>
          <w:highlight w:val="green"/>
        </w:rPr>
      </w:pPr>
    </w:p>
    <w:p w14:paraId="7D5D11CC" w14:textId="2F0959BD" w:rsidR="00660A93" w:rsidRDefault="001770DB">
      <w:pPr>
        <w:rPr>
          <w:rFonts w:ascii="system-ui" w:eastAsia="system-ui" w:hAnsi="system-ui" w:cs="system-ui"/>
          <w:sz w:val="21"/>
          <w:szCs w:val="21"/>
        </w:rPr>
      </w:pPr>
      <w:r w:rsidRPr="006A18CB">
        <w:rPr>
          <w:rFonts w:ascii="system-ui" w:eastAsia="system-ui" w:hAnsi="system-ui" w:cs="system-ui"/>
          <w:sz w:val="21"/>
          <w:szCs w:val="21"/>
          <w:highlight w:val="yellow"/>
        </w:rPr>
        <w:t>CE Course Grid “Featured Courses”</w:t>
      </w:r>
      <w:r w:rsidR="00E67A35" w:rsidRPr="006A18CB">
        <w:rPr>
          <w:rFonts w:ascii="system-ui" w:eastAsia="system-ui" w:hAnsi="system-ui" w:cs="system-ui"/>
          <w:sz w:val="21"/>
          <w:szCs w:val="21"/>
          <w:highlight w:val="yellow"/>
        </w:rPr>
        <w:t xml:space="preserve"> </w:t>
      </w:r>
      <w:r w:rsidR="00E74604" w:rsidRPr="006A18CB">
        <w:rPr>
          <w:rFonts w:ascii="system-ui" w:eastAsia="system-ui" w:hAnsi="system-ui" w:cs="system-ui"/>
          <w:sz w:val="21"/>
          <w:szCs w:val="21"/>
          <w:highlight w:val="yellow"/>
        </w:rPr>
        <w:t>Can this show the 6 newest offering as an example</w:t>
      </w:r>
      <w:r w:rsidR="00E74604">
        <w:rPr>
          <w:rFonts w:ascii="system-ui" w:eastAsia="system-ui" w:hAnsi="system-ui" w:cs="system-ui"/>
          <w:sz w:val="21"/>
          <w:szCs w:val="21"/>
        </w:rPr>
        <w:t xml:space="preserve">  </w:t>
      </w:r>
    </w:p>
    <w:p w14:paraId="79953E7E" w14:textId="77777777" w:rsidR="00641CC8" w:rsidRPr="00641CC8" w:rsidRDefault="00641CC8" w:rsidP="00641CC8">
      <w:pPr>
        <w:rPr>
          <w:rFonts w:ascii="system-ui" w:eastAsia="system-ui" w:hAnsi="system-ui" w:cs="system-ui"/>
          <w:sz w:val="21"/>
          <w:szCs w:val="21"/>
        </w:rPr>
      </w:pPr>
    </w:p>
    <w:p w14:paraId="7A627529" w14:textId="77777777" w:rsidR="00641CC8" w:rsidRPr="00641CC8" w:rsidRDefault="00641CC8" w:rsidP="00641CC8">
      <w:pPr>
        <w:rPr>
          <w:rFonts w:ascii="system-ui" w:eastAsia="system-ui" w:hAnsi="system-ui" w:cs="system-ui"/>
          <w:sz w:val="21"/>
          <w:szCs w:val="21"/>
        </w:rPr>
      </w:pPr>
      <w:r w:rsidRPr="00641CC8">
        <w:rPr>
          <w:rFonts w:ascii="system-ui" w:eastAsia="system-ui" w:hAnsi="system-ui" w:cs="system-ui"/>
          <w:sz w:val="21"/>
          <w:szCs w:val="21"/>
          <w:highlight w:val="yellow"/>
        </w:rPr>
        <w:t>Get Started for Free</w:t>
      </w:r>
      <w:r w:rsidRPr="00641CC8">
        <w:rPr>
          <w:rFonts w:ascii="system-ui" w:eastAsia="system-ui" w:hAnsi="system-ui" w:cs="system-ui"/>
          <w:sz w:val="21"/>
          <w:szCs w:val="21"/>
        </w:rPr>
        <w:t xml:space="preserve"> (directs to Membership page – funnel)</w:t>
      </w:r>
    </w:p>
    <w:p w14:paraId="42A2E41F" w14:textId="2E358F2C" w:rsidR="00660A93" w:rsidRDefault="00660A93" w:rsidP="00641CC8">
      <w:pPr>
        <w:rPr>
          <w:rFonts w:ascii="system-ui" w:eastAsia="system-ui" w:hAnsi="system-ui" w:cs="system-ui"/>
          <w:sz w:val="21"/>
          <w:szCs w:val="21"/>
        </w:rPr>
      </w:pPr>
    </w:p>
    <w:p w14:paraId="369EFF3A" w14:textId="77777777" w:rsidR="00660A93" w:rsidRDefault="00660A93">
      <w:pPr>
        <w:rPr>
          <w:rFonts w:ascii="system-ui" w:eastAsia="system-ui" w:hAnsi="system-ui" w:cs="system-ui"/>
          <w:sz w:val="21"/>
          <w:szCs w:val="21"/>
        </w:rPr>
      </w:pPr>
    </w:p>
    <w:p w14:paraId="0C9E86B8" w14:textId="16DD8D1F" w:rsidR="00C142F7" w:rsidRDefault="00E0326F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Footer</w:t>
      </w:r>
      <w:r w:rsidR="001770DB">
        <w:rPr>
          <w:rFonts w:ascii="system-ui" w:eastAsia="system-ui" w:hAnsi="system-ui" w:cs="system-ui"/>
          <w:sz w:val="21"/>
          <w:szCs w:val="21"/>
        </w:rPr>
        <w:t xml:space="preserve"> (on all pages)</w:t>
      </w:r>
    </w:p>
    <w:p w14:paraId="250BC1FD" w14:textId="06E829FD" w:rsidR="00E22E7A" w:rsidRDefault="00E22E7A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Terms and </w:t>
      </w:r>
      <w:r w:rsidR="001770DB">
        <w:rPr>
          <w:rFonts w:ascii="system-ui" w:eastAsia="system-ui" w:hAnsi="system-ui" w:cs="system-ui"/>
          <w:sz w:val="21"/>
          <w:szCs w:val="21"/>
        </w:rPr>
        <w:t>Conditions (</w:t>
      </w:r>
      <w:r>
        <w:rPr>
          <w:rFonts w:ascii="system-ui" w:eastAsia="system-ui" w:hAnsi="system-ui" w:cs="system-ui"/>
          <w:sz w:val="21"/>
          <w:szCs w:val="21"/>
        </w:rPr>
        <w:t xml:space="preserve">use </w:t>
      </w:r>
      <w:proofErr w:type="spellStart"/>
      <w:r>
        <w:rPr>
          <w:rFonts w:ascii="system-ui" w:eastAsia="system-ui" w:hAnsi="system-ui" w:cs="system-ui"/>
          <w:sz w:val="21"/>
          <w:szCs w:val="21"/>
        </w:rPr>
        <w:t>Iubenda</w:t>
      </w:r>
      <w:proofErr w:type="spellEnd"/>
      <w:r>
        <w:rPr>
          <w:rFonts w:ascii="system-ui" w:eastAsia="system-ui" w:hAnsi="system-ui" w:cs="system-ui"/>
          <w:sz w:val="21"/>
          <w:szCs w:val="21"/>
        </w:rPr>
        <w:t>?)</w:t>
      </w:r>
    </w:p>
    <w:p w14:paraId="4161DD7D" w14:textId="248BE866" w:rsidR="00E22E7A" w:rsidRDefault="00E22E7A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Privacy Policy (use </w:t>
      </w:r>
      <w:proofErr w:type="spellStart"/>
      <w:r>
        <w:rPr>
          <w:rFonts w:ascii="system-ui" w:eastAsia="system-ui" w:hAnsi="system-ui" w:cs="system-ui"/>
          <w:sz w:val="21"/>
          <w:szCs w:val="21"/>
        </w:rPr>
        <w:t>Iubenda</w:t>
      </w:r>
      <w:proofErr w:type="spellEnd"/>
      <w:r>
        <w:rPr>
          <w:rFonts w:ascii="system-ui" w:eastAsia="system-ui" w:hAnsi="system-ui" w:cs="system-ui"/>
          <w:sz w:val="21"/>
          <w:szCs w:val="21"/>
        </w:rPr>
        <w:t>?)</w:t>
      </w:r>
    </w:p>
    <w:p w14:paraId="6724EEBE" w14:textId="600F2DEE" w:rsidR="00E0326F" w:rsidRPr="00E0326F" w:rsidRDefault="00E0326F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State</w:t>
      </w:r>
      <w:r w:rsidRPr="00E0326F">
        <w:rPr>
          <w:rFonts w:ascii="system-ui" w:eastAsia="system-ui" w:hAnsi="system-ui" w:cs="system-ui"/>
          <w:sz w:val="21"/>
          <w:szCs w:val="21"/>
        </w:rPr>
        <w:t xml:space="preserve"> Requirements</w:t>
      </w:r>
    </w:p>
    <w:p w14:paraId="62D44C3F" w14:textId="0249E00C" w:rsidR="00E0326F" w:rsidRDefault="00E0326F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 w:rsidRPr="00E0326F">
        <w:rPr>
          <w:rFonts w:ascii="system-ui" w:eastAsia="system-ui" w:hAnsi="system-ui" w:cs="system-ui"/>
          <w:sz w:val="21"/>
          <w:szCs w:val="21"/>
        </w:rPr>
        <w:t>Contact Us</w:t>
      </w:r>
    </w:p>
    <w:p w14:paraId="28091A0B" w14:textId="4D765487" w:rsidR="00E0326F" w:rsidRDefault="00E0326F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Dennis – anything else we are missing?</w:t>
      </w:r>
    </w:p>
    <w:p w14:paraId="1098BFC6" w14:textId="77777777" w:rsidR="005E2F68" w:rsidRPr="00F77614" w:rsidRDefault="005E2F68" w:rsidP="00F77614">
      <w:pPr>
        <w:rPr>
          <w:rFonts w:ascii="system-ui" w:eastAsia="system-ui" w:hAnsi="system-ui" w:cs="system-ui"/>
          <w:sz w:val="21"/>
          <w:szCs w:val="21"/>
        </w:rPr>
      </w:pPr>
    </w:p>
    <w:p w14:paraId="43B84E77" w14:textId="77777777" w:rsidR="00352B82" w:rsidRPr="00352B82" w:rsidRDefault="00352B82" w:rsidP="005E2F68">
      <w:pPr>
        <w:pStyle w:val="Heading1"/>
        <w:rPr>
          <w:rFonts w:eastAsia="system-ui"/>
        </w:rPr>
      </w:pPr>
      <w:r w:rsidRPr="00352B82">
        <w:rPr>
          <w:rFonts w:eastAsia="system-ui"/>
          <w:highlight w:val="yellow"/>
        </w:rPr>
        <w:t>CE Courses</w:t>
      </w:r>
    </w:p>
    <w:p w14:paraId="724FB106" w14:textId="24EE481A" w:rsidR="00AC6BBD" w:rsidRDefault="00FB0D7C" w:rsidP="00AC6BBD">
      <w:pPr>
        <w:rPr>
          <w:rFonts w:ascii="system-ui" w:eastAsia="system-ui" w:hAnsi="system-ui" w:cs="system-ui"/>
          <w:sz w:val="21"/>
          <w:szCs w:val="21"/>
        </w:rPr>
      </w:pPr>
      <w:proofErr w:type="spellStart"/>
      <w:r w:rsidRPr="00B06DA6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 offers an array of resources to help you e</w:t>
      </w:r>
      <w:r w:rsidR="00ED6414">
        <w:rPr>
          <w:rFonts w:ascii="system-ui" w:eastAsia="system-ui" w:hAnsi="system-ui" w:cs="system-ui"/>
          <w:sz w:val="21"/>
          <w:szCs w:val="21"/>
          <w:highlight w:val="green"/>
        </w:rPr>
        <w:t>a</w:t>
      </w:r>
      <w:r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rn continuing education credits. </w:t>
      </w:r>
      <w:r w:rsidR="00BC2819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As a member of </w:t>
      </w:r>
      <w:proofErr w:type="spellStart"/>
      <w:r w:rsidR="00BC2819" w:rsidRPr="00B06DA6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="00BC2819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, you will have access to </w:t>
      </w:r>
      <w:r w:rsidR="00AD1552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a library of </w:t>
      </w:r>
      <w:r w:rsidR="00AC6BBD" w:rsidRPr="00B06DA6">
        <w:rPr>
          <w:rFonts w:ascii="system-ui" w:eastAsia="system-ui" w:hAnsi="system-ui" w:cs="system-ui"/>
          <w:sz w:val="21"/>
          <w:szCs w:val="21"/>
          <w:highlight w:val="green"/>
        </w:rPr>
        <w:t>courses</w:t>
      </w:r>
      <w:r w:rsidR="00AD1552" w:rsidRPr="00B06DA6">
        <w:rPr>
          <w:rFonts w:ascii="system-ui" w:eastAsia="system-ui" w:hAnsi="system-ui" w:cs="system-ui"/>
          <w:sz w:val="21"/>
          <w:szCs w:val="21"/>
          <w:highlight w:val="green"/>
        </w:rPr>
        <w:t>, all of which</w:t>
      </w:r>
      <w:r w:rsidR="00AC6BBD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 are ASRT approved and accepted for ARRT</w:t>
      </w:r>
      <w:r w:rsidR="00AC6BBD" w:rsidRPr="00B06DA6">
        <w:rPr>
          <w:rFonts w:ascii="Cambria" w:eastAsia="system-ui" w:hAnsi="Cambria" w:cs="system-ui"/>
          <w:sz w:val="21"/>
          <w:szCs w:val="21"/>
          <w:highlight w:val="green"/>
          <w:vertAlign w:val="superscript"/>
        </w:rPr>
        <w:t>®</w:t>
      </w:r>
      <w:r w:rsidR="00AC6BBD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 renewal. </w:t>
      </w:r>
      <w:r w:rsidR="00AD1552" w:rsidRPr="00B06DA6">
        <w:rPr>
          <w:rFonts w:ascii="system-ui" w:eastAsia="system-ui" w:hAnsi="system-ui" w:cs="system-ui"/>
          <w:sz w:val="21"/>
          <w:szCs w:val="21"/>
          <w:highlight w:val="green"/>
        </w:rPr>
        <w:t xml:space="preserve">Complete the courses when and where it is convenient </w:t>
      </w:r>
      <w:r w:rsidR="00AD1552" w:rsidRPr="00ED6414">
        <w:rPr>
          <w:rFonts w:ascii="system-ui" w:eastAsia="system-ui" w:hAnsi="system-ui" w:cs="system-ui"/>
          <w:sz w:val="21"/>
          <w:szCs w:val="21"/>
          <w:highlight w:val="green"/>
        </w:rPr>
        <w:t>for you!</w:t>
      </w:r>
    </w:p>
    <w:p w14:paraId="67C0F8EA" w14:textId="77777777" w:rsidR="00352B82" w:rsidRDefault="00352B82" w:rsidP="00352B82">
      <w:pPr>
        <w:rPr>
          <w:rFonts w:ascii="system-ui" w:eastAsia="system-ui" w:hAnsi="system-ui" w:cs="system-ui"/>
          <w:sz w:val="21"/>
          <w:szCs w:val="21"/>
        </w:rPr>
      </w:pPr>
    </w:p>
    <w:p w14:paraId="1D7B64BB" w14:textId="4ED1F56B" w:rsidR="00E0326F" w:rsidRDefault="00352B82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Course Grid with all?  Drop down filter? Search?</w:t>
      </w:r>
    </w:p>
    <w:p w14:paraId="3A8E4675" w14:textId="77777777" w:rsidR="00352B82" w:rsidRDefault="00352B82">
      <w:pPr>
        <w:rPr>
          <w:rFonts w:ascii="system-ui" w:eastAsia="system-ui" w:hAnsi="system-ui" w:cs="system-ui"/>
          <w:sz w:val="21"/>
          <w:szCs w:val="21"/>
        </w:rPr>
      </w:pPr>
    </w:p>
    <w:p w14:paraId="5B2C6947" w14:textId="51CFA88D" w:rsidR="005E2F68" w:rsidRPr="005E2F68" w:rsidRDefault="005E2F68" w:rsidP="005E2F68">
      <w:pPr>
        <w:rPr>
          <w:rFonts w:asciiTheme="majorHAnsi" w:eastAsia="system-ui" w:hAnsiTheme="majorHAnsi" w:cstheme="majorBidi"/>
          <w:color w:val="2F5496" w:themeColor="accent1" w:themeShade="BF"/>
          <w:sz w:val="32"/>
          <w:szCs w:val="32"/>
        </w:rPr>
      </w:pPr>
      <w:r w:rsidRPr="005E2F68">
        <w:rPr>
          <w:rFonts w:asciiTheme="majorHAnsi" w:eastAsia="system-ui" w:hAnsiTheme="majorHAnsi" w:cstheme="majorBidi"/>
          <w:color w:val="2F5496" w:themeColor="accent1" w:themeShade="BF"/>
          <w:sz w:val="32"/>
          <w:szCs w:val="32"/>
        </w:rPr>
        <w:t>Membership</w:t>
      </w:r>
    </w:p>
    <w:p w14:paraId="55950AB7" w14:textId="26ECA8E3" w:rsidR="005E2F68" w:rsidRPr="005E2F68" w:rsidRDefault="005E2F68" w:rsidP="005E2F68">
      <w:pPr>
        <w:rPr>
          <w:rFonts w:ascii="system-ui" w:eastAsia="system-ui" w:hAnsi="system-ui" w:cs="system-ui"/>
          <w:sz w:val="21"/>
          <w:szCs w:val="21"/>
          <w:highlight w:val="cyan"/>
        </w:rPr>
      </w:pPr>
      <w:r w:rsidRPr="005E2F68">
        <w:rPr>
          <w:rFonts w:ascii="system-ui" w:eastAsia="system-ui" w:hAnsi="system-ui" w:cs="system-ui"/>
          <w:sz w:val="21"/>
          <w:szCs w:val="21"/>
          <w:highlight w:val="cyan"/>
        </w:rPr>
        <w:t>Lou to create funnel page.</w:t>
      </w:r>
    </w:p>
    <w:p w14:paraId="1330669A" w14:textId="0C117AE3" w:rsidR="00C142F7" w:rsidRDefault="00461B7A">
      <w:pPr>
        <w:rPr>
          <w:rFonts w:ascii="system-ui" w:eastAsia="system-ui" w:hAnsi="system-ui" w:cs="system-ui"/>
          <w:sz w:val="21"/>
          <w:szCs w:val="21"/>
        </w:rPr>
      </w:pPr>
      <w:commentRangeStart w:id="29"/>
      <w:r>
        <w:rPr>
          <w:rFonts w:ascii="system-ui" w:eastAsia="system-ui" w:hAnsi="system-ui" w:cs="system-ui"/>
          <w:sz w:val="21"/>
          <w:szCs w:val="21"/>
        </w:rPr>
        <w:t>(Free course Friday – first Friday of every month?)</w:t>
      </w:r>
      <w:commentRangeEnd w:id="29"/>
      <w:r>
        <w:rPr>
          <w:rStyle w:val="CommentReference"/>
        </w:rPr>
        <w:commentReference w:id="29"/>
      </w:r>
    </w:p>
    <w:p w14:paraId="497F103F" w14:textId="77777777" w:rsidR="00171852" w:rsidRDefault="00171852" w:rsidP="00171852">
      <w:pPr>
        <w:pStyle w:val="Heading1"/>
        <w:rPr>
          <w:rFonts w:eastAsia="system-ui"/>
        </w:rPr>
      </w:pPr>
      <w:r w:rsidRPr="00171852">
        <w:rPr>
          <w:rFonts w:eastAsia="system-ui"/>
        </w:rPr>
        <w:t>About</w:t>
      </w:r>
    </w:p>
    <w:p w14:paraId="27DAD675" w14:textId="20216EBB" w:rsidR="00314557" w:rsidRPr="00352B82" w:rsidRDefault="00970F6F" w:rsidP="00314557">
      <w:pPr>
        <w:rPr>
          <w:rFonts w:ascii="system-ui" w:eastAsia="system-ui" w:hAnsi="system-ui" w:cs="system-ui"/>
          <w:sz w:val="21"/>
          <w:szCs w:val="21"/>
          <w:highlight w:val="green"/>
        </w:rPr>
      </w:pPr>
      <w:r>
        <w:rPr>
          <w:rFonts w:ascii="system-ui" w:eastAsia="system-ui" w:hAnsi="system-ui" w:cs="system-ui"/>
          <w:sz w:val="21"/>
          <w:szCs w:val="21"/>
          <w:highlight w:val="green"/>
        </w:rPr>
        <w:t xml:space="preserve">At </w:t>
      </w:r>
      <w:proofErr w:type="spellStart"/>
      <w:r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>
        <w:rPr>
          <w:rFonts w:ascii="system-ui" w:eastAsia="system-ui" w:hAnsi="system-ui" w:cs="system-ui"/>
          <w:sz w:val="21"/>
          <w:szCs w:val="21"/>
          <w:highlight w:val="green"/>
        </w:rPr>
        <w:t xml:space="preserve">, we aim to provide </w:t>
      </w:r>
      <w:r w:rsidR="00AB41C1">
        <w:rPr>
          <w:rFonts w:ascii="system-ui" w:eastAsia="system-ui" w:hAnsi="system-ui" w:cs="system-ui"/>
          <w:sz w:val="21"/>
          <w:szCs w:val="21"/>
          <w:highlight w:val="green"/>
        </w:rPr>
        <w:t>medical technologists with</w:t>
      </w:r>
      <w:r w:rsidR="00E003D5">
        <w:rPr>
          <w:rFonts w:ascii="system-ui" w:eastAsia="system-ui" w:hAnsi="system-ui" w:cs="system-ui"/>
          <w:sz w:val="21"/>
          <w:szCs w:val="21"/>
          <w:highlight w:val="green"/>
        </w:rPr>
        <w:t xml:space="preserve"> one-stop,</w:t>
      </w:r>
      <w:r w:rsidR="00AB41C1">
        <w:rPr>
          <w:rFonts w:ascii="system-ui" w:eastAsia="system-ui" w:hAnsi="system-ui" w:cs="system-ui"/>
          <w:sz w:val="21"/>
          <w:szCs w:val="21"/>
          <w:highlight w:val="green"/>
        </w:rPr>
        <w:t xml:space="preserve"> easy access to comprehensive and up-to-date educational activities</w:t>
      </w:r>
      <w:r w:rsidR="00AE339E">
        <w:rPr>
          <w:rFonts w:ascii="system-ui" w:eastAsia="system-ui" w:hAnsi="system-ui" w:cs="system-ui"/>
          <w:sz w:val="21"/>
          <w:szCs w:val="21"/>
          <w:highlight w:val="green"/>
        </w:rPr>
        <w:t xml:space="preserve"> to improve their knowledge and skills. </w:t>
      </w:r>
    </w:p>
    <w:p w14:paraId="7EDB4E40" w14:textId="77777777" w:rsidR="00171852" w:rsidRDefault="00171852" w:rsidP="00171852"/>
    <w:p w14:paraId="00107DA6" w14:textId="77777777" w:rsidR="00171852" w:rsidRPr="00171852" w:rsidRDefault="00171852" w:rsidP="00171852"/>
    <w:p w14:paraId="2A9F1EA0" w14:textId="5A7B1DA1" w:rsidR="00171852" w:rsidRDefault="00171852" w:rsidP="00171852">
      <w:pPr>
        <w:pStyle w:val="Heading1"/>
        <w:rPr>
          <w:rFonts w:eastAsia="system-ui"/>
        </w:rPr>
      </w:pPr>
      <w:r w:rsidRPr="00171852">
        <w:rPr>
          <w:rFonts w:eastAsia="system-ui"/>
        </w:rPr>
        <w:t xml:space="preserve">Blog? </w:t>
      </w:r>
      <w:r w:rsidR="00D47F54">
        <w:rPr>
          <w:rFonts w:eastAsia="system-ui"/>
        </w:rPr>
        <w:t>(Do we need or do it later?)</w:t>
      </w:r>
      <w:r w:rsidRPr="00171852">
        <w:rPr>
          <w:rFonts w:eastAsia="system-ui"/>
        </w:rPr>
        <w:t xml:space="preserve">Shall we include author info and new course abstracts with link? Dennis thoughts? Does it impact SEO </w:t>
      </w:r>
      <w:proofErr w:type="spellStart"/>
      <w:r w:rsidRPr="00171852">
        <w:rPr>
          <w:rFonts w:eastAsia="system-ui"/>
        </w:rPr>
        <w:t>etc</w:t>
      </w:r>
      <w:proofErr w:type="spellEnd"/>
      <w:r w:rsidRPr="00171852">
        <w:rPr>
          <w:rFonts w:eastAsia="system-ui"/>
        </w:rPr>
        <w:t>?</w:t>
      </w:r>
    </w:p>
    <w:p w14:paraId="19E7D1A3" w14:textId="27F6614B" w:rsidR="00171852" w:rsidRDefault="00314557" w:rsidP="00171852">
      <w:r>
        <w:t xml:space="preserve">This can be added later if it helps with SEO etc. </w:t>
      </w:r>
    </w:p>
    <w:p w14:paraId="131DA713" w14:textId="77777777" w:rsidR="001B4AB8" w:rsidRPr="00171852" w:rsidRDefault="001B4AB8" w:rsidP="00171852"/>
    <w:p w14:paraId="35669C85" w14:textId="09AE7814" w:rsidR="00171852" w:rsidRDefault="00171852" w:rsidP="00171852">
      <w:pPr>
        <w:pStyle w:val="Heading1"/>
        <w:rPr>
          <w:rFonts w:eastAsia="system-ui"/>
        </w:rPr>
      </w:pPr>
      <w:r w:rsidRPr="00171852">
        <w:rPr>
          <w:rFonts w:eastAsia="system-ui"/>
        </w:rPr>
        <w:lastRenderedPageBreak/>
        <w:t>FAQs</w:t>
      </w:r>
      <w:r w:rsidR="00D47F54">
        <w:rPr>
          <w:rFonts w:eastAsia="system-ui"/>
        </w:rPr>
        <w:t xml:space="preserve"> (Do we need or do it later?)</w:t>
      </w:r>
    </w:p>
    <w:p w14:paraId="78514F3C" w14:textId="77777777" w:rsidR="00461B7A" w:rsidRDefault="00461B7A" w:rsidP="00D47F54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(Design to limit calls – email only)</w:t>
      </w:r>
    </w:p>
    <w:p w14:paraId="4F026BDD" w14:textId="7C55880D" w:rsidR="00D47F54" w:rsidRPr="00352B82" w:rsidRDefault="00D47F54" w:rsidP="00D47F54">
      <w:pPr>
        <w:rPr>
          <w:rFonts w:ascii="system-ui" w:eastAsia="system-ui" w:hAnsi="system-ui" w:cs="system-ui"/>
          <w:sz w:val="21"/>
          <w:szCs w:val="21"/>
          <w:highlight w:val="green"/>
        </w:rPr>
      </w:pPr>
      <w:r>
        <w:rPr>
          <w:rFonts w:ascii="system-ui" w:eastAsia="system-ui" w:hAnsi="system-ui" w:cs="system-ui"/>
          <w:sz w:val="21"/>
          <w:szCs w:val="21"/>
          <w:highlight w:val="green"/>
        </w:rPr>
        <w:t xml:space="preserve">Dennis needed? Idea is to limit calls and email.  If so </w:t>
      </w:r>
      <w:proofErr w:type="spellStart"/>
      <w:r>
        <w:rPr>
          <w:rFonts w:ascii="system-ui" w:eastAsia="system-ui" w:hAnsi="system-ui" w:cs="system-ui"/>
          <w:sz w:val="21"/>
          <w:szCs w:val="21"/>
          <w:highlight w:val="green"/>
        </w:rPr>
        <w:t>Resh</w:t>
      </w:r>
      <w:proofErr w:type="spellEnd"/>
      <w:r>
        <w:rPr>
          <w:rFonts w:ascii="system-ui" w:eastAsia="system-ui" w:hAnsi="system-ui" w:cs="system-ui"/>
          <w:sz w:val="21"/>
          <w:szCs w:val="21"/>
          <w:highlight w:val="green"/>
        </w:rPr>
        <w:t xml:space="preserve"> to Draft?</w:t>
      </w:r>
    </w:p>
    <w:p w14:paraId="5DA57660" w14:textId="31492520" w:rsidR="00201A70" w:rsidRDefault="004C2556" w:rsidP="00201A70">
      <w:pPr>
        <w:pStyle w:val="ListParagraph"/>
        <w:numPr>
          <w:ilvl w:val="0"/>
          <w:numId w:val="12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>
        <w:rPr>
          <w:rFonts w:ascii="system-ui" w:eastAsia="system-ui" w:hAnsi="system-ui" w:cs="system-ui"/>
          <w:sz w:val="21"/>
          <w:szCs w:val="21"/>
          <w:highlight w:val="green"/>
        </w:rPr>
        <w:t>Membership</w:t>
      </w:r>
    </w:p>
    <w:p w14:paraId="5B859342" w14:textId="0C86A9B5" w:rsidR="004C2556" w:rsidRDefault="004C2556" w:rsidP="00201A70">
      <w:pPr>
        <w:pStyle w:val="ListParagraph"/>
        <w:numPr>
          <w:ilvl w:val="0"/>
          <w:numId w:val="12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>
        <w:rPr>
          <w:rFonts w:ascii="system-ui" w:eastAsia="system-ui" w:hAnsi="system-ui" w:cs="system-ui"/>
          <w:sz w:val="21"/>
          <w:szCs w:val="21"/>
          <w:highlight w:val="green"/>
        </w:rPr>
        <w:t>Credits</w:t>
      </w:r>
    </w:p>
    <w:p w14:paraId="3C55DEF7" w14:textId="5D13CBEB" w:rsidR="004C2556" w:rsidRPr="00201A70" w:rsidRDefault="000E62EB" w:rsidP="00201A70">
      <w:pPr>
        <w:pStyle w:val="ListParagraph"/>
        <w:numPr>
          <w:ilvl w:val="0"/>
          <w:numId w:val="12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>
        <w:rPr>
          <w:rFonts w:ascii="system-ui" w:eastAsia="system-ui" w:hAnsi="system-ui" w:cs="system-ui"/>
          <w:sz w:val="21"/>
          <w:szCs w:val="21"/>
          <w:highlight w:val="green"/>
        </w:rPr>
        <w:t>Technical</w:t>
      </w:r>
    </w:p>
    <w:p w14:paraId="659AEA1A" w14:textId="77777777" w:rsidR="00171852" w:rsidRDefault="00171852" w:rsidP="00171852"/>
    <w:p w14:paraId="3CD4A4A7" w14:textId="77777777" w:rsidR="001B4AB8" w:rsidRDefault="001B4AB8" w:rsidP="00171852"/>
    <w:p w14:paraId="2BD33230" w14:textId="77777777" w:rsidR="00171852" w:rsidRPr="00171852" w:rsidRDefault="00171852" w:rsidP="00171852"/>
    <w:p w14:paraId="4D341647" w14:textId="2C347F68" w:rsidR="00D47F54" w:rsidRDefault="00171852" w:rsidP="00171852">
      <w:pPr>
        <w:pStyle w:val="Heading1"/>
        <w:rPr>
          <w:rFonts w:eastAsia="system-ui"/>
        </w:rPr>
      </w:pPr>
      <w:r w:rsidRPr="00171852">
        <w:rPr>
          <w:rFonts w:eastAsia="system-ui"/>
        </w:rPr>
        <w:t>Account Information</w:t>
      </w:r>
      <w:r w:rsidR="00BF6D01">
        <w:rPr>
          <w:rFonts w:eastAsia="system-ui"/>
        </w:rPr>
        <w:t xml:space="preserve"> (vs Dashboard)</w:t>
      </w:r>
    </w:p>
    <w:p w14:paraId="3C8F5D3A" w14:textId="7F99E005" w:rsidR="00171852" w:rsidRDefault="00D47F54" w:rsidP="00D47F54">
      <w:r>
        <w:t xml:space="preserve">See your </w:t>
      </w:r>
      <w:proofErr w:type="spellStart"/>
      <w:r>
        <w:t>Learndash</w:t>
      </w:r>
      <w:proofErr w:type="spellEnd"/>
      <w:r>
        <w:t xml:space="preserve"> dashboard and payment info etc. </w:t>
      </w:r>
    </w:p>
    <w:p w14:paraId="0B792798" w14:textId="77777777" w:rsidR="00171852" w:rsidRDefault="00171852" w:rsidP="00171852"/>
    <w:p w14:paraId="4AA97176" w14:textId="77777777" w:rsidR="00171852" w:rsidRDefault="00171852" w:rsidP="00171852"/>
    <w:p w14:paraId="04E5E6EB" w14:textId="77777777" w:rsidR="00171852" w:rsidRPr="00171852" w:rsidRDefault="00171852" w:rsidP="00171852"/>
    <w:p w14:paraId="0A4C818E" w14:textId="77777777" w:rsidR="00E70E8A" w:rsidRDefault="00E70E8A">
      <w:pPr>
        <w:rPr>
          <w:rFonts w:ascii="system-ui" w:eastAsia="system-ui" w:hAnsi="system-ui" w:cs="system-ui"/>
          <w:sz w:val="21"/>
          <w:szCs w:val="21"/>
        </w:rPr>
      </w:pPr>
    </w:p>
    <w:p w14:paraId="5348005A" w14:textId="77777777" w:rsidR="00E70E8A" w:rsidRDefault="00E70E8A">
      <w:pPr>
        <w:rPr>
          <w:rFonts w:ascii="system-ui" w:eastAsia="system-ui" w:hAnsi="system-ui" w:cs="system-ui"/>
          <w:sz w:val="21"/>
          <w:szCs w:val="21"/>
        </w:rPr>
      </w:pPr>
    </w:p>
    <w:p w14:paraId="6A689BA2" w14:textId="77777777" w:rsidR="00E70E8A" w:rsidRDefault="00E70E8A">
      <w:pPr>
        <w:rPr>
          <w:rFonts w:ascii="system-ui" w:eastAsia="system-ui" w:hAnsi="system-ui" w:cs="system-ui"/>
          <w:sz w:val="21"/>
          <w:szCs w:val="21"/>
        </w:rPr>
      </w:pPr>
    </w:p>
    <w:p w14:paraId="6B164FDE" w14:textId="77777777" w:rsidR="00E70E8A" w:rsidRDefault="00E70E8A">
      <w:pPr>
        <w:rPr>
          <w:rFonts w:ascii="system-ui" w:eastAsia="system-ui" w:hAnsi="system-ui" w:cs="system-ui"/>
          <w:sz w:val="21"/>
          <w:szCs w:val="21"/>
        </w:rPr>
      </w:pPr>
    </w:p>
    <w:p w14:paraId="57F0B80E" w14:textId="6F921D9C" w:rsidR="00865528" w:rsidRPr="00B105B4" w:rsidRDefault="01A85A83" w:rsidP="00260924">
      <w:pPr>
        <w:pStyle w:val="ListParagraph"/>
        <w:numPr>
          <w:ilvl w:val="0"/>
          <w:numId w:val="6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Hero Title: </w:t>
      </w:r>
      <w:proofErr w:type="spellStart"/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 - Accelerate Your Career as a Radiologic </w:t>
      </w:r>
      <w:r w:rsidR="00347CB1" w:rsidRPr="00B105B4">
        <w:rPr>
          <w:rFonts w:ascii="system-ui" w:eastAsia="system-ui" w:hAnsi="system-ui" w:cs="system-ui"/>
          <w:sz w:val="21"/>
          <w:szCs w:val="21"/>
          <w:highlight w:val="green"/>
        </w:rPr>
        <w:t>Technologist</w:t>
      </w: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 </w:t>
      </w:r>
    </w:p>
    <w:p w14:paraId="6FE15851" w14:textId="782BFA8A" w:rsidR="00865528" w:rsidRPr="00B105B4" w:rsidRDefault="01A85A83" w:rsidP="00260924">
      <w:pPr>
        <w:pStyle w:val="ListParagraph"/>
        <w:numPr>
          <w:ilvl w:val="1"/>
          <w:numId w:val="6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Tagline: Empowering Radiologic </w:t>
      </w:r>
      <w:r w:rsidR="00347CB1" w:rsidRPr="00B105B4">
        <w:rPr>
          <w:rFonts w:ascii="system-ui" w:eastAsia="system-ui" w:hAnsi="system-ui" w:cs="system-ui"/>
          <w:sz w:val="21"/>
          <w:szCs w:val="21"/>
          <w:highlight w:val="green"/>
        </w:rPr>
        <w:t>Technologist</w:t>
      </w: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s with Innovative e-Learning Solutions </w:t>
      </w:r>
    </w:p>
    <w:p w14:paraId="15F4546E" w14:textId="45E7BB9E" w:rsidR="00865528" w:rsidRPr="00B105B4" w:rsidRDefault="01A85A83" w:rsidP="00260924">
      <w:pPr>
        <w:pStyle w:val="ListParagraph"/>
        <w:numPr>
          <w:ilvl w:val="1"/>
          <w:numId w:val="6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>Call to Action Buttons: Start Learning Today, Learn More</w:t>
      </w:r>
    </w:p>
    <w:p w14:paraId="39ED4711" w14:textId="44198C40" w:rsidR="00865528" w:rsidRPr="00B105B4" w:rsidRDefault="01A85A83" w:rsidP="00260924">
      <w:pPr>
        <w:pStyle w:val="ListParagraph"/>
        <w:numPr>
          <w:ilvl w:val="0"/>
          <w:numId w:val="6"/>
        </w:numPr>
        <w:rPr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Section Title: Our Services </w:t>
      </w:r>
    </w:p>
    <w:p w14:paraId="6EBFE389" w14:textId="4A860021" w:rsidR="00865528" w:rsidRPr="00B105B4" w:rsidRDefault="01A85A83" w:rsidP="00260924">
      <w:pPr>
        <w:pStyle w:val="ListParagraph"/>
        <w:numPr>
          <w:ilvl w:val="1"/>
          <w:numId w:val="6"/>
        </w:numPr>
        <w:rPr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Subtitle: Elevating Your Radiologic </w:t>
      </w:r>
      <w:r w:rsidR="00347CB1" w:rsidRPr="00B105B4">
        <w:rPr>
          <w:rFonts w:ascii="system-ui" w:eastAsia="system-ui" w:hAnsi="system-ui" w:cs="system-ui"/>
          <w:sz w:val="21"/>
          <w:szCs w:val="21"/>
          <w:highlight w:val="green"/>
        </w:rPr>
        <w:t>Technologist</w:t>
      </w: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 Education</w:t>
      </w:r>
    </w:p>
    <w:p w14:paraId="366C92F7" w14:textId="45AD9384" w:rsidR="00865528" w:rsidRDefault="01A85A83">
      <w:r w:rsidRPr="3CC04E25">
        <w:rPr>
          <w:rFonts w:ascii="system-ui" w:eastAsia="system-ui" w:hAnsi="system-ui" w:cs="system-ui"/>
          <w:sz w:val="21"/>
          <w:szCs w:val="21"/>
        </w:rPr>
        <w:t xml:space="preserve">At </w:t>
      </w:r>
      <w:proofErr w:type="spellStart"/>
      <w:r w:rsidRPr="3CC04E25">
        <w:rPr>
          <w:rFonts w:ascii="system-ui" w:eastAsia="system-ui" w:hAnsi="system-ui" w:cs="system-ui"/>
          <w:sz w:val="21"/>
          <w:szCs w:val="21"/>
        </w:rPr>
        <w:t>TechCElerate</w:t>
      </w:r>
      <w:proofErr w:type="spellEnd"/>
      <w:r w:rsidRPr="3CC04E25">
        <w:rPr>
          <w:rFonts w:ascii="system-ui" w:eastAsia="system-ui" w:hAnsi="system-ui" w:cs="system-ui"/>
          <w:sz w:val="21"/>
          <w:szCs w:val="21"/>
        </w:rPr>
        <w:t xml:space="preserve">, we offer a range of innovative e-learning solutions designed to help radiologic </w:t>
      </w:r>
      <w:r w:rsidR="00347CB1">
        <w:rPr>
          <w:rFonts w:ascii="system-ui" w:eastAsia="system-ui" w:hAnsi="system-ui" w:cs="system-ui"/>
          <w:sz w:val="21"/>
          <w:szCs w:val="21"/>
        </w:rPr>
        <w:t>Technologist</w:t>
      </w:r>
      <w:r w:rsidRPr="3CC04E25">
        <w:rPr>
          <w:rFonts w:ascii="system-ui" w:eastAsia="system-ui" w:hAnsi="system-ui" w:cs="system-ui"/>
          <w:sz w:val="21"/>
          <w:szCs w:val="21"/>
        </w:rPr>
        <w:t xml:space="preserve">s accelerate their careers. Our courses are tailored to the needs of modern radiologic </w:t>
      </w:r>
      <w:r w:rsidR="00347CB1">
        <w:rPr>
          <w:rFonts w:ascii="system-ui" w:eastAsia="system-ui" w:hAnsi="system-ui" w:cs="system-ui"/>
          <w:sz w:val="21"/>
          <w:szCs w:val="21"/>
        </w:rPr>
        <w:t>Technologist</w:t>
      </w:r>
      <w:r w:rsidRPr="3CC04E25">
        <w:rPr>
          <w:rFonts w:ascii="system-ui" w:eastAsia="system-ui" w:hAnsi="system-ui" w:cs="system-ui"/>
          <w:sz w:val="21"/>
          <w:szCs w:val="21"/>
        </w:rPr>
        <w:t>s, providing the latest knowledge and techniques to keep them at the forefront of their field. Here are seven of our services:</w:t>
      </w:r>
    </w:p>
    <w:p w14:paraId="1FE635B7" w14:textId="54DDCF60" w:rsidR="00865528" w:rsidRDefault="01A85A83" w:rsidP="3CC04E2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system-ui" w:eastAsia="system-ui" w:hAnsi="system-ui" w:cs="system-ui"/>
          <w:sz w:val="21"/>
          <w:szCs w:val="21"/>
        </w:rPr>
      </w:pPr>
      <w:bookmarkStart w:id="30" w:name="_Hlk128060443"/>
      <w:r w:rsidRPr="3CC04E25">
        <w:rPr>
          <w:rFonts w:ascii="system-ui" w:eastAsia="system-ui" w:hAnsi="system-ui" w:cs="system-ui"/>
          <w:sz w:val="21"/>
          <w:szCs w:val="21"/>
        </w:rPr>
        <w:t xml:space="preserve">Interactive Courses: Our interactive courses are designed to engage students and make learning more enjoyable. With a combination of video lectures, quizzes, and interactive activities, our courses make it easy for radiologic </w:t>
      </w:r>
      <w:r w:rsidR="00347CB1">
        <w:rPr>
          <w:rFonts w:ascii="system-ui" w:eastAsia="system-ui" w:hAnsi="system-ui" w:cs="system-ui"/>
          <w:sz w:val="21"/>
          <w:szCs w:val="21"/>
        </w:rPr>
        <w:t>Technologist</w:t>
      </w:r>
      <w:r w:rsidRPr="3CC04E25">
        <w:rPr>
          <w:rFonts w:ascii="system-ui" w:eastAsia="system-ui" w:hAnsi="system-ui" w:cs="system-ui"/>
          <w:sz w:val="21"/>
          <w:szCs w:val="21"/>
        </w:rPr>
        <w:t>s to stay up to date with the latest techniques and technologies.</w:t>
      </w:r>
    </w:p>
    <w:p w14:paraId="385614C0" w14:textId="48144832" w:rsidR="00865528" w:rsidRDefault="01A85A83" w:rsidP="3CC04E2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system-ui" w:eastAsia="system-ui" w:hAnsi="system-ui" w:cs="system-ui"/>
          <w:sz w:val="21"/>
          <w:szCs w:val="21"/>
        </w:rPr>
      </w:pPr>
      <w:r w:rsidRPr="3CC04E25">
        <w:rPr>
          <w:rFonts w:ascii="system-ui" w:eastAsia="system-ui" w:hAnsi="system-ui" w:cs="system-ui"/>
          <w:sz w:val="21"/>
          <w:szCs w:val="21"/>
        </w:rPr>
        <w:t>Custom Learning Plans: We understand that every student is different, which is why we offer custom learning plans. Based on your skills and experience, we can create a personalized plan that will help you achieve your career goals.</w:t>
      </w:r>
    </w:p>
    <w:p w14:paraId="2AA9B847" w14:textId="23021D17" w:rsidR="00865528" w:rsidRDefault="01A85A83" w:rsidP="3CC04E2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system-ui" w:eastAsia="system-ui" w:hAnsi="system-ui" w:cs="system-ui"/>
          <w:sz w:val="21"/>
          <w:szCs w:val="21"/>
        </w:rPr>
      </w:pPr>
      <w:r w:rsidRPr="3CC04E25">
        <w:rPr>
          <w:rFonts w:ascii="system-ui" w:eastAsia="system-ui" w:hAnsi="system-ui" w:cs="system-ui"/>
          <w:sz w:val="21"/>
          <w:szCs w:val="21"/>
        </w:rPr>
        <w:lastRenderedPageBreak/>
        <w:t>Expert Instructors: Our instructors are experts in the field of radiologic technology, with years of experience and a passion for teaching. They are available to answer questions, provide feedback, and offer support throughout your learning journey.</w:t>
      </w:r>
    </w:p>
    <w:p w14:paraId="010DB0A8" w14:textId="556DDFF3" w:rsidR="00865528" w:rsidRDefault="01A85A83" w:rsidP="3CC04E2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system-ui" w:eastAsia="system-ui" w:hAnsi="system-ui" w:cs="system-ui"/>
          <w:sz w:val="21"/>
          <w:szCs w:val="21"/>
        </w:rPr>
      </w:pPr>
      <w:r w:rsidRPr="3CC04E25">
        <w:rPr>
          <w:rFonts w:ascii="system-ui" w:eastAsia="system-ui" w:hAnsi="system-ui" w:cs="system-ui"/>
          <w:sz w:val="21"/>
          <w:szCs w:val="21"/>
        </w:rPr>
        <w:t xml:space="preserve">Continuing Education: Our continuing education courses are designed to help radiologic </w:t>
      </w:r>
      <w:r w:rsidR="00347CB1">
        <w:rPr>
          <w:rFonts w:ascii="system-ui" w:eastAsia="system-ui" w:hAnsi="system-ui" w:cs="system-ui"/>
          <w:sz w:val="21"/>
          <w:szCs w:val="21"/>
        </w:rPr>
        <w:t>Technologist</w:t>
      </w:r>
      <w:r w:rsidRPr="3CC04E25">
        <w:rPr>
          <w:rFonts w:ascii="system-ui" w:eastAsia="system-ui" w:hAnsi="system-ui" w:cs="system-ui"/>
          <w:sz w:val="21"/>
          <w:szCs w:val="21"/>
        </w:rPr>
        <w:t>s meet their licensure requirements and stay up to date with the latest advancements in the field.</w:t>
      </w:r>
    </w:p>
    <w:bookmarkEnd w:id="30"/>
    <w:p w14:paraId="4AEEC6A3" w14:textId="61FE0D24" w:rsidR="00865528" w:rsidRDefault="01A85A83" w:rsidP="3CC04E2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system-ui" w:eastAsia="system-ui" w:hAnsi="system-ui" w:cs="system-ui"/>
          <w:sz w:val="21"/>
          <w:szCs w:val="21"/>
        </w:rPr>
      </w:pPr>
      <w:r w:rsidRPr="3CC04E25">
        <w:rPr>
          <w:rFonts w:ascii="system-ui" w:eastAsia="system-ui" w:hAnsi="system-ui" w:cs="system-ui"/>
          <w:sz w:val="21"/>
          <w:szCs w:val="21"/>
        </w:rPr>
        <w:t xml:space="preserve">Specialized Training: We offer specialized training courses in areas such as computed tomography (CT), magnetic resonance imaging (MRI), and mammography, allowing radiologic </w:t>
      </w:r>
      <w:r w:rsidR="00347CB1">
        <w:rPr>
          <w:rFonts w:ascii="system-ui" w:eastAsia="system-ui" w:hAnsi="system-ui" w:cs="system-ui"/>
          <w:sz w:val="21"/>
          <w:szCs w:val="21"/>
        </w:rPr>
        <w:t>Technologist</w:t>
      </w:r>
      <w:r w:rsidRPr="3CC04E25">
        <w:rPr>
          <w:rFonts w:ascii="system-ui" w:eastAsia="system-ui" w:hAnsi="system-ui" w:cs="system-ui"/>
          <w:sz w:val="21"/>
          <w:szCs w:val="21"/>
        </w:rPr>
        <w:t>s to expand their knowledge and skillset.</w:t>
      </w:r>
    </w:p>
    <w:p w14:paraId="2763E25C" w14:textId="5B8867D9" w:rsidR="00865528" w:rsidRDefault="01A85A83" w:rsidP="3CC04E2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system-ui" w:eastAsia="system-ui" w:hAnsi="system-ui" w:cs="system-ui"/>
          <w:sz w:val="21"/>
          <w:szCs w:val="21"/>
        </w:rPr>
      </w:pPr>
      <w:r w:rsidRPr="3CC04E25">
        <w:rPr>
          <w:rFonts w:ascii="system-ui" w:eastAsia="system-ui" w:hAnsi="system-ui" w:cs="system-ui"/>
          <w:sz w:val="21"/>
          <w:szCs w:val="21"/>
        </w:rPr>
        <w:t xml:space="preserve">Virtual Reality Simulations: Our virtual reality simulations provide a realistic and immersive training experience, allowing radiologic </w:t>
      </w:r>
      <w:r w:rsidR="00347CB1">
        <w:rPr>
          <w:rFonts w:ascii="system-ui" w:eastAsia="system-ui" w:hAnsi="system-ui" w:cs="system-ui"/>
          <w:sz w:val="21"/>
          <w:szCs w:val="21"/>
        </w:rPr>
        <w:t>Technologist</w:t>
      </w:r>
      <w:r w:rsidRPr="3CC04E25">
        <w:rPr>
          <w:rFonts w:ascii="system-ui" w:eastAsia="system-ui" w:hAnsi="system-ui" w:cs="system-ui"/>
          <w:sz w:val="21"/>
          <w:szCs w:val="21"/>
        </w:rPr>
        <w:t>s to practice and refine their skills in a safe and controlled environment.</w:t>
      </w:r>
    </w:p>
    <w:p w14:paraId="25220BC3" w14:textId="2500F765" w:rsidR="00865528" w:rsidRDefault="01A85A83" w:rsidP="3CC04E2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system-ui" w:eastAsia="system-ui" w:hAnsi="system-ui" w:cs="system-ui"/>
          <w:sz w:val="21"/>
          <w:szCs w:val="21"/>
        </w:rPr>
      </w:pPr>
      <w:r w:rsidRPr="3CC04E25">
        <w:rPr>
          <w:rFonts w:ascii="system-ui" w:eastAsia="system-ui" w:hAnsi="system-ui" w:cs="system-ui"/>
          <w:sz w:val="21"/>
          <w:szCs w:val="21"/>
        </w:rPr>
        <w:t xml:space="preserve">Career Services: We offer career services to help radiologic </w:t>
      </w:r>
      <w:r w:rsidR="00347CB1">
        <w:rPr>
          <w:rFonts w:ascii="system-ui" w:eastAsia="system-ui" w:hAnsi="system-ui" w:cs="system-ui"/>
          <w:sz w:val="21"/>
          <w:szCs w:val="21"/>
        </w:rPr>
        <w:t>Technologist</w:t>
      </w:r>
      <w:r w:rsidRPr="3CC04E25">
        <w:rPr>
          <w:rFonts w:ascii="system-ui" w:eastAsia="system-ui" w:hAnsi="system-ui" w:cs="system-ui"/>
          <w:sz w:val="21"/>
          <w:szCs w:val="21"/>
        </w:rPr>
        <w:t>s advance in their careers, including job search assistance, resume writing, and interview preparation.</w:t>
      </w:r>
    </w:p>
    <w:p w14:paraId="1F7A425A" w14:textId="30374436" w:rsidR="00865528" w:rsidRPr="00B105B4" w:rsidRDefault="01A85A83" w:rsidP="00260924">
      <w:pPr>
        <w:pStyle w:val="ListParagraph"/>
        <w:numPr>
          <w:ilvl w:val="0"/>
          <w:numId w:val="7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Call to Action Title: Start Your Learning Journey Today </w:t>
      </w:r>
    </w:p>
    <w:p w14:paraId="5E6E298F" w14:textId="26A3072B" w:rsidR="00865528" w:rsidRPr="00B105B4" w:rsidRDefault="01A85A83" w:rsidP="00260924">
      <w:pPr>
        <w:pStyle w:val="ListParagraph"/>
        <w:numPr>
          <w:ilvl w:val="1"/>
          <w:numId w:val="7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Text: Are you ready to take your career to the next level? At </w:t>
      </w:r>
      <w:proofErr w:type="spellStart"/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, we're here to help. Start your learning journey today and discover the innovative e-learning solutions that can accelerate your career as a radiologic </w:t>
      </w:r>
      <w:r w:rsidR="00347CB1" w:rsidRPr="00B105B4">
        <w:rPr>
          <w:rFonts w:ascii="system-ui" w:eastAsia="system-ui" w:hAnsi="system-ui" w:cs="system-ui"/>
          <w:sz w:val="21"/>
          <w:szCs w:val="21"/>
          <w:highlight w:val="green"/>
        </w:rPr>
        <w:t>Technologist</w:t>
      </w: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. </w:t>
      </w:r>
    </w:p>
    <w:p w14:paraId="47AE250D" w14:textId="4DCA17B7" w:rsidR="00865528" w:rsidRPr="00B105B4" w:rsidRDefault="01A85A83" w:rsidP="00260924">
      <w:pPr>
        <w:pStyle w:val="ListParagraph"/>
        <w:numPr>
          <w:ilvl w:val="1"/>
          <w:numId w:val="7"/>
        </w:numPr>
        <w:rPr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>Button: Start Learning Today</w:t>
      </w:r>
    </w:p>
    <w:p w14:paraId="108EE61C" w14:textId="3BB9B077" w:rsidR="00865528" w:rsidRPr="00B105B4" w:rsidRDefault="01A85A83" w:rsidP="00260924">
      <w:pPr>
        <w:pStyle w:val="ListParagraph"/>
        <w:numPr>
          <w:ilvl w:val="0"/>
          <w:numId w:val="7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Call to Action Title: Learn More </w:t>
      </w:r>
    </w:p>
    <w:p w14:paraId="7AF7005D" w14:textId="387149EC" w:rsidR="00865528" w:rsidRPr="00B105B4" w:rsidRDefault="01A85A83" w:rsidP="00260924">
      <w:pPr>
        <w:pStyle w:val="ListParagraph"/>
        <w:numPr>
          <w:ilvl w:val="1"/>
          <w:numId w:val="7"/>
        </w:numPr>
        <w:rPr>
          <w:rFonts w:ascii="system-ui" w:eastAsia="system-ui" w:hAnsi="system-ui" w:cs="system-ui"/>
          <w:sz w:val="21"/>
          <w:szCs w:val="21"/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Text: Want to learn more about </w:t>
      </w:r>
      <w:proofErr w:type="spellStart"/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>TechCElerate</w:t>
      </w:r>
      <w:proofErr w:type="spellEnd"/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 and how we can help you accelerate your career as a radiologic </w:t>
      </w:r>
      <w:r w:rsidR="00347CB1" w:rsidRPr="00B105B4">
        <w:rPr>
          <w:rFonts w:ascii="system-ui" w:eastAsia="system-ui" w:hAnsi="system-ui" w:cs="system-ui"/>
          <w:sz w:val="21"/>
          <w:szCs w:val="21"/>
          <w:highlight w:val="green"/>
        </w:rPr>
        <w:t>Technologist</w:t>
      </w: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 xml:space="preserve">? Click the button below to learn more about our services and discover how we can help you achieve your goals. </w:t>
      </w:r>
    </w:p>
    <w:p w14:paraId="189DBF92" w14:textId="262CA752" w:rsidR="00865528" w:rsidRPr="00B105B4" w:rsidRDefault="01A85A83" w:rsidP="00260924">
      <w:pPr>
        <w:pStyle w:val="ListParagraph"/>
        <w:numPr>
          <w:ilvl w:val="1"/>
          <w:numId w:val="7"/>
        </w:numPr>
        <w:rPr>
          <w:highlight w:val="green"/>
        </w:rPr>
      </w:pPr>
      <w:r w:rsidRPr="00B105B4">
        <w:rPr>
          <w:rFonts w:ascii="system-ui" w:eastAsia="system-ui" w:hAnsi="system-ui" w:cs="system-ui"/>
          <w:sz w:val="21"/>
          <w:szCs w:val="21"/>
          <w:highlight w:val="green"/>
        </w:rPr>
        <w:t>Button: Learn More</w:t>
      </w:r>
    </w:p>
    <w:p w14:paraId="2C078E63" w14:textId="21093070" w:rsidR="00865528" w:rsidRDefault="00865528" w:rsidP="3CC04E25"/>
    <w:p w14:paraId="4FE44746" w14:textId="77777777" w:rsidR="00F17D31" w:rsidRDefault="00F17D31" w:rsidP="3CC04E25"/>
    <w:p w14:paraId="2433ED79" w14:textId="7795B8D4" w:rsidR="00F17D31" w:rsidRDefault="00F17D31" w:rsidP="3CC04E25">
      <w:proofErr w:type="spellStart"/>
      <w:r>
        <w:t>Fueel</w:t>
      </w:r>
      <w:proofErr w:type="spellEnd"/>
      <w:r>
        <w:t xml:space="preserve"> Page I</w:t>
      </w:r>
      <w:r w:rsidR="00B01F19">
        <w:t>deas</w:t>
      </w:r>
    </w:p>
    <w:sectPr w:rsidR="00F17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Louis Settembrino" w:date="2023-02-24T09:43:00Z" w:initials="LS">
    <w:p w14:paraId="1BB1311B" w14:textId="77777777" w:rsidR="003946E2" w:rsidRDefault="003946E2">
      <w:pPr>
        <w:pStyle w:val="CommentText"/>
      </w:pPr>
      <w:r>
        <w:rPr>
          <w:rStyle w:val="CommentReference"/>
        </w:rPr>
        <w:annotationRef/>
      </w:r>
      <w:r>
        <w:t>Lou to talk to Jamie - follow up</w:t>
      </w:r>
    </w:p>
  </w:comment>
  <w:comment w:id="12" w:author="Louis Settembrino" w:date="2023-02-24T10:03:00Z" w:initials="LS">
    <w:p w14:paraId="3C1BD215" w14:textId="77777777" w:rsidR="00D96081" w:rsidRDefault="00D96081">
      <w:pPr>
        <w:pStyle w:val="CommentText"/>
      </w:pPr>
      <w:r>
        <w:rPr>
          <w:rStyle w:val="CommentReference"/>
        </w:rPr>
        <w:annotationRef/>
      </w:r>
      <w:r>
        <w:t>Select course are also CQR??</w:t>
      </w:r>
    </w:p>
  </w:comment>
  <w:comment w:id="29" w:author="Louis Settembrino" w:date="2023-02-24T09:56:00Z" w:initials="LS">
    <w:p w14:paraId="15A40932" w14:textId="71BD29D1" w:rsidR="00461B7A" w:rsidRDefault="00461B7A" w:rsidP="00461B7A">
      <w:pPr>
        <w:pStyle w:val="CommentText"/>
      </w:pPr>
      <w:r>
        <w:rPr>
          <w:rStyle w:val="CommentReference"/>
        </w:rPr>
        <w:annotationRef/>
      </w:r>
      <w:r>
        <w:t>Lou to document the ideas - A/B Testing Etc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BB1311B" w15:done="0"/>
  <w15:commentEx w15:paraId="3C1BD215" w15:done="0"/>
  <w15:commentEx w15:paraId="15A409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3055A" w16cex:dateUtc="2023-02-24T14:43:00Z"/>
  <w16cex:commentExtensible w16cex:durableId="27A309FF" w16cex:dateUtc="2023-02-24T15:03:00Z"/>
  <w16cex:commentExtensible w16cex:durableId="27A3083D" w16cex:dateUtc="2023-02-24T1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BB1311B" w16cid:durableId="27A3055A"/>
  <w16cid:commentId w16cid:paraId="3C1BD215" w16cid:durableId="27A309FF"/>
  <w16cid:commentId w16cid:paraId="15A40932" w16cid:durableId="27A308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131"/>
    <w:multiLevelType w:val="hybridMultilevel"/>
    <w:tmpl w:val="5BE017D6"/>
    <w:lvl w:ilvl="0" w:tplc="CD1417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1866"/>
    <w:multiLevelType w:val="hybridMultilevel"/>
    <w:tmpl w:val="FFFFFFFF"/>
    <w:lvl w:ilvl="0" w:tplc="A82C4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E5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1AD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C9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3CB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324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C2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EF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CB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64DA9"/>
    <w:multiLevelType w:val="hybridMultilevel"/>
    <w:tmpl w:val="467C8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A0364"/>
    <w:multiLevelType w:val="hybridMultilevel"/>
    <w:tmpl w:val="674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57479"/>
    <w:multiLevelType w:val="hybridMultilevel"/>
    <w:tmpl w:val="170E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73A6E"/>
    <w:multiLevelType w:val="hybridMultilevel"/>
    <w:tmpl w:val="A6546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45FF4"/>
    <w:multiLevelType w:val="hybridMultilevel"/>
    <w:tmpl w:val="FFFFFFFF"/>
    <w:lvl w:ilvl="0" w:tplc="17E88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81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7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82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1AA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EB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48B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83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B42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8429C"/>
    <w:multiLevelType w:val="hybridMultilevel"/>
    <w:tmpl w:val="470CF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C100E"/>
    <w:multiLevelType w:val="hybridMultilevel"/>
    <w:tmpl w:val="54EC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43570"/>
    <w:multiLevelType w:val="hybridMultilevel"/>
    <w:tmpl w:val="A6546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F2164"/>
    <w:multiLevelType w:val="hybridMultilevel"/>
    <w:tmpl w:val="84D2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8C588"/>
    <w:multiLevelType w:val="hybridMultilevel"/>
    <w:tmpl w:val="80D4A5B8"/>
    <w:lvl w:ilvl="0" w:tplc="1140410A">
      <w:start w:val="1"/>
      <w:numFmt w:val="decimal"/>
      <w:lvlText w:val="%1."/>
      <w:lvlJc w:val="left"/>
      <w:pPr>
        <w:ind w:left="720" w:hanging="360"/>
      </w:pPr>
    </w:lvl>
    <w:lvl w:ilvl="1" w:tplc="67D4C2C2">
      <w:start w:val="1"/>
      <w:numFmt w:val="lowerLetter"/>
      <w:lvlText w:val="%2."/>
      <w:lvlJc w:val="left"/>
      <w:pPr>
        <w:ind w:left="1440" w:hanging="360"/>
      </w:pPr>
    </w:lvl>
    <w:lvl w:ilvl="2" w:tplc="297C0244">
      <w:start w:val="1"/>
      <w:numFmt w:val="lowerRoman"/>
      <w:lvlText w:val="%3."/>
      <w:lvlJc w:val="right"/>
      <w:pPr>
        <w:ind w:left="2160" w:hanging="180"/>
      </w:pPr>
    </w:lvl>
    <w:lvl w:ilvl="3" w:tplc="56E8785C">
      <w:start w:val="1"/>
      <w:numFmt w:val="decimal"/>
      <w:lvlText w:val="%4."/>
      <w:lvlJc w:val="left"/>
      <w:pPr>
        <w:ind w:left="2880" w:hanging="360"/>
      </w:pPr>
    </w:lvl>
    <w:lvl w:ilvl="4" w:tplc="F034ACAA">
      <w:start w:val="1"/>
      <w:numFmt w:val="lowerLetter"/>
      <w:lvlText w:val="%5."/>
      <w:lvlJc w:val="left"/>
      <w:pPr>
        <w:ind w:left="3600" w:hanging="360"/>
      </w:pPr>
    </w:lvl>
    <w:lvl w:ilvl="5" w:tplc="A82E5762">
      <w:start w:val="1"/>
      <w:numFmt w:val="lowerRoman"/>
      <w:lvlText w:val="%6."/>
      <w:lvlJc w:val="right"/>
      <w:pPr>
        <w:ind w:left="4320" w:hanging="180"/>
      </w:pPr>
    </w:lvl>
    <w:lvl w:ilvl="6" w:tplc="DA34A636">
      <w:start w:val="1"/>
      <w:numFmt w:val="decimal"/>
      <w:lvlText w:val="%7."/>
      <w:lvlJc w:val="left"/>
      <w:pPr>
        <w:ind w:left="5040" w:hanging="360"/>
      </w:pPr>
    </w:lvl>
    <w:lvl w:ilvl="7" w:tplc="FD08B740">
      <w:start w:val="1"/>
      <w:numFmt w:val="lowerLetter"/>
      <w:lvlText w:val="%8."/>
      <w:lvlJc w:val="left"/>
      <w:pPr>
        <w:ind w:left="5760" w:hanging="360"/>
      </w:pPr>
    </w:lvl>
    <w:lvl w:ilvl="8" w:tplc="AEF8D03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80E88"/>
    <w:multiLevelType w:val="hybridMultilevel"/>
    <w:tmpl w:val="170ED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185577">
    <w:abstractNumId w:val="11"/>
  </w:num>
  <w:num w:numId="2" w16cid:durableId="1235966775">
    <w:abstractNumId w:val="5"/>
  </w:num>
  <w:num w:numId="3" w16cid:durableId="1004013869">
    <w:abstractNumId w:val="7"/>
  </w:num>
  <w:num w:numId="4" w16cid:durableId="1993480797">
    <w:abstractNumId w:val="3"/>
  </w:num>
  <w:num w:numId="5" w16cid:durableId="1952202576">
    <w:abstractNumId w:val="4"/>
  </w:num>
  <w:num w:numId="6" w16cid:durableId="2093121230">
    <w:abstractNumId w:val="6"/>
  </w:num>
  <w:num w:numId="7" w16cid:durableId="1994136025">
    <w:abstractNumId w:val="1"/>
  </w:num>
  <w:num w:numId="8" w16cid:durableId="1055930947">
    <w:abstractNumId w:val="8"/>
  </w:num>
  <w:num w:numId="9" w16cid:durableId="772670107">
    <w:abstractNumId w:val="12"/>
  </w:num>
  <w:num w:numId="10" w16cid:durableId="1638493890">
    <w:abstractNumId w:val="0"/>
  </w:num>
  <w:num w:numId="11" w16cid:durableId="1193762183">
    <w:abstractNumId w:val="9"/>
  </w:num>
  <w:num w:numId="12" w16cid:durableId="719210396">
    <w:abstractNumId w:val="2"/>
  </w:num>
  <w:num w:numId="13" w16cid:durableId="161598800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eshma Carter">
    <w15:presenceInfo w15:providerId="AD" w15:userId="S::reshma.carter@catalystmeded.com::3e128749-630c-4c7b-a85b-2c24edc2d6c1"/>
  </w15:person>
  <w15:person w15:author="Louis Settembrino">
    <w15:presenceInfo w15:providerId="AD" w15:userId="S::louis.settembrino@catalystmeded.com::956e4a45-c3e9-45c3-8790-bcbd6907724a"/>
  </w15:person>
  <w15:person w15:author="Jessica Marshall">
    <w15:presenceInfo w15:providerId="AD" w15:userId="S::jessica.marshall@catalystmeded.com::2e6b0e28-8cdb-4711-bc65-ec98ef6b9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3301A"/>
    <w:rsid w:val="0001131D"/>
    <w:rsid w:val="00014A4D"/>
    <w:rsid w:val="00023F5D"/>
    <w:rsid w:val="0003626A"/>
    <w:rsid w:val="00045860"/>
    <w:rsid w:val="00050495"/>
    <w:rsid w:val="00063F50"/>
    <w:rsid w:val="00064430"/>
    <w:rsid w:val="000775E5"/>
    <w:rsid w:val="000809E1"/>
    <w:rsid w:val="000A0380"/>
    <w:rsid w:val="000B3F55"/>
    <w:rsid w:val="000C4673"/>
    <w:rsid w:val="000E058C"/>
    <w:rsid w:val="000E62EB"/>
    <w:rsid w:val="00113F3F"/>
    <w:rsid w:val="00121B33"/>
    <w:rsid w:val="00137B2B"/>
    <w:rsid w:val="00151C05"/>
    <w:rsid w:val="00171629"/>
    <w:rsid w:val="00171852"/>
    <w:rsid w:val="001770DB"/>
    <w:rsid w:val="00182D8A"/>
    <w:rsid w:val="00184045"/>
    <w:rsid w:val="00190402"/>
    <w:rsid w:val="001A6BEB"/>
    <w:rsid w:val="001B4AB8"/>
    <w:rsid w:val="001B4B22"/>
    <w:rsid w:val="001C31EB"/>
    <w:rsid w:val="001C3378"/>
    <w:rsid w:val="001C3FA4"/>
    <w:rsid w:val="001E16C7"/>
    <w:rsid w:val="001E454A"/>
    <w:rsid w:val="001E7F9F"/>
    <w:rsid w:val="001F5070"/>
    <w:rsid w:val="001F545F"/>
    <w:rsid w:val="00201A70"/>
    <w:rsid w:val="002043DA"/>
    <w:rsid w:val="002044B1"/>
    <w:rsid w:val="002121D8"/>
    <w:rsid w:val="002259A0"/>
    <w:rsid w:val="00260924"/>
    <w:rsid w:val="00261414"/>
    <w:rsid w:val="00263D85"/>
    <w:rsid w:val="00273A26"/>
    <w:rsid w:val="00273C8D"/>
    <w:rsid w:val="00274B65"/>
    <w:rsid w:val="00285416"/>
    <w:rsid w:val="00285F7C"/>
    <w:rsid w:val="00293000"/>
    <w:rsid w:val="002E5A4C"/>
    <w:rsid w:val="002F1DF4"/>
    <w:rsid w:val="002F2705"/>
    <w:rsid w:val="00314557"/>
    <w:rsid w:val="003412D8"/>
    <w:rsid w:val="00347CB1"/>
    <w:rsid w:val="00352B82"/>
    <w:rsid w:val="003568B9"/>
    <w:rsid w:val="0036449D"/>
    <w:rsid w:val="003946E2"/>
    <w:rsid w:val="003B7F3B"/>
    <w:rsid w:val="003C1CE8"/>
    <w:rsid w:val="003C4755"/>
    <w:rsid w:val="003D02EE"/>
    <w:rsid w:val="003D1F31"/>
    <w:rsid w:val="003E645F"/>
    <w:rsid w:val="00406958"/>
    <w:rsid w:val="00437B0F"/>
    <w:rsid w:val="00461B7A"/>
    <w:rsid w:val="0047179A"/>
    <w:rsid w:val="00483845"/>
    <w:rsid w:val="004936C0"/>
    <w:rsid w:val="00496BFA"/>
    <w:rsid w:val="004A19FD"/>
    <w:rsid w:val="004A3AB3"/>
    <w:rsid w:val="004C2556"/>
    <w:rsid w:val="004E4D77"/>
    <w:rsid w:val="004F0DDC"/>
    <w:rsid w:val="0050640D"/>
    <w:rsid w:val="005175AA"/>
    <w:rsid w:val="00522C15"/>
    <w:rsid w:val="005441FD"/>
    <w:rsid w:val="00546BD3"/>
    <w:rsid w:val="005A0630"/>
    <w:rsid w:val="005A1756"/>
    <w:rsid w:val="005D2A9F"/>
    <w:rsid w:val="005D5AD0"/>
    <w:rsid w:val="005E2F68"/>
    <w:rsid w:val="005F4082"/>
    <w:rsid w:val="00605BB1"/>
    <w:rsid w:val="006116D7"/>
    <w:rsid w:val="00616698"/>
    <w:rsid w:val="0061752D"/>
    <w:rsid w:val="00617679"/>
    <w:rsid w:val="0064125C"/>
    <w:rsid w:val="00641CC8"/>
    <w:rsid w:val="00656A6A"/>
    <w:rsid w:val="00660A93"/>
    <w:rsid w:val="0067034A"/>
    <w:rsid w:val="00672E5D"/>
    <w:rsid w:val="00684C66"/>
    <w:rsid w:val="00690E45"/>
    <w:rsid w:val="006A18CB"/>
    <w:rsid w:val="006C19CD"/>
    <w:rsid w:val="006C315E"/>
    <w:rsid w:val="006C3359"/>
    <w:rsid w:val="006D18F5"/>
    <w:rsid w:val="006E1C19"/>
    <w:rsid w:val="00705000"/>
    <w:rsid w:val="00711E61"/>
    <w:rsid w:val="00752137"/>
    <w:rsid w:val="00763A2F"/>
    <w:rsid w:val="00765A8E"/>
    <w:rsid w:val="00773A61"/>
    <w:rsid w:val="00774DBA"/>
    <w:rsid w:val="007A17EC"/>
    <w:rsid w:val="007A2AF7"/>
    <w:rsid w:val="007A6B23"/>
    <w:rsid w:val="007D294A"/>
    <w:rsid w:val="007D54A6"/>
    <w:rsid w:val="007D7801"/>
    <w:rsid w:val="007F122C"/>
    <w:rsid w:val="0080298F"/>
    <w:rsid w:val="008138F7"/>
    <w:rsid w:val="0081402B"/>
    <w:rsid w:val="00816AE4"/>
    <w:rsid w:val="00833F0A"/>
    <w:rsid w:val="00840503"/>
    <w:rsid w:val="00841684"/>
    <w:rsid w:val="00843879"/>
    <w:rsid w:val="008444A3"/>
    <w:rsid w:val="0084477A"/>
    <w:rsid w:val="00865528"/>
    <w:rsid w:val="00874AE7"/>
    <w:rsid w:val="00876A7C"/>
    <w:rsid w:val="00883B16"/>
    <w:rsid w:val="00886945"/>
    <w:rsid w:val="008967C4"/>
    <w:rsid w:val="008A5FDD"/>
    <w:rsid w:val="008F1109"/>
    <w:rsid w:val="008F41F5"/>
    <w:rsid w:val="008F7579"/>
    <w:rsid w:val="00907CE0"/>
    <w:rsid w:val="00913BF6"/>
    <w:rsid w:val="00915B17"/>
    <w:rsid w:val="00917334"/>
    <w:rsid w:val="0094222E"/>
    <w:rsid w:val="00943EE2"/>
    <w:rsid w:val="00944806"/>
    <w:rsid w:val="00970F6F"/>
    <w:rsid w:val="0097114A"/>
    <w:rsid w:val="00991580"/>
    <w:rsid w:val="009A4C95"/>
    <w:rsid w:val="009A5A4A"/>
    <w:rsid w:val="009C65EC"/>
    <w:rsid w:val="009D42FC"/>
    <w:rsid w:val="00A0176B"/>
    <w:rsid w:val="00A131D6"/>
    <w:rsid w:val="00A3087D"/>
    <w:rsid w:val="00A45F32"/>
    <w:rsid w:val="00A55268"/>
    <w:rsid w:val="00A60944"/>
    <w:rsid w:val="00A96564"/>
    <w:rsid w:val="00AB41C1"/>
    <w:rsid w:val="00AC0AAB"/>
    <w:rsid w:val="00AC367D"/>
    <w:rsid w:val="00AC6BBD"/>
    <w:rsid w:val="00AD1552"/>
    <w:rsid w:val="00AD6E78"/>
    <w:rsid w:val="00AE339E"/>
    <w:rsid w:val="00AF1F15"/>
    <w:rsid w:val="00AF595B"/>
    <w:rsid w:val="00B01F19"/>
    <w:rsid w:val="00B06DA6"/>
    <w:rsid w:val="00B105B4"/>
    <w:rsid w:val="00B34DEA"/>
    <w:rsid w:val="00B36690"/>
    <w:rsid w:val="00B37E6E"/>
    <w:rsid w:val="00B547CA"/>
    <w:rsid w:val="00B62ECF"/>
    <w:rsid w:val="00B67455"/>
    <w:rsid w:val="00B850DE"/>
    <w:rsid w:val="00B873F4"/>
    <w:rsid w:val="00B93F24"/>
    <w:rsid w:val="00BA2DA1"/>
    <w:rsid w:val="00BB1271"/>
    <w:rsid w:val="00BC2819"/>
    <w:rsid w:val="00BC3CE4"/>
    <w:rsid w:val="00BC6F2D"/>
    <w:rsid w:val="00BF1727"/>
    <w:rsid w:val="00BF56C0"/>
    <w:rsid w:val="00BF6D01"/>
    <w:rsid w:val="00C1302A"/>
    <w:rsid w:val="00C142F7"/>
    <w:rsid w:val="00C1662F"/>
    <w:rsid w:val="00C206D5"/>
    <w:rsid w:val="00C30099"/>
    <w:rsid w:val="00C31B9F"/>
    <w:rsid w:val="00C42E69"/>
    <w:rsid w:val="00C6075C"/>
    <w:rsid w:val="00C646BB"/>
    <w:rsid w:val="00C73894"/>
    <w:rsid w:val="00C80D02"/>
    <w:rsid w:val="00C86D3F"/>
    <w:rsid w:val="00CA59BE"/>
    <w:rsid w:val="00CC5863"/>
    <w:rsid w:val="00CD0679"/>
    <w:rsid w:val="00CE2B39"/>
    <w:rsid w:val="00CE330E"/>
    <w:rsid w:val="00CE6929"/>
    <w:rsid w:val="00CF4A99"/>
    <w:rsid w:val="00D44184"/>
    <w:rsid w:val="00D47F54"/>
    <w:rsid w:val="00D60355"/>
    <w:rsid w:val="00D96081"/>
    <w:rsid w:val="00DA31CF"/>
    <w:rsid w:val="00DB1AC1"/>
    <w:rsid w:val="00DD1FE7"/>
    <w:rsid w:val="00DF16A2"/>
    <w:rsid w:val="00DF4750"/>
    <w:rsid w:val="00E003D5"/>
    <w:rsid w:val="00E023DF"/>
    <w:rsid w:val="00E0326F"/>
    <w:rsid w:val="00E17CFA"/>
    <w:rsid w:val="00E22E7A"/>
    <w:rsid w:val="00E46E88"/>
    <w:rsid w:val="00E52469"/>
    <w:rsid w:val="00E55317"/>
    <w:rsid w:val="00E67A35"/>
    <w:rsid w:val="00E70E8A"/>
    <w:rsid w:val="00E71F1F"/>
    <w:rsid w:val="00E74604"/>
    <w:rsid w:val="00E76091"/>
    <w:rsid w:val="00E77D5F"/>
    <w:rsid w:val="00E86650"/>
    <w:rsid w:val="00E90E9A"/>
    <w:rsid w:val="00EB14D9"/>
    <w:rsid w:val="00ED083F"/>
    <w:rsid w:val="00ED6414"/>
    <w:rsid w:val="00F17D31"/>
    <w:rsid w:val="00F25878"/>
    <w:rsid w:val="00F454AC"/>
    <w:rsid w:val="00F5493B"/>
    <w:rsid w:val="00F55E97"/>
    <w:rsid w:val="00F674C1"/>
    <w:rsid w:val="00F77614"/>
    <w:rsid w:val="00F77ACF"/>
    <w:rsid w:val="00F859B3"/>
    <w:rsid w:val="00F87C79"/>
    <w:rsid w:val="00FA5D2A"/>
    <w:rsid w:val="00FA733C"/>
    <w:rsid w:val="00FB0D7C"/>
    <w:rsid w:val="00FC0E1B"/>
    <w:rsid w:val="00FC27E1"/>
    <w:rsid w:val="00FC43E7"/>
    <w:rsid w:val="00FD6066"/>
    <w:rsid w:val="00FE5DFD"/>
    <w:rsid w:val="00FF4719"/>
    <w:rsid w:val="00FF7461"/>
    <w:rsid w:val="01A85A83"/>
    <w:rsid w:val="03191B08"/>
    <w:rsid w:val="04CD16AC"/>
    <w:rsid w:val="055A9BF2"/>
    <w:rsid w:val="07642AF9"/>
    <w:rsid w:val="08FD3FBE"/>
    <w:rsid w:val="0C422ADB"/>
    <w:rsid w:val="0C764102"/>
    <w:rsid w:val="0CD3301A"/>
    <w:rsid w:val="0EF9C383"/>
    <w:rsid w:val="0FAD4A4C"/>
    <w:rsid w:val="1011FEFA"/>
    <w:rsid w:val="198A82F8"/>
    <w:rsid w:val="1AFA3A36"/>
    <w:rsid w:val="1CB0AB7A"/>
    <w:rsid w:val="1D5A5717"/>
    <w:rsid w:val="2300119E"/>
    <w:rsid w:val="2357EA3D"/>
    <w:rsid w:val="280409B8"/>
    <w:rsid w:val="28ACB1F9"/>
    <w:rsid w:val="28CF6510"/>
    <w:rsid w:val="2B113F0E"/>
    <w:rsid w:val="2B7C807C"/>
    <w:rsid w:val="2C4F55C5"/>
    <w:rsid w:val="32415C4E"/>
    <w:rsid w:val="334F43BD"/>
    <w:rsid w:val="33F8801B"/>
    <w:rsid w:val="35F50A16"/>
    <w:rsid w:val="35FFF691"/>
    <w:rsid w:val="370D458D"/>
    <w:rsid w:val="38EE7184"/>
    <w:rsid w:val="3A52F201"/>
    <w:rsid w:val="3B23F101"/>
    <w:rsid w:val="3CC04E25"/>
    <w:rsid w:val="3D10AF26"/>
    <w:rsid w:val="42175EFF"/>
    <w:rsid w:val="4947D168"/>
    <w:rsid w:val="4E635515"/>
    <w:rsid w:val="4E65D94C"/>
    <w:rsid w:val="4F39C1C6"/>
    <w:rsid w:val="531A6D10"/>
    <w:rsid w:val="56B62B08"/>
    <w:rsid w:val="574A9622"/>
    <w:rsid w:val="594388B5"/>
    <w:rsid w:val="59F3C112"/>
    <w:rsid w:val="5FC70500"/>
    <w:rsid w:val="620885EA"/>
    <w:rsid w:val="64B5A156"/>
    <w:rsid w:val="6955F260"/>
    <w:rsid w:val="69CDD697"/>
    <w:rsid w:val="70582F3D"/>
    <w:rsid w:val="717700ED"/>
    <w:rsid w:val="724A4575"/>
    <w:rsid w:val="728BD7CD"/>
    <w:rsid w:val="72D0CEBC"/>
    <w:rsid w:val="72F381D3"/>
    <w:rsid w:val="76386CF0"/>
    <w:rsid w:val="76635294"/>
    <w:rsid w:val="766C8317"/>
    <w:rsid w:val="7A9CAC29"/>
    <w:rsid w:val="7B0BAB42"/>
    <w:rsid w:val="7D8EBE84"/>
    <w:rsid w:val="7FADF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301A"/>
  <w15:chartTrackingRefBased/>
  <w15:docId w15:val="{729165FD-ECF7-4118-B25E-A2B88BEB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1F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F1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2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259A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46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46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46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4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46E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33F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t-etc.com/" TargetMode="External"/><Relationship Id="rId13" Type="http://schemas.openxmlformats.org/officeDocument/2006/relationships/hyperlink" Target="https://www.scrubsce.com/" TargetMode="External"/><Relationship Id="rId18" Type="http://schemas.openxmlformats.org/officeDocument/2006/relationships/hyperlink" Target="https://www.radiologyinfo.org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webSettings" Target="webSettings.xml"/><Relationship Id="rId12" Type="http://schemas.openxmlformats.org/officeDocument/2006/relationships/hyperlink" Target="https://www.eradimaging.com/index.asp" TargetMode="External"/><Relationship Id="rId17" Type="http://schemas.openxmlformats.org/officeDocument/2006/relationships/hyperlink" Target="https://x-raylady.com/" TargetMode="Externa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s://xrayce.com/" TargetMode="External"/><Relationship Id="rId20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earndash.com/course-grid-add-on-now-available/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fastcecredits.com/" TargetMode="External"/><Relationship Id="rId23" Type="http://schemas.microsoft.com/office/2018/08/relationships/commentsExtensible" Target="commentsExtensible.xml"/><Relationship Id="rId10" Type="http://schemas.openxmlformats.org/officeDocument/2006/relationships/hyperlink" Target="https://www.notion.so/help/notion-academy" TargetMode="External"/><Relationship Id="rId19" Type="http://schemas.openxmlformats.org/officeDocument/2006/relationships/hyperlink" Target="https://www.notion.so/help/notion-academy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tartertemplatecloud.com/g03/" TargetMode="External"/><Relationship Id="rId14" Type="http://schemas.openxmlformats.org/officeDocument/2006/relationships/hyperlink" Target="https://www.gagece.com/" TargetMode="External"/><Relationship Id="rId22" Type="http://schemas.microsoft.com/office/2016/09/relationships/commentsIds" Target="commentsIds.xml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ec434d12d043982b963297e630cc8242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52a4fd05438cd0b2f402bfec2c6af971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93E09A-C6FA-4F69-AA63-B1C42E13F2DC}"/>
</file>

<file path=customXml/itemProps2.xml><?xml version="1.0" encoding="utf-8"?>
<ds:datastoreItem xmlns:ds="http://schemas.openxmlformats.org/officeDocument/2006/customXml" ds:itemID="{2B0F32DB-A05F-4C50-8FCF-208F633AB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17966D-0D41-47FA-87C8-CAAF2F2779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Links>
    <vt:vector size="72" baseType="variant">
      <vt:variant>
        <vt:i4>5963858</vt:i4>
      </vt:variant>
      <vt:variant>
        <vt:i4>33</vt:i4>
      </vt:variant>
      <vt:variant>
        <vt:i4>0</vt:i4>
      </vt:variant>
      <vt:variant>
        <vt:i4>5</vt:i4>
      </vt:variant>
      <vt:variant>
        <vt:lpwstr>https://www.notion.so/help/notion-academy</vt:lpwstr>
      </vt:variant>
      <vt:variant>
        <vt:lpwstr/>
      </vt:variant>
      <vt:variant>
        <vt:i4>3604518</vt:i4>
      </vt:variant>
      <vt:variant>
        <vt:i4>30</vt:i4>
      </vt:variant>
      <vt:variant>
        <vt:i4>0</vt:i4>
      </vt:variant>
      <vt:variant>
        <vt:i4>5</vt:i4>
      </vt:variant>
      <vt:variant>
        <vt:lpwstr>https://www.radiologyinfo.org/</vt:lpwstr>
      </vt:variant>
      <vt:variant>
        <vt:lpwstr/>
      </vt:variant>
      <vt:variant>
        <vt:i4>3866661</vt:i4>
      </vt:variant>
      <vt:variant>
        <vt:i4>27</vt:i4>
      </vt:variant>
      <vt:variant>
        <vt:i4>0</vt:i4>
      </vt:variant>
      <vt:variant>
        <vt:i4>5</vt:i4>
      </vt:variant>
      <vt:variant>
        <vt:lpwstr>https://x-raylady.com/</vt:lpwstr>
      </vt:variant>
      <vt:variant>
        <vt:lpwstr/>
      </vt:variant>
      <vt:variant>
        <vt:i4>7405691</vt:i4>
      </vt:variant>
      <vt:variant>
        <vt:i4>24</vt:i4>
      </vt:variant>
      <vt:variant>
        <vt:i4>0</vt:i4>
      </vt:variant>
      <vt:variant>
        <vt:i4>5</vt:i4>
      </vt:variant>
      <vt:variant>
        <vt:lpwstr>https://xrayce.com/</vt:lpwstr>
      </vt:variant>
      <vt:variant>
        <vt:lpwstr/>
      </vt:variant>
      <vt:variant>
        <vt:i4>3407908</vt:i4>
      </vt:variant>
      <vt:variant>
        <vt:i4>21</vt:i4>
      </vt:variant>
      <vt:variant>
        <vt:i4>0</vt:i4>
      </vt:variant>
      <vt:variant>
        <vt:i4>5</vt:i4>
      </vt:variant>
      <vt:variant>
        <vt:lpwstr>https://www.fastcecredits.com/</vt:lpwstr>
      </vt:variant>
      <vt:variant>
        <vt:lpwstr/>
      </vt:variant>
      <vt:variant>
        <vt:i4>2556002</vt:i4>
      </vt:variant>
      <vt:variant>
        <vt:i4>18</vt:i4>
      </vt:variant>
      <vt:variant>
        <vt:i4>0</vt:i4>
      </vt:variant>
      <vt:variant>
        <vt:i4>5</vt:i4>
      </vt:variant>
      <vt:variant>
        <vt:lpwstr>https://www.gagece.com/</vt:lpwstr>
      </vt:variant>
      <vt:variant>
        <vt:lpwstr/>
      </vt:variant>
      <vt:variant>
        <vt:i4>4587521</vt:i4>
      </vt:variant>
      <vt:variant>
        <vt:i4>15</vt:i4>
      </vt:variant>
      <vt:variant>
        <vt:i4>0</vt:i4>
      </vt:variant>
      <vt:variant>
        <vt:i4>5</vt:i4>
      </vt:variant>
      <vt:variant>
        <vt:lpwstr>https://www.scrubsce.com/</vt:lpwstr>
      </vt:variant>
      <vt:variant>
        <vt:lpwstr/>
      </vt:variant>
      <vt:variant>
        <vt:i4>131160</vt:i4>
      </vt:variant>
      <vt:variant>
        <vt:i4>12</vt:i4>
      </vt:variant>
      <vt:variant>
        <vt:i4>0</vt:i4>
      </vt:variant>
      <vt:variant>
        <vt:i4>5</vt:i4>
      </vt:variant>
      <vt:variant>
        <vt:lpwstr>https://www.eradimaging.com/index.asp</vt:lpwstr>
      </vt:variant>
      <vt:variant>
        <vt:lpwstr/>
      </vt:variant>
      <vt:variant>
        <vt:i4>2621549</vt:i4>
      </vt:variant>
      <vt:variant>
        <vt:i4>9</vt:i4>
      </vt:variant>
      <vt:variant>
        <vt:i4>0</vt:i4>
      </vt:variant>
      <vt:variant>
        <vt:i4>5</vt:i4>
      </vt:variant>
      <vt:variant>
        <vt:lpwstr>https://www.learndash.com/course-grid-add-on-now-available/</vt:lpwstr>
      </vt:variant>
      <vt:variant>
        <vt:lpwstr/>
      </vt:variant>
      <vt:variant>
        <vt:i4>5963858</vt:i4>
      </vt:variant>
      <vt:variant>
        <vt:i4>6</vt:i4>
      </vt:variant>
      <vt:variant>
        <vt:i4>0</vt:i4>
      </vt:variant>
      <vt:variant>
        <vt:i4>5</vt:i4>
      </vt:variant>
      <vt:variant>
        <vt:lpwstr>https://www.notion.so/help/notion-academy</vt:lpwstr>
      </vt:variant>
      <vt:variant>
        <vt:lpwstr/>
      </vt:variant>
      <vt:variant>
        <vt:i4>4259842</vt:i4>
      </vt:variant>
      <vt:variant>
        <vt:i4>3</vt:i4>
      </vt:variant>
      <vt:variant>
        <vt:i4>0</vt:i4>
      </vt:variant>
      <vt:variant>
        <vt:i4>5</vt:i4>
      </vt:variant>
      <vt:variant>
        <vt:lpwstr>https://startertemplatecloud.com/g03/</vt:lpwstr>
      </vt:variant>
      <vt:variant>
        <vt:lpwstr/>
      </vt:variant>
      <vt:variant>
        <vt:i4>4390986</vt:i4>
      </vt:variant>
      <vt:variant>
        <vt:i4>0</vt:i4>
      </vt:variant>
      <vt:variant>
        <vt:i4>0</vt:i4>
      </vt:variant>
      <vt:variant>
        <vt:i4>5</vt:i4>
      </vt:variant>
      <vt:variant>
        <vt:lpwstr>https://vet-etc.com/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Reshma Carter</cp:lastModifiedBy>
  <cp:revision>140</cp:revision>
  <dcterms:created xsi:type="dcterms:W3CDTF">2023-02-17T17:57:00Z</dcterms:created>
  <dcterms:modified xsi:type="dcterms:W3CDTF">2023-04-04T13:40:00Z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