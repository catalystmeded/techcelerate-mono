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E702B" w14:textId="0E62A5BB" w:rsidR="00192E99" w:rsidRDefault="00192E99" w:rsidP="006A6E25">
      <w:pPr>
        <w:pStyle w:val="Heading1"/>
      </w:pPr>
      <w:bookmarkStart w:id="1" w:name="_Hlk499545511"/>
      <w:r>
        <w:t xml:space="preserve">Medical </w:t>
      </w:r>
      <w:r w:rsidR="0041224B">
        <w:t>Editor</w:t>
      </w:r>
      <w:r>
        <w:t xml:space="preserve"> Procedures for Self-learning Activities</w:t>
      </w:r>
    </w:p>
    <w:p w14:paraId="393D6646" w14:textId="77777777" w:rsidR="00192E99" w:rsidRDefault="00192E99" w:rsidP="00AB06E4">
      <w:pPr>
        <w:rPr>
          <w:rFonts w:eastAsia="Times New Roman" w:cstheme="minorHAnsi"/>
        </w:rPr>
      </w:pPr>
    </w:p>
    <w:p w14:paraId="072196FC" w14:textId="2F857606" w:rsidR="00192E99" w:rsidRPr="00192E99" w:rsidRDefault="00F762EB" w:rsidP="00192E99">
      <w:pPr>
        <w:numPr>
          <w:ilvl w:val="0"/>
          <w:numId w:val="48"/>
        </w:numPr>
        <w:rPr>
          <w:rFonts w:eastAsia="Times New Roman" w:cstheme="minorHAnsi"/>
        </w:rPr>
      </w:pPr>
      <w:r>
        <w:rPr>
          <w:rFonts w:eastAsia="Times New Roman" w:cstheme="minorHAnsi"/>
        </w:rPr>
        <w:t>Editor</w:t>
      </w:r>
      <w:r w:rsidR="00B2152D">
        <w:rPr>
          <w:rFonts w:eastAsia="Times New Roman" w:cstheme="minorHAnsi"/>
        </w:rPr>
        <w:t xml:space="preserve"> will be provided an article</w:t>
      </w:r>
      <w:r w:rsidR="00147875">
        <w:rPr>
          <w:rFonts w:eastAsia="Times New Roman" w:cstheme="minorHAnsi"/>
        </w:rPr>
        <w:t xml:space="preserve"> containing an outline, objective, highlights, main body, figures/tables/boxes, and references. Articles will adhere </w:t>
      </w:r>
      <w:r w:rsidR="00192E99" w:rsidRPr="00192E99">
        <w:rPr>
          <w:rFonts w:eastAsia="Times New Roman" w:cstheme="minorHAnsi"/>
        </w:rPr>
        <w:t>to Minimum Word Count and Minimum Number of Post-test Questions as determined by ASRT (</w:t>
      </w:r>
      <w:r w:rsidR="00192E99" w:rsidRPr="00192E99">
        <w:rPr>
          <w:rFonts w:eastAsia="Times New Roman" w:cstheme="minorHAnsi"/>
          <w:b/>
        </w:rPr>
        <w:t>Tables 1 and 2</w:t>
      </w:r>
      <w:r w:rsidR="00192E99" w:rsidRPr="00192E99">
        <w:rPr>
          <w:rFonts w:eastAsia="Times New Roman" w:cstheme="minorHAnsi"/>
        </w:rPr>
        <w:t>)</w:t>
      </w:r>
    </w:p>
    <w:p w14:paraId="2EA9E31E" w14:textId="77777777" w:rsidR="00192E99" w:rsidRPr="00192E99" w:rsidRDefault="00192E99" w:rsidP="00192E99">
      <w:pPr>
        <w:rPr>
          <w:rFonts w:eastAsia="Times New Roman" w:cstheme="minorHAnsi"/>
        </w:rPr>
      </w:pPr>
    </w:p>
    <w:tbl>
      <w:tblPr>
        <w:tblStyle w:val="GridTable1Light-Accent1"/>
        <w:tblW w:w="6832" w:type="dxa"/>
        <w:jc w:val="center"/>
        <w:tblLook w:val="0420" w:firstRow="1" w:lastRow="0" w:firstColumn="0" w:lastColumn="0" w:noHBand="0" w:noVBand="1"/>
      </w:tblPr>
      <w:tblGrid>
        <w:gridCol w:w="2133"/>
        <w:gridCol w:w="2400"/>
        <w:gridCol w:w="2299"/>
      </w:tblGrid>
      <w:tr w:rsidR="00192E99" w:rsidRPr="00192E99" w14:paraId="1E41B17C" w14:textId="77777777" w:rsidTr="00192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67AB7C3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Minimum Word Count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CE880B7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Minimum Number of Post-test Questions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E9ED442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Credit Value</w:t>
            </w:r>
          </w:p>
        </w:tc>
      </w:tr>
      <w:tr w:rsidR="00192E99" w:rsidRPr="00192E99" w14:paraId="5EA73B09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9429CCA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1,600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B85DAC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2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928007C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0.25</w:t>
            </w:r>
          </w:p>
        </w:tc>
      </w:tr>
      <w:tr w:rsidR="00192E99" w:rsidRPr="00192E99" w14:paraId="6FBCFFAD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090A5A1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2,450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82EF7C4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4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1CE3F1B9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0.5</w:t>
            </w:r>
          </w:p>
        </w:tc>
      </w:tr>
      <w:tr w:rsidR="00192E99" w:rsidRPr="00192E99" w14:paraId="4641B0DF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0A975E6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3,700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01CE1A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6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F0AA3F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0.75</w:t>
            </w:r>
          </w:p>
        </w:tc>
      </w:tr>
      <w:tr w:rsidR="00192E99" w:rsidRPr="00192E99" w14:paraId="3897C39E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12B28EF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4,900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FCE556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8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9B0396C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1.0</w:t>
            </w:r>
          </w:p>
        </w:tc>
      </w:tr>
      <w:tr w:rsidR="00192E99" w:rsidRPr="00192E99" w14:paraId="600E6283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1386701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6,125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BD46CB3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10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F5AF8F9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1.25</w:t>
            </w:r>
          </w:p>
        </w:tc>
      </w:tr>
      <w:tr w:rsidR="00192E99" w:rsidRPr="00192E99" w14:paraId="7D9B13B0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2E637C0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7,375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4F57366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12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759082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1.5</w:t>
            </w:r>
          </w:p>
        </w:tc>
      </w:tr>
    </w:tbl>
    <w:p w14:paraId="414F3E60" w14:textId="77777777" w:rsidR="00192E99" w:rsidRPr="00192E99" w:rsidRDefault="00192E99" w:rsidP="00192E99">
      <w:pPr>
        <w:jc w:val="center"/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>Table 1: Word Count, Questions, and Credits</w:t>
      </w:r>
    </w:p>
    <w:p w14:paraId="1818B109" w14:textId="77777777" w:rsidR="00192E99" w:rsidRPr="00192E99" w:rsidRDefault="00192E99" w:rsidP="00192E99">
      <w:pPr>
        <w:rPr>
          <w:rFonts w:eastAsia="Times New Roman" w:cstheme="minorHAnsi"/>
          <w:b/>
          <w:bCs/>
        </w:rPr>
      </w:pPr>
    </w:p>
    <w:tbl>
      <w:tblPr>
        <w:tblStyle w:val="GridTable1Light-Accent1"/>
        <w:tblW w:w="8632" w:type="dxa"/>
        <w:jc w:val="center"/>
        <w:tblLook w:val="0420" w:firstRow="1" w:lastRow="0" w:firstColumn="0" w:lastColumn="0" w:noHBand="0" w:noVBand="1"/>
      </w:tblPr>
      <w:tblGrid>
        <w:gridCol w:w="4316"/>
        <w:gridCol w:w="4316"/>
      </w:tblGrid>
      <w:tr w:rsidR="00192E99" w:rsidRPr="00192E99" w14:paraId="2D431153" w14:textId="77777777" w:rsidTr="00192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64C56AD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INCLUDED IN THE WORD COUNT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9A5EB5D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NOT INCLUDED IN THE WORD COUNT</w:t>
            </w:r>
          </w:p>
        </w:tc>
      </w:tr>
      <w:tr w:rsidR="00192E99" w:rsidRPr="00192E99" w14:paraId="2A6497AB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0FC5C05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Main text (body)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C62EE80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Title page</w:t>
            </w:r>
          </w:p>
        </w:tc>
      </w:tr>
      <w:tr w:rsidR="00192E99" w:rsidRPr="00192E99" w14:paraId="01F0AD0B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01B412D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Headings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0A0552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Table of Contents</w:t>
            </w:r>
          </w:p>
        </w:tc>
      </w:tr>
      <w:tr w:rsidR="00192E99" w:rsidRPr="00192E99" w14:paraId="4B65FCD8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92B1E9F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Sub-Headings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6425FE7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Reference list or bibliography</w:t>
            </w:r>
          </w:p>
        </w:tc>
      </w:tr>
      <w:tr w:rsidR="00192E99" w:rsidRPr="00192E99" w14:paraId="238D8556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2A1D684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In-text citations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5AF5CF2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Appendices</w:t>
            </w:r>
          </w:p>
        </w:tc>
      </w:tr>
      <w:tr w:rsidR="00192E99" w:rsidRPr="00192E99" w14:paraId="6F0C3867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740EA6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In-text referencing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06DCADC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**Text for assessment questions (post- test)</w:t>
            </w:r>
          </w:p>
        </w:tc>
      </w:tr>
      <w:tr w:rsidR="00192E99" w:rsidRPr="00192E99" w14:paraId="240F02FB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2DCC97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Tables, figures, charts, graphs, legends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B2ACD34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 </w:t>
            </w:r>
          </w:p>
        </w:tc>
      </w:tr>
      <w:tr w:rsidR="00192E99" w:rsidRPr="00192E99" w14:paraId="05680FDE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EF22EC6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Footnotes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BF948B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 </w:t>
            </w:r>
          </w:p>
        </w:tc>
      </w:tr>
      <w:tr w:rsidR="00192E99" w:rsidRPr="00192E99" w14:paraId="4BABE85E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4357AA3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Text for embedded or interactive questions/activities that will not be part of the formal assessment to determine successful activity completion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12AE8188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**Text for assessment questions (post- test) not included in the word count because of separate consideration in the formula multiplied by a factor of 1.85</w:t>
            </w:r>
          </w:p>
        </w:tc>
      </w:tr>
    </w:tbl>
    <w:p w14:paraId="1CFE2D33" w14:textId="77777777" w:rsidR="00192E99" w:rsidRPr="00192E99" w:rsidRDefault="00192E99" w:rsidP="00192E99">
      <w:pPr>
        <w:jc w:val="center"/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>Table 2: Determining Word Count</w:t>
      </w:r>
    </w:p>
    <w:p w14:paraId="5E18C934" w14:textId="77777777" w:rsidR="00192E99" w:rsidRPr="00192E99" w:rsidRDefault="00192E99" w:rsidP="00192E99">
      <w:pPr>
        <w:rPr>
          <w:rFonts w:eastAsia="Times New Roman" w:cstheme="minorHAnsi"/>
          <w:b/>
          <w:bCs/>
        </w:rPr>
      </w:pPr>
    </w:p>
    <w:p w14:paraId="1E89070C" w14:textId="10FEA371" w:rsidR="0094584B" w:rsidRDefault="00F762EB" w:rsidP="00192E99">
      <w:pPr>
        <w:numPr>
          <w:ilvl w:val="0"/>
          <w:numId w:val="48"/>
        </w:numPr>
        <w:rPr>
          <w:rFonts w:eastAsia="Times New Roman" w:cstheme="minorHAnsi"/>
        </w:rPr>
      </w:pPr>
      <w:r>
        <w:rPr>
          <w:rFonts w:eastAsia="Times New Roman" w:cstheme="minorHAnsi"/>
        </w:rPr>
        <w:t>Editor</w:t>
      </w:r>
      <w:r w:rsidR="00192E99" w:rsidRPr="00192E99">
        <w:rPr>
          <w:rFonts w:eastAsia="Times New Roman" w:cstheme="minorHAnsi"/>
        </w:rPr>
        <w:t xml:space="preserve"> to provide on or before set project deadline</w:t>
      </w:r>
      <w:r w:rsidR="0094584B">
        <w:rPr>
          <w:rFonts w:eastAsia="Times New Roman" w:cstheme="minorHAnsi"/>
        </w:rPr>
        <w:t xml:space="preserve"> the following items that adhere to the detailed style guide </w:t>
      </w:r>
      <w:r w:rsidR="00E5449B">
        <w:rPr>
          <w:rFonts w:eastAsia="Times New Roman" w:cstheme="minorHAnsi"/>
        </w:rPr>
        <w:t>on page 2:</w:t>
      </w:r>
    </w:p>
    <w:p w14:paraId="5F9500F7" w14:textId="2F3E5A3D" w:rsidR="00E5449B" w:rsidRDefault="0094584B" w:rsidP="0094584B">
      <w:pPr>
        <w:numPr>
          <w:ilvl w:val="1"/>
          <w:numId w:val="48"/>
        </w:numPr>
        <w:rPr>
          <w:rFonts w:eastAsia="Times New Roman" w:cstheme="minorHAnsi"/>
        </w:rPr>
      </w:pPr>
      <w:r>
        <w:rPr>
          <w:rFonts w:eastAsia="Times New Roman" w:cstheme="minorHAnsi"/>
        </w:rPr>
        <w:t>A</w:t>
      </w:r>
      <w:ins w:id="2" w:author="Laura Sitler" w:date="2023-06-07T12:57:00Z">
        <w:r w:rsidR="00670B8B">
          <w:rPr>
            <w:rFonts w:eastAsia="Times New Roman" w:cstheme="minorHAnsi"/>
          </w:rPr>
          <w:t>n edited</w:t>
        </w:r>
      </w:ins>
      <w:r w:rsidR="00E5449B">
        <w:rPr>
          <w:rFonts w:eastAsia="Times New Roman" w:cstheme="minorHAnsi"/>
        </w:rPr>
        <w:t xml:space="preserve"> </w:t>
      </w:r>
      <w:del w:id="3" w:author="Laura Sitler" w:date="2023-06-07T12:57:00Z">
        <w:r w:rsidR="00E5449B" w:rsidDel="00670B8B">
          <w:rPr>
            <w:rFonts w:eastAsia="Times New Roman" w:cstheme="minorHAnsi"/>
          </w:rPr>
          <w:delText xml:space="preserve">reviewed </w:delText>
        </w:r>
      </w:del>
      <w:r w:rsidR="00E5449B">
        <w:rPr>
          <w:rFonts w:eastAsia="Times New Roman" w:cstheme="minorHAnsi"/>
        </w:rPr>
        <w:t>CE article</w:t>
      </w:r>
    </w:p>
    <w:p w14:paraId="140FAA5F" w14:textId="46A32380" w:rsidR="004A0141" w:rsidRPr="008D1583" w:rsidRDefault="00E5449B" w:rsidP="00E5449B">
      <w:pPr>
        <w:numPr>
          <w:ilvl w:val="1"/>
          <w:numId w:val="48"/>
        </w:numPr>
        <w:rPr>
          <w:rFonts w:eastAsia="Times New Roman" w:cstheme="minorHAnsi"/>
        </w:rPr>
      </w:pPr>
      <w:r>
        <w:rPr>
          <w:rFonts w:eastAsia="Times New Roman" w:cstheme="minorHAnsi"/>
        </w:rPr>
        <w:t>A</w:t>
      </w:r>
      <w:del w:id="4" w:author="Laura Sitler" w:date="2023-06-07T12:57:00Z">
        <w:r w:rsidDel="00670B8B">
          <w:rPr>
            <w:rFonts w:eastAsia="Times New Roman" w:cstheme="minorHAnsi"/>
          </w:rPr>
          <w:delText xml:space="preserve"> reviewed </w:delText>
        </w:r>
      </w:del>
      <w:ins w:id="5" w:author="Laura Sitler" w:date="2023-06-07T12:57:00Z">
        <w:r w:rsidR="00670B8B">
          <w:rPr>
            <w:rFonts w:eastAsia="Times New Roman" w:cstheme="minorHAnsi"/>
          </w:rPr>
          <w:t xml:space="preserve">n edited </w:t>
        </w:r>
      </w:ins>
      <w:r>
        <w:rPr>
          <w:rFonts w:eastAsia="Times New Roman" w:cstheme="minorHAnsi"/>
        </w:rPr>
        <w:t xml:space="preserve">question document </w:t>
      </w:r>
    </w:p>
    <w:p w14:paraId="1FAFA7ED" w14:textId="7E4D6509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Medical </w:t>
      </w:r>
      <w:r w:rsidR="0051604B">
        <w:rPr>
          <w:rFonts w:eastAsia="Times New Roman" w:cstheme="minorHAnsi"/>
        </w:rPr>
        <w:t>Editor</w:t>
      </w:r>
      <w:r w:rsidRPr="00192E99">
        <w:rPr>
          <w:rFonts w:eastAsia="Times New Roman" w:cstheme="minorHAnsi"/>
        </w:rPr>
        <w:t xml:space="preserve"> to submit invoice upon Catalyst </w:t>
      </w:r>
      <w:proofErr w:type="gramStart"/>
      <w:r w:rsidRPr="00192E99">
        <w:rPr>
          <w:rFonts w:eastAsia="Times New Roman" w:cstheme="minorHAnsi"/>
        </w:rPr>
        <w:t>approval</w:t>
      </w:r>
      <w:proofErr w:type="gramEnd"/>
      <w:r w:rsidRPr="00192E99">
        <w:rPr>
          <w:rFonts w:eastAsia="Times New Roman" w:cstheme="minorHAnsi"/>
        </w:rPr>
        <w:t xml:space="preserve"> </w:t>
      </w:r>
    </w:p>
    <w:p w14:paraId="30C9FB9A" w14:textId="0439F93B" w:rsidR="00E5449B" w:rsidRDefault="00E5449B" w:rsidP="00192E99">
      <w:pPr>
        <w:rPr>
          <w:rFonts w:eastAsia="Times New Roman" w:cstheme="minorHAnsi"/>
        </w:rPr>
      </w:pPr>
      <w:r>
        <w:rPr>
          <w:rFonts w:eastAsia="Times New Roman" w:cstheme="minorHAnsi"/>
        </w:rPr>
        <w:br w:type="page"/>
      </w:r>
    </w:p>
    <w:bookmarkEnd w:id="1"/>
    <w:p w14:paraId="1DBEB9C7" w14:textId="18C3B1DE" w:rsidR="0058712F" w:rsidRPr="00E5449B" w:rsidRDefault="0058712F" w:rsidP="0058712F">
      <w:pPr>
        <w:rPr>
          <w:rFonts w:eastAsia="Times New Roman"/>
          <w:b/>
          <w:bCs/>
        </w:rPr>
      </w:pPr>
      <w:r w:rsidRPr="00E5449B">
        <w:rPr>
          <w:rFonts w:eastAsia="Times New Roman"/>
          <w:b/>
          <w:bCs/>
        </w:rPr>
        <w:lastRenderedPageBreak/>
        <w:t>Catalyst Style Guide – RT Articles (</w:t>
      </w:r>
      <w:del w:id="6" w:author="Laura Sitler" w:date="2023-06-05T19:40:00Z">
        <w:r w:rsidRPr="00E5449B" w:rsidDel="000463E2">
          <w:rPr>
            <w:rFonts w:eastAsia="Times New Roman"/>
            <w:b/>
            <w:bCs/>
          </w:rPr>
          <w:delText>03</w:delText>
        </w:r>
      </w:del>
      <w:ins w:id="7" w:author="Laura Sitler" w:date="2023-06-05T19:40:00Z">
        <w:r w:rsidR="000463E2" w:rsidRPr="00E5449B">
          <w:rPr>
            <w:rFonts w:eastAsia="Times New Roman"/>
            <w:b/>
            <w:bCs/>
          </w:rPr>
          <w:t>0</w:t>
        </w:r>
        <w:r w:rsidR="000463E2">
          <w:rPr>
            <w:rFonts w:eastAsia="Times New Roman"/>
            <w:b/>
            <w:bCs/>
          </w:rPr>
          <w:t>6</w:t>
        </w:r>
      </w:ins>
      <w:r w:rsidRPr="00E5449B">
        <w:rPr>
          <w:rFonts w:eastAsia="Times New Roman"/>
          <w:b/>
          <w:bCs/>
        </w:rPr>
        <w:t>/</w:t>
      </w:r>
      <w:del w:id="8" w:author="Laura Sitler" w:date="2023-06-05T19:40:00Z">
        <w:r w:rsidRPr="00E5449B" w:rsidDel="000463E2">
          <w:rPr>
            <w:rFonts w:eastAsia="Times New Roman"/>
            <w:b/>
            <w:bCs/>
          </w:rPr>
          <w:delText>17</w:delText>
        </w:r>
      </w:del>
      <w:ins w:id="9" w:author="Laura Sitler" w:date="2023-06-05T19:40:00Z">
        <w:r w:rsidR="000463E2">
          <w:rPr>
            <w:rFonts w:eastAsia="Times New Roman"/>
            <w:b/>
            <w:bCs/>
          </w:rPr>
          <w:t>05</w:t>
        </w:r>
      </w:ins>
      <w:r w:rsidRPr="00E5449B">
        <w:rPr>
          <w:rFonts w:eastAsia="Times New Roman"/>
          <w:b/>
          <w:bCs/>
        </w:rPr>
        <w:t>/23)</w:t>
      </w:r>
    </w:p>
    <w:p w14:paraId="11E6D408" w14:textId="77777777" w:rsidR="00E5449B" w:rsidRDefault="00E5449B" w:rsidP="0058712F">
      <w:pPr>
        <w:rPr>
          <w:rFonts w:eastAsia="Times New Roman"/>
          <w:b/>
          <w:bCs/>
        </w:rPr>
      </w:pPr>
    </w:p>
    <w:p w14:paraId="38E9B7B3" w14:textId="3F0DDD12" w:rsidR="0058712F" w:rsidRPr="00E5449B" w:rsidRDefault="0058712F" w:rsidP="0058712F">
      <w:pPr>
        <w:rPr>
          <w:rFonts w:eastAsia="Times New Roman"/>
          <w:b/>
          <w:bCs/>
        </w:rPr>
      </w:pPr>
      <w:r w:rsidRPr="00E5449B">
        <w:rPr>
          <w:rFonts w:eastAsia="Times New Roman"/>
          <w:b/>
          <w:bCs/>
        </w:rPr>
        <w:t>General process</w:t>
      </w:r>
    </w:p>
    <w:p w14:paraId="79390E8A" w14:textId="5AF1B045" w:rsidR="0058712F" w:rsidRPr="0058712F" w:rsidRDefault="0058712F" w:rsidP="0058712F">
      <w:pPr>
        <w:rPr>
          <w:rFonts w:eastAsia="Times New Roman"/>
        </w:rPr>
      </w:pPr>
      <w:r w:rsidRPr="0058712F">
        <w:rPr>
          <w:rFonts w:eastAsia="Times New Roman"/>
        </w:rPr>
        <w:t>When editing Word documents, track all changes except basic formatting changes (line spacing, font sizes, etc). Include queries (as comments) for content-related changes that may change the meaning.</w:t>
      </w:r>
      <w:ins w:id="10" w:author="Laura Sitler" w:date="2023-06-07T12:54:00Z">
        <w:r w:rsidR="0090729E">
          <w:rPr>
            <w:rFonts w:eastAsia="Times New Roman"/>
          </w:rPr>
          <w:t xml:space="preserve"> </w:t>
        </w:r>
      </w:ins>
    </w:p>
    <w:p w14:paraId="1CEFAD09" w14:textId="77777777" w:rsidR="0058712F" w:rsidRDefault="0058712F" w:rsidP="0058712F">
      <w:pPr>
        <w:rPr>
          <w:ins w:id="11" w:author="Laura Sitler" w:date="2023-06-07T13:11:00Z"/>
          <w:rFonts w:eastAsia="Times New Roman"/>
        </w:rPr>
      </w:pPr>
    </w:p>
    <w:p w14:paraId="2F6B0C3B" w14:textId="61ADADE1" w:rsidR="006A6E25" w:rsidRPr="006A6E25" w:rsidRDefault="006A6E25" w:rsidP="0058712F">
      <w:pPr>
        <w:rPr>
          <w:ins w:id="12" w:author="Laura Sitler" w:date="2023-06-07T13:11:00Z"/>
          <w:rFonts w:eastAsia="Times New Roman"/>
          <w:b/>
          <w:bCs/>
          <w:rPrChange w:id="13" w:author="Laura Sitler" w:date="2023-06-07T13:11:00Z">
            <w:rPr>
              <w:ins w:id="14" w:author="Laura Sitler" w:date="2023-06-07T13:11:00Z"/>
              <w:rFonts w:eastAsia="Times New Roman"/>
            </w:rPr>
          </w:rPrChange>
        </w:rPr>
      </w:pPr>
      <w:ins w:id="15" w:author="Laura Sitler" w:date="2023-06-07T13:11:00Z">
        <w:r w:rsidRPr="006A6E25">
          <w:rPr>
            <w:rFonts w:eastAsia="Times New Roman"/>
            <w:b/>
            <w:bCs/>
            <w:rPrChange w:id="16" w:author="Laura Sitler" w:date="2023-06-07T13:11:00Z">
              <w:rPr>
                <w:rFonts w:eastAsia="Times New Roman"/>
              </w:rPr>
            </w:rPrChange>
          </w:rPr>
          <w:t>Title page</w:t>
        </w:r>
      </w:ins>
    </w:p>
    <w:p w14:paraId="16B30544" w14:textId="469F13EF" w:rsidR="00133150" w:rsidRDefault="00133150" w:rsidP="0058712F">
      <w:pPr>
        <w:rPr>
          <w:ins w:id="17" w:author="Laura Sitler" w:date="2023-06-07T13:14:00Z"/>
          <w:rFonts w:eastAsia="Times New Roman"/>
        </w:rPr>
      </w:pPr>
      <w:ins w:id="18" w:author="Laura Sitler" w:date="2023-06-07T13:14:00Z">
        <w:r>
          <w:rPr>
            <w:rFonts w:eastAsia="Times New Roman"/>
          </w:rPr>
          <w:t xml:space="preserve">Should include </w:t>
        </w:r>
      </w:ins>
      <w:ins w:id="19" w:author="Laura Sitler" w:date="2023-06-07T13:16:00Z">
        <w:r>
          <w:rPr>
            <w:rFonts w:eastAsia="Times New Roman"/>
          </w:rPr>
          <w:t xml:space="preserve">the article title, </w:t>
        </w:r>
        <w:commentRangeStart w:id="20"/>
        <w:r>
          <w:rPr>
            <w:rFonts w:eastAsia="Times New Roman"/>
          </w:rPr>
          <w:t xml:space="preserve">author name, </w:t>
        </w:r>
        <w:commentRangeEnd w:id="20"/>
        <w:r>
          <w:rPr>
            <w:rStyle w:val="CommentReference"/>
          </w:rPr>
          <w:commentReference w:id="20"/>
        </w:r>
      </w:ins>
      <w:ins w:id="21" w:author="Laura Sitler" w:date="2023-06-07T13:14:00Z">
        <w:r>
          <w:rPr>
            <w:rFonts w:eastAsia="Times New Roman"/>
          </w:rPr>
          <w:t xml:space="preserve">an outline, learning objectives, and highlights </w:t>
        </w:r>
        <w:proofErr w:type="gramStart"/>
        <w:r>
          <w:rPr>
            <w:rFonts w:eastAsia="Times New Roman"/>
          </w:rPr>
          <w:t>box</w:t>
        </w:r>
        <w:proofErr w:type="gramEnd"/>
      </w:ins>
    </w:p>
    <w:p w14:paraId="1555E01C" w14:textId="245E66C7" w:rsidR="006A6E25" w:rsidRDefault="00133150" w:rsidP="0058712F">
      <w:pPr>
        <w:rPr>
          <w:ins w:id="22" w:author="Laura Sitler" w:date="2023-06-07T13:11:00Z"/>
          <w:rFonts w:eastAsia="Times New Roman"/>
        </w:rPr>
      </w:pPr>
      <w:commentRangeStart w:id="23"/>
      <w:ins w:id="24" w:author="Laura Sitler" w:date="2023-06-07T13:14:00Z">
        <w:r>
          <w:rPr>
            <w:rFonts w:eastAsia="Times New Roman"/>
          </w:rPr>
          <w:t xml:space="preserve">Be sure </w:t>
        </w:r>
      </w:ins>
      <w:ins w:id="25" w:author="Laura Sitler" w:date="2023-06-07T13:15:00Z">
        <w:r>
          <w:rPr>
            <w:rFonts w:eastAsia="Times New Roman"/>
          </w:rPr>
          <w:t>to i</w:t>
        </w:r>
      </w:ins>
      <w:ins w:id="26" w:author="Laura Sitler" w:date="2023-06-07T13:11:00Z">
        <w:r w:rsidR="006A6E25">
          <w:rPr>
            <w:rFonts w:eastAsia="Times New Roman"/>
          </w:rPr>
          <w:t xml:space="preserve">nclude the word count and intended </w:t>
        </w:r>
      </w:ins>
      <w:ins w:id="27" w:author="Laura Sitler" w:date="2023-06-07T13:15:00Z">
        <w:r>
          <w:rPr>
            <w:rFonts w:eastAsia="Times New Roman"/>
          </w:rPr>
          <w:t xml:space="preserve">number of </w:t>
        </w:r>
      </w:ins>
      <w:ins w:id="28" w:author="Laura Sitler" w:date="2023-06-07T13:11:00Z">
        <w:r w:rsidR="006A6E25">
          <w:rPr>
            <w:rFonts w:eastAsia="Times New Roman"/>
          </w:rPr>
          <w:t>credits for reference</w:t>
        </w:r>
      </w:ins>
      <w:commentRangeEnd w:id="23"/>
      <w:ins w:id="29" w:author="Laura Sitler" w:date="2023-06-07T13:15:00Z">
        <w:r>
          <w:rPr>
            <w:rStyle w:val="CommentReference"/>
          </w:rPr>
          <w:commentReference w:id="23"/>
        </w:r>
      </w:ins>
    </w:p>
    <w:p w14:paraId="1826AFE9" w14:textId="77777777" w:rsidR="006A6E25" w:rsidRPr="0058712F" w:rsidRDefault="006A6E25" w:rsidP="0058712F">
      <w:pPr>
        <w:rPr>
          <w:rFonts w:eastAsia="Times New Roman"/>
        </w:rPr>
      </w:pPr>
    </w:p>
    <w:p w14:paraId="725C299E" w14:textId="01938B8A" w:rsidR="00542795" w:rsidRDefault="00542795" w:rsidP="00542795">
      <w:pPr>
        <w:rPr>
          <w:ins w:id="30" w:author="Laura Sitler" w:date="2023-06-05T19:39:00Z"/>
          <w:rFonts w:eastAsia="Times New Roman"/>
          <w:b/>
          <w:bCs/>
        </w:rPr>
      </w:pPr>
      <w:ins w:id="31" w:author="Laura Sitler" w:date="2023-06-05T19:39:00Z">
        <w:r>
          <w:rPr>
            <w:rFonts w:eastAsia="Times New Roman"/>
            <w:b/>
            <w:bCs/>
          </w:rPr>
          <w:t xml:space="preserve">Font: </w:t>
        </w:r>
        <w:r w:rsidRPr="00542795">
          <w:rPr>
            <w:rFonts w:eastAsia="Times New Roman"/>
            <w:rPrChange w:id="32" w:author="Laura Sitler" w:date="2023-06-05T19:39:00Z">
              <w:rPr>
                <w:rFonts w:eastAsia="Times New Roman"/>
                <w:b/>
                <w:bCs/>
              </w:rPr>
            </w:rPrChange>
          </w:rPr>
          <w:t>Calibri, size 11, double or 1.5 space</w:t>
        </w:r>
      </w:ins>
    </w:p>
    <w:p w14:paraId="65A50E45" w14:textId="77777777" w:rsidR="0090729E" w:rsidRDefault="0090729E" w:rsidP="00542795">
      <w:pPr>
        <w:rPr>
          <w:ins w:id="33" w:author="Laura Sitler" w:date="2023-06-05T19:39:00Z"/>
          <w:rFonts w:eastAsia="Times New Roman"/>
          <w:b/>
          <w:bCs/>
        </w:rPr>
      </w:pPr>
    </w:p>
    <w:p w14:paraId="476BFE2C" w14:textId="392420DB" w:rsidR="00542795" w:rsidRPr="00EB782D" w:rsidRDefault="00542795" w:rsidP="00542795">
      <w:pPr>
        <w:rPr>
          <w:ins w:id="34" w:author="Laura Sitler" w:date="2023-06-05T19:39:00Z"/>
          <w:rFonts w:eastAsia="Times New Roman"/>
          <w:b/>
          <w:bCs/>
        </w:rPr>
      </w:pPr>
      <w:ins w:id="35" w:author="Laura Sitler" w:date="2023-06-05T19:39:00Z">
        <w:r w:rsidRPr="00EB782D">
          <w:rPr>
            <w:rFonts w:eastAsia="Times New Roman"/>
            <w:b/>
            <w:bCs/>
          </w:rPr>
          <w:t>Headers</w:t>
        </w:r>
      </w:ins>
    </w:p>
    <w:p w14:paraId="1502BF18" w14:textId="77777777" w:rsidR="00542795" w:rsidRDefault="00542795" w:rsidP="00542795">
      <w:pPr>
        <w:rPr>
          <w:ins w:id="36" w:author="Laura Sitler" w:date="2023-06-05T19:39:00Z"/>
          <w:rFonts w:eastAsia="Times New Roman"/>
        </w:rPr>
      </w:pPr>
      <w:ins w:id="37" w:author="Laura Sitler" w:date="2023-06-05T19:39:00Z">
        <w:r>
          <w:rPr>
            <w:rFonts w:eastAsia="Times New Roman"/>
          </w:rPr>
          <w:t xml:space="preserve">Level 1 – </w:t>
        </w:r>
        <w:r w:rsidRPr="00EB782D">
          <w:rPr>
            <w:rFonts w:eastAsia="Times New Roman"/>
            <w:b/>
            <w:bCs/>
          </w:rPr>
          <w:t>Bold, Title Case</w:t>
        </w:r>
      </w:ins>
    </w:p>
    <w:p w14:paraId="2569BEC8" w14:textId="77777777" w:rsidR="00542795" w:rsidRDefault="00542795" w:rsidP="00542795">
      <w:pPr>
        <w:rPr>
          <w:ins w:id="38" w:author="Laura Sitler" w:date="2023-06-05T19:39:00Z"/>
          <w:rFonts w:eastAsia="Times New Roman"/>
        </w:rPr>
      </w:pPr>
      <w:ins w:id="39" w:author="Laura Sitler" w:date="2023-06-05T19:39:00Z">
        <w:r>
          <w:rPr>
            <w:rFonts w:eastAsia="Times New Roman"/>
          </w:rPr>
          <w:t xml:space="preserve">Level 2 – </w:t>
        </w:r>
        <w:r w:rsidRPr="00EB782D">
          <w:rPr>
            <w:rFonts w:eastAsia="Times New Roman"/>
            <w:b/>
            <w:bCs/>
          </w:rPr>
          <w:t>Bold, sentence case</w:t>
        </w:r>
      </w:ins>
    </w:p>
    <w:p w14:paraId="64C8C7EF" w14:textId="77777777" w:rsidR="00542795" w:rsidRDefault="00542795" w:rsidP="00542795">
      <w:pPr>
        <w:rPr>
          <w:ins w:id="40" w:author="Laura Sitler" w:date="2023-06-05T19:39:00Z"/>
          <w:rFonts w:eastAsia="Times New Roman"/>
          <w:i/>
          <w:iCs/>
        </w:rPr>
      </w:pPr>
      <w:ins w:id="41" w:author="Laura Sitler" w:date="2023-06-05T19:39:00Z">
        <w:r>
          <w:rPr>
            <w:rFonts w:eastAsia="Times New Roman"/>
          </w:rPr>
          <w:t xml:space="preserve">Level 3 – </w:t>
        </w:r>
        <w:r w:rsidRPr="00EB782D">
          <w:rPr>
            <w:rFonts w:eastAsia="Times New Roman"/>
            <w:i/>
            <w:iCs/>
          </w:rPr>
          <w:t>Italics, sentence case</w:t>
        </w:r>
      </w:ins>
    </w:p>
    <w:p w14:paraId="05AB0E65" w14:textId="77777777" w:rsidR="00542795" w:rsidRDefault="00542795" w:rsidP="00542795">
      <w:pPr>
        <w:rPr>
          <w:ins w:id="42" w:author="Laura Sitler" w:date="2023-06-07T13:22:00Z"/>
          <w:rFonts w:eastAsia="Times New Roman"/>
        </w:rPr>
      </w:pPr>
    </w:p>
    <w:p w14:paraId="57C6AD29" w14:textId="16EF2EDC" w:rsidR="00C56A6C" w:rsidRDefault="00C56A6C" w:rsidP="00542795">
      <w:pPr>
        <w:rPr>
          <w:ins w:id="43" w:author="Laura Sitler" w:date="2023-06-07T13:22:00Z"/>
          <w:rFonts w:eastAsia="Times New Roman"/>
        </w:rPr>
      </w:pPr>
      <w:ins w:id="44" w:author="Laura Sitler" w:date="2023-06-07T13:22:00Z">
        <w:r w:rsidRPr="00C56A6C">
          <w:rPr>
            <w:rFonts w:eastAsia="Times New Roman"/>
            <w:b/>
            <w:bCs/>
            <w:rPrChange w:id="45" w:author="Laura Sitler" w:date="2023-06-07T13:22:00Z">
              <w:rPr>
                <w:rFonts w:eastAsia="Times New Roman"/>
              </w:rPr>
            </w:rPrChange>
          </w:rPr>
          <w:t>Highlighting</w:t>
        </w:r>
        <w:r>
          <w:rPr>
            <w:rFonts w:eastAsia="Times New Roman"/>
          </w:rPr>
          <w:br/>
          <w:t>Green is test answers</w:t>
        </w:r>
      </w:ins>
      <w:ins w:id="46" w:author="Laura Sitler" w:date="2023-06-07T13:23:00Z">
        <w:r>
          <w:rPr>
            <w:rFonts w:eastAsia="Times New Roman"/>
          </w:rPr>
          <w:t>.</w:t>
        </w:r>
      </w:ins>
    </w:p>
    <w:p w14:paraId="718C77E4" w14:textId="78BA9041" w:rsidR="00C56A6C" w:rsidRDefault="00C56A6C" w:rsidP="00542795">
      <w:pPr>
        <w:rPr>
          <w:ins w:id="47" w:author="Laura Sitler" w:date="2023-06-05T19:39:00Z"/>
          <w:rFonts w:eastAsia="Times New Roman"/>
        </w:rPr>
      </w:pPr>
      <w:ins w:id="48" w:author="Laura Sitler" w:date="2023-06-07T13:22:00Z">
        <w:r>
          <w:rPr>
            <w:rFonts w:eastAsia="Times New Roman"/>
          </w:rPr>
          <w:t>Yellow is callouts</w:t>
        </w:r>
      </w:ins>
      <w:ins w:id="49" w:author="Laura Sitler" w:date="2023-06-07T13:23:00Z">
        <w:r>
          <w:rPr>
            <w:rFonts w:eastAsia="Times New Roman"/>
          </w:rPr>
          <w:t>.</w:t>
        </w:r>
      </w:ins>
    </w:p>
    <w:p w14:paraId="223D15DD" w14:textId="77777777" w:rsidR="00C56A6C" w:rsidRDefault="00C56A6C" w:rsidP="00542795">
      <w:pPr>
        <w:rPr>
          <w:ins w:id="50" w:author="Laura Sitler" w:date="2023-06-07T13:23:00Z"/>
          <w:rFonts w:eastAsia="Times New Roman"/>
          <w:b/>
          <w:bCs/>
        </w:rPr>
      </w:pPr>
    </w:p>
    <w:p w14:paraId="0E53E1C1" w14:textId="27B69349" w:rsidR="00542795" w:rsidRPr="00EB782D" w:rsidRDefault="00542795" w:rsidP="00542795">
      <w:pPr>
        <w:rPr>
          <w:ins w:id="51" w:author="Laura Sitler" w:date="2023-06-05T19:39:00Z"/>
          <w:rFonts w:eastAsia="Times New Roman"/>
          <w:b/>
          <w:bCs/>
        </w:rPr>
      </w:pPr>
      <w:ins w:id="52" w:author="Laura Sitler" w:date="2023-06-05T19:39:00Z">
        <w:r w:rsidRPr="00EB782D">
          <w:rPr>
            <w:rFonts w:eastAsia="Times New Roman"/>
            <w:b/>
            <w:bCs/>
          </w:rPr>
          <w:t>Capitalization</w:t>
        </w:r>
      </w:ins>
    </w:p>
    <w:p w14:paraId="43087145" w14:textId="77777777" w:rsidR="00542795" w:rsidRDefault="00542795" w:rsidP="00542795">
      <w:pPr>
        <w:rPr>
          <w:ins w:id="53" w:author="Laura Sitler" w:date="2023-06-05T19:39:00Z"/>
          <w:rFonts w:eastAsia="Times New Roman"/>
        </w:rPr>
      </w:pPr>
      <w:ins w:id="54" w:author="Laura Sitler" w:date="2023-06-05T19:39:00Z">
        <w:r>
          <w:rPr>
            <w:rFonts w:eastAsia="Times New Roman"/>
          </w:rPr>
          <w:t>Use title caps for table and figure titles and for column headers.</w:t>
        </w:r>
      </w:ins>
    </w:p>
    <w:p w14:paraId="35EE3AD6" w14:textId="77777777" w:rsidR="00542795" w:rsidRPr="00EB782D" w:rsidRDefault="00542795" w:rsidP="00542795">
      <w:pPr>
        <w:rPr>
          <w:ins w:id="55" w:author="Laura Sitler" w:date="2023-06-05T19:39:00Z"/>
          <w:rFonts w:eastAsia="Times New Roman"/>
        </w:rPr>
      </w:pPr>
      <w:ins w:id="56" w:author="Laura Sitler" w:date="2023-06-05T19:39:00Z">
        <w:r>
          <w:rPr>
            <w:rFonts w:eastAsia="Times New Roman"/>
          </w:rPr>
          <w:t>Capitalize prepositions that are 3 letters or more and verbs in titles.</w:t>
        </w:r>
      </w:ins>
    </w:p>
    <w:p w14:paraId="617AE8B7" w14:textId="77777777" w:rsidR="00542795" w:rsidRDefault="00542795" w:rsidP="0058712F">
      <w:pPr>
        <w:rPr>
          <w:ins w:id="57" w:author="Laura Sitler" w:date="2023-06-05T19:39:00Z"/>
          <w:rFonts w:eastAsia="Times New Roman"/>
          <w:b/>
          <w:bCs/>
        </w:rPr>
      </w:pPr>
    </w:p>
    <w:p w14:paraId="3C46E360" w14:textId="77777777" w:rsidR="000463E2" w:rsidRPr="00E5449B" w:rsidRDefault="000463E2" w:rsidP="000463E2">
      <w:pPr>
        <w:rPr>
          <w:ins w:id="58" w:author="Laura Sitler" w:date="2023-06-05T19:46:00Z"/>
          <w:rFonts w:eastAsia="Times New Roman"/>
          <w:b/>
          <w:bCs/>
        </w:rPr>
      </w:pPr>
      <w:commentRangeStart w:id="59"/>
      <w:commentRangeStart w:id="60"/>
      <w:ins w:id="61" w:author="Laura Sitler" w:date="2023-06-05T19:46:00Z">
        <w:r w:rsidRPr="00E5449B">
          <w:rPr>
            <w:rFonts w:eastAsia="Times New Roman"/>
            <w:b/>
            <w:bCs/>
          </w:rPr>
          <w:t>Abbreviations</w:t>
        </w:r>
        <w:commentRangeEnd w:id="59"/>
        <w:r>
          <w:rPr>
            <w:rStyle w:val="CommentReference"/>
          </w:rPr>
          <w:commentReference w:id="59"/>
        </w:r>
        <w:commentRangeEnd w:id="60"/>
        <w:r>
          <w:rPr>
            <w:rStyle w:val="CommentReference"/>
          </w:rPr>
          <w:commentReference w:id="60"/>
        </w:r>
      </w:ins>
    </w:p>
    <w:p w14:paraId="068DAF5F" w14:textId="24E4C774" w:rsidR="000463E2" w:rsidRDefault="000463E2" w:rsidP="000463E2">
      <w:pPr>
        <w:pStyle w:val="ListParagraph"/>
        <w:numPr>
          <w:ilvl w:val="0"/>
          <w:numId w:val="59"/>
        </w:numPr>
        <w:rPr>
          <w:ins w:id="62" w:author="Laura Sitler" w:date="2023-06-05T19:46:00Z"/>
          <w:rFonts w:eastAsia="Times New Roman"/>
        </w:rPr>
      </w:pPr>
      <w:ins w:id="63" w:author="Laura Sitler" w:date="2023-06-05T19:46:00Z">
        <w:r w:rsidRPr="004A1546">
          <w:rPr>
            <w:rFonts w:eastAsia="Times New Roman"/>
          </w:rPr>
          <w:t>Define abbreviations at first mention</w:t>
        </w:r>
        <w:r>
          <w:rPr>
            <w:rFonts w:eastAsia="Times New Roman"/>
          </w:rPr>
          <w:t xml:space="preserve"> in each section (</w:t>
        </w:r>
        <w:proofErr w:type="spellStart"/>
        <w:r>
          <w:rPr>
            <w:rFonts w:eastAsia="Times New Roman"/>
          </w:rPr>
          <w:t>ie</w:t>
        </w:r>
        <w:proofErr w:type="spellEnd"/>
        <w:r>
          <w:rPr>
            <w:rFonts w:eastAsia="Times New Roman"/>
          </w:rPr>
          <w:t>, learning objectives, highlights, article text</w:t>
        </w:r>
      </w:ins>
      <w:ins w:id="64" w:author="Laura Sitler" w:date="2023-06-07T13:01:00Z">
        <w:r w:rsidR="008704D9">
          <w:rPr>
            <w:rFonts w:eastAsia="Times New Roman"/>
          </w:rPr>
          <w:t>, the test</w:t>
        </w:r>
      </w:ins>
      <w:ins w:id="65" w:author="Laura Sitler" w:date="2023-06-05T19:46:00Z">
        <w:r>
          <w:rPr>
            <w:rFonts w:eastAsia="Times New Roman"/>
          </w:rPr>
          <w:t>). O</w:t>
        </w:r>
        <w:r w:rsidRPr="004A1546">
          <w:rPr>
            <w:rFonts w:eastAsia="Times New Roman"/>
          </w:rPr>
          <w:t>nly use abbreviations if they are in the text more than once</w:t>
        </w:r>
      </w:ins>
      <w:ins w:id="66" w:author="Laura Sitler" w:date="2023-06-07T12:58:00Z">
        <w:r w:rsidR="00670B8B">
          <w:rPr>
            <w:rFonts w:eastAsia="Times New Roman"/>
          </w:rPr>
          <w:t xml:space="preserve"> per AMA</w:t>
        </w:r>
        <w:r w:rsidR="00E57032">
          <w:rPr>
            <w:rFonts w:eastAsia="Times New Roman"/>
          </w:rPr>
          <w:t xml:space="preserve"> style</w:t>
        </w:r>
      </w:ins>
      <w:ins w:id="67" w:author="Laura Sitler" w:date="2023-06-05T19:46:00Z">
        <w:r>
          <w:rPr>
            <w:rFonts w:eastAsia="Times New Roman"/>
          </w:rPr>
          <w:t>.</w:t>
        </w:r>
      </w:ins>
      <w:ins w:id="68" w:author="Laura Sitler" w:date="2023-06-07T06:45:00Z">
        <w:r w:rsidR="00557D60">
          <w:rPr>
            <w:rFonts w:eastAsia="Times New Roman"/>
          </w:rPr>
          <w:t xml:space="preserve"> Try to avoid “alphabet soup” (using too many abbreviations</w:t>
        </w:r>
      </w:ins>
      <w:ins w:id="69" w:author="Laura Sitler" w:date="2023-06-07T06:46:00Z">
        <w:r w:rsidR="004B6FAC">
          <w:rPr>
            <w:rFonts w:eastAsia="Times New Roman"/>
          </w:rPr>
          <w:t>, especially rare ones that are only used a few times).</w:t>
        </w:r>
      </w:ins>
    </w:p>
    <w:p w14:paraId="048D8CA8" w14:textId="77777777" w:rsidR="000463E2" w:rsidRDefault="000463E2" w:rsidP="000463E2">
      <w:pPr>
        <w:pStyle w:val="ListParagraph"/>
        <w:numPr>
          <w:ilvl w:val="0"/>
          <w:numId w:val="59"/>
        </w:numPr>
        <w:rPr>
          <w:ins w:id="70" w:author="Laura Sitler" w:date="2023-06-05T19:46:00Z"/>
          <w:rFonts w:eastAsia="Times New Roman"/>
        </w:rPr>
      </w:pPr>
      <w:ins w:id="71" w:author="Laura Sitler" w:date="2023-06-05T19:46:00Z">
        <w:r w:rsidRPr="004A1546">
          <w:rPr>
            <w:rFonts w:eastAsia="Times New Roman"/>
          </w:rPr>
          <w:t xml:space="preserve">Avoid the </w:t>
        </w:r>
        <w:r>
          <w:rPr>
            <w:rFonts w:eastAsia="Times New Roman"/>
          </w:rPr>
          <w:t>L</w:t>
        </w:r>
        <w:r w:rsidRPr="004A1546">
          <w:rPr>
            <w:rFonts w:eastAsia="Times New Roman"/>
          </w:rPr>
          <w:t xml:space="preserve">atin </w:t>
        </w:r>
        <w:r>
          <w:rPr>
            <w:rFonts w:eastAsia="Times New Roman"/>
          </w:rPr>
          <w:t xml:space="preserve">dosing abbreviations (QD, BID, PO, etc) in articles per AMA guidelines. </w:t>
        </w:r>
      </w:ins>
    </w:p>
    <w:p w14:paraId="12623F92" w14:textId="239D2C32" w:rsidR="00F817BF" w:rsidRDefault="00F817BF" w:rsidP="0058712F">
      <w:pPr>
        <w:rPr>
          <w:ins w:id="72" w:author="Laura Sitler" w:date="2023-06-05T19:46:00Z"/>
          <w:rFonts w:eastAsia="Times New Roman"/>
          <w:b/>
          <w:bCs/>
        </w:rPr>
      </w:pPr>
    </w:p>
    <w:p w14:paraId="31CDF123" w14:textId="042F8F91" w:rsidR="0058712F" w:rsidRPr="00E5449B" w:rsidRDefault="0058712F" w:rsidP="0058712F">
      <w:pPr>
        <w:rPr>
          <w:rFonts w:eastAsia="Times New Roman"/>
          <w:b/>
          <w:bCs/>
        </w:rPr>
      </w:pPr>
      <w:r w:rsidRPr="00E5449B">
        <w:rPr>
          <w:rFonts w:eastAsia="Times New Roman"/>
          <w:b/>
          <w:bCs/>
        </w:rPr>
        <w:t>Numbers and symbols</w:t>
      </w:r>
    </w:p>
    <w:p w14:paraId="4D6293A9" w14:textId="18FE5A28" w:rsidR="000463E2" w:rsidRDefault="000463E2" w:rsidP="0058712F">
      <w:pPr>
        <w:rPr>
          <w:ins w:id="73" w:author="Laura Sitler" w:date="2023-06-05T19:45:00Z"/>
          <w:rFonts w:eastAsia="Times New Roman"/>
        </w:rPr>
      </w:pPr>
      <w:ins w:id="74" w:author="Laura Sitler" w:date="2023-06-05T19:44:00Z">
        <w:r>
          <w:rPr>
            <w:rFonts w:eastAsia="Times New Roman"/>
          </w:rPr>
          <w:t>Do not use symbols in text</w:t>
        </w:r>
      </w:ins>
      <w:ins w:id="75" w:author="Laura Sitler" w:date="2023-06-05T19:45:00Z">
        <w:r>
          <w:rPr>
            <w:rFonts w:eastAsia="Times New Roman"/>
          </w:rPr>
          <w:t xml:space="preserve"> (aside from </w:t>
        </w:r>
        <w:r w:rsidRPr="000463E2">
          <w:rPr>
            <w:rFonts w:eastAsia="Times New Roman"/>
            <w:i/>
            <w:iCs/>
            <w:rPrChange w:id="76" w:author="Laura Sitler" w:date="2023-06-05T19:45:00Z">
              <w:rPr>
                <w:rFonts w:eastAsia="Times New Roman"/>
              </w:rPr>
            </w:rPrChange>
          </w:rPr>
          <w:t>p</w:t>
        </w:r>
        <w:r>
          <w:rPr>
            <w:rFonts w:eastAsia="Times New Roman"/>
          </w:rPr>
          <w:t xml:space="preserve"> values)</w:t>
        </w:r>
      </w:ins>
      <w:ins w:id="77" w:author="Laura Sitler" w:date="2023-06-05T19:44:00Z">
        <w:r>
          <w:rPr>
            <w:rFonts w:eastAsia="Times New Roman"/>
          </w:rPr>
          <w:t>. Only use them in parentheses, tables, and figures</w:t>
        </w:r>
      </w:ins>
      <w:ins w:id="78" w:author="Laura Sitler" w:date="2023-06-05T19:45:00Z">
        <w:r>
          <w:rPr>
            <w:rFonts w:eastAsia="Times New Roman"/>
          </w:rPr>
          <w:t>.</w:t>
        </w:r>
      </w:ins>
    </w:p>
    <w:p w14:paraId="44A88E67" w14:textId="6C2B1F74" w:rsidR="0058712F" w:rsidRPr="0058712F" w:rsidRDefault="0058712F" w:rsidP="0058712F">
      <w:pPr>
        <w:rPr>
          <w:rFonts w:eastAsia="Times New Roman"/>
        </w:rPr>
      </w:pPr>
      <w:r w:rsidRPr="0058712F">
        <w:rPr>
          <w:rFonts w:eastAsia="Times New Roman"/>
        </w:rPr>
        <w:t xml:space="preserve">No spaces around symbols except for </w:t>
      </w:r>
      <w:r w:rsidRPr="004A1546">
        <w:rPr>
          <w:rFonts w:eastAsia="Times New Roman"/>
          <w:i/>
          <w:iCs/>
          <w:rPrChange w:id="79" w:author="Laura Sitler" w:date="2023-06-05T14:31:00Z">
            <w:rPr>
              <w:rFonts w:eastAsia="Times New Roman"/>
            </w:rPr>
          </w:rPrChange>
        </w:rPr>
        <w:t>p</w:t>
      </w:r>
      <w:r w:rsidRPr="0058712F">
        <w:rPr>
          <w:rFonts w:eastAsia="Times New Roman"/>
        </w:rPr>
        <w:t xml:space="preserve"> values.</w:t>
      </w:r>
    </w:p>
    <w:p w14:paraId="116BD239" w14:textId="0E6835C4" w:rsidR="0058712F" w:rsidRPr="00E5449B" w:rsidRDefault="0058712F">
      <w:pPr>
        <w:pStyle w:val="ListParagraph"/>
        <w:numPr>
          <w:ilvl w:val="0"/>
          <w:numId w:val="53"/>
        </w:numPr>
        <w:ind w:left="360"/>
        <w:rPr>
          <w:rFonts w:eastAsia="Times New Roman"/>
        </w:rPr>
        <w:pPrChange w:id="80" w:author="Laura Sitler" w:date="2023-06-05T15:26:00Z">
          <w:pPr>
            <w:pStyle w:val="ListParagraph"/>
            <w:numPr>
              <w:numId w:val="53"/>
            </w:numPr>
            <w:ind w:hanging="360"/>
          </w:pPr>
        </w:pPrChange>
      </w:pPr>
      <w:r w:rsidRPr="00E5449B">
        <w:rPr>
          <w:rFonts w:eastAsia="Times New Roman"/>
        </w:rPr>
        <w:t xml:space="preserve">Use lowercase </w:t>
      </w:r>
      <w:r w:rsidRPr="004A1546">
        <w:rPr>
          <w:rFonts w:eastAsia="Times New Roman"/>
          <w:i/>
          <w:iCs/>
          <w:rPrChange w:id="81" w:author="Laura Sitler" w:date="2023-06-05T14:31:00Z">
            <w:rPr>
              <w:rFonts w:eastAsia="Times New Roman"/>
            </w:rPr>
          </w:rPrChange>
        </w:rPr>
        <w:t>p</w:t>
      </w:r>
      <w:r w:rsidRPr="00E5449B">
        <w:rPr>
          <w:rFonts w:eastAsia="Times New Roman"/>
        </w:rPr>
        <w:t xml:space="preserve"> for </w:t>
      </w:r>
      <w:r w:rsidRPr="004A1546">
        <w:rPr>
          <w:rFonts w:eastAsia="Times New Roman"/>
          <w:i/>
          <w:iCs/>
          <w:rPrChange w:id="82" w:author="Laura Sitler" w:date="2023-06-05T14:31:00Z">
            <w:rPr>
              <w:rFonts w:eastAsia="Times New Roman"/>
            </w:rPr>
          </w:rPrChange>
        </w:rPr>
        <w:t>p</w:t>
      </w:r>
      <w:r w:rsidRPr="00E5449B">
        <w:rPr>
          <w:rFonts w:eastAsia="Times New Roman"/>
        </w:rPr>
        <w:t xml:space="preserve"> values, italicized with space around symbol, no leading zero: </w:t>
      </w:r>
      <w:r w:rsidRPr="004A1546">
        <w:rPr>
          <w:rFonts w:eastAsia="Times New Roman"/>
          <w:i/>
          <w:iCs/>
          <w:rPrChange w:id="83" w:author="Laura Sitler" w:date="2023-06-05T14:31:00Z">
            <w:rPr>
              <w:rFonts w:eastAsia="Times New Roman"/>
            </w:rPr>
          </w:rPrChange>
        </w:rPr>
        <w:t>p</w:t>
      </w:r>
      <w:r w:rsidRPr="00E5449B">
        <w:rPr>
          <w:rFonts w:eastAsia="Times New Roman"/>
        </w:rPr>
        <w:t xml:space="preserve"> = .01</w:t>
      </w:r>
    </w:p>
    <w:p w14:paraId="706C8F26" w14:textId="5E205AAB" w:rsidR="0058712F" w:rsidRPr="00E5449B" w:rsidRDefault="0058712F">
      <w:pPr>
        <w:pStyle w:val="ListParagraph"/>
        <w:numPr>
          <w:ilvl w:val="0"/>
          <w:numId w:val="53"/>
        </w:numPr>
        <w:ind w:left="360"/>
        <w:rPr>
          <w:rFonts w:eastAsia="Times New Roman"/>
        </w:rPr>
        <w:pPrChange w:id="84" w:author="Laura Sitler" w:date="2023-06-05T15:26:00Z">
          <w:pPr>
            <w:pStyle w:val="ListParagraph"/>
            <w:numPr>
              <w:numId w:val="53"/>
            </w:numPr>
            <w:ind w:hanging="360"/>
          </w:pPr>
        </w:pPrChange>
      </w:pPr>
      <w:r w:rsidRPr="00E5449B">
        <w:rPr>
          <w:rFonts w:eastAsia="Times New Roman"/>
        </w:rPr>
        <w:t xml:space="preserve">Use a semicolon to separate a </w:t>
      </w:r>
      <w:r w:rsidRPr="004A1546">
        <w:rPr>
          <w:rFonts w:eastAsia="Times New Roman"/>
          <w:i/>
          <w:iCs/>
          <w:rPrChange w:id="85" w:author="Laura Sitler" w:date="2023-06-05T14:31:00Z">
            <w:rPr>
              <w:rFonts w:eastAsia="Times New Roman"/>
            </w:rPr>
          </w:rPrChange>
        </w:rPr>
        <w:t>p</w:t>
      </w:r>
      <w:r w:rsidRPr="00E5449B">
        <w:rPr>
          <w:rFonts w:eastAsia="Times New Roman"/>
        </w:rPr>
        <w:t xml:space="preserve"> value paired with a CI. For example, 95% CI: 2.1-3.4; </w:t>
      </w:r>
      <w:r w:rsidRPr="004A1546">
        <w:rPr>
          <w:rFonts w:eastAsia="Times New Roman"/>
          <w:i/>
          <w:iCs/>
          <w:rPrChange w:id="86" w:author="Laura Sitler" w:date="2023-06-05T14:31:00Z">
            <w:rPr>
              <w:rFonts w:eastAsia="Times New Roman"/>
            </w:rPr>
          </w:rPrChange>
        </w:rPr>
        <w:t>p</w:t>
      </w:r>
      <w:r w:rsidRPr="00E5449B">
        <w:rPr>
          <w:rFonts w:eastAsia="Times New Roman"/>
        </w:rPr>
        <w:t xml:space="preserve"> = .01</w:t>
      </w:r>
    </w:p>
    <w:p w14:paraId="0FBC98B9" w14:textId="77777777" w:rsidR="0058712F" w:rsidRPr="0058712F" w:rsidRDefault="0058712F" w:rsidP="0058712F">
      <w:pPr>
        <w:rPr>
          <w:rFonts w:eastAsia="Times New Roman"/>
        </w:rPr>
      </w:pPr>
      <w:r w:rsidRPr="0058712F">
        <w:rPr>
          <w:rFonts w:eastAsia="Times New Roman"/>
        </w:rPr>
        <w:t>No need to define CI per AMA 11.</w:t>
      </w:r>
    </w:p>
    <w:p w14:paraId="513BA4AF" w14:textId="3F3A27B9" w:rsidR="0058712F" w:rsidRPr="00E5449B" w:rsidRDefault="0058712F" w:rsidP="00E5449B">
      <w:pPr>
        <w:pStyle w:val="ListParagraph"/>
        <w:numPr>
          <w:ilvl w:val="0"/>
          <w:numId w:val="56"/>
        </w:numPr>
        <w:rPr>
          <w:rFonts w:eastAsia="Times New Roman"/>
        </w:rPr>
      </w:pPr>
      <w:r w:rsidRPr="00E5449B">
        <w:rPr>
          <w:rFonts w:eastAsia="Times New Roman"/>
        </w:rPr>
        <w:t>Use a colon after “95% CI” and hyphen in range if there aren’t any negative values (95% CI: 1.3-4.1); if negative, use comma (95% CI: 1.3, 4.1)</w:t>
      </w:r>
    </w:p>
    <w:p w14:paraId="78299F3E" w14:textId="77777777" w:rsidR="0058712F" w:rsidRPr="00E5449B" w:rsidRDefault="0058712F" w:rsidP="00E5449B">
      <w:pPr>
        <w:pStyle w:val="ListParagraph"/>
        <w:numPr>
          <w:ilvl w:val="0"/>
          <w:numId w:val="56"/>
        </w:numPr>
        <w:rPr>
          <w:rFonts w:eastAsia="Times New Roman"/>
        </w:rPr>
      </w:pPr>
      <w:r w:rsidRPr="00E5449B">
        <w:rPr>
          <w:rFonts w:eastAsia="Times New Roman"/>
        </w:rPr>
        <w:t xml:space="preserve">Use regular hyphens in ranges and as negative symbols (not </w:t>
      </w:r>
      <w:proofErr w:type="gramStart"/>
      <w:r w:rsidRPr="00E5449B">
        <w:rPr>
          <w:rFonts w:eastAsia="Times New Roman"/>
        </w:rPr>
        <w:t>en</w:t>
      </w:r>
      <w:proofErr w:type="gramEnd"/>
      <w:r w:rsidRPr="00E5449B">
        <w:rPr>
          <w:rFonts w:eastAsia="Times New Roman"/>
        </w:rPr>
        <w:t xml:space="preserve"> dashes).</w:t>
      </w:r>
    </w:p>
    <w:p w14:paraId="6FCF0D46" w14:textId="77777777" w:rsidR="0058712F" w:rsidRPr="00E5449B" w:rsidRDefault="0058712F" w:rsidP="00E5449B">
      <w:pPr>
        <w:pStyle w:val="ListParagraph"/>
        <w:numPr>
          <w:ilvl w:val="0"/>
          <w:numId w:val="56"/>
        </w:numPr>
        <w:rPr>
          <w:rFonts w:eastAsia="Times New Roman"/>
        </w:rPr>
      </w:pPr>
      <w:r w:rsidRPr="00E5449B">
        <w:rPr>
          <w:rFonts w:eastAsia="Times New Roman"/>
        </w:rPr>
        <w:t>Use commas in numbers &gt;9999.</w:t>
      </w:r>
    </w:p>
    <w:p w14:paraId="2AC97565" w14:textId="77777777" w:rsidR="00E5449B" w:rsidRDefault="0058712F" w:rsidP="0058712F">
      <w:pPr>
        <w:pStyle w:val="ListParagraph"/>
        <w:numPr>
          <w:ilvl w:val="0"/>
          <w:numId w:val="56"/>
        </w:numPr>
        <w:rPr>
          <w:rFonts w:eastAsia="Times New Roman"/>
        </w:rPr>
      </w:pPr>
      <w:r w:rsidRPr="00E5449B">
        <w:rPr>
          <w:rFonts w:eastAsia="Times New Roman"/>
        </w:rPr>
        <w:t>Use Arabic numbers for phase 1, phase 2, etc, per AMA.</w:t>
      </w:r>
    </w:p>
    <w:p w14:paraId="46AB0A84" w14:textId="0BBB4818" w:rsidR="0058712F" w:rsidRPr="00E5449B" w:rsidRDefault="0058712F" w:rsidP="00E5449B">
      <w:pPr>
        <w:pStyle w:val="ListParagraph"/>
        <w:numPr>
          <w:ilvl w:val="1"/>
          <w:numId w:val="56"/>
        </w:numPr>
        <w:rPr>
          <w:rFonts w:eastAsia="Times New Roman"/>
        </w:rPr>
      </w:pPr>
      <w:r w:rsidRPr="00E5449B">
        <w:rPr>
          <w:rFonts w:eastAsia="Times New Roman"/>
        </w:rPr>
        <w:t>Lowercase phase, grade, day, week, etc</w:t>
      </w:r>
    </w:p>
    <w:p w14:paraId="2ABF38DB" w14:textId="77777777" w:rsidR="0058712F" w:rsidRPr="0058712F" w:rsidRDefault="0058712F" w:rsidP="0058712F">
      <w:pPr>
        <w:rPr>
          <w:rFonts w:eastAsia="Times New Roman"/>
        </w:rPr>
      </w:pPr>
    </w:p>
    <w:p w14:paraId="59E83C10" w14:textId="77777777" w:rsidR="008F7DD1" w:rsidRDefault="008F7DD1" w:rsidP="0058712F">
      <w:pPr>
        <w:rPr>
          <w:ins w:id="87" w:author="Laura Sitler" w:date="2023-06-05T15:35:00Z"/>
          <w:rFonts w:eastAsia="Times New Roman"/>
          <w:b/>
          <w:bCs/>
        </w:rPr>
      </w:pPr>
      <w:ins w:id="88" w:author="Laura Sitler" w:date="2023-06-05T15:35:00Z">
        <w:r>
          <w:rPr>
            <w:rFonts w:eastAsia="Times New Roman"/>
            <w:b/>
            <w:bCs/>
          </w:rPr>
          <w:t xml:space="preserve">Tables/Figures </w:t>
        </w:r>
      </w:ins>
    </w:p>
    <w:p w14:paraId="0EBCEFE6" w14:textId="7654FF7C" w:rsidR="008F7DD1" w:rsidRPr="008F7DD1" w:rsidRDefault="008F7DD1" w:rsidP="0058712F">
      <w:pPr>
        <w:rPr>
          <w:ins w:id="89" w:author="Laura Sitler" w:date="2023-06-05T15:35:00Z"/>
          <w:rFonts w:eastAsia="Times New Roman"/>
          <w:i/>
          <w:iCs/>
          <w:rPrChange w:id="90" w:author="Laura Sitler" w:date="2023-06-05T15:35:00Z">
            <w:rPr>
              <w:ins w:id="91" w:author="Laura Sitler" w:date="2023-06-05T15:35:00Z"/>
              <w:rFonts w:eastAsia="Times New Roman"/>
              <w:b/>
              <w:bCs/>
            </w:rPr>
          </w:rPrChange>
        </w:rPr>
      </w:pPr>
      <w:ins w:id="92" w:author="Laura Sitler" w:date="2023-06-05T15:35:00Z">
        <w:r w:rsidRPr="008F7DD1">
          <w:rPr>
            <w:rFonts w:eastAsia="Times New Roman"/>
            <w:i/>
            <w:iCs/>
            <w:rPrChange w:id="93" w:author="Laura Sitler" w:date="2023-06-05T15:35:00Z">
              <w:rPr>
                <w:rFonts w:eastAsia="Times New Roman"/>
                <w:b/>
                <w:bCs/>
              </w:rPr>
            </w:rPrChange>
          </w:rPr>
          <w:t>Format</w:t>
        </w:r>
      </w:ins>
    </w:p>
    <w:p w14:paraId="75F92FFC" w14:textId="6A65E1A1" w:rsidR="008F7DD1" w:rsidRDefault="008F7DD1" w:rsidP="008F7DD1">
      <w:pPr>
        <w:pStyle w:val="ListParagraph"/>
        <w:numPr>
          <w:ilvl w:val="0"/>
          <w:numId w:val="73"/>
        </w:numPr>
        <w:rPr>
          <w:ins w:id="94" w:author="Laura Sitler" w:date="2023-06-07T12:45:00Z"/>
          <w:rFonts w:eastAsia="Times New Roman"/>
        </w:rPr>
      </w:pPr>
      <w:ins w:id="95" w:author="Laura Sitler" w:date="2023-06-05T15:38:00Z">
        <w:r>
          <w:rPr>
            <w:rFonts w:eastAsia="Times New Roman"/>
          </w:rPr>
          <w:lastRenderedPageBreak/>
          <w:t>Put all tables and figures at the end of the document</w:t>
        </w:r>
      </w:ins>
      <w:ins w:id="96" w:author="Laura Sitler" w:date="2023-06-05T19:24:00Z">
        <w:r w:rsidR="006B0AA0">
          <w:rPr>
            <w:rFonts w:eastAsia="Times New Roman"/>
          </w:rPr>
          <w:t>.</w:t>
        </w:r>
      </w:ins>
      <w:ins w:id="97" w:author="Laura Sitler" w:date="2023-06-05T19:46:00Z">
        <w:r w:rsidR="000463E2">
          <w:rPr>
            <w:rFonts w:eastAsia="Times New Roman"/>
          </w:rPr>
          <w:t xml:space="preserve"> Do not insert them and format them </w:t>
        </w:r>
      </w:ins>
      <w:ins w:id="98" w:author="Laura Sitler" w:date="2023-06-07T06:27:00Z">
        <w:r w:rsidR="0019223A">
          <w:rPr>
            <w:rFonts w:eastAsia="Times New Roman"/>
          </w:rPr>
          <w:t xml:space="preserve">directly </w:t>
        </w:r>
      </w:ins>
      <w:ins w:id="99" w:author="Laura Sitler" w:date="2023-06-07T12:43:00Z">
        <w:r w:rsidR="001846F2">
          <w:rPr>
            <w:rFonts w:eastAsia="Times New Roman"/>
          </w:rPr>
          <w:t xml:space="preserve">into the </w:t>
        </w:r>
      </w:ins>
      <w:ins w:id="100" w:author="Laura Sitler" w:date="2023-06-05T19:46:00Z">
        <w:r w:rsidR="000463E2">
          <w:rPr>
            <w:rFonts w:eastAsia="Times New Roman"/>
          </w:rPr>
          <w:t>text.</w:t>
        </w:r>
      </w:ins>
    </w:p>
    <w:p w14:paraId="26C9B353" w14:textId="58EB67F4" w:rsidR="0063328D" w:rsidRPr="0063328D" w:rsidRDefault="0063328D" w:rsidP="0063328D">
      <w:pPr>
        <w:pStyle w:val="ListParagraph"/>
        <w:numPr>
          <w:ilvl w:val="0"/>
          <w:numId w:val="73"/>
        </w:numPr>
        <w:rPr>
          <w:ins w:id="101" w:author="Laura Sitler" w:date="2023-06-05T15:38:00Z"/>
          <w:rFonts w:eastAsia="Times New Roman"/>
        </w:rPr>
      </w:pPr>
      <w:ins w:id="102" w:author="Laura Sitler" w:date="2023-06-07T12:45:00Z">
        <w:r>
          <w:rPr>
            <w:rFonts w:eastAsia="Times New Roman"/>
          </w:rPr>
          <w:t>Use the Table feature in Word to create all tables</w:t>
        </w:r>
      </w:ins>
      <w:ins w:id="103" w:author="Laura Sitler" w:date="2023-06-07T12:47:00Z">
        <w:r>
          <w:rPr>
            <w:rFonts w:eastAsia="Times New Roman"/>
          </w:rPr>
          <w:t>.</w:t>
        </w:r>
      </w:ins>
    </w:p>
    <w:p w14:paraId="6F1DD316" w14:textId="3DC4172E" w:rsidR="008F7DD1" w:rsidRDefault="008F7DD1" w:rsidP="008F7DD1">
      <w:pPr>
        <w:pStyle w:val="ListParagraph"/>
        <w:numPr>
          <w:ilvl w:val="0"/>
          <w:numId w:val="73"/>
        </w:numPr>
        <w:rPr>
          <w:ins w:id="104" w:author="Laura Sitler" w:date="2023-06-05T15:38:00Z"/>
          <w:rFonts w:eastAsia="Times New Roman"/>
        </w:rPr>
      </w:pPr>
      <w:ins w:id="105" w:author="Laura Sitler" w:date="2023-06-05T15:38:00Z">
        <w:r>
          <w:rPr>
            <w:rFonts w:eastAsia="Times New Roman"/>
          </w:rPr>
          <w:t xml:space="preserve">Define all abbreviations </w:t>
        </w:r>
      </w:ins>
      <w:ins w:id="106" w:author="Laura Sitler" w:date="2023-06-05T15:59:00Z">
        <w:r w:rsidR="00F30A3A">
          <w:rPr>
            <w:rFonts w:eastAsia="Times New Roman"/>
          </w:rPr>
          <w:t>a</w:t>
        </w:r>
      </w:ins>
      <w:ins w:id="107" w:author="Laura Sitler" w:date="2023-06-05T16:00:00Z">
        <w:r w:rsidR="00F30A3A">
          <w:rPr>
            <w:rFonts w:eastAsia="Times New Roman"/>
          </w:rPr>
          <w:t>lphabetically under</w:t>
        </w:r>
      </w:ins>
      <w:ins w:id="108" w:author="Laura Sitler" w:date="2023-06-05T15:38:00Z">
        <w:r>
          <w:rPr>
            <w:rFonts w:eastAsia="Times New Roman"/>
          </w:rPr>
          <w:t>neath the tables/figures</w:t>
        </w:r>
      </w:ins>
      <w:ins w:id="109" w:author="Laura Sitler" w:date="2023-06-05T20:01:00Z">
        <w:r w:rsidR="007C2CCA">
          <w:rPr>
            <w:rFonts w:eastAsia="Times New Roman"/>
          </w:rPr>
          <w:t xml:space="preserve"> with a period at the end of the list</w:t>
        </w:r>
      </w:ins>
      <w:ins w:id="110" w:author="Laura Sitler" w:date="2023-06-05T19:24:00Z">
        <w:r w:rsidR="006B0AA0">
          <w:rPr>
            <w:rFonts w:eastAsia="Times New Roman"/>
          </w:rPr>
          <w:t>.</w:t>
        </w:r>
      </w:ins>
    </w:p>
    <w:p w14:paraId="2FB876B7" w14:textId="198850B9" w:rsidR="008F7DD1" w:rsidRDefault="008F7DD1" w:rsidP="008F7DD1">
      <w:pPr>
        <w:pStyle w:val="ListParagraph"/>
        <w:numPr>
          <w:ilvl w:val="0"/>
          <w:numId w:val="73"/>
        </w:numPr>
        <w:rPr>
          <w:ins w:id="111" w:author="Laura Sitler" w:date="2023-06-07T12:44:00Z"/>
          <w:rFonts w:eastAsia="Times New Roman"/>
        </w:rPr>
      </w:pPr>
      <w:ins w:id="112" w:author="Laura Sitler" w:date="2023-06-05T15:38:00Z">
        <w:r>
          <w:rPr>
            <w:rFonts w:eastAsia="Times New Roman"/>
          </w:rPr>
          <w:t xml:space="preserve">Use superscript letters for all footnotes (even </w:t>
        </w:r>
        <w:r w:rsidRPr="0019223A">
          <w:rPr>
            <w:rFonts w:eastAsia="Times New Roman"/>
            <w:i/>
            <w:iCs/>
            <w:rPrChange w:id="113" w:author="Laura Sitler" w:date="2023-06-07T06:28:00Z">
              <w:rPr>
                <w:rFonts w:eastAsia="Times New Roman"/>
              </w:rPr>
            </w:rPrChange>
          </w:rPr>
          <w:t>p</w:t>
        </w:r>
        <w:r>
          <w:rPr>
            <w:rFonts w:eastAsia="Times New Roman"/>
          </w:rPr>
          <w:t xml:space="preserve"> values) per AMA style</w:t>
        </w:r>
      </w:ins>
      <w:ins w:id="114" w:author="Laura Sitler" w:date="2023-06-05T16:00:00Z">
        <w:r w:rsidR="003E78DC">
          <w:rPr>
            <w:rFonts w:eastAsia="Times New Roman"/>
          </w:rPr>
          <w:t xml:space="preserve"> and list them underneath the table/figure</w:t>
        </w:r>
      </w:ins>
      <w:ins w:id="115" w:author="Laura Sitler" w:date="2023-06-05T19:24:00Z">
        <w:r w:rsidR="006B0AA0">
          <w:rPr>
            <w:rFonts w:eastAsia="Times New Roman"/>
          </w:rPr>
          <w:t>.</w:t>
        </w:r>
      </w:ins>
    </w:p>
    <w:p w14:paraId="7EDE6FA9" w14:textId="6BF54E6C" w:rsidR="001846F2" w:rsidRDefault="001846F2" w:rsidP="008F7DD1">
      <w:pPr>
        <w:pStyle w:val="ListParagraph"/>
        <w:numPr>
          <w:ilvl w:val="0"/>
          <w:numId w:val="73"/>
        </w:numPr>
        <w:rPr>
          <w:ins w:id="116" w:author="Laura Sitler" w:date="2023-06-05T15:38:00Z"/>
          <w:rFonts w:eastAsia="Times New Roman"/>
        </w:rPr>
      </w:pPr>
      <w:ins w:id="117" w:author="Laura Sitler" w:date="2023-06-07T12:44:00Z">
        <w:r>
          <w:rPr>
            <w:rFonts w:eastAsia="Times New Roman"/>
          </w:rPr>
          <w:t>If a figure has multiple parts, use a bold letter in parenthesis in the footnotes: (</w:t>
        </w:r>
        <w:r w:rsidRPr="001846F2">
          <w:rPr>
            <w:rFonts w:eastAsia="Times New Roman"/>
            <w:b/>
            <w:bCs/>
            <w:rPrChange w:id="118" w:author="Laura Sitler" w:date="2023-06-07T12:44:00Z">
              <w:rPr>
                <w:rFonts w:eastAsia="Times New Roman"/>
              </w:rPr>
            </w:rPrChange>
          </w:rPr>
          <w:t>A</w:t>
        </w:r>
        <w:r>
          <w:rPr>
            <w:rFonts w:eastAsia="Times New Roman"/>
          </w:rPr>
          <w:t>), (</w:t>
        </w:r>
        <w:r w:rsidRPr="001846F2">
          <w:rPr>
            <w:rFonts w:eastAsia="Times New Roman"/>
            <w:b/>
            <w:bCs/>
            <w:rPrChange w:id="119" w:author="Laura Sitler" w:date="2023-06-07T12:44:00Z">
              <w:rPr>
                <w:rFonts w:eastAsia="Times New Roman"/>
              </w:rPr>
            </w:rPrChange>
          </w:rPr>
          <w:t>B</w:t>
        </w:r>
        <w:r>
          <w:rPr>
            <w:rFonts w:eastAsia="Times New Roman"/>
          </w:rPr>
          <w:t xml:space="preserve">), </w:t>
        </w:r>
        <w:proofErr w:type="gramStart"/>
        <w:r>
          <w:rPr>
            <w:rFonts w:eastAsia="Times New Roman"/>
          </w:rPr>
          <w:t>etc</w:t>
        </w:r>
      </w:ins>
      <w:proofErr w:type="gramEnd"/>
    </w:p>
    <w:p w14:paraId="5DA402EC" w14:textId="4B21109A" w:rsidR="0063328D" w:rsidRDefault="0063328D" w:rsidP="001846F2">
      <w:pPr>
        <w:pStyle w:val="ListParagraph"/>
        <w:numPr>
          <w:ilvl w:val="0"/>
          <w:numId w:val="73"/>
        </w:numPr>
        <w:rPr>
          <w:ins w:id="120" w:author="Laura Sitler" w:date="2023-06-07T12:46:00Z"/>
          <w:rFonts w:eastAsia="Times New Roman"/>
        </w:rPr>
      </w:pPr>
      <w:ins w:id="121" w:author="Laura Sitler" w:date="2023-06-07T12:46:00Z">
        <w:r>
          <w:rPr>
            <w:rFonts w:eastAsia="Times New Roman"/>
          </w:rPr>
          <w:t>Use arrows or boxes in radiographic images to callout features being discussed.</w:t>
        </w:r>
      </w:ins>
    </w:p>
    <w:p w14:paraId="289B145C" w14:textId="50837172" w:rsidR="001846F2" w:rsidRDefault="001846F2" w:rsidP="001846F2">
      <w:pPr>
        <w:pStyle w:val="ListParagraph"/>
        <w:numPr>
          <w:ilvl w:val="0"/>
          <w:numId w:val="73"/>
        </w:numPr>
        <w:rPr>
          <w:ins w:id="122" w:author="Laura Sitler" w:date="2023-06-07T12:43:00Z"/>
          <w:rFonts w:eastAsia="Times New Roman"/>
        </w:rPr>
      </w:pPr>
      <w:ins w:id="123" w:author="Laura Sitler" w:date="2023-06-07T12:43:00Z">
        <w:r>
          <w:rPr>
            <w:rFonts w:eastAsia="Times New Roman"/>
          </w:rPr>
          <w:t>Label tables and figures in numerical order as they are presented in the text.</w:t>
        </w:r>
      </w:ins>
    </w:p>
    <w:p w14:paraId="3EDE1C93" w14:textId="171C800B" w:rsidR="008F7DD1" w:rsidRPr="008F7DD1" w:rsidRDefault="008F7DD1" w:rsidP="008F7DD1">
      <w:pPr>
        <w:pStyle w:val="ListParagraph"/>
        <w:numPr>
          <w:ilvl w:val="0"/>
          <w:numId w:val="73"/>
        </w:numPr>
        <w:rPr>
          <w:ins w:id="124" w:author="Laura Sitler" w:date="2023-06-05T15:37:00Z"/>
          <w:rFonts w:eastAsia="Times New Roman"/>
        </w:rPr>
      </w:pPr>
      <w:ins w:id="125" w:author="Laura Sitler" w:date="2023-06-05T15:38:00Z">
        <w:r>
          <w:rPr>
            <w:rFonts w:eastAsia="Times New Roman"/>
          </w:rPr>
          <w:t>Format t</w:t>
        </w:r>
      </w:ins>
      <w:ins w:id="126" w:author="Laura Sitler" w:date="2023-06-05T15:37:00Z">
        <w:r w:rsidRPr="008F7DD1">
          <w:rPr>
            <w:rFonts w:eastAsia="Times New Roman"/>
          </w:rPr>
          <w:t>itles</w:t>
        </w:r>
      </w:ins>
      <w:ins w:id="127" w:author="Laura Sitler" w:date="2023-06-05T15:38:00Z">
        <w:r>
          <w:rPr>
            <w:rFonts w:eastAsia="Times New Roman"/>
          </w:rPr>
          <w:t xml:space="preserve"> with </w:t>
        </w:r>
      </w:ins>
      <w:ins w:id="128" w:author="Laura Sitler" w:date="2023-06-05T15:35:00Z">
        <w:r w:rsidRPr="008F7DD1">
          <w:rPr>
            <w:rFonts w:eastAsia="Times New Roman"/>
          </w:rPr>
          <w:t>bold</w:t>
        </w:r>
      </w:ins>
      <w:ins w:id="129" w:author="Laura Sitler" w:date="2023-06-05T15:38:00Z">
        <w:r>
          <w:rPr>
            <w:rFonts w:eastAsia="Times New Roman"/>
          </w:rPr>
          <w:t xml:space="preserve"> fo</w:t>
        </w:r>
      </w:ins>
      <w:ins w:id="130" w:author="Laura Sitler" w:date="2023-06-05T15:39:00Z">
        <w:r>
          <w:rPr>
            <w:rFonts w:eastAsia="Times New Roman"/>
          </w:rPr>
          <w:t>nt</w:t>
        </w:r>
      </w:ins>
      <w:ins w:id="131" w:author="Laura Sitler" w:date="2023-06-05T15:35:00Z">
        <w:r w:rsidRPr="008F7DD1">
          <w:rPr>
            <w:rFonts w:eastAsia="Times New Roman"/>
          </w:rPr>
          <w:t>, title case</w:t>
        </w:r>
      </w:ins>
      <w:ins w:id="132" w:author="Laura Sitler" w:date="2023-06-05T15:39:00Z">
        <w:r>
          <w:rPr>
            <w:rFonts w:eastAsia="Times New Roman"/>
          </w:rPr>
          <w:t>,</w:t>
        </w:r>
      </w:ins>
      <w:ins w:id="133" w:author="Laura Sitler" w:date="2023-06-05T15:35:00Z">
        <w:r w:rsidRPr="008F7DD1">
          <w:rPr>
            <w:rFonts w:eastAsia="Times New Roman"/>
          </w:rPr>
          <w:t xml:space="preserve"> no period at the end</w:t>
        </w:r>
      </w:ins>
      <w:ins w:id="134" w:author="Laura Sitler" w:date="2023-06-05T19:25:00Z">
        <w:r w:rsidR="006B0AA0">
          <w:rPr>
            <w:rFonts w:eastAsia="Times New Roman"/>
          </w:rPr>
          <w:t>.</w:t>
        </w:r>
      </w:ins>
      <w:ins w:id="135" w:author="Laura Sitler" w:date="2023-06-05T15:35:00Z">
        <w:r w:rsidRPr="008F7DD1">
          <w:rPr>
            <w:rFonts w:eastAsia="Times New Roman"/>
          </w:rPr>
          <w:t xml:space="preserve"> </w:t>
        </w:r>
      </w:ins>
    </w:p>
    <w:p w14:paraId="507F8D68" w14:textId="3B9A3E1C" w:rsidR="001846F2" w:rsidRPr="001846F2" w:rsidRDefault="008F7DD1" w:rsidP="001846F2">
      <w:pPr>
        <w:pStyle w:val="ListParagraph"/>
        <w:numPr>
          <w:ilvl w:val="0"/>
          <w:numId w:val="73"/>
        </w:numPr>
        <w:rPr>
          <w:ins w:id="136" w:author="Laura Sitler" w:date="2023-06-05T15:36:00Z"/>
          <w:rFonts w:eastAsia="Times New Roman"/>
        </w:rPr>
        <w:pPrChange w:id="137" w:author="Laura Sitler" w:date="2023-06-07T12:44:00Z">
          <w:pPr/>
        </w:pPrChange>
      </w:pPr>
      <w:ins w:id="138" w:author="Laura Sitler" w:date="2023-06-05T15:37:00Z">
        <w:r>
          <w:rPr>
            <w:rFonts w:eastAsia="Times New Roman"/>
          </w:rPr>
          <w:t>Put a period after the Table number</w:t>
        </w:r>
      </w:ins>
      <w:ins w:id="139" w:author="Laura Sitler" w:date="2023-06-05T15:39:00Z">
        <w:r>
          <w:rPr>
            <w:rFonts w:eastAsia="Times New Roman"/>
          </w:rPr>
          <w:t xml:space="preserve">: </w:t>
        </w:r>
      </w:ins>
      <w:ins w:id="140" w:author="Laura Sitler" w:date="2023-06-05T15:37:00Z">
        <w:r w:rsidRPr="008F7DD1">
          <w:rPr>
            <w:rFonts w:eastAsia="Times New Roman"/>
            <w:b/>
            <w:bCs/>
            <w:rPrChange w:id="141" w:author="Laura Sitler" w:date="2023-06-05T15:39:00Z">
              <w:rPr>
                <w:rFonts w:eastAsia="Times New Roman"/>
              </w:rPr>
            </w:rPrChange>
          </w:rPr>
          <w:t xml:space="preserve">Table 1. </w:t>
        </w:r>
      </w:ins>
      <w:ins w:id="142" w:author="Laura Sitler" w:date="2023-06-05T15:39:00Z">
        <w:r w:rsidRPr="008F7DD1">
          <w:rPr>
            <w:rFonts w:eastAsia="Times New Roman"/>
            <w:b/>
            <w:bCs/>
            <w:rPrChange w:id="143" w:author="Laura Sitler" w:date="2023-06-05T15:39:00Z">
              <w:rPr>
                <w:rFonts w:eastAsia="Times New Roman"/>
              </w:rPr>
            </w:rPrChange>
          </w:rPr>
          <w:t>How to Create a Table</w:t>
        </w:r>
      </w:ins>
    </w:p>
    <w:p w14:paraId="199DD0E7" w14:textId="77777777" w:rsidR="008F7DD1" w:rsidRDefault="008F7DD1" w:rsidP="0058712F">
      <w:pPr>
        <w:rPr>
          <w:ins w:id="144" w:author="Laura Sitler" w:date="2023-06-05T15:35:00Z"/>
          <w:rFonts w:eastAsia="Times New Roman"/>
          <w:b/>
          <w:bCs/>
        </w:rPr>
      </w:pPr>
    </w:p>
    <w:p w14:paraId="04F4E74E" w14:textId="540625B2" w:rsidR="0058712F" w:rsidRPr="008F7DD1" w:rsidRDefault="008F7DD1" w:rsidP="0058712F">
      <w:pPr>
        <w:rPr>
          <w:rFonts w:eastAsia="Times New Roman"/>
          <w:i/>
          <w:iCs/>
          <w:rPrChange w:id="145" w:author="Laura Sitler" w:date="2023-06-05T15:35:00Z">
            <w:rPr>
              <w:rFonts w:eastAsia="Times New Roman"/>
              <w:b/>
              <w:bCs/>
            </w:rPr>
          </w:rPrChange>
        </w:rPr>
      </w:pPr>
      <w:ins w:id="146" w:author="Laura Sitler" w:date="2023-06-05T15:35:00Z">
        <w:r w:rsidRPr="008F7DD1">
          <w:rPr>
            <w:rFonts w:eastAsia="Times New Roman"/>
            <w:i/>
            <w:iCs/>
            <w:rPrChange w:id="147" w:author="Laura Sitler" w:date="2023-06-05T15:35:00Z">
              <w:rPr>
                <w:rFonts w:eastAsia="Times New Roman"/>
                <w:b/>
                <w:bCs/>
              </w:rPr>
            </w:rPrChange>
          </w:rPr>
          <w:t>Referencing</w:t>
        </w:r>
      </w:ins>
      <w:del w:id="148" w:author="Laura Sitler" w:date="2023-06-05T15:35:00Z">
        <w:r w:rsidR="0051604B" w:rsidRPr="008F7DD1" w:rsidDel="008F7DD1">
          <w:rPr>
            <w:rFonts w:eastAsia="Times New Roman"/>
            <w:i/>
            <w:iCs/>
            <w:rPrChange w:id="149" w:author="Laura Sitler" w:date="2023-06-05T15:35:00Z">
              <w:rPr>
                <w:rFonts w:eastAsia="Times New Roman"/>
                <w:b/>
                <w:bCs/>
              </w:rPr>
            </w:rPrChange>
          </w:rPr>
          <w:delText>Image</w:delText>
        </w:r>
        <w:r w:rsidR="0058712F" w:rsidRPr="008F7DD1" w:rsidDel="008F7DD1">
          <w:rPr>
            <w:rFonts w:eastAsia="Times New Roman"/>
            <w:i/>
            <w:iCs/>
            <w:rPrChange w:id="150" w:author="Laura Sitler" w:date="2023-06-05T15:35:00Z">
              <w:rPr>
                <w:rFonts w:eastAsia="Times New Roman"/>
                <w:b/>
                <w:bCs/>
              </w:rPr>
            </w:rPrChange>
          </w:rPr>
          <w:delText>-specific editing</w:delText>
        </w:r>
      </w:del>
    </w:p>
    <w:p w14:paraId="20338684" w14:textId="1EEEF64A" w:rsidR="006106C9" w:rsidRDefault="0058712F" w:rsidP="0058712F">
      <w:pPr>
        <w:rPr>
          <w:ins w:id="151" w:author="Laura Sitler" w:date="2023-06-05T15:17:00Z"/>
          <w:rFonts w:eastAsia="Times New Roman"/>
        </w:rPr>
      </w:pPr>
      <w:r w:rsidRPr="0058712F">
        <w:rPr>
          <w:rFonts w:eastAsia="Times New Roman"/>
        </w:rPr>
        <w:t xml:space="preserve">Include </w:t>
      </w:r>
      <w:ins w:id="152" w:author="Laura Sitler" w:date="2023-06-05T15:14:00Z">
        <w:r w:rsidR="006106C9">
          <w:rPr>
            <w:rFonts w:eastAsia="Times New Roman"/>
          </w:rPr>
          <w:t xml:space="preserve">original </w:t>
        </w:r>
      </w:ins>
      <w:ins w:id="153" w:author="Laura Sitler" w:date="2023-06-05T15:20:00Z">
        <w:r w:rsidR="006D3E86">
          <w:rPr>
            <w:rFonts w:eastAsia="Times New Roman"/>
          </w:rPr>
          <w:t xml:space="preserve">figures/tables </w:t>
        </w:r>
      </w:ins>
      <w:ins w:id="154" w:author="Laura Sitler" w:date="2023-06-05T15:14:00Z">
        <w:r w:rsidR="006106C9">
          <w:rPr>
            <w:rFonts w:eastAsia="Times New Roman"/>
          </w:rPr>
          <w:t xml:space="preserve">whenever possible and avoid reusing </w:t>
        </w:r>
      </w:ins>
      <w:ins w:id="155" w:author="Laura Sitler" w:date="2023-06-05T15:15:00Z">
        <w:r w:rsidR="006106C9">
          <w:rPr>
            <w:rFonts w:eastAsia="Times New Roman"/>
          </w:rPr>
          <w:t>figures/tables from other publications if possible.</w:t>
        </w:r>
      </w:ins>
      <w:ins w:id="156" w:author="Laura Sitler" w:date="2023-06-05T15:18:00Z">
        <w:r w:rsidR="006106C9">
          <w:rPr>
            <w:rFonts w:eastAsia="Times New Roman"/>
          </w:rPr>
          <w:t xml:space="preserve">  </w:t>
        </w:r>
      </w:ins>
    </w:p>
    <w:p w14:paraId="7D235285" w14:textId="77777777" w:rsidR="006106C9" w:rsidRDefault="006106C9" w:rsidP="0058712F">
      <w:pPr>
        <w:rPr>
          <w:ins w:id="157" w:author="Laura Sitler" w:date="2023-06-05T15:20:00Z"/>
          <w:rFonts w:eastAsia="Times New Roman"/>
        </w:rPr>
      </w:pPr>
    </w:p>
    <w:p w14:paraId="7306CFF9" w14:textId="130CC1FA" w:rsidR="006D3E86" w:rsidRDefault="006D3E86" w:rsidP="0058712F">
      <w:pPr>
        <w:rPr>
          <w:ins w:id="158" w:author="Laura Sitler" w:date="2023-06-05T15:21:00Z"/>
          <w:rFonts w:eastAsia="Times New Roman"/>
        </w:rPr>
      </w:pPr>
      <w:ins w:id="159" w:author="Laura Sitler" w:date="2023-06-05T15:20:00Z">
        <w:r>
          <w:rPr>
            <w:rFonts w:eastAsia="Times New Roman"/>
          </w:rPr>
          <w:t>If a figure/table is based on data from multiple sources, cite those references</w:t>
        </w:r>
      </w:ins>
      <w:ins w:id="160" w:author="Laura Sitler" w:date="2023-06-07T12:47:00Z">
        <w:r w:rsidR="00A15226">
          <w:rPr>
            <w:rFonts w:eastAsia="Times New Roman"/>
          </w:rPr>
          <w:t xml:space="preserve"> after the title with superscript numbers</w:t>
        </w:r>
      </w:ins>
      <w:ins w:id="161" w:author="Laura Sitler" w:date="2023-06-05T15:21:00Z">
        <w:r>
          <w:rPr>
            <w:rFonts w:eastAsia="Times New Roman"/>
          </w:rPr>
          <w:t>:</w:t>
        </w:r>
      </w:ins>
    </w:p>
    <w:p w14:paraId="27376200" w14:textId="4DB5FCD8" w:rsidR="006D3E86" w:rsidRPr="00A15226" w:rsidRDefault="00A15226">
      <w:pPr>
        <w:pStyle w:val="ListParagraph"/>
        <w:numPr>
          <w:ilvl w:val="0"/>
          <w:numId w:val="72"/>
        </w:numPr>
        <w:ind w:left="360"/>
        <w:rPr>
          <w:ins w:id="162" w:author="Laura Sitler" w:date="2023-06-05T15:22:00Z"/>
          <w:rFonts w:eastAsia="Times New Roman"/>
          <w:b/>
          <w:bCs/>
          <w:rPrChange w:id="163" w:author="Laura Sitler" w:date="2023-06-07T12:47:00Z">
            <w:rPr>
              <w:ins w:id="164" w:author="Laura Sitler" w:date="2023-06-05T15:22:00Z"/>
              <w:rFonts w:eastAsia="Times New Roman"/>
              <w:vertAlign w:val="superscript"/>
            </w:rPr>
          </w:rPrChange>
        </w:rPr>
        <w:pPrChange w:id="165" w:author="Laura Sitler" w:date="2023-06-05T15:23:00Z">
          <w:pPr/>
        </w:pPrChange>
      </w:pPr>
      <w:ins w:id="166" w:author="Laura Sitler" w:date="2023-06-07T12:47:00Z">
        <w:r w:rsidRPr="00A15226">
          <w:rPr>
            <w:rFonts w:eastAsia="Times New Roman"/>
            <w:b/>
            <w:bCs/>
            <w:rPrChange w:id="167" w:author="Laura Sitler" w:date="2023-06-07T12:47:00Z">
              <w:rPr>
                <w:rFonts w:eastAsia="Times New Roman"/>
              </w:rPr>
            </w:rPrChange>
          </w:rPr>
          <w:t>Table 1. How to Create a Table</w:t>
        </w:r>
        <w:r w:rsidRPr="00A15226">
          <w:rPr>
            <w:rFonts w:eastAsia="Times New Roman"/>
            <w:b/>
            <w:bCs/>
            <w:vertAlign w:val="superscript"/>
            <w:rPrChange w:id="168" w:author="Laura Sitler" w:date="2023-06-07T12:47:00Z">
              <w:rPr>
                <w:rFonts w:eastAsia="Times New Roman"/>
              </w:rPr>
            </w:rPrChange>
          </w:rPr>
          <w:t>1,2</w:t>
        </w:r>
        <w:r w:rsidRPr="00A15226">
          <w:rPr>
            <w:rFonts w:eastAsia="Times New Roman"/>
            <w:b/>
            <w:bCs/>
            <w:rPrChange w:id="169" w:author="Laura Sitler" w:date="2023-06-07T12:47:00Z">
              <w:rPr>
                <w:rFonts w:eastAsia="Times New Roman"/>
              </w:rPr>
            </w:rPrChange>
          </w:rPr>
          <w:t xml:space="preserve"> </w:t>
        </w:r>
      </w:ins>
    </w:p>
    <w:p w14:paraId="650D56A1" w14:textId="77777777" w:rsidR="006D3E86" w:rsidRPr="006D3E86" w:rsidRDefault="006D3E86" w:rsidP="0058712F">
      <w:pPr>
        <w:rPr>
          <w:ins w:id="170" w:author="Laura Sitler" w:date="2023-06-05T15:22:00Z"/>
          <w:rFonts w:eastAsia="Times New Roman"/>
        </w:rPr>
      </w:pPr>
    </w:p>
    <w:p w14:paraId="3A9F3C64" w14:textId="1A81A4A6" w:rsidR="006D3E86" w:rsidRDefault="006D3E86" w:rsidP="0058712F">
      <w:pPr>
        <w:rPr>
          <w:ins w:id="171" w:author="Laura Sitler" w:date="2023-06-05T15:22:00Z"/>
          <w:rFonts w:eastAsia="Times New Roman"/>
        </w:rPr>
      </w:pPr>
      <w:ins w:id="172" w:author="Laura Sitler" w:date="2023-06-05T15:22:00Z">
        <w:r>
          <w:rPr>
            <w:rFonts w:eastAsia="Times New Roman"/>
          </w:rPr>
          <w:t xml:space="preserve">If a figure/table is adapted from a source, cite that reference </w:t>
        </w:r>
      </w:ins>
      <w:ins w:id="173" w:author="Laura Sitler" w:date="2023-06-07T12:48:00Z">
        <w:r w:rsidR="00A15226">
          <w:rPr>
            <w:rFonts w:eastAsia="Times New Roman"/>
          </w:rPr>
          <w:t xml:space="preserve">with the footnotes </w:t>
        </w:r>
      </w:ins>
      <w:ins w:id="174" w:author="Laura Sitler" w:date="2023-06-05T15:22:00Z">
        <w:r>
          <w:rPr>
            <w:rFonts w:eastAsia="Times New Roman"/>
          </w:rPr>
          <w:t>and note that it is adapted:</w:t>
        </w:r>
      </w:ins>
    </w:p>
    <w:p w14:paraId="43BF81C2" w14:textId="69EA5A94" w:rsidR="006D3E86" w:rsidRPr="006D3E86" w:rsidRDefault="006D3E86">
      <w:pPr>
        <w:pStyle w:val="ListParagraph"/>
        <w:numPr>
          <w:ilvl w:val="0"/>
          <w:numId w:val="72"/>
        </w:numPr>
        <w:ind w:left="360"/>
        <w:rPr>
          <w:ins w:id="175" w:author="Laura Sitler" w:date="2023-06-05T15:23:00Z"/>
          <w:rFonts w:eastAsia="Times New Roman"/>
          <w:rPrChange w:id="176" w:author="Laura Sitler" w:date="2023-06-05T15:24:00Z">
            <w:rPr>
              <w:ins w:id="177" w:author="Laura Sitler" w:date="2023-06-05T15:23:00Z"/>
              <w:rFonts w:eastAsia="Times New Roman"/>
              <w:vertAlign w:val="superscript"/>
            </w:rPr>
          </w:rPrChange>
        </w:rPr>
        <w:pPrChange w:id="178" w:author="Laura Sitler" w:date="2023-06-05T15:24:00Z">
          <w:pPr/>
        </w:pPrChange>
      </w:pPr>
      <w:ins w:id="179" w:author="Laura Sitler" w:date="2023-06-05T15:22:00Z">
        <w:r w:rsidRPr="006D3E86">
          <w:rPr>
            <w:rFonts w:eastAsia="Times New Roman"/>
          </w:rPr>
          <w:t>Ad</w:t>
        </w:r>
      </w:ins>
      <w:ins w:id="180" w:author="Laura Sitler" w:date="2023-06-05T15:23:00Z">
        <w:r w:rsidRPr="006D3E86">
          <w:rPr>
            <w:rFonts w:eastAsia="Times New Roman"/>
          </w:rPr>
          <w:t xml:space="preserve">apted from Crawford </w:t>
        </w:r>
      </w:ins>
      <w:ins w:id="181" w:author="Laura Sitler" w:date="2023-06-05T15:25:00Z">
        <w:r w:rsidR="002D77D3">
          <w:rPr>
            <w:rFonts w:eastAsia="Times New Roman"/>
          </w:rPr>
          <w:t xml:space="preserve">J, </w:t>
        </w:r>
      </w:ins>
      <w:ins w:id="182" w:author="Laura Sitler" w:date="2023-06-05T15:23:00Z">
        <w:r w:rsidRPr="006D3E86">
          <w:rPr>
            <w:rFonts w:eastAsia="Times New Roman"/>
          </w:rPr>
          <w:t xml:space="preserve">et al. </w:t>
        </w:r>
        <w:r w:rsidRPr="006D3E86">
          <w:rPr>
            <w:rFonts w:eastAsia="Times New Roman"/>
            <w:i/>
            <w:iCs/>
          </w:rPr>
          <w:t xml:space="preserve">N </w:t>
        </w:r>
        <w:proofErr w:type="spellStart"/>
        <w:r w:rsidRPr="006D3E86">
          <w:rPr>
            <w:rFonts w:eastAsia="Times New Roman"/>
            <w:i/>
            <w:iCs/>
          </w:rPr>
          <w:t>Engl</w:t>
        </w:r>
        <w:proofErr w:type="spellEnd"/>
        <w:r w:rsidRPr="006D3E86">
          <w:rPr>
            <w:rFonts w:eastAsia="Times New Roman"/>
            <w:i/>
            <w:iCs/>
          </w:rPr>
          <w:t xml:space="preserve"> J Med</w:t>
        </w:r>
        <w:r w:rsidRPr="006D3E86">
          <w:rPr>
            <w:rFonts w:eastAsia="Times New Roman"/>
          </w:rPr>
          <w:t>. 1991;325:164-</w:t>
        </w:r>
        <w:proofErr w:type="gramStart"/>
        <w:r w:rsidRPr="006D3E86">
          <w:rPr>
            <w:rFonts w:eastAsia="Times New Roman"/>
          </w:rPr>
          <w:t>170.</w:t>
        </w:r>
        <w:r w:rsidRPr="006D3E86">
          <w:rPr>
            <w:rFonts w:eastAsia="Times New Roman"/>
            <w:vertAlign w:val="superscript"/>
            <w:rPrChange w:id="183" w:author="Laura Sitler" w:date="2023-06-05T15:23:00Z">
              <w:rPr>
                <w:rFonts w:eastAsia="Times New Roman"/>
              </w:rPr>
            </w:rPrChange>
          </w:rPr>
          <w:t>5</w:t>
        </w:r>
        <w:proofErr w:type="gramEnd"/>
      </w:ins>
    </w:p>
    <w:p w14:paraId="772805B6" w14:textId="77777777" w:rsidR="006D3E86" w:rsidRPr="006D3E86" w:rsidRDefault="006D3E86">
      <w:pPr>
        <w:ind w:left="360"/>
        <w:rPr>
          <w:ins w:id="184" w:author="Laura Sitler" w:date="2023-06-05T15:17:00Z"/>
          <w:rFonts w:eastAsia="Times New Roman"/>
        </w:rPr>
        <w:pPrChange w:id="185" w:author="Laura Sitler" w:date="2023-06-05T15:24:00Z">
          <w:pPr/>
        </w:pPrChange>
      </w:pPr>
    </w:p>
    <w:p w14:paraId="0A370086" w14:textId="0086F2A1" w:rsidR="0058712F" w:rsidRPr="0058712F" w:rsidRDefault="002D77D3" w:rsidP="0058712F">
      <w:pPr>
        <w:rPr>
          <w:rFonts w:eastAsia="Times New Roman"/>
        </w:rPr>
      </w:pPr>
      <w:ins w:id="186" w:author="Laura Sitler" w:date="2023-06-05T15:24:00Z">
        <w:r>
          <w:rPr>
            <w:rFonts w:eastAsia="Times New Roman"/>
          </w:rPr>
          <w:t xml:space="preserve">Use </w:t>
        </w:r>
      </w:ins>
      <w:r w:rsidR="0058712F" w:rsidRPr="0058712F">
        <w:rPr>
          <w:rFonts w:eastAsia="Times New Roman"/>
        </w:rPr>
        <w:t>the following permission line with anything that is clearly from another source (picture, figure, etc).</w:t>
      </w:r>
      <w:ins w:id="187" w:author="Laura Sitler" w:date="2023-06-07T12:48:00Z">
        <w:r w:rsidR="00A15226">
          <w:rPr>
            <w:rFonts w:eastAsia="Times New Roman"/>
          </w:rPr>
          <w:t xml:space="preserve"> Include it underneath the table/figure.</w:t>
        </w:r>
      </w:ins>
      <w:r w:rsidR="0058712F" w:rsidRPr="0058712F">
        <w:rPr>
          <w:rFonts w:eastAsia="Times New Roman"/>
        </w:rPr>
        <w:t xml:space="preserve"> When in doubt, ask whether there is a source/if the line is needed. </w:t>
      </w:r>
      <w:del w:id="188" w:author="Laura Sitler" w:date="2023-06-05T15:15:00Z">
        <w:r w:rsidR="0058712F" w:rsidRPr="0058712F" w:rsidDel="006106C9">
          <w:rPr>
            <w:rFonts w:eastAsia="Times New Roman"/>
          </w:rPr>
          <w:delText>Don’t need to associate it with a specific reference unless it is very clearly from a specific reference.</w:delText>
        </w:r>
      </w:del>
    </w:p>
    <w:p w14:paraId="7B1BC348" w14:textId="0731BE73" w:rsidR="0058712F" w:rsidRDefault="0058712F" w:rsidP="00E5449B">
      <w:pPr>
        <w:pStyle w:val="ListParagraph"/>
        <w:numPr>
          <w:ilvl w:val="0"/>
          <w:numId w:val="59"/>
        </w:numPr>
        <w:rPr>
          <w:ins w:id="189" w:author="Laura Sitler" w:date="2023-06-05T15:15:00Z"/>
          <w:rFonts w:eastAsia="Times New Roman"/>
        </w:rPr>
      </w:pPr>
      <w:commentRangeStart w:id="190"/>
      <w:r w:rsidRPr="00E5449B">
        <w:rPr>
          <w:rFonts w:eastAsia="Times New Roman"/>
        </w:rPr>
        <w:t xml:space="preserve">Reproduced </w:t>
      </w:r>
      <w:ins w:id="191" w:author="Laura Sitler" w:date="2023-06-05T15:24:00Z">
        <w:r w:rsidR="002D77D3">
          <w:rPr>
            <w:rFonts w:eastAsia="Times New Roman"/>
          </w:rPr>
          <w:t xml:space="preserve">from </w:t>
        </w:r>
        <w:r w:rsidR="002D77D3" w:rsidRPr="006D3E86">
          <w:rPr>
            <w:rFonts w:eastAsia="Times New Roman"/>
          </w:rPr>
          <w:t xml:space="preserve">Crawford </w:t>
        </w:r>
      </w:ins>
      <w:ins w:id="192" w:author="Laura Sitler" w:date="2023-06-05T15:25:00Z">
        <w:r w:rsidR="002D77D3">
          <w:rPr>
            <w:rFonts w:eastAsia="Times New Roman"/>
          </w:rPr>
          <w:t xml:space="preserve">J, </w:t>
        </w:r>
      </w:ins>
      <w:ins w:id="193" w:author="Laura Sitler" w:date="2023-06-05T15:24:00Z">
        <w:r w:rsidR="002D77D3" w:rsidRPr="006D3E86">
          <w:rPr>
            <w:rFonts w:eastAsia="Times New Roman"/>
          </w:rPr>
          <w:t xml:space="preserve">et al. </w:t>
        </w:r>
        <w:r w:rsidR="002D77D3" w:rsidRPr="006D3E86">
          <w:rPr>
            <w:rFonts w:eastAsia="Times New Roman"/>
            <w:i/>
            <w:iCs/>
          </w:rPr>
          <w:t xml:space="preserve">N </w:t>
        </w:r>
        <w:proofErr w:type="spellStart"/>
        <w:r w:rsidR="002D77D3" w:rsidRPr="006D3E86">
          <w:rPr>
            <w:rFonts w:eastAsia="Times New Roman"/>
            <w:i/>
            <w:iCs/>
          </w:rPr>
          <w:t>Engl</w:t>
        </w:r>
        <w:proofErr w:type="spellEnd"/>
        <w:r w:rsidR="002D77D3" w:rsidRPr="006D3E86">
          <w:rPr>
            <w:rFonts w:eastAsia="Times New Roman"/>
            <w:i/>
            <w:iCs/>
          </w:rPr>
          <w:t xml:space="preserve"> J Med</w:t>
        </w:r>
        <w:r w:rsidR="002D77D3" w:rsidRPr="006D3E86">
          <w:rPr>
            <w:rFonts w:eastAsia="Times New Roman"/>
          </w:rPr>
          <w:t>. 1991;325:164-170</w:t>
        </w:r>
        <w:r w:rsidR="002D77D3">
          <w:rPr>
            <w:rFonts w:eastAsia="Times New Roman"/>
          </w:rPr>
          <w:t xml:space="preserve"> </w:t>
        </w:r>
      </w:ins>
      <w:r w:rsidRPr="00E5449B">
        <w:rPr>
          <w:rFonts w:eastAsia="Times New Roman"/>
        </w:rPr>
        <w:t>for educational purposes only.</w:t>
      </w:r>
      <w:commentRangeEnd w:id="190"/>
      <w:r w:rsidR="006106C9">
        <w:rPr>
          <w:rStyle w:val="CommentReference"/>
        </w:rPr>
        <w:commentReference w:id="190"/>
      </w:r>
      <w:proofErr w:type="gramStart"/>
      <w:ins w:id="194" w:author="Laura Sitler" w:date="2023-06-05T15:24:00Z">
        <w:r w:rsidR="002D77D3" w:rsidRPr="002D77D3">
          <w:rPr>
            <w:rFonts w:eastAsia="Times New Roman"/>
            <w:vertAlign w:val="superscript"/>
            <w:rPrChange w:id="195" w:author="Laura Sitler" w:date="2023-06-05T15:24:00Z">
              <w:rPr>
                <w:rFonts w:eastAsia="Times New Roman"/>
              </w:rPr>
            </w:rPrChange>
          </w:rPr>
          <w:t>5</w:t>
        </w:r>
      </w:ins>
      <w:proofErr w:type="gramEnd"/>
    </w:p>
    <w:p w14:paraId="478C3305" w14:textId="6F765F6F" w:rsidR="006106C9" w:rsidRPr="006106C9" w:rsidDel="002D77D3" w:rsidRDefault="006106C9">
      <w:pPr>
        <w:rPr>
          <w:del w:id="196" w:author="Laura Sitler" w:date="2023-06-05T15:24:00Z"/>
          <w:rFonts w:eastAsia="Times New Roman"/>
        </w:rPr>
        <w:pPrChange w:id="197" w:author="Laura Sitler" w:date="2023-06-05T15:15:00Z">
          <w:pPr>
            <w:pStyle w:val="ListParagraph"/>
            <w:numPr>
              <w:numId w:val="59"/>
            </w:numPr>
            <w:ind w:left="360" w:hanging="360"/>
          </w:pPr>
        </w:pPrChange>
      </w:pPr>
    </w:p>
    <w:p w14:paraId="26023BA7" w14:textId="77777777" w:rsidR="00E5449B" w:rsidRPr="00E5449B" w:rsidRDefault="00E5449B" w:rsidP="00E5449B">
      <w:pPr>
        <w:pStyle w:val="ListParagraph"/>
        <w:ind w:left="360"/>
        <w:rPr>
          <w:rFonts w:eastAsia="Times New Roman"/>
        </w:rPr>
      </w:pPr>
    </w:p>
    <w:p w14:paraId="03D59D14" w14:textId="217FFC10" w:rsidR="0058712F" w:rsidRPr="00E5449B" w:rsidDel="000463E2" w:rsidRDefault="0058712F" w:rsidP="0058712F">
      <w:pPr>
        <w:rPr>
          <w:del w:id="198" w:author="Laura Sitler" w:date="2023-06-05T19:45:00Z"/>
          <w:rFonts w:eastAsia="Times New Roman"/>
          <w:b/>
          <w:bCs/>
        </w:rPr>
      </w:pPr>
      <w:commentRangeStart w:id="199"/>
      <w:commentRangeStart w:id="200"/>
      <w:del w:id="201" w:author="Laura Sitler" w:date="2023-06-05T19:45:00Z">
        <w:r w:rsidRPr="00E5449B" w:rsidDel="000463E2">
          <w:rPr>
            <w:rFonts w:eastAsia="Times New Roman"/>
            <w:b/>
            <w:bCs/>
          </w:rPr>
          <w:delText>Abbreviations</w:delText>
        </w:r>
        <w:commentRangeEnd w:id="199"/>
        <w:r w:rsidR="00E269CC" w:rsidDel="000463E2">
          <w:rPr>
            <w:rStyle w:val="CommentReference"/>
          </w:rPr>
          <w:commentReference w:id="199"/>
        </w:r>
        <w:commentRangeEnd w:id="200"/>
        <w:r w:rsidR="004A1546" w:rsidDel="000463E2">
          <w:rPr>
            <w:rStyle w:val="CommentReference"/>
          </w:rPr>
          <w:commentReference w:id="200"/>
        </w:r>
      </w:del>
    </w:p>
    <w:p w14:paraId="04C37D0E" w14:textId="066877BB" w:rsidR="002D77D3" w:rsidRPr="006106C9" w:rsidDel="00542795" w:rsidRDefault="00E269CC" w:rsidP="006106C9">
      <w:pPr>
        <w:rPr>
          <w:del w:id="202" w:author="Laura Sitler" w:date="2023-06-05T19:39:00Z"/>
          <w:rFonts w:eastAsia="Times New Roman"/>
          <w:rPrChange w:id="203" w:author="Laura Sitler" w:date="2023-06-05T15:14:00Z">
            <w:rPr>
              <w:del w:id="204" w:author="Laura Sitler" w:date="2023-06-05T19:39:00Z"/>
              <w:rFonts w:eastAsia="Times New Roman"/>
              <w:lang w:val="it-IT"/>
            </w:rPr>
          </w:rPrChange>
        </w:rPr>
      </w:pPr>
      <w:del w:id="205" w:author="Laura Sitler" w:date="2023-06-05T14:33:00Z">
        <w:r w:rsidRPr="004A1546" w:rsidDel="004A1546">
          <w:rPr>
            <w:rFonts w:eastAsia="Times New Roman"/>
          </w:rPr>
          <w:delText>Utilize AMA style formatting for abbreviations</w:delText>
        </w:r>
      </w:del>
    </w:p>
    <w:p w14:paraId="249C5814" w14:textId="502FC5D5" w:rsidR="0058712F" w:rsidRPr="0058712F" w:rsidDel="000463E2" w:rsidRDefault="0058712F" w:rsidP="0058712F">
      <w:pPr>
        <w:rPr>
          <w:del w:id="206" w:author="Laura Sitler" w:date="2023-06-05T19:46:00Z"/>
          <w:rFonts w:eastAsia="Times New Roman"/>
          <w:lang w:val="it-IT"/>
        </w:rPr>
      </w:pPr>
    </w:p>
    <w:p w14:paraId="5D7C3736" w14:textId="518446A0" w:rsidR="00BD3021" w:rsidRDefault="0058712F" w:rsidP="0058712F">
      <w:pPr>
        <w:rPr>
          <w:ins w:id="207" w:author="Laura Sitler" w:date="2023-06-05T15:29:00Z"/>
          <w:rFonts w:eastAsia="Times New Roman"/>
          <w:b/>
          <w:bCs/>
        </w:rPr>
      </w:pPr>
      <w:commentRangeStart w:id="208"/>
      <w:r w:rsidRPr="00E269CC">
        <w:rPr>
          <w:rFonts w:eastAsia="Times New Roman"/>
          <w:b/>
          <w:bCs/>
        </w:rPr>
        <w:t>References</w:t>
      </w:r>
      <w:commentRangeEnd w:id="208"/>
      <w:r w:rsidR="004A1546">
        <w:rPr>
          <w:rStyle w:val="CommentReference"/>
        </w:rPr>
        <w:commentReference w:id="208"/>
      </w:r>
      <w:r w:rsidRPr="00E269CC">
        <w:rPr>
          <w:rFonts w:eastAsia="Times New Roman"/>
          <w:b/>
          <w:bCs/>
        </w:rPr>
        <w:t xml:space="preserve"> </w:t>
      </w:r>
      <w:ins w:id="209" w:author="Laura Sitler" w:date="2023-06-05T15:29:00Z">
        <w:r w:rsidR="00BD3021">
          <w:rPr>
            <w:rFonts w:eastAsia="Times New Roman"/>
            <w:b/>
            <w:bCs/>
          </w:rPr>
          <w:t xml:space="preserve">and </w:t>
        </w:r>
      </w:ins>
      <w:r w:rsidRPr="00E269CC">
        <w:rPr>
          <w:rFonts w:eastAsia="Times New Roman"/>
          <w:b/>
          <w:bCs/>
        </w:rPr>
        <w:t xml:space="preserve">formatting </w:t>
      </w:r>
    </w:p>
    <w:p w14:paraId="0C56C01C" w14:textId="13855072" w:rsidR="00BD3021" w:rsidRDefault="00BD3021" w:rsidP="0058712F">
      <w:pPr>
        <w:rPr>
          <w:ins w:id="210" w:author="Laura Sitler" w:date="2023-06-07T13:20:00Z"/>
          <w:rFonts w:eastAsia="Times New Roman"/>
        </w:rPr>
      </w:pPr>
      <w:ins w:id="211" w:author="Laura Sitler" w:date="2023-06-05T15:29:00Z">
        <w:r w:rsidRPr="00BD3021">
          <w:rPr>
            <w:rFonts w:eastAsia="Times New Roman"/>
            <w:rPrChange w:id="212" w:author="Laura Sitler" w:date="2023-06-05T15:30:00Z">
              <w:rPr>
                <w:rFonts w:eastAsia="Times New Roman"/>
                <w:b/>
                <w:bCs/>
              </w:rPr>
            </w:rPrChange>
          </w:rPr>
          <w:t xml:space="preserve">Cite all references </w:t>
        </w:r>
      </w:ins>
      <w:ins w:id="213" w:author="Laura Sitler" w:date="2023-06-07T13:19:00Z">
        <w:r w:rsidR="00D62D8D">
          <w:rPr>
            <w:rFonts w:eastAsia="Times New Roman"/>
          </w:rPr>
          <w:t xml:space="preserve">with superscript numbers </w:t>
        </w:r>
      </w:ins>
      <w:ins w:id="214" w:author="Laura Sitler" w:date="2023-06-05T15:29:00Z">
        <w:r w:rsidRPr="00BD3021">
          <w:rPr>
            <w:rFonts w:eastAsia="Times New Roman"/>
            <w:rPrChange w:id="215" w:author="Laura Sitler" w:date="2023-06-05T15:30:00Z">
              <w:rPr>
                <w:rFonts w:eastAsia="Times New Roman"/>
                <w:b/>
                <w:bCs/>
              </w:rPr>
            </w:rPrChange>
          </w:rPr>
          <w:t xml:space="preserve">in the text in the order </w:t>
        </w:r>
      </w:ins>
      <w:ins w:id="216" w:author="Laura Sitler" w:date="2023-06-07T13:19:00Z">
        <w:r w:rsidR="00D62D8D">
          <w:rPr>
            <w:rFonts w:eastAsia="Times New Roman"/>
          </w:rPr>
          <w:t xml:space="preserve">in which they are </w:t>
        </w:r>
      </w:ins>
      <w:ins w:id="217" w:author="Laura Sitler" w:date="2023-06-05T15:29:00Z">
        <w:r w:rsidRPr="00BD3021">
          <w:rPr>
            <w:rFonts w:eastAsia="Times New Roman"/>
            <w:rPrChange w:id="218" w:author="Laura Sitler" w:date="2023-06-05T15:30:00Z">
              <w:rPr>
                <w:rFonts w:eastAsia="Times New Roman"/>
                <w:b/>
                <w:bCs/>
              </w:rPr>
            </w:rPrChange>
          </w:rPr>
          <w:t>presented</w:t>
        </w:r>
      </w:ins>
      <w:ins w:id="219" w:author="Laura Sitler" w:date="2023-06-05T15:30:00Z">
        <w:r w:rsidR="0096056B">
          <w:rPr>
            <w:rFonts w:eastAsia="Times New Roman"/>
          </w:rPr>
          <w:t xml:space="preserve"> (including within tables and figures)</w:t>
        </w:r>
      </w:ins>
      <w:ins w:id="220" w:author="Laura Sitler" w:date="2023-06-05T15:29:00Z">
        <w:r w:rsidRPr="00BD3021">
          <w:rPr>
            <w:rFonts w:eastAsia="Times New Roman"/>
            <w:rPrChange w:id="221" w:author="Laura Sitler" w:date="2023-06-05T15:30:00Z">
              <w:rPr>
                <w:rFonts w:eastAsia="Times New Roman"/>
                <w:b/>
                <w:bCs/>
              </w:rPr>
            </w:rPrChange>
          </w:rPr>
          <w:t>, per</w:t>
        </w:r>
      </w:ins>
      <w:ins w:id="222" w:author="Laura Sitler" w:date="2023-06-05T15:30:00Z">
        <w:r w:rsidRPr="00BD3021">
          <w:rPr>
            <w:rFonts w:eastAsia="Times New Roman"/>
            <w:rPrChange w:id="223" w:author="Laura Sitler" w:date="2023-06-05T15:30:00Z">
              <w:rPr>
                <w:rFonts w:eastAsia="Times New Roman"/>
                <w:b/>
                <w:bCs/>
              </w:rPr>
            </w:rPrChange>
          </w:rPr>
          <w:t xml:space="preserve"> AMA style. </w:t>
        </w:r>
      </w:ins>
    </w:p>
    <w:p w14:paraId="7D340DC5" w14:textId="04DFCCF6" w:rsidR="00D62D8D" w:rsidRDefault="00D62D8D" w:rsidP="0058712F">
      <w:pPr>
        <w:rPr>
          <w:ins w:id="224" w:author="Laura Sitler" w:date="2023-06-07T12:17:00Z"/>
          <w:rFonts w:eastAsia="Times New Roman"/>
        </w:rPr>
      </w:pPr>
      <w:ins w:id="225" w:author="Laura Sitler" w:date="2023-06-07T13:20:00Z">
        <w:r>
          <w:rPr>
            <w:rFonts w:eastAsia="Times New Roman"/>
          </w:rPr>
          <w:t>In the reference list, number references in regular font followed by a period.</w:t>
        </w:r>
      </w:ins>
    </w:p>
    <w:p w14:paraId="3D7BC867" w14:textId="16CA97EE" w:rsidR="00586453" w:rsidRPr="00BD3021" w:rsidRDefault="00586453" w:rsidP="0058712F">
      <w:pPr>
        <w:rPr>
          <w:rFonts w:eastAsia="Times New Roman"/>
          <w:rPrChange w:id="226" w:author="Laura Sitler" w:date="2023-06-05T15:30:00Z">
            <w:rPr>
              <w:rFonts w:eastAsia="Times New Roman"/>
              <w:b/>
              <w:bCs/>
            </w:rPr>
          </w:rPrChange>
        </w:rPr>
      </w:pPr>
      <w:ins w:id="227" w:author="Laura Sitler" w:date="2023-06-07T12:17:00Z">
        <w:r>
          <w:rPr>
            <w:rFonts w:eastAsia="Times New Roman"/>
          </w:rPr>
          <w:t>Do not cite website home pages; be specific and cite the page on which the information was found.</w:t>
        </w:r>
      </w:ins>
    </w:p>
    <w:p w14:paraId="1C1B3D7E" w14:textId="38C97700" w:rsidR="0058712F" w:rsidRPr="0058712F" w:rsidRDefault="0058712F" w:rsidP="0058712F">
      <w:pPr>
        <w:rPr>
          <w:rFonts w:eastAsia="Times New Roman"/>
        </w:rPr>
      </w:pPr>
      <w:r w:rsidRPr="0058712F">
        <w:rPr>
          <w:rFonts w:eastAsia="Times New Roman"/>
        </w:rPr>
        <w:t>Use AMA style formatting</w:t>
      </w:r>
      <w:ins w:id="228" w:author="Laura Sitler" w:date="2023-06-05T14:39:00Z">
        <w:r w:rsidR="004A1546">
          <w:rPr>
            <w:rFonts w:eastAsia="Times New Roman"/>
          </w:rPr>
          <w:t xml:space="preserve"> (examples below). Some specific notes:</w:t>
        </w:r>
      </w:ins>
      <w:del w:id="229" w:author="Laura Sitler" w:date="2023-06-05T14:39:00Z">
        <w:r w:rsidRPr="0058712F" w:rsidDel="004A1546">
          <w:rPr>
            <w:rFonts w:eastAsia="Times New Roman"/>
          </w:rPr>
          <w:delText xml:space="preserve"> </w:delText>
        </w:r>
      </w:del>
    </w:p>
    <w:p w14:paraId="7B405811" w14:textId="63070868" w:rsidR="004A1546" w:rsidRDefault="0058712F" w:rsidP="00E269CC">
      <w:pPr>
        <w:pStyle w:val="ListParagraph"/>
        <w:numPr>
          <w:ilvl w:val="1"/>
          <w:numId w:val="60"/>
        </w:numPr>
        <w:rPr>
          <w:ins w:id="230" w:author="Laura Sitler" w:date="2023-06-05T14:40:00Z"/>
          <w:rFonts w:eastAsia="Times New Roman"/>
        </w:rPr>
      </w:pPr>
      <w:r w:rsidRPr="00E269CC">
        <w:rPr>
          <w:rFonts w:eastAsia="Times New Roman"/>
        </w:rPr>
        <w:t>In journal</w:t>
      </w:r>
      <w:ins w:id="231" w:author="Laura Sitler" w:date="2023-06-05T14:37:00Z">
        <w:r w:rsidR="004A1546">
          <w:rPr>
            <w:rFonts w:eastAsia="Times New Roman"/>
          </w:rPr>
          <w:t xml:space="preserve"> articles, do not include the </w:t>
        </w:r>
      </w:ins>
      <w:del w:id="232" w:author="Laura Sitler" w:date="2023-06-05T14:37:00Z">
        <w:r w:rsidRPr="00E269CC" w:rsidDel="004A1546">
          <w:rPr>
            <w:rFonts w:eastAsia="Times New Roman"/>
          </w:rPr>
          <w:delText>s: no</w:delText>
        </w:r>
      </w:del>
      <w:r w:rsidRPr="00E269CC">
        <w:rPr>
          <w:rFonts w:eastAsia="Times New Roman"/>
        </w:rPr>
        <w:t xml:space="preserve"> issue numbers, do include supplement numbers</w:t>
      </w:r>
      <w:del w:id="233" w:author="Laura Sitler" w:date="2023-06-05T14:37:00Z">
        <w:r w:rsidRPr="00E269CC" w:rsidDel="004A1546">
          <w:rPr>
            <w:rFonts w:eastAsia="Times New Roman"/>
          </w:rPr>
          <w:delText xml:space="preserve">, </w:delText>
        </w:r>
      </w:del>
    </w:p>
    <w:p w14:paraId="7C4EABC0" w14:textId="4A316209" w:rsidR="004A1546" w:rsidRDefault="004A1546" w:rsidP="00E269CC">
      <w:pPr>
        <w:pStyle w:val="ListParagraph"/>
        <w:numPr>
          <w:ilvl w:val="1"/>
          <w:numId w:val="60"/>
        </w:numPr>
        <w:rPr>
          <w:ins w:id="234" w:author="Laura Sitler" w:date="2023-06-05T14:37:00Z"/>
          <w:rFonts w:eastAsia="Times New Roman"/>
        </w:rPr>
      </w:pPr>
      <w:ins w:id="235" w:author="Laura Sitler" w:date="2023-06-05T14:40:00Z">
        <w:r>
          <w:rPr>
            <w:rFonts w:eastAsia="Times New Roman"/>
          </w:rPr>
          <w:t xml:space="preserve">If more than 3 authors, use et </w:t>
        </w:r>
        <w:proofErr w:type="gramStart"/>
        <w:r>
          <w:rPr>
            <w:rFonts w:eastAsia="Times New Roman"/>
          </w:rPr>
          <w:t>al</w:t>
        </w:r>
      </w:ins>
      <w:proofErr w:type="gramEnd"/>
    </w:p>
    <w:p w14:paraId="5C12DC25" w14:textId="1808AAD7" w:rsidR="0058712F" w:rsidDel="004A1546" w:rsidRDefault="0058712F" w:rsidP="004A1546">
      <w:pPr>
        <w:pStyle w:val="ListParagraph"/>
        <w:rPr>
          <w:del w:id="236" w:author="Laura Sitler" w:date="2023-06-05T14:39:00Z"/>
          <w:rFonts w:eastAsia="Times New Roman"/>
        </w:rPr>
      </w:pPr>
      <w:del w:id="237" w:author="Laura Sitler" w:date="2023-06-05T14:39:00Z">
        <w:r w:rsidRPr="004A1546" w:rsidDel="004A1546">
          <w:rPr>
            <w:rFonts w:eastAsia="Times New Roman"/>
          </w:rPr>
          <w:delText xml:space="preserve">use </w:delText>
        </w:r>
      </w:del>
      <w:ins w:id="238" w:author="Laura Sitler" w:date="2023-06-05T14:39:00Z">
        <w:r w:rsidR="004A1546" w:rsidRPr="004A1546">
          <w:rPr>
            <w:rFonts w:eastAsia="Times New Roman"/>
          </w:rPr>
          <w:t xml:space="preserve">Use </w:t>
        </w:r>
      </w:ins>
      <w:r w:rsidRPr="004A1546">
        <w:rPr>
          <w:rFonts w:eastAsia="Times New Roman"/>
        </w:rPr>
        <w:t>full page ranges</w:t>
      </w:r>
      <w:ins w:id="239" w:author="Laura Sitler" w:date="2023-06-05T14:41:00Z">
        <w:r w:rsidR="004A1546">
          <w:rPr>
            <w:rFonts w:eastAsia="Times New Roman"/>
          </w:rPr>
          <w:t xml:space="preserve"> with a hyphen, not an en dash</w:t>
        </w:r>
      </w:ins>
    </w:p>
    <w:p w14:paraId="5A945B52" w14:textId="5BA06445" w:rsidR="0058712F" w:rsidDel="004A1546" w:rsidRDefault="0058712F" w:rsidP="004A1546">
      <w:pPr>
        <w:pStyle w:val="ListParagraph"/>
        <w:rPr>
          <w:del w:id="240" w:author="Laura Sitler" w:date="2023-06-05T14:35:00Z"/>
          <w:rFonts w:eastAsia="Times New Roman"/>
        </w:rPr>
      </w:pPr>
      <w:del w:id="241" w:author="Laura Sitler" w:date="2023-06-05T14:35:00Z">
        <w:r w:rsidRPr="004A1546" w:rsidDel="004A1546">
          <w:rPr>
            <w:rFonts w:eastAsia="Times New Roman"/>
          </w:rPr>
          <w:delText>In websites: drop the access date, check that the link works</w:delText>
        </w:r>
      </w:del>
    </w:p>
    <w:p w14:paraId="68EDA7E8" w14:textId="77777777" w:rsidR="004A1546" w:rsidRPr="004A1546" w:rsidRDefault="004A1546" w:rsidP="004A1546">
      <w:pPr>
        <w:pStyle w:val="ListParagraph"/>
        <w:numPr>
          <w:ilvl w:val="1"/>
          <w:numId w:val="60"/>
        </w:numPr>
        <w:rPr>
          <w:ins w:id="242" w:author="Laura Sitler" w:date="2023-06-05T14:39:00Z"/>
          <w:rFonts w:eastAsia="Times New Roman"/>
        </w:rPr>
      </w:pPr>
    </w:p>
    <w:p w14:paraId="08803781" w14:textId="18F9CA8A" w:rsidR="0058712F" w:rsidRPr="00E269CC" w:rsidDel="004A1546" w:rsidRDefault="0058712F">
      <w:pPr>
        <w:pStyle w:val="ListParagraph"/>
        <w:rPr>
          <w:del w:id="243" w:author="Laura Sitler" w:date="2023-06-05T14:36:00Z"/>
          <w:rFonts w:eastAsia="Times New Roman"/>
        </w:rPr>
        <w:pPrChange w:id="244" w:author="Laura Sitler" w:date="2023-06-05T14:39:00Z">
          <w:pPr>
            <w:pStyle w:val="ListParagraph"/>
            <w:numPr>
              <w:ilvl w:val="1"/>
              <w:numId w:val="60"/>
            </w:numPr>
            <w:ind w:left="360" w:hanging="360"/>
          </w:pPr>
        </w:pPrChange>
      </w:pPr>
      <w:del w:id="245" w:author="Laura Sitler" w:date="2023-06-05T14:36:00Z">
        <w:r w:rsidRPr="00E269CC" w:rsidDel="004A1546">
          <w:rPr>
            <w:rFonts w:eastAsia="Times New Roman"/>
          </w:rPr>
          <w:delText>In meeting abstracts: just list author, meeting (can use the abbreviation for space), and abstract/poster # (see example)</w:delText>
        </w:r>
      </w:del>
    </w:p>
    <w:p w14:paraId="39DDF3C1" w14:textId="34A513DF" w:rsidR="0058712F" w:rsidRPr="00E269CC" w:rsidDel="004A1546" w:rsidRDefault="0058712F">
      <w:pPr>
        <w:pStyle w:val="ListParagraph"/>
        <w:rPr>
          <w:del w:id="246" w:author="Laura Sitler" w:date="2023-06-05T14:36:00Z"/>
          <w:rFonts w:eastAsia="Times New Roman"/>
        </w:rPr>
        <w:pPrChange w:id="247" w:author="Laura Sitler" w:date="2023-06-05T14:39:00Z">
          <w:pPr>
            <w:pStyle w:val="ListParagraph"/>
            <w:numPr>
              <w:ilvl w:val="1"/>
              <w:numId w:val="60"/>
            </w:numPr>
            <w:ind w:left="360" w:hanging="360"/>
          </w:pPr>
        </w:pPrChange>
      </w:pPr>
      <w:del w:id="248" w:author="Laura Sitler" w:date="2023-06-05T14:36:00Z">
        <w:r w:rsidRPr="00E269CC" w:rsidDel="004A1546">
          <w:rPr>
            <w:rFonts w:eastAsia="Times New Roman"/>
          </w:rPr>
          <w:delText>No period at end of URL unless there are several references on a slide. Then use periods in between each reference.</w:delText>
        </w:r>
      </w:del>
    </w:p>
    <w:p w14:paraId="12DD0D2E" w14:textId="39CB6679" w:rsidR="0058712F" w:rsidRPr="00E269CC" w:rsidDel="004A1546" w:rsidRDefault="0058712F">
      <w:pPr>
        <w:pStyle w:val="ListParagraph"/>
        <w:rPr>
          <w:del w:id="249" w:author="Laura Sitler" w:date="2023-06-05T14:36:00Z"/>
          <w:rFonts w:eastAsia="Times New Roman"/>
        </w:rPr>
        <w:pPrChange w:id="250" w:author="Laura Sitler" w:date="2023-06-05T14:39:00Z">
          <w:pPr>
            <w:pStyle w:val="ListParagraph"/>
            <w:numPr>
              <w:ilvl w:val="1"/>
              <w:numId w:val="60"/>
            </w:numPr>
            <w:ind w:left="360" w:hanging="360"/>
          </w:pPr>
        </w:pPrChange>
      </w:pPr>
      <w:del w:id="251" w:author="Laura Sitler" w:date="2023-06-05T14:36:00Z">
        <w:r w:rsidRPr="00E269CC" w:rsidDel="004A1546">
          <w:rPr>
            <w:rFonts w:eastAsia="Times New Roman"/>
          </w:rPr>
          <w:delText>Don’t use live URLs.</w:delText>
        </w:r>
      </w:del>
    </w:p>
    <w:p w14:paraId="454F5DED" w14:textId="2449F545" w:rsidR="0058712F" w:rsidRPr="00E269CC" w:rsidDel="004A1546" w:rsidRDefault="0058712F">
      <w:pPr>
        <w:pStyle w:val="ListParagraph"/>
        <w:rPr>
          <w:del w:id="252" w:author="Laura Sitler" w:date="2023-06-05T14:37:00Z"/>
          <w:rFonts w:eastAsia="Times New Roman"/>
        </w:rPr>
        <w:pPrChange w:id="253" w:author="Laura Sitler" w:date="2023-06-05T14:39:00Z">
          <w:pPr>
            <w:pStyle w:val="ListParagraph"/>
            <w:numPr>
              <w:ilvl w:val="1"/>
              <w:numId w:val="60"/>
            </w:numPr>
            <w:ind w:left="360" w:hanging="360"/>
          </w:pPr>
        </w:pPrChange>
      </w:pPr>
      <w:del w:id="254" w:author="Laura Sitler" w:date="2023-06-05T14:37:00Z">
        <w:r w:rsidRPr="00E269CC" w:rsidDel="004A1546">
          <w:rPr>
            <w:rFonts w:eastAsia="Times New Roman"/>
          </w:rPr>
          <w:delText>Per AMA 11, don’t need to include city/state in PI reference</w:delText>
        </w:r>
      </w:del>
    </w:p>
    <w:p w14:paraId="09A22459" w14:textId="2BCAC67A" w:rsidR="004A1546" w:rsidRDefault="004A1546" w:rsidP="004A1546">
      <w:pPr>
        <w:pStyle w:val="ListParagraph"/>
        <w:numPr>
          <w:ilvl w:val="0"/>
          <w:numId w:val="65"/>
        </w:numPr>
        <w:ind w:left="360"/>
        <w:rPr>
          <w:ins w:id="255" w:author="Laura Sitler" w:date="2023-06-05T15:47:00Z"/>
          <w:rFonts w:eastAsia="Times New Roman"/>
        </w:rPr>
      </w:pPr>
      <w:ins w:id="256" w:author="Laura Sitler" w:date="2023-06-05T14:40:00Z">
        <w:r>
          <w:rPr>
            <w:rFonts w:eastAsia="Times New Roman"/>
          </w:rPr>
          <w:t>M</w:t>
        </w:r>
      </w:ins>
      <w:ins w:id="257" w:author="Laura Sitler" w:date="2023-06-05T14:35:00Z">
        <w:r w:rsidRPr="004A1546">
          <w:rPr>
            <w:rFonts w:eastAsia="Times New Roman"/>
          </w:rPr>
          <w:t xml:space="preserve">ake sure </w:t>
        </w:r>
      </w:ins>
      <w:ins w:id="258" w:author="Laura Sitler" w:date="2023-06-05T14:36:00Z">
        <w:r w:rsidRPr="004A1546">
          <w:rPr>
            <w:rFonts w:eastAsia="Times New Roman"/>
          </w:rPr>
          <w:t xml:space="preserve">all URLs work; do not use live (blue) </w:t>
        </w:r>
        <w:proofErr w:type="gramStart"/>
        <w:r w:rsidRPr="004A1546">
          <w:rPr>
            <w:rFonts w:eastAsia="Times New Roman"/>
          </w:rPr>
          <w:t>URLs</w:t>
        </w:r>
      </w:ins>
      <w:proofErr w:type="gramEnd"/>
    </w:p>
    <w:p w14:paraId="633B77FC" w14:textId="0395FCF3" w:rsidR="00DD0848" w:rsidRPr="004A1546" w:rsidRDefault="00DD0848">
      <w:pPr>
        <w:pStyle w:val="ListParagraph"/>
        <w:numPr>
          <w:ilvl w:val="0"/>
          <w:numId w:val="65"/>
        </w:numPr>
        <w:ind w:left="360"/>
        <w:rPr>
          <w:rFonts w:eastAsia="Times New Roman"/>
        </w:rPr>
        <w:pPrChange w:id="259" w:author="Laura Sitler" w:date="2023-06-05T14:41:00Z">
          <w:pPr/>
        </w:pPrChange>
      </w:pPr>
      <w:commentRangeStart w:id="260"/>
      <w:ins w:id="261" w:author="Laura Sitler" w:date="2023-06-05T15:47:00Z">
        <w:r>
          <w:rPr>
            <w:rFonts w:eastAsia="Times New Roman"/>
          </w:rPr>
          <w:t xml:space="preserve">Include </w:t>
        </w:r>
        <w:proofErr w:type="spellStart"/>
        <w:r>
          <w:rPr>
            <w:rFonts w:eastAsia="Times New Roman"/>
          </w:rPr>
          <w:t>doi</w:t>
        </w:r>
        <w:proofErr w:type="spellEnd"/>
        <w:r>
          <w:rPr>
            <w:rFonts w:eastAsia="Times New Roman"/>
          </w:rPr>
          <w:t xml:space="preserve"> </w:t>
        </w:r>
      </w:ins>
      <w:ins w:id="262" w:author="Laura Sitler" w:date="2023-06-05T19:25:00Z">
        <w:r w:rsidR="006B0AA0">
          <w:rPr>
            <w:rFonts w:eastAsia="Times New Roman"/>
          </w:rPr>
          <w:t xml:space="preserve">(preferrable for journal articles) </w:t>
        </w:r>
      </w:ins>
      <w:ins w:id="263" w:author="Laura Sitler" w:date="2023-06-05T15:47:00Z">
        <w:r>
          <w:rPr>
            <w:rFonts w:eastAsia="Times New Roman"/>
          </w:rPr>
          <w:t>or URL whenever possible</w:t>
        </w:r>
      </w:ins>
      <w:commentRangeEnd w:id="260"/>
      <w:ins w:id="264" w:author="Laura Sitler" w:date="2023-06-05T15:48:00Z">
        <w:r>
          <w:rPr>
            <w:rStyle w:val="CommentReference"/>
          </w:rPr>
          <w:commentReference w:id="260"/>
        </w:r>
      </w:ins>
    </w:p>
    <w:p w14:paraId="7B020B6E" w14:textId="77777777" w:rsidR="004A1546" w:rsidRDefault="004A1546" w:rsidP="0058712F">
      <w:pPr>
        <w:rPr>
          <w:ins w:id="265" w:author="Laura Sitler" w:date="2023-06-05T14:40:00Z"/>
          <w:rFonts w:eastAsia="Times New Roman"/>
        </w:rPr>
      </w:pPr>
    </w:p>
    <w:p w14:paraId="55B57B38" w14:textId="3D5EA3B3" w:rsidR="00003330" w:rsidRDefault="0058712F" w:rsidP="00003330">
      <w:pPr>
        <w:rPr>
          <w:rFonts w:eastAsia="Times New Roman"/>
        </w:rPr>
      </w:pPr>
      <w:r w:rsidRPr="0058712F">
        <w:rPr>
          <w:rFonts w:eastAsia="Times New Roman"/>
        </w:rPr>
        <w:t>Formatting examples:</w:t>
      </w:r>
    </w:p>
    <w:p w14:paraId="2066A982" w14:textId="04D063D4" w:rsidR="004A1546" w:rsidDel="00003330" w:rsidRDefault="0058712F">
      <w:pPr>
        <w:pStyle w:val="ListParagraph"/>
        <w:numPr>
          <w:ilvl w:val="0"/>
          <w:numId w:val="65"/>
        </w:numPr>
        <w:ind w:left="360"/>
        <w:rPr>
          <w:del w:id="266" w:author="Laura Sitler" w:date="2023-06-05T15:10:00Z"/>
          <w:rFonts w:eastAsia="Times New Roman"/>
        </w:rPr>
        <w:pPrChange w:id="267" w:author="Laura Sitler" w:date="2023-06-05T15:11:00Z">
          <w:pPr>
            <w:pStyle w:val="ListParagraph"/>
            <w:numPr>
              <w:numId w:val="65"/>
            </w:numPr>
            <w:ind w:left="630" w:hanging="360"/>
          </w:pPr>
        </w:pPrChange>
      </w:pPr>
      <w:r w:rsidRPr="00003330">
        <w:rPr>
          <w:rFonts w:eastAsia="Times New Roman"/>
        </w:rPr>
        <w:t>Journal:</w:t>
      </w:r>
    </w:p>
    <w:p w14:paraId="33FE1AAF" w14:textId="77777777" w:rsidR="00003330" w:rsidRPr="00003330" w:rsidRDefault="00003330">
      <w:pPr>
        <w:pStyle w:val="ListParagraph"/>
        <w:numPr>
          <w:ilvl w:val="0"/>
          <w:numId w:val="65"/>
        </w:numPr>
        <w:ind w:left="360"/>
        <w:rPr>
          <w:ins w:id="268" w:author="Laura Sitler" w:date="2023-06-05T15:10:00Z"/>
          <w:rFonts w:eastAsia="Times New Roman"/>
        </w:rPr>
        <w:pPrChange w:id="269" w:author="Laura Sitler" w:date="2023-06-05T15:11:00Z">
          <w:pPr/>
        </w:pPrChange>
      </w:pPr>
    </w:p>
    <w:p w14:paraId="448EEB9D" w14:textId="1D3A82A1" w:rsidR="0058712F" w:rsidRPr="00003330" w:rsidDel="004A1546" w:rsidRDefault="0058712F">
      <w:pPr>
        <w:pStyle w:val="ListParagraph"/>
        <w:numPr>
          <w:ilvl w:val="0"/>
          <w:numId w:val="71"/>
        </w:numPr>
        <w:rPr>
          <w:del w:id="270" w:author="Laura Sitler" w:date="2023-06-05T14:38:00Z"/>
          <w:rFonts w:eastAsia="Times New Roman"/>
        </w:rPr>
        <w:pPrChange w:id="271" w:author="Laura Sitler" w:date="2023-06-05T15:11:00Z">
          <w:pPr>
            <w:pStyle w:val="ListParagraph"/>
            <w:numPr>
              <w:numId w:val="69"/>
            </w:numPr>
            <w:ind w:left="1080" w:hanging="360"/>
          </w:pPr>
        </w:pPrChange>
      </w:pPr>
      <w:r w:rsidRPr="00003330">
        <w:rPr>
          <w:rFonts w:eastAsia="Times New Roman"/>
        </w:rPr>
        <w:t xml:space="preserve">Crawford J, </w:t>
      </w:r>
      <w:r w:rsidR="004A1546" w:rsidRPr="00003330">
        <w:rPr>
          <w:rFonts w:eastAsia="Times New Roman"/>
        </w:rPr>
        <w:t xml:space="preserve">Ozer H, Stoller R, </w:t>
      </w:r>
      <w:r w:rsidRPr="00003330">
        <w:rPr>
          <w:rFonts w:eastAsia="Times New Roman"/>
        </w:rPr>
        <w:t xml:space="preserve">et al. </w:t>
      </w:r>
      <w:r w:rsidR="004A1546" w:rsidRPr="00003330">
        <w:rPr>
          <w:rFonts w:eastAsia="Times New Roman"/>
        </w:rPr>
        <w:t xml:space="preserve">Reduction by granulocyte colony-stimulating factor of fever and neutropenia </w:t>
      </w:r>
      <w:ins w:id="272" w:author="Laura Sitler" w:date="2023-06-05T14:41:00Z">
        <w:r w:rsidR="004A1546" w:rsidRPr="00003330">
          <w:rPr>
            <w:rFonts w:eastAsia="Times New Roman"/>
          </w:rPr>
          <w:t xml:space="preserve">induced by chemotherapy in patients with small-cell lung cancer. </w:t>
        </w:r>
      </w:ins>
      <w:ins w:id="273" w:author="Laura Sitler" w:date="2023-06-05T14:38:00Z">
        <w:r w:rsidR="004A1546" w:rsidRPr="00003330">
          <w:rPr>
            <w:rFonts w:eastAsia="Times New Roman"/>
            <w:i/>
            <w:iCs/>
            <w:rPrChange w:id="274" w:author="Laura Sitler" w:date="2023-06-05T15:10:00Z">
              <w:rPr>
                <w:rFonts w:eastAsia="Times New Roman"/>
              </w:rPr>
            </w:rPrChange>
          </w:rPr>
          <w:t xml:space="preserve">N </w:t>
        </w:r>
        <w:proofErr w:type="spellStart"/>
        <w:r w:rsidR="004A1546" w:rsidRPr="00003330">
          <w:rPr>
            <w:rFonts w:eastAsia="Times New Roman"/>
            <w:i/>
            <w:iCs/>
            <w:rPrChange w:id="275" w:author="Laura Sitler" w:date="2023-06-05T15:10:00Z">
              <w:rPr>
                <w:rFonts w:eastAsia="Times New Roman"/>
              </w:rPr>
            </w:rPrChange>
          </w:rPr>
          <w:t>Engl</w:t>
        </w:r>
        <w:proofErr w:type="spellEnd"/>
        <w:r w:rsidR="004A1546" w:rsidRPr="00003330">
          <w:rPr>
            <w:rFonts w:eastAsia="Times New Roman"/>
            <w:i/>
            <w:iCs/>
            <w:rPrChange w:id="276" w:author="Laura Sitler" w:date="2023-06-05T15:10:00Z">
              <w:rPr>
                <w:rFonts w:eastAsia="Times New Roman"/>
              </w:rPr>
            </w:rPrChange>
          </w:rPr>
          <w:t xml:space="preserve"> J Med</w:t>
        </w:r>
        <w:r w:rsidR="004A1546" w:rsidRPr="00003330">
          <w:rPr>
            <w:rFonts w:eastAsia="Times New Roman"/>
          </w:rPr>
          <w:t xml:space="preserve">. </w:t>
        </w:r>
        <w:proofErr w:type="gramStart"/>
        <w:r w:rsidR="004A1546" w:rsidRPr="00003330">
          <w:rPr>
            <w:rFonts w:eastAsia="Times New Roman"/>
          </w:rPr>
          <w:t>1991;325:164</w:t>
        </w:r>
        <w:proofErr w:type="gramEnd"/>
        <w:r w:rsidR="004A1546" w:rsidRPr="00003330">
          <w:rPr>
            <w:rFonts w:eastAsia="Times New Roman"/>
          </w:rPr>
          <w:t>-</w:t>
        </w:r>
      </w:ins>
      <w:ins w:id="277" w:author="Laura Sitler" w:date="2023-06-05T14:41:00Z">
        <w:r w:rsidR="004A1546" w:rsidRPr="00003330">
          <w:rPr>
            <w:rFonts w:eastAsia="Times New Roman"/>
          </w:rPr>
          <w:t>1</w:t>
        </w:r>
      </w:ins>
      <w:ins w:id="278" w:author="Laura Sitler" w:date="2023-06-05T14:38:00Z">
        <w:r w:rsidR="004A1546" w:rsidRPr="00003330">
          <w:rPr>
            <w:rFonts w:eastAsia="Times New Roman"/>
          </w:rPr>
          <w:t>70.</w:t>
        </w:r>
      </w:ins>
      <w:del w:id="279" w:author="Laura Sitler" w:date="2023-06-05T14:38:00Z">
        <w:r w:rsidRPr="00003330" w:rsidDel="004A1546">
          <w:rPr>
            <w:rFonts w:eastAsia="Times New Roman"/>
          </w:rPr>
          <w:delText>Ann Oncol. 2010;21:248-251.</w:delText>
        </w:r>
      </w:del>
    </w:p>
    <w:p w14:paraId="4576C3C9" w14:textId="079D0183" w:rsidR="00003330" w:rsidRDefault="002E7826">
      <w:pPr>
        <w:pStyle w:val="ListParagraph"/>
        <w:numPr>
          <w:ilvl w:val="0"/>
          <w:numId w:val="71"/>
        </w:numPr>
        <w:rPr>
          <w:ins w:id="280" w:author="Laura Sitler" w:date="2023-06-05T15:10:00Z"/>
          <w:rFonts w:eastAsia="Times New Roman"/>
        </w:rPr>
        <w:pPrChange w:id="281" w:author="Laura Sitler" w:date="2023-06-05T15:11:00Z">
          <w:pPr>
            <w:pStyle w:val="ListParagraph"/>
            <w:numPr>
              <w:numId w:val="65"/>
            </w:numPr>
            <w:ind w:left="630" w:hanging="360"/>
          </w:pPr>
        </w:pPrChange>
      </w:pPr>
      <w:ins w:id="282" w:author="Laura Sitler" w:date="2023-06-05T15:48:00Z">
        <w:r>
          <w:rPr>
            <w:rFonts w:eastAsia="Times New Roman"/>
          </w:rPr>
          <w:t xml:space="preserve"> </w:t>
        </w:r>
        <w:r w:rsidRPr="002E7826">
          <w:rPr>
            <w:rFonts w:eastAsia="Times New Roman"/>
          </w:rPr>
          <w:t>doi:10.1056/NEJM19910718325030</w:t>
        </w:r>
      </w:ins>
    </w:p>
    <w:p w14:paraId="39F1CC8A" w14:textId="509DD564" w:rsidR="0058712F" w:rsidRPr="00003330" w:rsidRDefault="0058712F">
      <w:pPr>
        <w:pStyle w:val="ListParagraph"/>
        <w:numPr>
          <w:ilvl w:val="0"/>
          <w:numId w:val="71"/>
        </w:numPr>
        <w:rPr>
          <w:rFonts w:eastAsia="Times New Roman"/>
        </w:rPr>
        <w:pPrChange w:id="283" w:author="Laura Sitler" w:date="2023-06-05T15:11:00Z">
          <w:pPr>
            <w:pStyle w:val="ListParagraph"/>
            <w:numPr>
              <w:ilvl w:val="1"/>
              <w:numId w:val="63"/>
            </w:numPr>
            <w:ind w:left="1080" w:hanging="360"/>
          </w:pPr>
        </w:pPrChange>
      </w:pPr>
      <w:del w:id="284" w:author="Laura Sitler" w:date="2023-06-05T14:42:00Z">
        <w:r w:rsidRPr="00003330" w:rsidDel="004A1546">
          <w:rPr>
            <w:rFonts w:eastAsia="Times New Roman"/>
          </w:rPr>
          <w:lastRenderedPageBreak/>
          <w:delText>Strebkova E, Alekseeva L. Ann Rheum Dis. 2021;80(suppl 1):118-119.</w:delText>
        </w:r>
      </w:del>
      <w:proofErr w:type="spellStart"/>
      <w:ins w:id="285" w:author="Laura Sitler" w:date="2023-06-05T14:42:00Z">
        <w:r w:rsidR="004A1546" w:rsidRPr="00003330">
          <w:rPr>
            <w:rFonts w:eastAsia="Times New Roman"/>
          </w:rPr>
          <w:t>Patriquin</w:t>
        </w:r>
        <w:proofErr w:type="spellEnd"/>
        <w:r w:rsidR="004A1546" w:rsidRPr="00003330">
          <w:rPr>
            <w:rFonts w:eastAsia="Times New Roman"/>
          </w:rPr>
          <w:t xml:space="preserve"> CJ, Bogdanovic A, Griffin M, et al. Long-term </w:t>
        </w:r>
        <w:proofErr w:type="gramStart"/>
        <w:r w:rsidR="004A1546" w:rsidRPr="00003330">
          <w:rPr>
            <w:rFonts w:eastAsia="Times New Roman"/>
          </w:rPr>
          <w:t>safety</w:t>
        </w:r>
        <w:proofErr w:type="gramEnd"/>
        <w:r w:rsidR="004A1546" w:rsidRPr="00003330">
          <w:rPr>
            <w:rFonts w:eastAsia="Times New Roman"/>
          </w:rPr>
          <w:t xml:space="preserve"> and efficacy of </w:t>
        </w:r>
        <w:proofErr w:type="spellStart"/>
        <w:r w:rsidR="004A1546" w:rsidRPr="00003330">
          <w:rPr>
            <w:rFonts w:eastAsia="Times New Roman"/>
          </w:rPr>
          <w:t>pegcetacoplan</w:t>
        </w:r>
        <w:proofErr w:type="spellEnd"/>
        <w:r w:rsidR="004A1546" w:rsidRPr="00003330">
          <w:rPr>
            <w:rFonts w:eastAsia="Times New Roman"/>
          </w:rPr>
          <w:t xml:space="preserve"> treatment in adults with paroxysmal nocturnal hemoglobinuria. </w:t>
        </w:r>
        <w:r w:rsidR="004A1546" w:rsidRPr="00003330">
          <w:rPr>
            <w:rFonts w:eastAsia="Times New Roman"/>
            <w:i/>
            <w:iCs/>
            <w:rPrChange w:id="286" w:author="Laura Sitler" w:date="2023-06-05T15:10:00Z">
              <w:rPr>
                <w:rFonts w:eastAsia="Times New Roman"/>
              </w:rPr>
            </w:rPrChange>
          </w:rPr>
          <w:t>Blood</w:t>
        </w:r>
        <w:r w:rsidR="004A1546" w:rsidRPr="00003330">
          <w:rPr>
            <w:rFonts w:eastAsia="Times New Roman"/>
          </w:rPr>
          <w:t>. 2022;140(suppl 1):2921</w:t>
        </w:r>
      </w:ins>
      <w:ins w:id="287" w:author="Laura Sitler" w:date="2023-06-05T14:43:00Z">
        <w:r w:rsidR="004A1546" w:rsidRPr="00003330">
          <w:rPr>
            <w:rFonts w:eastAsia="Times New Roman"/>
          </w:rPr>
          <w:t>-</w:t>
        </w:r>
      </w:ins>
      <w:ins w:id="288" w:author="Laura Sitler" w:date="2023-06-05T14:42:00Z">
        <w:r w:rsidR="004A1546" w:rsidRPr="00003330">
          <w:rPr>
            <w:rFonts w:eastAsia="Times New Roman"/>
          </w:rPr>
          <w:t>2923.</w:t>
        </w:r>
      </w:ins>
      <w:ins w:id="289" w:author="Laura Sitler" w:date="2023-06-05T15:49:00Z">
        <w:r w:rsidR="002E7826">
          <w:rPr>
            <w:rFonts w:eastAsia="Times New Roman"/>
          </w:rPr>
          <w:t xml:space="preserve"> </w:t>
        </w:r>
        <w:r w:rsidR="002E7826" w:rsidRPr="002E7826">
          <w:rPr>
            <w:rFonts w:eastAsia="Times New Roman"/>
          </w:rPr>
          <w:t>doi:10.1016/S2352-3026(22)00210-1</w:t>
        </w:r>
      </w:ins>
    </w:p>
    <w:p w14:paraId="2AC6F2DE" w14:textId="77777777" w:rsidR="00E22205" w:rsidRPr="00E22205" w:rsidRDefault="00E22205">
      <w:pPr>
        <w:rPr>
          <w:ins w:id="290" w:author="Laura Sitler" w:date="2023-06-05T15:08:00Z"/>
          <w:rFonts w:eastAsia="Times New Roman"/>
        </w:rPr>
        <w:pPrChange w:id="291" w:author="Laura Sitler" w:date="2023-06-05T15:08:00Z">
          <w:pPr>
            <w:pStyle w:val="ListParagraph"/>
            <w:numPr>
              <w:numId w:val="63"/>
            </w:numPr>
            <w:ind w:left="360" w:hanging="360"/>
          </w:pPr>
        </w:pPrChange>
      </w:pPr>
    </w:p>
    <w:p w14:paraId="35988357" w14:textId="656D3CEB" w:rsidR="00DA4C73" w:rsidRDefault="00E22205" w:rsidP="00E269CC">
      <w:pPr>
        <w:pStyle w:val="ListParagraph"/>
        <w:numPr>
          <w:ilvl w:val="0"/>
          <w:numId w:val="63"/>
        </w:numPr>
        <w:rPr>
          <w:ins w:id="292" w:author="Laura Sitler" w:date="2023-06-05T14:50:00Z"/>
          <w:rFonts w:eastAsia="Times New Roman"/>
        </w:rPr>
      </w:pPr>
      <w:ins w:id="293" w:author="Laura Sitler" w:date="2023-06-05T15:08:00Z">
        <w:r>
          <w:rPr>
            <w:rFonts w:eastAsia="Times New Roman"/>
          </w:rPr>
          <w:t>Full b</w:t>
        </w:r>
      </w:ins>
      <w:ins w:id="294" w:author="Laura Sitler" w:date="2023-06-05T14:50:00Z">
        <w:r w:rsidR="00DA4C73">
          <w:rPr>
            <w:rFonts w:eastAsia="Times New Roman"/>
          </w:rPr>
          <w:t>ook:</w:t>
        </w:r>
      </w:ins>
    </w:p>
    <w:p w14:paraId="0F550ADC" w14:textId="76B8D72E" w:rsidR="00DA4C73" w:rsidRPr="00DA4C73" w:rsidRDefault="00DA4C73">
      <w:pPr>
        <w:pStyle w:val="ListParagraph"/>
        <w:numPr>
          <w:ilvl w:val="1"/>
          <w:numId w:val="63"/>
        </w:numPr>
        <w:rPr>
          <w:ins w:id="295" w:author="Laura Sitler" w:date="2023-06-05T14:50:00Z"/>
          <w:rFonts w:eastAsia="Times New Roman"/>
        </w:rPr>
        <w:pPrChange w:id="296" w:author="Laura Sitler" w:date="2023-06-05T15:07:00Z">
          <w:pPr>
            <w:pStyle w:val="ListParagraph"/>
            <w:numPr>
              <w:numId w:val="63"/>
            </w:numPr>
            <w:ind w:left="360" w:hanging="360"/>
          </w:pPr>
        </w:pPrChange>
      </w:pPr>
      <w:proofErr w:type="spellStart"/>
      <w:ins w:id="297" w:author="Laura Sitler" w:date="2023-06-05T14:50:00Z">
        <w:r w:rsidRPr="00DA4C73">
          <w:rPr>
            <w:rFonts w:eastAsia="Times New Roman"/>
          </w:rPr>
          <w:t>Lorig</w:t>
        </w:r>
        <w:proofErr w:type="spellEnd"/>
        <w:r w:rsidRPr="00DA4C73">
          <w:rPr>
            <w:rFonts w:eastAsia="Times New Roman"/>
          </w:rPr>
          <w:t xml:space="preserve"> K, Fries JF. </w:t>
        </w:r>
        <w:r w:rsidRPr="00DA4C73">
          <w:rPr>
            <w:rFonts w:eastAsia="Times New Roman"/>
            <w:i/>
            <w:iCs/>
            <w:rPrChange w:id="298" w:author="Laura Sitler" w:date="2023-06-05T14:51:00Z">
              <w:rPr>
                <w:rFonts w:eastAsia="Times New Roman"/>
              </w:rPr>
            </w:rPrChange>
          </w:rPr>
          <w:t xml:space="preserve">Arthritis </w:t>
        </w:r>
        <w:proofErr w:type="spellStart"/>
        <w:r w:rsidRPr="00DA4C73">
          <w:rPr>
            <w:rFonts w:eastAsia="Times New Roman"/>
            <w:i/>
            <w:iCs/>
            <w:rPrChange w:id="299" w:author="Laura Sitler" w:date="2023-06-05T14:51:00Z">
              <w:rPr>
                <w:rFonts w:eastAsia="Times New Roman"/>
              </w:rPr>
            </w:rPrChange>
          </w:rPr>
          <w:t>Helpbook</w:t>
        </w:r>
        <w:proofErr w:type="spellEnd"/>
        <w:r w:rsidRPr="00DA4C73">
          <w:rPr>
            <w:rFonts w:eastAsia="Times New Roman"/>
            <w:i/>
            <w:iCs/>
            <w:rPrChange w:id="300" w:author="Laura Sitler" w:date="2023-06-05T14:51:00Z">
              <w:rPr>
                <w:rFonts w:eastAsia="Times New Roman"/>
              </w:rPr>
            </w:rPrChange>
          </w:rPr>
          <w:t xml:space="preserve">: A Tested Self-Management Program for Coping </w:t>
        </w:r>
        <w:proofErr w:type="gramStart"/>
        <w:r w:rsidRPr="00DA4C73">
          <w:rPr>
            <w:rFonts w:eastAsia="Times New Roman"/>
            <w:i/>
            <w:iCs/>
            <w:rPrChange w:id="301" w:author="Laura Sitler" w:date="2023-06-05T14:51:00Z">
              <w:rPr>
                <w:rFonts w:eastAsia="Times New Roman"/>
              </w:rPr>
            </w:rPrChange>
          </w:rPr>
          <w:t>With</w:t>
        </w:r>
        <w:proofErr w:type="gramEnd"/>
        <w:r w:rsidRPr="00DA4C73">
          <w:rPr>
            <w:rFonts w:eastAsia="Times New Roman"/>
            <w:i/>
            <w:iCs/>
            <w:rPrChange w:id="302" w:author="Laura Sitler" w:date="2023-06-05T14:51:00Z">
              <w:rPr>
                <w:rFonts w:eastAsia="Times New Roman"/>
              </w:rPr>
            </w:rPrChange>
          </w:rPr>
          <w:t xml:space="preserve"> Arthritis and Fibromyalgia</w:t>
        </w:r>
        <w:r w:rsidRPr="00DA4C73">
          <w:rPr>
            <w:rFonts w:eastAsia="Times New Roman"/>
          </w:rPr>
          <w:t xml:space="preserve">. 6th ed. Da Capo Press; 2006. </w:t>
        </w:r>
      </w:ins>
    </w:p>
    <w:p w14:paraId="61F8F15F" w14:textId="77777777" w:rsidR="00003330" w:rsidRDefault="00003330">
      <w:pPr>
        <w:pStyle w:val="ListParagraph"/>
        <w:ind w:left="360"/>
        <w:rPr>
          <w:ins w:id="303" w:author="Laura Sitler" w:date="2023-06-05T15:09:00Z"/>
          <w:rFonts w:eastAsia="Times New Roman"/>
        </w:rPr>
        <w:pPrChange w:id="304" w:author="Laura Sitler" w:date="2023-06-05T15:09:00Z">
          <w:pPr>
            <w:pStyle w:val="ListParagraph"/>
            <w:numPr>
              <w:numId w:val="63"/>
            </w:numPr>
            <w:ind w:left="360" w:hanging="360"/>
          </w:pPr>
        </w:pPrChange>
      </w:pPr>
    </w:p>
    <w:p w14:paraId="25C30049" w14:textId="4F03DB17" w:rsidR="00E22205" w:rsidRDefault="00E22205">
      <w:pPr>
        <w:pStyle w:val="ListParagraph"/>
        <w:numPr>
          <w:ilvl w:val="0"/>
          <w:numId w:val="63"/>
        </w:numPr>
        <w:rPr>
          <w:ins w:id="305" w:author="Laura Sitler" w:date="2023-06-05T15:08:00Z"/>
          <w:rFonts w:eastAsia="Times New Roman"/>
        </w:rPr>
        <w:pPrChange w:id="306" w:author="Laura Sitler" w:date="2023-06-05T15:08:00Z">
          <w:pPr>
            <w:pStyle w:val="ListParagraph"/>
            <w:numPr>
              <w:ilvl w:val="1"/>
              <w:numId w:val="63"/>
            </w:numPr>
            <w:ind w:left="1080" w:hanging="360"/>
          </w:pPr>
        </w:pPrChange>
      </w:pPr>
      <w:ins w:id="307" w:author="Laura Sitler" w:date="2023-06-05T15:08:00Z">
        <w:r>
          <w:rPr>
            <w:rFonts w:eastAsia="Times New Roman"/>
          </w:rPr>
          <w:t>Chapter in a book:</w:t>
        </w:r>
      </w:ins>
    </w:p>
    <w:p w14:paraId="74576B16" w14:textId="593DBB79" w:rsidR="00DA4C73" w:rsidRDefault="00DA4C73">
      <w:pPr>
        <w:pStyle w:val="ListParagraph"/>
        <w:numPr>
          <w:ilvl w:val="1"/>
          <w:numId w:val="63"/>
        </w:numPr>
        <w:rPr>
          <w:ins w:id="308" w:author="Laura Sitler" w:date="2023-06-05T14:53:00Z"/>
          <w:rFonts w:eastAsia="Times New Roman"/>
        </w:rPr>
        <w:pPrChange w:id="309" w:author="Laura Sitler" w:date="2023-06-05T15:07:00Z">
          <w:pPr>
            <w:pStyle w:val="ListParagraph"/>
            <w:numPr>
              <w:numId w:val="63"/>
            </w:numPr>
            <w:ind w:left="360" w:hanging="360"/>
          </w:pPr>
        </w:pPrChange>
      </w:pPr>
      <w:proofErr w:type="spellStart"/>
      <w:ins w:id="310" w:author="Laura Sitler" w:date="2023-06-05T14:52:00Z">
        <w:r w:rsidRPr="00DA4C73">
          <w:rPr>
            <w:rFonts w:eastAsia="Times New Roman"/>
          </w:rPr>
          <w:t>Solensky</w:t>
        </w:r>
        <w:proofErr w:type="spellEnd"/>
        <w:r w:rsidRPr="00DA4C73">
          <w:rPr>
            <w:rFonts w:eastAsia="Times New Roman"/>
          </w:rPr>
          <w:t xml:space="preserve"> R. </w:t>
        </w:r>
      </w:ins>
      <w:ins w:id="311" w:author="Laura Sitler" w:date="2023-06-05T14:53:00Z">
        <w:r w:rsidRPr="00DA4C73">
          <w:rPr>
            <w:rFonts w:eastAsia="Times New Roman"/>
          </w:rPr>
          <w:t>Drug allergy: desensitization and treatment of reactions to antibiotics and aspirin.</w:t>
        </w:r>
        <w:r>
          <w:rPr>
            <w:rFonts w:eastAsia="Times New Roman"/>
          </w:rPr>
          <w:t xml:space="preserve"> </w:t>
        </w:r>
      </w:ins>
      <w:ins w:id="312" w:author="Laura Sitler" w:date="2023-06-05T14:52:00Z">
        <w:r w:rsidRPr="00DA4C73">
          <w:rPr>
            <w:rFonts w:eastAsia="Times New Roman"/>
          </w:rPr>
          <w:t xml:space="preserve">In: </w:t>
        </w:r>
        <w:proofErr w:type="spellStart"/>
        <w:r w:rsidRPr="00DA4C73">
          <w:rPr>
            <w:rFonts w:eastAsia="Times New Roman"/>
          </w:rPr>
          <w:t>Lockey</w:t>
        </w:r>
        <w:proofErr w:type="spellEnd"/>
        <w:r w:rsidRPr="00DA4C73">
          <w:rPr>
            <w:rFonts w:eastAsia="Times New Roman"/>
          </w:rPr>
          <w:t xml:space="preserve"> P, ed. </w:t>
        </w:r>
        <w:r w:rsidRPr="00DA4C73">
          <w:rPr>
            <w:rFonts w:eastAsia="Times New Roman"/>
            <w:i/>
            <w:iCs/>
            <w:rPrChange w:id="313" w:author="Laura Sitler" w:date="2023-06-05T14:53:00Z">
              <w:rPr>
                <w:rFonts w:eastAsia="Times New Roman"/>
              </w:rPr>
            </w:rPrChange>
          </w:rPr>
          <w:t>Allergens and Allergen Immunotherapy</w:t>
        </w:r>
        <w:r w:rsidRPr="00DA4C73">
          <w:rPr>
            <w:rFonts w:eastAsia="Times New Roman"/>
          </w:rPr>
          <w:t xml:space="preserve">. 3rd ed. Marcel Dekker; 2004:585-606. </w:t>
        </w:r>
      </w:ins>
    </w:p>
    <w:p w14:paraId="46F5FB66" w14:textId="77777777" w:rsidR="00DA4C73" w:rsidRPr="00DA4C73" w:rsidRDefault="00DA4C73">
      <w:pPr>
        <w:pStyle w:val="ListParagraph"/>
        <w:ind w:left="360"/>
        <w:rPr>
          <w:ins w:id="314" w:author="Laura Sitler" w:date="2023-06-05T14:50:00Z"/>
          <w:rFonts w:eastAsia="Times New Roman"/>
        </w:rPr>
        <w:pPrChange w:id="315" w:author="Laura Sitler" w:date="2023-06-05T14:53:00Z">
          <w:pPr>
            <w:pStyle w:val="ListParagraph"/>
            <w:numPr>
              <w:numId w:val="63"/>
            </w:numPr>
            <w:ind w:left="360" w:hanging="360"/>
          </w:pPr>
        </w:pPrChange>
      </w:pPr>
    </w:p>
    <w:p w14:paraId="0C409032" w14:textId="23EF7CEE" w:rsidR="0058712F" w:rsidRPr="00E269CC" w:rsidRDefault="0058712F" w:rsidP="00E269CC">
      <w:pPr>
        <w:pStyle w:val="ListParagraph"/>
        <w:numPr>
          <w:ilvl w:val="0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Website:</w:t>
      </w:r>
    </w:p>
    <w:p w14:paraId="23E87B46" w14:textId="0DD66D35" w:rsidR="0058712F" w:rsidRPr="00E269CC" w:rsidRDefault="0058712F" w:rsidP="00E269CC">
      <w:pPr>
        <w:pStyle w:val="ListParagraph"/>
        <w:numPr>
          <w:ilvl w:val="1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 xml:space="preserve">Arthritis Foundation. </w:t>
      </w:r>
      <w:del w:id="316" w:author="Laura Sitler" w:date="2023-06-05T14:48:00Z">
        <w:r w:rsidRPr="00E269CC" w:rsidDel="003213A9">
          <w:rPr>
            <w:rFonts w:eastAsia="Times New Roman"/>
          </w:rPr>
          <w:delText>OA Clinical Trial Network</w:delText>
        </w:r>
      </w:del>
      <w:ins w:id="317" w:author="Laura Sitler" w:date="2023-06-05T14:48:00Z">
        <w:r w:rsidR="003213A9">
          <w:rPr>
            <w:rFonts w:eastAsia="Times New Roman"/>
          </w:rPr>
          <w:t>Medication for arthritis</w:t>
        </w:r>
      </w:ins>
      <w:r w:rsidRPr="00E269CC">
        <w:rPr>
          <w:rFonts w:eastAsia="Times New Roman"/>
        </w:rPr>
        <w:t xml:space="preserve">. </w:t>
      </w:r>
      <w:ins w:id="318" w:author="Laura Sitler" w:date="2023-06-05T14:48:00Z">
        <w:r w:rsidR="003213A9">
          <w:rPr>
            <w:rFonts w:eastAsia="Times New Roman"/>
          </w:rPr>
          <w:t xml:space="preserve">Reviewed April 21, 2021. </w:t>
        </w:r>
      </w:ins>
      <w:del w:id="319" w:author="Laura Sitler" w:date="2023-06-05T14:48:00Z">
        <w:r w:rsidRPr="00E269CC" w:rsidDel="003213A9">
          <w:rPr>
            <w:rFonts w:eastAsia="Times New Roman"/>
          </w:rPr>
          <w:delText>https://www.arthritis.org/science/oa-clinical-trial-network/oa-ctn-research</w:delText>
        </w:r>
      </w:del>
      <w:ins w:id="320" w:author="Laura Sitler" w:date="2023-06-05T14:48:00Z">
        <w:r w:rsidR="003213A9">
          <w:rPr>
            <w:rFonts w:eastAsia="Times New Roman"/>
          </w:rPr>
          <w:t xml:space="preserve">Accessed June 5, 2023. </w:t>
        </w:r>
        <w:r w:rsidR="003213A9" w:rsidRPr="003213A9">
          <w:rPr>
            <w:rFonts w:eastAsia="Times New Roman"/>
          </w:rPr>
          <w:t>https://www.arthritis.org/health-wellness/treatment/treatment-plan/disease-management/medications-for-arthritis</w:t>
        </w:r>
      </w:ins>
    </w:p>
    <w:p w14:paraId="664D3F6F" w14:textId="77777777" w:rsidR="00003330" w:rsidRDefault="00003330">
      <w:pPr>
        <w:pStyle w:val="ListParagraph"/>
        <w:ind w:left="360"/>
        <w:rPr>
          <w:ins w:id="321" w:author="Laura Sitler" w:date="2023-06-05T15:09:00Z"/>
          <w:rFonts w:eastAsia="Times New Roman"/>
        </w:rPr>
        <w:pPrChange w:id="322" w:author="Laura Sitler" w:date="2023-06-05T15:09:00Z">
          <w:pPr>
            <w:pStyle w:val="ListParagraph"/>
            <w:numPr>
              <w:numId w:val="63"/>
            </w:numPr>
            <w:ind w:left="360" w:hanging="360"/>
          </w:pPr>
        </w:pPrChange>
      </w:pPr>
    </w:p>
    <w:p w14:paraId="28CDED3F" w14:textId="51A29C26" w:rsidR="0058712F" w:rsidRPr="00E269CC" w:rsidRDefault="0058712F" w:rsidP="00E269CC">
      <w:pPr>
        <w:pStyle w:val="ListParagraph"/>
        <w:numPr>
          <w:ilvl w:val="0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Clinical trial:</w:t>
      </w:r>
    </w:p>
    <w:p w14:paraId="7F1341EE" w14:textId="5B4ED79D" w:rsidR="0058712F" w:rsidRPr="00E269CC" w:rsidRDefault="003213A9">
      <w:pPr>
        <w:pStyle w:val="ListParagraph"/>
        <w:numPr>
          <w:ilvl w:val="1"/>
          <w:numId w:val="63"/>
        </w:numPr>
        <w:rPr>
          <w:rFonts w:eastAsia="Times New Roman"/>
        </w:rPr>
        <w:pPrChange w:id="323" w:author="Laura Sitler" w:date="2023-06-05T14:47:00Z">
          <w:pPr>
            <w:pStyle w:val="ListParagraph"/>
            <w:numPr>
              <w:numId w:val="63"/>
            </w:numPr>
            <w:ind w:left="360" w:hanging="360"/>
          </w:pPr>
        </w:pPrChange>
      </w:pPr>
      <w:ins w:id="324" w:author="Laura Sitler" w:date="2023-06-05T14:47:00Z">
        <w:r w:rsidRPr="003213A9">
          <w:rPr>
            <w:rFonts w:eastAsia="Times New Roman"/>
          </w:rPr>
          <w:t xml:space="preserve">A study of </w:t>
        </w:r>
        <w:proofErr w:type="spellStart"/>
        <w:r w:rsidRPr="003213A9">
          <w:rPr>
            <w:rFonts w:eastAsia="Times New Roman"/>
          </w:rPr>
          <w:t>pegcetacoplan</w:t>
        </w:r>
        <w:proofErr w:type="spellEnd"/>
        <w:r w:rsidRPr="003213A9">
          <w:rPr>
            <w:rFonts w:eastAsia="Times New Roman"/>
          </w:rPr>
          <w:t xml:space="preserve"> in pediatric patients with paroxysmal nocturnal hemoglobinuria (PNH). ClinicalTrials.gov identifier: NCT04901936. Updated July 20, 2022. Accessed May 22, 2023. https://clinicaltrials.gov/ct2/show/NCT04901936</w:t>
        </w:r>
      </w:ins>
      <w:del w:id="325" w:author="Laura Sitler" w:date="2023-06-05T14:47:00Z">
        <w:r w:rsidR="0058712F" w:rsidRPr="00E269CC" w:rsidDel="003213A9">
          <w:rPr>
            <w:rFonts w:eastAsia="Times New Roman"/>
          </w:rPr>
          <w:delText>NCT03269669. https://www.clinicaltrials.gov/ct2/show/NCT03269669</w:delText>
        </w:r>
      </w:del>
    </w:p>
    <w:p w14:paraId="3C2025B8" w14:textId="77777777" w:rsidR="00003330" w:rsidRDefault="00003330">
      <w:pPr>
        <w:pStyle w:val="ListParagraph"/>
        <w:ind w:left="360"/>
        <w:rPr>
          <w:ins w:id="326" w:author="Laura Sitler" w:date="2023-06-05T15:09:00Z"/>
          <w:rFonts w:eastAsia="Times New Roman"/>
        </w:rPr>
        <w:pPrChange w:id="327" w:author="Laura Sitler" w:date="2023-06-05T15:09:00Z">
          <w:pPr>
            <w:pStyle w:val="ListParagraph"/>
            <w:numPr>
              <w:numId w:val="63"/>
            </w:numPr>
            <w:ind w:left="360" w:hanging="360"/>
          </w:pPr>
        </w:pPrChange>
      </w:pPr>
    </w:p>
    <w:p w14:paraId="20D54292" w14:textId="07289D1D" w:rsidR="0058712F" w:rsidRPr="00E269CC" w:rsidRDefault="0058712F" w:rsidP="00E269CC">
      <w:pPr>
        <w:pStyle w:val="ListParagraph"/>
        <w:numPr>
          <w:ilvl w:val="0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Meeting abstract:</w:t>
      </w:r>
    </w:p>
    <w:p w14:paraId="20ED1188" w14:textId="77777777" w:rsidR="00E22205" w:rsidRDefault="0058712F" w:rsidP="00E269CC">
      <w:pPr>
        <w:pStyle w:val="ListParagraph"/>
        <w:numPr>
          <w:ilvl w:val="1"/>
          <w:numId w:val="63"/>
        </w:numPr>
        <w:rPr>
          <w:ins w:id="328" w:author="Laura Sitler" w:date="2023-06-05T15:06:00Z"/>
          <w:rFonts w:eastAsia="Times New Roman"/>
        </w:rPr>
      </w:pPr>
      <w:r w:rsidRPr="00E269CC">
        <w:rPr>
          <w:rFonts w:eastAsia="Times New Roman"/>
        </w:rPr>
        <w:t xml:space="preserve">Jacobson C, </w:t>
      </w:r>
      <w:ins w:id="329" w:author="Laura Sitler" w:date="2023-06-05T15:01:00Z">
        <w:r w:rsidR="00E22205" w:rsidRPr="00E22205">
          <w:rPr>
            <w:rFonts w:eastAsia="Times New Roman"/>
          </w:rPr>
          <w:t>Chavez</w:t>
        </w:r>
        <w:r w:rsidR="00E22205">
          <w:rPr>
            <w:rFonts w:eastAsia="Times New Roman"/>
          </w:rPr>
          <w:t xml:space="preserve"> JC</w:t>
        </w:r>
        <w:r w:rsidR="00E22205" w:rsidRPr="00E22205">
          <w:rPr>
            <w:rFonts w:eastAsia="Times New Roman"/>
          </w:rPr>
          <w:t>, Sehgal</w:t>
        </w:r>
        <w:r w:rsidR="00E22205">
          <w:rPr>
            <w:rFonts w:eastAsia="Times New Roman"/>
          </w:rPr>
          <w:t xml:space="preserve"> AR, </w:t>
        </w:r>
      </w:ins>
      <w:r w:rsidRPr="00E269CC">
        <w:rPr>
          <w:rFonts w:eastAsia="Times New Roman"/>
        </w:rPr>
        <w:t xml:space="preserve">et al. </w:t>
      </w:r>
      <w:ins w:id="330" w:author="Laura Sitler" w:date="2023-06-05T15:02:00Z">
        <w:r w:rsidR="00E22205" w:rsidRPr="00E22205">
          <w:rPr>
            <w:rFonts w:eastAsia="Times New Roman"/>
          </w:rPr>
          <w:t xml:space="preserve">Primary </w:t>
        </w:r>
      </w:ins>
      <w:ins w:id="331" w:author="Laura Sitler" w:date="2023-06-05T15:03:00Z">
        <w:r w:rsidR="00E22205">
          <w:rPr>
            <w:rFonts w:eastAsia="Times New Roman"/>
          </w:rPr>
          <w:t>a</w:t>
        </w:r>
      </w:ins>
      <w:ins w:id="332" w:author="Laura Sitler" w:date="2023-06-05T15:02:00Z">
        <w:r w:rsidR="00E22205" w:rsidRPr="00E22205">
          <w:rPr>
            <w:rFonts w:eastAsia="Times New Roman"/>
          </w:rPr>
          <w:t xml:space="preserve">nalysis of Zuma-5: </w:t>
        </w:r>
      </w:ins>
      <w:ins w:id="333" w:author="Laura Sitler" w:date="2023-06-05T15:03:00Z">
        <w:r w:rsidR="00E22205">
          <w:rPr>
            <w:rFonts w:eastAsia="Times New Roman"/>
          </w:rPr>
          <w:t>a</w:t>
        </w:r>
      </w:ins>
      <w:ins w:id="334" w:author="Laura Sitler" w:date="2023-06-05T15:02:00Z">
        <w:r w:rsidR="00E22205" w:rsidRPr="00E22205">
          <w:rPr>
            <w:rFonts w:eastAsia="Times New Roman"/>
          </w:rPr>
          <w:t xml:space="preserve"> </w:t>
        </w:r>
      </w:ins>
      <w:ins w:id="335" w:author="Laura Sitler" w:date="2023-06-05T15:03:00Z">
        <w:r w:rsidR="00E22205">
          <w:rPr>
            <w:rFonts w:eastAsia="Times New Roman"/>
          </w:rPr>
          <w:t>p</w:t>
        </w:r>
      </w:ins>
      <w:ins w:id="336" w:author="Laura Sitler" w:date="2023-06-05T15:02:00Z">
        <w:r w:rsidR="00E22205" w:rsidRPr="00E22205">
          <w:rPr>
            <w:rFonts w:eastAsia="Times New Roman"/>
          </w:rPr>
          <w:t xml:space="preserve">hase 2 </w:t>
        </w:r>
      </w:ins>
      <w:ins w:id="337" w:author="Laura Sitler" w:date="2023-06-05T15:03:00Z">
        <w:r w:rsidR="00E22205">
          <w:rPr>
            <w:rFonts w:eastAsia="Times New Roman"/>
          </w:rPr>
          <w:t>s</w:t>
        </w:r>
      </w:ins>
      <w:ins w:id="338" w:author="Laura Sitler" w:date="2023-06-05T15:02:00Z">
        <w:r w:rsidR="00E22205" w:rsidRPr="00E22205">
          <w:rPr>
            <w:rFonts w:eastAsia="Times New Roman"/>
          </w:rPr>
          <w:t xml:space="preserve">tudy of </w:t>
        </w:r>
      </w:ins>
      <w:ins w:id="339" w:author="Laura Sitler" w:date="2023-06-05T15:03:00Z">
        <w:r w:rsidR="00E22205">
          <w:rPr>
            <w:rFonts w:eastAsia="Times New Roman"/>
          </w:rPr>
          <w:t>a</w:t>
        </w:r>
      </w:ins>
      <w:ins w:id="340" w:author="Laura Sitler" w:date="2023-06-05T15:02:00Z">
        <w:r w:rsidR="00E22205" w:rsidRPr="00E22205">
          <w:rPr>
            <w:rFonts w:eastAsia="Times New Roman"/>
          </w:rPr>
          <w:t xml:space="preserve">xicabtagene </w:t>
        </w:r>
      </w:ins>
      <w:ins w:id="341" w:author="Laura Sitler" w:date="2023-06-05T15:03:00Z">
        <w:r w:rsidR="00E22205">
          <w:rPr>
            <w:rFonts w:eastAsia="Times New Roman"/>
          </w:rPr>
          <w:t>c</w:t>
        </w:r>
      </w:ins>
      <w:ins w:id="342" w:author="Laura Sitler" w:date="2023-06-05T15:02:00Z">
        <w:r w:rsidR="00E22205" w:rsidRPr="00E22205">
          <w:rPr>
            <w:rFonts w:eastAsia="Times New Roman"/>
          </w:rPr>
          <w:t>iloleucel (</w:t>
        </w:r>
        <w:proofErr w:type="spellStart"/>
        <w:r w:rsidR="00E22205" w:rsidRPr="00E22205">
          <w:rPr>
            <w:rFonts w:eastAsia="Times New Roman"/>
          </w:rPr>
          <w:t>Axi</w:t>
        </w:r>
        <w:proofErr w:type="spellEnd"/>
        <w:r w:rsidR="00E22205" w:rsidRPr="00E22205">
          <w:rPr>
            <w:rFonts w:eastAsia="Times New Roman"/>
          </w:rPr>
          <w:t xml:space="preserve">-Cel) in </w:t>
        </w:r>
      </w:ins>
      <w:ins w:id="343" w:author="Laura Sitler" w:date="2023-06-05T15:03:00Z">
        <w:r w:rsidR="00E22205">
          <w:rPr>
            <w:rFonts w:eastAsia="Times New Roman"/>
          </w:rPr>
          <w:t>p</w:t>
        </w:r>
      </w:ins>
      <w:ins w:id="344" w:author="Laura Sitler" w:date="2023-06-05T15:02:00Z">
        <w:r w:rsidR="00E22205" w:rsidRPr="00E22205">
          <w:rPr>
            <w:rFonts w:eastAsia="Times New Roman"/>
          </w:rPr>
          <w:t xml:space="preserve">atients with </w:t>
        </w:r>
      </w:ins>
      <w:ins w:id="345" w:author="Laura Sitler" w:date="2023-06-05T15:03:00Z">
        <w:r w:rsidR="00E22205">
          <w:rPr>
            <w:rFonts w:eastAsia="Times New Roman"/>
          </w:rPr>
          <w:t>r</w:t>
        </w:r>
      </w:ins>
      <w:ins w:id="346" w:author="Laura Sitler" w:date="2023-06-05T15:02:00Z">
        <w:r w:rsidR="00E22205" w:rsidRPr="00E22205">
          <w:rPr>
            <w:rFonts w:eastAsia="Times New Roman"/>
          </w:rPr>
          <w:t>elapsed/</w:t>
        </w:r>
      </w:ins>
      <w:ins w:id="347" w:author="Laura Sitler" w:date="2023-06-05T15:03:00Z">
        <w:r w:rsidR="00E22205">
          <w:rPr>
            <w:rFonts w:eastAsia="Times New Roman"/>
          </w:rPr>
          <w:t>r</w:t>
        </w:r>
      </w:ins>
      <w:ins w:id="348" w:author="Laura Sitler" w:date="2023-06-05T15:02:00Z">
        <w:r w:rsidR="00E22205" w:rsidRPr="00E22205">
          <w:rPr>
            <w:rFonts w:eastAsia="Times New Roman"/>
          </w:rPr>
          <w:t xml:space="preserve">efractory (R/R) </w:t>
        </w:r>
      </w:ins>
      <w:ins w:id="349" w:author="Laura Sitler" w:date="2023-06-05T15:03:00Z">
        <w:r w:rsidR="00E22205">
          <w:rPr>
            <w:rFonts w:eastAsia="Times New Roman"/>
          </w:rPr>
          <w:t>i</w:t>
        </w:r>
      </w:ins>
      <w:ins w:id="350" w:author="Laura Sitler" w:date="2023-06-05T15:02:00Z">
        <w:r w:rsidR="00E22205" w:rsidRPr="00E22205">
          <w:rPr>
            <w:rFonts w:eastAsia="Times New Roman"/>
          </w:rPr>
          <w:t xml:space="preserve">ndolent </w:t>
        </w:r>
      </w:ins>
      <w:ins w:id="351" w:author="Laura Sitler" w:date="2023-06-05T15:03:00Z">
        <w:r w:rsidR="00E22205">
          <w:rPr>
            <w:rFonts w:eastAsia="Times New Roman"/>
          </w:rPr>
          <w:t>n</w:t>
        </w:r>
      </w:ins>
      <w:ins w:id="352" w:author="Laura Sitler" w:date="2023-06-05T15:02:00Z">
        <w:r w:rsidR="00E22205" w:rsidRPr="00E22205">
          <w:rPr>
            <w:rFonts w:eastAsia="Times New Roman"/>
          </w:rPr>
          <w:t xml:space="preserve">on-Hodgkin </w:t>
        </w:r>
      </w:ins>
      <w:ins w:id="353" w:author="Laura Sitler" w:date="2023-06-05T15:03:00Z">
        <w:r w:rsidR="00E22205">
          <w:rPr>
            <w:rFonts w:eastAsia="Times New Roman"/>
          </w:rPr>
          <w:t>l</w:t>
        </w:r>
      </w:ins>
      <w:ins w:id="354" w:author="Laura Sitler" w:date="2023-06-05T15:02:00Z">
        <w:r w:rsidR="00E22205" w:rsidRPr="00E22205">
          <w:rPr>
            <w:rFonts w:eastAsia="Times New Roman"/>
          </w:rPr>
          <w:t>ymphoma (</w:t>
        </w:r>
        <w:proofErr w:type="spellStart"/>
        <w:r w:rsidR="00E22205" w:rsidRPr="00E22205">
          <w:rPr>
            <w:rFonts w:eastAsia="Times New Roman"/>
          </w:rPr>
          <w:t>iNHL</w:t>
        </w:r>
        <w:proofErr w:type="spellEnd"/>
        <w:r w:rsidR="00E22205" w:rsidRPr="00E22205">
          <w:rPr>
            <w:rFonts w:eastAsia="Times New Roman"/>
          </w:rPr>
          <w:t>)</w:t>
        </w:r>
        <w:r w:rsidR="00E22205">
          <w:rPr>
            <w:rFonts w:eastAsia="Times New Roman"/>
          </w:rPr>
          <w:t xml:space="preserve">. </w:t>
        </w:r>
      </w:ins>
      <w:ins w:id="355" w:author="Laura Sitler" w:date="2023-06-05T15:04:00Z">
        <w:r w:rsidR="00E22205">
          <w:rPr>
            <w:rFonts w:eastAsia="Times New Roman"/>
          </w:rPr>
          <w:t>Oral abstract p</w:t>
        </w:r>
      </w:ins>
      <w:ins w:id="356" w:author="Laura Sitler" w:date="2023-06-05T15:02:00Z">
        <w:r w:rsidR="00E22205">
          <w:rPr>
            <w:rFonts w:eastAsia="Times New Roman"/>
          </w:rPr>
          <w:t xml:space="preserve">resented at: </w:t>
        </w:r>
      </w:ins>
      <w:ins w:id="357" w:author="Laura Sitler" w:date="2023-06-05T15:03:00Z">
        <w:r w:rsidR="00E22205">
          <w:rPr>
            <w:rFonts w:eastAsia="Times New Roman"/>
          </w:rPr>
          <w:t xml:space="preserve">62nd </w:t>
        </w:r>
      </w:ins>
      <w:ins w:id="358" w:author="Laura Sitler" w:date="2023-06-05T15:02:00Z">
        <w:r w:rsidR="00E22205">
          <w:rPr>
            <w:rFonts w:eastAsia="Times New Roman"/>
          </w:rPr>
          <w:t xml:space="preserve">American Society of Hematology </w:t>
        </w:r>
      </w:ins>
      <w:ins w:id="359" w:author="Laura Sitler" w:date="2023-06-05T15:03:00Z">
        <w:r w:rsidR="00E22205">
          <w:rPr>
            <w:rFonts w:eastAsia="Times New Roman"/>
          </w:rPr>
          <w:t>Annual Meeting and Exposition</w:t>
        </w:r>
      </w:ins>
      <w:ins w:id="360" w:author="Laura Sitler" w:date="2023-06-05T15:04:00Z">
        <w:r w:rsidR="00E22205">
          <w:rPr>
            <w:rFonts w:eastAsia="Times New Roman"/>
          </w:rPr>
          <w:t>; December 5-8, 202</w:t>
        </w:r>
      </w:ins>
      <w:ins w:id="361" w:author="Laura Sitler" w:date="2023-06-05T15:05:00Z">
        <w:r w:rsidR="00E22205">
          <w:rPr>
            <w:rFonts w:eastAsia="Times New Roman"/>
          </w:rPr>
          <w:t xml:space="preserve">0; </w:t>
        </w:r>
      </w:ins>
      <w:ins w:id="362" w:author="Laura Sitler" w:date="2023-06-05T15:06:00Z">
        <w:r w:rsidR="00E22205">
          <w:rPr>
            <w:rFonts w:eastAsia="Times New Roman"/>
          </w:rPr>
          <w:t>Atlanta, GA</w:t>
        </w:r>
      </w:ins>
      <w:del w:id="363" w:author="Laura Sitler" w:date="2023-06-05T15:03:00Z">
        <w:r w:rsidRPr="00E269CC" w:rsidDel="00E22205">
          <w:rPr>
            <w:rFonts w:eastAsia="Times New Roman"/>
          </w:rPr>
          <w:delText>ASH 2020</w:delText>
        </w:r>
      </w:del>
      <w:r w:rsidRPr="00E269CC">
        <w:rPr>
          <w:rFonts w:eastAsia="Times New Roman"/>
        </w:rPr>
        <w:t>.</w:t>
      </w:r>
    </w:p>
    <w:p w14:paraId="30679F4D" w14:textId="3AA6829A" w:rsidR="0058712F" w:rsidRPr="00E269CC" w:rsidRDefault="0058712F">
      <w:pPr>
        <w:pStyle w:val="ListParagraph"/>
        <w:ind w:left="1080"/>
        <w:rPr>
          <w:rFonts w:eastAsia="Times New Roman"/>
        </w:rPr>
        <w:pPrChange w:id="364" w:author="Laura Sitler" w:date="2023-06-05T15:06:00Z">
          <w:pPr>
            <w:pStyle w:val="ListParagraph"/>
            <w:numPr>
              <w:ilvl w:val="1"/>
              <w:numId w:val="63"/>
            </w:numPr>
            <w:ind w:left="1080" w:hanging="360"/>
          </w:pPr>
        </w:pPrChange>
      </w:pPr>
      <w:r w:rsidRPr="00E269CC">
        <w:rPr>
          <w:rFonts w:eastAsia="Times New Roman"/>
        </w:rPr>
        <w:t xml:space="preserve"> </w:t>
      </w:r>
      <w:del w:id="365" w:author="Laura Sitler" w:date="2023-06-05T15:04:00Z">
        <w:r w:rsidRPr="00E269CC" w:rsidDel="00E22205">
          <w:rPr>
            <w:rFonts w:eastAsia="Times New Roman"/>
          </w:rPr>
          <w:delText>Abstract 700.</w:delText>
        </w:r>
      </w:del>
    </w:p>
    <w:p w14:paraId="125712A9" w14:textId="77777777" w:rsidR="0058712F" w:rsidRPr="00E269CC" w:rsidRDefault="0058712F" w:rsidP="00E269CC">
      <w:pPr>
        <w:pStyle w:val="ListParagraph"/>
        <w:numPr>
          <w:ilvl w:val="0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PI document</w:t>
      </w:r>
    </w:p>
    <w:p w14:paraId="31738E06" w14:textId="743F03DD" w:rsidR="0058712F" w:rsidRPr="00E269CC" w:rsidRDefault="0058712F" w:rsidP="00E269CC">
      <w:pPr>
        <w:pStyle w:val="ListParagraph"/>
        <w:numPr>
          <w:ilvl w:val="1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Dabigatran</w:t>
      </w:r>
      <w:ins w:id="366" w:author="Laura Sitler" w:date="2023-06-05T15:00:00Z">
        <w:r w:rsidR="00E22205">
          <w:rPr>
            <w:rFonts w:eastAsia="Times New Roman"/>
          </w:rPr>
          <w:t>.</w:t>
        </w:r>
      </w:ins>
      <w:r w:rsidRPr="00E269CC">
        <w:rPr>
          <w:rFonts w:eastAsia="Times New Roman"/>
        </w:rPr>
        <w:t xml:space="preserve"> P</w:t>
      </w:r>
      <w:ins w:id="367" w:author="Laura Sitler" w:date="2023-06-05T15:00:00Z">
        <w:r w:rsidR="00E22205">
          <w:rPr>
            <w:rFonts w:eastAsia="Times New Roman"/>
          </w:rPr>
          <w:t>rescribing information</w:t>
        </w:r>
      </w:ins>
      <w:del w:id="368" w:author="Laura Sitler" w:date="2023-06-05T15:00:00Z">
        <w:r w:rsidRPr="00E269CC" w:rsidDel="00E22205">
          <w:rPr>
            <w:rFonts w:eastAsia="Times New Roman"/>
          </w:rPr>
          <w:delText>I</w:delText>
        </w:r>
      </w:del>
      <w:r w:rsidRPr="00E269CC">
        <w:rPr>
          <w:rFonts w:eastAsia="Times New Roman"/>
        </w:rPr>
        <w:t>. Boehringer Ingelheim Pharmaceuticals, Inc; 2021.</w:t>
      </w:r>
      <w:ins w:id="369" w:author="Laura Sitler" w:date="2023-06-05T15:50:00Z">
        <w:r w:rsidR="00A9159A">
          <w:rPr>
            <w:rFonts w:eastAsia="Times New Roman"/>
          </w:rPr>
          <w:t xml:space="preserve"> </w:t>
        </w:r>
        <w:r w:rsidR="00A9159A" w:rsidRPr="00A9159A">
          <w:rPr>
            <w:rFonts w:eastAsia="Times New Roman"/>
          </w:rPr>
          <w:t>https://www.accessdata.fda.gov/drugsatfda_docs/label/2021/214358s000lbl.pdf</w:t>
        </w:r>
      </w:ins>
    </w:p>
    <w:p w14:paraId="391C5199" w14:textId="77777777" w:rsidR="0058712F" w:rsidRPr="0058712F" w:rsidRDefault="0058712F" w:rsidP="0058712F">
      <w:pPr>
        <w:rPr>
          <w:rFonts w:eastAsia="Times New Roman"/>
        </w:rPr>
      </w:pPr>
    </w:p>
    <w:p w14:paraId="38C83730" w14:textId="579A024B" w:rsidR="00E5449B" w:rsidRPr="00192E99" w:rsidRDefault="00E5449B" w:rsidP="00E5449B">
      <w:pPr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 xml:space="preserve">Post-test </w:t>
      </w:r>
      <w:r w:rsidR="00E269CC">
        <w:rPr>
          <w:rFonts w:eastAsia="Times New Roman" w:cstheme="minorHAnsi"/>
          <w:b/>
        </w:rPr>
        <w:t>questions</w:t>
      </w:r>
    </w:p>
    <w:p w14:paraId="73FA091F" w14:textId="7E766D87" w:rsidR="00E5449B" w:rsidRPr="00192E99" w:rsidRDefault="00E5449B" w:rsidP="00E5449B">
      <w:pPr>
        <w:numPr>
          <w:ilvl w:val="0"/>
          <w:numId w:val="49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Ensure </w:t>
      </w:r>
      <w:ins w:id="370" w:author="Laura Sitler" w:date="2023-06-05T15:30:00Z">
        <w:r w:rsidR="0096056B">
          <w:rPr>
            <w:rFonts w:eastAsia="Times New Roman" w:cstheme="minorHAnsi"/>
          </w:rPr>
          <w:t xml:space="preserve">the </w:t>
        </w:r>
      </w:ins>
      <w:r>
        <w:rPr>
          <w:rFonts w:eastAsia="Times New Roman" w:cstheme="minorHAnsi"/>
        </w:rPr>
        <w:t>n</w:t>
      </w:r>
      <w:r w:rsidRPr="00192E99">
        <w:rPr>
          <w:rFonts w:eastAsia="Times New Roman" w:cstheme="minorHAnsi"/>
        </w:rPr>
        <w:t xml:space="preserve">umber of questions </w:t>
      </w:r>
      <w:r>
        <w:rPr>
          <w:rFonts w:eastAsia="Times New Roman" w:cstheme="minorHAnsi"/>
        </w:rPr>
        <w:t>adheres to</w:t>
      </w:r>
      <w:ins w:id="371" w:author="Laura Sitler" w:date="2023-06-05T15:30:00Z">
        <w:r w:rsidR="0096056B">
          <w:rPr>
            <w:rFonts w:eastAsia="Times New Roman" w:cstheme="minorHAnsi"/>
          </w:rPr>
          <w:t xml:space="preserve"> the requirements in</w:t>
        </w:r>
      </w:ins>
      <w:r>
        <w:rPr>
          <w:rFonts w:eastAsia="Times New Roman" w:cstheme="minorHAnsi"/>
        </w:rPr>
        <w:t xml:space="preserve"> </w:t>
      </w:r>
      <w:r w:rsidRPr="00192E99">
        <w:rPr>
          <w:rFonts w:eastAsia="Times New Roman" w:cstheme="minorHAnsi"/>
          <w:b/>
        </w:rPr>
        <w:t>Table 1</w:t>
      </w:r>
      <w:r w:rsidRPr="00192E99">
        <w:rPr>
          <w:rFonts w:eastAsia="Times New Roman" w:cstheme="minorHAnsi"/>
        </w:rPr>
        <w:t xml:space="preserve">. </w:t>
      </w:r>
    </w:p>
    <w:p w14:paraId="5A3CDE8D" w14:textId="603F3DD6" w:rsidR="00E5449B" w:rsidRPr="00192E99" w:rsidRDefault="00E5449B" w:rsidP="00E5449B">
      <w:pPr>
        <w:numPr>
          <w:ilvl w:val="0"/>
          <w:numId w:val="49"/>
        </w:numPr>
        <w:rPr>
          <w:rFonts w:eastAsia="Times New Roman" w:cstheme="minorHAnsi"/>
          <w:b/>
        </w:rPr>
      </w:pPr>
      <w:r>
        <w:rPr>
          <w:rFonts w:eastAsia="Times New Roman" w:cstheme="minorHAnsi"/>
        </w:rPr>
        <w:t>Ensure acceptable question types</w:t>
      </w:r>
      <w:del w:id="372" w:author="Laura Sitler" w:date="2023-06-05T15:12:00Z">
        <w:r w:rsidDel="00003330">
          <w:rPr>
            <w:rFonts w:eastAsia="Times New Roman" w:cstheme="minorHAnsi"/>
          </w:rPr>
          <w:delText xml:space="preserve">” </w:delText>
        </w:r>
      </w:del>
      <w:ins w:id="373" w:author="Laura Sitler" w:date="2023-06-05T15:12:00Z">
        <w:r w:rsidR="00003330">
          <w:rPr>
            <w:rFonts w:eastAsia="Times New Roman" w:cstheme="minorHAnsi"/>
          </w:rPr>
          <w:t xml:space="preserve"> (</w:t>
        </w:r>
      </w:ins>
      <w:r>
        <w:rPr>
          <w:rFonts w:eastAsia="Times New Roman" w:cstheme="minorHAnsi"/>
        </w:rPr>
        <w:t>m</w:t>
      </w:r>
      <w:r w:rsidRPr="00192E99">
        <w:rPr>
          <w:rFonts w:eastAsia="Times New Roman" w:cstheme="minorHAnsi"/>
        </w:rPr>
        <w:t>ultiple choice, matching, fill-in-the-blank question formats</w:t>
      </w:r>
      <w:ins w:id="374" w:author="Laura Sitler" w:date="2023-06-05T15:12:00Z">
        <w:r w:rsidR="00003330">
          <w:rPr>
            <w:rFonts w:eastAsia="Times New Roman" w:cstheme="minorHAnsi"/>
          </w:rPr>
          <w:t>)</w:t>
        </w:r>
      </w:ins>
      <w:r w:rsidRPr="00192E99">
        <w:rPr>
          <w:rFonts w:eastAsia="Times New Roman" w:cstheme="minorHAnsi"/>
        </w:rPr>
        <w:t xml:space="preserve"> are acceptable. </w:t>
      </w:r>
      <w:r w:rsidRPr="00192E99">
        <w:rPr>
          <w:rFonts w:eastAsia="Times New Roman" w:cstheme="minorHAnsi"/>
          <w:b/>
        </w:rPr>
        <w:t>Multiple choice is preferred.</w:t>
      </w:r>
    </w:p>
    <w:p w14:paraId="6C329D76" w14:textId="76D37601" w:rsidR="00E5449B" w:rsidRPr="00192E99" w:rsidRDefault="00E5449B" w:rsidP="00E5449B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Please try to avoid “All of the above,” “None of the above</w:t>
      </w:r>
      <w:ins w:id="375" w:author="Laura Sitler" w:date="2023-06-05T15:12:00Z">
        <w:r w:rsidR="00003330">
          <w:rPr>
            <w:rFonts w:eastAsia="Times New Roman" w:cstheme="minorHAnsi"/>
          </w:rPr>
          <w:t>,</w:t>
        </w:r>
      </w:ins>
      <w:r w:rsidRPr="00192E99">
        <w:rPr>
          <w:rFonts w:eastAsia="Times New Roman" w:cstheme="minorHAnsi"/>
        </w:rPr>
        <w:t xml:space="preserve">” and “Both a and b” options; if unavoidable, please seek Catalyst approval. </w:t>
      </w:r>
    </w:p>
    <w:p w14:paraId="6CCFBAB1" w14:textId="2A660BFE" w:rsidR="00E5449B" w:rsidRPr="0051604B" w:rsidRDefault="00E5449B" w:rsidP="00E5449B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Multiple</w:t>
      </w:r>
      <w:del w:id="376" w:author="Laura Sitler" w:date="2023-06-05T15:12:00Z">
        <w:r w:rsidRPr="00192E99" w:rsidDel="00003330">
          <w:rPr>
            <w:rFonts w:eastAsia="Times New Roman" w:cstheme="minorHAnsi"/>
          </w:rPr>
          <w:delText>-</w:delText>
        </w:r>
      </w:del>
      <w:ins w:id="377" w:author="Laura Sitler" w:date="2023-06-05T15:12:00Z">
        <w:r w:rsidR="00003330">
          <w:rPr>
            <w:rFonts w:eastAsia="Times New Roman" w:cstheme="minorHAnsi"/>
          </w:rPr>
          <w:t xml:space="preserve"> </w:t>
        </w:r>
      </w:ins>
      <w:r w:rsidRPr="00192E99">
        <w:rPr>
          <w:rFonts w:eastAsia="Times New Roman" w:cstheme="minorHAnsi"/>
        </w:rPr>
        <w:t xml:space="preserve">choice questions should have </w:t>
      </w:r>
      <w:del w:id="378" w:author="Laura Sitler" w:date="2023-06-05T15:12:00Z">
        <w:r w:rsidRPr="00192E99" w:rsidDel="00003330">
          <w:rPr>
            <w:rFonts w:eastAsia="Times New Roman" w:cstheme="minorHAnsi"/>
          </w:rPr>
          <w:delText xml:space="preserve">four </w:delText>
        </w:r>
      </w:del>
      <w:ins w:id="379" w:author="Laura Sitler" w:date="2023-06-05T15:12:00Z">
        <w:r w:rsidR="00003330">
          <w:rPr>
            <w:rFonts w:eastAsia="Times New Roman" w:cstheme="minorHAnsi"/>
          </w:rPr>
          <w:t>4</w:t>
        </w:r>
        <w:r w:rsidR="00003330" w:rsidRPr="00192E99">
          <w:rPr>
            <w:rFonts w:eastAsia="Times New Roman" w:cstheme="minorHAnsi"/>
          </w:rPr>
          <w:t xml:space="preserve"> </w:t>
        </w:r>
      </w:ins>
      <w:r w:rsidRPr="00192E99">
        <w:rPr>
          <w:rFonts w:eastAsia="Times New Roman" w:cstheme="minorHAnsi"/>
        </w:rPr>
        <w:t xml:space="preserve">options for an answer, and we prefer that there be only 1 correct answer. </w:t>
      </w:r>
    </w:p>
    <w:p w14:paraId="7839F7D5" w14:textId="7935024F" w:rsidR="00E5449B" w:rsidRDefault="00E5449B" w:rsidP="00E5449B">
      <w:pPr>
        <w:numPr>
          <w:ilvl w:val="0"/>
          <w:numId w:val="49"/>
        </w:numPr>
        <w:rPr>
          <w:ins w:id="380" w:author="Laura Sitler" w:date="2023-06-07T13:12:00Z"/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Please try to avoid negative word options such as </w:t>
      </w:r>
      <w:r w:rsidRPr="00192E99">
        <w:rPr>
          <w:rFonts w:eastAsia="Times New Roman" w:cstheme="minorHAnsi"/>
          <w:b/>
          <w:i/>
        </w:rPr>
        <w:t>NOT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  <w:i/>
        </w:rPr>
        <w:t>EXCEPT</w:t>
      </w:r>
      <w:r w:rsidRPr="00192E99">
        <w:rPr>
          <w:rFonts w:eastAsia="Times New Roman" w:cstheme="minorHAnsi"/>
        </w:rPr>
        <w:t xml:space="preserve">. If needed, all negative wording options such as </w:t>
      </w:r>
      <w:r w:rsidRPr="00192E99">
        <w:rPr>
          <w:rFonts w:eastAsia="Times New Roman" w:cstheme="minorHAnsi"/>
          <w:b/>
          <w:i/>
        </w:rPr>
        <w:t>NOT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  <w:i/>
        </w:rPr>
        <w:t>EXCEPT</w:t>
      </w:r>
      <w:r w:rsidRPr="00192E99">
        <w:rPr>
          <w:rFonts w:eastAsia="Times New Roman" w:cstheme="minorHAnsi"/>
        </w:rPr>
        <w:t xml:space="preserve"> should be highlighted by using uppercase, bold</w:t>
      </w:r>
      <w:ins w:id="381" w:author="Laura Sitler" w:date="2023-06-05T15:12:00Z">
        <w:r w:rsidR="00003330">
          <w:rPr>
            <w:rFonts w:eastAsia="Times New Roman" w:cstheme="minorHAnsi"/>
          </w:rPr>
          <w:t>,</w:t>
        </w:r>
      </w:ins>
      <w:r w:rsidRPr="00192E99">
        <w:rPr>
          <w:rFonts w:eastAsia="Times New Roman" w:cstheme="minorHAnsi"/>
        </w:rPr>
        <w:t xml:space="preserve"> and italic text. To help emphasize the thought, positive words such as </w:t>
      </w:r>
      <w:r w:rsidRPr="00192E99">
        <w:rPr>
          <w:rFonts w:eastAsia="Times New Roman" w:cstheme="minorHAnsi"/>
          <w:b/>
          <w:i/>
        </w:rPr>
        <w:t>MOST</w:t>
      </w:r>
      <w:r w:rsidRPr="00192E99">
        <w:rPr>
          <w:rFonts w:eastAsia="Times New Roman" w:cstheme="minorHAnsi"/>
        </w:rPr>
        <w:t xml:space="preserve">, </w:t>
      </w:r>
      <w:r w:rsidRPr="00192E99">
        <w:rPr>
          <w:rFonts w:eastAsia="Times New Roman" w:cstheme="minorHAnsi"/>
          <w:b/>
          <w:i/>
        </w:rPr>
        <w:t>ALWAYS</w:t>
      </w:r>
      <w:ins w:id="382" w:author="Laura Sitler" w:date="2023-06-05T15:12:00Z">
        <w:r w:rsidR="00003330">
          <w:rPr>
            <w:rFonts w:eastAsia="Times New Roman" w:cstheme="minorHAnsi"/>
            <w:b/>
            <w:i/>
          </w:rPr>
          <w:t>,</w:t>
        </w:r>
      </w:ins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  <w:i/>
        </w:rPr>
        <w:t>TRUE</w:t>
      </w:r>
      <w:r w:rsidRPr="00192E99">
        <w:rPr>
          <w:rFonts w:eastAsia="Times New Roman" w:cstheme="minorHAnsi"/>
        </w:rPr>
        <w:t xml:space="preserve"> should be highlighted as stated above to ensure the participant understands the question.</w:t>
      </w:r>
    </w:p>
    <w:p w14:paraId="6BA89E1A" w14:textId="2EBD502E" w:rsidR="006A6E25" w:rsidRPr="00192E99" w:rsidRDefault="006A6E25" w:rsidP="00E5449B">
      <w:pPr>
        <w:numPr>
          <w:ilvl w:val="0"/>
          <w:numId w:val="49"/>
        </w:numPr>
        <w:rPr>
          <w:rFonts w:eastAsia="Times New Roman" w:cstheme="minorHAnsi"/>
        </w:rPr>
      </w:pPr>
      <w:ins w:id="383" w:author="Laura Sitler" w:date="2023-06-07T13:12:00Z">
        <w:r>
          <w:rPr>
            <w:rFonts w:eastAsia="Times New Roman" w:cstheme="minorHAnsi"/>
          </w:rPr>
          <w:t xml:space="preserve">In final review, compare </w:t>
        </w:r>
        <w:proofErr w:type="gramStart"/>
        <w:r>
          <w:rPr>
            <w:rFonts w:eastAsia="Times New Roman" w:cstheme="minorHAnsi"/>
          </w:rPr>
          <w:t>test</w:t>
        </w:r>
        <w:proofErr w:type="gramEnd"/>
        <w:r>
          <w:rPr>
            <w:rFonts w:eastAsia="Times New Roman" w:cstheme="minorHAnsi"/>
          </w:rPr>
          <w:t xml:space="preserve"> against green highlighted callouts/comments in article. Make sure wording is consistent in test vs article.</w:t>
        </w:r>
      </w:ins>
    </w:p>
    <w:p w14:paraId="14CF3DD3" w14:textId="77777777" w:rsidR="006A6E25" w:rsidRDefault="006A6E25" w:rsidP="00B23D5B">
      <w:pPr>
        <w:rPr>
          <w:ins w:id="384" w:author="Laura Sitler" w:date="2023-06-07T13:08:00Z"/>
          <w:rFonts w:eastAsia="Times New Roman"/>
        </w:rPr>
      </w:pPr>
    </w:p>
    <w:p w14:paraId="382BAE8E" w14:textId="77777777" w:rsidR="006A6E25" w:rsidRDefault="006A6E25">
      <w:pPr>
        <w:spacing w:after="160" w:line="276" w:lineRule="auto"/>
        <w:rPr>
          <w:ins w:id="385" w:author="Laura Sitler" w:date="2023-06-07T13:11:00Z"/>
          <w:rFonts w:eastAsia="Times New Roman"/>
          <w:b/>
          <w:bCs/>
        </w:rPr>
      </w:pPr>
      <w:ins w:id="386" w:author="Laura Sitler" w:date="2023-06-07T13:11:00Z">
        <w:r>
          <w:rPr>
            <w:rFonts w:eastAsia="Times New Roman"/>
            <w:b/>
            <w:bCs/>
          </w:rPr>
          <w:br w:type="page"/>
        </w:r>
      </w:ins>
    </w:p>
    <w:p w14:paraId="2481E816" w14:textId="1D073291" w:rsidR="006A6E25" w:rsidRDefault="006A6E25" w:rsidP="00B23D5B">
      <w:pPr>
        <w:rPr>
          <w:ins w:id="387" w:author="Laura Sitler" w:date="2023-06-07T13:08:00Z"/>
          <w:rFonts w:eastAsia="Times New Roman"/>
          <w:b/>
          <w:bCs/>
        </w:rPr>
      </w:pPr>
      <w:ins w:id="388" w:author="Laura Sitler" w:date="2023-06-07T13:08:00Z">
        <w:r>
          <w:rPr>
            <w:rFonts w:eastAsia="Times New Roman"/>
            <w:b/>
            <w:bCs/>
          </w:rPr>
          <w:lastRenderedPageBreak/>
          <w:t>Editorial Checklist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389" w:author="Laura Sitler" w:date="2023-06-07T13:08:00Z">
          <w:tblPr>
            <w:tblStyle w:val="TableGrid"/>
            <w:tblW w:w="0" w:type="nil"/>
            <w:tblLook w:val="04A0" w:firstRow="1" w:lastRow="0" w:firstColumn="1" w:lastColumn="0" w:noHBand="0" w:noVBand="1"/>
          </w:tblPr>
        </w:tblPrChange>
      </w:tblPr>
      <w:tblGrid>
        <w:gridCol w:w="445"/>
        <w:gridCol w:w="8905"/>
        <w:tblGridChange w:id="390">
          <w:tblGrid>
            <w:gridCol w:w="445"/>
            <w:gridCol w:w="4230"/>
            <w:gridCol w:w="4675"/>
          </w:tblGrid>
        </w:tblGridChange>
      </w:tblGrid>
      <w:tr w:rsidR="006A6E25" w14:paraId="06C27395" w14:textId="77777777" w:rsidTr="006A6E25">
        <w:trPr>
          <w:ins w:id="391" w:author="Laura Sitler" w:date="2023-06-07T13:08:00Z"/>
        </w:trPr>
        <w:tc>
          <w:tcPr>
            <w:tcW w:w="445" w:type="dxa"/>
            <w:tcPrChange w:id="392" w:author="Laura Sitler" w:date="2023-06-07T13:08:00Z">
              <w:tcPr>
                <w:gridSpan w:val="2"/>
              </w:tcPr>
            </w:tcPrChange>
          </w:tcPr>
          <w:p w14:paraId="32849D85" w14:textId="77777777" w:rsidR="006A6E25" w:rsidRDefault="006A6E25" w:rsidP="00B23D5B">
            <w:pPr>
              <w:rPr>
                <w:ins w:id="393" w:author="Laura Sitler" w:date="2023-06-07T13:08:00Z"/>
                <w:rFonts w:eastAsia="Times New Roman"/>
              </w:rPr>
            </w:pPr>
          </w:p>
        </w:tc>
        <w:tc>
          <w:tcPr>
            <w:tcW w:w="8905" w:type="dxa"/>
          </w:tcPr>
          <w:p w14:paraId="249BC432" w14:textId="0CAC4E98" w:rsidR="006A6E25" w:rsidRDefault="006A6E25" w:rsidP="00B23D5B">
            <w:pPr>
              <w:rPr>
                <w:ins w:id="394" w:author="Laura Sitler" w:date="2023-06-07T13:08:00Z"/>
                <w:rFonts w:eastAsia="Times New Roman"/>
              </w:rPr>
            </w:pPr>
            <w:ins w:id="395" w:author="Laura Sitler" w:date="2023-06-07T13:08:00Z">
              <w:r>
                <w:rPr>
                  <w:rFonts w:eastAsia="Times New Roman"/>
                </w:rPr>
                <w:t>Format article</w:t>
              </w:r>
            </w:ins>
            <w:ins w:id="396" w:author="Laura Sitler" w:date="2023-06-07T13:13:00Z">
              <w:r w:rsidR="00103B33">
                <w:rPr>
                  <w:rFonts w:eastAsia="Times New Roman"/>
                </w:rPr>
                <w:t xml:space="preserve"> according to Catalyst guidelines</w:t>
              </w:r>
            </w:ins>
          </w:p>
        </w:tc>
      </w:tr>
      <w:tr w:rsidR="006A6E25" w14:paraId="32FF9D98" w14:textId="77777777" w:rsidTr="006A6E25">
        <w:trPr>
          <w:ins w:id="397" w:author="Laura Sitler" w:date="2023-06-07T13:08:00Z"/>
        </w:trPr>
        <w:tc>
          <w:tcPr>
            <w:tcW w:w="445" w:type="dxa"/>
            <w:tcPrChange w:id="398" w:author="Laura Sitler" w:date="2023-06-07T13:08:00Z">
              <w:tcPr>
                <w:gridSpan w:val="2"/>
              </w:tcPr>
            </w:tcPrChange>
          </w:tcPr>
          <w:p w14:paraId="6CD8BE31" w14:textId="77777777" w:rsidR="006A6E25" w:rsidRDefault="006A6E25" w:rsidP="00B23D5B">
            <w:pPr>
              <w:rPr>
                <w:ins w:id="399" w:author="Laura Sitler" w:date="2023-06-07T13:08:00Z"/>
                <w:rFonts w:eastAsia="Times New Roman"/>
              </w:rPr>
            </w:pPr>
          </w:p>
        </w:tc>
        <w:tc>
          <w:tcPr>
            <w:tcW w:w="8905" w:type="dxa"/>
          </w:tcPr>
          <w:p w14:paraId="52055E4D" w14:textId="04F6809B" w:rsidR="006A6E25" w:rsidRDefault="006A6E25" w:rsidP="00B23D5B">
            <w:pPr>
              <w:rPr>
                <w:ins w:id="400" w:author="Laura Sitler" w:date="2023-06-07T13:08:00Z"/>
                <w:rFonts w:eastAsia="Times New Roman"/>
              </w:rPr>
            </w:pPr>
            <w:ins w:id="401" w:author="Laura Sitler" w:date="2023-06-07T13:08:00Z">
              <w:r>
                <w:rPr>
                  <w:rFonts w:eastAsia="Times New Roman"/>
                </w:rPr>
                <w:t>Edit article</w:t>
              </w:r>
            </w:ins>
            <w:ins w:id="402" w:author="Laura Sitler" w:date="2023-06-07T13:13:00Z">
              <w:r w:rsidR="00103B33">
                <w:rPr>
                  <w:rFonts w:eastAsia="Times New Roman"/>
                </w:rPr>
                <w:t xml:space="preserve"> according to Catalyst guidelines</w:t>
              </w:r>
            </w:ins>
          </w:p>
        </w:tc>
      </w:tr>
      <w:tr w:rsidR="006A6E25" w14:paraId="35F82232" w14:textId="77777777" w:rsidTr="006A6E25">
        <w:trPr>
          <w:ins w:id="403" w:author="Laura Sitler" w:date="2023-06-07T13:08:00Z"/>
        </w:trPr>
        <w:tc>
          <w:tcPr>
            <w:tcW w:w="445" w:type="dxa"/>
            <w:tcPrChange w:id="404" w:author="Laura Sitler" w:date="2023-06-07T13:08:00Z">
              <w:tcPr>
                <w:gridSpan w:val="2"/>
              </w:tcPr>
            </w:tcPrChange>
          </w:tcPr>
          <w:p w14:paraId="134DA018" w14:textId="77777777" w:rsidR="006A6E25" w:rsidRDefault="006A6E25" w:rsidP="00B23D5B">
            <w:pPr>
              <w:rPr>
                <w:ins w:id="405" w:author="Laura Sitler" w:date="2023-06-07T13:08:00Z"/>
                <w:rFonts w:eastAsia="Times New Roman"/>
              </w:rPr>
            </w:pPr>
          </w:p>
        </w:tc>
        <w:tc>
          <w:tcPr>
            <w:tcW w:w="8905" w:type="dxa"/>
          </w:tcPr>
          <w:p w14:paraId="24038453" w14:textId="1DB4FACE" w:rsidR="006A6E25" w:rsidRDefault="006A6E25" w:rsidP="00B23D5B">
            <w:pPr>
              <w:rPr>
                <w:ins w:id="406" w:author="Laura Sitler" w:date="2023-06-07T13:08:00Z"/>
                <w:rFonts w:eastAsia="Times New Roman"/>
              </w:rPr>
            </w:pPr>
            <w:ins w:id="407" w:author="Laura Sitler" w:date="2023-06-07T13:09:00Z">
              <w:r>
                <w:rPr>
                  <w:rFonts w:eastAsia="Times New Roman"/>
                </w:rPr>
                <w:t>Edit figures and tables; compare against callouts in the text</w:t>
              </w:r>
            </w:ins>
            <w:ins w:id="408" w:author="Laura Sitler" w:date="2023-06-07T13:10:00Z">
              <w:r>
                <w:rPr>
                  <w:rFonts w:eastAsia="Times New Roman"/>
                </w:rPr>
                <w:t xml:space="preserve"> for consistency</w:t>
              </w:r>
            </w:ins>
          </w:p>
        </w:tc>
      </w:tr>
      <w:tr w:rsidR="006A6E25" w14:paraId="0D36A657" w14:textId="77777777" w:rsidTr="006A6E25">
        <w:trPr>
          <w:ins w:id="409" w:author="Laura Sitler" w:date="2023-06-07T13:08:00Z"/>
        </w:trPr>
        <w:tc>
          <w:tcPr>
            <w:tcW w:w="445" w:type="dxa"/>
            <w:tcPrChange w:id="410" w:author="Laura Sitler" w:date="2023-06-07T13:08:00Z">
              <w:tcPr>
                <w:gridSpan w:val="2"/>
              </w:tcPr>
            </w:tcPrChange>
          </w:tcPr>
          <w:p w14:paraId="0B449AEE" w14:textId="77777777" w:rsidR="006A6E25" w:rsidRDefault="006A6E25" w:rsidP="00B23D5B">
            <w:pPr>
              <w:rPr>
                <w:ins w:id="411" w:author="Laura Sitler" w:date="2023-06-07T13:08:00Z"/>
                <w:rFonts w:eastAsia="Times New Roman"/>
              </w:rPr>
            </w:pPr>
          </w:p>
        </w:tc>
        <w:tc>
          <w:tcPr>
            <w:tcW w:w="8905" w:type="dxa"/>
          </w:tcPr>
          <w:p w14:paraId="61F849DE" w14:textId="117A6703" w:rsidR="006A6E25" w:rsidRDefault="006A6E25" w:rsidP="00B23D5B">
            <w:pPr>
              <w:rPr>
                <w:ins w:id="412" w:author="Laura Sitler" w:date="2023-06-07T13:08:00Z"/>
                <w:rFonts w:eastAsia="Times New Roman"/>
              </w:rPr>
            </w:pPr>
            <w:ins w:id="413" w:author="Laura Sitler" w:date="2023-06-07T13:09:00Z">
              <w:r>
                <w:rPr>
                  <w:rFonts w:eastAsia="Times New Roman"/>
                </w:rPr>
                <w:t>Edit references: check against PubMed and confirm all links work</w:t>
              </w:r>
            </w:ins>
          </w:p>
        </w:tc>
      </w:tr>
      <w:tr w:rsidR="006A6E25" w14:paraId="6152FCBF" w14:textId="77777777" w:rsidTr="006A6E25">
        <w:trPr>
          <w:ins w:id="414" w:author="Laura Sitler" w:date="2023-06-07T13:08:00Z"/>
        </w:trPr>
        <w:tc>
          <w:tcPr>
            <w:tcW w:w="445" w:type="dxa"/>
            <w:tcPrChange w:id="415" w:author="Laura Sitler" w:date="2023-06-07T13:08:00Z">
              <w:tcPr>
                <w:gridSpan w:val="2"/>
              </w:tcPr>
            </w:tcPrChange>
          </w:tcPr>
          <w:p w14:paraId="0497FF2C" w14:textId="77777777" w:rsidR="006A6E25" w:rsidRDefault="006A6E25" w:rsidP="00B23D5B">
            <w:pPr>
              <w:rPr>
                <w:ins w:id="416" w:author="Laura Sitler" w:date="2023-06-07T13:08:00Z"/>
                <w:rFonts w:eastAsia="Times New Roman"/>
              </w:rPr>
            </w:pPr>
          </w:p>
        </w:tc>
        <w:tc>
          <w:tcPr>
            <w:tcW w:w="8905" w:type="dxa"/>
          </w:tcPr>
          <w:p w14:paraId="5624EADD" w14:textId="3D5E37F3" w:rsidR="006A6E25" w:rsidRDefault="006A6E25" w:rsidP="00B23D5B">
            <w:pPr>
              <w:rPr>
                <w:ins w:id="417" w:author="Laura Sitler" w:date="2023-06-07T13:08:00Z"/>
                <w:rFonts w:eastAsia="Times New Roman"/>
              </w:rPr>
            </w:pPr>
            <w:ins w:id="418" w:author="Laura Sitler" w:date="2023-06-07T13:10:00Z">
              <w:r>
                <w:rPr>
                  <w:rFonts w:eastAsia="Times New Roman"/>
                </w:rPr>
                <w:t>Edit the test and compare it against the article for consistency</w:t>
              </w:r>
            </w:ins>
          </w:p>
        </w:tc>
      </w:tr>
      <w:tr w:rsidR="006A6E25" w14:paraId="2C041553" w14:textId="77777777" w:rsidTr="006A6E25">
        <w:trPr>
          <w:ins w:id="419" w:author="Laura Sitler" w:date="2023-06-07T13:08:00Z"/>
        </w:trPr>
        <w:tc>
          <w:tcPr>
            <w:tcW w:w="445" w:type="dxa"/>
            <w:tcPrChange w:id="420" w:author="Laura Sitler" w:date="2023-06-07T13:08:00Z">
              <w:tcPr>
                <w:gridSpan w:val="2"/>
              </w:tcPr>
            </w:tcPrChange>
          </w:tcPr>
          <w:p w14:paraId="47B70AC5" w14:textId="77777777" w:rsidR="006A6E25" w:rsidRDefault="006A6E25" w:rsidP="00B23D5B">
            <w:pPr>
              <w:rPr>
                <w:ins w:id="421" w:author="Laura Sitler" w:date="2023-06-07T13:08:00Z"/>
                <w:rFonts w:eastAsia="Times New Roman"/>
              </w:rPr>
            </w:pPr>
          </w:p>
        </w:tc>
        <w:tc>
          <w:tcPr>
            <w:tcW w:w="8905" w:type="dxa"/>
          </w:tcPr>
          <w:p w14:paraId="54250A2C" w14:textId="5D003F9F" w:rsidR="00103B33" w:rsidRDefault="006A6E25" w:rsidP="00B23D5B">
            <w:pPr>
              <w:rPr>
                <w:ins w:id="422" w:author="Laura Sitler" w:date="2023-06-07T13:08:00Z"/>
                <w:rFonts w:eastAsia="Times New Roman"/>
              </w:rPr>
            </w:pPr>
            <w:ins w:id="423" w:author="Laura Sitler" w:date="2023-06-07T13:10:00Z">
              <w:r>
                <w:rPr>
                  <w:rFonts w:eastAsia="Times New Roman"/>
                </w:rPr>
                <w:t>Verify word count is still in the appropriate range</w:t>
              </w:r>
            </w:ins>
          </w:p>
        </w:tc>
      </w:tr>
      <w:tr w:rsidR="00103B33" w14:paraId="65168822" w14:textId="77777777" w:rsidTr="006A6E25">
        <w:trPr>
          <w:ins w:id="424" w:author="Laura Sitler" w:date="2023-06-07T13:12:00Z"/>
        </w:trPr>
        <w:tc>
          <w:tcPr>
            <w:tcW w:w="445" w:type="dxa"/>
          </w:tcPr>
          <w:p w14:paraId="4ED834FF" w14:textId="77777777" w:rsidR="00103B33" w:rsidRDefault="00103B33" w:rsidP="00B23D5B">
            <w:pPr>
              <w:rPr>
                <w:ins w:id="425" w:author="Laura Sitler" w:date="2023-06-07T13:12:00Z"/>
                <w:rFonts w:eastAsia="Times New Roman"/>
              </w:rPr>
            </w:pPr>
          </w:p>
        </w:tc>
        <w:tc>
          <w:tcPr>
            <w:tcW w:w="8905" w:type="dxa"/>
          </w:tcPr>
          <w:p w14:paraId="57760123" w14:textId="79697694" w:rsidR="00103B33" w:rsidRDefault="00103B33" w:rsidP="00B23D5B">
            <w:pPr>
              <w:rPr>
                <w:ins w:id="426" w:author="Laura Sitler" w:date="2023-06-07T13:12:00Z"/>
                <w:rFonts w:eastAsia="Times New Roman"/>
              </w:rPr>
            </w:pPr>
            <w:ins w:id="427" w:author="Laura Sitler" w:date="2023-06-07T13:12:00Z">
              <w:r>
                <w:rPr>
                  <w:rFonts w:eastAsia="Times New Roman"/>
                </w:rPr>
                <w:t xml:space="preserve">Always do a final </w:t>
              </w:r>
            </w:ins>
            <w:ins w:id="428" w:author="Laura Sitler" w:date="2023-06-07T13:13:00Z">
              <w:r>
                <w:rPr>
                  <w:rFonts w:eastAsia="Times New Roman"/>
                </w:rPr>
                <w:t>spell check</w:t>
              </w:r>
            </w:ins>
          </w:p>
        </w:tc>
      </w:tr>
    </w:tbl>
    <w:p w14:paraId="23DAC9CE" w14:textId="77777777" w:rsidR="006A6E25" w:rsidRPr="006A6E25" w:rsidRDefault="006A6E25" w:rsidP="00B23D5B">
      <w:pPr>
        <w:rPr>
          <w:rFonts w:eastAsia="Times New Roman"/>
        </w:rPr>
      </w:pPr>
    </w:p>
    <w:sectPr w:rsidR="006A6E25" w:rsidRPr="006A6E25" w:rsidSect="00236503">
      <w:headerReference w:type="even" r:id="rId15"/>
      <w:footerReference w:type="even" r:id="rId16"/>
      <w:footerReference w:type="default" r:id="rId17"/>
      <w:headerReference w:type="first" r:id="rId18"/>
      <w:footerReference w:type="first" r:id="rId19"/>
      <w:footnotePr>
        <w:numFmt w:val="chicago"/>
      </w:footnotePr>
      <w:endnotePr>
        <w:numFmt w:val="decimal"/>
      </w:endnotePr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0" w:author="Laura Sitler" w:date="2023-06-07T13:16:00Z" w:initials="LS">
    <w:p w14:paraId="60F4E6D4" w14:textId="77777777" w:rsidR="00AE3A56" w:rsidRDefault="00133150" w:rsidP="00390522">
      <w:pPr>
        <w:pStyle w:val="CommentText"/>
      </w:pPr>
      <w:r>
        <w:rPr>
          <w:rStyle w:val="CommentReference"/>
        </w:rPr>
        <w:annotationRef/>
      </w:r>
      <w:r w:rsidR="00AE3A56">
        <w:t>Are you including titles and affiliations/correspondence info? That should be included on the title page as well.</w:t>
      </w:r>
    </w:p>
  </w:comment>
  <w:comment w:id="23" w:author="Laura Sitler" w:date="2023-06-07T13:15:00Z" w:initials="LS">
    <w:p w14:paraId="6A16DDE3" w14:textId="6E7BF13E" w:rsidR="00133150" w:rsidRDefault="00133150" w:rsidP="009B6F2D">
      <w:pPr>
        <w:pStyle w:val="CommentText"/>
      </w:pPr>
      <w:r>
        <w:rPr>
          <w:rStyle w:val="CommentReference"/>
        </w:rPr>
        <w:annotationRef/>
      </w:r>
      <w:r>
        <w:t>Writer should really include this (or you) to make sure the editor can verify against page 1</w:t>
      </w:r>
    </w:p>
  </w:comment>
  <w:comment w:id="59" w:author="Jessica Marshall" w:date="2023-05-24T12:13:00Z" w:initials="JM">
    <w:p w14:paraId="4559C4E6" w14:textId="5C606693" w:rsidR="000463E2" w:rsidRDefault="000463E2" w:rsidP="000463E2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Laura - anything specific to add here? </w:t>
      </w:r>
    </w:p>
  </w:comment>
  <w:comment w:id="60" w:author="Laura Sitler" w:date="2023-06-05T14:44:00Z" w:initials="LS">
    <w:p w14:paraId="1FE38A6B" w14:textId="77777777" w:rsidR="00670B8B" w:rsidRDefault="000463E2" w:rsidP="00430FC1">
      <w:pPr>
        <w:pStyle w:val="CommentText"/>
      </w:pPr>
      <w:r>
        <w:rPr>
          <w:rStyle w:val="CommentReference"/>
        </w:rPr>
        <w:annotationRef/>
      </w:r>
      <w:r w:rsidR="00670B8B">
        <w:t>I just noted the main things here.</w:t>
      </w:r>
    </w:p>
  </w:comment>
  <w:comment w:id="190" w:author="Laura Sitler" w:date="2023-06-05T15:16:00Z" w:initials="LS">
    <w:p w14:paraId="5D0445BC" w14:textId="77777777" w:rsidR="00AE3A56" w:rsidRDefault="006106C9" w:rsidP="003E4844">
      <w:pPr>
        <w:pStyle w:val="CommentText"/>
      </w:pPr>
      <w:r>
        <w:rPr>
          <w:rStyle w:val="CommentReference"/>
        </w:rPr>
        <w:annotationRef/>
      </w:r>
      <w:r w:rsidR="00AE3A56">
        <w:t>When creating an enduring like this, it's best to avoid reproducing images and when that's not possible, get permission. Also, references should always be cited. I revised a bit.</w:t>
      </w:r>
    </w:p>
  </w:comment>
  <w:comment w:id="199" w:author="Jessica Marshall" w:date="2023-05-24T12:13:00Z" w:initials="JM">
    <w:p w14:paraId="0C358565" w14:textId="0602D627" w:rsidR="00E269CC" w:rsidRDefault="00E269CC" w:rsidP="00BF314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Laura - anything specific to add here? </w:t>
      </w:r>
    </w:p>
  </w:comment>
  <w:comment w:id="200" w:author="Laura Sitler" w:date="2023-06-05T14:44:00Z" w:initials="LS">
    <w:p w14:paraId="53870FB6" w14:textId="77777777" w:rsidR="004A1546" w:rsidRDefault="004A1546" w:rsidP="00390324">
      <w:pPr>
        <w:pStyle w:val="CommentText"/>
      </w:pPr>
      <w:r>
        <w:rPr>
          <w:rStyle w:val="CommentReference"/>
        </w:rPr>
        <w:annotationRef/>
      </w:r>
      <w:r>
        <w:t xml:space="preserve">I just noted the main things here. </w:t>
      </w:r>
    </w:p>
  </w:comment>
  <w:comment w:id="208" w:author="Laura Sitler" w:date="2023-06-05T14:45:00Z" w:initials="LS">
    <w:p w14:paraId="33F5D793" w14:textId="77777777" w:rsidR="00AE3A56" w:rsidRDefault="004A1546" w:rsidP="00793130">
      <w:pPr>
        <w:pStyle w:val="CommentText"/>
      </w:pPr>
      <w:r>
        <w:rPr>
          <w:rStyle w:val="CommentReference"/>
        </w:rPr>
        <w:annotationRef/>
      </w:r>
      <w:r w:rsidR="00AE3A56">
        <w:t>We abbreviate the references for slides and don't actually follow AMA (pretty standard to do). More formal references are needed/preferrable for articles, I revised accordingly.</w:t>
      </w:r>
    </w:p>
  </w:comment>
  <w:comment w:id="260" w:author="Laura Sitler" w:date="2023-06-05T15:48:00Z" w:initials="LS">
    <w:p w14:paraId="3E9346D2" w14:textId="63B22F2C" w:rsidR="00DD0848" w:rsidRDefault="00DD0848" w:rsidP="005B1B69">
      <w:pPr>
        <w:pStyle w:val="CommentText"/>
      </w:pPr>
      <w:r>
        <w:rPr>
          <w:rStyle w:val="CommentReference"/>
        </w:rPr>
        <w:annotationRef/>
      </w:r>
      <w:r>
        <w:t>Heidi included dois, which is becoming more common, especially with online publications, so I'm suggesting it be in all the references when possible.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0F4E6D4" w15:done="0"/>
  <w15:commentEx w15:paraId="6A16DDE3" w15:done="0"/>
  <w15:commentEx w15:paraId="4559C4E6" w15:done="0"/>
  <w15:commentEx w15:paraId="1FE38A6B" w15:paraIdParent="4559C4E6" w15:done="0"/>
  <w15:commentEx w15:paraId="5D0445BC" w15:done="0"/>
  <w15:commentEx w15:paraId="0C358565" w15:done="0"/>
  <w15:commentEx w15:paraId="53870FB6" w15:paraIdParent="0C358565" w15:done="0"/>
  <w15:commentEx w15:paraId="33F5D793" w15:done="0"/>
  <w15:commentEx w15:paraId="3E9346D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2B01AE" w16cex:dateUtc="2023-06-07T17:16:00Z"/>
  <w16cex:commentExtensible w16cex:durableId="282B016F" w16cex:dateUtc="2023-06-07T17:15:00Z"/>
  <w16cex:commentExtensible w16cex:durableId="2828BA00" w16cex:dateUtc="2023-05-24T16:13:00Z"/>
  <w16cex:commentExtensible w16cex:durableId="2828B9FF" w16cex:dateUtc="2023-06-05T18:44:00Z"/>
  <w16cex:commentExtensible w16cex:durableId="28287AE6" w16cex:dateUtc="2023-06-05T19:16:00Z"/>
  <w16cex:commentExtensible w16cex:durableId="28187DDC" w16cex:dateUtc="2023-05-24T16:13:00Z"/>
  <w16cex:commentExtensible w16cex:durableId="28287344" w16cex:dateUtc="2023-06-05T18:44:00Z"/>
  <w16cex:commentExtensible w16cex:durableId="28287383" w16cex:dateUtc="2023-06-05T18:45:00Z"/>
  <w16cex:commentExtensible w16cex:durableId="28288248" w16cex:dateUtc="2023-06-05T1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F4E6D4" w16cid:durableId="282B01AE"/>
  <w16cid:commentId w16cid:paraId="6A16DDE3" w16cid:durableId="282B016F"/>
  <w16cid:commentId w16cid:paraId="4559C4E6" w16cid:durableId="2828BA00"/>
  <w16cid:commentId w16cid:paraId="1FE38A6B" w16cid:durableId="2828B9FF"/>
  <w16cid:commentId w16cid:paraId="5D0445BC" w16cid:durableId="28287AE6"/>
  <w16cid:commentId w16cid:paraId="0C358565" w16cid:durableId="28187DDC"/>
  <w16cid:commentId w16cid:paraId="53870FB6" w16cid:durableId="28287344"/>
  <w16cid:commentId w16cid:paraId="33F5D793" w16cid:durableId="28287383"/>
  <w16cid:commentId w16cid:paraId="3E9346D2" w16cid:durableId="282882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607F1" w14:textId="77777777" w:rsidR="00407086" w:rsidRPr="00DD54E7" w:rsidRDefault="00407086" w:rsidP="00652467">
      <w:pPr>
        <w:pStyle w:val="Footer"/>
      </w:pPr>
    </w:p>
  </w:endnote>
  <w:endnote w:type="continuationSeparator" w:id="0">
    <w:p w14:paraId="671FAAC5" w14:textId="77777777" w:rsidR="00407086" w:rsidRDefault="00407086" w:rsidP="00652467">
      <w:r>
        <w:continuationSeparator/>
      </w:r>
    </w:p>
  </w:endnote>
  <w:endnote w:type="continuationNotice" w:id="1">
    <w:p w14:paraId="760FB560" w14:textId="77777777" w:rsidR="00407086" w:rsidRDefault="004070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41341" w14:textId="77777777" w:rsidR="00F25C29" w:rsidRDefault="00F25C29" w:rsidP="00652467">
    <w:pPr>
      <w:pStyle w:val="Footer"/>
    </w:pPr>
  </w:p>
  <w:p w14:paraId="78238797" w14:textId="77777777" w:rsidR="00F25C29" w:rsidRDefault="00F25C29" w:rsidP="00652467"/>
  <w:p w14:paraId="00CC694F" w14:textId="77777777" w:rsidR="00F25C29" w:rsidRDefault="00F25C29" w:rsidP="006524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7381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405D83" w14:textId="10C6C8DD" w:rsidR="00F25C29" w:rsidRDefault="00F25C29" w:rsidP="002134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3FF5E" w14:textId="120E56F7" w:rsidR="00F25C29" w:rsidRDefault="00F25C29" w:rsidP="0021349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E1ED0" w14:textId="77777777" w:rsidR="00407086" w:rsidRDefault="00407086" w:rsidP="00652467">
      <w:r>
        <w:separator/>
      </w:r>
    </w:p>
  </w:footnote>
  <w:footnote w:type="continuationSeparator" w:id="0">
    <w:p w14:paraId="18CB3C8B" w14:textId="77777777" w:rsidR="00407086" w:rsidRDefault="00407086" w:rsidP="00652467">
      <w:r>
        <w:continuationSeparator/>
      </w:r>
    </w:p>
  </w:footnote>
  <w:footnote w:type="continuationNotice" w:id="1">
    <w:p w14:paraId="3ADA6001" w14:textId="77777777" w:rsidR="00407086" w:rsidRDefault="004070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5C45D" w14:textId="77777777" w:rsidR="00F25C29" w:rsidRDefault="00F25C29" w:rsidP="00652467">
    <w:pPr>
      <w:pStyle w:val="Header"/>
    </w:pPr>
  </w:p>
  <w:p w14:paraId="535B0A5C" w14:textId="77777777" w:rsidR="00F25C29" w:rsidRDefault="00F25C29" w:rsidP="00652467"/>
  <w:p w14:paraId="7A4AC4AB" w14:textId="77777777" w:rsidR="00F25C29" w:rsidRDefault="00F25C29" w:rsidP="0065246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90D7F" w14:textId="42D0BF34" w:rsidR="00192E99" w:rsidRDefault="00192E99" w:rsidP="00192E99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BC3B67E" wp14:editId="76F57D31">
              <wp:simplePos x="0" y="0"/>
              <wp:positionH relativeFrom="column">
                <wp:posOffset>239112425</wp:posOffset>
              </wp:positionH>
              <wp:positionV relativeFrom="paragraph">
                <wp:posOffset>-3022600</wp:posOffset>
              </wp:positionV>
              <wp:extent cx="5258435" cy="116840"/>
              <wp:effectExtent l="0" t="0" r="18415" b="1651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58435" cy="1168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C62E1A0" w14:textId="77777777" w:rsidR="00192E99" w:rsidRDefault="00192E99" w:rsidP="00192E99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C3B67E" id="Rectangle 17" o:spid="_x0000_s1026" style="position:absolute;margin-left:18827.75pt;margin-top:-238pt;width:414.05pt;height: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" fillcolor="#4a66ac [3204]" strokecolor="#243255 [1604]" strokeweight="1pt">
              <v:textbox>
                <w:txbxContent>
                  <w:p w14:paraId="3C62E1A0" w14:textId="77777777" w:rsidR="00192E99" w:rsidRDefault="00192E99" w:rsidP="00192E99">
                    <w:pPr>
                      <w:jc w:val="center"/>
                    </w:pPr>
                    <w: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E3CDAB3" wp14:editId="7FC24BB0">
              <wp:simplePos x="0" y="0"/>
              <wp:positionH relativeFrom="column">
                <wp:posOffset>-977265</wp:posOffset>
              </wp:positionH>
              <wp:positionV relativeFrom="paragraph">
                <wp:posOffset>-452120</wp:posOffset>
              </wp:positionV>
              <wp:extent cx="7887335" cy="116840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7335" cy="116840"/>
                      </a:xfrm>
                      <a:prstGeom prst="rect">
                        <a:avLst/>
                      </a:prstGeom>
                      <a:solidFill>
                        <a:srgbClr val="12153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7679BD" w14:textId="77777777" w:rsidR="00192E99" w:rsidRDefault="00192E99" w:rsidP="00192E99">
                          <w:pPr>
                            <w:jc w:val="center"/>
                            <w:rPr>
                              <w:color w:val="131628"/>
                            </w:rPr>
                          </w:pPr>
                          <w:r>
                            <w:rPr>
                              <w:color w:val="1316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3CDAB3" id="Rectangle 16" o:spid="_x0000_s1027" style="position:absolute;margin-left:-76.95pt;margin-top:-35.6pt;width:621.05pt;height:9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" fillcolor="#121531" stroked="f" strokeweight="1pt">
              <v:textbox>
                <w:txbxContent>
                  <w:p w14:paraId="387679BD" w14:textId="77777777" w:rsidR="00192E99" w:rsidRDefault="00192E99" w:rsidP="00192E99">
                    <w:pPr>
                      <w:jc w:val="center"/>
                      <w:rPr>
                        <w:color w:val="131628"/>
                      </w:rPr>
                    </w:pPr>
                    <w:r>
                      <w:rPr>
                        <w:color w:val="131628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25F77FB4" w14:textId="1E960A88" w:rsidR="00192E99" w:rsidRDefault="00192E99" w:rsidP="00192E99">
    <w:pPr>
      <w:pStyle w:val="Head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2" behindDoc="0" locked="0" layoutInCell="1" allowOverlap="1" wp14:anchorId="6F9EDBCB" wp14:editId="55F4776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63445" cy="802640"/>
          <wp:effectExtent l="0" t="0" r="8255" b="0"/>
          <wp:wrapTight wrapText="bothSides">
            <wp:wrapPolygon edited="0">
              <wp:start x="2663" y="0"/>
              <wp:lineTo x="0" y="4101"/>
              <wp:lineTo x="0" y="16918"/>
              <wp:lineTo x="2663" y="21019"/>
              <wp:lineTo x="4184" y="21019"/>
              <wp:lineTo x="21492" y="17943"/>
              <wp:lineTo x="21492" y="4614"/>
              <wp:lineTo x="4184" y="0"/>
              <wp:lineTo x="2663" y="0"/>
            </wp:wrapPolygon>
          </wp:wrapTight>
          <wp:docPr id="15" name="Picture 15" descr="/Users/samantha.catoggio/Desktop/My Stuff/Louis/Final Logos/Catalyst Logo_Full Colo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samantha.catoggio/Desktop/My Stuff/Louis/Final Logos/Catalyst Logo_Full Colo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3445" cy="802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EAE992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Catalyst Medical Education, LLC</w:t>
    </w:r>
  </w:p>
  <w:p w14:paraId="290F3CF7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PO Box 1323</w:t>
    </w:r>
  </w:p>
  <w:p w14:paraId="48A288AD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Madison, NJ 07940</w:t>
    </w:r>
  </w:p>
  <w:p w14:paraId="1E62307D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8"/>
        <w:szCs w:val="8"/>
      </w:rPr>
    </w:pPr>
  </w:p>
  <w:p w14:paraId="37EAE482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www.catalystmeded.com</w:t>
    </w:r>
  </w:p>
  <w:p w14:paraId="494D1270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8"/>
        <w:szCs w:val="8"/>
      </w:rPr>
    </w:pPr>
  </w:p>
  <w:p w14:paraId="2CC929E8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info@catalystmeded.com</w:t>
    </w:r>
  </w:p>
  <w:p w14:paraId="639BF1FD" w14:textId="77777777" w:rsidR="00F25C29" w:rsidRDefault="00F25C29" w:rsidP="006524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4F8"/>
    <w:multiLevelType w:val="hybridMultilevel"/>
    <w:tmpl w:val="7C96E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B63FF2"/>
    <w:multiLevelType w:val="hybridMultilevel"/>
    <w:tmpl w:val="F7EE1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17F9"/>
    <w:multiLevelType w:val="hybridMultilevel"/>
    <w:tmpl w:val="DEEEE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B2C9E"/>
    <w:multiLevelType w:val="hybridMultilevel"/>
    <w:tmpl w:val="0BE6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968CE"/>
    <w:multiLevelType w:val="hybridMultilevel"/>
    <w:tmpl w:val="C2DE7956"/>
    <w:lvl w:ilvl="0" w:tplc="04090003">
      <w:start w:val="1"/>
      <w:numFmt w:val="bullet"/>
      <w:lvlText w:val="o"/>
      <w:lvlJc w:val="left"/>
      <w:pPr>
        <w:ind w:left="77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 w15:restartNumberingAfterBreak="0">
    <w:nsid w:val="0CC05549"/>
    <w:multiLevelType w:val="hybridMultilevel"/>
    <w:tmpl w:val="559C96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678F"/>
    <w:multiLevelType w:val="hybridMultilevel"/>
    <w:tmpl w:val="6C8A8078"/>
    <w:lvl w:ilvl="0" w:tplc="1FF8C5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A643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76D3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469A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8AC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6A17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A2CA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6A9D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82B4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F170B33"/>
    <w:multiLevelType w:val="hybridMultilevel"/>
    <w:tmpl w:val="B366F6BC"/>
    <w:lvl w:ilvl="0" w:tplc="164E2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602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7C24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982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F65B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9C3A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9ACD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5EB5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9C5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1052972"/>
    <w:multiLevelType w:val="hybridMultilevel"/>
    <w:tmpl w:val="1FA2D2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655DB4"/>
    <w:multiLevelType w:val="hybridMultilevel"/>
    <w:tmpl w:val="471C4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12462"/>
    <w:multiLevelType w:val="hybridMultilevel"/>
    <w:tmpl w:val="F61C22AA"/>
    <w:lvl w:ilvl="0" w:tplc="D0BA0BDA">
      <w:numFmt w:val="bullet"/>
      <w:lvlText w:val="-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792162"/>
    <w:multiLevelType w:val="hybridMultilevel"/>
    <w:tmpl w:val="E7261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5AA3D17"/>
    <w:multiLevelType w:val="hybridMultilevel"/>
    <w:tmpl w:val="7782561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174611E5"/>
    <w:multiLevelType w:val="hybridMultilevel"/>
    <w:tmpl w:val="3F3A06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2E2274"/>
    <w:multiLevelType w:val="hybridMultilevel"/>
    <w:tmpl w:val="D4CE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A08F0"/>
    <w:multiLevelType w:val="hybridMultilevel"/>
    <w:tmpl w:val="2A9E5F0E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6" w15:restartNumberingAfterBreak="0">
    <w:nsid w:val="1E3E6C9A"/>
    <w:multiLevelType w:val="hybridMultilevel"/>
    <w:tmpl w:val="31C22E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EAE33DF"/>
    <w:multiLevelType w:val="hybridMultilevel"/>
    <w:tmpl w:val="83F28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0B126F"/>
    <w:multiLevelType w:val="hybridMultilevel"/>
    <w:tmpl w:val="AD9C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F822CF"/>
    <w:multiLevelType w:val="hybridMultilevel"/>
    <w:tmpl w:val="13E80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2275FED"/>
    <w:multiLevelType w:val="hybridMultilevel"/>
    <w:tmpl w:val="979E10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3510DA0"/>
    <w:multiLevelType w:val="hybridMultilevel"/>
    <w:tmpl w:val="1A72EF90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23617112"/>
    <w:multiLevelType w:val="hybridMultilevel"/>
    <w:tmpl w:val="73F28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A57C1E"/>
    <w:multiLevelType w:val="hybridMultilevel"/>
    <w:tmpl w:val="D4F0B3F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62512B0"/>
    <w:multiLevelType w:val="hybridMultilevel"/>
    <w:tmpl w:val="4290F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225F83"/>
    <w:multiLevelType w:val="hybridMultilevel"/>
    <w:tmpl w:val="F684D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D770B2"/>
    <w:multiLevelType w:val="hybridMultilevel"/>
    <w:tmpl w:val="7894235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7" w15:restartNumberingAfterBreak="0">
    <w:nsid w:val="2E3853F2"/>
    <w:multiLevelType w:val="hybridMultilevel"/>
    <w:tmpl w:val="53BA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AF1A92"/>
    <w:multiLevelType w:val="hybridMultilevel"/>
    <w:tmpl w:val="12A2407C"/>
    <w:lvl w:ilvl="0" w:tplc="32CAF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5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6C4A07"/>
    <w:multiLevelType w:val="hybridMultilevel"/>
    <w:tmpl w:val="521690A8"/>
    <w:lvl w:ilvl="0" w:tplc="DFCAE9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3E56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823F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94E9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9E2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CAA3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AB7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A01F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9607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34BA144F"/>
    <w:multiLevelType w:val="hybridMultilevel"/>
    <w:tmpl w:val="899EF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CB76B3"/>
    <w:multiLevelType w:val="hybridMultilevel"/>
    <w:tmpl w:val="00AC3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8D916B8"/>
    <w:multiLevelType w:val="hybridMultilevel"/>
    <w:tmpl w:val="A8C05336"/>
    <w:lvl w:ilvl="0" w:tplc="32CAF8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456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9B93FB9"/>
    <w:multiLevelType w:val="hybridMultilevel"/>
    <w:tmpl w:val="3530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864E0E"/>
    <w:multiLevelType w:val="hybridMultilevel"/>
    <w:tmpl w:val="5E6E1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3C413C50"/>
    <w:multiLevelType w:val="hybridMultilevel"/>
    <w:tmpl w:val="0360F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6F7A8E"/>
    <w:multiLevelType w:val="hybridMultilevel"/>
    <w:tmpl w:val="ED683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436BBC"/>
    <w:multiLevelType w:val="hybridMultilevel"/>
    <w:tmpl w:val="6A54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22D5C8">
      <w:numFmt w:val="bullet"/>
      <w:lvlText w:val="-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17083A"/>
    <w:multiLevelType w:val="hybridMultilevel"/>
    <w:tmpl w:val="693ED9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B071E3B"/>
    <w:multiLevelType w:val="hybridMultilevel"/>
    <w:tmpl w:val="C240A00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C1A3682"/>
    <w:multiLevelType w:val="hybridMultilevel"/>
    <w:tmpl w:val="CD54B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D16013B"/>
    <w:multiLevelType w:val="multilevel"/>
    <w:tmpl w:val="6D8853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B016D7"/>
    <w:multiLevelType w:val="hybridMultilevel"/>
    <w:tmpl w:val="EBFE0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FE5375"/>
    <w:multiLevelType w:val="hybridMultilevel"/>
    <w:tmpl w:val="2BB642D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0EF235B"/>
    <w:multiLevelType w:val="hybridMultilevel"/>
    <w:tmpl w:val="07BE7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707B7F"/>
    <w:multiLevelType w:val="hybridMultilevel"/>
    <w:tmpl w:val="1A08E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7A0DE2"/>
    <w:multiLevelType w:val="hybridMultilevel"/>
    <w:tmpl w:val="8DB6E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A579C6"/>
    <w:multiLevelType w:val="hybridMultilevel"/>
    <w:tmpl w:val="D9681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523D86"/>
    <w:multiLevelType w:val="hybridMultilevel"/>
    <w:tmpl w:val="EFB23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776A65"/>
    <w:multiLevelType w:val="hybridMultilevel"/>
    <w:tmpl w:val="D4FE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B2156D"/>
    <w:multiLevelType w:val="hybridMultilevel"/>
    <w:tmpl w:val="79F4E556"/>
    <w:lvl w:ilvl="0" w:tplc="AEFEF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A45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02A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5CC1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9C58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BA6C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D27C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00F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68F3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58E75EE8"/>
    <w:multiLevelType w:val="hybridMultilevel"/>
    <w:tmpl w:val="5A36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B378EE"/>
    <w:multiLevelType w:val="hybridMultilevel"/>
    <w:tmpl w:val="49E42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B64891"/>
    <w:multiLevelType w:val="hybridMultilevel"/>
    <w:tmpl w:val="6354E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F76764"/>
    <w:multiLevelType w:val="hybridMultilevel"/>
    <w:tmpl w:val="69E88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FB144C6"/>
    <w:multiLevelType w:val="hybridMultilevel"/>
    <w:tmpl w:val="255C9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446BA7"/>
    <w:multiLevelType w:val="hybridMultilevel"/>
    <w:tmpl w:val="8DBE51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0C5253B"/>
    <w:multiLevelType w:val="hybridMultilevel"/>
    <w:tmpl w:val="9126CA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1B08FF"/>
    <w:multiLevelType w:val="hybridMultilevel"/>
    <w:tmpl w:val="C2CCB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2313E46"/>
    <w:multiLevelType w:val="hybridMultilevel"/>
    <w:tmpl w:val="6FC68F5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235607C"/>
    <w:multiLevelType w:val="hybridMultilevel"/>
    <w:tmpl w:val="7234B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A7453F"/>
    <w:multiLevelType w:val="hybridMultilevel"/>
    <w:tmpl w:val="C308B7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655419A9"/>
    <w:multiLevelType w:val="hybridMultilevel"/>
    <w:tmpl w:val="16C6F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65D56F7D"/>
    <w:multiLevelType w:val="hybridMultilevel"/>
    <w:tmpl w:val="04D6EB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6743AD5"/>
    <w:multiLevelType w:val="hybridMultilevel"/>
    <w:tmpl w:val="90C8E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A225BD9"/>
    <w:multiLevelType w:val="hybridMultilevel"/>
    <w:tmpl w:val="C2DAB202"/>
    <w:lvl w:ilvl="0" w:tplc="A796ADF2">
      <w:numFmt w:val="bullet"/>
      <w:lvlText w:val="-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B614092"/>
    <w:multiLevelType w:val="hybridMultilevel"/>
    <w:tmpl w:val="B42A3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1454D0"/>
    <w:multiLevelType w:val="hybridMultilevel"/>
    <w:tmpl w:val="DC1A5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4B4F42"/>
    <w:multiLevelType w:val="hybridMultilevel"/>
    <w:tmpl w:val="CBA65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8E4498"/>
    <w:multiLevelType w:val="hybridMultilevel"/>
    <w:tmpl w:val="5BFAE4E8"/>
    <w:lvl w:ilvl="0" w:tplc="04090003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70" w15:restartNumberingAfterBreak="0">
    <w:nsid w:val="75EF17B5"/>
    <w:multiLevelType w:val="hybridMultilevel"/>
    <w:tmpl w:val="61FEB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1" w15:restartNumberingAfterBreak="0">
    <w:nsid w:val="7CDA1D4F"/>
    <w:multiLevelType w:val="hybridMultilevel"/>
    <w:tmpl w:val="DC52C356"/>
    <w:lvl w:ilvl="0" w:tplc="B5BEF280">
      <w:numFmt w:val="bullet"/>
      <w:lvlText w:val="-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429273">
    <w:abstractNumId w:val="60"/>
  </w:num>
  <w:num w:numId="2" w16cid:durableId="1508861054">
    <w:abstractNumId w:val="49"/>
  </w:num>
  <w:num w:numId="3" w16cid:durableId="465436841">
    <w:abstractNumId w:val="51"/>
  </w:num>
  <w:num w:numId="4" w16cid:durableId="1045064552">
    <w:abstractNumId w:val="38"/>
  </w:num>
  <w:num w:numId="5" w16cid:durableId="130826844">
    <w:abstractNumId w:val="27"/>
  </w:num>
  <w:num w:numId="6" w16cid:durableId="282424280">
    <w:abstractNumId w:val="22"/>
  </w:num>
  <w:num w:numId="7" w16cid:durableId="1875145275">
    <w:abstractNumId w:val="42"/>
  </w:num>
  <w:num w:numId="8" w16cid:durableId="428308199">
    <w:abstractNumId w:val="34"/>
  </w:num>
  <w:num w:numId="9" w16cid:durableId="1265073545">
    <w:abstractNumId w:val="15"/>
  </w:num>
  <w:num w:numId="10" w16cid:durableId="473110243">
    <w:abstractNumId w:val="55"/>
  </w:num>
  <w:num w:numId="11" w16cid:durableId="1844122829">
    <w:abstractNumId w:val="52"/>
  </w:num>
  <w:num w:numId="12" w16cid:durableId="367685098">
    <w:abstractNumId w:val="9"/>
  </w:num>
  <w:num w:numId="13" w16cid:durableId="730084084">
    <w:abstractNumId w:val="29"/>
  </w:num>
  <w:num w:numId="14" w16cid:durableId="685449344">
    <w:abstractNumId w:val="17"/>
  </w:num>
  <w:num w:numId="15" w16cid:durableId="1545410091">
    <w:abstractNumId w:val="18"/>
  </w:num>
  <w:num w:numId="16" w16cid:durableId="792400965">
    <w:abstractNumId w:val="46"/>
  </w:num>
  <w:num w:numId="17" w16cid:durableId="1379279196">
    <w:abstractNumId w:val="31"/>
  </w:num>
  <w:num w:numId="18" w16cid:durableId="2104256089">
    <w:abstractNumId w:val="58"/>
  </w:num>
  <w:num w:numId="19" w16cid:durableId="1079719640">
    <w:abstractNumId w:val="40"/>
  </w:num>
  <w:num w:numId="20" w16cid:durableId="1089765260">
    <w:abstractNumId w:val="19"/>
  </w:num>
  <w:num w:numId="21" w16cid:durableId="1815289822">
    <w:abstractNumId w:val="62"/>
  </w:num>
  <w:num w:numId="22" w16cid:durableId="1008167832">
    <w:abstractNumId w:val="11"/>
  </w:num>
  <w:num w:numId="23" w16cid:durableId="2062709571">
    <w:abstractNumId w:val="67"/>
  </w:num>
  <w:num w:numId="24" w16cid:durableId="477187443">
    <w:abstractNumId w:val="30"/>
  </w:num>
  <w:num w:numId="25" w16cid:durableId="56904671">
    <w:abstractNumId w:val="33"/>
  </w:num>
  <w:num w:numId="26" w16cid:durableId="2138597492">
    <w:abstractNumId w:val="44"/>
  </w:num>
  <w:num w:numId="27" w16cid:durableId="263997376">
    <w:abstractNumId w:val="7"/>
  </w:num>
  <w:num w:numId="28" w16cid:durableId="128863541">
    <w:abstractNumId w:val="3"/>
  </w:num>
  <w:num w:numId="29" w16cid:durableId="1164083073">
    <w:abstractNumId w:val="45"/>
  </w:num>
  <w:num w:numId="30" w16cid:durableId="473445466">
    <w:abstractNumId w:val="4"/>
  </w:num>
  <w:num w:numId="31" w16cid:durableId="618343506">
    <w:abstractNumId w:val="8"/>
  </w:num>
  <w:num w:numId="32" w16cid:durableId="1810323147">
    <w:abstractNumId w:val="39"/>
  </w:num>
  <w:num w:numId="33" w16cid:durableId="1726836475">
    <w:abstractNumId w:val="23"/>
  </w:num>
  <w:num w:numId="34" w16cid:durableId="1859612506">
    <w:abstractNumId w:val="43"/>
  </w:num>
  <w:num w:numId="35" w16cid:durableId="143398182">
    <w:abstractNumId w:val="69"/>
  </w:num>
  <w:num w:numId="36" w16cid:durableId="422533068">
    <w:abstractNumId w:val="66"/>
  </w:num>
  <w:num w:numId="37" w16cid:durableId="537084852">
    <w:abstractNumId w:val="16"/>
  </w:num>
  <w:num w:numId="38" w16cid:durableId="632367617">
    <w:abstractNumId w:val="14"/>
  </w:num>
  <w:num w:numId="39" w16cid:durableId="1167015640">
    <w:abstractNumId w:val="24"/>
  </w:num>
  <w:num w:numId="40" w16cid:durableId="676545727">
    <w:abstractNumId w:val="26"/>
  </w:num>
  <w:num w:numId="41" w16cid:durableId="1298489458">
    <w:abstractNumId w:val="47"/>
  </w:num>
  <w:num w:numId="42" w16cid:durableId="657348408">
    <w:abstractNumId w:val="36"/>
  </w:num>
  <w:num w:numId="43" w16cid:durableId="366369296">
    <w:abstractNumId w:val="54"/>
  </w:num>
  <w:num w:numId="44" w16cid:durableId="1197891380">
    <w:abstractNumId w:val="2"/>
  </w:num>
  <w:num w:numId="45" w16cid:durableId="1375619489">
    <w:abstractNumId w:val="6"/>
  </w:num>
  <w:num w:numId="46" w16cid:durableId="1768307968">
    <w:abstractNumId w:val="50"/>
  </w:num>
  <w:num w:numId="47" w16cid:durableId="548106293">
    <w:abstractNumId w:val="53"/>
  </w:num>
  <w:num w:numId="48" w16cid:durableId="1154759019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9" w16cid:durableId="1762143768">
    <w:abstractNumId w:val="41"/>
  </w:num>
  <w:num w:numId="50" w16cid:durableId="1601644324">
    <w:abstractNumId w:val="1"/>
  </w:num>
  <w:num w:numId="51" w16cid:durableId="102655378">
    <w:abstractNumId w:val="48"/>
  </w:num>
  <w:num w:numId="52" w16cid:durableId="1175533407">
    <w:abstractNumId w:val="10"/>
  </w:num>
  <w:num w:numId="53" w16cid:durableId="1513910200">
    <w:abstractNumId w:val="37"/>
  </w:num>
  <w:num w:numId="54" w16cid:durableId="1233924768">
    <w:abstractNumId w:val="68"/>
  </w:num>
  <w:num w:numId="55" w16cid:durableId="2036538421">
    <w:abstractNumId w:val="71"/>
  </w:num>
  <w:num w:numId="56" w16cid:durableId="603735673">
    <w:abstractNumId w:val="61"/>
  </w:num>
  <w:num w:numId="57" w16cid:durableId="55319048">
    <w:abstractNumId w:val="64"/>
  </w:num>
  <w:num w:numId="58" w16cid:durableId="933131106">
    <w:abstractNumId w:val="65"/>
  </w:num>
  <w:num w:numId="59" w16cid:durableId="1998222365">
    <w:abstractNumId w:val="57"/>
  </w:num>
  <w:num w:numId="60" w16cid:durableId="1336613302">
    <w:abstractNumId w:val="63"/>
  </w:num>
  <w:num w:numId="61" w16cid:durableId="661927029">
    <w:abstractNumId w:val="35"/>
  </w:num>
  <w:num w:numId="62" w16cid:durableId="494684001">
    <w:abstractNumId w:val="25"/>
  </w:num>
  <w:num w:numId="63" w16cid:durableId="311493985">
    <w:abstractNumId w:val="0"/>
  </w:num>
  <w:num w:numId="64" w16cid:durableId="1594515427">
    <w:abstractNumId w:val="56"/>
  </w:num>
  <w:num w:numId="65" w16cid:durableId="755856879">
    <w:abstractNumId w:val="12"/>
  </w:num>
  <w:num w:numId="66" w16cid:durableId="475681411">
    <w:abstractNumId w:val="20"/>
  </w:num>
  <w:num w:numId="67" w16cid:durableId="1878396705">
    <w:abstractNumId w:val="5"/>
  </w:num>
  <w:num w:numId="68" w16cid:durableId="1534415371">
    <w:abstractNumId w:val="32"/>
  </w:num>
  <w:num w:numId="69" w16cid:durableId="1759980121">
    <w:abstractNumId w:val="59"/>
  </w:num>
  <w:num w:numId="70" w16cid:durableId="1850287213">
    <w:abstractNumId w:val="28"/>
  </w:num>
  <w:num w:numId="71" w16cid:durableId="1831291445">
    <w:abstractNumId w:val="21"/>
  </w:num>
  <w:num w:numId="72" w16cid:durableId="2133673935">
    <w:abstractNumId w:val="13"/>
  </w:num>
  <w:num w:numId="73" w16cid:durableId="1320159758">
    <w:abstractNumId w:val="70"/>
  </w:num>
  <w:numIdMacAtCleanup w:val="2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Sitler">
    <w15:presenceInfo w15:providerId="None" w15:userId="Laura Sitler"/>
  </w15:person>
  <w15:person w15:author="Jessica Marshall">
    <w15:presenceInfo w15:providerId="AD" w15:userId="S::jessica.marshall@catalystmeded.com::2e6b0e28-8cdb-4711-bc65-ec98ef6b9e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O0NDY1tzA0NDc2M7VU0lEKTi0uzszPAykwqQUAw37JnCwAAAA="/>
  </w:docVars>
  <w:rsids>
    <w:rsidRoot w:val="00D74031"/>
    <w:rsid w:val="0000116D"/>
    <w:rsid w:val="00002A10"/>
    <w:rsid w:val="00003330"/>
    <w:rsid w:val="00004776"/>
    <w:rsid w:val="00006D51"/>
    <w:rsid w:val="00007C93"/>
    <w:rsid w:val="00010F4A"/>
    <w:rsid w:val="0001200A"/>
    <w:rsid w:val="000120F0"/>
    <w:rsid w:val="000128F5"/>
    <w:rsid w:val="000142C0"/>
    <w:rsid w:val="0001464A"/>
    <w:rsid w:val="0001489C"/>
    <w:rsid w:val="00014BB5"/>
    <w:rsid w:val="00015E91"/>
    <w:rsid w:val="000162DF"/>
    <w:rsid w:val="00022B37"/>
    <w:rsid w:val="00022B6B"/>
    <w:rsid w:val="000253F8"/>
    <w:rsid w:val="00025AD1"/>
    <w:rsid w:val="00025FC5"/>
    <w:rsid w:val="00026D3D"/>
    <w:rsid w:val="00026DC2"/>
    <w:rsid w:val="000276F8"/>
    <w:rsid w:val="000279E4"/>
    <w:rsid w:val="0003208E"/>
    <w:rsid w:val="00032232"/>
    <w:rsid w:val="000323F8"/>
    <w:rsid w:val="000343B3"/>
    <w:rsid w:val="00036108"/>
    <w:rsid w:val="000372D1"/>
    <w:rsid w:val="0003756C"/>
    <w:rsid w:val="00037622"/>
    <w:rsid w:val="0004078D"/>
    <w:rsid w:val="000418F6"/>
    <w:rsid w:val="0004198F"/>
    <w:rsid w:val="00041CB1"/>
    <w:rsid w:val="00043070"/>
    <w:rsid w:val="00044024"/>
    <w:rsid w:val="000463E2"/>
    <w:rsid w:val="0005232B"/>
    <w:rsid w:val="000525FD"/>
    <w:rsid w:val="00053733"/>
    <w:rsid w:val="00056CCF"/>
    <w:rsid w:val="00057386"/>
    <w:rsid w:val="00057B54"/>
    <w:rsid w:val="0006064F"/>
    <w:rsid w:val="00061F15"/>
    <w:rsid w:val="00062E5D"/>
    <w:rsid w:val="000648C1"/>
    <w:rsid w:val="00065F41"/>
    <w:rsid w:val="000662DE"/>
    <w:rsid w:val="00073B8B"/>
    <w:rsid w:val="00073EEE"/>
    <w:rsid w:val="000740C9"/>
    <w:rsid w:val="0007463B"/>
    <w:rsid w:val="0007610D"/>
    <w:rsid w:val="00077A0D"/>
    <w:rsid w:val="000815FB"/>
    <w:rsid w:val="00082650"/>
    <w:rsid w:val="00084B48"/>
    <w:rsid w:val="00090A6B"/>
    <w:rsid w:val="000913C7"/>
    <w:rsid w:val="00093097"/>
    <w:rsid w:val="000931BE"/>
    <w:rsid w:val="000944E6"/>
    <w:rsid w:val="00095409"/>
    <w:rsid w:val="00095590"/>
    <w:rsid w:val="00097069"/>
    <w:rsid w:val="00097561"/>
    <w:rsid w:val="000A0952"/>
    <w:rsid w:val="000A1A1D"/>
    <w:rsid w:val="000A1A9C"/>
    <w:rsid w:val="000A31A0"/>
    <w:rsid w:val="000A4D9A"/>
    <w:rsid w:val="000A4E0C"/>
    <w:rsid w:val="000A4F04"/>
    <w:rsid w:val="000A65A4"/>
    <w:rsid w:val="000A75AD"/>
    <w:rsid w:val="000B0733"/>
    <w:rsid w:val="000B124A"/>
    <w:rsid w:val="000B5526"/>
    <w:rsid w:val="000C103C"/>
    <w:rsid w:val="000C106F"/>
    <w:rsid w:val="000C16D8"/>
    <w:rsid w:val="000C33DE"/>
    <w:rsid w:val="000C51D0"/>
    <w:rsid w:val="000C5CB4"/>
    <w:rsid w:val="000C79A6"/>
    <w:rsid w:val="000D1523"/>
    <w:rsid w:val="000D2157"/>
    <w:rsid w:val="000D2E29"/>
    <w:rsid w:val="000D3421"/>
    <w:rsid w:val="000D37DC"/>
    <w:rsid w:val="000D3E4B"/>
    <w:rsid w:val="000D520D"/>
    <w:rsid w:val="000D6105"/>
    <w:rsid w:val="000D7A46"/>
    <w:rsid w:val="000D7E76"/>
    <w:rsid w:val="000E073A"/>
    <w:rsid w:val="000E23B5"/>
    <w:rsid w:val="000E353C"/>
    <w:rsid w:val="000E35B0"/>
    <w:rsid w:val="000E4CA7"/>
    <w:rsid w:val="000E6247"/>
    <w:rsid w:val="000E67FF"/>
    <w:rsid w:val="000F0025"/>
    <w:rsid w:val="000F06B7"/>
    <w:rsid w:val="000F0A78"/>
    <w:rsid w:val="000F149F"/>
    <w:rsid w:val="000F171F"/>
    <w:rsid w:val="000F18A7"/>
    <w:rsid w:val="000F2DCB"/>
    <w:rsid w:val="000F4D24"/>
    <w:rsid w:val="000F54A0"/>
    <w:rsid w:val="000F6184"/>
    <w:rsid w:val="001009DD"/>
    <w:rsid w:val="00100FEF"/>
    <w:rsid w:val="0010234F"/>
    <w:rsid w:val="00103B33"/>
    <w:rsid w:val="0010431E"/>
    <w:rsid w:val="0010454E"/>
    <w:rsid w:val="00105BD5"/>
    <w:rsid w:val="00105CDC"/>
    <w:rsid w:val="00105CF1"/>
    <w:rsid w:val="001079EC"/>
    <w:rsid w:val="00110FAF"/>
    <w:rsid w:val="00113686"/>
    <w:rsid w:val="001141F2"/>
    <w:rsid w:val="00116A70"/>
    <w:rsid w:val="00117E64"/>
    <w:rsid w:val="00120597"/>
    <w:rsid w:val="00120D55"/>
    <w:rsid w:val="00120F74"/>
    <w:rsid w:val="00121CB1"/>
    <w:rsid w:val="00122CDA"/>
    <w:rsid w:val="00124CDA"/>
    <w:rsid w:val="00126799"/>
    <w:rsid w:val="0012756B"/>
    <w:rsid w:val="00130809"/>
    <w:rsid w:val="0013123D"/>
    <w:rsid w:val="00131D7E"/>
    <w:rsid w:val="00132A9A"/>
    <w:rsid w:val="00133150"/>
    <w:rsid w:val="0013404F"/>
    <w:rsid w:val="0013528F"/>
    <w:rsid w:val="00135767"/>
    <w:rsid w:val="00137474"/>
    <w:rsid w:val="00142638"/>
    <w:rsid w:val="0014574F"/>
    <w:rsid w:val="00146012"/>
    <w:rsid w:val="001466C5"/>
    <w:rsid w:val="001467C4"/>
    <w:rsid w:val="00147875"/>
    <w:rsid w:val="0014787F"/>
    <w:rsid w:val="0015194C"/>
    <w:rsid w:val="001520C5"/>
    <w:rsid w:val="00152B72"/>
    <w:rsid w:val="00155B17"/>
    <w:rsid w:val="001600CD"/>
    <w:rsid w:val="00160CA2"/>
    <w:rsid w:val="00160E05"/>
    <w:rsid w:val="001612D1"/>
    <w:rsid w:val="00162043"/>
    <w:rsid w:val="00162587"/>
    <w:rsid w:val="001635C8"/>
    <w:rsid w:val="0016768C"/>
    <w:rsid w:val="00170431"/>
    <w:rsid w:val="00170B4F"/>
    <w:rsid w:val="00172054"/>
    <w:rsid w:val="001728B5"/>
    <w:rsid w:val="00174391"/>
    <w:rsid w:val="00175974"/>
    <w:rsid w:val="00175A34"/>
    <w:rsid w:val="00176466"/>
    <w:rsid w:val="001765AB"/>
    <w:rsid w:val="00176670"/>
    <w:rsid w:val="00177260"/>
    <w:rsid w:val="00180064"/>
    <w:rsid w:val="00180829"/>
    <w:rsid w:val="001815E6"/>
    <w:rsid w:val="00181E0F"/>
    <w:rsid w:val="001823E8"/>
    <w:rsid w:val="00182577"/>
    <w:rsid w:val="0018280D"/>
    <w:rsid w:val="00182BA8"/>
    <w:rsid w:val="001846F2"/>
    <w:rsid w:val="00185F03"/>
    <w:rsid w:val="001865C9"/>
    <w:rsid w:val="00187B36"/>
    <w:rsid w:val="00191A35"/>
    <w:rsid w:val="0019223A"/>
    <w:rsid w:val="00192D79"/>
    <w:rsid w:val="00192E99"/>
    <w:rsid w:val="001931F4"/>
    <w:rsid w:val="00194A24"/>
    <w:rsid w:val="00195CE7"/>
    <w:rsid w:val="001966C0"/>
    <w:rsid w:val="00196AB7"/>
    <w:rsid w:val="001978CD"/>
    <w:rsid w:val="001A0C88"/>
    <w:rsid w:val="001A163E"/>
    <w:rsid w:val="001A212C"/>
    <w:rsid w:val="001A27CB"/>
    <w:rsid w:val="001A3832"/>
    <w:rsid w:val="001A3FF3"/>
    <w:rsid w:val="001A4750"/>
    <w:rsid w:val="001A4AAB"/>
    <w:rsid w:val="001A4C66"/>
    <w:rsid w:val="001A5096"/>
    <w:rsid w:val="001A6962"/>
    <w:rsid w:val="001A6FA5"/>
    <w:rsid w:val="001B037E"/>
    <w:rsid w:val="001B0E65"/>
    <w:rsid w:val="001B22E1"/>
    <w:rsid w:val="001B2C5B"/>
    <w:rsid w:val="001B307F"/>
    <w:rsid w:val="001B5324"/>
    <w:rsid w:val="001B67A4"/>
    <w:rsid w:val="001B6C49"/>
    <w:rsid w:val="001B7B3F"/>
    <w:rsid w:val="001B7DC3"/>
    <w:rsid w:val="001C01EA"/>
    <w:rsid w:val="001C1B85"/>
    <w:rsid w:val="001C407A"/>
    <w:rsid w:val="001C4841"/>
    <w:rsid w:val="001C4C76"/>
    <w:rsid w:val="001C4DE4"/>
    <w:rsid w:val="001C507A"/>
    <w:rsid w:val="001C60C5"/>
    <w:rsid w:val="001C6397"/>
    <w:rsid w:val="001C6D66"/>
    <w:rsid w:val="001D14CA"/>
    <w:rsid w:val="001D20A7"/>
    <w:rsid w:val="001D2E00"/>
    <w:rsid w:val="001D3280"/>
    <w:rsid w:val="001D550A"/>
    <w:rsid w:val="001E3CB1"/>
    <w:rsid w:val="001E56E4"/>
    <w:rsid w:val="001E59D4"/>
    <w:rsid w:val="001E5D24"/>
    <w:rsid w:val="001E5E89"/>
    <w:rsid w:val="001F001A"/>
    <w:rsid w:val="001F0D65"/>
    <w:rsid w:val="001F25DD"/>
    <w:rsid w:val="001F33F3"/>
    <w:rsid w:val="001F38FA"/>
    <w:rsid w:val="001F3A47"/>
    <w:rsid w:val="001F4193"/>
    <w:rsid w:val="001F51F3"/>
    <w:rsid w:val="002019EA"/>
    <w:rsid w:val="00201F1F"/>
    <w:rsid w:val="002027FF"/>
    <w:rsid w:val="00204F4C"/>
    <w:rsid w:val="0020551B"/>
    <w:rsid w:val="00206F2F"/>
    <w:rsid w:val="00207B78"/>
    <w:rsid w:val="002110D5"/>
    <w:rsid w:val="002111B3"/>
    <w:rsid w:val="002131B4"/>
    <w:rsid w:val="00213497"/>
    <w:rsid w:val="0021394D"/>
    <w:rsid w:val="00214009"/>
    <w:rsid w:val="002144F0"/>
    <w:rsid w:val="00214820"/>
    <w:rsid w:val="00215B20"/>
    <w:rsid w:val="0021609A"/>
    <w:rsid w:val="002160CD"/>
    <w:rsid w:val="00216476"/>
    <w:rsid w:val="002179AF"/>
    <w:rsid w:val="00222B28"/>
    <w:rsid w:val="0022522D"/>
    <w:rsid w:val="00225CE2"/>
    <w:rsid w:val="002272EA"/>
    <w:rsid w:val="0023045F"/>
    <w:rsid w:val="00230BA1"/>
    <w:rsid w:val="00232DB4"/>
    <w:rsid w:val="00233A03"/>
    <w:rsid w:val="00233B88"/>
    <w:rsid w:val="00234152"/>
    <w:rsid w:val="00235005"/>
    <w:rsid w:val="00236503"/>
    <w:rsid w:val="00237612"/>
    <w:rsid w:val="002418A8"/>
    <w:rsid w:val="002423A4"/>
    <w:rsid w:val="00242D54"/>
    <w:rsid w:val="002436D2"/>
    <w:rsid w:val="002462E4"/>
    <w:rsid w:val="00247209"/>
    <w:rsid w:val="00247430"/>
    <w:rsid w:val="002477DD"/>
    <w:rsid w:val="00247E14"/>
    <w:rsid w:val="002518F1"/>
    <w:rsid w:val="00254772"/>
    <w:rsid w:val="00255F22"/>
    <w:rsid w:val="00256126"/>
    <w:rsid w:val="00256B74"/>
    <w:rsid w:val="0025728E"/>
    <w:rsid w:val="002575B0"/>
    <w:rsid w:val="00260087"/>
    <w:rsid w:val="00260977"/>
    <w:rsid w:val="002613E4"/>
    <w:rsid w:val="00261C1D"/>
    <w:rsid w:val="00261CE9"/>
    <w:rsid w:val="00262796"/>
    <w:rsid w:val="002631B1"/>
    <w:rsid w:val="002662F5"/>
    <w:rsid w:val="00270A7A"/>
    <w:rsid w:val="00270B1B"/>
    <w:rsid w:val="0027136A"/>
    <w:rsid w:val="00274255"/>
    <w:rsid w:val="00277664"/>
    <w:rsid w:val="002807FD"/>
    <w:rsid w:val="00282726"/>
    <w:rsid w:val="00283070"/>
    <w:rsid w:val="002877B5"/>
    <w:rsid w:val="002877E3"/>
    <w:rsid w:val="0029083F"/>
    <w:rsid w:val="002908BD"/>
    <w:rsid w:val="00291C6B"/>
    <w:rsid w:val="002921EB"/>
    <w:rsid w:val="00295D1E"/>
    <w:rsid w:val="0029626D"/>
    <w:rsid w:val="002A51AD"/>
    <w:rsid w:val="002A5D37"/>
    <w:rsid w:val="002A7117"/>
    <w:rsid w:val="002A7C98"/>
    <w:rsid w:val="002B097F"/>
    <w:rsid w:val="002B12B7"/>
    <w:rsid w:val="002B2D7E"/>
    <w:rsid w:val="002B2D92"/>
    <w:rsid w:val="002B2F81"/>
    <w:rsid w:val="002B3631"/>
    <w:rsid w:val="002B3929"/>
    <w:rsid w:val="002B48C0"/>
    <w:rsid w:val="002B577E"/>
    <w:rsid w:val="002B6672"/>
    <w:rsid w:val="002B7096"/>
    <w:rsid w:val="002B772D"/>
    <w:rsid w:val="002B7BBA"/>
    <w:rsid w:val="002B7D05"/>
    <w:rsid w:val="002C1D64"/>
    <w:rsid w:val="002C412E"/>
    <w:rsid w:val="002C451B"/>
    <w:rsid w:val="002C4ED1"/>
    <w:rsid w:val="002C4F99"/>
    <w:rsid w:val="002C545B"/>
    <w:rsid w:val="002D038E"/>
    <w:rsid w:val="002D0F98"/>
    <w:rsid w:val="002D13AA"/>
    <w:rsid w:val="002D1E1C"/>
    <w:rsid w:val="002D53E9"/>
    <w:rsid w:val="002D5ABB"/>
    <w:rsid w:val="002D5B83"/>
    <w:rsid w:val="002D61BE"/>
    <w:rsid w:val="002D6610"/>
    <w:rsid w:val="002D7639"/>
    <w:rsid w:val="002D77D3"/>
    <w:rsid w:val="002E04DE"/>
    <w:rsid w:val="002E1545"/>
    <w:rsid w:val="002E2035"/>
    <w:rsid w:val="002E290E"/>
    <w:rsid w:val="002E3C20"/>
    <w:rsid w:val="002E3CFE"/>
    <w:rsid w:val="002E7826"/>
    <w:rsid w:val="002E7AC1"/>
    <w:rsid w:val="002F1899"/>
    <w:rsid w:val="002F260F"/>
    <w:rsid w:val="002F28AE"/>
    <w:rsid w:val="002F418A"/>
    <w:rsid w:val="002F57CA"/>
    <w:rsid w:val="002F59B7"/>
    <w:rsid w:val="002F6684"/>
    <w:rsid w:val="002F7B67"/>
    <w:rsid w:val="0030205D"/>
    <w:rsid w:val="00304C63"/>
    <w:rsid w:val="003052AC"/>
    <w:rsid w:val="003067C1"/>
    <w:rsid w:val="00307545"/>
    <w:rsid w:val="00307D32"/>
    <w:rsid w:val="003105C5"/>
    <w:rsid w:val="00310ED7"/>
    <w:rsid w:val="0031226D"/>
    <w:rsid w:val="0031270B"/>
    <w:rsid w:val="003129D7"/>
    <w:rsid w:val="00312BC2"/>
    <w:rsid w:val="00312FC3"/>
    <w:rsid w:val="00313572"/>
    <w:rsid w:val="00313760"/>
    <w:rsid w:val="00317645"/>
    <w:rsid w:val="00317B39"/>
    <w:rsid w:val="003206AF"/>
    <w:rsid w:val="003209A0"/>
    <w:rsid w:val="003209BD"/>
    <w:rsid w:val="003213A9"/>
    <w:rsid w:val="00321BC4"/>
    <w:rsid w:val="0032229D"/>
    <w:rsid w:val="00322538"/>
    <w:rsid w:val="00322FA1"/>
    <w:rsid w:val="003336EE"/>
    <w:rsid w:val="00333961"/>
    <w:rsid w:val="003345E5"/>
    <w:rsid w:val="0033461B"/>
    <w:rsid w:val="00334FB0"/>
    <w:rsid w:val="00335C51"/>
    <w:rsid w:val="00340B00"/>
    <w:rsid w:val="00341EE9"/>
    <w:rsid w:val="00343CE7"/>
    <w:rsid w:val="0034581F"/>
    <w:rsid w:val="003471B3"/>
    <w:rsid w:val="003478A4"/>
    <w:rsid w:val="00352503"/>
    <w:rsid w:val="00352F50"/>
    <w:rsid w:val="00353364"/>
    <w:rsid w:val="003543AA"/>
    <w:rsid w:val="00357A5C"/>
    <w:rsid w:val="00363AE6"/>
    <w:rsid w:val="00364CDA"/>
    <w:rsid w:val="00366789"/>
    <w:rsid w:val="003678C1"/>
    <w:rsid w:val="00367C48"/>
    <w:rsid w:val="00367DC9"/>
    <w:rsid w:val="00370813"/>
    <w:rsid w:val="0037465D"/>
    <w:rsid w:val="00374C44"/>
    <w:rsid w:val="00375E9A"/>
    <w:rsid w:val="003776A3"/>
    <w:rsid w:val="00380CD6"/>
    <w:rsid w:val="003814BB"/>
    <w:rsid w:val="00381DE5"/>
    <w:rsid w:val="00384FE8"/>
    <w:rsid w:val="0038577F"/>
    <w:rsid w:val="00387D75"/>
    <w:rsid w:val="00392F07"/>
    <w:rsid w:val="00393EB4"/>
    <w:rsid w:val="00396485"/>
    <w:rsid w:val="0039684F"/>
    <w:rsid w:val="00396E57"/>
    <w:rsid w:val="003970F7"/>
    <w:rsid w:val="003A0B03"/>
    <w:rsid w:val="003A0B68"/>
    <w:rsid w:val="003A1034"/>
    <w:rsid w:val="003A119A"/>
    <w:rsid w:val="003A1AF4"/>
    <w:rsid w:val="003A1C86"/>
    <w:rsid w:val="003A4905"/>
    <w:rsid w:val="003A5D04"/>
    <w:rsid w:val="003A69CB"/>
    <w:rsid w:val="003A7792"/>
    <w:rsid w:val="003A7DD8"/>
    <w:rsid w:val="003B0AB5"/>
    <w:rsid w:val="003B1A9A"/>
    <w:rsid w:val="003B2608"/>
    <w:rsid w:val="003B4054"/>
    <w:rsid w:val="003B63DF"/>
    <w:rsid w:val="003B76A9"/>
    <w:rsid w:val="003B77A7"/>
    <w:rsid w:val="003C09F1"/>
    <w:rsid w:val="003C12FC"/>
    <w:rsid w:val="003C13BB"/>
    <w:rsid w:val="003C2A12"/>
    <w:rsid w:val="003C3248"/>
    <w:rsid w:val="003C35DF"/>
    <w:rsid w:val="003C3E42"/>
    <w:rsid w:val="003C451F"/>
    <w:rsid w:val="003C5A02"/>
    <w:rsid w:val="003D020C"/>
    <w:rsid w:val="003D0FF1"/>
    <w:rsid w:val="003D1445"/>
    <w:rsid w:val="003D4351"/>
    <w:rsid w:val="003D5DD3"/>
    <w:rsid w:val="003D6B7B"/>
    <w:rsid w:val="003D7722"/>
    <w:rsid w:val="003D7793"/>
    <w:rsid w:val="003D7E27"/>
    <w:rsid w:val="003E0529"/>
    <w:rsid w:val="003E1028"/>
    <w:rsid w:val="003E21F8"/>
    <w:rsid w:val="003E3733"/>
    <w:rsid w:val="003E5276"/>
    <w:rsid w:val="003E7329"/>
    <w:rsid w:val="003E78DC"/>
    <w:rsid w:val="003E7C8C"/>
    <w:rsid w:val="003E7FA5"/>
    <w:rsid w:val="003F0FA0"/>
    <w:rsid w:val="003F14E2"/>
    <w:rsid w:val="003F2CAC"/>
    <w:rsid w:val="003F4003"/>
    <w:rsid w:val="003F4CE9"/>
    <w:rsid w:val="003F6E04"/>
    <w:rsid w:val="00400389"/>
    <w:rsid w:val="00402E69"/>
    <w:rsid w:val="004047EC"/>
    <w:rsid w:val="00404A53"/>
    <w:rsid w:val="00405978"/>
    <w:rsid w:val="00405E4B"/>
    <w:rsid w:val="00405FBB"/>
    <w:rsid w:val="004065D2"/>
    <w:rsid w:val="00407086"/>
    <w:rsid w:val="00410437"/>
    <w:rsid w:val="0041080D"/>
    <w:rsid w:val="0041224B"/>
    <w:rsid w:val="004123B5"/>
    <w:rsid w:val="00413689"/>
    <w:rsid w:val="004155E3"/>
    <w:rsid w:val="00416359"/>
    <w:rsid w:val="00420AC7"/>
    <w:rsid w:val="00423631"/>
    <w:rsid w:val="00425DCF"/>
    <w:rsid w:val="0042612A"/>
    <w:rsid w:val="00427743"/>
    <w:rsid w:val="00427884"/>
    <w:rsid w:val="00427939"/>
    <w:rsid w:val="00430D34"/>
    <w:rsid w:val="00431C2E"/>
    <w:rsid w:val="00433AC7"/>
    <w:rsid w:val="004358C1"/>
    <w:rsid w:val="00440DCE"/>
    <w:rsid w:val="00441371"/>
    <w:rsid w:val="00444660"/>
    <w:rsid w:val="0044604D"/>
    <w:rsid w:val="00446A1D"/>
    <w:rsid w:val="00450418"/>
    <w:rsid w:val="0045097D"/>
    <w:rsid w:val="004511C2"/>
    <w:rsid w:val="00451B6C"/>
    <w:rsid w:val="00452540"/>
    <w:rsid w:val="004543B0"/>
    <w:rsid w:val="004550F3"/>
    <w:rsid w:val="004554F3"/>
    <w:rsid w:val="00455C34"/>
    <w:rsid w:val="0045612E"/>
    <w:rsid w:val="00457EA8"/>
    <w:rsid w:val="00461217"/>
    <w:rsid w:val="00465216"/>
    <w:rsid w:val="0046536B"/>
    <w:rsid w:val="004653E7"/>
    <w:rsid w:val="004656E7"/>
    <w:rsid w:val="004657F8"/>
    <w:rsid w:val="00467C37"/>
    <w:rsid w:val="004712FB"/>
    <w:rsid w:val="004724FE"/>
    <w:rsid w:val="00472A18"/>
    <w:rsid w:val="00472D14"/>
    <w:rsid w:val="0047667C"/>
    <w:rsid w:val="00477553"/>
    <w:rsid w:val="00480908"/>
    <w:rsid w:val="00480F85"/>
    <w:rsid w:val="00482DF2"/>
    <w:rsid w:val="004833E8"/>
    <w:rsid w:val="00483BAA"/>
    <w:rsid w:val="0048453A"/>
    <w:rsid w:val="00484A51"/>
    <w:rsid w:val="00484ADE"/>
    <w:rsid w:val="00485648"/>
    <w:rsid w:val="00486501"/>
    <w:rsid w:val="00490984"/>
    <w:rsid w:val="00491399"/>
    <w:rsid w:val="00491DDB"/>
    <w:rsid w:val="00493558"/>
    <w:rsid w:val="0049355D"/>
    <w:rsid w:val="00493E3E"/>
    <w:rsid w:val="00494B8A"/>
    <w:rsid w:val="00496993"/>
    <w:rsid w:val="0049783F"/>
    <w:rsid w:val="00497A4B"/>
    <w:rsid w:val="004A0141"/>
    <w:rsid w:val="004A1546"/>
    <w:rsid w:val="004A2768"/>
    <w:rsid w:val="004A3285"/>
    <w:rsid w:val="004A3391"/>
    <w:rsid w:val="004A4E95"/>
    <w:rsid w:val="004A635F"/>
    <w:rsid w:val="004A7883"/>
    <w:rsid w:val="004B1701"/>
    <w:rsid w:val="004B1E33"/>
    <w:rsid w:val="004B2B0E"/>
    <w:rsid w:val="004B44D4"/>
    <w:rsid w:val="004B60DA"/>
    <w:rsid w:val="004B6FAC"/>
    <w:rsid w:val="004B7001"/>
    <w:rsid w:val="004C0123"/>
    <w:rsid w:val="004C041B"/>
    <w:rsid w:val="004C0654"/>
    <w:rsid w:val="004C09DB"/>
    <w:rsid w:val="004C1DB8"/>
    <w:rsid w:val="004C2BB1"/>
    <w:rsid w:val="004C5C69"/>
    <w:rsid w:val="004C5C85"/>
    <w:rsid w:val="004C7AE1"/>
    <w:rsid w:val="004D10B4"/>
    <w:rsid w:val="004D156A"/>
    <w:rsid w:val="004D1E1F"/>
    <w:rsid w:val="004D23EC"/>
    <w:rsid w:val="004D247F"/>
    <w:rsid w:val="004D599B"/>
    <w:rsid w:val="004E0C96"/>
    <w:rsid w:val="004E0E1E"/>
    <w:rsid w:val="004E449C"/>
    <w:rsid w:val="004E61D0"/>
    <w:rsid w:val="004F0DEB"/>
    <w:rsid w:val="004F0EF9"/>
    <w:rsid w:val="004F32D2"/>
    <w:rsid w:val="004F467F"/>
    <w:rsid w:val="004F5381"/>
    <w:rsid w:val="004F5D6A"/>
    <w:rsid w:val="004F62FE"/>
    <w:rsid w:val="005003EF"/>
    <w:rsid w:val="005006F1"/>
    <w:rsid w:val="005014CD"/>
    <w:rsid w:val="005039F4"/>
    <w:rsid w:val="005053E8"/>
    <w:rsid w:val="00507550"/>
    <w:rsid w:val="00511358"/>
    <w:rsid w:val="00511E5B"/>
    <w:rsid w:val="00513E5C"/>
    <w:rsid w:val="00514E1F"/>
    <w:rsid w:val="00515C7D"/>
    <w:rsid w:val="0051604B"/>
    <w:rsid w:val="0051730A"/>
    <w:rsid w:val="0052086F"/>
    <w:rsid w:val="00521075"/>
    <w:rsid w:val="00522DC7"/>
    <w:rsid w:val="00523147"/>
    <w:rsid w:val="00523FDD"/>
    <w:rsid w:val="005243E0"/>
    <w:rsid w:val="00524858"/>
    <w:rsid w:val="00524E7A"/>
    <w:rsid w:val="005251EB"/>
    <w:rsid w:val="005258F8"/>
    <w:rsid w:val="00526BD2"/>
    <w:rsid w:val="00530F75"/>
    <w:rsid w:val="00531FC9"/>
    <w:rsid w:val="00533995"/>
    <w:rsid w:val="00534A8B"/>
    <w:rsid w:val="00536A2A"/>
    <w:rsid w:val="00540302"/>
    <w:rsid w:val="00541162"/>
    <w:rsid w:val="005413E6"/>
    <w:rsid w:val="00542280"/>
    <w:rsid w:val="00542795"/>
    <w:rsid w:val="005463B3"/>
    <w:rsid w:val="0055193F"/>
    <w:rsid w:val="005519F3"/>
    <w:rsid w:val="0055251C"/>
    <w:rsid w:val="00553FC2"/>
    <w:rsid w:val="005543B4"/>
    <w:rsid w:val="0055590F"/>
    <w:rsid w:val="005574BE"/>
    <w:rsid w:val="00557D60"/>
    <w:rsid w:val="005604BF"/>
    <w:rsid w:val="00560ADD"/>
    <w:rsid w:val="00560FE0"/>
    <w:rsid w:val="005622BC"/>
    <w:rsid w:val="00563134"/>
    <w:rsid w:val="00563B9B"/>
    <w:rsid w:val="00563FCF"/>
    <w:rsid w:val="005660ED"/>
    <w:rsid w:val="005664A1"/>
    <w:rsid w:val="005677C0"/>
    <w:rsid w:val="00567C65"/>
    <w:rsid w:val="0057038E"/>
    <w:rsid w:val="005720AA"/>
    <w:rsid w:val="00574860"/>
    <w:rsid w:val="0057733E"/>
    <w:rsid w:val="005802AC"/>
    <w:rsid w:val="005837E2"/>
    <w:rsid w:val="00586231"/>
    <w:rsid w:val="00586453"/>
    <w:rsid w:val="0058712F"/>
    <w:rsid w:val="00587404"/>
    <w:rsid w:val="0058774C"/>
    <w:rsid w:val="0058793A"/>
    <w:rsid w:val="00587D17"/>
    <w:rsid w:val="00590334"/>
    <w:rsid w:val="00591B1D"/>
    <w:rsid w:val="00591D9D"/>
    <w:rsid w:val="00592977"/>
    <w:rsid w:val="00594E57"/>
    <w:rsid w:val="00595702"/>
    <w:rsid w:val="005964DF"/>
    <w:rsid w:val="00596FC0"/>
    <w:rsid w:val="005A02C9"/>
    <w:rsid w:val="005A0F1D"/>
    <w:rsid w:val="005A16A9"/>
    <w:rsid w:val="005A1D20"/>
    <w:rsid w:val="005A4AD2"/>
    <w:rsid w:val="005A5B8A"/>
    <w:rsid w:val="005A5FF0"/>
    <w:rsid w:val="005A6732"/>
    <w:rsid w:val="005A72BD"/>
    <w:rsid w:val="005A7B58"/>
    <w:rsid w:val="005A7BB0"/>
    <w:rsid w:val="005A7E6E"/>
    <w:rsid w:val="005B094B"/>
    <w:rsid w:val="005B1C66"/>
    <w:rsid w:val="005B421A"/>
    <w:rsid w:val="005B4A80"/>
    <w:rsid w:val="005B666B"/>
    <w:rsid w:val="005C3696"/>
    <w:rsid w:val="005C576F"/>
    <w:rsid w:val="005D2CB4"/>
    <w:rsid w:val="005D34F5"/>
    <w:rsid w:val="005D39DE"/>
    <w:rsid w:val="005D6A24"/>
    <w:rsid w:val="005D6AD4"/>
    <w:rsid w:val="005D7260"/>
    <w:rsid w:val="005E068C"/>
    <w:rsid w:val="005E2A50"/>
    <w:rsid w:val="005E350A"/>
    <w:rsid w:val="005E4848"/>
    <w:rsid w:val="005E6130"/>
    <w:rsid w:val="005E6459"/>
    <w:rsid w:val="005E6815"/>
    <w:rsid w:val="005E6DC7"/>
    <w:rsid w:val="005E6F5D"/>
    <w:rsid w:val="005F2A37"/>
    <w:rsid w:val="005F365B"/>
    <w:rsid w:val="005F6728"/>
    <w:rsid w:val="005F7F58"/>
    <w:rsid w:val="0060366B"/>
    <w:rsid w:val="006041D4"/>
    <w:rsid w:val="00606C1D"/>
    <w:rsid w:val="006106C9"/>
    <w:rsid w:val="00614BED"/>
    <w:rsid w:val="006174B1"/>
    <w:rsid w:val="00617F38"/>
    <w:rsid w:val="00622526"/>
    <w:rsid w:val="006227DC"/>
    <w:rsid w:val="00627DE2"/>
    <w:rsid w:val="0063142E"/>
    <w:rsid w:val="006326D9"/>
    <w:rsid w:val="00633215"/>
    <w:rsid w:val="0063328D"/>
    <w:rsid w:val="00633407"/>
    <w:rsid w:val="006334AF"/>
    <w:rsid w:val="0063387F"/>
    <w:rsid w:val="00636884"/>
    <w:rsid w:val="00636DDF"/>
    <w:rsid w:val="00636EAD"/>
    <w:rsid w:val="00637F15"/>
    <w:rsid w:val="00641BF5"/>
    <w:rsid w:val="00642868"/>
    <w:rsid w:val="006436AB"/>
    <w:rsid w:val="00644771"/>
    <w:rsid w:val="00645E55"/>
    <w:rsid w:val="00646EDB"/>
    <w:rsid w:val="006471AC"/>
    <w:rsid w:val="0065039E"/>
    <w:rsid w:val="006516FA"/>
    <w:rsid w:val="00651856"/>
    <w:rsid w:val="00652467"/>
    <w:rsid w:val="006524FD"/>
    <w:rsid w:val="0065785B"/>
    <w:rsid w:val="00660DFF"/>
    <w:rsid w:val="00664E3C"/>
    <w:rsid w:val="0066575F"/>
    <w:rsid w:val="0066593D"/>
    <w:rsid w:val="00666A25"/>
    <w:rsid w:val="00667451"/>
    <w:rsid w:val="00667CC9"/>
    <w:rsid w:val="00670B8B"/>
    <w:rsid w:val="00672F19"/>
    <w:rsid w:val="00673880"/>
    <w:rsid w:val="00673C9B"/>
    <w:rsid w:val="006751A9"/>
    <w:rsid w:val="006768F0"/>
    <w:rsid w:val="006771A9"/>
    <w:rsid w:val="00677776"/>
    <w:rsid w:val="00682096"/>
    <w:rsid w:val="006833C0"/>
    <w:rsid w:val="006836BE"/>
    <w:rsid w:val="00684ACC"/>
    <w:rsid w:val="00684AEF"/>
    <w:rsid w:val="00684D61"/>
    <w:rsid w:val="00684EC5"/>
    <w:rsid w:val="00687230"/>
    <w:rsid w:val="006876E0"/>
    <w:rsid w:val="00687D7A"/>
    <w:rsid w:val="00690A9B"/>
    <w:rsid w:val="00691864"/>
    <w:rsid w:val="00692A4D"/>
    <w:rsid w:val="00693162"/>
    <w:rsid w:val="00693587"/>
    <w:rsid w:val="00697B18"/>
    <w:rsid w:val="006A123C"/>
    <w:rsid w:val="006A2BD4"/>
    <w:rsid w:val="006A4D2C"/>
    <w:rsid w:val="006A52A8"/>
    <w:rsid w:val="006A6E25"/>
    <w:rsid w:val="006A7627"/>
    <w:rsid w:val="006B0AA0"/>
    <w:rsid w:val="006B112F"/>
    <w:rsid w:val="006B2031"/>
    <w:rsid w:val="006B29EA"/>
    <w:rsid w:val="006B43E0"/>
    <w:rsid w:val="006B47B5"/>
    <w:rsid w:val="006B6489"/>
    <w:rsid w:val="006B6B40"/>
    <w:rsid w:val="006C162F"/>
    <w:rsid w:val="006C3872"/>
    <w:rsid w:val="006C647B"/>
    <w:rsid w:val="006C69B6"/>
    <w:rsid w:val="006C76E3"/>
    <w:rsid w:val="006D011A"/>
    <w:rsid w:val="006D3777"/>
    <w:rsid w:val="006D3A27"/>
    <w:rsid w:val="006D3E86"/>
    <w:rsid w:val="006D4D87"/>
    <w:rsid w:val="006D5A0A"/>
    <w:rsid w:val="006D68CB"/>
    <w:rsid w:val="006E11AD"/>
    <w:rsid w:val="006E1E0E"/>
    <w:rsid w:val="006E1E41"/>
    <w:rsid w:val="006E3984"/>
    <w:rsid w:val="006E5421"/>
    <w:rsid w:val="006E5852"/>
    <w:rsid w:val="006F1116"/>
    <w:rsid w:val="006F1462"/>
    <w:rsid w:val="006F1FAF"/>
    <w:rsid w:val="006F355D"/>
    <w:rsid w:val="006F3D22"/>
    <w:rsid w:val="006F411F"/>
    <w:rsid w:val="006F4518"/>
    <w:rsid w:val="006F4BAF"/>
    <w:rsid w:val="00700994"/>
    <w:rsid w:val="00701575"/>
    <w:rsid w:val="00701BF4"/>
    <w:rsid w:val="0070222F"/>
    <w:rsid w:val="00702872"/>
    <w:rsid w:val="00702ADB"/>
    <w:rsid w:val="00704E82"/>
    <w:rsid w:val="00706792"/>
    <w:rsid w:val="0070728E"/>
    <w:rsid w:val="00707B48"/>
    <w:rsid w:val="00710B5D"/>
    <w:rsid w:val="00710E79"/>
    <w:rsid w:val="00711F0D"/>
    <w:rsid w:val="00712356"/>
    <w:rsid w:val="00715B9A"/>
    <w:rsid w:val="00716546"/>
    <w:rsid w:val="00716D2E"/>
    <w:rsid w:val="00720CF8"/>
    <w:rsid w:val="00721784"/>
    <w:rsid w:val="00721E90"/>
    <w:rsid w:val="007225F2"/>
    <w:rsid w:val="007228F9"/>
    <w:rsid w:val="007315CF"/>
    <w:rsid w:val="007319BF"/>
    <w:rsid w:val="00734B6D"/>
    <w:rsid w:val="007363D7"/>
    <w:rsid w:val="00736A53"/>
    <w:rsid w:val="007427F6"/>
    <w:rsid w:val="00742C3D"/>
    <w:rsid w:val="0074356C"/>
    <w:rsid w:val="00743906"/>
    <w:rsid w:val="007450CC"/>
    <w:rsid w:val="00745425"/>
    <w:rsid w:val="00745E57"/>
    <w:rsid w:val="00746C44"/>
    <w:rsid w:val="00751D01"/>
    <w:rsid w:val="00753F11"/>
    <w:rsid w:val="007549E6"/>
    <w:rsid w:val="00754EA1"/>
    <w:rsid w:val="00761206"/>
    <w:rsid w:val="00762B94"/>
    <w:rsid w:val="00766853"/>
    <w:rsid w:val="007672CF"/>
    <w:rsid w:val="00770693"/>
    <w:rsid w:val="00770936"/>
    <w:rsid w:val="00770B86"/>
    <w:rsid w:val="007711A2"/>
    <w:rsid w:val="00771F0F"/>
    <w:rsid w:val="007732F0"/>
    <w:rsid w:val="0077330A"/>
    <w:rsid w:val="0077342A"/>
    <w:rsid w:val="007735BB"/>
    <w:rsid w:val="0077640B"/>
    <w:rsid w:val="007806D6"/>
    <w:rsid w:val="007824A1"/>
    <w:rsid w:val="007824EE"/>
    <w:rsid w:val="00783045"/>
    <w:rsid w:val="007843D7"/>
    <w:rsid w:val="0078590F"/>
    <w:rsid w:val="00793C94"/>
    <w:rsid w:val="00795895"/>
    <w:rsid w:val="007965CB"/>
    <w:rsid w:val="00796B37"/>
    <w:rsid w:val="007A0751"/>
    <w:rsid w:val="007A113A"/>
    <w:rsid w:val="007A2B31"/>
    <w:rsid w:val="007A3587"/>
    <w:rsid w:val="007A3F24"/>
    <w:rsid w:val="007A75A0"/>
    <w:rsid w:val="007A79A7"/>
    <w:rsid w:val="007B0009"/>
    <w:rsid w:val="007B0405"/>
    <w:rsid w:val="007B0D7B"/>
    <w:rsid w:val="007B297E"/>
    <w:rsid w:val="007B2CF3"/>
    <w:rsid w:val="007B45B6"/>
    <w:rsid w:val="007B6019"/>
    <w:rsid w:val="007B6A02"/>
    <w:rsid w:val="007B7316"/>
    <w:rsid w:val="007B7D70"/>
    <w:rsid w:val="007C0186"/>
    <w:rsid w:val="007C0F56"/>
    <w:rsid w:val="007C19A9"/>
    <w:rsid w:val="007C2CCA"/>
    <w:rsid w:val="007C38FE"/>
    <w:rsid w:val="007C4522"/>
    <w:rsid w:val="007C5D46"/>
    <w:rsid w:val="007C76C7"/>
    <w:rsid w:val="007C79AF"/>
    <w:rsid w:val="007C7BE0"/>
    <w:rsid w:val="007D4C85"/>
    <w:rsid w:val="007D5759"/>
    <w:rsid w:val="007E08D7"/>
    <w:rsid w:val="007E0A3B"/>
    <w:rsid w:val="007E19B7"/>
    <w:rsid w:val="007E1E87"/>
    <w:rsid w:val="007E3149"/>
    <w:rsid w:val="007E56C7"/>
    <w:rsid w:val="007E636C"/>
    <w:rsid w:val="007E644D"/>
    <w:rsid w:val="007E678B"/>
    <w:rsid w:val="007F0D7A"/>
    <w:rsid w:val="007F1289"/>
    <w:rsid w:val="007F1AB8"/>
    <w:rsid w:val="007F30EB"/>
    <w:rsid w:val="007F3F9E"/>
    <w:rsid w:val="007F5A4A"/>
    <w:rsid w:val="007F6B4F"/>
    <w:rsid w:val="007F7D34"/>
    <w:rsid w:val="00800E05"/>
    <w:rsid w:val="008021FA"/>
    <w:rsid w:val="008033A6"/>
    <w:rsid w:val="008050B6"/>
    <w:rsid w:val="008068EC"/>
    <w:rsid w:val="00812398"/>
    <w:rsid w:val="008139BF"/>
    <w:rsid w:val="008147C7"/>
    <w:rsid w:val="00816279"/>
    <w:rsid w:val="00817000"/>
    <w:rsid w:val="00817844"/>
    <w:rsid w:val="00817932"/>
    <w:rsid w:val="00820E9A"/>
    <w:rsid w:val="0082192F"/>
    <w:rsid w:val="00821B2F"/>
    <w:rsid w:val="00822108"/>
    <w:rsid w:val="00824104"/>
    <w:rsid w:val="008245AB"/>
    <w:rsid w:val="00825E1A"/>
    <w:rsid w:val="00826BF0"/>
    <w:rsid w:val="0082798D"/>
    <w:rsid w:val="00827E33"/>
    <w:rsid w:val="00827FC4"/>
    <w:rsid w:val="008302A1"/>
    <w:rsid w:val="008314C6"/>
    <w:rsid w:val="008316D5"/>
    <w:rsid w:val="00832CDD"/>
    <w:rsid w:val="008332CB"/>
    <w:rsid w:val="008346A7"/>
    <w:rsid w:val="00834C8E"/>
    <w:rsid w:val="00835C8F"/>
    <w:rsid w:val="008362DE"/>
    <w:rsid w:val="008372FC"/>
    <w:rsid w:val="00837659"/>
    <w:rsid w:val="00837D97"/>
    <w:rsid w:val="00840060"/>
    <w:rsid w:val="008406DB"/>
    <w:rsid w:val="00841B5D"/>
    <w:rsid w:val="00842086"/>
    <w:rsid w:val="0084331B"/>
    <w:rsid w:val="00843CE3"/>
    <w:rsid w:val="0084557F"/>
    <w:rsid w:val="008478CF"/>
    <w:rsid w:val="00847BD8"/>
    <w:rsid w:val="00850730"/>
    <w:rsid w:val="00851A58"/>
    <w:rsid w:val="00852375"/>
    <w:rsid w:val="008527C1"/>
    <w:rsid w:val="00853016"/>
    <w:rsid w:val="0085348F"/>
    <w:rsid w:val="00854791"/>
    <w:rsid w:val="00855CAA"/>
    <w:rsid w:val="00856384"/>
    <w:rsid w:val="00857519"/>
    <w:rsid w:val="00860A6D"/>
    <w:rsid w:val="00861D2F"/>
    <w:rsid w:val="00861E26"/>
    <w:rsid w:val="00865A54"/>
    <w:rsid w:val="00865F50"/>
    <w:rsid w:val="008704D9"/>
    <w:rsid w:val="00872DED"/>
    <w:rsid w:val="00874175"/>
    <w:rsid w:val="00874214"/>
    <w:rsid w:val="0088235A"/>
    <w:rsid w:val="00882671"/>
    <w:rsid w:val="00883000"/>
    <w:rsid w:val="0088667F"/>
    <w:rsid w:val="0089022A"/>
    <w:rsid w:val="00891173"/>
    <w:rsid w:val="00892045"/>
    <w:rsid w:val="008933F2"/>
    <w:rsid w:val="00894530"/>
    <w:rsid w:val="00894C80"/>
    <w:rsid w:val="008952DF"/>
    <w:rsid w:val="00895CE7"/>
    <w:rsid w:val="00897682"/>
    <w:rsid w:val="00897AB2"/>
    <w:rsid w:val="00897FF0"/>
    <w:rsid w:val="008A020D"/>
    <w:rsid w:val="008A2F83"/>
    <w:rsid w:val="008A6E85"/>
    <w:rsid w:val="008A7ACF"/>
    <w:rsid w:val="008A7AD7"/>
    <w:rsid w:val="008B0EEE"/>
    <w:rsid w:val="008B1B69"/>
    <w:rsid w:val="008B1D10"/>
    <w:rsid w:val="008B27E4"/>
    <w:rsid w:val="008B2BF7"/>
    <w:rsid w:val="008B556B"/>
    <w:rsid w:val="008B7C75"/>
    <w:rsid w:val="008C0B08"/>
    <w:rsid w:val="008C1688"/>
    <w:rsid w:val="008C32D0"/>
    <w:rsid w:val="008C36FF"/>
    <w:rsid w:val="008C4391"/>
    <w:rsid w:val="008C531F"/>
    <w:rsid w:val="008C7C27"/>
    <w:rsid w:val="008D0CB9"/>
    <w:rsid w:val="008D1583"/>
    <w:rsid w:val="008D1828"/>
    <w:rsid w:val="008D32F5"/>
    <w:rsid w:val="008D3B3D"/>
    <w:rsid w:val="008D41A3"/>
    <w:rsid w:val="008D41C8"/>
    <w:rsid w:val="008D600C"/>
    <w:rsid w:val="008E075D"/>
    <w:rsid w:val="008E2E86"/>
    <w:rsid w:val="008E32F7"/>
    <w:rsid w:val="008E4C84"/>
    <w:rsid w:val="008E4D3E"/>
    <w:rsid w:val="008F16E8"/>
    <w:rsid w:val="008F1981"/>
    <w:rsid w:val="008F2750"/>
    <w:rsid w:val="008F317E"/>
    <w:rsid w:val="008F4329"/>
    <w:rsid w:val="008F463C"/>
    <w:rsid w:val="008F5850"/>
    <w:rsid w:val="008F66D6"/>
    <w:rsid w:val="008F7DD1"/>
    <w:rsid w:val="009006A4"/>
    <w:rsid w:val="00904D16"/>
    <w:rsid w:val="00904D24"/>
    <w:rsid w:val="009063E0"/>
    <w:rsid w:val="0090729E"/>
    <w:rsid w:val="00911FED"/>
    <w:rsid w:val="00912EEB"/>
    <w:rsid w:val="0091362C"/>
    <w:rsid w:val="00913B60"/>
    <w:rsid w:val="009142C6"/>
    <w:rsid w:val="009148D3"/>
    <w:rsid w:val="00914AF6"/>
    <w:rsid w:val="00915752"/>
    <w:rsid w:val="00915881"/>
    <w:rsid w:val="00915FCF"/>
    <w:rsid w:val="00920FA2"/>
    <w:rsid w:val="009213DD"/>
    <w:rsid w:val="009219F7"/>
    <w:rsid w:val="00921EA4"/>
    <w:rsid w:val="00930420"/>
    <w:rsid w:val="0093153A"/>
    <w:rsid w:val="00931931"/>
    <w:rsid w:val="00931E38"/>
    <w:rsid w:val="00931E3A"/>
    <w:rsid w:val="00932589"/>
    <w:rsid w:val="009328E1"/>
    <w:rsid w:val="00932BBA"/>
    <w:rsid w:val="00933B4F"/>
    <w:rsid w:val="009346DC"/>
    <w:rsid w:val="00934A9B"/>
    <w:rsid w:val="00935E50"/>
    <w:rsid w:val="00936B7F"/>
    <w:rsid w:val="00937917"/>
    <w:rsid w:val="009418D8"/>
    <w:rsid w:val="00941DF3"/>
    <w:rsid w:val="009420C2"/>
    <w:rsid w:val="0094435B"/>
    <w:rsid w:val="00944D7B"/>
    <w:rsid w:val="00945673"/>
    <w:rsid w:val="0094584B"/>
    <w:rsid w:val="00946A00"/>
    <w:rsid w:val="00956624"/>
    <w:rsid w:val="0096056B"/>
    <w:rsid w:val="00961DF4"/>
    <w:rsid w:val="009622EC"/>
    <w:rsid w:val="00964DFD"/>
    <w:rsid w:val="00966C06"/>
    <w:rsid w:val="00967CEF"/>
    <w:rsid w:val="009717E6"/>
    <w:rsid w:val="00972648"/>
    <w:rsid w:val="00973164"/>
    <w:rsid w:val="00973313"/>
    <w:rsid w:val="0097445F"/>
    <w:rsid w:val="0097550E"/>
    <w:rsid w:val="00975BBD"/>
    <w:rsid w:val="009769C6"/>
    <w:rsid w:val="009807D5"/>
    <w:rsid w:val="00980976"/>
    <w:rsid w:val="00981930"/>
    <w:rsid w:val="00982A61"/>
    <w:rsid w:val="009830F0"/>
    <w:rsid w:val="00983898"/>
    <w:rsid w:val="00983ABE"/>
    <w:rsid w:val="00984263"/>
    <w:rsid w:val="00986B42"/>
    <w:rsid w:val="00986D5F"/>
    <w:rsid w:val="00990C63"/>
    <w:rsid w:val="0099116E"/>
    <w:rsid w:val="0099132E"/>
    <w:rsid w:val="00993380"/>
    <w:rsid w:val="009952EE"/>
    <w:rsid w:val="0099573B"/>
    <w:rsid w:val="00997109"/>
    <w:rsid w:val="009A0B4A"/>
    <w:rsid w:val="009A29B7"/>
    <w:rsid w:val="009A3A3B"/>
    <w:rsid w:val="009B0161"/>
    <w:rsid w:val="009B3542"/>
    <w:rsid w:val="009B45AB"/>
    <w:rsid w:val="009B4955"/>
    <w:rsid w:val="009B6EA6"/>
    <w:rsid w:val="009B7EA8"/>
    <w:rsid w:val="009C0E2C"/>
    <w:rsid w:val="009C123B"/>
    <w:rsid w:val="009C65F3"/>
    <w:rsid w:val="009C706F"/>
    <w:rsid w:val="009D1944"/>
    <w:rsid w:val="009D21C8"/>
    <w:rsid w:val="009D2A81"/>
    <w:rsid w:val="009D37C1"/>
    <w:rsid w:val="009D7038"/>
    <w:rsid w:val="009E0834"/>
    <w:rsid w:val="009E16AA"/>
    <w:rsid w:val="009E1856"/>
    <w:rsid w:val="009E2AB8"/>
    <w:rsid w:val="009E3706"/>
    <w:rsid w:val="009E42DC"/>
    <w:rsid w:val="009E5ABD"/>
    <w:rsid w:val="009E60B5"/>
    <w:rsid w:val="009E6A4F"/>
    <w:rsid w:val="009F60EB"/>
    <w:rsid w:val="009F7294"/>
    <w:rsid w:val="009F7D23"/>
    <w:rsid w:val="00A00419"/>
    <w:rsid w:val="00A00787"/>
    <w:rsid w:val="00A01057"/>
    <w:rsid w:val="00A01C77"/>
    <w:rsid w:val="00A02295"/>
    <w:rsid w:val="00A07572"/>
    <w:rsid w:val="00A075D9"/>
    <w:rsid w:val="00A07795"/>
    <w:rsid w:val="00A11D62"/>
    <w:rsid w:val="00A134F6"/>
    <w:rsid w:val="00A13B68"/>
    <w:rsid w:val="00A141C8"/>
    <w:rsid w:val="00A15226"/>
    <w:rsid w:val="00A15715"/>
    <w:rsid w:val="00A157AE"/>
    <w:rsid w:val="00A1658A"/>
    <w:rsid w:val="00A168A6"/>
    <w:rsid w:val="00A2517A"/>
    <w:rsid w:val="00A251C5"/>
    <w:rsid w:val="00A3026C"/>
    <w:rsid w:val="00A30848"/>
    <w:rsid w:val="00A369AB"/>
    <w:rsid w:val="00A37FED"/>
    <w:rsid w:val="00A40908"/>
    <w:rsid w:val="00A40CFF"/>
    <w:rsid w:val="00A428DC"/>
    <w:rsid w:val="00A44434"/>
    <w:rsid w:val="00A4594E"/>
    <w:rsid w:val="00A4711C"/>
    <w:rsid w:val="00A471B8"/>
    <w:rsid w:val="00A47787"/>
    <w:rsid w:val="00A50731"/>
    <w:rsid w:val="00A52121"/>
    <w:rsid w:val="00A537A9"/>
    <w:rsid w:val="00A539F6"/>
    <w:rsid w:val="00A56D14"/>
    <w:rsid w:val="00A632F9"/>
    <w:rsid w:val="00A63690"/>
    <w:rsid w:val="00A64556"/>
    <w:rsid w:val="00A67AA7"/>
    <w:rsid w:val="00A70256"/>
    <w:rsid w:val="00A7066C"/>
    <w:rsid w:val="00A712C5"/>
    <w:rsid w:val="00A7601C"/>
    <w:rsid w:val="00A81586"/>
    <w:rsid w:val="00A8199D"/>
    <w:rsid w:val="00A83537"/>
    <w:rsid w:val="00A84AC4"/>
    <w:rsid w:val="00A8548E"/>
    <w:rsid w:val="00A8694B"/>
    <w:rsid w:val="00A90C25"/>
    <w:rsid w:val="00A9159A"/>
    <w:rsid w:val="00A93334"/>
    <w:rsid w:val="00A94B25"/>
    <w:rsid w:val="00A97D5F"/>
    <w:rsid w:val="00AA0F17"/>
    <w:rsid w:val="00AA1014"/>
    <w:rsid w:val="00AA1A95"/>
    <w:rsid w:val="00AA2A12"/>
    <w:rsid w:val="00AA3ED0"/>
    <w:rsid w:val="00AA4CC4"/>
    <w:rsid w:val="00AA609A"/>
    <w:rsid w:val="00AA7437"/>
    <w:rsid w:val="00AA747E"/>
    <w:rsid w:val="00AA7B8C"/>
    <w:rsid w:val="00AB06E4"/>
    <w:rsid w:val="00AB0B7B"/>
    <w:rsid w:val="00AB26B4"/>
    <w:rsid w:val="00AB6FB4"/>
    <w:rsid w:val="00AC044F"/>
    <w:rsid w:val="00AC1208"/>
    <w:rsid w:val="00AC17A1"/>
    <w:rsid w:val="00AC1A70"/>
    <w:rsid w:val="00AC3E35"/>
    <w:rsid w:val="00AC5A21"/>
    <w:rsid w:val="00AC7198"/>
    <w:rsid w:val="00AC7D14"/>
    <w:rsid w:val="00AD0856"/>
    <w:rsid w:val="00AD138D"/>
    <w:rsid w:val="00AD2785"/>
    <w:rsid w:val="00AD4CA3"/>
    <w:rsid w:val="00AD6230"/>
    <w:rsid w:val="00AD6D54"/>
    <w:rsid w:val="00AD6FE2"/>
    <w:rsid w:val="00AD710D"/>
    <w:rsid w:val="00AD7D64"/>
    <w:rsid w:val="00AE0695"/>
    <w:rsid w:val="00AE3041"/>
    <w:rsid w:val="00AE3A56"/>
    <w:rsid w:val="00AE4619"/>
    <w:rsid w:val="00AE48F7"/>
    <w:rsid w:val="00AE5998"/>
    <w:rsid w:val="00AE62C7"/>
    <w:rsid w:val="00AE7148"/>
    <w:rsid w:val="00AE79AC"/>
    <w:rsid w:val="00AE7A06"/>
    <w:rsid w:val="00AF0BA8"/>
    <w:rsid w:val="00AF43AE"/>
    <w:rsid w:val="00AF499C"/>
    <w:rsid w:val="00AF4C25"/>
    <w:rsid w:val="00AF6CC7"/>
    <w:rsid w:val="00AF7765"/>
    <w:rsid w:val="00AF7FA0"/>
    <w:rsid w:val="00B00E21"/>
    <w:rsid w:val="00B04682"/>
    <w:rsid w:val="00B058CB"/>
    <w:rsid w:val="00B0639F"/>
    <w:rsid w:val="00B06429"/>
    <w:rsid w:val="00B0747C"/>
    <w:rsid w:val="00B10B6F"/>
    <w:rsid w:val="00B116DB"/>
    <w:rsid w:val="00B11C67"/>
    <w:rsid w:val="00B130C1"/>
    <w:rsid w:val="00B139D6"/>
    <w:rsid w:val="00B13BA8"/>
    <w:rsid w:val="00B163CB"/>
    <w:rsid w:val="00B17DBC"/>
    <w:rsid w:val="00B2152D"/>
    <w:rsid w:val="00B22147"/>
    <w:rsid w:val="00B22472"/>
    <w:rsid w:val="00B22F88"/>
    <w:rsid w:val="00B23D5B"/>
    <w:rsid w:val="00B26FDD"/>
    <w:rsid w:val="00B273F4"/>
    <w:rsid w:val="00B275AC"/>
    <w:rsid w:val="00B32F8A"/>
    <w:rsid w:val="00B33248"/>
    <w:rsid w:val="00B34CB2"/>
    <w:rsid w:val="00B35593"/>
    <w:rsid w:val="00B3570A"/>
    <w:rsid w:val="00B37453"/>
    <w:rsid w:val="00B37E20"/>
    <w:rsid w:val="00B40A04"/>
    <w:rsid w:val="00B41473"/>
    <w:rsid w:val="00B4305F"/>
    <w:rsid w:val="00B43F1C"/>
    <w:rsid w:val="00B4572A"/>
    <w:rsid w:val="00B45931"/>
    <w:rsid w:val="00B46D61"/>
    <w:rsid w:val="00B50DA2"/>
    <w:rsid w:val="00B50FEF"/>
    <w:rsid w:val="00B51B94"/>
    <w:rsid w:val="00B51F3C"/>
    <w:rsid w:val="00B559A3"/>
    <w:rsid w:val="00B560DD"/>
    <w:rsid w:val="00B575A6"/>
    <w:rsid w:val="00B60A08"/>
    <w:rsid w:val="00B62696"/>
    <w:rsid w:val="00B63684"/>
    <w:rsid w:val="00B65E15"/>
    <w:rsid w:val="00B70322"/>
    <w:rsid w:val="00B7112E"/>
    <w:rsid w:val="00B71F90"/>
    <w:rsid w:val="00B720A6"/>
    <w:rsid w:val="00B746B4"/>
    <w:rsid w:val="00B74AE4"/>
    <w:rsid w:val="00B75313"/>
    <w:rsid w:val="00B75A37"/>
    <w:rsid w:val="00B7664A"/>
    <w:rsid w:val="00B76C65"/>
    <w:rsid w:val="00B76E1A"/>
    <w:rsid w:val="00B802A5"/>
    <w:rsid w:val="00B833BF"/>
    <w:rsid w:val="00B83514"/>
    <w:rsid w:val="00B8379D"/>
    <w:rsid w:val="00B84346"/>
    <w:rsid w:val="00B8668E"/>
    <w:rsid w:val="00B86A4A"/>
    <w:rsid w:val="00B87174"/>
    <w:rsid w:val="00B87183"/>
    <w:rsid w:val="00B87B4F"/>
    <w:rsid w:val="00B917AD"/>
    <w:rsid w:val="00B9212E"/>
    <w:rsid w:val="00B9236E"/>
    <w:rsid w:val="00B92B6C"/>
    <w:rsid w:val="00B95C6C"/>
    <w:rsid w:val="00B96010"/>
    <w:rsid w:val="00B9616D"/>
    <w:rsid w:val="00B961F0"/>
    <w:rsid w:val="00B96630"/>
    <w:rsid w:val="00B96E9E"/>
    <w:rsid w:val="00B978E9"/>
    <w:rsid w:val="00BA2514"/>
    <w:rsid w:val="00BA42B4"/>
    <w:rsid w:val="00BA605D"/>
    <w:rsid w:val="00BA6AAC"/>
    <w:rsid w:val="00BA7D97"/>
    <w:rsid w:val="00BA7EDF"/>
    <w:rsid w:val="00BB091B"/>
    <w:rsid w:val="00BB0C79"/>
    <w:rsid w:val="00BB1C11"/>
    <w:rsid w:val="00BB4748"/>
    <w:rsid w:val="00BB5EBB"/>
    <w:rsid w:val="00BB77A8"/>
    <w:rsid w:val="00BB7A1E"/>
    <w:rsid w:val="00BC071A"/>
    <w:rsid w:val="00BC1E10"/>
    <w:rsid w:val="00BC3349"/>
    <w:rsid w:val="00BC3BAF"/>
    <w:rsid w:val="00BC4AF2"/>
    <w:rsid w:val="00BC523E"/>
    <w:rsid w:val="00BD133B"/>
    <w:rsid w:val="00BD3021"/>
    <w:rsid w:val="00BD35CF"/>
    <w:rsid w:val="00BD4A28"/>
    <w:rsid w:val="00BD4AB7"/>
    <w:rsid w:val="00BD5B5C"/>
    <w:rsid w:val="00BD736E"/>
    <w:rsid w:val="00BD7C91"/>
    <w:rsid w:val="00BD7F0F"/>
    <w:rsid w:val="00BE0FD7"/>
    <w:rsid w:val="00BE168F"/>
    <w:rsid w:val="00BE20FA"/>
    <w:rsid w:val="00BE4049"/>
    <w:rsid w:val="00BE5430"/>
    <w:rsid w:val="00BE56C8"/>
    <w:rsid w:val="00BE5861"/>
    <w:rsid w:val="00BE59B3"/>
    <w:rsid w:val="00BE73D7"/>
    <w:rsid w:val="00BE758D"/>
    <w:rsid w:val="00BF1DB5"/>
    <w:rsid w:val="00BF3364"/>
    <w:rsid w:val="00BF4308"/>
    <w:rsid w:val="00BF4823"/>
    <w:rsid w:val="00BF6274"/>
    <w:rsid w:val="00BF703F"/>
    <w:rsid w:val="00C04244"/>
    <w:rsid w:val="00C043DE"/>
    <w:rsid w:val="00C04F57"/>
    <w:rsid w:val="00C06D35"/>
    <w:rsid w:val="00C072DE"/>
    <w:rsid w:val="00C10D2E"/>
    <w:rsid w:val="00C12264"/>
    <w:rsid w:val="00C12AE1"/>
    <w:rsid w:val="00C12EA9"/>
    <w:rsid w:val="00C13110"/>
    <w:rsid w:val="00C16FDE"/>
    <w:rsid w:val="00C176F8"/>
    <w:rsid w:val="00C20DBF"/>
    <w:rsid w:val="00C2170E"/>
    <w:rsid w:val="00C21AEC"/>
    <w:rsid w:val="00C220C1"/>
    <w:rsid w:val="00C2306C"/>
    <w:rsid w:val="00C23CE1"/>
    <w:rsid w:val="00C2722F"/>
    <w:rsid w:val="00C27364"/>
    <w:rsid w:val="00C30770"/>
    <w:rsid w:val="00C30895"/>
    <w:rsid w:val="00C318E8"/>
    <w:rsid w:val="00C32262"/>
    <w:rsid w:val="00C33954"/>
    <w:rsid w:val="00C4367E"/>
    <w:rsid w:val="00C43E43"/>
    <w:rsid w:val="00C44CE9"/>
    <w:rsid w:val="00C45211"/>
    <w:rsid w:val="00C46DA1"/>
    <w:rsid w:val="00C5096E"/>
    <w:rsid w:val="00C50BB3"/>
    <w:rsid w:val="00C51A73"/>
    <w:rsid w:val="00C52834"/>
    <w:rsid w:val="00C52B30"/>
    <w:rsid w:val="00C5319A"/>
    <w:rsid w:val="00C53DA3"/>
    <w:rsid w:val="00C56A6C"/>
    <w:rsid w:val="00C615AA"/>
    <w:rsid w:val="00C616B3"/>
    <w:rsid w:val="00C62A5E"/>
    <w:rsid w:val="00C669D2"/>
    <w:rsid w:val="00C671DA"/>
    <w:rsid w:val="00C7387A"/>
    <w:rsid w:val="00C73DEE"/>
    <w:rsid w:val="00C76CE4"/>
    <w:rsid w:val="00C800BB"/>
    <w:rsid w:val="00C8123B"/>
    <w:rsid w:val="00C86181"/>
    <w:rsid w:val="00C871DF"/>
    <w:rsid w:val="00C87E58"/>
    <w:rsid w:val="00C9285D"/>
    <w:rsid w:val="00C9509F"/>
    <w:rsid w:val="00C97CC7"/>
    <w:rsid w:val="00C97D3C"/>
    <w:rsid w:val="00CA0438"/>
    <w:rsid w:val="00CA0619"/>
    <w:rsid w:val="00CA0CC6"/>
    <w:rsid w:val="00CA52CE"/>
    <w:rsid w:val="00CA57FC"/>
    <w:rsid w:val="00CA6D25"/>
    <w:rsid w:val="00CB20FA"/>
    <w:rsid w:val="00CB2281"/>
    <w:rsid w:val="00CB3B19"/>
    <w:rsid w:val="00CB50F5"/>
    <w:rsid w:val="00CC0128"/>
    <w:rsid w:val="00CC0184"/>
    <w:rsid w:val="00CC0352"/>
    <w:rsid w:val="00CC0888"/>
    <w:rsid w:val="00CC1B9E"/>
    <w:rsid w:val="00CC23BD"/>
    <w:rsid w:val="00CC2B68"/>
    <w:rsid w:val="00CC313E"/>
    <w:rsid w:val="00CC4196"/>
    <w:rsid w:val="00CC4538"/>
    <w:rsid w:val="00CC5676"/>
    <w:rsid w:val="00CC682A"/>
    <w:rsid w:val="00CC6931"/>
    <w:rsid w:val="00CD0D33"/>
    <w:rsid w:val="00CD2BA4"/>
    <w:rsid w:val="00CD2C87"/>
    <w:rsid w:val="00CD3045"/>
    <w:rsid w:val="00CD38AD"/>
    <w:rsid w:val="00CE2747"/>
    <w:rsid w:val="00CE57CA"/>
    <w:rsid w:val="00CF0AC1"/>
    <w:rsid w:val="00CF160E"/>
    <w:rsid w:val="00CF557D"/>
    <w:rsid w:val="00CF6338"/>
    <w:rsid w:val="00CF6D8A"/>
    <w:rsid w:val="00CF7B84"/>
    <w:rsid w:val="00D0124D"/>
    <w:rsid w:val="00D01A74"/>
    <w:rsid w:val="00D02F35"/>
    <w:rsid w:val="00D04F8E"/>
    <w:rsid w:val="00D05F5B"/>
    <w:rsid w:val="00D06ECA"/>
    <w:rsid w:val="00D077C3"/>
    <w:rsid w:val="00D11D7B"/>
    <w:rsid w:val="00D14C6A"/>
    <w:rsid w:val="00D16680"/>
    <w:rsid w:val="00D2025E"/>
    <w:rsid w:val="00D20518"/>
    <w:rsid w:val="00D205A5"/>
    <w:rsid w:val="00D226E9"/>
    <w:rsid w:val="00D232CC"/>
    <w:rsid w:val="00D238EB"/>
    <w:rsid w:val="00D25869"/>
    <w:rsid w:val="00D25F18"/>
    <w:rsid w:val="00D268FF"/>
    <w:rsid w:val="00D278DA"/>
    <w:rsid w:val="00D34D08"/>
    <w:rsid w:val="00D34D7F"/>
    <w:rsid w:val="00D37D37"/>
    <w:rsid w:val="00D41159"/>
    <w:rsid w:val="00D417F2"/>
    <w:rsid w:val="00D42296"/>
    <w:rsid w:val="00D42831"/>
    <w:rsid w:val="00D4300B"/>
    <w:rsid w:val="00D4434B"/>
    <w:rsid w:val="00D44D07"/>
    <w:rsid w:val="00D45A79"/>
    <w:rsid w:val="00D470C7"/>
    <w:rsid w:val="00D47710"/>
    <w:rsid w:val="00D51F57"/>
    <w:rsid w:val="00D53A29"/>
    <w:rsid w:val="00D53DD3"/>
    <w:rsid w:val="00D544CD"/>
    <w:rsid w:val="00D54D6B"/>
    <w:rsid w:val="00D6039D"/>
    <w:rsid w:val="00D6133D"/>
    <w:rsid w:val="00D6147E"/>
    <w:rsid w:val="00D62906"/>
    <w:rsid w:val="00D62D8D"/>
    <w:rsid w:val="00D6472F"/>
    <w:rsid w:val="00D72F5A"/>
    <w:rsid w:val="00D74031"/>
    <w:rsid w:val="00D76957"/>
    <w:rsid w:val="00D826AF"/>
    <w:rsid w:val="00D826D8"/>
    <w:rsid w:val="00D86478"/>
    <w:rsid w:val="00D86D22"/>
    <w:rsid w:val="00D908C2"/>
    <w:rsid w:val="00D917F2"/>
    <w:rsid w:val="00D918BD"/>
    <w:rsid w:val="00D918F9"/>
    <w:rsid w:val="00D91A16"/>
    <w:rsid w:val="00D9238F"/>
    <w:rsid w:val="00D945FD"/>
    <w:rsid w:val="00D9511E"/>
    <w:rsid w:val="00D95721"/>
    <w:rsid w:val="00D95E3D"/>
    <w:rsid w:val="00D97580"/>
    <w:rsid w:val="00D9797E"/>
    <w:rsid w:val="00DA2707"/>
    <w:rsid w:val="00DA3A08"/>
    <w:rsid w:val="00DA3BD8"/>
    <w:rsid w:val="00DA48C4"/>
    <w:rsid w:val="00DA4C73"/>
    <w:rsid w:val="00DA532F"/>
    <w:rsid w:val="00DA691F"/>
    <w:rsid w:val="00DB0D4A"/>
    <w:rsid w:val="00DB0E28"/>
    <w:rsid w:val="00DB333D"/>
    <w:rsid w:val="00DB3779"/>
    <w:rsid w:val="00DB3AD8"/>
    <w:rsid w:val="00DB5481"/>
    <w:rsid w:val="00DB54C8"/>
    <w:rsid w:val="00DB5A29"/>
    <w:rsid w:val="00DB6C87"/>
    <w:rsid w:val="00DC0B34"/>
    <w:rsid w:val="00DC2A60"/>
    <w:rsid w:val="00DC757A"/>
    <w:rsid w:val="00DD070D"/>
    <w:rsid w:val="00DD0848"/>
    <w:rsid w:val="00DD09AE"/>
    <w:rsid w:val="00DD0F1E"/>
    <w:rsid w:val="00DD485F"/>
    <w:rsid w:val="00DD54E7"/>
    <w:rsid w:val="00DE0ECC"/>
    <w:rsid w:val="00DE156C"/>
    <w:rsid w:val="00DE2F28"/>
    <w:rsid w:val="00DE3686"/>
    <w:rsid w:val="00DE51AC"/>
    <w:rsid w:val="00DE5955"/>
    <w:rsid w:val="00DE7482"/>
    <w:rsid w:val="00DE7B81"/>
    <w:rsid w:val="00DF0DB6"/>
    <w:rsid w:val="00DF0E15"/>
    <w:rsid w:val="00DF137B"/>
    <w:rsid w:val="00DF69C4"/>
    <w:rsid w:val="00DF7709"/>
    <w:rsid w:val="00DF7DCE"/>
    <w:rsid w:val="00E00610"/>
    <w:rsid w:val="00E010E5"/>
    <w:rsid w:val="00E048D9"/>
    <w:rsid w:val="00E051C3"/>
    <w:rsid w:val="00E05C91"/>
    <w:rsid w:val="00E05DF0"/>
    <w:rsid w:val="00E067E6"/>
    <w:rsid w:val="00E0732C"/>
    <w:rsid w:val="00E12863"/>
    <w:rsid w:val="00E135C6"/>
    <w:rsid w:val="00E13B46"/>
    <w:rsid w:val="00E15010"/>
    <w:rsid w:val="00E15C97"/>
    <w:rsid w:val="00E22205"/>
    <w:rsid w:val="00E22C7B"/>
    <w:rsid w:val="00E257D0"/>
    <w:rsid w:val="00E269CC"/>
    <w:rsid w:val="00E26F8B"/>
    <w:rsid w:val="00E2710D"/>
    <w:rsid w:val="00E33217"/>
    <w:rsid w:val="00E371EB"/>
    <w:rsid w:val="00E50E3B"/>
    <w:rsid w:val="00E51375"/>
    <w:rsid w:val="00E53D64"/>
    <w:rsid w:val="00E5449B"/>
    <w:rsid w:val="00E55C4C"/>
    <w:rsid w:val="00E57032"/>
    <w:rsid w:val="00E60A0C"/>
    <w:rsid w:val="00E643EF"/>
    <w:rsid w:val="00E64557"/>
    <w:rsid w:val="00E66ED3"/>
    <w:rsid w:val="00E67713"/>
    <w:rsid w:val="00E70379"/>
    <w:rsid w:val="00E72232"/>
    <w:rsid w:val="00E72C44"/>
    <w:rsid w:val="00E73887"/>
    <w:rsid w:val="00E73BCC"/>
    <w:rsid w:val="00E76427"/>
    <w:rsid w:val="00E76730"/>
    <w:rsid w:val="00E80B22"/>
    <w:rsid w:val="00E80D1D"/>
    <w:rsid w:val="00E812A6"/>
    <w:rsid w:val="00E82CA2"/>
    <w:rsid w:val="00E83317"/>
    <w:rsid w:val="00E833B5"/>
    <w:rsid w:val="00E83E26"/>
    <w:rsid w:val="00E84D1B"/>
    <w:rsid w:val="00E858A9"/>
    <w:rsid w:val="00E8681E"/>
    <w:rsid w:val="00E871B5"/>
    <w:rsid w:val="00E87244"/>
    <w:rsid w:val="00E87C91"/>
    <w:rsid w:val="00E9547A"/>
    <w:rsid w:val="00E97C4A"/>
    <w:rsid w:val="00EA1741"/>
    <w:rsid w:val="00EA4E5F"/>
    <w:rsid w:val="00EB066B"/>
    <w:rsid w:val="00EB3D9E"/>
    <w:rsid w:val="00EB5989"/>
    <w:rsid w:val="00EB5F86"/>
    <w:rsid w:val="00EC2A77"/>
    <w:rsid w:val="00EC3ED3"/>
    <w:rsid w:val="00EC4165"/>
    <w:rsid w:val="00EC6959"/>
    <w:rsid w:val="00ED0527"/>
    <w:rsid w:val="00ED113D"/>
    <w:rsid w:val="00ED1C4E"/>
    <w:rsid w:val="00ED41FF"/>
    <w:rsid w:val="00ED504A"/>
    <w:rsid w:val="00ED5329"/>
    <w:rsid w:val="00ED5705"/>
    <w:rsid w:val="00ED577D"/>
    <w:rsid w:val="00ED6C29"/>
    <w:rsid w:val="00EE2131"/>
    <w:rsid w:val="00EE2B33"/>
    <w:rsid w:val="00EE2E66"/>
    <w:rsid w:val="00EE2F99"/>
    <w:rsid w:val="00EE3AC9"/>
    <w:rsid w:val="00EE4018"/>
    <w:rsid w:val="00EE4B03"/>
    <w:rsid w:val="00EE57B2"/>
    <w:rsid w:val="00EE6274"/>
    <w:rsid w:val="00EE6AA2"/>
    <w:rsid w:val="00EF1C01"/>
    <w:rsid w:val="00EF2440"/>
    <w:rsid w:val="00EF3E5D"/>
    <w:rsid w:val="00EF41BA"/>
    <w:rsid w:val="00EF5B67"/>
    <w:rsid w:val="00EF5CCC"/>
    <w:rsid w:val="00EF6CB2"/>
    <w:rsid w:val="00F00C11"/>
    <w:rsid w:val="00F026DE"/>
    <w:rsid w:val="00F02C76"/>
    <w:rsid w:val="00F03D82"/>
    <w:rsid w:val="00F03F70"/>
    <w:rsid w:val="00F0464A"/>
    <w:rsid w:val="00F05BD8"/>
    <w:rsid w:val="00F1579A"/>
    <w:rsid w:val="00F15E32"/>
    <w:rsid w:val="00F163F3"/>
    <w:rsid w:val="00F16879"/>
    <w:rsid w:val="00F247EA"/>
    <w:rsid w:val="00F25C29"/>
    <w:rsid w:val="00F26AE5"/>
    <w:rsid w:val="00F276D3"/>
    <w:rsid w:val="00F30A3A"/>
    <w:rsid w:val="00F3114F"/>
    <w:rsid w:val="00F315D2"/>
    <w:rsid w:val="00F316DC"/>
    <w:rsid w:val="00F3242C"/>
    <w:rsid w:val="00F345A9"/>
    <w:rsid w:val="00F346EB"/>
    <w:rsid w:val="00F3509F"/>
    <w:rsid w:val="00F3511A"/>
    <w:rsid w:val="00F35611"/>
    <w:rsid w:val="00F35DE2"/>
    <w:rsid w:val="00F37666"/>
    <w:rsid w:val="00F3796A"/>
    <w:rsid w:val="00F40561"/>
    <w:rsid w:val="00F41E0F"/>
    <w:rsid w:val="00F42C15"/>
    <w:rsid w:val="00F42E98"/>
    <w:rsid w:val="00F43FAF"/>
    <w:rsid w:val="00F45F91"/>
    <w:rsid w:val="00F5061D"/>
    <w:rsid w:val="00F51CE3"/>
    <w:rsid w:val="00F53774"/>
    <w:rsid w:val="00F53B5F"/>
    <w:rsid w:val="00F622EA"/>
    <w:rsid w:val="00F6274E"/>
    <w:rsid w:val="00F65961"/>
    <w:rsid w:val="00F65AB3"/>
    <w:rsid w:val="00F66212"/>
    <w:rsid w:val="00F666C2"/>
    <w:rsid w:val="00F70FB1"/>
    <w:rsid w:val="00F71DE0"/>
    <w:rsid w:val="00F72E9B"/>
    <w:rsid w:val="00F742EF"/>
    <w:rsid w:val="00F74C67"/>
    <w:rsid w:val="00F762EB"/>
    <w:rsid w:val="00F76920"/>
    <w:rsid w:val="00F80A70"/>
    <w:rsid w:val="00F80F7F"/>
    <w:rsid w:val="00F817BF"/>
    <w:rsid w:val="00F81A04"/>
    <w:rsid w:val="00F81EC6"/>
    <w:rsid w:val="00F84B26"/>
    <w:rsid w:val="00F861E3"/>
    <w:rsid w:val="00F86D49"/>
    <w:rsid w:val="00F86E48"/>
    <w:rsid w:val="00F90DAE"/>
    <w:rsid w:val="00F9280D"/>
    <w:rsid w:val="00F9354F"/>
    <w:rsid w:val="00F94207"/>
    <w:rsid w:val="00F9529C"/>
    <w:rsid w:val="00F95EE3"/>
    <w:rsid w:val="00F96609"/>
    <w:rsid w:val="00F96FB0"/>
    <w:rsid w:val="00F975BA"/>
    <w:rsid w:val="00F97EF8"/>
    <w:rsid w:val="00FA0921"/>
    <w:rsid w:val="00FA1468"/>
    <w:rsid w:val="00FA18E3"/>
    <w:rsid w:val="00FA214B"/>
    <w:rsid w:val="00FA4836"/>
    <w:rsid w:val="00FA5E90"/>
    <w:rsid w:val="00FA74DF"/>
    <w:rsid w:val="00FB06D8"/>
    <w:rsid w:val="00FB117F"/>
    <w:rsid w:val="00FB3F83"/>
    <w:rsid w:val="00FB514C"/>
    <w:rsid w:val="00FB5A3C"/>
    <w:rsid w:val="00FB6DC4"/>
    <w:rsid w:val="00FC06EA"/>
    <w:rsid w:val="00FC093B"/>
    <w:rsid w:val="00FD017F"/>
    <w:rsid w:val="00FD144C"/>
    <w:rsid w:val="00FD1B11"/>
    <w:rsid w:val="00FD2A51"/>
    <w:rsid w:val="00FD2B1B"/>
    <w:rsid w:val="00FD5385"/>
    <w:rsid w:val="00FD6047"/>
    <w:rsid w:val="00FD6395"/>
    <w:rsid w:val="00FD6F2D"/>
    <w:rsid w:val="00FE1873"/>
    <w:rsid w:val="00FE4504"/>
    <w:rsid w:val="00FE4C9B"/>
    <w:rsid w:val="00FE5DAA"/>
    <w:rsid w:val="00FE7041"/>
    <w:rsid w:val="00FE7EDC"/>
    <w:rsid w:val="00FF0F30"/>
    <w:rsid w:val="00FF4CFD"/>
    <w:rsid w:val="00FF4EED"/>
    <w:rsid w:val="01B5C4F2"/>
    <w:rsid w:val="0B02B20C"/>
    <w:rsid w:val="13F934B7"/>
    <w:rsid w:val="18D388C7"/>
    <w:rsid w:val="1F249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96068"/>
  <w15:docId w15:val="{4366AA1D-D328-4F16-ABCA-D4218A13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52467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A6E25"/>
    <w:pPr>
      <w:keepNext/>
      <w:keepLines/>
      <w:pBdr>
        <w:bottom w:val="single" w:sz="12" w:space="2" w:color="42A4D9"/>
      </w:pBdr>
      <w:outlineLvl w:val="0"/>
      <w:pPrChange w:id="0" w:author="Laura Sitler" w:date="2023-06-07T13:10:00Z">
        <w:pPr>
          <w:keepNext/>
          <w:keepLines/>
          <w:pBdr>
            <w:bottom w:val="single" w:sz="12" w:space="2" w:color="42A4D9"/>
          </w:pBdr>
          <w:outlineLvl w:val="0"/>
        </w:pPr>
      </w:pPrChange>
    </w:pPr>
    <w:rPr>
      <w:rFonts w:ascii="Calibri" w:eastAsiaTheme="majorEastAsia" w:hAnsi="Calibri" w:cstheme="majorBidi"/>
      <w:b/>
      <w:caps/>
      <w:color w:val="121531"/>
      <w:rPrChange w:id="0" w:author="Laura Sitler" w:date="2023-06-07T13:10:00Z">
        <w:rPr>
          <w:rFonts w:ascii="Calibri" w:eastAsiaTheme="majorEastAsia" w:hAnsi="Calibri" w:cstheme="majorBidi"/>
          <w:b/>
          <w:caps/>
          <w:color w:val="121531"/>
          <w:sz w:val="22"/>
          <w:szCs w:val="2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2467"/>
    <w:pPr>
      <w:keepNext/>
      <w:keepLines/>
      <w:contextualSpacing/>
      <w:outlineLvl w:val="1"/>
    </w:pPr>
    <w:rPr>
      <w:rFonts w:eastAsiaTheme="majorEastAsia" w:cstheme="minorHAnsi"/>
      <w:b/>
      <w:bCs/>
      <w:iCs/>
      <w:color w:val="121531"/>
      <w:shd w:val="clear" w:color="auto" w:fill="FFFFFF"/>
      <w:lang w:eastAsia="ja-JP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11C"/>
    <w:pPr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71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1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color w:val="3476B1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1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1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1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olor w:val="234F77" w:themeColor="accent2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1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E25"/>
    <w:rPr>
      <w:rFonts w:ascii="Calibri" w:eastAsiaTheme="majorEastAsia" w:hAnsi="Calibri" w:cstheme="majorBidi"/>
      <w:b/>
      <w:caps/>
      <w:color w:val="121531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52467"/>
    <w:rPr>
      <w:rFonts w:eastAsiaTheme="majorEastAsia" w:cstheme="minorHAnsi"/>
      <w:b/>
      <w:bCs/>
      <w:iCs/>
      <w:color w:val="121531"/>
      <w:sz w:val="22"/>
      <w:szCs w:val="2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A4711C"/>
    <w:rPr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4711C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11C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11C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11C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11C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11C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A4711C"/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A747E"/>
    <w:pPr>
      <w:pBdr>
        <w:bottom w:val="single" w:sz="12" w:space="1" w:color="auto"/>
      </w:pBdr>
      <w:contextualSpacing/>
      <w:jc w:val="center"/>
    </w:pPr>
    <w:rPr>
      <w:rFonts w:ascii="Georgia" w:hAnsi="Georgia" w:cstheme="minorHAnsi"/>
      <w:color w:val="12153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47E"/>
    <w:rPr>
      <w:rFonts w:ascii="Georgia" w:hAnsi="Georgia" w:cstheme="minorHAnsi"/>
      <w:color w:val="121531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11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11C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A4711C"/>
    <w:rPr>
      <w:b/>
      <w:bCs/>
    </w:rPr>
  </w:style>
  <w:style w:type="character" w:styleId="Emphasis">
    <w:name w:val="Emphasis"/>
    <w:basedOn w:val="DefaultParagraphFont"/>
    <w:uiPriority w:val="20"/>
    <w:qFormat/>
    <w:rsid w:val="00A4711C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A471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4711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4711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11C"/>
    <w:pPr>
      <w:pBdr>
        <w:top w:val="single" w:sz="24" w:space="4" w:color="629DD1" w:themeColor="accent2"/>
      </w:pBdr>
      <w:spacing w:before="240" w:after="240"/>
      <w:ind w:left="936" w:right="936"/>
      <w:jc w:val="center"/>
    </w:pPr>
    <w:rPr>
      <w:rFonts w:asciiTheme="majorHAnsi" w:eastAsiaTheme="majorEastAsia" w:hAnsiTheme="majorHAnsi" w:cstheme="maj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11C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4711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4711C"/>
    <w:rPr>
      <w:b/>
      <w:bCs/>
      <w:i/>
      <w:iCs/>
      <w:caps w:val="0"/>
      <w:smallCaps w:val="0"/>
      <w:strike w:val="0"/>
      <w:dstrike w:val="0"/>
      <w:color w:val="42A4D9"/>
    </w:rPr>
  </w:style>
  <w:style w:type="character" w:styleId="SubtleReference">
    <w:name w:val="Subtle Reference"/>
    <w:basedOn w:val="DefaultParagraphFont"/>
    <w:uiPriority w:val="31"/>
    <w:qFormat/>
    <w:rsid w:val="00A4711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4711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4711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A4711C"/>
    <w:pPr>
      <w:outlineLvl w:val="9"/>
    </w:pPr>
  </w:style>
  <w:style w:type="paragraph" w:styleId="ListParagraph">
    <w:name w:val="List Paragraph"/>
    <w:aliases w:val="Bullet Paragraph"/>
    <w:basedOn w:val="Normal"/>
    <w:link w:val="ListParagraphChar"/>
    <w:uiPriority w:val="34"/>
    <w:qFormat/>
    <w:rsid w:val="00A471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7C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7C75"/>
  </w:style>
  <w:style w:type="paragraph" w:styleId="Footer">
    <w:name w:val="footer"/>
    <w:basedOn w:val="Normal"/>
    <w:link w:val="FooterChar"/>
    <w:uiPriority w:val="99"/>
    <w:unhideWhenUsed/>
    <w:rsid w:val="008B7C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7C75"/>
  </w:style>
  <w:style w:type="character" w:styleId="CommentReference">
    <w:name w:val="annotation reference"/>
    <w:basedOn w:val="DefaultParagraphFont"/>
    <w:uiPriority w:val="99"/>
    <w:unhideWhenUsed/>
    <w:rsid w:val="008B7C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7C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7C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7C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7C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C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75"/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4711C"/>
  </w:style>
  <w:style w:type="paragraph" w:styleId="TOC1">
    <w:name w:val="toc 1"/>
    <w:basedOn w:val="Normal"/>
    <w:next w:val="Normal"/>
    <w:autoRedefine/>
    <w:uiPriority w:val="39"/>
    <w:unhideWhenUsed/>
    <w:rsid w:val="007225F2"/>
    <w:pPr>
      <w:tabs>
        <w:tab w:val="right" w:leader="dot" w:pos="9350"/>
      </w:tabs>
      <w:spacing w:before="120"/>
    </w:pPr>
    <w:rPr>
      <w:rFonts w:asciiTheme="majorHAnsi" w:hAnsiTheme="majorHAnsi" w:cstheme="majorHAnsi"/>
      <w:b/>
      <w:bCs/>
    </w:rPr>
  </w:style>
  <w:style w:type="character" w:styleId="Hyperlink">
    <w:name w:val="Hyperlink"/>
    <w:basedOn w:val="DefaultParagraphFont"/>
    <w:uiPriority w:val="99"/>
    <w:unhideWhenUsed/>
    <w:rsid w:val="001A4C66"/>
    <w:rPr>
      <w:color w:val="9454C3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A4C66"/>
    <w:pPr>
      <w:spacing w:before="24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A4C66"/>
    <w:pPr>
      <w:ind w:left="21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A4C66"/>
    <w:pPr>
      <w:ind w:left="4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1A4C66"/>
    <w:pPr>
      <w:ind w:left="63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1A4C66"/>
    <w:pPr>
      <w:ind w:left="84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1A4C66"/>
    <w:pPr>
      <w:ind w:left="105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1A4C66"/>
    <w:pPr>
      <w:ind w:left="126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1A4C66"/>
    <w:pPr>
      <w:ind w:left="1470"/>
    </w:pPr>
    <w:rPr>
      <w:rFonts w:cstheme="minorHAnsi"/>
      <w:sz w:val="20"/>
      <w:szCs w:val="20"/>
    </w:rPr>
  </w:style>
  <w:style w:type="table" w:styleId="TableGrid">
    <w:name w:val="Table Grid"/>
    <w:basedOn w:val="TableNormal"/>
    <w:uiPriority w:val="59"/>
    <w:rsid w:val="00A6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-Accent1">
    <w:name w:val="Grid Table 7 Colorful Accent 1"/>
    <w:basedOn w:val="TableNormal"/>
    <w:uiPriority w:val="52"/>
    <w:rsid w:val="00A63690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table" w:styleId="GridTable5Dark-Accent3">
    <w:name w:val="Grid Table 5 Dark Accent 3"/>
    <w:basedOn w:val="TableNormal"/>
    <w:uiPriority w:val="50"/>
    <w:rsid w:val="00921E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A8CBEE" w:themeFill="accent3" w:themeFillTint="66"/>
      </w:tcPr>
    </w:tblStylePr>
  </w:style>
  <w:style w:type="table" w:styleId="ListTable4-Accent1">
    <w:name w:val="List Table 4 Accent 1"/>
    <w:basedOn w:val="TableNormal"/>
    <w:uiPriority w:val="49"/>
    <w:rsid w:val="00921EA4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styleId="EndnoteText">
    <w:name w:val="endnote text"/>
    <w:basedOn w:val="Normal"/>
    <w:link w:val="EndnoteTextChar"/>
    <w:uiPriority w:val="99"/>
    <w:unhideWhenUsed/>
    <w:rsid w:val="00BC4AF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C4AF2"/>
    <w:rPr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sid w:val="00BC4AF2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4AF2"/>
    <w:rPr>
      <w:color w:val="808080"/>
      <w:shd w:val="clear" w:color="auto" w:fill="E6E6E6"/>
    </w:rPr>
  </w:style>
  <w:style w:type="table" w:styleId="GridTable6Colorful-Accent1">
    <w:name w:val="Grid Table 6 Colorful Accent 1"/>
    <w:basedOn w:val="TableNormal"/>
    <w:uiPriority w:val="51"/>
    <w:rsid w:val="00AF499C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9142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B5C0DF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006D51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customStyle="1" w:styleId="NoSpacing1">
    <w:name w:val="No Spacing1"/>
    <w:uiPriority w:val="1"/>
    <w:qFormat/>
    <w:rsid w:val="00A4711C"/>
    <w:pPr>
      <w:spacing w:after="0" w:line="240" w:lineRule="auto"/>
    </w:pPr>
    <w:rPr>
      <w:rFonts w:ascii="Calibri" w:eastAsia="Calibri" w:hAnsi="Calibri" w:cs="Times New Roman"/>
      <w:sz w:val="22"/>
      <w:szCs w:val="22"/>
    </w:rPr>
  </w:style>
  <w:style w:type="paragraph" w:customStyle="1" w:styleId="MediumGrid21">
    <w:name w:val="Medium Grid 21"/>
    <w:link w:val="MediumGrid2Char"/>
    <w:uiPriority w:val="1"/>
    <w:qFormat/>
    <w:rsid w:val="00A4711C"/>
    <w:pPr>
      <w:spacing w:after="0" w:line="240" w:lineRule="auto"/>
    </w:pPr>
    <w:rPr>
      <w:rFonts w:ascii="Calibri" w:eastAsia="Calibri" w:hAnsi="Calibri" w:cs="Times New Roman"/>
      <w:sz w:val="22"/>
      <w:szCs w:val="22"/>
    </w:rPr>
  </w:style>
  <w:style w:type="character" w:customStyle="1" w:styleId="ListParagraphChar">
    <w:name w:val="List Paragraph Char"/>
    <w:aliases w:val="Bullet Paragraph Char"/>
    <w:basedOn w:val="DefaultParagraphFont"/>
    <w:link w:val="ListParagraph"/>
    <w:uiPriority w:val="34"/>
    <w:locked/>
    <w:rsid w:val="00A4711C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3A49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ediumGrid2Char">
    <w:name w:val="Medium Grid 2 Char"/>
    <w:link w:val="MediumGrid21"/>
    <w:uiPriority w:val="1"/>
    <w:locked/>
    <w:rsid w:val="00A4711C"/>
    <w:rPr>
      <w:rFonts w:ascii="Calibri" w:eastAsia="Calibri" w:hAnsi="Calibri" w:cs="Times New Roman"/>
      <w:sz w:val="22"/>
      <w:szCs w:val="22"/>
    </w:rPr>
  </w:style>
  <w:style w:type="character" w:customStyle="1" w:styleId="name-holder4">
    <w:name w:val="name-holder4"/>
    <w:rsid w:val="003A4905"/>
  </w:style>
  <w:style w:type="paragraph" w:styleId="FootnoteText">
    <w:name w:val="footnote text"/>
    <w:basedOn w:val="Normal"/>
    <w:link w:val="FootnoteTextChar"/>
    <w:uiPriority w:val="99"/>
    <w:unhideWhenUsed/>
    <w:rsid w:val="0023415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341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234152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6F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HAnsi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6FDD"/>
    <w:rPr>
      <w:rFonts w:ascii="Courier New" w:eastAsiaTheme="minorHAnsi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D04F8E"/>
    <w:rPr>
      <w:rFonts w:cs="Times New Roman"/>
    </w:rPr>
  </w:style>
  <w:style w:type="paragraph" w:customStyle="1" w:styleId="Default">
    <w:name w:val="Default"/>
    <w:rsid w:val="00317645"/>
    <w:pPr>
      <w:autoSpaceDE w:val="0"/>
      <w:autoSpaceDN w:val="0"/>
      <w:adjustRightInd w:val="0"/>
      <w:spacing w:after="0" w:line="240" w:lineRule="auto"/>
    </w:pPr>
    <w:rPr>
      <w:rFonts w:ascii="Cambria" w:eastAsiaTheme="minorHAnsi" w:hAnsi="Cambria" w:cs="Cambria"/>
      <w:color w:val="000000"/>
      <w:sz w:val="24"/>
      <w:szCs w:val="24"/>
    </w:rPr>
  </w:style>
  <w:style w:type="paragraph" w:customStyle="1" w:styleId="sri-source">
    <w:name w:val="sri-source"/>
    <w:basedOn w:val="Normal"/>
    <w:uiPriority w:val="99"/>
    <w:semiHidden/>
    <w:rsid w:val="0031764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235005"/>
    <w:rPr>
      <w:color w:val="3EBBF0" w:themeColor="followedHyperlink"/>
      <w:u w:val="single"/>
    </w:rPr>
  </w:style>
  <w:style w:type="character" w:customStyle="1" w:styleId="s1">
    <w:name w:val="s1"/>
    <w:basedOn w:val="DefaultParagraphFont"/>
    <w:rsid w:val="00BE59B3"/>
  </w:style>
  <w:style w:type="character" w:customStyle="1" w:styleId="js-about-module-abstr">
    <w:name w:val="js-about-module-abstr"/>
    <w:basedOn w:val="DefaultParagraphFont"/>
    <w:rsid w:val="00D25F18"/>
  </w:style>
  <w:style w:type="character" w:customStyle="1" w:styleId="highlight">
    <w:name w:val="highlight"/>
    <w:basedOn w:val="DefaultParagraphFont"/>
    <w:rsid w:val="00D25F18"/>
  </w:style>
  <w:style w:type="character" w:customStyle="1" w:styleId="hvr">
    <w:name w:val="hvr"/>
    <w:basedOn w:val="DefaultParagraphFont"/>
    <w:rsid w:val="00D25F18"/>
  </w:style>
  <w:style w:type="table" w:styleId="GridTable4-Accent3">
    <w:name w:val="Grid Table 4 Accent 3"/>
    <w:basedOn w:val="TableNormal"/>
    <w:uiPriority w:val="49"/>
    <w:rsid w:val="00D25F18"/>
    <w:pPr>
      <w:spacing w:after="0" w:line="240" w:lineRule="auto"/>
    </w:p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character" w:customStyle="1" w:styleId="element-citation">
    <w:name w:val="element-citation"/>
    <w:basedOn w:val="DefaultParagraphFont"/>
    <w:rsid w:val="00230BA1"/>
  </w:style>
  <w:style w:type="character" w:customStyle="1" w:styleId="ref-journal">
    <w:name w:val="ref-journal"/>
    <w:basedOn w:val="DefaultParagraphFont"/>
    <w:rsid w:val="00230BA1"/>
  </w:style>
  <w:style w:type="character" w:customStyle="1" w:styleId="ref-vol">
    <w:name w:val="ref-vol"/>
    <w:basedOn w:val="DefaultParagraphFont"/>
    <w:rsid w:val="00230BA1"/>
  </w:style>
  <w:style w:type="table" w:styleId="TableGridLight">
    <w:name w:val="Grid Table Light"/>
    <w:basedOn w:val="TableNormal"/>
    <w:uiPriority w:val="40"/>
    <w:rsid w:val="003E05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-Accent1">
    <w:name w:val="List Table 3 Accent 1"/>
    <w:basedOn w:val="TableNormal"/>
    <w:uiPriority w:val="48"/>
    <w:rsid w:val="002807FD"/>
    <w:pPr>
      <w:spacing w:after="0" w:line="240" w:lineRule="auto"/>
    </w:pPr>
    <w:tblPr>
      <w:tblStyleRowBandSize w:val="1"/>
      <w:tblStyleColBandSize w:val="1"/>
      <w:tblBorders>
        <w:top w:val="single" w:sz="4" w:space="0" w:color="4A66AC" w:themeColor="accent1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66AC" w:themeColor="accent1"/>
          <w:right w:val="single" w:sz="4" w:space="0" w:color="4A66AC" w:themeColor="accent1"/>
        </w:tcBorders>
      </w:tcPr>
    </w:tblStylePr>
    <w:tblStylePr w:type="band1Horz">
      <w:tblPr/>
      <w:tcPr>
        <w:tcBorders>
          <w:top w:val="single" w:sz="4" w:space="0" w:color="4A66AC" w:themeColor="accent1"/>
          <w:bottom w:val="single" w:sz="4" w:space="0" w:color="4A66A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66AC" w:themeColor="accent1"/>
          <w:left w:val="nil"/>
        </w:tcBorders>
      </w:tcPr>
    </w:tblStylePr>
    <w:tblStylePr w:type="swCell">
      <w:tblPr/>
      <w:tcPr>
        <w:tcBorders>
          <w:top w:val="double" w:sz="4" w:space="0" w:color="4A66AC" w:themeColor="accent1"/>
          <w:right w:val="nil"/>
        </w:tcBorders>
      </w:tcPr>
    </w:tblStyle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70431"/>
    <w:rPr>
      <w:color w:val="808080"/>
      <w:shd w:val="clear" w:color="auto" w:fill="E6E6E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346EB"/>
    <w:rPr>
      <w:color w:val="808080"/>
      <w:shd w:val="clear" w:color="auto" w:fill="E6E6E6"/>
    </w:rPr>
  </w:style>
  <w:style w:type="table" w:customStyle="1" w:styleId="TableGrid1">
    <w:name w:val="Table Grid1"/>
    <w:basedOn w:val="TableNormal"/>
    <w:next w:val="TableGrid"/>
    <w:uiPriority w:val="59"/>
    <w:rsid w:val="00C5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8235A"/>
    <w:pPr>
      <w:spacing w:after="0" w:line="240" w:lineRule="auto"/>
    </w:pPr>
    <w:rPr>
      <w:sz w:val="24"/>
      <w:szCs w:val="24"/>
    </w:rPr>
  </w:style>
  <w:style w:type="character" w:customStyle="1" w:styleId="UnresolvedMention4">
    <w:name w:val="Unresolved Mention4"/>
    <w:basedOn w:val="DefaultParagraphFont"/>
    <w:uiPriority w:val="99"/>
    <w:rsid w:val="00D544CD"/>
    <w:rPr>
      <w:color w:val="605E5C"/>
      <w:shd w:val="clear" w:color="auto" w:fill="E1DFDD"/>
    </w:rPr>
  </w:style>
  <w:style w:type="table" w:customStyle="1" w:styleId="GridTable4-Accent12">
    <w:name w:val="Grid Table 4 - Accent 12"/>
    <w:basedOn w:val="TableNormal"/>
    <w:next w:val="GridTable4-Accent1"/>
    <w:uiPriority w:val="49"/>
    <w:rsid w:val="00D51F57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  <w:style w:type="paragraph" w:customStyle="1" w:styleId="Needheadings">
    <w:name w:val="Need headings"/>
    <w:basedOn w:val="Normal"/>
    <w:link w:val="NeedheadingsChar"/>
    <w:autoRedefine/>
    <w:qFormat/>
    <w:rsid w:val="002D038E"/>
    <w:pPr>
      <w:spacing w:line="280" w:lineRule="exact"/>
    </w:pPr>
    <w:rPr>
      <w:rFonts w:eastAsia="Times New Roman" w:cs="Times New Roman"/>
      <w:b/>
      <w:noProof/>
      <w:szCs w:val="20"/>
    </w:rPr>
  </w:style>
  <w:style w:type="character" w:customStyle="1" w:styleId="NeedheadingsChar">
    <w:name w:val="Need headings Char"/>
    <w:basedOn w:val="DefaultParagraphFont"/>
    <w:link w:val="Needheadings"/>
    <w:rsid w:val="002D038E"/>
    <w:rPr>
      <w:rFonts w:eastAsia="Times New Roman" w:cs="Times New Roman"/>
      <w:b/>
      <w:noProof/>
      <w:sz w:val="24"/>
      <w:szCs w:val="20"/>
    </w:rPr>
  </w:style>
  <w:style w:type="character" w:styleId="UnresolvedMention">
    <w:name w:val="Unresolved Mention"/>
    <w:basedOn w:val="DefaultParagraphFont"/>
    <w:uiPriority w:val="99"/>
    <w:rsid w:val="00480F85"/>
    <w:rPr>
      <w:color w:val="605E5C"/>
      <w:shd w:val="clear" w:color="auto" w:fill="E1DFDD"/>
    </w:rPr>
  </w:style>
  <w:style w:type="table" w:customStyle="1" w:styleId="GridTable4-Accent13">
    <w:name w:val="Grid Table 4 - Accent 13"/>
    <w:basedOn w:val="TableNormal"/>
    <w:next w:val="GridTable4-Accent1"/>
    <w:uiPriority w:val="49"/>
    <w:rsid w:val="004543B0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customStyle="1" w:styleId="GridTable4-Accent121">
    <w:name w:val="Grid Table 4 - Accent 121"/>
    <w:basedOn w:val="TableNormal"/>
    <w:next w:val="TableNormal"/>
    <w:uiPriority w:val="49"/>
    <w:rsid w:val="007B297E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  <w:style w:type="character" w:customStyle="1" w:styleId="normaltextrun">
    <w:name w:val="normaltextrun"/>
    <w:basedOn w:val="DefaultParagraphFont"/>
    <w:rsid w:val="004047EC"/>
  </w:style>
  <w:style w:type="character" w:customStyle="1" w:styleId="eop">
    <w:name w:val="eop"/>
    <w:basedOn w:val="DefaultParagraphFont"/>
    <w:rsid w:val="00F66212"/>
  </w:style>
  <w:style w:type="paragraph" w:customStyle="1" w:styleId="paragraph">
    <w:name w:val="paragraph"/>
    <w:basedOn w:val="Normal"/>
    <w:rsid w:val="00F6621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201F1F"/>
  </w:style>
  <w:style w:type="paragraph" w:customStyle="1" w:styleId="desc">
    <w:name w:val="desc"/>
    <w:basedOn w:val="Normal"/>
    <w:rsid w:val="00C2170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GridTable4-Accent1211">
    <w:name w:val="Grid Table 4 - Accent 1211"/>
    <w:basedOn w:val="TableNormal"/>
    <w:next w:val="TableNormal"/>
    <w:uiPriority w:val="49"/>
    <w:rsid w:val="00C2170E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  <w:i/>
        <w:iCs/>
      </w:rPr>
    </w:tblStylePr>
    <w:tblStylePr w:type="lastCol">
      <w:rPr>
        <w:b/>
        <w:bCs/>
        <w:i/>
        <w:i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  <w:style w:type="table" w:styleId="GridTable1Light-Accent1">
    <w:name w:val="Grid Table 1 Light Accent 1"/>
    <w:basedOn w:val="TableNormal"/>
    <w:uiPriority w:val="46"/>
    <w:rsid w:val="00192E99"/>
    <w:pPr>
      <w:spacing w:after="0" w:line="240" w:lineRule="auto"/>
    </w:pPr>
    <w:tblPr>
      <w:tblStyleRowBandSize w:val="1"/>
      <w:tblStyleColBandSize w:val="1"/>
      <w:tblBorders>
        <w:top w:val="single" w:sz="4" w:space="0" w:color="B5C0DF" w:themeColor="accent1" w:themeTint="66"/>
        <w:left w:val="single" w:sz="4" w:space="0" w:color="B5C0DF" w:themeColor="accent1" w:themeTint="66"/>
        <w:bottom w:val="single" w:sz="4" w:space="0" w:color="B5C0DF" w:themeColor="accent1" w:themeTint="66"/>
        <w:right w:val="single" w:sz="4" w:space="0" w:color="B5C0DF" w:themeColor="accent1" w:themeTint="66"/>
        <w:insideH w:val="single" w:sz="4" w:space="0" w:color="B5C0DF" w:themeColor="accent1" w:themeTint="66"/>
        <w:insideV w:val="single" w:sz="4" w:space="0" w:color="B5C0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1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82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7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6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49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20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826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44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7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8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86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17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3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10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22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65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45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1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9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1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0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5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7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9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7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2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2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4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8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26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5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38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2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5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34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6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713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52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6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9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6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43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3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29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798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67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572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141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930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347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09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730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470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890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409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460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8790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965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428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29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79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433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34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795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644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920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8999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856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5927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9314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59877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56856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388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200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616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421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9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258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337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536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96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594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589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98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35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630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091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346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85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49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8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759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426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48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06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863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881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1259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992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648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110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013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695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092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595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960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407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308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85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741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4227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69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279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395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784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894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608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51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8104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852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7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286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630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384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27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977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4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18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26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20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6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685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40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6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02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3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4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6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2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36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43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9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4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68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9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66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49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0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77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9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2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71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83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40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11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791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5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82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58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97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70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26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63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75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7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1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35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96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25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64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6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11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39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0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75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2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54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16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667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00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4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52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6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44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6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25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41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9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6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23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787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430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95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70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294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629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014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715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4324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13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320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41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107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4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542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54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939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851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640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05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06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313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26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406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20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88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1662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7059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613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233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986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568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967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893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651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984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52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63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767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43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67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6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35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80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6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96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4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7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03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9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07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0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  <w:div w:id="8175757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  <w:div w:id="16186358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  <w:div w:id="18306301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</w:divsChild>
    </w:div>
    <w:div w:id="2014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40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44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18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40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atalyst 2 - Sam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7E3A64-1140-4DE9-A660-A53F011BBBD8}"/>
</file>

<file path=customXml/itemProps2.xml><?xml version="1.0" encoding="utf-8"?>
<ds:datastoreItem xmlns:ds="http://schemas.openxmlformats.org/officeDocument/2006/customXml" ds:itemID="{57373864-6343-4EA9-BE17-FE76E5330E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D1852B-C6DC-443F-BC37-80438AB2C0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E81146C-5867-46D2-9E37-CFF6C433D0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6</Pages>
  <Words>1465</Words>
  <Characters>8354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9800</CharactersWithSpaces>
  <SharedDoc>false</SharedDoc>
  <HLinks>
    <vt:vector size="18" baseType="variant">
      <vt:variant>
        <vt:i4>1900618</vt:i4>
      </vt:variant>
      <vt:variant>
        <vt:i4>0</vt:i4>
      </vt:variant>
      <vt:variant>
        <vt:i4>0</vt:i4>
      </vt:variant>
      <vt:variant>
        <vt:i4>5</vt:i4>
      </vt:variant>
      <vt:variant>
        <vt:lpwstr>https://www.asrt.org/main/continuing-education/asrt-request-for-approval-information/activity-information</vt:lpwstr>
      </vt:variant>
      <vt:variant>
        <vt:lpwstr/>
      </vt:variant>
      <vt:variant>
        <vt:i4>2949170</vt:i4>
      </vt:variant>
      <vt:variant>
        <vt:i4>3</vt:i4>
      </vt:variant>
      <vt:variant>
        <vt:i4>0</vt:i4>
      </vt:variant>
      <vt:variant>
        <vt:i4>5</vt:i4>
      </vt:variant>
      <vt:variant>
        <vt:lpwstr>https://support.office.com/en-us/article/create-a-cross-reference-300b208c-e45a-487a-880b-a02767d9774b</vt:lpwstr>
      </vt:variant>
      <vt:variant>
        <vt:lpwstr/>
      </vt:variant>
      <vt:variant>
        <vt:i4>4128831</vt:i4>
      </vt:variant>
      <vt:variant>
        <vt:i4>0</vt:i4>
      </vt:variant>
      <vt:variant>
        <vt:i4>0</vt:i4>
      </vt:variant>
      <vt:variant>
        <vt:i4>5</vt:i4>
      </vt:variant>
      <vt:variant>
        <vt:lpwstr>https://support.office.com/en-us/article/insert-footnotes-and-endnotes-61f3fb1a-4717-414c-9a8f-015a5f3ff4cb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Laura Sitler</cp:lastModifiedBy>
  <cp:revision>55</cp:revision>
  <cp:lastPrinted>2019-11-08T00:07:00Z</cp:lastPrinted>
  <dcterms:created xsi:type="dcterms:W3CDTF">2022-12-02T22:59:00Z</dcterms:created>
  <dcterms:modified xsi:type="dcterms:W3CDTF">2023-06-07T17:23:00Z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MediaServiceImageTags">
    <vt:lpwstr/>
  </property>
</Properties>
</file>